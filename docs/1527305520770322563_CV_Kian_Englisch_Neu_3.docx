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6"/>
        <w:gridCol w:w="3685"/>
        <w:gridCol w:w="420"/>
        <w:gridCol w:w="573"/>
        <w:gridCol w:w="141"/>
        <w:gridCol w:w="993"/>
        <w:gridCol w:w="568"/>
        <w:gridCol w:w="850"/>
        <w:gridCol w:w="2105"/>
        <w:gridCol w:w="23"/>
        <w:tblGridChange w:id="0">
          <w:tblGrid>
            <w:gridCol w:w="1417"/>
            <w:gridCol w:w="3685"/>
            <w:gridCol w:w="420"/>
            <w:gridCol w:w="573"/>
            <w:gridCol w:w="1"/>
            <w:gridCol w:w="139"/>
            <w:gridCol w:w="1"/>
            <w:gridCol w:w="993"/>
            <w:gridCol w:w="567"/>
            <w:gridCol w:w="850"/>
            <w:gridCol w:w="2128"/>
          </w:tblGrid>
        </w:tblGridChange>
      </w:tblGrid>
      <w:tr w:rsidR="00E55D90" w:rsidRPr="00F44F5F" w14:paraId="0BD0192B" w14:textId="77777777" w:rsidTr="00352349">
        <w:trPr>
          <w:trHeight w:val="20"/>
        </w:trPr>
        <w:tc>
          <w:tcPr>
            <w:tcW w:w="10774" w:type="dxa"/>
            <w:gridSpan w:val="10"/>
            <w:vAlign w:val="bottom"/>
          </w:tcPr>
          <w:p w14:paraId="3C043B40" w14:textId="77777777" w:rsidR="00E55D90" w:rsidRPr="00BD3611" w:rsidRDefault="00244C8C" w:rsidP="001B7C3D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  <w:lang w:val="en-US"/>
              </w:rPr>
            </w:pPr>
            <w:r w:rsidRPr="00BD3611">
              <w:rPr>
                <w:rFonts w:ascii="Times New Roman" w:hAnsi="Times New Roman" w:cs="Times New Roman"/>
                <w:b/>
                <w:sz w:val="48"/>
                <w:szCs w:val="44"/>
                <w:lang w:val="en-US"/>
              </w:rPr>
              <w:t>Kian Adham</w:t>
            </w:r>
          </w:p>
          <w:p w14:paraId="0961E663" w14:textId="6923818A" w:rsidR="00F44F5F" w:rsidRPr="008D78DC" w:rsidRDefault="00244C8C" w:rsidP="001B7C3D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8D78DC">
              <w:rPr>
                <w:rFonts w:ascii="Times New Roman" w:hAnsi="Times New Roman" w:cs="Times New Roman"/>
                <w:bCs/>
                <w:sz w:val="20"/>
                <w:szCs w:val="20"/>
              </w:rPr>
              <w:t>Krottenbachstraße</w:t>
            </w:r>
            <w:proofErr w:type="spellEnd"/>
            <w:r w:rsidRPr="008D78D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3A</w:t>
            </w:r>
            <w:r w:rsidR="00F44F5F" w:rsidRPr="008D78D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8D78DC">
              <w:rPr>
                <w:rFonts w:ascii="Times New Roman" w:hAnsi="Times New Roman" w:cs="Times New Roman"/>
                <w:bCs/>
                <w:sz w:val="20"/>
                <w:szCs w:val="20"/>
              </w:rPr>
              <w:t>1190</w:t>
            </w:r>
            <w:r w:rsidR="00F44F5F" w:rsidRPr="008D78D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9856EA" w:rsidRPr="008D78DC">
              <w:rPr>
                <w:rFonts w:ascii="Times New Roman" w:hAnsi="Times New Roman" w:cs="Times New Roman"/>
                <w:bCs/>
                <w:sz w:val="20"/>
                <w:szCs w:val="20"/>
              </w:rPr>
              <w:t>Vienna</w:t>
            </w:r>
            <w:r w:rsidR="00054AC3" w:rsidRPr="008D78D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9856EA" w:rsidRPr="008D78DC">
              <w:rPr>
                <w:rFonts w:ascii="Times New Roman" w:hAnsi="Times New Roman" w:cs="Times New Roman"/>
                <w:bCs/>
                <w:sz w:val="20"/>
                <w:szCs w:val="20"/>
              </w:rPr>
              <w:t>Austria</w:t>
            </w:r>
            <w:r w:rsidR="001620B9" w:rsidRPr="008D78D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 w:rsidRPr="008D78DC">
              <w:rPr>
                <w:rFonts w:ascii="Times New Roman" w:hAnsi="Times New Roman" w:cs="Times New Roman"/>
                <w:bCs/>
                <w:sz w:val="20"/>
                <w:szCs w:val="20"/>
              </w:rPr>
              <w:t>kianadham@gmail.com</w:t>
            </w:r>
            <w:r w:rsidR="00F44F5F" w:rsidRPr="008D78D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</w:t>
            </w:r>
            <w:r w:rsidRPr="008D78DC">
              <w:rPr>
                <w:rFonts w:ascii="Times New Roman" w:hAnsi="Times New Roman" w:cs="Times New Roman"/>
                <w:bCs/>
                <w:sz w:val="20"/>
                <w:szCs w:val="20"/>
              </w:rPr>
              <w:t>43 650 2811866</w:t>
            </w:r>
            <w:r w:rsidR="0035420B" w:rsidRPr="008D78D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www.linkedin.com/in/kianadham</w:t>
            </w:r>
          </w:p>
        </w:tc>
      </w:tr>
      <w:tr w:rsidR="002508C2" w:rsidRPr="00F44F5F" w14:paraId="5827E515" w14:textId="77777777" w:rsidTr="00352349">
        <w:trPr>
          <w:trHeight w:val="510"/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</w:tcPr>
          <w:p w14:paraId="496238BF" w14:textId="77777777" w:rsidR="002508C2" w:rsidRPr="00BD3611" w:rsidRDefault="00963404" w:rsidP="001B7C3D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US"/>
              </w:rPr>
            </w:pPr>
            <w:r w:rsidRPr="00BD3611">
              <w:rPr>
                <w:rFonts w:ascii="Times New Roman" w:hAnsi="Times New Roman" w:cs="Times New Roman"/>
                <w:smallCaps w:val="0"/>
                <w:sz w:val="28"/>
                <w:lang w:val="en-US"/>
              </w:rPr>
              <w:t>EDUCATION</w:t>
            </w:r>
          </w:p>
        </w:tc>
      </w:tr>
      <w:tr w:rsidR="00D1492F" w:rsidRPr="0042742B" w14:paraId="3F36A777" w14:textId="77777777" w:rsidTr="00352349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6-07-16T15:21:00Z" w16du:dateUtc="2026-07-16T13:21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2" w:author="David Döbele" w:date="2026-07-16T15:21:00Z" w16du:dateUtc="2026-07-16T13:21:00Z">
            <w:trPr>
              <w:trHeight w:val="340"/>
            </w:trPr>
          </w:trPrChange>
        </w:trPr>
        <w:tc>
          <w:tcPr>
            <w:tcW w:w="6235" w:type="dxa"/>
            <w:gridSpan w:val="5"/>
            <w:tcBorders>
              <w:top w:val="single" w:sz="4" w:space="0" w:color="auto"/>
            </w:tcBorders>
            <w:vAlign w:val="bottom"/>
            <w:tcPrChange w:id="3" w:author="David Döbele" w:date="2026-07-16T15:21:00Z" w16du:dateUtc="2026-07-16T13:21:00Z">
              <w:tcPr>
                <w:tcW w:w="6237" w:type="dxa"/>
                <w:gridSpan w:val="7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D8C2D79" w14:textId="77777777" w:rsidR="00D1492F" w:rsidRPr="00BD3611" w:rsidRDefault="00244C8C" w:rsidP="001B7C3D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ESCP Bu</w:t>
            </w:r>
            <w:r w:rsidR="002C2297" w:rsidRPr="00BD3611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siness School</w:t>
            </w:r>
          </w:p>
        </w:tc>
        <w:tc>
          <w:tcPr>
            <w:tcW w:w="4539" w:type="dxa"/>
            <w:gridSpan w:val="5"/>
            <w:tcBorders>
              <w:top w:val="single" w:sz="4" w:space="0" w:color="auto"/>
            </w:tcBorders>
            <w:vAlign w:val="bottom"/>
            <w:tcPrChange w:id="4" w:author="David Döbele" w:date="2026-07-16T15:21:00Z" w16du:dateUtc="2026-07-16T13:21:00Z">
              <w:tcPr>
                <w:tcW w:w="4537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5B94270" w14:textId="3227E37C" w:rsidR="00D1492F" w:rsidRPr="00BD3611" w:rsidRDefault="002C2297" w:rsidP="001B7C3D">
            <w:pPr>
              <w:pStyle w:val="Or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Berlin</w:t>
            </w:r>
            <w:r w:rsidR="00220B85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 xml:space="preserve"> – </w:t>
            </w:r>
            <w:r w:rsidR="00AD6087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Turin</w:t>
            </w:r>
            <w:r w:rsidR="00220B85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 xml:space="preserve"> – </w:t>
            </w:r>
            <w:r w:rsidRPr="00BD3611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Londo</w:t>
            </w:r>
            <w:r w:rsidR="00B17D95" w:rsidRPr="00BD3611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n</w:t>
            </w:r>
          </w:p>
        </w:tc>
      </w:tr>
      <w:tr w:rsidR="00D1492F" w:rsidRPr="00F44F5F" w14:paraId="75527FD6" w14:textId="77777777" w:rsidTr="00352349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5" w:author="David Döbele" w:date="2026-07-16T15:21:00Z" w16du:dateUtc="2026-07-16T13:21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trPrChange w:id="6" w:author="David Döbele" w:date="2026-07-16T15:21:00Z" w16du:dateUtc="2026-07-16T13:21:00Z">
            <w:trPr>
              <w:trHeight w:val="20"/>
            </w:trPr>
          </w:trPrChange>
        </w:trPr>
        <w:tc>
          <w:tcPr>
            <w:tcW w:w="7796" w:type="dxa"/>
            <w:gridSpan w:val="7"/>
            <w:vAlign w:val="bottom"/>
            <w:tcPrChange w:id="7" w:author="David Döbele" w:date="2026-07-16T15:21:00Z" w16du:dateUtc="2026-07-16T13:21:00Z">
              <w:tcPr>
                <w:tcW w:w="5523" w:type="dxa"/>
                <w:gridSpan w:val="3"/>
                <w:vAlign w:val="bottom"/>
              </w:tcPr>
            </w:tcPrChange>
          </w:tcPr>
          <w:p w14:paraId="2EC365D6" w14:textId="068E50CD" w:rsidR="00D1492F" w:rsidRPr="00BD3611" w:rsidRDefault="00D1492F" w:rsidP="001B7C3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B.Sc. in</w:t>
            </w:r>
            <w:r w:rsidR="002C2297" w:rsidRPr="00BD361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Managemen</w:t>
            </w:r>
            <w:r w:rsidR="00232B68" w:rsidRPr="00BD361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t</w:t>
            </w:r>
            <w:ins w:id="8" w:author="David Döbele" w:date="2026-07-16T15:19:00Z" w16du:dateUtc="2026-07-16T13:19:00Z">
              <w:r w:rsidR="00352349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t xml:space="preserve"> - </w:t>
              </w:r>
            </w:ins>
            <w:ins w:id="9" w:author="David Döbele" w:date="2026-07-16T15:19:00Z">
              <w:r w:rsidR="00352349" w:rsidRPr="00352349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t>GPA: 3.9/4.0 (99.4th percentile) – Dean’s List 2025/26</w:t>
              </w:r>
            </w:ins>
          </w:p>
        </w:tc>
        <w:tc>
          <w:tcPr>
            <w:tcW w:w="2978" w:type="dxa"/>
            <w:gridSpan w:val="3"/>
            <w:vAlign w:val="bottom"/>
            <w:tcPrChange w:id="10" w:author="David Döbele" w:date="2026-07-16T15:21:00Z" w16du:dateUtc="2026-07-16T13:21:00Z">
              <w:tcPr>
                <w:tcW w:w="5251" w:type="dxa"/>
                <w:gridSpan w:val="8"/>
                <w:vAlign w:val="bottom"/>
              </w:tcPr>
            </w:tcPrChange>
          </w:tcPr>
          <w:p w14:paraId="192681E9" w14:textId="2BC50958" w:rsidR="00D1492F" w:rsidRPr="00BD3611" w:rsidRDefault="00363D0A" w:rsidP="001B7C3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D1492F"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2C2297"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  <w:r w:rsidR="00232B68"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6C74D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06/2028 (expected)</w:t>
            </w:r>
            <w:r w:rsidR="00726FA7"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 </w:t>
            </w:r>
          </w:p>
        </w:tc>
      </w:tr>
      <w:tr w:rsidR="00775DB4" w:rsidRPr="005E0376" w14:paraId="03729618" w14:textId="77777777" w:rsidTr="00352349">
        <w:trPr>
          <w:trHeight w:val="20"/>
        </w:trPr>
        <w:tc>
          <w:tcPr>
            <w:tcW w:w="10774" w:type="dxa"/>
            <w:gridSpan w:val="10"/>
            <w:vAlign w:val="bottom"/>
          </w:tcPr>
          <w:p w14:paraId="78FF3DC8" w14:textId="2A341E4D" w:rsidR="001722DC" w:rsidRPr="00BD3611" w:rsidDel="00352349" w:rsidRDefault="00E53F8F">
            <w:pPr>
              <w:pStyle w:val="Listenabsatz"/>
              <w:numPr>
                <w:ilvl w:val="0"/>
                <w:numId w:val="1"/>
              </w:numPr>
              <w:rPr>
                <w:del w:id="11" w:author="David Döbele" w:date="2026-07-16T15:19:00Z" w16du:dateUtc="2026-07-16T13:19:00Z"/>
                <w:rFonts w:ascii="Times New Roman" w:hAnsi="Times New Roman" w:cs="Times New Roman"/>
                <w:sz w:val="20"/>
                <w:szCs w:val="20"/>
                <w:lang w:val="en-US"/>
              </w:rPr>
            </w:pPr>
            <w:del w:id="12" w:author="David Döbele" w:date="2026-07-16T15:19:00Z" w16du:dateUtc="2026-07-16T13:19:00Z">
              <w:r w:rsidRPr="00BD3611"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GPA: 3.</w:delText>
              </w:r>
              <w:r w:rsidR="006E2209"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9</w:delText>
              </w:r>
              <w:r w:rsidRPr="00BD3611"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/4.0</w:delText>
              </w:r>
              <w:r w:rsidR="008450E9"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 xml:space="preserve"> (</w:delText>
              </w:r>
              <w:r w:rsidR="006E2209"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99.</w:delText>
              </w:r>
              <w:r w:rsidR="00220B85"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4</w:delText>
              </w:r>
              <w:r w:rsidR="008450E9"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th</w:delText>
              </w:r>
              <w:r w:rsidRPr="00BD3611"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 xml:space="preserve"> </w:delText>
              </w:r>
              <w:r w:rsidR="006C74D2"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p</w:delText>
              </w:r>
              <w:r w:rsidRPr="00BD3611"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ercentile</w:delText>
              </w:r>
              <w:r w:rsidR="008450E9"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) – Dean’s List 2025/26</w:delText>
              </w:r>
            </w:del>
          </w:p>
          <w:p w14:paraId="72F22A66" w14:textId="35CE3134" w:rsidR="00BA50BF" w:rsidRPr="00BD3611" w:rsidDel="00352349" w:rsidRDefault="004F0B1D">
            <w:pPr>
              <w:pStyle w:val="Listenabsatz"/>
              <w:numPr>
                <w:ilvl w:val="0"/>
                <w:numId w:val="1"/>
              </w:numPr>
              <w:rPr>
                <w:del w:id="13" w:author="David Döbele" w:date="2026-07-16T15:19:00Z" w16du:dateUtc="2026-07-16T13:19:00Z"/>
                <w:rFonts w:ascii="Times New Roman" w:hAnsi="Times New Roman" w:cs="Times New Roman"/>
                <w:sz w:val="20"/>
                <w:szCs w:val="20"/>
                <w:lang w:val="en-US"/>
              </w:rPr>
            </w:pPr>
            <w:del w:id="14" w:author="David Döbele" w:date="2026-07-16T15:19:00Z" w16du:dateUtc="2026-07-16T13:19:00Z">
              <w:r w:rsidRPr="004F0B1D"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Year 3:</w:delText>
              </w:r>
              <w:r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 xml:space="preserve"> </w:delText>
              </w:r>
              <w:r w:rsidR="0084061B"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Major in</w:delText>
              </w:r>
              <w:r w:rsidRPr="004F0B1D"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 xml:space="preserve"> Trading &amp; Investment </w:delText>
              </w:r>
            </w:del>
          </w:p>
          <w:p w14:paraId="110894A0" w14:textId="113A8948" w:rsidR="0084061B" w:rsidRDefault="00E02854" w:rsidP="0084061B">
            <w:pPr>
              <w:pStyle w:val="Listenabsatz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Corporate Ambassador</w:t>
            </w:r>
            <w:r w:rsidR="00BA50BF" w:rsidRPr="00BD36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</w:t>
            </w:r>
            <w:r w:rsidR="00292835" w:rsidRPr="00BD36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84061B" w:rsidRPr="008406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promoted ESCP corporate events to the student body,</w:t>
            </w:r>
            <w:r w:rsidR="008406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84061B" w:rsidRPr="008406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co-coordinated Career Fair setup </w:t>
            </w:r>
          </w:p>
          <w:p w14:paraId="4F5177ED" w14:textId="798E1DF2" w:rsidR="00352349" w:rsidRPr="00352349" w:rsidRDefault="0084061B" w:rsidP="00352349">
            <w:pPr>
              <w:pStyle w:val="Listenabsatz"/>
              <w:rPr>
                <w:rFonts w:ascii="Times New Roman" w:hAnsi="Times New Roman" w:cs="Times New Roman"/>
                <w:sz w:val="20"/>
                <w:szCs w:val="20"/>
                <w:lang w:val="en-US"/>
                <w:rPrChange w:id="15" w:author="David Döbele" w:date="2026-07-16T15:23:00Z" w16du:dateUtc="2026-07-16T13:23:00Z">
                  <w:rPr>
                    <w:lang w:val="en-US"/>
                  </w:rPr>
                </w:rPrChange>
              </w:rPr>
            </w:pPr>
            <w:r w:rsidRPr="008406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and </w:t>
            </w:r>
            <w:proofErr w:type="spellStart"/>
            <w:r w:rsidRPr="008406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organisation</w:t>
            </w:r>
            <w:proofErr w:type="spellEnd"/>
            <w:r w:rsidRPr="008406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; on-site company liaison for VICTORIA Partners (M&amp;A advisory)</w:t>
            </w:r>
          </w:p>
        </w:tc>
      </w:tr>
      <w:tr w:rsidR="00352349" w:rsidRPr="005E0376" w14:paraId="621601D2" w14:textId="77777777" w:rsidTr="005F3F8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6" w:author="David Döbele" w:date="2026-07-16T15:23:00Z" w16du:dateUtc="2026-07-16T13:23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ins w:id="17" w:author="David Döbele" w:date="2026-07-16T15:23:00Z" w16du:dateUtc="2026-07-16T13:23:00Z"/>
          <w:trPrChange w:id="18" w:author="David Döbele" w:date="2026-07-16T15:23:00Z" w16du:dateUtc="2026-07-16T13:23:00Z">
            <w:trPr>
              <w:trHeight w:val="20"/>
            </w:trPr>
          </w:trPrChange>
        </w:trPr>
        <w:tc>
          <w:tcPr>
            <w:tcW w:w="10774" w:type="dxa"/>
            <w:gridSpan w:val="10"/>
            <w:tcPrChange w:id="19" w:author="David Döbele" w:date="2026-07-16T15:23:00Z" w16du:dateUtc="2026-07-16T13:23:00Z">
              <w:tcPr>
                <w:tcW w:w="10774" w:type="dxa"/>
                <w:gridSpan w:val="11"/>
                <w:vAlign w:val="bottom"/>
              </w:tcPr>
            </w:tcPrChange>
          </w:tcPr>
          <w:p w14:paraId="28D44970" w14:textId="77777777" w:rsidR="00352349" w:rsidRDefault="00352349" w:rsidP="00352349">
            <w:pPr>
              <w:pStyle w:val="Listenabsatz"/>
              <w:numPr>
                <w:ilvl w:val="0"/>
                <w:numId w:val="1"/>
              </w:numPr>
              <w:rPr>
                <w:ins w:id="20" w:author="David Döbele" w:date="2026-07-16T15:24:00Z" w16du:dateUtc="2026-07-16T13:24:00Z"/>
                <w:rFonts w:ascii="Times New Roman" w:hAnsi="Times New Roman" w:cs="Times New Roman"/>
                <w:sz w:val="20"/>
                <w:szCs w:val="20"/>
                <w:lang w:val="en-US"/>
              </w:rPr>
            </w:pPr>
            <w:ins w:id="21" w:author="David Döbele" w:date="2026-07-16T15:23:00Z" w16du:dateUtc="2026-07-16T13:23:00Z">
              <w:r w:rsidRPr="003F7955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Member of the ESCP Varsity Basketball Team</w:t>
              </w:r>
              <w:r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 xml:space="preserve"> with weekly trainings and several international tournaments</w:t>
              </w:r>
            </w:ins>
          </w:p>
          <w:p w14:paraId="2CAC1E60" w14:textId="379554D3" w:rsidR="00352349" w:rsidRPr="00BD3611" w:rsidDel="00352349" w:rsidRDefault="00352349" w:rsidP="00352349">
            <w:pPr>
              <w:pStyle w:val="Listenabsatz"/>
              <w:numPr>
                <w:ilvl w:val="0"/>
                <w:numId w:val="1"/>
              </w:numPr>
              <w:rPr>
                <w:ins w:id="22" w:author="David Döbele" w:date="2026-07-16T15:23:00Z" w16du:dateUtc="2026-07-16T13:23:00Z"/>
                <w:rFonts w:ascii="Times New Roman" w:hAnsi="Times New Roman" w:cs="Times New Roman"/>
                <w:sz w:val="20"/>
                <w:szCs w:val="20"/>
                <w:lang w:val="en-US"/>
              </w:rPr>
            </w:pPr>
            <w:ins w:id="23" w:author="David Döbele" w:date="2026-07-16T15:24:00Z" w16du:dateUtc="2026-07-16T13:24:00Z">
              <w:r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 xml:space="preserve">Analyst in the </w:t>
              </w:r>
              <w:r w:rsidRPr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ESCP Wealth Partners Society</w:t>
              </w:r>
            </w:ins>
          </w:p>
        </w:tc>
      </w:tr>
      <w:tr w:rsidR="00AE4ED3" w:rsidRPr="00F44F5F" w14:paraId="3F61D095" w14:textId="77777777" w:rsidTr="00352349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4" w:author="David Döbele" w:date="2026-07-16T15:21:00Z" w16du:dateUtc="2026-07-16T13:21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25" w:author="David Döbele" w:date="2026-07-16T15:21:00Z" w16du:dateUtc="2026-07-16T13:21:00Z">
            <w:trPr>
              <w:trHeight w:val="340"/>
            </w:trPr>
          </w:trPrChange>
        </w:trPr>
        <w:tc>
          <w:tcPr>
            <w:tcW w:w="6094" w:type="dxa"/>
            <w:gridSpan w:val="4"/>
            <w:vAlign w:val="bottom"/>
            <w:tcPrChange w:id="26" w:author="David Döbele" w:date="2026-07-16T15:21:00Z" w16du:dateUtc="2026-07-16T13:21:00Z">
              <w:tcPr>
                <w:tcW w:w="6096" w:type="dxa"/>
                <w:gridSpan w:val="4"/>
                <w:vAlign w:val="bottom"/>
              </w:tcPr>
            </w:tcPrChange>
          </w:tcPr>
          <w:p w14:paraId="5DF4C5C6" w14:textId="77777777" w:rsidR="00AE4ED3" w:rsidRPr="00BD3611" w:rsidRDefault="00AE4ED3" w:rsidP="001B7C3D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BD3611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Gymnasium M</w:t>
            </w:r>
            <w:r w:rsidR="002C2297" w:rsidRPr="00BD3611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aria Regina</w:t>
            </w:r>
          </w:p>
        </w:tc>
        <w:tc>
          <w:tcPr>
            <w:tcW w:w="4680" w:type="dxa"/>
            <w:gridSpan w:val="6"/>
            <w:vAlign w:val="bottom"/>
            <w:tcPrChange w:id="27" w:author="David Döbele" w:date="2026-07-16T15:21:00Z" w16du:dateUtc="2026-07-16T13:21:00Z">
              <w:tcPr>
                <w:tcW w:w="4678" w:type="dxa"/>
                <w:gridSpan w:val="7"/>
                <w:vAlign w:val="bottom"/>
              </w:tcPr>
            </w:tcPrChange>
          </w:tcPr>
          <w:p w14:paraId="12541978" w14:textId="77777777" w:rsidR="00AE4ED3" w:rsidRPr="00BD3611" w:rsidRDefault="00963404" w:rsidP="001B7C3D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Vienna, AT</w:t>
            </w:r>
          </w:p>
        </w:tc>
      </w:tr>
      <w:tr w:rsidR="00AE4ED3" w:rsidRPr="00F44F5F" w14:paraId="0DE271D1" w14:textId="77777777" w:rsidTr="00352349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8" w:author="David Döbele" w:date="2026-07-16T15:21:00Z" w16du:dateUtc="2026-07-16T13:21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trPrChange w:id="29" w:author="David Döbele" w:date="2026-07-16T15:21:00Z" w16du:dateUtc="2026-07-16T13:21:00Z">
            <w:trPr>
              <w:trHeight w:val="20"/>
            </w:trPr>
          </w:trPrChange>
        </w:trPr>
        <w:tc>
          <w:tcPr>
            <w:tcW w:w="8646" w:type="dxa"/>
            <w:gridSpan w:val="8"/>
            <w:vAlign w:val="bottom"/>
            <w:tcPrChange w:id="30" w:author="David Döbele" w:date="2026-07-16T15:21:00Z" w16du:dateUtc="2026-07-16T13:21:00Z">
              <w:tcPr>
                <w:tcW w:w="6096" w:type="dxa"/>
                <w:gridSpan w:val="5"/>
                <w:vAlign w:val="bottom"/>
              </w:tcPr>
            </w:tcPrChange>
          </w:tcPr>
          <w:p w14:paraId="268BC29E" w14:textId="49EF4188" w:rsidR="00AE4ED3" w:rsidRPr="00352349" w:rsidRDefault="0084061B" w:rsidP="0035234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  <w:rPrChange w:id="31" w:author="David Döbele" w:date="2026-07-16T15:19:00Z" w16du:dateUtc="2026-07-16T13:19:00Z">
                  <w:rPr>
                    <w:lang w:val="en-US"/>
                  </w:rPr>
                </w:rPrChange>
              </w:rPr>
            </w:pPr>
            <w:r w:rsidRPr="003523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  <w:rPrChange w:id="32" w:author="David Döbele" w:date="2026-07-16T15:19:00Z" w16du:dateUtc="2026-07-16T13:19:00Z">
                  <w:rPr>
                    <w:i/>
                    <w:iCs/>
                    <w:lang w:val="en-US"/>
                  </w:rPr>
                </w:rPrChange>
              </w:rPr>
              <w:t>Austrian Matura (A-level equivalent)</w:t>
            </w:r>
            <w:ins w:id="33" w:author="David Döbele" w:date="2026-07-16T15:19:00Z" w16du:dateUtc="2026-07-16T13:19:00Z">
              <w:r w:rsidR="00352349" w:rsidRPr="00352349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  <w:rPrChange w:id="34" w:author="David Döbele" w:date="2026-07-16T15:19:00Z" w16du:dateUtc="2026-07-16T13:19:00Z">
                    <w:rPr>
                      <w:i/>
                      <w:iCs/>
                      <w:lang w:val="en-US"/>
                    </w:rPr>
                  </w:rPrChange>
                </w:rPr>
                <w:t xml:space="preserve"> - </w:t>
              </w:r>
              <w:r w:rsidR="00352349" w:rsidRPr="00352349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  <w:rPrChange w:id="35" w:author="David Döbele" w:date="2026-07-16T15:19:00Z" w16du:dateUtc="2026-07-16T13:19:00Z">
                    <w:rPr>
                      <w:lang w:val="en-US"/>
                    </w:rPr>
                  </w:rPrChange>
                </w:rPr>
                <w:t>Final GPA: 1.7 (1.0 – 5.0, with 1.0 being best)</w:t>
              </w:r>
            </w:ins>
          </w:p>
        </w:tc>
        <w:tc>
          <w:tcPr>
            <w:tcW w:w="2128" w:type="dxa"/>
            <w:gridSpan w:val="2"/>
            <w:vAlign w:val="bottom"/>
            <w:tcPrChange w:id="36" w:author="David Döbele" w:date="2026-07-16T15:21:00Z" w16du:dateUtc="2026-07-16T13:21:00Z">
              <w:tcPr>
                <w:tcW w:w="4678" w:type="dxa"/>
                <w:gridSpan w:val="6"/>
                <w:vAlign w:val="bottom"/>
              </w:tcPr>
            </w:tcPrChange>
          </w:tcPr>
          <w:p w14:paraId="5AB5DCBF" w14:textId="77777777" w:rsidR="00AE4ED3" w:rsidRPr="00BD3611" w:rsidRDefault="00AE4ED3" w:rsidP="001B7C3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9D209A"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19</w:t>
            </w: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06/20</w:t>
            </w:r>
            <w:r w:rsidR="00396BCB"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352349" w:rsidRPr="00F44F5F" w14:paraId="523B4580" w14:textId="77777777" w:rsidTr="00352349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7" w:author="David Döbele" w:date="2026-07-16T15:24:00Z" w16du:dateUtc="2026-07-16T13:24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ins w:id="38" w:author="David Döbele" w:date="2026-07-16T15:21:00Z" w16du:dateUtc="2026-07-16T13:21:00Z"/>
          <w:trPrChange w:id="39" w:author="David Döbele" w:date="2026-07-16T15:24:00Z" w16du:dateUtc="2026-07-16T13:24:00Z">
            <w:trPr>
              <w:trHeight w:val="20"/>
            </w:trPr>
          </w:trPrChange>
        </w:trPr>
        <w:tc>
          <w:tcPr>
            <w:tcW w:w="10751" w:type="dxa"/>
            <w:gridSpan w:val="9"/>
            <w:vAlign w:val="bottom"/>
            <w:tcPrChange w:id="40" w:author="David Döbele" w:date="2026-07-16T15:24:00Z" w16du:dateUtc="2026-07-16T13:24:00Z">
              <w:tcPr>
                <w:tcW w:w="8647" w:type="dxa"/>
                <w:gridSpan w:val="10"/>
                <w:vAlign w:val="bottom"/>
              </w:tcPr>
            </w:tcPrChange>
          </w:tcPr>
          <w:p w14:paraId="11163B3F" w14:textId="77777777" w:rsidR="00352349" w:rsidRPr="00352349" w:rsidRDefault="00352349" w:rsidP="00352349">
            <w:pPr>
              <w:pStyle w:val="Listenabsatz"/>
              <w:numPr>
                <w:ilvl w:val="0"/>
                <w:numId w:val="18"/>
              </w:numPr>
              <w:rPr>
                <w:ins w:id="41" w:author="David Döbele" w:date="2026-07-16T15:22:00Z" w16du:dateUtc="2026-07-16T13:22:00Z"/>
                <w:rFonts w:ascii="Times New Roman" w:hAnsi="Times New Roman" w:cs="Times New Roman"/>
                <w:i/>
                <w:iCs/>
                <w:sz w:val="20"/>
                <w:szCs w:val="20"/>
                <w:lang w:val="en-US"/>
                <w:rPrChange w:id="42" w:author="David Döbele" w:date="2026-07-16T15:22:00Z" w16du:dateUtc="2026-07-16T13:22:00Z">
                  <w:rPr>
                    <w:ins w:id="43" w:author="David Döbele" w:date="2026-07-16T15:22:00Z" w16du:dateUtc="2026-07-16T13:22:00Z"/>
                    <w:rFonts w:ascii="Times New Roman" w:hAnsi="Times New Roman" w:cs="Times New Roman"/>
                    <w:sz w:val="20"/>
                    <w:szCs w:val="20"/>
                    <w:lang w:val="en-US"/>
                  </w:rPr>
                </w:rPrChange>
              </w:rPr>
            </w:pPr>
            <w:ins w:id="44" w:author="David Döbele" w:date="2026-07-16T15:21:00Z" w16du:dateUtc="2026-07-16T13:21:00Z">
              <w:r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 xml:space="preserve">Worked as a </w:t>
              </w:r>
            </w:ins>
            <w:ins w:id="45" w:author="David Döbele" w:date="2026-07-16T15:22:00Z" w16du:dateUtc="2026-07-16T13:22:00Z">
              <w:r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 xml:space="preserve">mathematics tutor for </w:t>
              </w:r>
              <w:r w:rsidRPr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upper-secondary students</w:t>
              </w:r>
            </w:ins>
          </w:p>
          <w:p w14:paraId="34B6D5C9" w14:textId="77777777" w:rsidR="00352349" w:rsidRPr="00352349" w:rsidRDefault="00352349" w:rsidP="00352349">
            <w:pPr>
              <w:pStyle w:val="Listenabsatz"/>
              <w:numPr>
                <w:ilvl w:val="0"/>
                <w:numId w:val="18"/>
              </w:numPr>
              <w:rPr>
                <w:ins w:id="46" w:author="David Döbele" w:date="2026-07-16T15:24:00Z" w16du:dateUtc="2026-07-16T13:24:00Z"/>
                <w:rFonts w:ascii="Times New Roman" w:hAnsi="Times New Roman" w:cs="Times New Roman"/>
                <w:sz w:val="20"/>
                <w:szCs w:val="20"/>
                <w:lang w:val="en-US"/>
                <w:rPrChange w:id="47" w:author="David Döbele" w:date="2026-07-16T15:24:00Z" w16du:dateUtc="2026-07-16T13:24:00Z">
                  <w:rPr>
                    <w:ins w:id="48" w:author="David Döbele" w:date="2026-07-16T15:24:00Z" w16du:dateUtc="2026-07-16T13:24:00Z"/>
                    <w:rFonts w:ascii="Times New Roman" w:hAnsi="Times New Roman" w:cs="Times New Roman"/>
                    <w:color w:val="000000"/>
                    <w:sz w:val="20"/>
                    <w:szCs w:val="20"/>
                    <w:lang w:val="en-US"/>
                  </w:rPr>
                </w:rPrChange>
              </w:rPr>
            </w:pPr>
            <w:ins w:id="49" w:author="David Döbele" w:date="2026-07-16T15:22:00Z" w16du:dateUtc="2026-07-16T13:22:00Z">
              <w:r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t>Was selected as c</w:t>
              </w:r>
              <w:r w:rsidRPr="00352349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  <w:rPrChange w:id="50" w:author="David Döbele" w:date="2026-07-16T15:22:00Z" w16du:dateUtc="2026-07-16T13:22:00Z"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  <w:lang w:val="en-US"/>
                    </w:rPr>
                  </w:rPrChange>
                </w:rPr>
                <w:t>lass</w:t>
              </w:r>
              <w:r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t xml:space="preserve"> r</w:t>
              </w:r>
              <w:r w:rsidRPr="00352349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  <w:rPrChange w:id="51" w:author="David Döbele" w:date="2026-07-16T15:22:00Z" w16du:dateUtc="2026-07-16T13:22:00Z"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  <w:lang w:val="en-US"/>
                    </w:rPr>
                  </w:rPrChange>
                </w:rPr>
                <w:t>epresentative (eight to twelfth school year)</w:t>
              </w:r>
            </w:ins>
          </w:p>
          <w:p w14:paraId="4CEAD459" w14:textId="67E78063" w:rsidR="00352349" w:rsidRDefault="00352349" w:rsidP="00352349">
            <w:pPr>
              <w:pStyle w:val="Listenabsatz"/>
              <w:numPr>
                <w:ilvl w:val="0"/>
                <w:numId w:val="18"/>
              </w:numPr>
              <w:rPr>
                <w:ins w:id="52" w:author="David Döbele" w:date="2026-07-16T15:25:00Z" w16du:dateUtc="2026-07-16T13:25:00Z"/>
                <w:rFonts w:ascii="Times New Roman" w:hAnsi="Times New Roman" w:cs="Times New Roman"/>
                <w:sz w:val="20"/>
                <w:szCs w:val="20"/>
                <w:lang w:val="en-US"/>
              </w:rPr>
            </w:pPr>
            <w:ins w:id="53" w:author="David Döbele" w:date="2026-07-16T15:24:00Z" w16du:dateUtc="2026-07-16T13:24:00Z">
              <w:r w:rsidRPr="00BD3611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 xml:space="preserve">Competitive Basketball Player </w:t>
              </w:r>
            </w:ins>
            <w:ins w:id="54" w:author="David Döbele" w:date="2026-07-16T15:25:00Z" w16du:dateUtc="2026-07-16T13:25:00Z">
              <w:r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in various teams</w:t>
              </w:r>
            </w:ins>
          </w:p>
          <w:p w14:paraId="708628FC" w14:textId="77777777" w:rsidR="00352349" w:rsidRDefault="00352349" w:rsidP="00352349">
            <w:pPr>
              <w:pStyle w:val="Listenabsatz"/>
              <w:numPr>
                <w:ilvl w:val="1"/>
                <w:numId w:val="18"/>
              </w:numPr>
              <w:rPr>
                <w:ins w:id="55" w:author="David Döbele" w:date="2026-07-16T15:25:00Z" w16du:dateUtc="2026-07-16T13:25:00Z"/>
                <w:rFonts w:ascii="Times New Roman" w:hAnsi="Times New Roman" w:cs="Times New Roman"/>
                <w:sz w:val="20"/>
                <w:szCs w:val="20"/>
                <w:lang w:val="en-US"/>
              </w:rPr>
            </w:pPr>
            <w:ins w:id="56" w:author="David Döbele" w:date="2026-07-16T15:25:00Z" w16du:dateUtc="2026-07-16T13:25:00Z">
              <w:r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C</w:t>
              </w:r>
              <w:r w:rsidRPr="00352349">
                <w:rPr>
                  <w:rFonts w:ascii="Times New Roman" w:hAnsi="Times New Roman" w:cs="Times New Roman"/>
                  <w:sz w:val="20"/>
                  <w:szCs w:val="20"/>
                  <w:lang w:val="en-US"/>
                  <w:rPrChange w:id="57" w:author="David Döbele" w:date="2026-07-16T15:25:00Z" w16du:dateUtc="2026-07-16T13:25:00Z">
                    <w:rPr>
                      <w:lang w:val="en-US"/>
                    </w:rPr>
                  </w:rPrChange>
                </w:rPr>
                <w:t>ompeted nationally (U10-U19)</w:t>
              </w:r>
            </w:ins>
          </w:p>
          <w:p w14:paraId="5C642806" w14:textId="34BC1C5E" w:rsidR="00352349" w:rsidRPr="00352349" w:rsidRDefault="00352349" w:rsidP="00352349">
            <w:pPr>
              <w:pStyle w:val="Listenabsatz"/>
              <w:numPr>
                <w:ilvl w:val="1"/>
                <w:numId w:val="18"/>
              </w:numPr>
              <w:rPr>
                <w:ins w:id="58" w:author="David Döbele" w:date="2026-07-16T15:21:00Z" w16du:dateUtc="2026-07-16T13:21:00Z"/>
                <w:rFonts w:ascii="Times New Roman" w:hAnsi="Times New Roman" w:cs="Times New Roman"/>
                <w:sz w:val="20"/>
                <w:szCs w:val="20"/>
                <w:lang w:val="en-US"/>
                <w:rPrChange w:id="59" w:author="David Döbele" w:date="2026-07-16T15:25:00Z" w16du:dateUtc="2026-07-16T13:25:00Z">
                  <w:rPr>
                    <w:ins w:id="60" w:author="David Döbele" w:date="2026-07-16T15:21:00Z" w16du:dateUtc="2026-07-16T13:21:00Z"/>
                    <w:lang w:val="en-US"/>
                  </w:rPr>
                </w:rPrChange>
              </w:rPr>
              <w:pPrChange w:id="61" w:author="David Döbele" w:date="2026-07-16T15:25:00Z" w16du:dateUtc="2026-07-16T13:25:00Z">
                <w:pPr/>
              </w:pPrChange>
            </w:pPr>
            <w:ins w:id="62" w:author="David Döbele" w:date="2026-07-16T15:25:00Z" w16du:dateUtc="2026-07-16T13:25:00Z">
              <w:r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S</w:t>
              </w:r>
              <w:r w:rsidRPr="00352349">
                <w:rPr>
                  <w:rFonts w:ascii="Times New Roman" w:hAnsi="Times New Roman" w:cs="Times New Roman"/>
                  <w:sz w:val="20"/>
                  <w:szCs w:val="20"/>
                  <w:lang w:val="en-US"/>
                  <w:rPrChange w:id="63" w:author="David Döbele" w:date="2026-07-16T15:25:00Z" w16du:dateUtc="2026-07-16T13:25:00Z">
                    <w:rPr>
                      <w:lang w:val="en-US"/>
                    </w:rPr>
                  </w:rPrChange>
                </w:rPr>
                <w:t>ecured U16 Austrian Championship and Vienna Championship (2018/2019 season)</w:t>
              </w:r>
            </w:ins>
          </w:p>
        </w:tc>
        <w:tc>
          <w:tcPr>
            <w:tcW w:w="23" w:type="dxa"/>
            <w:vAlign w:val="bottom"/>
            <w:tcPrChange w:id="64" w:author="David Döbele" w:date="2026-07-16T15:24:00Z" w16du:dateUtc="2026-07-16T13:24:00Z">
              <w:tcPr>
                <w:tcW w:w="2127" w:type="dxa"/>
                <w:vAlign w:val="bottom"/>
              </w:tcPr>
            </w:tcPrChange>
          </w:tcPr>
          <w:p w14:paraId="09606625" w14:textId="77777777" w:rsidR="00352349" w:rsidRPr="00BD3611" w:rsidRDefault="00352349" w:rsidP="001B7C3D">
            <w:pPr>
              <w:pStyle w:val="Bullets"/>
              <w:numPr>
                <w:ilvl w:val="0"/>
                <w:numId w:val="0"/>
              </w:numPr>
              <w:jc w:val="right"/>
              <w:rPr>
                <w:ins w:id="65" w:author="David Döbele" w:date="2026-07-16T15:21:00Z" w16du:dateUtc="2026-07-16T13:21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C83CE1" w:rsidRPr="005E0376" w:rsidDel="00352349" w14:paraId="4B9127CC" w14:textId="4E4AADC9" w:rsidTr="00352349">
        <w:trPr>
          <w:trHeight w:val="20"/>
          <w:del w:id="66" w:author="David Döbele" w:date="2026-07-16T15:19:00Z" w16du:dateUtc="2026-07-16T13:19:00Z"/>
        </w:trPr>
        <w:tc>
          <w:tcPr>
            <w:tcW w:w="10774" w:type="dxa"/>
            <w:gridSpan w:val="10"/>
            <w:vAlign w:val="bottom"/>
          </w:tcPr>
          <w:p w14:paraId="43351E04" w14:textId="4A76EEB5" w:rsidR="00C83CE1" w:rsidRPr="00BD3611" w:rsidDel="00352349" w:rsidRDefault="00C83CE1">
            <w:pPr>
              <w:pStyle w:val="Listenabsatz"/>
              <w:numPr>
                <w:ilvl w:val="0"/>
                <w:numId w:val="1"/>
              </w:numPr>
              <w:rPr>
                <w:del w:id="67" w:author="David Döbele" w:date="2026-07-16T15:19:00Z" w16du:dateUtc="2026-07-16T13:19:00Z"/>
                <w:rFonts w:ascii="Times New Roman" w:hAnsi="Times New Roman" w:cs="Times New Roman"/>
                <w:sz w:val="20"/>
                <w:szCs w:val="20"/>
                <w:lang w:val="en-US"/>
              </w:rPr>
            </w:pPr>
            <w:del w:id="68" w:author="David Döbele" w:date="2026-07-16T15:19:00Z" w16du:dateUtc="2026-07-16T13:19:00Z">
              <w:r w:rsidRPr="00BD3611"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 xml:space="preserve">Final GPA: 1.7 (1.0 – 5.0, </w:delText>
              </w:r>
              <w:r w:rsidR="00BD30D7" w:rsidRPr="00BD3611"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 xml:space="preserve">with </w:delText>
              </w:r>
              <w:r w:rsidRPr="00BD3611"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1.0 being best)</w:delText>
              </w:r>
            </w:del>
          </w:p>
          <w:p w14:paraId="67CD570B" w14:textId="6F55EBF9" w:rsidR="00C83CE1" w:rsidRPr="00BD3611" w:rsidDel="00352349" w:rsidRDefault="00775DB4">
            <w:pPr>
              <w:pStyle w:val="Listenabsatz"/>
              <w:numPr>
                <w:ilvl w:val="0"/>
                <w:numId w:val="1"/>
              </w:numPr>
              <w:rPr>
                <w:del w:id="69" w:author="David Döbele" w:date="2026-07-16T15:19:00Z" w16du:dateUtc="2026-07-16T13:19:00Z"/>
                <w:lang w:val="en-US"/>
              </w:rPr>
            </w:pPr>
            <w:del w:id="70" w:author="David Döbele" w:date="2026-07-16T15:19:00Z" w16du:dateUtc="2026-07-16T13:19:00Z">
              <w:r w:rsidRPr="00BD3611"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T</w:delText>
              </w:r>
              <w:r w:rsidR="00C83CE1" w:rsidRPr="00BD3611"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 xml:space="preserve">hesis (VWA): “The Impact of the 2008 Subprime Crisis on Financial Markets” – </w:delText>
              </w:r>
              <w:r w:rsidR="0084061B"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 xml:space="preserve">with highest </w:delText>
              </w:r>
              <w:r w:rsidR="00815285"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distinction</w:delText>
              </w:r>
            </w:del>
          </w:p>
        </w:tc>
      </w:tr>
      <w:tr w:rsidR="00C83CE1" w:rsidRPr="008B5983" w14:paraId="04D22BFC" w14:textId="77777777" w:rsidTr="00352349">
        <w:trPr>
          <w:trHeight w:val="510"/>
        </w:trPr>
        <w:tc>
          <w:tcPr>
            <w:tcW w:w="10774" w:type="dxa"/>
            <w:gridSpan w:val="10"/>
            <w:vAlign w:val="bottom"/>
          </w:tcPr>
          <w:p w14:paraId="1AB09F0B" w14:textId="77777777" w:rsidR="00C83CE1" w:rsidRPr="00BD3611" w:rsidRDefault="00C83CE1" w:rsidP="001B7C3D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US"/>
              </w:rPr>
            </w:pPr>
            <w:r w:rsidRPr="00BD3611">
              <w:rPr>
                <w:rFonts w:ascii="Times New Roman" w:hAnsi="Times New Roman" w:cs="Times New Roman"/>
                <w:smallCaps w:val="0"/>
                <w:sz w:val="28"/>
                <w:lang w:val="en-US"/>
              </w:rPr>
              <w:t>WORK EXPERIENCE</w:t>
            </w:r>
          </w:p>
        </w:tc>
      </w:tr>
      <w:tr w:rsidR="0097613B" w:rsidRPr="005E0376" w14:paraId="610D8D63" w14:textId="77777777" w:rsidTr="00352349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71" w:author="David Döbele" w:date="2026-07-16T15:21:00Z" w16du:dateUtc="2026-07-16T13:21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72" w:author="David Döbele" w:date="2026-07-16T15:21:00Z" w16du:dateUtc="2026-07-16T13:21:00Z">
            <w:trPr>
              <w:trHeight w:val="340"/>
            </w:trPr>
          </w:trPrChange>
        </w:trPr>
        <w:tc>
          <w:tcPr>
            <w:tcW w:w="8646" w:type="dxa"/>
            <w:gridSpan w:val="8"/>
            <w:tcBorders>
              <w:top w:val="single" w:sz="4" w:space="0" w:color="auto"/>
            </w:tcBorders>
            <w:vAlign w:val="bottom"/>
            <w:tcPrChange w:id="73" w:author="David Döbele" w:date="2026-07-16T15:21:00Z" w16du:dateUtc="2026-07-16T13:21:00Z">
              <w:tcPr>
                <w:tcW w:w="8647" w:type="dxa"/>
                <w:gridSpan w:val="10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6A6FC0BB" w14:textId="014B03ED" w:rsidR="0097613B" w:rsidRPr="0097613B" w:rsidRDefault="0097613B" w:rsidP="001B7C3D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AD6087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Banco BAI Cabo Verde</w:t>
            </w:r>
          </w:p>
        </w:tc>
        <w:tc>
          <w:tcPr>
            <w:tcW w:w="2128" w:type="dxa"/>
            <w:gridSpan w:val="2"/>
            <w:tcBorders>
              <w:top w:val="single" w:sz="4" w:space="0" w:color="auto"/>
            </w:tcBorders>
            <w:vAlign w:val="bottom"/>
            <w:tcPrChange w:id="74" w:author="David Döbele" w:date="2026-07-16T15:21:00Z" w16du:dateUtc="2026-07-16T13:21:00Z">
              <w:tcPr>
                <w:tcW w:w="2127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C41BD71" w14:textId="2252789E" w:rsidR="0097613B" w:rsidRPr="005E0376" w:rsidRDefault="0097613B" w:rsidP="001B7C3D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AD6087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Praia, CV</w:t>
            </w:r>
          </w:p>
        </w:tc>
      </w:tr>
      <w:tr w:rsidR="0097613B" w:rsidRPr="005E0376" w14:paraId="74A3F2F7" w14:textId="77777777" w:rsidTr="00352349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75" w:author="David Döbele" w:date="2026-07-16T15:21:00Z" w16du:dateUtc="2026-07-16T13:21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trPrChange w:id="76" w:author="David Döbele" w:date="2026-07-16T15:21:00Z" w16du:dateUtc="2026-07-16T13:21:00Z">
            <w:trPr>
              <w:trHeight w:val="20"/>
            </w:trPr>
          </w:trPrChange>
        </w:trPr>
        <w:tc>
          <w:tcPr>
            <w:tcW w:w="8646" w:type="dxa"/>
            <w:gridSpan w:val="8"/>
            <w:vAlign w:val="bottom"/>
            <w:tcPrChange w:id="77" w:author="David Döbele" w:date="2026-07-16T15:21:00Z" w16du:dateUtc="2026-07-16T13:21:00Z">
              <w:tcPr>
                <w:tcW w:w="8647" w:type="dxa"/>
                <w:gridSpan w:val="10"/>
                <w:vAlign w:val="bottom"/>
              </w:tcPr>
            </w:tcPrChange>
          </w:tcPr>
          <w:p w14:paraId="54874006" w14:textId="06169BC0" w:rsidR="0097613B" w:rsidRPr="00AD6087" w:rsidRDefault="0082064B" w:rsidP="001B7C3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9B151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Credit Analysis &amp; Recovery Intern</w:t>
            </w:r>
            <w:r w:rsidRPr="0082064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— commercial bank, ~14% national credit market share</w:t>
            </w:r>
          </w:p>
        </w:tc>
        <w:tc>
          <w:tcPr>
            <w:tcW w:w="2128" w:type="dxa"/>
            <w:gridSpan w:val="2"/>
            <w:vAlign w:val="bottom"/>
            <w:tcPrChange w:id="78" w:author="David Döbele" w:date="2026-07-16T15:21:00Z" w16du:dateUtc="2026-07-16T13:21:00Z">
              <w:tcPr>
                <w:tcW w:w="2127" w:type="dxa"/>
                <w:vAlign w:val="bottom"/>
              </w:tcPr>
            </w:tcPrChange>
          </w:tcPr>
          <w:p w14:paraId="63B011B3" w14:textId="49B6D3AF" w:rsidR="0097613B" w:rsidRPr="00AD6087" w:rsidRDefault="00AD6087" w:rsidP="00AD608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D608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06/2026 – 08/2026</w:t>
            </w:r>
          </w:p>
        </w:tc>
      </w:tr>
      <w:tr w:rsidR="00AD6087" w:rsidRPr="005E0376" w14:paraId="7820C086" w14:textId="77777777" w:rsidTr="00352349">
        <w:trPr>
          <w:trHeight w:val="340"/>
        </w:trPr>
        <w:tc>
          <w:tcPr>
            <w:tcW w:w="10774" w:type="dxa"/>
            <w:gridSpan w:val="10"/>
            <w:vAlign w:val="bottom"/>
          </w:tcPr>
          <w:p w14:paraId="4A467681" w14:textId="72CED5B1" w:rsidR="001C554D" w:rsidRDefault="009B1511" w:rsidP="00AD6087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9B15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Built credit assessments for corporate borrowers on the bank's internal risk-rating model</w:t>
            </w:r>
            <w:ins w:id="79" w:author="David Döbele" w:date="2026-07-16T15:21:00Z" w16du:dateUtc="2026-07-16T13:21:00Z">
              <w:r w:rsidR="00352349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t xml:space="preserve"> </w:t>
              </w:r>
              <w:r w:rsidR="00352349" w:rsidRPr="00352349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t xml:space="preserve">(65/35 quantitative–qualitative scorecard, grades A–G), </w:t>
              </w:r>
              <w:proofErr w:type="spellStart"/>
              <w:r w:rsidR="00352349" w:rsidRPr="00352349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t>analysing</w:t>
              </w:r>
              <w:proofErr w:type="spellEnd"/>
              <w:r w:rsidR="00352349" w:rsidRPr="00352349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t xml:space="preserve"> three years of balance-sheet, P&amp;L and cash-flow data per obligor</w:t>
              </w:r>
            </w:ins>
          </w:p>
          <w:p w14:paraId="6B99FBDA" w14:textId="15F2B005" w:rsidR="00AD6087" w:rsidRPr="00AD6087" w:rsidDel="00352349" w:rsidRDefault="009B1511" w:rsidP="001C554D">
            <w:pPr>
              <w:pStyle w:val="Bullets"/>
              <w:numPr>
                <w:ilvl w:val="0"/>
                <w:numId w:val="0"/>
              </w:numPr>
              <w:ind w:left="714"/>
              <w:rPr>
                <w:del w:id="80" w:author="David Döbele" w:date="2026-07-16T15:21:00Z" w16du:dateUtc="2026-07-16T13:21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del w:id="81" w:author="David Döbele" w:date="2026-07-16T15:21:00Z" w16du:dateUtc="2026-07-16T13:21:00Z">
              <w:r w:rsidRPr="009B1511" w:rsidDel="00352349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(65/35 quantitative–qualitative scorecard, grades A–G), analysing three years of balance-sheet, P&amp;L and cash-flow data per obligor</w:delText>
              </w:r>
            </w:del>
          </w:p>
          <w:p w14:paraId="657C644E" w14:textId="7020EC8F" w:rsidR="009B1511" w:rsidRDefault="009B1511" w:rsidP="00AD6087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</w:t>
            </w:r>
            <w:r w:rsidRPr="009B15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omputed and interpreted core credit ratios (liquidity, solvency, financial autonomy, leverage, cash-conversion cycle) underpinning risk grades across credit files</w:t>
            </w:r>
            <w:bookmarkStart w:id="82" w:name="_Hlk234934680"/>
            <w:bookmarkStart w:id="83" w:name="_Hlk234934688"/>
          </w:p>
          <w:p w14:paraId="4169C39D" w14:textId="19380077" w:rsidR="009B1511" w:rsidRPr="009B1511" w:rsidRDefault="001C554D" w:rsidP="00AD6087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1C554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Drafted credit-committee memoranda (</w:t>
            </w:r>
            <w:proofErr w:type="spellStart"/>
            <w:r w:rsidRPr="001C554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parecer</w:t>
            </w:r>
            <w:proofErr w:type="spellEnd"/>
            <w:r w:rsidRPr="001C554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) translating financial and qualitative analysis into a risk grade and lending recommendation, escalated from branch level to the Credit &amp; Investment Committe</w:t>
            </w:r>
            <w:bookmarkEnd w:id="82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</w:t>
            </w:r>
          </w:p>
          <w:p w14:paraId="1A0620B0" w14:textId="615A50F7" w:rsidR="00AD6087" w:rsidRPr="00AD6087" w:rsidRDefault="00815285" w:rsidP="00AD6087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8152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Self-initiated a prototype automating the manual rating workflow: deterministic Python/LibreOffice pipeline (model recalculation + integrity guardrails) with LLM-based extraction of financials from annual reports, benchmarked at ~90% field accuracy against analyst-entered data</w:t>
            </w:r>
            <w:bookmarkEnd w:id="83"/>
          </w:p>
        </w:tc>
      </w:tr>
      <w:tr w:rsidR="005E0376" w:rsidRPr="005E0376" w14:paraId="0018DF56" w14:textId="77777777" w:rsidTr="00352349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84" w:author="David Döbele" w:date="2026-07-16T15:21:00Z" w16du:dateUtc="2026-07-16T13:21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85" w:author="David Döbele" w:date="2026-07-16T15:21:00Z" w16du:dateUtc="2026-07-16T13:21:00Z">
            <w:trPr>
              <w:trHeight w:val="340"/>
            </w:trPr>
          </w:trPrChange>
        </w:trPr>
        <w:tc>
          <w:tcPr>
            <w:tcW w:w="8646" w:type="dxa"/>
            <w:gridSpan w:val="8"/>
            <w:vAlign w:val="bottom"/>
            <w:tcPrChange w:id="86" w:author="David Döbele" w:date="2026-07-16T15:21:00Z" w16du:dateUtc="2026-07-16T13:21:00Z">
              <w:tcPr>
                <w:tcW w:w="8647" w:type="dxa"/>
                <w:gridSpan w:val="10"/>
                <w:vAlign w:val="bottom"/>
              </w:tcPr>
            </w:tcPrChange>
          </w:tcPr>
          <w:p w14:paraId="25309E8E" w14:textId="356ED33D" w:rsidR="005E0376" w:rsidRPr="005E0376" w:rsidRDefault="009B1511" w:rsidP="001B7C3D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proofErr w:type="spellStart"/>
            <w:r w:rsidRPr="009B1511">
              <w:rPr>
                <w:rFonts w:ascii="Times New Roman" w:hAnsi="Times New Roman" w:cs="Times New Roman"/>
                <w:b/>
                <w:sz w:val="21"/>
                <w:szCs w:val="21"/>
              </w:rPr>
              <w:t>BlomInvest</w:t>
            </w:r>
            <w:proofErr w:type="spellEnd"/>
            <w:r w:rsidRPr="009B1511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Saudi Arabia</w:t>
            </w:r>
          </w:p>
        </w:tc>
        <w:tc>
          <w:tcPr>
            <w:tcW w:w="2128" w:type="dxa"/>
            <w:gridSpan w:val="2"/>
            <w:vAlign w:val="bottom"/>
            <w:tcPrChange w:id="87" w:author="David Döbele" w:date="2026-07-16T15:21:00Z" w16du:dateUtc="2026-07-16T13:21:00Z">
              <w:tcPr>
                <w:tcW w:w="2127" w:type="dxa"/>
                <w:vAlign w:val="bottom"/>
              </w:tcPr>
            </w:tcPrChange>
          </w:tcPr>
          <w:p w14:paraId="553F7FDB" w14:textId="4E1355B5" w:rsidR="005E0376" w:rsidRPr="00BD3611" w:rsidRDefault="005E0376" w:rsidP="001B7C3D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5E0376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Riyadh, SA</w:t>
            </w:r>
          </w:p>
        </w:tc>
      </w:tr>
      <w:tr w:rsidR="005E0376" w:rsidRPr="005E0376" w14:paraId="67C541DD" w14:textId="77777777" w:rsidTr="00352349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88" w:author="David Döbele" w:date="2026-07-16T15:21:00Z" w16du:dateUtc="2026-07-16T13:21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trPrChange w:id="89" w:author="David Döbele" w:date="2026-07-16T15:21:00Z" w16du:dateUtc="2026-07-16T13:21:00Z">
            <w:trPr>
              <w:trHeight w:val="20"/>
            </w:trPr>
          </w:trPrChange>
        </w:trPr>
        <w:tc>
          <w:tcPr>
            <w:tcW w:w="8646" w:type="dxa"/>
            <w:gridSpan w:val="8"/>
            <w:vAlign w:val="bottom"/>
            <w:tcPrChange w:id="90" w:author="David Döbele" w:date="2026-07-16T15:21:00Z" w16du:dateUtc="2026-07-16T13:21:00Z">
              <w:tcPr>
                <w:tcW w:w="8647" w:type="dxa"/>
                <w:gridSpan w:val="10"/>
                <w:vAlign w:val="bottom"/>
              </w:tcPr>
            </w:tcPrChange>
          </w:tcPr>
          <w:p w14:paraId="0125E874" w14:textId="13DC9302" w:rsidR="005E0376" w:rsidRPr="009B1511" w:rsidRDefault="008D78DC" w:rsidP="001B7C3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8D78D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Corporate Finance Intern (M&amp;A / Private Equity) </w:t>
            </w:r>
            <w:r w:rsidR="00AD608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– </w:t>
            </w:r>
            <w:r w:rsidR="009B1511" w:rsidRPr="009B151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CMA-licensed investment bank, ~€2.5bn AU</w:t>
            </w:r>
            <w:r w:rsidR="009B151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</w:t>
            </w:r>
          </w:p>
        </w:tc>
        <w:tc>
          <w:tcPr>
            <w:tcW w:w="2128" w:type="dxa"/>
            <w:gridSpan w:val="2"/>
            <w:vAlign w:val="bottom"/>
            <w:tcPrChange w:id="91" w:author="David Döbele" w:date="2026-07-16T15:21:00Z" w16du:dateUtc="2026-07-16T13:21:00Z">
              <w:tcPr>
                <w:tcW w:w="2127" w:type="dxa"/>
                <w:vAlign w:val="bottom"/>
              </w:tcPr>
            </w:tcPrChange>
          </w:tcPr>
          <w:p w14:paraId="26536137" w14:textId="1E108E59" w:rsidR="005E0376" w:rsidRPr="005E0376" w:rsidRDefault="005E0376" w:rsidP="005E037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E03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05/2026 – 06/2026</w:t>
            </w:r>
          </w:p>
        </w:tc>
      </w:tr>
      <w:tr w:rsidR="008D78DC" w:rsidRPr="005E0376" w14:paraId="4417DE7B" w14:textId="77777777" w:rsidTr="00352349">
        <w:trPr>
          <w:trHeight w:val="20"/>
        </w:trPr>
        <w:tc>
          <w:tcPr>
            <w:tcW w:w="10774" w:type="dxa"/>
            <w:gridSpan w:val="10"/>
            <w:vAlign w:val="bottom"/>
          </w:tcPr>
          <w:p w14:paraId="2ED6D866" w14:textId="3AE5B524" w:rsidR="009B1511" w:rsidRPr="009B1511" w:rsidRDefault="009B1511" w:rsidP="009B151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9B15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Sell-side M&amp;A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– </w:t>
            </w:r>
            <w:r w:rsidRPr="009B15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beauty &amp; cosmetics retailer, KSA (~€4.2bn sector)</w:t>
            </w:r>
          </w:p>
          <w:p w14:paraId="0DFBD39F" w14:textId="39C6F5FC" w:rsidR="009B1511" w:rsidRPr="009B1511" w:rsidRDefault="009B1511" w:rsidP="005E0376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9B15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Rebuilt</w:t>
            </w:r>
            <w:r w:rsidR="001C554D" w:rsidRPr="001C554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the target's model into a driver-based three-statement operating model in the firm's format, back-solving historical actuals into forward assumption drivers, incl. supporting schedules and statement-linking logic for the five-year forecast</w:t>
            </w:r>
          </w:p>
          <w:p w14:paraId="27FA3033" w14:textId="0E1F19A8" w:rsidR="008D78DC" w:rsidRPr="005E0376" w:rsidRDefault="009B1511" w:rsidP="005E0376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Performed</w:t>
            </w:r>
            <w:r w:rsidRPr="009B15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financial due diligence, surfacing IFRS 16 lease-treatment and gross-margin classification issues ahead of buyer diligence</w:t>
            </w:r>
          </w:p>
        </w:tc>
      </w:tr>
      <w:tr w:rsidR="005E0376" w:rsidRPr="005E0376" w14:paraId="29FF0FAB" w14:textId="77777777" w:rsidTr="00352349">
        <w:trPr>
          <w:trHeight w:val="20"/>
        </w:trPr>
        <w:tc>
          <w:tcPr>
            <w:tcW w:w="10774" w:type="dxa"/>
            <w:gridSpan w:val="10"/>
            <w:vAlign w:val="bottom"/>
          </w:tcPr>
          <w:p w14:paraId="4DB2DC0C" w14:textId="2E0307BD" w:rsidR="005E0376" w:rsidRPr="005E0376" w:rsidRDefault="005E0376" w:rsidP="005E037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E03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Capital raise </w:t>
            </w:r>
            <w:r w:rsidR="00AD608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– </w:t>
            </w:r>
            <w:r w:rsidRPr="005E03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gym-franchise operator, KSA </w:t>
            </w:r>
            <w:r w:rsidR="009B15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(</w:t>
            </w:r>
            <w:r w:rsidRPr="005E03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~€70m</w:t>
            </w:r>
            <w:r w:rsidR="00B84D1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transaction volume</w:t>
            </w:r>
            <w:r w:rsidRPr="005E03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)</w:t>
            </w:r>
          </w:p>
          <w:p w14:paraId="0B66D644" w14:textId="35C0759D" w:rsidR="009B1511" w:rsidRDefault="001C554D" w:rsidP="005E0376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1C554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Built the teaser's financial exhibits, contrasting management's base case with a conservative 18–24-month member-ramp scenario across revenue, margin and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9B1511" w:rsidRPr="009B15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EBITDA</w:t>
            </w:r>
          </w:p>
          <w:p w14:paraId="6D034E26" w14:textId="7A7E1FE9" w:rsidR="001C554D" w:rsidRPr="001C554D" w:rsidRDefault="009B1511" w:rsidP="005E0376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9B15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Derived </w:t>
            </w:r>
            <w:r w:rsidR="001C554D" w:rsidRPr="001C554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the member-count milestones gating each funding tranche from branch-level membership data across the rollout</w:t>
            </w:r>
          </w:p>
          <w:p w14:paraId="52F55D09" w14:textId="03BC61DF" w:rsidR="005E0376" w:rsidRPr="005E0376" w:rsidRDefault="009B1511" w:rsidP="005E0376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9B15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Positioned the firm's private-equity arm as funding partner in the pitch materials</w:t>
            </w:r>
          </w:p>
        </w:tc>
      </w:tr>
      <w:tr w:rsidR="005E0376" w:rsidRPr="005E0376" w14:paraId="54FFCD11" w14:textId="77777777" w:rsidTr="00352349">
        <w:trPr>
          <w:trHeight w:val="20"/>
        </w:trPr>
        <w:tc>
          <w:tcPr>
            <w:tcW w:w="10774" w:type="dxa"/>
            <w:gridSpan w:val="10"/>
            <w:vAlign w:val="bottom"/>
          </w:tcPr>
          <w:p w14:paraId="30F219BD" w14:textId="5C4B5660" w:rsidR="005E0376" w:rsidRPr="005E0376" w:rsidRDefault="005E0376" w:rsidP="005E037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E03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Internal research </w:t>
            </w:r>
            <w:r w:rsidR="00AD608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– S</w:t>
            </w:r>
            <w:r w:rsidRPr="005E03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audi </w:t>
            </w:r>
            <w:r w:rsidR="00B84D1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d</w:t>
            </w:r>
            <w:r w:rsidRPr="005E03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ebt </w:t>
            </w:r>
            <w:r w:rsidR="008026E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</w:t>
            </w:r>
            <w:r w:rsidRPr="005E03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apital </w:t>
            </w:r>
            <w:r w:rsidR="008026E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m</w:t>
            </w:r>
            <w:r w:rsidRPr="005E03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arkets (~€480bn market) </w:t>
            </w:r>
          </w:p>
          <w:p w14:paraId="3332115A" w14:textId="6B6E6BEB" w:rsidR="005E0376" w:rsidRPr="005E0376" w:rsidRDefault="005E0376" w:rsidP="005E0376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E03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Extracted, cross-verified and audit-trailed ~150 sources into a structured dataset for a study on the sukuk-dominated Saudi debt market </w:t>
            </w:r>
            <w:r w:rsidR="00AD608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– co</w:t>
            </w:r>
            <w:r w:rsidRPr="005E03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mmissioned by the Head of Corporate Finance for the CEO</w:t>
            </w:r>
          </w:p>
          <w:p w14:paraId="21D72053" w14:textId="0B3E02D8" w:rsidR="005E0376" w:rsidRPr="005E0376" w:rsidRDefault="005E0376" w:rsidP="005E0376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E03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Automated the research and verification pipeline using a multi-agent workflow in Claude Code (VS Code)</w:t>
            </w:r>
          </w:p>
        </w:tc>
      </w:tr>
      <w:tr w:rsidR="00C83CE1" w:rsidRPr="008B5983" w14:paraId="62F62BEF" w14:textId="77777777" w:rsidTr="00352349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92" w:author="David Döbele" w:date="2026-07-16T15:21:00Z" w16du:dateUtc="2026-07-16T13:21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93" w:author="David Döbele" w:date="2026-07-16T15:21:00Z" w16du:dateUtc="2026-07-16T13:21:00Z">
            <w:trPr>
              <w:trHeight w:val="340"/>
            </w:trPr>
          </w:trPrChange>
        </w:trPr>
        <w:tc>
          <w:tcPr>
            <w:tcW w:w="8646" w:type="dxa"/>
            <w:gridSpan w:val="8"/>
            <w:vAlign w:val="bottom"/>
            <w:tcPrChange w:id="94" w:author="David Döbele" w:date="2026-07-16T15:21:00Z" w16du:dateUtc="2026-07-16T13:21:00Z">
              <w:tcPr>
                <w:tcW w:w="8647" w:type="dxa"/>
                <w:gridSpan w:val="10"/>
                <w:vAlign w:val="bottom"/>
              </w:tcPr>
            </w:tcPrChange>
          </w:tcPr>
          <w:p w14:paraId="0DEE24DD" w14:textId="77777777" w:rsidR="00C83CE1" w:rsidRPr="00BD3611" w:rsidRDefault="00C83CE1" w:rsidP="001B7C3D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proofErr w:type="spellStart"/>
            <w:r w:rsidRPr="00BD3611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Johanniter</w:t>
            </w:r>
            <w:proofErr w:type="spellEnd"/>
            <w:r w:rsidRPr="00BD3611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Unfall-</w:t>
            </w:r>
            <w:proofErr w:type="spellStart"/>
            <w:r w:rsidRPr="00BD3611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Hilfe</w:t>
            </w:r>
            <w:proofErr w:type="spellEnd"/>
          </w:p>
        </w:tc>
        <w:tc>
          <w:tcPr>
            <w:tcW w:w="2128" w:type="dxa"/>
            <w:gridSpan w:val="2"/>
            <w:vAlign w:val="bottom"/>
            <w:tcPrChange w:id="95" w:author="David Döbele" w:date="2026-07-16T15:21:00Z" w16du:dateUtc="2026-07-16T13:21:00Z">
              <w:tcPr>
                <w:tcW w:w="2127" w:type="dxa"/>
                <w:vAlign w:val="bottom"/>
              </w:tcPr>
            </w:tcPrChange>
          </w:tcPr>
          <w:p w14:paraId="0408DC40" w14:textId="77777777" w:rsidR="00C83CE1" w:rsidRPr="00BD3611" w:rsidRDefault="00C83CE1" w:rsidP="001B7C3D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Vienna, AT</w:t>
            </w:r>
          </w:p>
        </w:tc>
      </w:tr>
      <w:tr w:rsidR="00C83CE1" w:rsidRPr="00F44F5F" w14:paraId="181E800A" w14:textId="77777777" w:rsidTr="00352349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96" w:author="David Döbele" w:date="2026-07-16T15:19:00Z" w16du:dateUtc="2026-07-16T13:19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trPrChange w:id="97" w:author="David Döbele" w:date="2026-07-16T15:19:00Z" w16du:dateUtc="2026-07-16T13:19:00Z">
            <w:trPr>
              <w:trHeight w:val="20"/>
            </w:trPr>
          </w:trPrChange>
        </w:trPr>
        <w:tc>
          <w:tcPr>
            <w:tcW w:w="7796" w:type="dxa"/>
            <w:gridSpan w:val="7"/>
            <w:vAlign w:val="bottom"/>
            <w:tcPrChange w:id="98" w:author="David Döbele" w:date="2026-07-16T15:19:00Z" w16du:dateUtc="2026-07-16T13:19:00Z">
              <w:tcPr>
                <w:tcW w:w="7797" w:type="dxa"/>
                <w:gridSpan w:val="9"/>
                <w:vAlign w:val="bottom"/>
              </w:tcPr>
            </w:tcPrChange>
          </w:tcPr>
          <w:p w14:paraId="190061DE" w14:textId="77777777" w:rsidR="00C83CE1" w:rsidRPr="00BD3611" w:rsidRDefault="00C83CE1" w:rsidP="001B7C3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Paramedic (Civilian Service)</w:t>
            </w:r>
          </w:p>
        </w:tc>
        <w:tc>
          <w:tcPr>
            <w:tcW w:w="2978" w:type="dxa"/>
            <w:gridSpan w:val="3"/>
            <w:vAlign w:val="bottom"/>
            <w:tcPrChange w:id="99" w:author="David Döbele" w:date="2026-07-16T15:19:00Z" w16du:dateUtc="2026-07-16T13:19:00Z">
              <w:tcPr>
                <w:tcW w:w="2977" w:type="dxa"/>
                <w:gridSpan w:val="2"/>
                <w:vAlign w:val="bottom"/>
              </w:tcPr>
            </w:tcPrChange>
          </w:tcPr>
          <w:p w14:paraId="3EB746A8" w14:textId="77777777" w:rsidR="00C83CE1" w:rsidRPr="00BD3611" w:rsidRDefault="00C83CE1" w:rsidP="001B7C3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B6E58"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/2024 – 04/2025</w:t>
            </w:r>
          </w:p>
        </w:tc>
      </w:tr>
      <w:tr w:rsidR="00C83CE1" w:rsidRPr="005E0376" w14:paraId="4D4B6A2B" w14:textId="77777777" w:rsidTr="00352349">
        <w:trPr>
          <w:trHeight w:val="20"/>
        </w:trPr>
        <w:tc>
          <w:tcPr>
            <w:tcW w:w="10774" w:type="dxa"/>
            <w:gridSpan w:val="10"/>
            <w:vAlign w:val="bottom"/>
          </w:tcPr>
          <w:p w14:paraId="6522AD69" w14:textId="3F72D849" w:rsidR="00C83CE1" w:rsidRPr="00BD3611" w:rsidRDefault="00E02854" w:rsidP="001B7C3D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Executed rapid triage and administered critical first aid in high-stress emergency situations</w:t>
            </w:r>
          </w:p>
          <w:p w14:paraId="7E6394AB" w14:textId="52B21815" w:rsidR="00E02854" w:rsidRPr="00BD3611" w:rsidRDefault="00E02854" w:rsidP="001B7C3D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Managed precise medical documentation and deployment reports with 100% accuracy</w:t>
            </w:r>
          </w:p>
        </w:tc>
      </w:tr>
      <w:tr w:rsidR="00C83CE1" w:rsidRPr="00F44F5F" w:rsidDel="00352349" w14:paraId="42F6E2EE" w14:textId="423DCEF7" w:rsidTr="00352349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00" w:author="David Döbele" w:date="2026-07-16T15:21:00Z" w16du:dateUtc="2026-07-16T13:21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del w:id="101" w:author="David Döbele" w:date="2026-07-16T15:24:00Z" w16du:dateUtc="2026-07-16T13:24:00Z"/>
          <w:trPrChange w:id="102" w:author="David Döbele" w:date="2026-07-16T15:21:00Z" w16du:dateUtc="2026-07-16T13:21:00Z">
            <w:trPr>
              <w:trHeight w:val="340"/>
            </w:trPr>
          </w:trPrChange>
        </w:trPr>
        <w:tc>
          <w:tcPr>
            <w:tcW w:w="5521" w:type="dxa"/>
            <w:gridSpan w:val="3"/>
            <w:vAlign w:val="bottom"/>
            <w:tcPrChange w:id="103" w:author="David Döbele" w:date="2026-07-16T15:21:00Z" w16du:dateUtc="2026-07-16T13:21:00Z">
              <w:tcPr>
                <w:tcW w:w="5523" w:type="dxa"/>
                <w:gridSpan w:val="3"/>
                <w:vAlign w:val="bottom"/>
              </w:tcPr>
            </w:tcPrChange>
          </w:tcPr>
          <w:p w14:paraId="6134CBCF" w14:textId="416704BE" w:rsidR="00C83CE1" w:rsidRPr="00BD3611" w:rsidDel="00352349" w:rsidRDefault="00A26313" w:rsidP="001B7C3D">
            <w:pPr>
              <w:pStyle w:val="Ort"/>
              <w:jc w:val="left"/>
              <w:rPr>
                <w:del w:id="104" w:author="David Döbele" w:date="2026-07-16T15:24:00Z" w16du:dateUtc="2026-07-16T13:24:00Z"/>
                <w:rFonts w:ascii="Times New Roman" w:hAnsi="Times New Roman" w:cs="Times New Roman"/>
                <w:b/>
                <w:i w:val="0"/>
                <w:iCs/>
                <w:sz w:val="21"/>
                <w:szCs w:val="21"/>
                <w:lang w:val="en-US"/>
              </w:rPr>
            </w:pPr>
            <w:del w:id="105" w:author="David Döbele" w:date="2026-07-16T15:24:00Z" w16du:dateUtc="2026-07-16T13:24:00Z">
              <w:r w:rsidRPr="00BD3611" w:rsidDel="00352349">
                <w:rPr>
                  <w:rFonts w:ascii="Times New Roman" w:hAnsi="Times New Roman" w:cs="Times New Roman"/>
                  <w:b/>
                  <w:i w:val="0"/>
                  <w:iCs/>
                  <w:smallCaps w:val="0"/>
                  <w:sz w:val="21"/>
                  <w:szCs w:val="21"/>
                  <w:lang w:val="en-US"/>
                </w:rPr>
                <w:delText>Gymnasium Maria Regina</w:delText>
              </w:r>
            </w:del>
          </w:p>
        </w:tc>
        <w:tc>
          <w:tcPr>
            <w:tcW w:w="5253" w:type="dxa"/>
            <w:gridSpan w:val="7"/>
            <w:vAlign w:val="bottom"/>
            <w:tcPrChange w:id="106" w:author="David Döbele" w:date="2026-07-16T15:21:00Z" w16du:dateUtc="2026-07-16T13:21:00Z">
              <w:tcPr>
                <w:tcW w:w="5251" w:type="dxa"/>
                <w:gridSpan w:val="8"/>
                <w:vAlign w:val="bottom"/>
              </w:tcPr>
            </w:tcPrChange>
          </w:tcPr>
          <w:p w14:paraId="417BBC62" w14:textId="7D30551A" w:rsidR="00C83CE1" w:rsidRPr="00BD3611" w:rsidDel="00352349" w:rsidRDefault="00C83CE1" w:rsidP="001B7C3D">
            <w:pPr>
              <w:pStyle w:val="Ort"/>
              <w:rPr>
                <w:del w:id="107" w:author="David Döbele" w:date="2026-07-16T15:24:00Z" w16du:dateUtc="2026-07-16T13:24:00Z"/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del w:id="108" w:author="David Döbele" w:date="2026-07-16T15:24:00Z" w16du:dateUtc="2026-07-16T13:24:00Z">
              <w:r w:rsidRPr="00BD3611" w:rsidDel="00352349">
                <w:rPr>
                  <w:rFonts w:ascii="Times New Roman" w:hAnsi="Times New Roman" w:cs="Times New Roman"/>
                  <w:b/>
                  <w:bCs/>
                  <w:i w:val="0"/>
                  <w:iCs/>
                  <w:smallCaps w:val="0"/>
                  <w:sz w:val="20"/>
                  <w:szCs w:val="20"/>
                  <w:lang w:val="en-US"/>
                </w:rPr>
                <w:delText>Vienna, AT</w:delText>
              </w:r>
            </w:del>
          </w:p>
        </w:tc>
      </w:tr>
      <w:tr w:rsidR="00C83CE1" w:rsidRPr="00F44F5F" w:rsidDel="00352349" w14:paraId="058B134F" w14:textId="4E1AAD7D" w:rsidTr="00352349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09" w:author="David Döbele" w:date="2026-07-16T15:21:00Z" w16du:dateUtc="2026-07-16T13:21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del w:id="110" w:author="David Döbele" w:date="2026-07-16T15:24:00Z" w16du:dateUtc="2026-07-16T13:24:00Z"/>
          <w:trPrChange w:id="111" w:author="David Döbele" w:date="2026-07-16T15:21:00Z" w16du:dateUtc="2026-07-16T13:21:00Z">
            <w:trPr>
              <w:trHeight w:val="20"/>
            </w:trPr>
          </w:trPrChange>
        </w:trPr>
        <w:tc>
          <w:tcPr>
            <w:tcW w:w="5521" w:type="dxa"/>
            <w:gridSpan w:val="3"/>
            <w:vAlign w:val="bottom"/>
            <w:tcPrChange w:id="112" w:author="David Döbele" w:date="2026-07-16T15:21:00Z" w16du:dateUtc="2026-07-16T13:21:00Z">
              <w:tcPr>
                <w:tcW w:w="5523" w:type="dxa"/>
                <w:gridSpan w:val="3"/>
                <w:vAlign w:val="bottom"/>
              </w:tcPr>
            </w:tcPrChange>
          </w:tcPr>
          <w:p w14:paraId="146C8A72" w14:textId="272DA82E" w:rsidR="00C83CE1" w:rsidRPr="00BD3611" w:rsidDel="00352349" w:rsidRDefault="00A26313" w:rsidP="001B7C3D">
            <w:pPr>
              <w:pStyle w:val="Bullets"/>
              <w:numPr>
                <w:ilvl w:val="0"/>
                <w:numId w:val="0"/>
              </w:numPr>
              <w:rPr>
                <w:del w:id="113" w:author="David Döbele" w:date="2026-07-16T15:24:00Z" w16du:dateUtc="2026-07-16T13:24:00Z"/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del w:id="114" w:author="David Döbele" w:date="2026-07-16T15:24:00Z" w16du:dateUtc="2026-07-16T13:24:00Z">
              <w:r w:rsidRPr="00BD3611"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Mathematics Tutor (</w:delText>
              </w:r>
              <w:r w:rsidR="00292835"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s</w:delText>
              </w:r>
              <w:r w:rsidRPr="00BD3611"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elected by Faculty)</w:delText>
              </w:r>
            </w:del>
          </w:p>
        </w:tc>
        <w:tc>
          <w:tcPr>
            <w:tcW w:w="5253" w:type="dxa"/>
            <w:gridSpan w:val="7"/>
            <w:vAlign w:val="bottom"/>
            <w:tcPrChange w:id="115" w:author="David Döbele" w:date="2026-07-16T15:21:00Z" w16du:dateUtc="2026-07-16T13:21:00Z">
              <w:tcPr>
                <w:tcW w:w="5251" w:type="dxa"/>
                <w:gridSpan w:val="8"/>
                <w:vAlign w:val="bottom"/>
              </w:tcPr>
            </w:tcPrChange>
          </w:tcPr>
          <w:p w14:paraId="230803EB" w14:textId="2F7F9F9A" w:rsidR="00C83CE1" w:rsidRPr="00BD3611" w:rsidDel="00352349" w:rsidRDefault="00C83CE1" w:rsidP="001B7C3D">
            <w:pPr>
              <w:pStyle w:val="Bullets"/>
              <w:numPr>
                <w:ilvl w:val="0"/>
                <w:numId w:val="0"/>
              </w:numPr>
              <w:jc w:val="right"/>
              <w:rPr>
                <w:del w:id="116" w:author="David Döbele" w:date="2026-07-16T15:24:00Z" w16du:dateUtc="2026-07-16T13:24:00Z"/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  <w:del w:id="117" w:author="David Döbele" w:date="2026-07-16T15:24:00Z" w16du:dateUtc="2026-07-16T13:24:00Z">
              <w:r w:rsidRPr="00BD3611" w:rsidDel="00352349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09/2023 – 06/2024</w:delText>
              </w:r>
            </w:del>
          </w:p>
        </w:tc>
      </w:tr>
      <w:tr w:rsidR="00C83CE1" w:rsidRPr="005E0376" w:rsidDel="00352349" w14:paraId="4C5395C7" w14:textId="341DD3A6" w:rsidTr="00352349">
        <w:trPr>
          <w:trHeight w:val="20"/>
          <w:del w:id="118" w:author="David Döbele" w:date="2026-07-16T15:24:00Z" w16du:dateUtc="2026-07-16T13:24:00Z"/>
        </w:trPr>
        <w:tc>
          <w:tcPr>
            <w:tcW w:w="10774" w:type="dxa"/>
            <w:gridSpan w:val="10"/>
            <w:vAlign w:val="bottom"/>
          </w:tcPr>
          <w:p w14:paraId="0B14DC3F" w14:textId="533D5D6E" w:rsidR="00292835" w:rsidDel="00352349" w:rsidRDefault="00C627E8" w:rsidP="001B7C3D">
            <w:pPr>
              <w:pStyle w:val="Bullets"/>
              <w:rPr>
                <w:del w:id="119" w:author="David Döbele" w:date="2026-07-16T15:24:00Z" w16du:dateUtc="2026-07-16T13:24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del w:id="120" w:author="David Döbele" w:date="2026-07-16T15:24:00Z" w16du:dateUtc="2026-07-16T13:24:00Z">
              <w:r w:rsidRPr="00BD3611" w:rsidDel="00352349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 xml:space="preserve">Endorsed by senior mathematics faculty to tutor upper-secondary students, </w:delText>
              </w:r>
              <w:r w:rsidR="00316CB2" w:rsidRPr="00BD3611" w:rsidDel="00352349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 xml:space="preserve">breaking down </w:delText>
              </w:r>
              <w:r w:rsidRPr="00BD3611" w:rsidDel="00352349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 xml:space="preserve">complex </w:delText>
              </w:r>
            </w:del>
          </w:p>
          <w:p w14:paraId="4370755F" w14:textId="5C39E548" w:rsidR="00C83CE1" w:rsidRPr="00BD3611" w:rsidDel="00352349" w:rsidRDefault="00C627E8" w:rsidP="00BD3611">
            <w:pPr>
              <w:pStyle w:val="Bullets"/>
              <w:numPr>
                <w:ilvl w:val="0"/>
                <w:numId w:val="0"/>
              </w:numPr>
              <w:ind w:left="720"/>
              <w:rPr>
                <w:del w:id="121" w:author="David Döbele" w:date="2026-07-16T15:24:00Z" w16du:dateUtc="2026-07-16T13:24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del w:id="122" w:author="David Döbele" w:date="2026-07-16T15:24:00Z" w16du:dateUtc="2026-07-16T13:24:00Z">
              <w:r w:rsidRPr="00BD3611" w:rsidDel="00352349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concepts to drive measurable academic improvements</w:delText>
              </w:r>
            </w:del>
          </w:p>
        </w:tc>
      </w:tr>
      <w:tr w:rsidR="00C83CE1" w:rsidRPr="00F44F5F" w:rsidDel="00352349" w14:paraId="1C9324D6" w14:textId="31DFB169" w:rsidTr="00352349">
        <w:trPr>
          <w:trHeight w:val="510"/>
          <w:del w:id="123" w:author="David Döbele" w:date="2026-07-16T15:24:00Z" w16du:dateUtc="2026-07-16T13:24:00Z"/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</w:tcPr>
          <w:p w14:paraId="3DA5CC15" w14:textId="3A49877E" w:rsidR="00C83CE1" w:rsidRPr="00BD3611" w:rsidDel="00352349" w:rsidRDefault="00C83CE1" w:rsidP="001B7C3D">
            <w:pPr>
              <w:pStyle w:val="BERSCHRIFT"/>
              <w:rPr>
                <w:del w:id="124" w:author="David Döbele" w:date="2026-07-16T15:24:00Z" w16du:dateUtc="2026-07-16T13:24:00Z"/>
                <w:rFonts w:ascii="Times New Roman" w:hAnsi="Times New Roman" w:cs="Times New Roman"/>
                <w:i/>
                <w:smallCaps w:val="0"/>
                <w:sz w:val="26"/>
                <w:szCs w:val="26"/>
                <w:lang w:val="en-US"/>
              </w:rPr>
            </w:pPr>
            <w:del w:id="125" w:author="David Döbele" w:date="2026-07-16T15:24:00Z" w16du:dateUtc="2026-07-16T13:24:00Z">
              <w:r w:rsidRPr="00BD3611" w:rsidDel="00352349">
                <w:rPr>
                  <w:rFonts w:ascii="Times New Roman" w:hAnsi="Times New Roman" w:cs="Times New Roman"/>
                  <w:smallCaps w:val="0"/>
                  <w:sz w:val="28"/>
                  <w:lang w:val="en-US"/>
                </w:rPr>
                <w:delText>EXTRACURRICULAR ACTIVITIES</w:delText>
              </w:r>
            </w:del>
          </w:p>
        </w:tc>
      </w:tr>
      <w:tr w:rsidR="00E7600F" w:rsidRPr="00F44F5F" w:rsidDel="00352349" w14:paraId="32ADAE4A" w14:textId="78C1C20B" w:rsidTr="00352349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26" w:author="David Döbele" w:date="2026-07-16T15:21:00Z" w16du:dateUtc="2026-07-16T13:21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del w:id="127" w:author="David Döbele" w:date="2026-07-16T15:24:00Z" w16du:dateUtc="2026-07-16T13:24:00Z"/>
          <w:trPrChange w:id="128" w:author="David Döbele" w:date="2026-07-16T15:21:00Z" w16du:dateUtc="2026-07-16T13:21:00Z">
            <w:trPr>
              <w:trHeight w:val="340"/>
            </w:trPr>
          </w:trPrChange>
        </w:trPr>
        <w:tc>
          <w:tcPr>
            <w:tcW w:w="5521" w:type="dxa"/>
            <w:gridSpan w:val="3"/>
            <w:tcBorders>
              <w:top w:val="single" w:sz="4" w:space="0" w:color="auto"/>
            </w:tcBorders>
            <w:vAlign w:val="bottom"/>
            <w:tcPrChange w:id="129" w:author="David Döbele" w:date="2026-07-16T15:21:00Z" w16du:dateUtc="2026-07-16T13:21:00Z">
              <w:tcPr>
                <w:tcW w:w="5523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3F8EC19" w14:textId="0C755817" w:rsidR="00E7600F" w:rsidRPr="00BD3611" w:rsidDel="00352349" w:rsidRDefault="009D5A0C" w:rsidP="001B7C3D">
            <w:pPr>
              <w:pStyle w:val="Ort"/>
              <w:jc w:val="left"/>
              <w:rPr>
                <w:del w:id="130" w:author="David Döbele" w:date="2026-07-16T15:24:00Z" w16du:dateUtc="2026-07-16T13:24:00Z"/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</w:pPr>
            <w:del w:id="131" w:author="David Döbele" w:date="2026-07-16T15:24:00Z" w16du:dateUtc="2026-07-16T13:24:00Z">
              <w:r w:rsidRPr="00BD3611" w:rsidDel="00352349">
                <w:rPr>
                  <w:rFonts w:ascii="Times New Roman" w:hAnsi="Times New Roman" w:cs="Times New Roman"/>
                  <w:b/>
                  <w:i w:val="0"/>
                  <w:iCs/>
                  <w:smallCaps w:val="0"/>
                  <w:sz w:val="21"/>
                  <w:szCs w:val="21"/>
                  <w:lang w:val="en-US"/>
                </w:rPr>
                <w:delText>ESCP Wealth Partners Society</w:delText>
              </w:r>
            </w:del>
          </w:p>
        </w:tc>
        <w:tc>
          <w:tcPr>
            <w:tcW w:w="5253" w:type="dxa"/>
            <w:gridSpan w:val="7"/>
            <w:tcBorders>
              <w:top w:val="single" w:sz="4" w:space="0" w:color="auto"/>
            </w:tcBorders>
            <w:vAlign w:val="bottom"/>
            <w:tcPrChange w:id="132" w:author="David Döbele" w:date="2026-07-16T15:21:00Z" w16du:dateUtc="2026-07-16T13:21:00Z">
              <w:tcPr>
                <w:tcW w:w="5251" w:type="dxa"/>
                <w:gridSpan w:val="8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F866A6E" w14:textId="17AD91DE" w:rsidR="00E7600F" w:rsidRPr="00BD3611" w:rsidDel="00352349" w:rsidRDefault="00E7600F" w:rsidP="001B7C3D">
            <w:pPr>
              <w:pStyle w:val="Ort"/>
              <w:rPr>
                <w:del w:id="133" w:author="David Döbele" w:date="2026-07-16T15:24:00Z" w16du:dateUtc="2026-07-16T13:24:00Z"/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del w:id="134" w:author="David Döbele" w:date="2026-07-16T15:24:00Z" w16du:dateUtc="2026-07-16T13:24:00Z">
              <w:r w:rsidRPr="00BD3611" w:rsidDel="00352349">
                <w:rPr>
                  <w:rFonts w:ascii="Times New Roman" w:hAnsi="Times New Roman" w:cs="Times New Roman"/>
                  <w:b/>
                  <w:bCs/>
                  <w:i w:val="0"/>
                  <w:iCs/>
                  <w:smallCaps w:val="0"/>
                  <w:sz w:val="20"/>
                  <w:szCs w:val="20"/>
                  <w:lang w:val="en-US"/>
                </w:rPr>
                <w:delText>Berlin,</w:delText>
              </w:r>
              <w:r w:rsidR="00652684" w:rsidRPr="00BD3611" w:rsidDel="00352349">
                <w:rPr>
                  <w:rFonts w:ascii="Times New Roman" w:hAnsi="Times New Roman" w:cs="Times New Roman"/>
                  <w:b/>
                  <w:bCs/>
                  <w:i w:val="0"/>
                  <w:iCs/>
                  <w:smallCaps w:val="0"/>
                  <w:sz w:val="20"/>
                  <w:szCs w:val="20"/>
                  <w:lang w:val="en-US"/>
                </w:rPr>
                <w:delText xml:space="preserve"> DE</w:delText>
              </w:r>
              <w:r w:rsidRPr="00BD3611" w:rsidDel="00352349">
                <w:rPr>
                  <w:rFonts w:ascii="Times New Roman" w:hAnsi="Times New Roman" w:cs="Times New Roman"/>
                  <w:b/>
                  <w:bCs/>
                  <w:i w:val="0"/>
                  <w:iCs/>
                  <w:smallCaps w:val="0"/>
                  <w:sz w:val="20"/>
                  <w:szCs w:val="20"/>
                  <w:lang w:val="en-US"/>
                </w:rPr>
                <w:delText xml:space="preserve"> </w:delText>
              </w:r>
            </w:del>
          </w:p>
        </w:tc>
      </w:tr>
      <w:tr w:rsidR="00E7600F" w:rsidRPr="00F44F5F" w:rsidDel="00352349" w14:paraId="7AFC0A45" w14:textId="3A399955" w:rsidTr="00352349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35" w:author="David Döbele" w:date="2026-07-16T15:21:00Z" w16du:dateUtc="2026-07-16T13:21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del w:id="136" w:author="David Döbele" w:date="2026-07-16T15:24:00Z" w16du:dateUtc="2026-07-16T13:24:00Z"/>
          <w:trPrChange w:id="137" w:author="David Döbele" w:date="2026-07-16T15:21:00Z" w16du:dateUtc="2026-07-16T13:21:00Z">
            <w:trPr>
              <w:trHeight w:val="20"/>
            </w:trPr>
          </w:trPrChange>
        </w:trPr>
        <w:tc>
          <w:tcPr>
            <w:tcW w:w="5521" w:type="dxa"/>
            <w:gridSpan w:val="3"/>
            <w:vAlign w:val="bottom"/>
            <w:tcPrChange w:id="138" w:author="David Döbele" w:date="2026-07-16T15:21:00Z" w16du:dateUtc="2026-07-16T13:21:00Z">
              <w:tcPr>
                <w:tcW w:w="5523" w:type="dxa"/>
                <w:gridSpan w:val="3"/>
                <w:vAlign w:val="bottom"/>
              </w:tcPr>
            </w:tcPrChange>
          </w:tcPr>
          <w:p w14:paraId="4C042CCA" w14:textId="35D37CCC" w:rsidR="00E7600F" w:rsidRPr="00BD3611" w:rsidDel="00352349" w:rsidRDefault="00E7600F" w:rsidP="001B7C3D">
            <w:pPr>
              <w:pStyle w:val="Beschreibung"/>
              <w:rPr>
                <w:del w:id="139" w:author="David Döbele" w:date="2026-07-16T15:24:00Z" w16du:dateUtc="2026-07-16T13:24:00Z"/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del w:id="140" w:author="David Döbele" w:date="2026-07-16T15:24:00Z" w16du:dateUtc="2026-07-16T13:24:00Z">
              <w:r w:rsidRPr="00BD3611" w:rsidDel="00352349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en-US"/>
                </w:rPr>
                <w:delText>Analyst</w:delText>
              </w:r>
            </w:del>
          </w:p>
        </w:tc>
        <w:tc>
          <w:tcPr>
            <w:tcW w:w="5253" w:type="dxa"/>
            <w:gridSpan w:val="7"/>
            <w:vAlign w:val="bottom"/>
            <w:tcPrChange w:id="141" w:author="David Döbele" w:date="2026-07-16T15:21:00Z" w16du:dateUtc="2026-07-16T13:21:00Z">
              <w:tcPr>
                <w:tcW w:w="5251" w:type="dxa"/>
                <w:gridSpan w:val="8"/>
                <w:vAlign w:val="bottom"/>
              </w:tcPr>
            </w:tcPrChange>
          </w:tcPr>
          <w:p w14:paraId="57372E67" w14:textId="408144CF" w:rsidR="00E7600F" w:rsidRPr="00BD3611" w:rsidDel="00352349" w:rsidRDefault="00E7600F" w:rsidP="001B7C3D">
            <w:pPr>
              <w:pStyle w:val="Bullets"/>
              <w:numPr>
                <w:ilvl w:val="0"/>
                <w:numId w:val="0"/>
              </w:numPr>
              <w:jc w:val="right"/>
              <w:rPr>
                <w:del w:id="142" w:author="David Döbele" w:date="2026-07-16T15:24:00Z" w16du:dateUtc="2026-07-16T13:24:00Z"/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  <w:lang w:val="en-US"/>
              </w:rPr>
            </w:pPr>
            <w:del w:id="143" w:author="David Döbele" w:date="2026-07-16T15:24:00Z" w16du:dateUtc="2026-07-16T13:24:00Z">
              <w:r w:rsidRPr="00BD3611" w:rsidDel="00352349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09/</w:delText>
              </w:r>
              <w:r w:rsidR="00652684" w:rsidRPr="00BD3611" w:rsidDel="00352349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20</w:delText>
              </w:r>
              <w:r w:rsidRPr="00BD3611" w:rsidDel="00352349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 xml:space="preserve">25 – </w:delText>
              </w:r>
              <w:r w:rsidR="006B3D2E" w:rsidRPr="00BD3611" w:rsidDel="00352349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p</w:delText>
              </w:r>
              <w:r w:rsidRPr="00BD3611" w:rsidDel="00352349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resent</w:delText>
              </w:r>
              <w:r w:rsidRPr="00BD3611" w:rsidDel="00352349">
                <w:rPr>
                  <w:rFonts w:ascii="Times New Roman" w:hAnsi="Times New Roman" w:cs="Times New Roman"/>
                  <w:b/>
                  <w:bCs/>
                  <w:i w:val="0"/>
                  <w:iCs w:val="0"/>
                  <w:smallCaps/>
                  <w:sz w:val="20"/>
                  <w:szCs w:val="20"/>
                  <w:lang w:val="en-US"/>
                </w:rPr>
                <w:delText xml:space="preserve"> </w:delText>
              </w:r>
            </w:del>
          </w:p>
        </w:tc>
      </w:tr>
      <w:tr w:rsidR="00C83CE1" w:rsidRPr="00F44F5F" w:rsidDel="00352349" w14:paraId="380E7450" w14:textId="48FE6167" w:rsidTr="00352349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44" w:author="David Döbele" w:date="2026-07-16T15:21:00Z" w16du:dateUtc="2026-07-16T13:21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del w:id="145" w:author="David Döbele" w:date="2026-07-16T15:24:00Z" w16du:dateUtc="2026-07-16T13:24:00Z"/>
          <w:trPrChange w:id="146" w:author="David Döbele" w:date="2026-07-16T15:21:00Z" w16du:dateUtc="2026-07-16T13:21:00Z">
            <w:trPr>
              <w:trHeight w:val="340"/>
            </w:trPr>
          </w:trPrChange>
        </w:trPr>
        <w:tc>
          <w:tcPr>
            <w:tcW w:w="5521" w:type="dxa"/>
            <w:gridSpan w:val="3"/>
            <w:vAlign w:val="bottom"/>
            <w:tcPrChange w:id="147" w:author="David Döbele" w:date="2026-07-16T15:21:00Z" w16du:dateUtc="2026-07-16T13:21:00Z">
              <w:tcPr>
                <w:tcW w:w="5523" w:type="dxa"/>
                <w:gridSpan w:val="3"/>
                <w:vAlign w:val="bottom"/>
              </w:tcPr>
            </w:tcPrChange>
          </w:tcPr>
          <w:p w14:paraId="1EFC78A2" w14:textId="2428208B" w:rsidR="00C83CE1" w:rsidRPr="00BD3611" w:rsidDel="00352349" w:rsidRDefault="00C83CE1" w:rsidP="001B7C3D">
            <w:pPr>
              <w:pStyle w:val="Ort"/>
              <w:jc w:val="left"/>
              <w:rPr>
                <w:del w:id="148" w:author="David Döbele" w:date="2026-07-16T15:24:00Z" w16du:dateUtc="2026-07-16T13:24:00Z"/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del w:id="149" w:author="David Döbele" w:date="2026-07-16T15:24:00Z" w16du:dateUtc="2026-07-16T13:24:00Z">
              <w:r w:rsidRPr="00BD3611" w:rsidDel="00352349">
                <w:rPr>
                  <w:rFonts w:ascii="Times New Roman" w:hAnsi="Times New Roman" w:cs="Times New Roman"/>
                  <w:b/>
                  <w:i w:val="0"/>
                  <w:iCs/>
                  <w:smallCaps w:val="0"/>
                  <w:sz w:val="21"/>
                  <w:szCs w:val="21"/>
                  <w:lang w:val="en-US"/>
                </w:rPr>
                <w:delText>Gymnasium Maria Regina</w:delText>
              </w:r>
            </w:del>
          </w:p>
        </w:tc>
        <w:tc>
          <w:tcPr>
            <w:tcW w:w="5253" w:type="dxa"/>
            <w:gridSpan w:val="7"/>
            <w:vAlign w:val="bottom"/>
            <w:tcPrChange w:id="150" w:author="David Döbele" w:date="2026-07-16T15:21:00Z" w16du:dateUtc="2026-07-16T13:21:00Z">
              <w:tcPr>
                <w:tcW w:w="5251" w:type="dxa"/>
                <w:gridSpan w:val="8"/>
                <w:vAlign w:val="bottom"/>
              </w:tcPr>
            </w:tcPrChange>
          </w:tcPr>
          <w:p w14:paraId="56ACA3A2" w14:textId="56850ADB" w:rsidR="00C83CE1" w:rsidRPr="00BD3611" w:rsidDel="00352349" w:rsidRDefault="00C83CE1" w:rsidP="001B7C3D">
            <w:pPr>
              <w:pStyle w:val="Ort"/>
              <w:rPr>
                <w:del w:id="151" w:author="David Döbele" w:date="2026-07-16T15:24:00Z" w16du:dateUtc="2026-07-16T13:24:00Z"/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del w:id="152" w:author="David Döbele" w:date="2026-07-16T15:24:00Z" w16du:dateUtc="2026-07-16T13:24:00Z">
              <w:r w:rsidRPr="00BD3611" w:rsidDel="00352349">
                <w:rPr>
                  <w:rFonts w:ascii="Times New Roman" w:hAnsi="Times New Roman" w:cs="Times New Roman"/>
                  <w:b/>
                  <w:bCs/>
                  <w:i w:val="0"/>
                  <w:iCs/>
                  <w:smallCaps w:val="0"/>
                  <w:sz w:val="20"/>
                  <w:szCs w:val="20"/>
                  <w:lang w:val="en-US"/>
                </w:rPr>
                <w:delText>Vienna, AT</w:delText>
              </w:r>
            </w:del>
          </w:p>
        </w:tc>
      </w:tr>
      <w:tr w:rsidR="00C83CE1" w:rsidRPr="00F44F5F" w:rsidDel="00352349" w14:paraId="21B9E784" w14:textId="23085B3E" w:rsidTr="00352349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53" w:author="David Döbele" w:date="2026-07-16T15:21:00Z" w16du:dateUtc="2026-07-16T13:21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del w:id="154" w:author="David Döbele" w:date="2026-07-16T15:24:00Z" w16du:dateUtc="2026-07-16T13:24:00Z"/>
          <w:trPrChange w:id="155" w:author="David Döbele" w:date="2026-07-16T15:21:00Z" w16du:dateUtc="2026-07-16T13:21:00Z">
            <w:trPr>
              <w:trHeight w:val="20"/>
            </w:trPr>
          </w:trPrChange>
        </w:trPr>
        <w:tc>
          <w:tcPr>
            <w:tcW w:w="6235" w:type="dxa"/>
            <w:gridSpan w:val="5"/>
            <w:vAlign w:val="bottom"/>
            <w:tcPrChange w:id="156" w:author="David Döbele" w:date="2026-07-16T15:21:00Z" w16du:dateUtc="2026-07-16T13:21:00Z">
              <w:tcPr>
                <w:tcW w:w="6237" w:type="dxa"/>
                <w:gridSpan w:val="7"/>
                <w:vAlign w:val="bottom"/>
              </w:tcPr>
            </w:tcPrChange>
          </w:tcPr>
          <w:p w14:paraId="1D910193" w14:textId="6296287E" w:rsidR="00C83CE1" w:rsidRPr="00BD3611" w:rsidDel="00352349" w:rsidRDefault="00C83CE1" w:rsidP="001B7C3D">
            <w:pPr>
              <w:pStyle w:val="Beschreibung"/>
              <w:rPr>
                <w:del w:id="157" w:author="David Döbele" w:date="2026-07-16T15:24:00Z" w16du:dateUtc="2026-07-16T13:24:00Z"/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del w:id="158" w:author="David Döbele" w:date="2026-07-16T15:24:00Z" w16du:dateUtc="2026-07-16T13:24:00Z">
              <w:r w:rsidRPr="00BD3611" w:rsidDel="00352349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en-US"/>
                </w:rPr>
                <w:delText>Class Representative (</w:delText>
              </w:r>
              <w:r w:rsidR="0042742B" w:rsidRPr="00BD3611" w:rsidDel="00352349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en-US"/>
                </w:rPr>
                <w:delText>eight to twelfth</w:delText>
              </w:r>
              <w:r w:rsidRPr="00BD3611" w:rsidDel="00352349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en-US"/>
                </w:rPr>
                <w:delText xml:space="preserve"> school year)</w:delText>
              </w:r>
            </w:del>
          </w:p>
        </w:tc>
        <w:tc>
          <w:tcPr>
            <w:tcW w:w="4539" w:type="dxa"/>
            <w:gridSpan w:val="5"/>
            <w:vAlign w:val="bottom"/>
            <w:tcPrChange w:id="159" w:author="David Döbele" w:date="2026-07-16T15:21:00Z" w16du:dateUtc="2026-07-16T13:21:00Z">
              <w:tcPr>
                <w:tcW w:w="4537" w:type="dxa"/>
                <w:gridSpan w:val="4"/>
                <w:vAlign w:val="bottom"/>
              </w:tcPr>
            </w:tcPrChange>
          </w:tcPr>
          <w:p w14:paraId="5EF61614" w14:textId="482DE072" w:rsidR="00C83CE1" w:rsidRPr="00BD3611" w:rsidDel="00352349" w:rsidRDefault="00C83CE1" w:rsidP="001B7C3D">
            <w:pPr>
              <w:pStyle w:val="Bullets"/>
              <w:numPr>
                <w:ilvl w:val="0"/>
                <w:numId w:val="0"/>
              </w:numPr>
              <w:jc w:val="right"/>
              <w:rPr>
                <w:del w:id="160" w:author="David Döbele" w:date="2026-07-16T15:24:00Z" w16du:dateUtc="2026-07-16T13:24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del w:id="161" w:author="David Döbele" w:date="2026-07-16T15:24:00Z" w16du:dateUtc="2026-07-16T13:24:00Z">
              <w:r w:rsidRPr="00BD3611" w:rsidDel="00352349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09/2021 – 06/2024</w:delText>
              </w:r>
            </w:del>
          </w:p>
        </w:tc>
      </w:tr>
      <w:tr w:rsidR="00C83CE1" w:rsidRPr="005E0376" w:rsidDel="00352349" w14:paraId="5EEEF620" w14:textId="0558E14A" w:rsidTr="00352349">
        <w:trPr>
          <w:trHeight w:val="20"/>
          <w:del w:id="162" w:author="David Döbele" w:date="2026-07-16T15:24:00Z" w16du:dateUtc="2026-07-16T13:24:00Z"/>
        </w:trPr>
        <w:tc>
          <w:tcPr>
            <w:tcW w:w="10774" w:type="dxa"/>
            <w:gridSpan w:val="10"/>
            <w:vAlign w:val="bottom"/>
          </w:tcPr>
          <w:p w14:paraId="73F37C28" w14:textId="5726C4CD" w:rsidR="00C83CE1" w:rsidRPr="00BD3611" w:rsidDel="00352349" w:rsidRDefault="00C83CE1">
            <w:pPr>
              <w:pStyle w:val="Beschreibung"/>
              <w:numPr>
                <w:ilvl w:val="0"/>
                <w:numId w:val="3"/>
              </w:numPr>
              <w:rPr>
                <w:del w:id="163" w:author="David Döbele" w:date="2026-07-16T15:24:00Z" w16du:dateUtc="2026-07-16T13:24:00Z"/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del w:id="164" w:author="David Döbele" w:date="2026-07-16T15:24:00Z" w16du:dateUtc="2026-07-16T13:24:00Z">
              <w:r w:rsidRPr="00BD3611" w:rsidDel="00352349">
                <w:rPr>
                  <w:rFonts w:ascii="Times New Roman" w:hAnsi="Times New Roman" w:cs="Times New Roman"/>
                  <w:iCs/>
                  <w:sz w:val="20"/>
                  <w:szCs w:val="20"/>
                  <w:lang w:val="en-US"/>
                </w:rPr>
                <w:delText xml:space="preserve">Represented the class, </w:delText>
              </w:r>
              <w:r w:rsidR="00292835" w:rsidRPr="00292835" w:rsidDel="00352349">
                <w:rPr>
                  <w:rFonts w:ascii="Times New Roman" w:hAnsi="Times New Roman" w:cs="Times New Roman"/>
                  <w:iCs/>
                  <w:sz w:val="20"/>
                  <w:szCs w:val="20"/>
                  <w:lang w:val="en-US"/>
                </w:rPr>
                <w:delText>organized</w:delText>
              </w:r>
              <w:r w:rsidRPr="00BD3611" w:rsidDel="00352349">
                <w:rPr>
                  <w:rFonts w:ascii="Times New Roman" w:hAnsi="Times New Roman" w:cs="Times New Roman"/>
                  <w:iCs/>
                  <w:sz w:val="20"/>
                  <w:szCs w:val="20"/>
                  <w:lang w:val="en-US"/>
                </w:rPr>
                <w:delText xml:space="preserve"> school projects, and mediated between students and teachers</w:delText>
              </w:r>
            </w:del>
          </w:p>
        </w:tc>
      </w:tr>
      <w:tr w:rsidR="0097626F" w:rsidRPr="00F44F5F" w:rsidDel="00352349" w14:paraId="1311068E" w14:textId="53E02D8B" w:rsidTr="00352349">
        <w:trPr>
          <w:trHeight w:val="510"/>
          <w:del w:id="165" w:author="David Döbele" w:date="2026-07-16T15:25:00Z" w16du:dateUtc="2026-07-16T13:25:00Z"/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</w:tcPr>
          <w:p w14:paraId="10652389" w14:textId="50C9416F" w:rsidR="0097626F" w:rsidRPr="00BD3611" w:rsidDel="00352349" w:rsidRDefault="0097626F" w:rsidP="001B7C3D">
            <w:pPr>
              <w:pStyle w:val="BERSCHRIFT"/>
              <w:rPr>
                <w:del w:id="166" w:author="David Döbele" w:date="2026-07-16T15:25:00Z" w16du:dateUtc="2026-07-16T13:25:00Z"/>
                <w:rFonts w:ascii="Times New Roman" w:hAnsi="Times New Roman" w:cs="Times New Roman"/>
                <w:smallCaps w:val="0"/>
                <w:sz w:val="28"/>
                <w:lang w:val="en-US"/>
              </w:rPr>
            </w:pPr>
            <w:del w:id="167" w:author="David Döbele" w:date="2026-07-16T15:25:00Z" w16du:dateUtc="2026-07-16T13:25:00Z">
              <w:r w:rsidRPr="00BD3611" w:rsidDel="00352349">
                <w:rPr>
                  <w:rFonts w:ascii="Times New Roman" w:hAnsi="Times New Roman" w:cs="Times New Roman"/>
                  <w:caps/>
                  <w:smallCaps w:val="0"/>
                  <w:sz w:val="28"/>
                  <w:lang w:val="en-US"/>
                </w:rPr>
                <w:delText>AThletic Achievements</w:delText>
              </w:r>
            </w:del>
          </w:p>
        </w:tc>
      </w:tr>
      <w:tr w:rsidR="00E02854" w:rsidRPr="00775DB4" w:rsidDel="00352349" w14:paraId="0E7915C9" w14:textId="47812F70" w:rsidTr="00352349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68" w:author="David Döbele" w:date="2026-07-16T15:21:00Z" w16du:dateUtc="2026-07-16T13:21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del w:id="169" w:author="David Döbele" w:date="2026-07-16T15:25:00Z" w16du:dateUtc="2026-07-16T13:25:00Z"/>
          <w:trPrChange w:id="170" w:author="David Döbele" w:date="2026-07-16T15:21:00Z" w16du:dateUtc="2026-07-16T13:21:00Z">
            <w:trPr>
              <w:trHeight w:val="340"/>
            </w:trPr>
          </w:trPrChange>
        </w:trPr>
        <w:tc>
          <w:tcPr>
            <w:tcW w:w="5101" w:type="dxa"/>
            <w:gridSpan w:val="2"/>
            <w:tcBorders>
              <w:top w:val="single" w:sz="4" w:space="0" w:color="auto"/>
            </w:tcBorders>
            <w:vAlign w:val="bottom"/>
            <w:tcPrChange w:id="171" w:author="David Döbele" w:date="2026-07-16T15:21:00Z" w16du:dateUtc="2026-07-16T13:21:00Z">
              <w:tcPr>
                <w:tcW w:w="5103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F352984" w14:textId="6682D31C" w:rsidR="00E02854" w:rsidRPr="00BD3611" w:rsidDel="00352349" w:rsidRDefault="00E02854" w:rsidP="001B7C3D">
            <w:pPr>
              <w:rPr>
                <w:del w:id="172" w:author="David Döbele" w:date="2026-07-16T15:25:00Z" w16du:dateUtc="2026-07-16T13:25:00Z"/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del w:id="173" w:author="David Döbele" w:date="2026-07-16T15:25:00Z" w16du:dateUtc="2026-07-16T13:25:00Z">
              <w:r w:rsidRPr="00BD3611" w:rsidDel="00352349">
                <w:rPr>
                  <w:rFonts w:ascii="Times New Roman" w:hAnsi="Times New Roman" w:cs="Times New Roman"/>
                  <w:b/>
                  <w:sz w:val="21"/>
                  <w:szCs w:val="21"/>
                  <w:lang w:val="en-US"/>
                </w:rPr>
                <w:delText>ESCP Basketball</w:delText>
              </w:r>
            </w:del>
          </w:p>
        </w:tc>
        <w:tc>
          <w:tcPr>
            <w:tcW w:w="5673" w:type="dxa"/>
            <w:gridSpan w:val="8"/>
            <w:tcBorders>
              <w:top w:val="single" w:sz="4" w:space="0" w:color="auto"/>
            </w:tcBorders>
            <w:vAlign w:val="bottom"/>
            <w:tcPrChange w:id="174" w:author="David Döbele" w:date="2026-07-16T15:21:00Z" w16du:dateUtc="2026-07-16T13:21:00Z">
              <w:tcPr>
                <w:tcW w:w="5671" w:type="dxa"/>
                <w:gridSpan w:val="9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5865BB6" w14:textId="798D945A" w:rsidR="00E02854" w:rsidRPr="00BD3611" w:rsidDel="00352349" w:rsidRDefault="00E02854" w:rsidP="001B7C3D">
            <w:pPr>
              <w:pStyle w:val="Ort"/>
              <w:rPr>
                <w:del w:id="175" w:author="David Döbele" w:date="2026-07-16T15:25:00Z" w16du:dateUtc="2026-07-16T13:25:00Z"/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del w:id="176" w:author="David Döbele" w:date="2026-07-16T15:25:00Z" w16du:dateUtc="2026-07-16T13:25:00Z">
              <w:r w:rsidRPr="00BD3611" w:rsidDel="00352349">
                <w:rPr>
                  <w:rFonts w:ascii="Times New Roman" w:hAnsi="Times New Roman" w:cs="Times New Roman"/>
                  <w:b/>
                  <w:bCs/>
                  <w:i w:val="0"/>
                  <w:iCs/>
                  <w:smallCaps w:val="0"/>
                  <w:sz w:val="20"/>
                  <w:szCs w:val="20"/>
                  <w:lang w:val="en-US"/>
                </w:rPr>
                <w:delText>Berlin, DE</w:delText>
              </w:r>
            </w:del>
          </w:p>
        </w:tc>
      </w:tr>
      <w:tr w:rsidR="00E02854" w:rsidRPr="00775DB4" w:rsidDel="00352349" w14:paraId="27004A42" w14:textId="1411A47B" w:rsidTr="00352349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77" w:author="David Döbele" w:date="2026-07-16T15:21:00Z" w16du:dateUtc="2026-07-16T13:21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del w:id="178" w:author="David Döbele" w:date="2026-07-16T15:25:00Z" w16du:dateUtc="2026-07-16T13:25:00Z"/>
          <w:trPrChange w:id="179" w:author="David Döbele" w:date="2026-07-16T15:21:00Z" w16du:dateUtc="2026-07-16T13:21:00Z">
            <w:trPr>
              <w:trHeight w:val="20"/>
            </w:trPr>
          </w:trPrChange>
        </w:trPr>
        <w:tc>
          <w:tcPr>
            <w:tcW w:w="5101" w:type="dxa"/>
            <w:gridSpan w:val="2"/>
            <w:vAlign w:val="bottom"/>
            <w:tcPrChange w:id="180" w:author="David Döbele" w:date="2026-07-16T15:21:00Z" w16du:dateUtc="2026-07-16T13:21:00Z">
              <w:tcPr>
                <w:tcW w:w="5103" w:type="dxa"/>
                <w:gridSpan w:val="2"/>
                <w:vAlign w:val="bottom"/>
              </w:tcPr>
            </w:tcPrChange>
          </w:tcPr>
          <w:p w14:paraId="56456A21" w14:textId="7B8430D8" w:rsidR="00E02854" w:rsidRPr="00BD3611" w:rsidDel="00352349" w:rsidRDefault="00292835" w:rsidP="00E02854">
            <w:pPr>
              <w:pStyle w:val="Bullets"/>
              <w:numPr>
                <w:ilvl w:val="0"/>
                <w:numId w:val="0"/>
              </w:numPr>
              <w:rPr>
                <w:del w:id="181" w:author="David Döbele" w:date="2026-07-16T15:25:00Z" w16du:dateUtc="2026-07-16T13:25:00Z"/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del w:id="182" w:author="David Döbele" w:date="2026-07-16T15:25:00Z" w16du:dateUtc="2026-07-16T13:25:00Z">
              <w:r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 xml:space="preserve">Member of the </w:delText>
              </w:r>
              <w:r w:rsidR="00E02854" w:rsidRPr="00BD3611"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ESCP Varsity Basketball Team</w:delText>
              </w:r>
            </w:del>
          </w:p>
        </w:tc>
        <w:tc>
          <w:tcPr>
            <w:tcW w:w="5673" w:type="dxa"/>
            <w:gridSpan w:val="8"/>
            <w:vAlign w:val="bottom"/>
            <w:tcPrChange w:id="183" w:author="David Döbele" w:date="2026-07-16T15:21:00Z" w16du:dateUtc="2026-07-16T13:21:00Z">
              <w:tcPr>
                <w:tcW w:w="5671" w:type="dxa"/>
                <w:gridSpan w:val="9"/>
                <w:vAlign w:val="bottom"/>
              </w:tcPr>
            </w:tcPrChange>
          </w:tcPr>
          <w:p w14:paraId="400550FA" w14:textId="18F1ECAF" w:rsidR="00E02854" w:rsidRPr="00BD3611" w:rsidDel="00352349" w:rsidRDefault="00E02854" w:rsidP="00E02854">
            <w:pPr>
              <w:pStyle w:val="Bullets"/>
              <w:numPr>
                <w:ilvl w:val="0"/>
                <w:numId w:val="0"/>
              </w:numPr>
              <w:jc w:val="right"/>
              <w:rPr>
                <w:del w:id="184" w:author="David Döbele" w:date="2026-07-16T15:25:00Z" w16du:dateUtc="2026-07-16T13:25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del w:id="185" w:author="David Döbele" w:date="2026-07-16T15:25:00Z" w16du:dateUtc="2026-07-16T13:25:00Z">
              <w:r w:rsidRPr="00BD3611" w:rsidDel="00352349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09/2025 – present</w:delText>
              </w:r>
            </w:del>
          </w:p>
        </w:tc>
      </w:tr>
      <w:tr w:rsidR="00E02854" w:rsidRPr="00775DB4" w:rsidDel="00352349" w14:paraId="21DC7A47" w14:textId="2B51DA2A" w:rsidTr="00352349">
        <w:trPr>
          <w:trHeight w:val="340"/>
          <w:del w:id="186" w:author="David Döbele" w:date="2026-07-16T15:25:00Z" w16du:dateUtc="2026-07-16T13:25:00Z"/>
        </w:trPr>
        <w:tc>
          <w:tcPr>
            <w:tcW w:w="10774" w:type="dxa"/>
            <w:gridSpan w:val="10"/>
            <w:vAlign w:val="bottom"/>
          </w:tcPr>
          <w:p w14:paraId="512D8BBC" w14:textId="3C6CA5C0" w:rsidR="00E02854" w:rsidRPr="00BD3611" w:rsidDel="00352349" w:rsidRDefault="00E02854" w:rsidP="00E02854">
            <w:pPr>
              <w:pStyle w:val="Bullets"/>
              <w:ind w:left="714" w:hanging="357"/>
              <w:rPr>
                <w:del w:id="187" w:author="David Döbele" w:date="2026-07-16T15:25:00Z" w16du:dateUtc="2026-07-16T13:25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del w:id="188" w:author="David Döbele" w:date="2026-07-16T15:25:00Z" w16du:dateUtc="2026-07-16T13:25:00Z">
              <w:r w:rsidRPr="00BD3611" w:rsidDel="00352349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Selected to represent the ESCP Berlin campus in highly competitive inter-campus university tournaments</w:delText>
              </w:r>
            </w:del>
          </w:p>
          <w:p w14:paraId="1DBA4096" w14:textId="69903BCD" w:rsidR="00292835" w:rsidDel="00352349" w:rsidRDefault="0049544A" w:rsidP="00E02854">
            <w:pPr>
              <w:pStyle w:val="Bullets"/>
              <w:ind w:left="714" w:hanging="357"/>
              <w:rPr>
                <w:del w:id="189" w:author="David Döbele" w:date="2026-07-16T15:25:00Z" w16du:dateUtc="2026-07-16T13:25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del w:id="190" w:author="David Döbele" w:date="2026-07-16T15:25:00Z" w16du:dateUtc="2026-07-16T13:25:00Z">
              <w:r w:rsidRPr="00BD3611" w:rsidDel="00352349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 xml:space="preserve">Successfully managed intensive weekly team practices alongside rigorous academics and extracurricular </w:delText>
              </w:r>
            </w:del>
          </w:p>
          <w:p w14:paraId="5B568941" w14:textId="56B65118" w:rsidR="00E02854" w:rsidRPr="00BD3611" w:rsidDel="00352349" w:rsidRDefault="0049544A" w:rsidP="00BD3611">
            <w:pPr>
              <w:pStyle w:val="Bullets"/>
              <w:numPr>
                <w:ilvl w:val="0"/>
                <w:numId w:val="0"/>
              </w:numPr>
              <w:ind w:left="714"/>
              <w:rPr>
                <w:del w:id="191" w:author="David Döbele" w:date="2026-07-16T15:25:00Z" w16du:dateUtc="2026-07-16T13:25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del w:id="192" w:author="David Döbele" w:date="2026-07-16T15:25:00Z" w16du:dateUtc="2026-07-16T13:25:00Z">
              <w:r w:rsidRPr="00BD3611" w:rsidDel="00352349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finance commitments</w:delText>
              </w:r>
            </w:del>
          </w:p>
        </w:tc>
      </w:tr>
      <w:tr w:rsidR="00775DB4" w:rsidRPr="00775DB4" w:rsidDel="00352349" w14:paraId="6BF65A90" w14:textId="6C0A8904" w:rsidTr="00352349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93" w:author="David Döbele" w:date="2026-07-16T15:21:00Z" w16du:dateUtc="2026-07-16T13:21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del w:id="194" w:author="David Döbele" w:date="2026-07-16T15:25:00Z" w16du:dateUtc="2026-07-16T13:25:00Z"/>
          <w:trPrChange w:id="195" w:author="David Döbele" w:date="2026-07-16T15:21:00Z" w16du:dateUtc="2026-07-16T13:21:00Z">
            <w:trPr>
              <w:trHeight w:val="340"/>
            </w:trPr>
          </w:trPrChange>
        </w:trPr>
        <w:tc>
          <w:tcPr>
            <w:tcW w:w="5101" w:type="dxa"/>
            <w:gridSpan w:val="2"/>
            <w:vAlign w:val="bottom"/>
            <w:tcPrChange w:id="196" w:author="David Döbele" w:date="2026-07-16T15:21:00Z" w16du:dateUtc="2026-07-16T13:21:00Z">
              <w:tcPr>
                <w:tcW w:w="5103" w:type="dxa"/>
                <w:gridSpan w:val="2"/>
                <w:vAlign w:val="bottom"/>
              </w:tcPr>
            </w:tcPrChange>
          </w:tcPr>
          <w:p w14:paraId="224BAC58" w14:textId="5E0CDF06" w:rsidR="00775DB4" w:rsidRPr="00BD3611" w:rsidDel="00352349" w:rsidRDefault="00775DB4" w:rsidP="001B7C3D">
            <w:pPr>
              <w:rPr>
                <w:del w:id="197" w:author="David Döbele" w:date="2026-07-16T15:25:00Z" w16du:dateUtc="2026-07-16T13:25:00Z"/>
                <w:rFonts w:ascii="Times New Roman" w:hAnsi="Times New Roman" w:cs="Times New Roman"/>
                <w:smallCaps/>
                <w:sz w:val="28"/>
                <w:lang w:val="en-US"/>
              </w:rPr>
            </w:pPr>
            <w:del w:id="198" w:author="David Döbele" w:date="2026-07-16T15:25:00Z" w16du:dateUtc="2026-07-16T13:25:00Z">
              <w:r w:rsidRPr="00BD3611" w:rsidDel="00352349">
                <w:rPr>
                  <w:rFonts w:ascii="Times New Roman" w:hAnsi="Times New Roman" w:cs="Times New Roman"/>
                  <w:b/>
                  <w:sz w:val="21"/>
                  <w:szCs w:val="21"/>
                  <w:lang w:val="en-US"/>
                </w:rPr>
                <w:delText>Union Döbling / Vienna United</w:delText>
              </w:r>
            </w:del>
          </w:p>
        </w:tc>
        <w:tc>
          <w:tcPr>
            <w:tcW w:w="5673" w:type="dxa"/>
            <w:gridSpan w:val="8"/>
            <w:vAlign w:val="bottom"/>
            <w:tcPrChange w:id="199" w:author="David Döbele" w:date="2026-07-16T15:21:00Z" w16du:dateUtc="2026-07-16T13:21:00Z">
              <w:tcPr>
                <w:tcW w:w="5671" w:type="dxa"/>
                <w:gridSpan w:val="9"/>
                <w:vAlign w:val="bottom"/>
              </w:tcPr>
            </w:tcPrChange>
          </w:tcPr>
          <w:p w14:paraId="4C1F686F" w14:textId="3344A8BF" w:rsidR="00775DB4" w:rsidRPr="00BD3611" w:rsidDel="00352349" w:rsidRDefault="00775DB4" w:rsidP="001B7C3D">
            <w:pPr>
              <w:pStyle w:val="Ort"/>
              <w:rPr>
                <w:del w:id="200" w:author="David Döbele" w:date="2026-07-16T15:25:00Z" w16du:dateUtc="2026-07-16T13:25:00Z"/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del w:id="201" w:author="David Döbele" w:date="2026-07-16T15:25:00Z" w16du:dateUtc="2026-07-16T13:25:00Z">
              <w:r w:rsidRPr="00BD3611" w:rsidDel="00352349">
                <w:rPr>
                  <w:rFonts w:ascii="Times New Roman" w:hAnsi="Times New Roman" w:cs="Times New Roman"/>
                  <w:b/>
                  <w:bCs/>
                  <w:i w:val="0"/>
                  <w:iCs/>
                  <w:smallCaps w:val="0"/>
                  <w:sz w:val="20"/>
                  <w:szCs w:val="20"/>
                  <w:lang w:val="en-US"/>
                </w:rPr>
                <w:delText>Vienna, AT</w:delText>
              </w:r>
            </w:del>
          </w:p>
        </w:tc>
      </w:tr>
      <w:tr w:rsidR="00775DB4" w:rsidRPr="00775DB4" w:rsidDel="00352349" w14:paraId="57FFECEB" w14:textId="0139C7DD" w:rsidTr="00352349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02" w:author="David Döbele" w:date="2026-07-16T15:21:00Z" w16du:dateUtc="2026-07-16T13:21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del w:id="203" w:author="David Döbele" w:date="2026-07-16T15:25:00Z" w16du:dateUtc="2026-07-16T13:25:00Z"/>
          <w:trPrChange w:id="204" w:author="David Döbele" w:date="2026-07-16T15:21:00Z" w16du:dateUtc="2026-07-16T13:21:00Z">
            <w:trPr>
              <w:trHeight w:val="20"/>
            </w:trPr>
          </w:trPrChange>
        </w:trPr>
        <w:tc>
          <w:tcPr>
            <w:tcW w:w="7228" w:type="dxa"/>
            <w:gridSpan w:val="6"/>
            <w:vAlign w:val="bottom"/>
            <w:tcPrChange w:id="205" w:author="David Döbele" w:date="2026-07-16T15:21:00Z" w16du:dateUtc="2026-07-16T13:21:00Z">
              <w:tcPr>
                <w:tcW w:w="7230" w:type="dxa"/>
                <w:gridSpan w:val="8"/>
                <w:vAlign w:val="bottom"/>
              </w:tcPr>
            </w:tcPrChange>
          </w:tcPr>
          <w:p w14:paraId="64FD4A42" w14:textId="445CDA0B" w:rsidR="00775DB4" w:rsidRPr="00BD3611" w:rsidDel="00352349" w:rsidRDefault="00775DB4" w:rsidP="001B7C3D">
            <w:pPr>
              <w:pStyle w:val="Bullets"/>
              <w:numPr>
                <w:ilvl w:val="0"/>
                <w:numId w:val="0"/>
              </w:numPr>
              <w:rPr>
                <w:del w:id="206" w:author="David Döbele" w:date="2026-07-16T15:25:00Z" w16du:dateUtc="2026-07-16T13:25:00Z"/>
                <w:rFonts w:ascii="Times New Roman" w:hAnsi="Times New Roman" w:cs="Times New Roman"/>
                <w:sz w:val="21"/>
                <w:szCs w:val="21"/>
                <w:lang w:val="en-US"/>
              </w:rPr>
            </w:pPr>
            <w:del w:id="207" w:author="David Döbele" w:date="2026-07-16T15:25:00Z" w16du:dateUtc="2026-07-16T13:25:00Z">
              <w:r w:rsidRPr="00BD3611" w:rsidDel="00352349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Competitive Basketball Player (Austrian Youth Club Team)</w:delText>
              </w:r>
            </w:del>
          </w:p>
        </w:tc>
        <w:tc>
          <w:tcPr>
            <w:tcW w:w="3546" w:type="dxa"/>
            <w:gridSpan w:val="4"/>
            <w:vAlign w:val="bottom"/>
            <w:tcPrChange w:id="208" w:author="David Döbele" w:date="2026-07-16T15:21:00Z" w16du:dateUtc="2026-07-16T13:21:00Z">
              <w:tcPr>
                <w:tcW w:w="3544" w:type="dxa"/>
                <w:gridSpan w:val="3"/>
                <w:vAlign w:val="bottom"/>
              </w:tcPr>
            </w:tcPrChange>
          </w:tcPr>
          <w:p w14:paraId="6416C13B" w14:textId="7480834B" w:rsidR="00775DB4" w:rsidRPr="00BD3611" w:rsidDel="00352349" w:rsidRDefault="00775DB4" w:rsidP="001B7C3D">
            <w:pPr>
              <w:pStyle w:val="Bullets"/>
              <w:numPr>
                <w:ilvl w:val="0"/>
                <w:numId w:val="0"/>
              </w:numPr>
              <w:jc w:val="right"/>
              <w:rPr>
                <w:del w:id="209" w:author="David Döbele" w:date="2026-07-16T15:25:00Z" w16du:dateUtc="2026-07-16T13:25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del w:id="210" w:author="David Döbele" w:date="2026-07-16T15:25:00Z" w16du:dateUtc="2026-07-16T13:25:00Z">
              <w:r w:rsidRPr="00BD3611" w:rsidDel="00352349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09/2014 – 06/2020</w:delText>
              </w:r>
            </w:del>
          </w:p>
        </w:tc>
      </w:tr>
      <w:tr w:rsidR="00775DB4" w:rsidRPr="005E0376" w:rsidDel="00352349" w14:paraId="3BB05D1E" w14:textId="4D430D2C" w:rsidTr="00352349">
        <w:trPr>
          <w:trHeight w:val="20"/>
          <w:del w:id="211" w:author="David Döbele" w:date="2026-07-16T15:25:00Z" w16du:dateUtc="2026-07-16T13:25:00Z"/>
        </w:trPr>
        <w:tc>
          <w:tcPr>
            <w:tcW w:w="10774" w:type="dxa"/>
            <w:gridSpan w:val="10"/>
            <w:vAlign w:val="bottom"/>
          </w:tcPr>
          <w:p w14:paraId="1030D036" w14:textId="60AFA468" w:rsidR="00E02854" w:rsidRPr="00BD3611" w:rsidDel="00352349" w:rsidRDefault="00C9323A" w:rsidP="00C9323A">
            <w:pPr>
              <w:pStyle w:val="Bullets"/>
              <w:ind w:left="714" w:hanging="357"/>
              <w:rPr>
                <w:del w:id="212" w:author="David Döbele" w:date="2026-07-16T15:25:00Z" w16du:dateUtc="2026-07-16T13:25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del w:id="213" w:author="David Döbele" w:date="2026-07-16T15:25:00Z" w16du:dateUtc="2026-07-16T13:25:00Z">
              <w:r w:rsidRPr="00BD3611" w:rsidDel="00352349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Competed nationally (U10-U19); secured U16 Austrian Championship and Vienna Championship (2018/2019 season)</w:delText>
              </w:r>
            </w:del>
          </w:p>
        </w:tc>
      </w:tr>
      <w:tr w:rsidR="00775DB4" w:rsidRPr="00F44F5F" w14:paraId="76E1F5C3" w14:textId="77777777" w:rsidTr="00352349">
        <w:trPr>
          <w:trHeight w:val="510"/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</w:tcPr>
          <w:p w14:paraId="77F115E5" w14:textId="77777777" w:rsidR="00775DB4" w:rsidRPr="00BD3611" w:rsidRDefault="00775DB4" w:rsidP="001B7C3D">
            <w:pPr>
              <w:pStyle w:val="BERSCHRIFT"/>
              <w:rPr>
                <w:rFonts w:ascii="Times New Roman" w:hAnsi="Times New Roman" w:cs="Times New Roman"/>
                <w:b w:val="0"/>
                <w:sz w:val="26"/>
                <w:szCs w:val="26"/>
                <w:lang w:val="en-US"/>
              </w:rPr>
            </w:pPr>
            <w:r w:rsidRPr="00BD3611">
              <w:rPr>
                <w:rFonts w:ascii="Times New Roman" w:hAnsi="Times New Roman" w:cs="Times New Roman"/>
                <w:smallCaps w:val="0"/>
                <w:sz w:val="28"/>
                <w:lang w:val="en-US"/>
              </w:rPr>
              <w:t>SKILLS &amp; INTERESTS</w:t>
            </w:r>
          </w:p>
        </w:tc>
      </w:tr>
      <w:tr w:rsidR="00775DB4" w:rsidRPr="005E0376" w14:paraId="47A1D891" w14:textId="77777777" w:rsidTr="00352349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14" w:author="David Döbele" w:date="2026-07-16T15:21:00Z" w16du:dateUtc="2026-07-16T13:21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215" w:author="David Döbele" w:date="2026-07-16T15:21:00Z" w16du:dateUtc="2026-07-16T13:21:00Z">
            <w:trPr>
              <w:trHeight w:val="340"/>
            </w:trPr>
          </w:trPrChange>
        </w:trPr>
        <w:tc>
          <w:tcPr>
            <w:tcW w:w="1416" w:type="dxa"/>
            <w:tcBorders>
              <w:top w:val="single" w:sz="4" w:space="0" w:color="auto"/>
            </w:tcBorders>
            <w:vAlign w:val="bottom"/>
            <w:tcPrChange w:id="216" w:author="David Döbele" w:date="2026-07-16T15:21:00Z" w16du:dateUtc="2026-07-16T13:21:00Z">
              <w:tcPr>
                <w:tcW w:w="1418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59E388B" w14:textId="77777777" w:rsidR="00775DB4" w:rsidRPr="00BD3611" w:rsidRDefault="00775DB4" w:rsidP="001B7C3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Languages:</w:t>
            </w:r>
          </w:p>
        </w:tc>
        <w:tc>
          <w:tcPr>
            <w:tcW w:w="9358" w:type="dxa"/>
            <w:gridSpan w:val="9"/>
            <w:tcBorders>
              <w:top w:val="single" w:sz="4" w:space="0" w:color="auto"/>
            </w:tcBorders>
            <w:vAlign w:val="bottom"/>
            <w:tcPrChange w:id="217" w:author="David Döbele" w:date="2026-07-16T15:21:00Z" w16du:dateUtc="2026-07-16T13:21:00Z">
              <w:tcPr>
                <w:tcW w:w="9356" w:type="dxa"/>
                <w:gridSpan w:val="10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1EC0C55" w14:textId="77777777" w:rsidR="00775DB4" w:rsidRPr="00BD3611" w:rsidRDefault="00775DB4" w:rsidP="001B7C3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German </w:t>
            </w:r>
            <w:r w:rsidRPr="00BD361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(C2)</w:t>
            </w:r>
            <w:r w:rsidRPr="00BD361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Pr="00BD361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(C1)</w:t>
            </w:r>
            <w:r w:rsidRPr="00BD361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French </w:t>
            </w:r>
            <w:r w:rsidRPr="00BD361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(B1)</w:t>
            </w:r>
          </w:p>
        </w:tc>
      </w:tr>
      <w:tr w:rsidR="00775DB4" w:rsidRPr="00BD6F82" w14:paraId="7095626D" w14:textId="77777777" w:rsidTr="00352349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18" w:author="David Döbele" w:date="2026-07-16T15:21:00Z" w16du:dateUtc="2026-07-16T13:21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219" w:author="David Döbele" w:date="2026-07-16T15:21:00Z" w16du:dateUtc="2026-07-16T13:21:00Z">
            <w:trPr>
              <w:trHeight w:val="340"/>
            </w:trPr>
          </w:trPrChange>
        </w:trPr>
        <w:tc>
          <w:tcPr>
            <w:tcW w:w="1416" w:type="dxa"/>
            <w:vAlign w:val="bottom"/>
            <w:tcPrChange w:id="220" w:author="David Döbele" w:date="2026-07-16T15:21:00Z" w16du:dateUtc="2026-07-16T13:21:00Z">
              <w:tcPr>
                <w:tcW w:w="1418" w:type="dxa"/>
                <w:vAlign w:val="bottom"/>
              </w:tcPr>
            </w:tcPrChange>
          </w:tcPr>
          <w:p w14:paraId="26FE1BA7" w14:textId="77777777" w:rsidR="00775DB4" w:rsidRPr="00BD3611" w:rsidRDefault="00775DB4" w:rsidP="001B7C3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Technical:</w:t>
            </w:r>
          </w:p>
        </w:tc>
        <w:tc>
          <w:tcPr>
            <w:tcW w:w="9358" w:type="dxa"/>
            <w:gridSpan w:val="9"/>
            <w:vAlign w:val="bottom"/>
            <w:tcPrChange w:id="221" w:author="David Döbele" w:date="2026-07-16T15:21:00Z" w16du:dateUtc="2026-07-16T13:21:00Z">
              <w:tcPr>
                <w:tcW w:w="9356" w:type="dxa"/>
                <w:gridSpan w:val="10"/>
                <w:vAlign w:val="bottom"/>
              </w:tcPr>
            </w:tcPrChange>
          </w:tcPr>
          <w:p w14:paraId="7D779B7F" w14:textId="438E69E7" w:rsidR="00775DB4" w:rsidRPr="00BD6F82" w:rsidRDefault="00316CB2" w:rsidP="001B7C3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D6F82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Excel</w:t>
            </w:r>
            <w:r w:rsidR="00D7263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(advanced)</w:t>
            </w:r>
            <w:r w:rsidRPr="00BD6F82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PowerPoint</w:t>
            </w:r>
            <w:r w:rsidRPr="00BD361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5E25F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Word, </w:t>
            </w:r>
            <w:r w:rsidR="00BD6F82" w:rsidRPr="00BD6F82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LLM-based workflow automation (Claude Code)</w:t>
            </w:r>
          </w:p>
        </w:tc>
      </w:tr>
      <w:tr w:rsidR="00775DB4" w:rsidRPr="005E0376" w14:paraId="1CEF8A46" w14:textId="77777777" w:rsidTr="00352349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22" w:author="David Döbele" w:date="2026-07-16T15:21:00Z" w16du:dateUtc="2026-07-16T13:21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792"/>
          <w:trPrChange w:id="223" w:author="David Döbele" w:date="2026-07-16T15:21:00Z" w16du:dateUtc="2026-07-16T13:21:00Z">
            <w:trPr>
              <w:trHeight w:val="792"/>
            </w:trPr>
          </w:trPrChange>
        </w:trPr>
        <w:tc>
          <w:tcPr>
            <w:tcW w:w="1416" w:type="dxa"/>
            <w:vAlign w:val="bottom"/>
            <w:tcPrChange w:id="224" w:author="David Döbele" w:date="2026-07-16T15:21:00Z" w16du:dateUtc="2026-07-16T13:21:00Z">
              <w:tcPr>
                <w:tcW w:w="1418" w:type="dxa"/>
                <w:vAlign w:val="bottom"/>
              </w:tcPr>
            </w:tcPrChange>
          </w:tcPr>
          <w:p w14:paraId="2DEDE337" w14:textId="77777777" w:rsidR="00775DB4" w:rsidRDefault="00775DB4" w:rsidP="001B7C3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Certificates:</w:t>
            </w:r>
          </w:p>
          <w:p w14:paraId="07FB475D" w14:textId="77777777" w:rsidR="00292835" w:rsidRPr="00BD3611" w:rsidRDefault="00292835" w:rsidP="001B7C3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1A3272F3" w14:textId="77777777" w:rsidR="00775DB4" w:rsidRPr="00BD3611" w:rsidRDefault="00775DB4" w:rsidP="001B7C3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358" w:type="dxa"/>
            <w:gridSpan w:val="9"/>
            <w:vAlign w:val="bottom"/>
            <w:tcPrChange w:id="225" w:author="David Döbele" w:date="2026-07-16T15:21:00Z" w16du:dateUtc="2026-07-16T13:21:00Z">
              <w:tcPr>
                <w:tcW w:w="9356" w:type="dxa"/>
                <w:gridSpan w:val="10"/>
                <w:vAlign w:val="bottom"/>
              </w:tcPr>
            </w:tcPrChange>
          </w:tcPr>
          <w:p w14:paraId="2553DA6F" w14:textId="1F78929F" w:rsidR="00775DB4" w:rsidRPr="00BD3611" w:rsidRDefault="00C14A16" w:rsidP="001B7C3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Bloomberg Market Concepts, </w:t>
            </w:r>
            <w:r w:rsidR="00775DB4" w:rsidRPr="00BD361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Cambridge Certificate in Advanced English </w:t>
            </w:r>
            <w:r w:rsidR="00775DB4" w:rsidRPr="00BD361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(Level: C1; Score: 190)</w:t>
            </w:r>
            <w:r w:rsidR="00775DB4" w:rsidRPr="00BD361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Digital Assessment Test </w:t>
            </w:r>
            <w:r w:rsidR="00775DB4" w:rsidRPr="00BD361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(Score: 1350)</w:t>
            </w:r>
            <w:r w:rsidR="00775DB4" w:rsidRPr="00BD361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49544A" w:rsidRPr="00BD361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Generative AI in Business </w:t>
            </w:r>
            <w:r w:rsidR="0049544A" w:rsidRPr="00BD361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(ESCP Business School)</w:t>
            </w:r>
            <w:r w:rsidR="0049544A" w:rsidRPr="00BD361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775DB4" w:rsidRPr="00BD361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WKO-Entrepreneurial Skills </w:t>
            </w:r>
            <w:r w:rsidR="00775DB4" w:rsidRPr="00BD361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(Modules A, B, C; completed with distinction)</w:t>
            </w:r>
          </w:p>
        </w:tc>
      </w:tr>
      <w:tr w:rsidR="00775DB4" w:rsidRPr="005E0376" w14:paraId="7FC0614B" w14:textId="77777777" w:rsidTr="00352349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26" w:author="David Döbele" w:date="2026-07-16T15:21:00Z" w16du:dateUtc="2026-07-16T13:21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227" w:author="David Döbele" w:date="2026-07-16T15:21:00Z" w16du:dateUtc="2026-07-16T13:21:00Z">
            <w:trPr>
              <w:trHeight w:val="340"/>
            </w:trPr>
          </w:trPrChange>
        </w:trPr>
        <w:tc>
          <w:tcPr>
            <w:tcW w:w="1416" w:type="dxa"/>
            <w:vAlign w:val="bottom"/>
            <w:tcPrChange w:id="228" w:author="David Döbele" w:date="2026-07-16T15:21:00Z" w16du:dateUtc="2026-07-16T13:21:00Z">
              <w:tcPr>
                <w:tcW w:w="1418" w:type="dxa"/>
                <w:vAlign w:val="bottom"/>
              </w:tcPr>
            </w:tcPrChange>
          </w:tcPr>
          <w:p w14:paraId="2C9870E1" w14:textId="77777777" w:rsidR="00775DB4" w:rsidRPr="00BD3611" w:rsidRDefault="00775DB4" w:rsidP="001B7C3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D36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Interests: </w:t>
            </w:r>
          </w:p>
        </w:tc>
        <w:tc>
          <w:tcPr>
            <w:tcW w:w="9358" w:type="dxa"/>
            <w:gridSpan w:val="9"/>
            <w:vAlign w:val="bottom"/>
            <w:tcPrChange w:id="229" w:author="David Döbele" w:date="2026-07-16T15:21:00Z" w16du:dateUtc="2026-07-16T13:21:00Z">
              <w:tcPr>
                <w:tcW w:w="9356" w:type="dxa"/>
                <w:gridSpan w:val="10"/>
                <w:vAlign w:val="bottom"/>
              </w:tcPr>
            </w:tcPrChange>
          </w:tcPr>
          <w:p w14:paraId="6F2F2C38" w14:textId="570BDBF7" w:rsidR="00775DB4" w:rsidRPr="00BD3611" w:rsidRDefault="00D72634" w:rsidP="001B7C3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D7263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Whoop-tracked hybrid athlete training, Basketball, Formula</w:t>
            </w:r>
            <w:r w:rsidR="00204F52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49544A" w:rsidRPr="00BD361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</w:t>
            </w:r>
          </w:p>
        </w:tc>
      </w:tr>
    </w:tbl>
    <w:p w14:paraId="12616B51" w14:textId="77777777" w:rsidR="00723643" w:rsidRPr="00111CDF" w:rsidRDefault="00723643" w:rsidP="00DB10C7">
      <w:pPr>
        <w:spacing w:line="240" w:lineRule="auto"/>
        <w:rPr>
          <w:sz w:val="2"/>
          <w:szCs w:val="2"/>
          <w:lang w:val="en-GB"/>
        </w:rPr>
      </w:pPr>
    </w:p>
    <w:sectPr w:rsidR="00723643" w:rsidRPr="00111CDF" w:rsidSect="00352349">
      <w:footerReference w:type="even" r:id="rId8"/>
      <w:pgSz w:w="11906" w:h="16838"/>
      <w:pgMar w:top="397" w:right="1418" w:bottom="17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6CAC82" w14:textId="77777777" w:rsidR="00F31CED" w:rsidRDefault="00F31CED" w:rsidP="00BE053D">
      <w:pPr>
        <w:spacing w:after="0" w:line="240" w:lineRule="auto"/>
      </w:pPr>
      <w:r>
        <w:separator/>
      </w:r>
    </w:p>
  </w:endnote>
  <w:endnote w:type="continuationSeparator" w:id="0">
    <w:p w14:paraId="7A772780" w14:textId="77777777" w:rsidR="00F31CED" w:rsidRDefault="00F31CE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131A159D" w14:textId="77777777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ABBD0CB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359C95" w14:textId="77777777" w:rsidR="00F31CED" w:rsidRDefault="00F31CED" w:rsidP="00BE053D">
      <w:pPr>
        <w:spacing w:after="0" w:line="240" w:lineRule="auto"/>
      </w:pPr>
      <w:r>
        <w:separator/>
      </w:r>
    </w:p>
  </w:footnote>
  <w:footnote w:type="continuationSeparator" w:id="0">
    <w:p w14:paraId="2268C88C" w14:textId="77777777" w:rsidR="00F31CED" w:rsidRDefault="00F31CE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451ADC"/>
    <w:multiLevelType w:val="hybridMultilevel"/>
    <w:tmpl w:val="493010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E31311"/>
    <w:multiLevelType w:val="hybridMultilevel"/>
    <w:tmpl w:val="3D4CE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7F645E"/>
    <w:multiLevelType w:val="hybridMultilevel"/>
    <w:tmpl w:val="9DA8B738"/>
    <w:lvl w:ilvl="0" w:tplc="77AED9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4550B0"/>
    <w:multiLevelType w:val="hybridMultilevel"/>
    <w:tmpl w:val="8B223F9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76F6AD7"/>
    <w:multiLevelType w:val="multilevel"/>
    <w:tmpl w:val="20D4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E1979"/>
    <w:multiLevelType w:val="multilevel"/>
    <w:tmpl w:val="C62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987376">
    <w:abstractNumId w:val="2"/>
  </w:num>
  <w:num w:numId="2" w16cid:durableId="1916669147">
    <w:abstractNumId w:val="3"/>
  </w:num>
  <w:num w:numId="3" w16cid:durableId="340477927">
    <w:abstractNumId w:val="4"/>
  </w:num>
  <w:num w:numId="4" w16cid:durableId="1417823614">
    <w:abstractNumId w:val="1"/>
  </w:num>
  <w:num w:numId="5" w16cid:durableId="1076586035">
    <w:abstractNumId w:val="3"/>
  </w:num>
  <w:num w:numId="6" w16cid:durableId="1408649574">
    <w:abstractNumId w:val="3"/>
  </w:num>
  <w:num w:numId="7" w16cid:durableId="908884908">
    <w:abstractNumId w:val="3"/>
  </w:num>
  <w:num w:numId="8" w16cid:durableId="1166941532">
    <w:abstractNumId w:val="3"/>
  </w:num>
  <w:num w:numId="9" w16cid:durableId="109857050">
    <w:abstractNumId w:val="6"/>
  </w:num>
  <w:num w:numId="10" w16cid:durableId="2034186472">
    <w:abstractNumId w:val="3"/>
  </w:num>
  <w:num w:numId="11" w16cid:durableId="470949796">
    <w:abstractNumId w:val="3"/>
  </w:num>
  <w:num w:numId="12" w16cid:durableId="1673796123">
    <w:abstractNumId w:val="7"/>
  </w:num>
  <w:num w:numId="13" w16cid:durableId="754741798">
    <w:abstractNumId w:val="3"/>
  </w:num>
  <w:num w:numId="14" w16cid:durableId="846747753">
    <w:abstractNumId w:val="3"/>
  </w:num>
  <w:num w:numId="15" w16cid:durableId="693847290">
    <w:abstractNumId w:val="3"/>
  </w:num>
  <w:num w:numId="16" w16cid:durableId="201096331">
    <w:abstractNumId w:val="3"/>
  </w:num>
  <w:num w:numId="17" w16cid:durableId="2086494121">
    <w:abstractNumId w:val="3"/>
  </w:num>
  <w:num w:numId="18" w16cid:durableId="27069591">
    <w:abstractNumId w:val="0"/>
  </w:num>
  <w:num w:numId="19" w16cid:durableId="591935483">
    <w:abstractNumId w:val="5"/>
  </w:num>
  <w:numIdMacAtCleanup w:val="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attachedTemplate r:id="rId1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B18"/>
    <w:rsid w:val="00004246"/>
    <w:rsid w:val="00015570"/>
    <w:rsid w:val="00022029"/>
    <w:rsid w:val="000231E2"/>
    <w:rsid w:val="00023FD0"/>
    <w:rsid w:val="00025A66"/>
    <w:rsid w:val="0003536F"/>
    <w:rsid w:val="00042E58"/>
    <w:rsid w:val="00052123"/>
    <w:rsid w:val="00054AC3"/>
    <w:rsid w:val="00061D33"/>
    <w:rsid w:val="00064643"/>
    <w:rsid w:val="00070515"/>
    <w:rsid w:val="00073806"/>
    <w:rsid w:val="00073C63"/>
    <w:rsid w:val="00083A70"/>
    <w:rsid w:val="00086BB7"/>
    <w:rsid w:val="00087747"/>
    <w:rsid w:val="000A1FDA"/>
    <w:rsid w:val="000B2739"/>
    <w:rsid w:val="000B63E2"/>
    <w:rsid w:val="000B6548"/>
    <w:rsid w:val="000B788E"/>
    <w:rsid w:val="000C460E"/>
    <w:rsid w:val="000D2F47"/>
    <w:rsid w:val="000D4C86"/>
    <w:rsid w:val="000D671A"/>
    <w:rsid w:val="00103EC5"/>
    <w:rsid w:val="001056C5"/>
    <w:rsid w:val="00111CDF"/>
    <w:rsid w:val="00116C6E"/>
    <w:rsid w:val="00120A94"/>
    <w:rsid w:val="00125CA6"/>
    <w:rsid w:val="001276C3"/>
    <w:rsid w:val="00136AFA"/>
    <w:rsid w:val="00144BE6"/>
    <w:rsid w:val="00154F5B"/>
    <w:rsid w:val="00156FC9"/>
    <w:rsid w:val="001611A3"/>
    <w:rsid w:val="001620B9"/>
    <w:rsid w:val="00162A5A"/>
    <w:rsid w:val="001631D5"/>
    <w:rsid w:val="001643CD"/>
    <w:rsid w:val="001647AB"/>
    <w:rsid w:val="001722DC"/>
    <w:rsid w:val="00172867"/>
    <w:rsid w:val="00175B0B"/>
    <w:rsid w:val="00175B6D"/>
    <w:rsid w:val="00184BE6"/>
    <w:rsid w:val="00184C26"/>
    <w:rsid w:val="00185F01"/>
    <w:rsid w:val="001901ED"/>
    <w:rsid w:val="0019483A"/>
    <w:rsid w:val="001A46BF"/>
    <w:rsid w:val="001A481B"/>
    <w:rsid w:val="001B0186"/>
    <w:rsid w:val="001B62CA"/>
    <w:rsid w:val="001B7C3D"/>
    <w:rsid w:val="001C554D"/>
    <w:rsid w:val="001D1033"/>
    <w:rsid w:val="001D4DCD"/>
    <w:rsid w:val="001D6677"/>
    <w:rsid w:val="001E1B18"/>
    <w:rsid w:val="001F1A52"/>
    <w:rsid w:val="001F1CC7"/>
    <w:rsid w:val="001F4175"/>
    <w:rsid w:val="00202B3C"/>
    <w:rsid w:val="00204F52"/>
    <w:rsid w:val="0020573C"/>
    <w:rsid w:val="00207FD4"/>
    <w:rsid w:val="00220B85"/>
    <w:rsid w:val="00223A4D"/>
    <w:rsid w:val="002303C0"/>
    <w:rsid w:val="00232B68"/>
    <w:rsid w:val="00232CB5"/>
    <w:rsid w:val="002344A6"/>
    <w:rsid w:val="00234A7E"/>
    <w:rsid w:val="002364D9"/>
    <w:rsid w:val="002426A1"/>
    <w:rsid w:val="0024373D"/>
    <w:rsid w:val="00244C8C"/>
    <w:rsid w:val="002471B0"/>
    <w:rsid w:val="002508C2"/>
    <w:rsid w:val="00267252"/>
    <w:rsid w:val="00273471"/>
    <w:rsid w:val="00274B93"/>
    <w:rsid w:val="00282DB0"/>
    <w:rsid w:val="00292835"/>
    <w:rsid w:val="002A4C4B"/>
    <w:rsid w:val="002B2091"/>
    <w:rsid w:val="002C2297"/>
    <w:rsid w:val="002C6972"/>
    <w:rsid w:val="002D2B32"/>
    <w:rsid w:val="002D4516"/>
    <w:rsid w:val="002F3A92"/>
    <w:rsid w:val="002F46AD"/>
    <w:rsid w:val="003101F0"/>
    <w:rsid w:val="00312F2A"/>
    <w:rsid w:val="00314B7A"/>
    <w:rsid w:val="00316CB2"/>
    <w:rsid w:val="00324BC5"/>
    <w:rsid w:val="00340BAB"/>
    <w:rsid w:val="003418E0"/>
    <w:rsid w:val="00347F8D"/>
    <w:rsid w:val="00352349"/>
    <w:rsid w:val="0035420B"/>
    <w:rsid w:val="00363D0A"/>
    <w:rsid w:val="00366095"/>
    <w:rsid w:val="00372F7B"/>
    <w:rsid w:val="003733E5"/>
    <w:rsid w:val="00390EA6"/>
    <w:rsid w:val="00396BCB"/>
    <w:rsid w:val="003B731D"/>
    <w:rsid w:val="003D2ACB"/>
    <w:rsid w:val="003E27C3"/>
    <w:rsid w:val="003E6A84"/>
    <w:rsid w:val="003F3E3F"/>
    <w:rsid w:val="004067B8"/>
    <w:rsid w:val="004154BE"/>
    <w:rsid w:val="0042013D"/>
    <w:rsid w:val="00422F83"/>
    <w:rsid w:val="00426D7E"/>
    <w:rsid w:val="0042742B"/>
    <w:rsid w:val="0043430C"/>
    <w:rsid w:val="00435E6D"/>
    <w:rsid w:val="0043799B"/>
    <w:rsid w:val="00443668"/>
    <w:rsid w:val="00447AC4"/>
    <w:rsid w:val="004536A9"/>
    <w:rsid w:val="004544BD"/>
    <w:rsid w:val="0045611A"/>
    <w:rsid w:val="00456B0D"/>
    <w:rsid w:val="004573C2"/>
    <w:rsid w:val="00476AF8"/>
    <w:rsid w:val="00484FD7"/>
    <w:rsid w:val="00491B9A"/>
    <w:rsid w:val="004929FB"/>
    <w:rsid w:val="0049544A"/>
    <w:rsid w:val="004A54BA"/>
    <w:rsid w:val="004B6A5E"/>
    <w:rsid w:val="004B6D4F"/>
    <w:rsid w:val="004B7D8A"/>
    <w:rsid w:val="004C1547"/>
    <w:rsid w:val="004D09FA"/>
    <w:rsid w:val="004F0B1D"/>
    <w:rsid w:val="00507EA7"/>
    <w:rsid w:val="00516B6F"/>
    <w:rsid w:val="00526089"/>
    <w:rsid w:val="00527A28"/>
    <w:rsid w:val="00527DCA"/>
    <w:rsid w:val="005303FE"/>
    <w:rsid w:val="00556B78"/>
    <w:rsid w:val="005716D4"/>
    <w:rsid w:val="00571B60"/>
    <w:rsid w:val="00572876"/>
    <w:rsid w:val="00585A4D"/>
    <w:rsid w:val="005B07AD"/>
    <w:rsid w:val="005B6E58"/>
    <w:rsid w:val="005B7090"/>
    <w:rsid w:val="005C65BB"/>
    <w:rsid w:val="005D6329"/>
    <w:rsid w:val="005E0376"/>
    <w:rsid w:val="005E25F5"/>
    <w:rsid w:val="005E57F6"/>
    <w:rsid w:val="005F1E2F"/>
    <w:rsid w:val="00602554"/>
    <w:rsid w:val="006058D8"/>
    <w:rsid w:val="00610200"/>
    <w:rsid w:val="00620838"/>
    <w:rsid w:val="00623699"/>
    <w:rsid w:val="00632D5A"/>
    <w:rsid w:val="00635020"/>
    <w:rsid w:val="00635515"/>
    <w:rsid w:val="00644F7E"/>
    <w:rsid w:val="006517C7"/>
    <w:rsid w:val="00652684"/>
    <w:rsid w:val="006546FD"/>
    <w:rsid w:val="006615FC"/>
    <w:rsid w:val="00665BF3"/>
    <w:rsid w:val="006732D6"/>
    <w:rsid w:val="00686900"/>
    <w:rsid w:val="00693E09"/>
    <w:rsid w:val="006A2DE9"/>
    <w:rsid w:val="006A4DD7"/>
    <w:rsid w:val="006A7230"/>
    <w:rsid w:val="006B3D2E"/>
    <w:rsid w:val="006B4E32"/>
    <w:rsid w:val="006B72C7"/>
    <w:rsid w:val="006B7F78"/>
    <w:rsid w:val="006C2252"/>
    <w:rsid w:val="006C74D2"/>
    <w:rsid w:val="006D58A2"/>
    <w:rsid w:val="006D7F7F"/>
    <w:rsid w:val="006E2209"/>
    <w:rsid w:val="006E2C9C"/>
    <w:rsid w:val="006E3B1C"/>
    <w:rsid w:val="006E40EF"/>
    <w:rsid w:val="006F0039"/>
    <w:rsid w:val="006F0F10"/>
    <w:rsid w:val="00700319"/>
    <w:rsid w:val="00702DF3"/>
    <w:rsid w:val="00711CEF"/>
    <w:rsid w:val="00720320"/>
    <w:rsid w:val="00723643"/>
    <w:rsid w:val="00725D3C"/>
    <w:rsid w:val="00726FA7"/>
    <w:rsid w:val="00733DA1"/>
    <w:rsid w:val="00737822"/>
    <w:rsid w:val="0074111D"/>
    <w:rsid w:val="0074132B"/>
    <w:rsid w:val="00753D4A"/>
    <w:rsid w:val="00756912"/>
    <w:rsid w:val="00761609"/>
    <w:rsid w:val="00763DCE"/>
    <w:rsid w:val="00775DB4"/>
    <w:rsid w:val="00776C46"/>
    <w:rsid w:val="0078260B"/>
    <w:rsid w:val="007838D1"/>
    <w:rsid w:val="00785254"/>
    <w:rsid w:val="00785853"/>
    <w:rsid w:val="007931BA"/>
    <w:rsid w:val="00796323"/>
    <w:rsid w:val="007966F0"/>
    <w:rsid w:val="00797BFC"/>
    <w:rsid w:val="007A720F"/>
    <w:rsid w:val="007C6A3C"/>
    <w:rsid w:val="007D4BEE"/>
    <w:rsid w:val="007D5BE9"/>
    <w:rsid w:val="007F10F1"/>
    <w:rsid w:val="008026E1"/>
    <w:rsid w:val="008050E4"/>
    <w:rsid w:val="00815285"/>
    <w:rsid w:val="0082064B"/>
    <w:rsid w:val="0082257D"/>
    <w:rsid w:val="00837AB8"/>
    <w:rsid w:val="0084061B"/>
    <w:rsid w:val="00840D0B"/>
    <w:rsid w:val="008450E9"/>
    <w:rsid w:val="00853438"/>
    <w:rsid w:val="0085602E"/>
    <w:rsid w:val="00866846"/>
    <w:rsid w:val="008737C6"/>
    <w:rsid w:val="00873EF7"/>
    <w:rsid w:val="00875DA9"/>
    <w:rsid w:val="00895E38"/>
    <w:rsid w:val="008A1E24"/>
    <w:rsid w:val="008A2C81"/>
    <w:rsid w:val="008A4500"/>
    <w:rsid w:val="008A782B"/>
    <w:rsid w:val="008B0FC0"/>
    <w:rsid w:val="008B5983"/>
    <w:rsid w:val="008C429A"/>
    <w:rsid w:val="008D78DC"/>
    <w:rsid w:val="008E1F3D"/>
    <w:rsid w:val="009053D7"/>
    <w:rsid w:val="0091331D"/>
    <w:rsid w:val="0092408B"/>
    <w:rsid w:val="0093223C"/>
    <w:rsid w:val="0093770E"/>
    <w:rsid w:val="00941A87"/>
    <w:rsid w:val="009438FA"/>
    <w:rsid w:val="009501C2"/>
    <w:rsid w:val="00953716"/>
    <w:rsid w:val="00963404"/>
    <w:rsid w:val="009668B9"/>
    <w:rsid w:val="0097510A"/>
    <w:rsid w:val="0097613B"/>
    <w:rsid w:val="0097626F"/>
    <w:rsid w:val="00976577"/>
    <w:rsid w:val="0098056C"/>
    <w:rsid w:val="009856EA"/>
    <w:rsid w:val="00993BAD"/>
    <w:rsid w:val="00996356"/>
    <w:rsid w:val="00997D9A"/>
    <w:rsid w:val="009A41B7"/>
    <w:rsid w:val="009B0AFF"/>
    <w:rsid w:val="009B1511"/>
    <w:rsid w:val="009B3204"/>
    <w:rsid w:val="009B5D78"/>
    <w:rsid w:val="009D209A"/>
    <w:rsid w:val="009D5A0C"/>
    <w:rsid w:val="009D7C49"/>
    <w:rsid w:val="009E53D0"/>
    <w:rsid w:val="009E7297"/>
    <w:rsid w:val="009F48A1"/>
    <w:rsid w:val="00A0257D"/>
    <w:rsid w:val="00A12EDC"/>
    <w:rsid w:val="00A26313"/>
    <w:rsid w:val="00A26D0D"/>
    <w:rsid w:val="00A33BDE"/>
    <w:rsid w:val="00A34885"/>
    <w:rsid w:val="00A43BC1"/>
    <w:rsid w:val="00A64B17"/>
    <w:rsid w:val="00A74225"/>
    <w:rsid w:val="00A936D5"/>
    <w:rsid w:val="00AA1EB0"/>
    <w:rsid w:val="00AA2DA3"/>
    <w:rsid w:val="00AA5A9C"/>
    <w:rsid w:val="00AB016A"/>
    <w:rsid w:val="00AB2A5A"/>
    <w:rsid w:val="00AB6ED6"/>
    <w:rsid w:val="00AD28F8"/>
    <w:rsid w:val="00AD6087"/>
    <w:rsid w:val="00AE4ED3"/>
    <w:rsid w:val="00B0230B"/>
    <w:rsid w:val="00B14B8E"/>
    <w:rsid w:val="00B17D95"/>
    <w:rsid w:val="00B23509"/>
    <w:rsid w:val="00B236E1"/>
    <w:rsid w:val="00B23CC4"/>
    <w:rsid w:val="00B359DB"/>
    <w:rsid w:val="00B3632B"/>
    <w:rsid w:val="00B409D8"/>
    <w:rsid w:val="00B46DF3"/>
    <w:rsid w:val="00B5178D"/>
    <w:rsid w:val="00B67CD6"/>
    <w:rsid w:val="00B67F1F"/>
    <w:rsid w:val="00B701D7"/>
    <w:rsid w:val="00B73CAA"/>
    <w:rsid w:val="00B84D15"/>
    <w:rsid w:val="00B90595"/>
    <w:rsid w:val="00BA215A"/>
    <w:rsid w:val="00BA50BF"/>
    <w:rsid w:val="00BA5CDF"/>
    <w:rsid w:val="00BA5FAA"/>
    <w:rsid w:val="00BB5F09"/>
    <w:rsid w:val="00BC0D9F"/>
    <w:rsid w:val="00BC7C2F"/>
    <w:rsid w:val="00BD30D7"/>
    <w:rsid w:val="00BD3611"/>
    <w:rsid w:val="00BD6F82"/>
    <w:rsid w:val="00BD7DDF"/>
    <w:rsid w:val="00BE0444"/>
    <w:rsid w:val="00BE053D"/>
    <w:rsid w:val="00BF1A50"/>
    <w:rsid w:val="00BF1A7A"/>
    <w:rsid w:val="00BF1FA3"/>
    <w:rsid w:val="00C00974"/>
    <w:rsid w:val="00C018E4"/>
    <w:rsid w:val="00C02E37"/>
    <w:rsid w:val="00C066FA"/>
    <w:rsid w:val="00C126C4"/>
    <w:rsid w:val="00C14A16"/>
    <w:rsid w:val="00C25387"/>
    <w:rsid w:val="00C4674C"/>
    <w:rsid w:val="00C54BE3"/>
    <w:rsid w:val="00C5638B"/>
    <w:rsid w:val="00C57F80"/>
    <w:rsid w:val="00C627E8"/>
    <w:rsid w:val="00C768ED"/>
    <w:rsid w:val="00C82A8F"/>
    <w:rsid w:val="00C83CE1"/>
    <w:rsid w:val="00C87CD0"/>
    <w:rsid w:val="00C916C2"/>
    <w:rsid w:val="00C9323A"/>
    <w:rsid w:val="00CA15B1"/>
    <w:rsid w:val="00CC2D93"/>
    <w:rsid w:val="00CC7F56"/>
    <w:rsid w:val="00CD1B12"/>
    <w:rsid w:val="00CD55DC"/>
    <w:rsid w:val="00CE1BBC"/>
    <w:rsid w:val="00CE2595"/>
    <w:rsid w:val="00CE28CC"/>
    <w:rsid w:val="00CE72FC"/>
    <w:rsid w:val="00CE7D17"/>
    <w:rsid w:val="00CF31EE"/>
    <w:rsid w:val="00D1287D"/>
    <w:rsid w:val="00D1492F"/>
    <w:rsid w:val="00D17B69"/>
    <w:rsid w:val="00D21F9B"/>
    <w:rsid w:val="00D24F07"/>
    <w:rsid w:val="00D26B1C"/>
    <w:rsid w:val="00D3003C"/>
    <w:rsid w:val="00D32B3C"/>
    <w:rsid w:val="00D331F4"/>
    <w:rsid w:val="00D470E4"/>
    <w:rsid w:val="00D52142"/>
    <w:rsid w:val="00D5280E"/>
    <w:rsid w:val="00D61F14"/>
    <w:rsid w:val="00D65B28"/>
    <w:rsid w:val="00D72634"/>
    <w:rsid w:val="00D74581"/>
    <w:rsid w:val="00D80D6B"/>
    <w:rsid w:val="00D811D7"/>
    <w:rsid w:val="00D85D41"/>
    <w:rsid w:val="00D90950"/>
    <w:rsid w:val="00D9591F"/>
    <w:rsid w:val="00DA69DF"/>
    <w:rsid w:val="00DB10C7"/>
    <w:rsid w:val="00DB33F8"/>
    <w:rsid w:val="00DC7669"/>
    <w:rsid w:val="00DD38E2"/>
    <w:rsid w:val="00DD7A6D"/>
    <w:rsid w:val="00DE176F"/>
    <w:rsid w:val="00DF5B7D"/>
    <w:rsid w:val="00DF62ED"/>
    <w:rsid w:val="00E00140"/>
    <w:rsid w:val="00E02854"/>
    <w:rsid w:val="00E13110"/>
    <w:rsid w:val="00E24DF1"/>
    <w:rsid w:val="00E40B9A"/>
    <w:rsid w:val="00E431ED"/>
    <w:rsid w:val="00E53F8F"/>
    <w:rsid w:val="00E55D90"/>
    <w:rsid w:val="00E60592"/>
    <w:rsid w:val="00E612F8"/>
    <w:rsid w:val="00E64FF5"/>
    <w:rsid w:val="00E7600F"/>
    <w:rsid w:val="00E825CC"/>
    <w:rsid w:val="00E871F6"/>
    <w:rsid w:val="00E907EC"/>
    <w:rsid w:val="00EA5421"/>
    <w:rsid w:val="00EB0F3D"/>
    <w:rsid w:val="00EB34FC"/>
    <w:rsid w:val="00EB5816"/>
    <w:rsid w:val="00EC432F"/>
    <w:rsid w:val="00EC466C"/>
    <w:rsid w:val="00ED0EA9"/>
    <w:rsid w:val="00ED6D3F"/>
    <w:rsid w:val="00EE44E7"/>
    <w:rsid w:val="00EE5606"/>
    <w:rsid w:val="00EE79AB"/>
    <w:rsid w:val="00EF131E"/>
    <w:rsid w:val="00EF77DF"/>
    <w:rsid w:val="00F11BEF"/>
    <w:rsid w:val="00F165E1"/>
    <w:rsid w:val="00F258E7"/>
    <w:rsid w:val="00F31B84"/>
    <w:rsid w:val="00F31CED"/>
    <w:rsid w:val="00F33BDE"/>
    <w:rsid w:val="00F44F5F"/>
    <w:rsid w:val="00F57BA5"/>
    <w:rsid w:val="00F631EC"/>
    <w:rsid w:val="00F64C22"/>
    <w:rsid w:val="00F64FA7"/>
    <w:rsid w:val="00F70849"/>
    <w:rsid w:val="00F74D19"/>
    <w:rsid w:val="00F80053"/>
    <w:rsid w:val="00F82DDD"/>
    <w:rsid w:val="00F85E39"/>
    <w:rsid w:val="00FA02C7"/>
    <w:rsid w:val="00FA4186"/>
    <w:rsid w:val="00FB5E18"/>
    <w:rsid w:val="00FC0531"/>
    <w:rsid w:val="00FC13F0"/>
    <w:rsid w:val="00FC2F7F"/>
    <w:rsid w:val="00FC40C4"/>
    <w:rsid w:val="00FC54FA"/>
    <w:rsid w:val="00FC60D2"/>
    <w:rsid w:val="00FD0FB7"/>
    <w:rsid w:val="00FD4383"/>
    <w:rsid w:val="00FE0496"/>
    <w:rsid w:val="00FE79A2"/>
    <w:rsid w:val="00FF2042"/>
    <w:rsid w:val="00FF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BEBE2"/>
  <w15:chartTrackingRefBased/>
  <w15:docId w15:val="{055D4628-3D7B-774C-BAB8-E5136F1A6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963404"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2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23CC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37AB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37AB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37AB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37AB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37AB8"/>
    <w:rPr>
      <w:b/>
      <w:bCs/>
      <w:sz w:val="20"/>
      <w:szCs w:val="20"/>
    </w:rPr>
  </w:style>
  <w:style w:type="paragraph" w:customStyle="1" w:styleId="p1">
    <w:name w:val="p1"/>
    <w:basedOn w:val="Standard"/>
    <w:rsid w:val="00E76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AT" w:eastAsia="de-DE"/>
    </w:rPr>
  </w:style>
  <w:style w:type="paragraph" w:customStyle="1" w:styleId="font-claude-response-body">
    <w:name w:val="font-claude-response-body"/>
    <w:basedOn w:val="Standard"/>
    <w:rsid w:val="005E0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Fett">
    <w:name w:val="Strong"/>
    <w:basedOn w:val="Absatz-Standardschriftart"/>
    <w:uiPriority w:val="22"/>
    <w:qFormat/>
    <w:rsid w:val="0097613B"/>
    <w:rPr>
      <w:b/>
      <w:bCs/>
    </w:rPr>
  </w:style>
  <w:style w:type="character" w:styleId="Hervorhebung">
    <w:name w:val="Emphasis"/>
    <w:basedOn w:val="Absatz-Standardschriftart"/>
    <w:uiPriority w:val="20"/>
    <w:qFormat/>
    <w:rsid w:val="00AD60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5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8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4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5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9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1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6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9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8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70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9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0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0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6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45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9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8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6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0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37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4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ianadham/Desktop/CV_Kian_Englisch_Neu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CV_Kian_Englisch_Neu.dotx</Template>
  <TotalTime>0</TotalTime>
  <Pages>1</Pages>
  <Words>784</Words>
  <Characters>4941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Kian Adham</dc:creator>
  <cp:keywords/>
  <dc:description/>
  <cp:lastModifiedBy>David Döbele</cp:lastModifiedBy>
  <cp:revision>6</cp:revision>
  <dcterms:created xsi:type="dcterms:W3CDTF">2026-07-15T10:37:00Z</dcterms:created>
  <dcterms:modified xsi:type="dcterms:W3CDTF">2026-07-16T13:25:00Z</dcterms:modified>
  <cp:category/>
</cp:coreProperties>
</file>