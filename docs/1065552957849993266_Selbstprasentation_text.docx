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F55BB" w14:textId="1F70A3F9" w:rsidR="006744B5" w:rsidRPr="000E057C" w:rsidRDefault="006744B5" w:rsidP="00C5455A">
      <w:pPr>
        <w:rPr>
          <w:b/>
          <w:bCs/>
          <w:sz w:val="24"/>
          <w:szCs w:val="24"/>
        </w:rPr>
      </w:pPr>
      <w:r w:rsidRPr="000E057C">
        <w:rPr>
          <w:b/>
          <w:bCs/>
          <w:sz w:val="24"/>
          <w:szCs w:val="24"/>
        </w:rPr>
        <w:t>Selbstpräsentation</w:t>
      </w:r>
    </w:p>
    <w:p w14:paraId="026F83C5" w14:textId="4FAC3479" w:rsidR="00915EF1" w:rsidRDefault="006744B5" w:rsidP="006744B5">
      <w:pPr>
        <w:rPr>
          <w:ins w:id="0" w:author="jonas.stegh@pumpkincareers.com" w:date="2023-01-19T09:42:00Z"/>
          <w:sz w:val="24"/>
          <w:szCs w:val="24"/>
        </w:rPr>
      </w:pPr>
      <w:r w:rsidRPr="000E057C">
        <w:rPr>
          <w:sz w:val="24"/>
          <w:szCs w:val="24"/>
        </w:rPr>
        <w:t>Ja, Eingangs bedanke ich mich noch gern recht herzlich für die Einladung und die Chance mich mit dem heutigen Gespräch noch besser in diesem Bewerbungsprozess positionieren zu können.</w:t>
      </w:r>
    </w:p>
    <w:p w14:paraId="3DB439EF" w14:textId="77777777" w:rsidR="00915EF1" w:rsidDel="00915EF1" w:rsidRDefault="00915EF1" w:rsidP="00915EF1">
      <w:pPr>
        <w:rPr>
          <w:del w:id="1" w:author="jonas.stegh@pumpkincareers.com" w:date="2023-01-19T09:42:00Z"/>
          <w:moveTo w:id="2" w:author="jonas.stegh@pumpkincareers.com" w:date="2023-01-19T09:42:00Z"/>
          <w:sz w:val="24"/>
          <w:szCs w:val="24"/>
        </w:rPr>
      </w:pPr>
      <w:moveToRangeStart w:id="3" w:author="jonas.stegh@pumpkincareers.com" w:date="2023-01-19T09:42:00Z" w:name="move125013769"/>
      <w:moveTo w:id="4" w:author="jonas.stegh@pumpkincareers.com" w:date="2023-01-19T09:42:00Z">
        <w:r w:rsidRPr="000E057C">
          <w:rPr>
            <w:sz w:val="24"/>
            <w:szCs w:val="24"/>
          </w:rPr>
          <w:t>In meiner Freizeit spiele ich seit glaube ich meinem 5 Lebensjahrfußball im Verein und durfte meine Teams in der Jugend stets als Kapitän auf den Platz führen, weshalb ich auch gut weiß wie man verschiedenen Charakteren umgeht und über eine ausgeprägte Teamfähigkeit verfüge.</w:t>
        </w:r>
        <w:del w:id="5" w:author="jonas.stegh@pumpkincareers.com" w:date="2023-01-19T09:42:00Z">
          <w:r w:rsidRPr="000E057C" w:rsidDel="00915EF1">
            <w:rPr>
              <w:sz w:val="24"/>
              <w:szCs w:val="24"/>
            </w:rPr>
            <w:delText xml:space="preserve"> </w:delText>
          </w:r>
        </w:del>
      </w:moveTo>
    </w:p>
    <w:moveToRangeEnd w:id="3"/>
    <w:p w14:paraId="1D9EC7C7" w14:textId="77777777" w:rsidR="00915EF1" w:rsidRPr="000E057C" w:rsidRDefault="00915EF1" w:rsidP="006744B5">
      <w:pPr>
        <w:rPr>
          <w:sz w:val="24"/>
          <w:szCs w:val="24"/>
        </w:rPr>
      </w:pPr>
    </w:p>
    <w:p w14:paraId="45966A1C" w14:textId="1DB259FF" w:rsidR="00151ADA" w:rsidRPr="000E057C" w:rsidRDefault="006744B5" w:rsidP="006744B5">
      <w:pPr>
        <w:rPr>
          <w:sz w:val="24"/>
          <w:szCs w:val="24"/>
        </w:rPr>
      </w:pPr>
      <w:r w:rsidRPr="000E057C">
        <w:rPr>
          <w:sz w:val="24"/>
          <w:szCs w:val="24"/>
        </w:rPr>
        <w:t xml:space="preserve">Ich würde gerne mit der ersten relevanten Station in meiner Laufbahn beginnen, die auch sehr ausschlaggebend für meinen heutigen Werdegang und gleichzeitig auch für das Interesse an der Immobilienwirtschaft ist. UND das ist die HTL Camillo Sitte, wo ich eine bautechnische Ausbildung mit Schwerpunkt im Bereich Hoch- und Tiefbau durchlaufen bin. Diese Zeit war insofern sehr wichtig, weil ich durch diverse Praktika bei Baufirmen </w:t>
      </w:r>
      <w:r w:rsidR="00151ADA" w:rsidRPr="000E057C">
        <w:rPr>
          <w:sz w:val="24"/>
          <w:szCs w:val="24"/>
        </w:rPr>
        <w:t>draufgekommen</w:t>
      </w:r>
      <w:r w:rsidRPr="000E057C">
        <w:rPr>
          <w:sz w:val="24"/>
          <w:szCs w:val="24"/>
        </w:rPr>
        <w:t xml:space="preserve"> bin, dass mir das doch zu technisch ist und ich mir eine Karriere als Bauleiter, Baumeister oder auch Architekt nich</w:t>
      </w:r>
      <w:r w:rsidR="009675AD" w:rsidRPr="000E057C">
        <w:rPr>
          <w:sz w:val="24"/>
          <w:szCs w:val="24"/>
        </w:rPr>
        <w:t xml:space="preserve">t vorstellen kann. Wie ich dann darüber nachgedacht habe, was ich eigentlich arbeiten möchte und in Welchem Bereich ich mich in der Zukunft sehe, habe ich daran gedacht, dass ich </w:t>
      </w:r>
      <w:r w:rsidR="00151ADA" w:rsidRPr="000E057C">
        <w:rPr>
          <w:sz w:val="24"/>
          <w:szCs w:val="24"/>
        </w:rPr>
        <w:t>vor allem</w:t>
      </w:r>
      <w:r w:rsidR="009675AD" w:rsidRPr="000E057C">
        <w:rPr>
          <w:sz w:val="24"/>
          <w:szCs w:val="24"/>
        </w:rPr>
        <w:t xml:space="preserve"> am Fach Bauwirtschaft gefallen hat und so habe ich ziemlich schnell für mich entschieden das ich dieses Interesse mit einem Wirtschaftlichen Studium vertiefen möchte. </w:t>
      </w:r>
    </w:p>
    <w:p w14:paraId="09CC85CA" w14:textId="2131DF6B" w:rsidR="00554790" w:rsidRPr="000E057C" w:rsidRDefault="00151ADA" w:rsidP="006744B5">
      <w:pPr>
        <w:rPr>
          <w:sz w:val="24"/>
          <w:szCs w:val="24"/>
        </w:rPr>
      </w:pPr>
      <w:r w:rsidRPr="000E057C">
        <w:rPr>
          <w:sz w:val="24"/>
          <w:szCs w:val="24"/>
        </w:rPr>
        <w:t xml:space="preserve">Nach der Matura bzw. Absolvierung des Bundesheers und bis zum Beginn meines Studiums war dann ein TIME – GAP von </w:t>
      </w:r>
      <w:proofErr w:type="spellStart"/>
      <w:r w:rsidRPr="000E057C">
        <w:rPr>
          <w:sz w:val="24"/>
          <w:szCs w:val="24"/>
        </w:rPr>
        <w:t>ca</w:t>
      </w:r>
      <w:proofErr w:type="spellEnd"/>
      <w:r w:rsidRPr="000E057C">
        <w:rPr>
          <w:sz w:val="24"/>
          <w:szCs w:val="24"/>
        </w:rPr>
        <w:t xml:space="preserve"> 6 Monaten und diese Zeit wollte ich sinnvoll </w:t>
      </w:r>
      <w:r w:rsidR="00AA3D3A" w:rsidRPr="000E057C">
        <w:rPr>
          <w:sz w:val="24"/>
          <w:szCs w:val="24"/>
        </w:rPr>
        <w:t>nutzen,</w:t>
      </w:r>
      <w:r w:rsidRPr="000E057C">
        <w:rPr>
          <w:sz w:val="24"/>
          <w:szCs w:val="24"/>
        </w:rPr>
        <w:t xml:space="preserve"> um erste Berufserfahrung bei einer Festanstellung bei einem Gemeinnützigen Bauträger zu sammeln. </w:t>
      </w:r>
      <w:r w:rsidR="00AA3D3A" w:rsidRPr="000E057C">
        <w:rPr>
          <w:sz w:val="24"/>
          <w:szCs w:val="24"/>
        </w:rPr>
        <w:t>In meinem Verantwortungsgebiet lag die Projektabwicklung von Wohnungssanierungen.</w:t>
      </w:r>
      <w:r w:rsidR="002F23EF">
        <w:rPr>
          <w:sz w:val="24"/>
          <w:szCs w:val="24"/>
        </w:rPr>
        <w:t xml:space="preserve"> Um </w:t>
      </w:r>
      <w:r w:rsidR="00AA3D3A" w:rsidRPr="002F23EF">
        <w:rPr>
          <w:sz w:val="24"/>
          <w:szCs w:val="24"/>
        </w:rPr>
        <w:t>Dabei</w:t>
      </w:r>
      <w:r w:rsidR="002F23EF">
        <w:rPr>
          <w:sz w:val="24"/>
          <w:szCs w:val="24"/>
        </w:rPr>
        <w:t xml:space="preserve"> max. Effizient zu sein,</w:t>
      </w:r>
      <w:r w:rsidR="00AA3D3A" w:rsidRPr="002F23EF">
        <w:rPr>
          <w:sz w:val="24"/>
          <w:szCs w:val="24"/>
        </w:rPr>
        <w:t xml:space="preserve"> habe ich für mich selbst ein System entwickelt, dass im Wesentlichen aus 5 Schritten bestan</w:t>
      </w:r>
      <w:r w:rsidR="002F23EF">
        <w:rPr>
          <w:sz w:val="24"/>
          <w:szCs w:val="24"/>
        </w:rPr>
        <w:t xml:space="preserve">d. </w:t>
      </w:r>
      <w:r w:rsidR="00554790" w:rsidRPr="000E057C">
        <w:rPr>
          <w:sz w:val="24"/>
          <w:szCs w:val="24"/>
        </w:rPr>
        <w:t xml:space="preserve">Diese Erfahrung war wertvoll, da ich zum einen meine analytische Denkweise, meine </w:t>
      </w:r>
      <w:proofErr w:type="spellStart"/>
      <w:r w:rsidR="00554790" w:rsidRPr="000E057C">
        <w:rPr>
          <w:sz w:val="24"/>
          <w:szCs w:val="24"/>
        </w:rPr>
        <w:t>Kommunikationsskills</w:t>
      </w:r>
      <w:proofErr w:type="spellEnd"/>
      <w:r w:rsidR="00554790" w:rsidRPr="000E057C">
        <w:rPr>
          <w:sz w:val="24"/>
          <w:szCs w:val="24"/>
        </w:rPr>
        <w:t xml:space="preserve"> und vor allem eine gute Auftrittskompetenz, die das Interagieren mit Baumeister oder auch Geschäftsführen benötigt, entwickeln konnte. </w:t>
      </w:r>
    </w:p>
    <w:p w14:paraId="4685C262" w14:textId="4EA51E53" w:rsidR="00735430" w:rsidRDefault="00554790" w:rsidP="006744B5">
      <w:pPr>
        <w:rPr>
          <w:sz w:val="24"/>
          <w:szCs w:val="24"/>
        </w:rPr>
      </w:pPr>
      <w:del w:id="6" w:author="jonas.stegh@pumpkincareers.com" w:date="2023-01-19T09:43:00Z">
        <w:r w:rsidRPr="000E057C" w:rsidDel="00915EF1">
          <w:rPr>
            <w:sz w:val="24"/>
            <w:szCs w:val="24"/>
          </w:rPr>
          <w:delText xml:space="preserve">Zurück zur Gegenwart. </w:delText>
        </w:r>
      </w:del>
      <w:r w:rsidRPr="000E057C">
        <w:rPr>
          <w:sz w:val="24"/>
          <w:szCs w:val="24"/>
        </w:rPr>
        <w:t>Momentan studiere ich Wirtschaftsberatung auf der Fachschule Wiener Neustadt</w:t>
      </w:r>
      <w:r w:rsidR="00770E05" w:rsidRPr="000E057C">
        <w:rPr>
          <w:sz w:val="24"/>
          <w:szCs w:val="24"/>
        </w:rPr>
        <w:t xml:space="preserve"> mit Schwerpunkt Finance und Immobilienmanagement</w:t>
      </w:r>
      <w:r w:rsidRPr="000E057C">
        <w:rPr>
          <w:sz w:val="24"/>
          <w:szCs w:val="24"/>
        </w:rPr>
        <w:t xml:space="preserve">. </w:t>
      </w:r>
      <w:r w:rsidR="002F23EF">
        <w:rPr>
          <w:sz w:val="24"/>
          <w:szCs w:val="24"/>
        </w:rPr>
        <w:t>In meinem Studium machen mir besonders</w:t>
      </w:r>
      <w:r w:rsidR="000E057C" w:rsidRPr="000E057C">
        <w:rPr>
          <w:sz w:val="24"/>
          <w:szCs w:val="24"/>
        </w:rPr>
        <w:t xml:space="preserve"> Fächer wie Finanzwirtschaft, Bilanzierung, Management und Makro bzw. Mikroökonomik</w:t>
      </w:r>
      <w:r w:rsidR="002F23EF">
        <w:rPr>
          <w:sz w:val="24"/>
          <w:szCs w:val="24"/>
        </w:rPr>
        <w:t xml:space="preserve"> Spaß. </w:t>
      </w:r>
      <w:r w:rsidR="000E057C" w:rsidRPr="000E057C">
        <w:rPr>
          <w:sz w:val="24"/>
          <w:szCs w:val="24"/>
        </w:rPr>
        <w:t xml:space="preserve"> </w:t>
      </w:r>
      <w:r w:rsidR="00735430">
        <w:rPr>
          <w:sz w:val="24"/>
          <w:szCs w:val="24"/>
        </w:rPr>
        <w:t>Dabei konnte ich sowohl bei meinen ersten zwei Semestern und bei meinem Auslandssemester mit überdurchschnittlichen Leistungen performen, was für meine Ehrgeiz und mein</w:t>
      </w:r>
      <w:r w:rsidR="00BC4B69">
        <w:rPr>
          <w:sz w:val="24"/>
          <w:szCs w:val="24"/>
        </w:rPr>
        <w:t xml:space="preserve">er hohen Lernbereitschaft </w:t>
      </w:r>
      <w:r w:rsidR="00BB7A49">
        <w:rPr>
          <w:sz w:val="24"/>
          <w:szCs w:val="24"/>
        </w:rPr>
        <w:t>spricht</w:t>
      </w:r>
      <w:r w:rsidR="00735430">
        <w:rPr>
          <w:sz w:val="24"/>
          <w:szCs w:val="24"/>
        </w:rPr>
        <w:t xml:space="preserve">, die es in dieser </w:t>
      </w:r>
      <w:r w:rsidR="00BB7A49">
        <w:rPr>
          <w:sz w:val="24"/>
          <w:szCs w:val="24"/>
        </w:rPr>
        <w:t>Beratungs-</w:t>
      </w:r>
      <w:r w:rsidR="00735430">
        <w:rPr>
          <w:sz w:val="24"/>
          <w:szCs w:val="24"/>
        </w:rPr>
        <w:t xml:space="preserve">Branche benötigt. </w:t>
      </w:r>
    </w:p>
    <w:p w14:paraId="304FFA6C" w14:textId="6CB19C3F" w:rsidR="00735430" w:rsidDel="00F3370E" w:rsidRDefault="00385AA4" w:rsidP="006744B5">
      <w:pPr>
        <w:rPr>
          <w:moveFrom w:id="7" w:author="jonas.stegh@pumpkincareers.com" w:date="2023-01-19T09:42:00Z"/>
          <w:sz w:val="24"/>
          <w:szCs w:val="24"/>
        </w:rPr>
      </w:pPr>
      <w:moveFromRangeStart w:id="8" w:author="jonas.stegh@pumpkincareers.com" w:date="2023-01-19T09:42:00Z" w:name="move125013769"/>
      <w:moveFrom w:id="9" w:author="jonas.stegh@pumpkincareers.com" w:date="2023-01-19T09:42:00Z">
        <w:r w:rsidRPr="000E057C" w:rsidDel="00F3370E">
          <w:rPr>
            <w:sz w:val="24"/>
            <w:szCs w:val="24"/>
          </w:rPr>
          <w:t>In meiner Freizeit spiele ich seit glaube ich meinem 5 Lebensjahrfußball im Verein</w:t>
        </w:r>
        <w:r w:rsidR="008C01DF" w:rsidRPr="000E057C" w:rsidDel="00F3370E">
          <w:rPr>
            <w:sz w:val="24"/>
            <w:szCs w:val="24"/>
          </w:rPr>
          <w:t xml:space="preserve"> und durfte meine Teams in der Jugend stets als Kapitän auf den Platz führen, weshalb ich auch gut weiß wie man verschiedenen Charakteren umgeht und über eine ausgeprägte Teamfähigkeit verfüge. </w:t>
        </w:r>
      </w:moveFrom>
    </w:p>
    <w:moveFromRangeEnd w:id="8"/>
    <w:p w14:paraId="18CAA714" w14:textId="582A087B" w:rsidR="0096437B" w:rsidRPr="000E057C" w:rsidRDefault="00735430" w:rsidP="006744B5">
      <w:pPr>
        <w:rPr>
          <w:sz w:val="24"/>
          <w:szCs w:val="24"/>
        </w:rPr>
      </w:pPr>
      <w:r>
        <w:rPr>
          <w:sz w:val="24"/>
          <w:szCs w:val="24"/>
        </w:rPr>
        <w:lastRenderedPageBreak/>
        <w:t>Die Zeit in den USA war sehr prägend für mich. Ich habe</w:t>
      </w:r>
      <w:r w:rsidR="002F0592">
        <w:rPr>
          <w:sz w:val="24"/>
          <w:szCs w:val="24"/>
        </w:rPr>
        <w:t xml:space="preserve"> </w:t>
      </w:r>
      <w:r w:rsidR="003C1C5C">
        <w:rPr>
          <w:sz w:val="24"/>
          <w:szCs w:val="24"/>
        </w:rPr>
        <w:t>verstärkt festgestellt</w:t>
      </w:r>
      <w:r w:rsidR="009832E8">
        <w:rPr>
          <w:sz w:val="24"/>
          <w:szCs w:val="24"/>
        </w:rPr>
        <w:t>-</w:t>
      </w:r>
      <w:r>
        <w:rPr>
          <w:sz w:val="24"/>
          <w:szCs w:val="24"/>
        </w:rPr>
        <w:t xml:space="preserve">, </w:t>
      </w:r>
      <w:r w:rsidRPr="00735430">
        <w:rPr>
          <w:sz w:val="24"/>
          <w:szCs w:val="24"/>
        </w:rPr>
        <w:t xml:space="preserve">wie wichtig </w:t>
      </w:r>
      <w:r>
        <w:rPr>
          <w:sz w:val="24"/>
          <w:szCs w:val="24"/>
        </w:rPr>
        <w:t>und bereichernd die Zusammenarbeit</w:t>
      </w:r>
      <w:r w:rsidRPr="00735430">
        <w:rPr>
          <w:sz w:val="24"/>
          <w:szCs w:val="24"/>
        </w:rPr>
        <w:t xml:space="preserve"> von Menschen verschiedener Backgrounds ist</w:t>
      </w:r>
      <w:r>
        <w:rPr>
          <w:sz w:val="24"/>
          <w:szCs w:val="24"/>
        </w:rPr>
        <w:t>. Und dabei spreche ich vom persönlichen Horizont, wie auch der Gesellschaft als Ganzes</w:t>
      </w:r>
      <w:r w:rsidR="002F3AD4">
        <w:rPr>
          <w:sz w:val="24"/>
          <w:szCs w:val="24"/>
        </w:rPr>
        <w:t xml:space="preserve"> – </w:t>
      </w:r>
      <w:r w:rsidR="00291AB6">
        <w:rPr>
          <w:sz w:val="24"/>
          <w:szCs w:val="24"/>
        </w:rPr>
        <w:t xml:space="preserve">Als junger Mensch der Generation Z, verspüre ich eine große Verantwortung gegenüber unserer Umwelt, weshalb ich mit einem Praktikum im Bereich ESG und Real Estate, meinen Beitrag zu einem besseren und gesünderen Miteinander leisten möchte. </w:t>
      </w:r>
    </w:p>
    <w:p w14:paraId="592020D1" w14:textId="77777777" w:rsidR="00AB1356" w:rsidRDefault="00AB1356" w:rsidP="00BB7A49">
      <w:pPr>
        <w:rPr>
          <w:b/>
          <w:bCs/>
          <w:sz w:val="24"/>
          <w:szCs w:val="24"/>
        </w:rPr>
      </w:pPr>
      <w:r>
        <w:rPr>
          <w:b/>
          <w:bCs/>
          <w:sz w:val="24"/>
          <w:szCs w:val="24"/>
        </w:rPr>
        <w:t xml:space="preserve">Elevator Pitch. </w:t>
      </w:r>
    </w:p>
    <w:p w14:paraId="65A7E73B" w14:textId="067899F2" w:rsidR="00787898" w:rsidRDefault="0094030C" w:rsidP="00BB7A49">
      <w:pPr>
        <w:rPr>
          <w:sz w:val="24"/>
          <w:szCs w:val="24"/>
        </w:rPr>
      </w:pPr>
      <w:r>
        <w:rPr>
          <w:sz w:val="24"/>
          <w:szCs w:val="24"/>
        </w:rPr>
        <w:t xml:space="preserve">Mit </w:t>
      </w:r>
      <w:r w:rsidR="00043BAD">
        <w:rPr>
          <w:sz w:val="24"/>
          <w:szCs w:val="24"/>
        </w:rPr>
        <w:t>der Kombination aus meinem</w:t>
      </w:r>
      <w:r>
        <w:rPr>
          <w:sz w:val="24"/>
          <w:szCs w:val="24"/>
        </w:rPr>
        <w:t xml:space="preserve"> technischen Background und dem wirtschaftlichen Studium </w:t>
      </w:r>
      <w:r w:rsidR="00043BAD">
        <w:rPr>
          <w:sz w:val="24"/>
          <w:szCs w:val="24"/>
        </w:rPr>
        <w:t>mit den Schwerpunkten Finance und Immobilienmanag</w:t>
      </w:r>
      <w:r w:rsidR="00F925BA">
        <w:rPr>
          <w:sz w:val="24"/>
          <w:szCs w:val="24"/>
        </w:rPr>
        <w:t>e</w:t>
      </w:r>
      <w:r w:rsidR="00043BAD">
        <w:rPr>
          <w:sz w:val="24"/>
          <w:szCs w:val="24"/>
        </w:rPr>
        <w:t xml:space="preserve">ment bin ich </w:t>
      </w:r>
      <w:r w:rsidR="008605A0">
        <w:rPr>
          <w:sz w:val="24"/>
          <w:szCs w:val="24"/>
        </w:rPr>
        <w:t>der perfekte Kandidat</w:t>
      </w:r>
      <w:r w:rsidR="00043BAD">
        <w:rPr>
          <w:sz w:val="24"/>
          <w:szCs w:val="24"/>
        </w:rPr>
        <w:t xml:space="preserve"> </w:t>
      </w:r>
      <w:r w:rsidR="009903D4">
        <w:rPr>
          <w:sz w:val="24"/>
          <w:szCs w:val="24"/>
        </w:rPr>
        <w:t xml:space="preserve">für Sie. </w:t>
      </w:r>
    </w:p>
    <w:p w14:paraId="1213E05E" w14:textId="51A81AA8" w:rsidR="008605A0" w:rsidRDefault="00F925BA" w:rsidP="00BB7A49">
      <w:pPr>
        <w:rPr>
          <w:sz w:val="24"/>
          <w:szCs w:val="24"/>
        </w:rPr>
      </w:pPr>
      <w:r>
        <w:rPr>
          <w:sz w:val="24"/>
          <w:szCs w:val="24"/>
        </w:rPr>
        <w:t>Zwischen Bundesheer und</w:t>
      </w:r>
      <w:r w:rsidR="004C251D">
        <w:rPr>
          <w:sz w:val="24"/>
          <w:szCs w:val="24"/>
        </w:rPr>
        <w:t xml:space="preserve"> Studienbeginn konnte ich Erfahrung als Bautechniker bei einem gemeinnützigen Immobilienunternehmen sammeln</w:t>
      </w:r>
      <w:r w:rsidR="002F2C1E">
        <w:rPr>
          <w:sz w:val="24"/>
          <w:szCs w:val="24"/>
        </w:rPr>
        <w:t>, wo</w:t>
      </w:r>
      <w:r w:rsidR="004C251D">
        <w:rPr>
          <w:sz w:val="24"/>
          <w:szCs w:val="24"/>
        </w:rPr>
        <w:t xml:space="preserve"> </w:t>
      </w:r>
      <w:r w:rsidR="00A540BB">
        <w:rPr>
          <w:sz w:val="24"/>
          <w:szCs w:val="24"/>
        </w:rPr>
        <w:t xml:space="preserve">ich für die Projektabwicklung von Wohnungssanierungen zuständig war. </w:t>
      </w:r>
      <w:r w:rsidR="002F04DC">
        <w:rPr>
          <w:sz w:val="24"/>
          <w:szCs w:val="24"/>
        </w:rPr>
        <w:t xml:space="preserve">Dabei haben sich insbesondere </w:t>
      </w:r>
      <w:r w:rsidR="00746224">
        <w:rPr>
          <w:sz w:val="24"/>
          <w:szCs w:val="24"/>
        </w:rPr>
        <w:t>meine analytische und strategische Denkweise</w:t>
      </w:r>
      <w:r w:rsidR="001661D4">
        <w:rPr>
          <w:sz w:val="24"/>
          <w:szCs w:val="24"/>
        </w:rPr>
        <w:t xml:space="preserve">, meine Kommunikationsfähigkeiten </w:t>
      </w:r>
      <w:r w:rsidR="001263AA">
        <w:rPr>
          <w:sz w:val="24"/>
          <w:szCs w:val="24"/>
        </w:rPr>
        <w:t>weiterentwickelt und ich habe gelernt wie wichtig eine Hands- on Mental</w:t>
      </w:r>
      <w:r w:rsidR="00050F0D">
        <w:rPr>
          <w:sz w:val="24"/>
          <w:szCs w:val="24"/>
        </w:rPr>
        <w:t xml:space="preserve">ität </w:t>
      </w:r>
      <w:r w:rsidR="00746224">
        <w:rPr>
          <w:sz w:val="24"/>
          <w:szCs w:val="24"/>
        </w:rPr>
        <w:t xml:space="preserve">zu haben. </w:t>
      </w:r>
    </w:p>
    <w:p w14:paraId="3704C2B1" w14:textId="4795EC9C" w:rsidR="00746224" w:rsidRDefault="00195096" w:rsidP="00BB7A49">
      <w:pPr>
        <w:rPr>
          <w:sz w:val="24"/>
          <w:szCs w:val="24"/>
        </w:rPr>
      </w:pPr>
      <w:r>
        <w:rPr>
          <w:sz w:val="24"/>
          <w:szCs w:val="24"/>
        </w:rPr>
        <w:t xml:space="preserve">Mein Auslandssemester habe ich genauso wie die vorherigen Semester in Österreich mit überdurchschnittlichen Leistungen abgeschlossen und </w:t>
      </w:r>
      <w:r w:rsidR="008C5471">
        <w:rPr>
          <w:sz w:val="24"/>
          <w:szCs w:val="24"/>
        </w:rPr>
        <w:t xml:space="preserve">konnte neue internationale Freundschaften knüpfen. </w:t>
      </w:r>
    </w:p>
    <w:p w14:paraId="5DA2F5E9" w14:textId="7A7FD4A6" w:rsidR="00226BBF" w:rsidRDefault="00287BBE" w:rsidP="00BB7A49">
      <w:pPr>
        <w:rPr>
          <w:sz w:val="24"/>
          <w:szCs w:val="24"/>
        </w:rPr>
      </w:pPr>
      <w:r>
        <w:rPr>
          <w:sz w:val="24"/>
          <w:szCs w:val="24"/>
        </w:rPr>
        <w:t xml:space="preserve">Als </w:t>
      </w:r>
      <w:r w:rsidR="007A7FB0">
        <w:rPr>
          <w:sz w:val="24"/>
          <w:szCs w:val="24"/>
        </w:rPr>
        <w:t xml:space="preserve">junger Mensch der Generation Z, verspüre ich </w:t>
      </w:r>
      <w:r w:rsidR="0036310C">
        <w:rPr>
          <w:sz w:val="24"/>
          <w:szCs w:val="24"/>
        </w:rPr>
        <w:t xml:space="preserve">eine große Verantwortung </w:t>
      </w:r>
      <w:r w:rsidR="00291AB6">
        <w:rPr>
          <w:sz w:val="24"/>
          <w:szCs w:val="24"/>
        </w:rPr>
        <w:t>gegenüber unserer Umwelt</w:t>
      </w:r>
      <w:r w:rsidR="0036310C">
        <w:rPr>
          <w:sz w:val="24"/>
          <w:szCs w:val="24"/>
        </w:rPr>
        <w:t xml:space="preserve">, weshalb ich mit einem Praktikum im Bereich ESG </w:t>
      </w:r>
      <w:r w:rsidR="00662F74">
        <w:rPr>
          <w:sz w:val="24"/>
          <w:szCs w:val="24"/>
        </w:rPr>
        <w:t xml:space="preserve">und Real Estate, meinen Beitrag </w:t>
      </w:r>
      <w:r w:rsidR="00AE5205">
        <w:rPr>
          <w:sz w:val="24"/>
          <w:szCs w:val="24"/>
        </w:rPr>
        <w:t xml:space="preserve">zu einem besseren und gesünderen Miteinander leisten möchte. </w:t>
      </w:r>
    </w:p>
    <w:p w14:paraId="4D66AF85" w14:textId="77777777" w:rsidR="00787898" w:rsidRDefault="00787898" w:rsidP="00BB7A49">
      <w:pPr>
        <w:rPr>
          <w:sz w:val="24"/>
          <w:szCs w:val="24"/>
        </w:rPr>
      </w:pPr>
    </w:p>
    <w:p w14:paraId="78476D2B" w14:textId="62AEDADC" w:rsidR="00787898" w:rsidRPr="00C5455A" w:rsidRDefault="00E069C2" w:rsidP="00BB7A49">
      <w:pPr>
        <w:rPr>
          <w:b/>
          <w:bCs/>
          <w:sz w:val="24"/>
          <w:szCs w:val="24"/>
        </w:rPr>
      </w:pPr>
      <w:r w:rsidRPr="00C5455A">
        <w:rPr>
          <w:b/>
          <w:bCs/>
          <w:sz w:val="24"/>
          <w:szCs w:val="24"/>
        </w:rPr>
        <w:t xml:space="preserve">Weitere Fragen: </w:t>
      </w:r>
    </w:p>
    <w:p w14:paraId="690F269A" w14:textId="18C48D5C" w:rsidR="00C5455A" w:rsidRDefault="00C5455A" w:rsidP="00BB7A49">
      <w:pPr>
        <w:rPr>
          <w:sz w:val="24"/>
          <w:szCs w:val="24"/>
        </w:rPr>
      </w:pPr>
      <w:r>
        <w:rPr>
          <w:sz w:val="24"/>
          <w:szCs w:val="24"/>
        </w:rPr>
        <w:t>Welches stellt den wichtigsten Abschnitt in ihrem Lebenslauf dar?</w:t>
      </w:r>
    </w:p>
    <w:p w14:paraId="476FBB38" w14:textId="6E92A80B" w:rsidR="00C5455A" w:rsidRDefault="00C54C4E" w:rsidP="00BB7A49">
      <w:pPr>
        <w:rPr>
          <w:sz w:val="24"/>
          <w:szCs w:val="24"/>
        </w:rPr>
      </w:pPr>
      <w:r>
        <w:rPr>
          <w:sz w:val="24"/>
          <w:szCs w:val="24"/>
        </w:rPr>
        <w:t xml:space="preserve">Ich würde sagen die Zeit in den USA. Nicht nur habe ich gemerkt, wie wichtig der </w:t>
      </w:r>
      <w:r w:rsidR="0055042F">
        <w:rPr>
          <w:sz w:val="24"/>
          <w:szCs w:val="24"/>
        </w:rPr>
        <w:t>interkulturelle</w:t>
      </w:r>
      <w:r>
        <w:rPr>
          <w:sz w:val="24"/>
          <w:szCs w:val="24"/>
        </w:rPr>
        <w:t xml:space="preserve"> Austausch für den persönlichen Horizont ist, sondern </w:t>
      </w:r>
      <w:r w:rsidR="0055042F">
        <w:rPr>
          <w:sz w:val="24"/>
          <w:szCs w:val="24"/>
        </w:rPr>
        <w:t xml:space="preserve">habe ich auch mein Englisch sehr stark verbessern können. </w:t>
      </w:r>
      <w:r w:rsidR="001B6485">
        <w:rPr>
          <w:sz w:val="24"/>
          <w:szCs w:val="24"/>
        </w:rPr>
        <w:t xml:space="preserve">Generell würde ich sagen, es ist eine Erfahrung, die man für sich persönlich macht und die einem keiner mehr nehmen kann. </w:t>
      </w:r>
    </w:p>
    <w:p w14:paraId="758B90DD" w14:textId="2E6E4676" w:rsidR="001B6485" w:rsidRDefault="001B6485" w:rsidP="00BB7A49">
      <w:pPr>
        <w:rPr>
          <w:sz w:val="24"/>
          <w:szCs w:val="24"/>
        </w:rPr>
      </w:pPr>
    </w:p>
    <w:p w14:paraId="5791E074" w14:textId="0912F919" w:rsidR="001B6485" w:rsidRDefault="00956371" w:rsidP="00BB7A49">
      <w:pPr>
        <w:rPr>
          <w:sz w:val="24"/>
          <w:szCs w:val="24"/>
        </w:rPr>
      </w:pPr>
      <w:r>
        <w:rPr>
          <w:sz w:val="24"/>
          <w:szCs w:val="24"/>
        </w:rPr>
        <w:t xml:space="preserve">Was macht </w:t>
      </w:r>
      <w:r w:rsidR="00E32D90">
        <w:rPr>
          <w:sz w:val="24"/>
          <w:szCs w:val="24"/>
        </w:rPr>
        <w:t>für Sie ein gutes Team aus? Was ist ihre Rolle im Team?</w:t>
      </w:r>
    </w:p>
    <w:p w14:paraId="37EAFB90" w14:textId="2F9163CD" w:rsidR="00E32D90" w:rsidRDefault="00E32D90" w:rsidP="00BB7A49">
      <w:pPr>
        <w:rPr>
          <w:sz w:val="24"/>
          <w:szCs w:val="24"/>
        </w:rPr>
      </w:pPr>
      <w:r>
        <w:rPr>
          <w:sz w:val="24"/>
          <w:szCs w:val="24"/>
        </w:rPr>
        <w:t>Was schätzen Sie an einem Vorgesetzten?</w:t>
      </w:r>
    </w:p>
    <w:p w14:paraId="77AE8497" w14:textId="3D5D50A2" w:rsidR="00E32D90" w:rsidRDefault="00CC2818" w:rsidP="00BB7A49">
      <w:pPr>
        <w:rPr>
          <w:sz w:val="24"/>
          <w:szCs w:val="24"/>
        </w:rPr>
      </w:pPr>
      <w:r>
        <w:rPr>
          <w:sz w:val="24"/>
          <w:szCs w:val="24"/>
        </w:rPr>
        <w:t>Wie sieht der optimale Arbeitstag/Arbeitsumwelt aus?</w:t>
      </w:r>
    </w:p>
    <w:p w14:paraId="3FEB3E41" w14:textId="0B8C9C8C" w:rsidR="00CC2818" w:rsidRDefault="00CC2818" w:rsidP="00BB7A49">
      <w:pPr>
        <w:rPr>
          <w:sz w:val="24"/>
          <w:szCs w:val="24"/>
        </w:rPr>
      </w:pPr>
      <w:r>
        <w:rPr>
          <w:sz w:val="24"/>
          <w:szCs w:val="24"/>
        </w:rPr>
        <w:t>Können Sie eine Situation beschreiben, in der Sie…?</w:t>
      </w:r>
    </w:p>
    <w:p w14:paraId="211E75D3" w14:textId="462B2238" w:rsidR="00CC2818" w:rsidRDefault="00CC2818" w:rsidP="00BB7A49">
      <w:pPr>
        <w:rPr>
          <w:sz w:val="24"/>
          <w:szCs w:val="24"/>
        </w:rPr>
      </w:pPr>
      <w:r>
        <w:rPr>
          <w:sz w:val="24"/>
          <w:szCs w:val="24"/>
        </w:rPr>
        <w:t>Was war bisher die größte Leistung/Herausforderung?</w:t>
      </w:r>
    </w:p>
    <w:p w14:paraId="7FCC8885" w14:textId="2DDE3F6E" w:rsidR="00CC2818" w:rsidRDefault="00CC2818" w:rsidP="00BB7A49">
      <w:pPr>
        <w:rPr>
          <w:sz w:val="24"/>
          <w:szCs w:val="24"/>
        </w:rPr>
      </w:pPr>
      <w:r>
        <w:rPr>
          <w:sz w:val="24"/>
          <w:szCs w:val="24"/>
        </w:rPr>
        <w:t>Wann haben Sie einmal ein Ziel verfehlt und was daraus gelernt?</w:t>
      </w:r>
    </w:p>
    <w:p w14:paraId="42343B1F" w14:textId="5BCA0650" w:rsidR="00CC2818" w:rsidRDefault="00252653" w:rsidP="00BB7A49">
      <w:pPr>
        <w:rPr>
          <w:sz w:val="24"/>
          <w:szCs w:val="24"/>
        </w:rPr>
      </w:pPr>
      <w:r>
        <w:rPr>
          <w:sz w:val="24"/>
          <w:szCs w:val="24"/>
        </w:rPr>
        <w:t xml:space="preserve">Was machen Sie, wenn eines Ihrer Teammitglieder </w:t>
      </w:r>
      <w:proofErr w:type="spellStart"/>
      <w:r>
        <w:rPr>
          <w:sz w:val="24"/>
          <w:szCs w:val="24"/>
        </w:rPr>
        <w:t>underperformt</w:t>
      </w:r>
      <w:proofErr w:type="spellEnd"/>
      <w:r>
        <w:rPr>
          <w:sz w:val="24"/>
          <w:szCs w:val="24"/>
        </w:rPr>
        <w:t>?</w:t>
      </w:r>
    </w:p>
    <w:p w14:paraId="70611F33" w14:textId="156282D0" w:rsidR="00252653" w:rsidRDefault="00252653" w:rsidP="00BB7A49">
      <w:pPr>
        <w:rPr>
          <w:sz w:val="24"/>
          <w:szCs w:val="24"/>
        </w:rPr>
      </w:pPr>
      <w:r>
        <w:rPr>
          <w:sz w:val="24"/>
          <w:szCs w:val="24"/>
        </w:rPr>
        <w:lastRenderedPageBreak/>
        <w:t xml:space="preserve">Was machen Sie, wenn Ihr Vorgesetzter </w:t>
      </w:r>
      <w:r w:rsidR="00F06574">
        <w:rPr>
          <w:sz w:val="24"/>
          <w:szCs w:val="24"/>
        </w:rPr>
        <w:t>Sie zu Unrecht kritisiert?</w:t>
      </w:r>
    </w:p>
    <w:p w14:paraId="7F411C68" w14:textId="08A1844D" w:rsidR="00F06574" w:rsidRDefault="00F06574" w:rsidP="00BB7A49">
      <w:pPr>
        <w:rPr>
          <w:sz w:val="24"/>
          <w:szCs w:val="24"/>
        </w:rPr>
      </w:pPr>
      <w:r>
        <w:rPr>
          <w:sz w:val="24"/>
          <w:szCs w:val="24"/>
        </w:rPr>
        <w:t>Wie überzeugen Sie jemanden von einer Idee?</w:t>
      </w:r>
    </w:p>
    <w:p w14:paraId="375D363F" w14:textId="60B63BFA" w:rsidR="00F06574" w:rsidRDefault="00F06574" w:rsidP="00BB7A49">
      <w:pPr>
        <w:rPr>
          <w:sz w:val="24"/>
          <w:szCs w:val="24"/>
        </w:rPr>
      </w:pPr>
      <w:r>
        <w:rPr>
          <w:sz w:val="24"/>
          <w:szCs w:val="24"/>
        </w:rPr>
        <w:t>Hatten Sie schonmal Erfahrung mit einem schwierigen Vorgesetzten?</w:t>
      </w:r>
    </w:p>
    <w:p w14:paraId="4A27C128" w14:textId="04408336" w:rsidR="00F06574" w:rsidRDefault="00B1632F" w:rsidP="00BB7A49">
      <w:pPr>
        <w:rPr>
          <w:sz w:val="24"/>
          <w:szCs w:val="24"/>
        </w:rPr>
      </w:pPr>
      <w:r>
        <w:rPr>
          <w:sz w:val="24"/>
          <w:szCs w:val="24"/>
        </w:rPr>
        <w:t xml:space="preserve">Was machen Sie, wenn Sie </w:t>
      </w:r>
      <w:r w:rsidR="00DE372A">
        <w:rPr>
          <w:sz w:val="24"/>
          <w:szCs w:val="24"/>
        </w:rPr>
        <w:t>merken,</w:t>
      </w:r>
      <w:r>
        <w:rPr>
          <w:sz w:val="24"/>
          <w:szCs w:val="24"/>
        </w:rPr>
        <w:t xml:space="preserve"> dass Sie eine Deadline nicht einhalten können?</w:t>
      </w:r>
    </w:p>
    <w:p w14:paraId="71381F77" w14:textId="45ABCD57" w:rsidR="00DE372A" w:rsidRPr="00DE372A" w:rsidRDefault="00DE372A" w:rsidP="00DE372A">
      <w:pPr>
        <w:rPr>
          <w:b/>
          <w:bCs/>
          <w:sz w:val="24"/>
          <w:szCs w:val="24"/>
        </w:rPr>
      </w:pPr>
      <w:r w:rsidRPr="00DE372A">
        <w:rPr>
          <w:b/>
          <w:bCs/>
          <w:sz w:val="24"/>
          <w:szCs w:val="24"/>
        </w:rPr>
        <w:t xml:space="preserve">Welches System </w:t>
      </w:r>
      <w:r>
        <w:rPr>
          <w:b/>
          <w:bCs/>
          <w:sz w:val="24"/>
          <w:szCs w:val="24"/>
        </w:rPr>
        <w:t xml:space="preserve">haben sie </w:t>
      </w:r>
      <w:proofErr w:type="spellStart"/>
      <w:r>
        <w:rPr>
          <w:b/>
          <w:bCs/>
          <w:sz w:val="24"/>
          <w:szCs w:val="24"/>
        </w:rPr>
        <w:t>angeprochen</w:t>
      </w:r>
      <w:proofErr w:type="spellEnd"/>
      <w:r>
        <w:rPr>
          <w:b/>
          <w:bCs/>
          <w:sz w:val="24"/>
          <w:szCs w:val="24"/>
        </w:rPr>
        <w:t>?</w:t>
      </w:r>
    </w:p>
    <w:p w14:paraId="1F406134" w14:textId="03DDDB71" w:rsidR="00DE372A" w:rsidRPr="00DE372A" w:rsidRDefault="00DE372A" w:rsidP="00DE372A">
      <w:pPr>
        <w:rPr>
          <w:sz w:val="24"/>
          <w:szCs w:val="24"/>
        </w:rPr>
      </w:pPr>
      <w:r w:rsidRPr="00DE372A">
        <w:rPr>
          <w:sz w:val="24"/>
          <w:szCs w:val="24"/>
        </w:rPr>
        <w:t>Schritt 1. Die Bestandsaufnahme – was ist der IST-Stand, Schritt 2. Planung der Arbeiten – wie sieht der Soll-Stand aus und welche Maßnahmen sind erforderlich, Schritt 3. Kalkulation des Budgets – gehen sich überhaupt alle Maßnahmen aus – welche kann man weglassen, Schritt 4 Angebotseinholung – Preisvergleich und gegebenenfalls auch die Preisnachverhandlung. Schritt 5 war dann das Zeitmanagement und Qualitätsmanagement.)</w:t>
      </w:r>
    </w:p>
    <w:p w14:paraId="39DC77BE" w14:textId="77777777" w:rsidR="00B1632F" w:rsidRPr="00DE372A" w:rsidRDefault="00B1632F" w:rsidP="00BB7A49">
      <w:pPr>
        <w:rPr>
          <w:b/>
          <w:bCs/>
          <w:sz w:val="24"/>
          <w:szCs w:val="24"/>
        </w:rPr>
      </w:pPr>
    </w:p>
    <w:p w14:paraId="364A11B6" w14:textId="642FC72C" w:rsidR="00674E76" w:rsidRPr="00DE372A" w:rsidRDefault="00DE372A" w:rsidP="00BB7A49">
      <w:pPr>
        <w:rPr>
          <w:b/>
          <w:bCs/>
          <w:sz w:val="24"/>
          <w:szCs w:val="24"/>
        </w:rPr>
      </w:pPr>
      <w:r w:rsidRPr="00DE372A">
        <w:rPr>
          <w:b/>
          <w:bCs/>
          <w:sz w:val="24"/>
          <w:szCs w:val="24"/>
        </w:rPr>
        <w:t>Warum die FH und nicht die WU? Warum dieser Studiengang?</w:t>
      </w:r>
    </w:p>
    <w:p w14:paraId="04009ED1" w14:textId="163B5B23" w:rsidR="00291AB6" w:rsidRPr="0031011C" w:rsidRDefault="00DE372A" w:rsidP="00BB7A49">
      <w:pPr>
        <w:rPr>
          <w:sz w:val="36"/>
          <w:szCs w:val="36"/>
        </w:rPr>
      </w:pPr>
      <w:r w:rsidRPr="00DE372A">
        <w:rPr>
          <w:sz w:val="24"/>
          <w:szCs w:val="24"/>
        </w:rPr>
        <w:t xml:space="preserve">Bei der Auswahl des Studiums war für mich Wichtig, dass es ein Wirtschaftliches Studium mit größtmöglichem Praxisbezug, guten internationalen Beziehungen und mit Immobilienbezug, sodass ich sozusagen die bestmögliche Kombination meines technisches und wirtschaftlichem </w:t>
      </w:r>
      <w:proofErr w:type="spellStart"/>
      <w:r w:rsidRPr="00DE372A">
        <w:rPr>
          <w:sz w:val="24"/>
          <w:szCs w:val="24"/>
        </w:rPr>
        <w:t>Know</w:t>
      </w:r>
      <w:proofErr w:type="spellEnd"/>
      <w:r w:rsidRPr="00DE372A">
        <w:rPr>
          <w:sz w:val="24"/>
          <w:szCs w:val="24"/>
        </w:rPr>
        <w:t xml:space="preserve"> – </w:t>
      </w:r>
      <w:proofErr w:type="spellStart"/>
      <w:r w:rsidRPr="00DE372A">
        <w:rPr>
          <w:sz w:val="24"/>
          <w:szCs w:val="24"/>
        </w:rPr>
        <w:t>How</w:t>
      </w:r>
      <w:proofErr w:type="spellEnd"/>
      <w:r w:rsidRPr="00DE372A">
        <w:rPr>
          <w:sz w:val="24"/>
          <w:szCs w:val="24"/>
        </w:rPr>
        <w:t xml:space="preserve"> erzielen kann.</w:t>
      </w:r>
    </w:p>
    <w:p w14:paraId="7BE37824" w14:textId="77777777" w:rsidR="00291AB6" w:rsidRDefault="00291AB6" w:rsidP="00BB7A49">
      <w:pPr>
        <w:rPr>
          <w:sz w:val="24"/>
          <w:szCs w:val="24"/>
        </w:rPr>
      </w:pPr>
    </w:p>
    <w:p w14:paraId="4CDE33C1" w14:textId="6084FC14" w:rsidR="002F23EF" w:rsidRPr="00AB1356" w:rsidRDefault="00291AB6" w:rsidP="00BB7A49">
      <w:pPr>
        <w:rPr>
          <w:b/>
          <w:bCs/>
          <w:sz w:val="24"/>
          <w:szCs w:val="24"/>
        </w:rPr>
      </w:pPr>
      <w:r>
        <w:rPr>
          <w:sz w:val="24"/>
          <w:szCs w:val="24"/>
        </w:rPr>
        <w:t xml:space="preserve">Die Zeit in den USA war sehr prägend für mich. Ich habe verstärkt festgestellt-, </w:t>
      </w:r>
      <w:r w:rsidRPr="00735430">
        <w:rPr>
          <w:sz w:val="24"/>
          <w:szCs w:val="24"/>
        </w:rPr>
        <w:t xml:space="preserve">wie wichtig </w:t>
      </w:r>
      <w:r>
        <w:rPr>
          <w:sz w:val="24"/>
          <w:szCs w:val="24"/>
        </w:rPr>
        <w:t>und bereichernd die Zusammenarbeit</w:t>
      </w:r>
      <w:r w:rsidRPr="00735430">
        <w:rPr>
          <w:sz w:val="24"/>
          <w:szCs w:val="24"/>
        </w:rPr>
        <w:t xml:space="preserve"> von Menschen verschiedener Backgrounds ist</w:t>
      </w:r>
      <w:r>
        <w:rPr>
          <w:sz w:val="24"/>
          <w:szCs w:val="24"/>
        </w:rPr>
        <w:t xml:space="preserve">. Und dabei spreche ich vom persönlichen Horizont, wie auch der Gesellschaft als Ganzes – und dabei habe ich mir natürlich die Unternehmenswerte der BDO angeschaut wo Werte wie </w:t>
      </w:r>
      <w:proofErr w:type="spellStart"/>
      <w:r>
        <w:rPr>
          <w:sz w:val="24"/>
          <w:szCs w:val="24"/>
        </w:rPr>
        <w:t>Diversity</w:t>
      </w:r>
      <w:proofErr w:type="spellEnd"/>
      <w:r>
        <w:rPr>
          <w:sz w:val="24"/>
          <w:szCs w:val="24"/>
        </w:rPr>
        <w:t xml:space="preserve">, Nachhaltigkeit und Fairness fest in der Unternehmensphilosophie verankert sind, weshalb ich helfen möchte die ESG und Real Estate Beratungsabteilung weiter auszubauen </w:t>
      </w:r>
      <w:r w:rsidR="002F23EF" w:rsidRPr="00AB1356">
        <w:rPr>
          <w:b/>
          <w:bCs/>
          <w:sz w:val="24"/>
          <w:szCs w:val="24"/>
        </w:rPr>
        <w:br w:type="page"/>
      </w:r>
    </w:p>
    <w:p w14:paraId="64D2DDAE" w14:textId="77777777" w:rsidR="00385AA4" w:rsidRPr="000E057C" w:rsidRDefault="00385AA4" w:rsidP="006744B5">
      <w:pPr>
        <w:rPr>
          <w:sz w:val="24"/>
          <w:szCs w:val="24"/>
        </w:rPr>
      </w:pPr>
    </w:p>
    <w:p w14:paraId="2270B605" w14:textId="5903AE4A" w:rsidR="00385AA4" w:rsidRPr="000E057C" w:rsidRDefault="00385AA4" w:rsidP="006744B5">
      <w:pPr>
        <w:rPr>
          <w:sz w:val="24"/>
          <w:szCs w:val="24"/>
        </w:rPr>
      </w:pPr>
    </w:p>
    <w:p w14:paraId="7ABFEF61" w14:textId="304F6402" w:rsidR="002F23EF" w:rsidRDefault="002F23EF" w:rsidP="006744B5">
      <w:pPr>
        <w:rPr>
          <w:sz w:val="18"/>
          <w:szCs w:val="18"/>
        </w:rPr>
      </w:pPr>
    </w:p>
    <w:p w14:paraId="70BC7FA8" w14:textId="0A7A558F" w:rsidR="002F23EF" w:rsidRPr="002F23EF" w:rsidRDefault="002F23EF" w:rsidP="006744B5">
      <w:pPr>
        <w:rPr>
          <w:b/>
          <w:bCs/>
          <w:sz w:val="36"/>
          <w:szCs w:val="36"/>
        </w:rPr>
      </w:pPr>
      <w:r w:rsidRPr="002F23EF">
        <w:rPr>
          <w:b/>
          <w:bCs/>
          <w:sz w:val="24"/>
          <w:szCs w:val="24"/>
        </w:rPr>
        <w:t xml:space="preserve">Bei der Auswahl des Studiums war für mich Wichtig, dass es ein Wirtschaftliches Studium mit größtmöglichem Praxisbezug, guten internationalen Beziehungen und mit Immobilienbezug, sodass ich sozusagen die bestmögliche Kombination meines technisches und wirtschaftlichem </w:t>
      </w:r>
      <w:proofErr w:type="spellStart"/>
      <w:r w:rsidRPr="002F23EF">
        <w:rPr>
          <w:b/>
          <w:bCs/>
          <w:sz w:val="24"/>
          <w:szCs w:val="24"/>
        </w:rPr>
        <w:t>Know</w:t>
      </w:r>
      <w:proofErr w:type="spellEnd"/>
      <w:r w:rsidRPr="002F23EF">
        <w:rPr>
          <w:b/>
          <w:bCs/>
          <w:sz w:val="24"/>
          <w:szCs w:val="24"/>
        </w:rPr>
        <w:t xml:space="preserve"> – </w:t>
      </w:r>
      <w:proofErr w:type="spellStart"/>
      <w:r w:rsidRPr="002F23EF">
        <w:rPr>
          <w:b/>
          <w:bCs/>
          <w:sz w:val="24"/>
          <w:szCs w:val="24"/>
        </w:rPr>
        <w:t>How</w:t>
      </w:r>
      <w:proofErr w:type="spellEnd"/>
      <w:r w:rsidRPr="002F23EF">
        <w:rPr>
          <w:b/>
          <w:bCs/>
          <w:sz w:val="24"/>
          <w:szCs w:val="24"/>
        </w:rPr>
        <w:t xml:space="preserve"> erzielen kann.</w:t>
      </w:r>
    </w:p>
    <w:p w14:paraId="1DEFE88A" w14:textId="77777777" w:rsidR="00385AA4" w:rsidRPr="000E057C" w:rsidRDefault="00385AA4" w:rsidP="006744B5">
      <w:pPr>
        <w:rPr>
          <w:sz w:val="24"/>
          <w:szCs w:val="24"/>
        </w:rPr>
      </w:pPr>
    </w:p>
    <w:p w14:paraId="175C1069" w14:textId="545B53DB" w:rsidR="00554790" w:rsidRPr="000E057C" w:rsidRDefault="00385AA4" w:rsidP="006744B5">
      <w:pPr>
        <w:rPr>
          <w:sz w:val="24"/>
          <w:szCs w:val="24"/>
        </w:rPr>
      </w:pPr>
      <w:r w:rsidRPr="000E057C">
        <w:rPr>
          <w:sz w:val="24"/>
          <w:szCs w:val="24"/>
        </w:rPr>
        <w:t xml:space="preserve">Optimalfall durch die Kombination aus meiner technischen Ausbildung mit der Wirtschaftlichen Ausbildung einen Mehrwert für Unternehmen generieren kann. </w:t>
      </w:r>
    </w:p>
    <w:p w14:paraId="0F502590" w14:textId="77777777" w:rsidR="00385AA4" w:rsidRPr="000E057C" w:rsidRDefault="00385AA4" w:rsidP="006744B5">
      <w:pPr>
        <w:rPr>
          <w:sz w:val="24"/>
          <w:szCs w:val="24"/>
        </w:rPr>
      </w:pPr>
    </w:p>
    <w:p w14:paraId="6D84177D" w14:textId="7F861363" w:rsidR="00554790" w:rsidRPr="000E057C" w:rsidRDefault="00554790" w:rsidP="006744B5">
      <w:pPr>
        <w:rPr>
          <w:sz w:val="24"/>
          <w:szCs w:val="24"/>
        </w:rPr>
      </w:pPr>
    </w:p>
    <w:p w14:paraId="55A2BC44" w14:textId="77777777" w:rsidR="00554790" w:rsidRPr="000E057C" w:rsidRDefault="00554790" w:rsidP="006744B5">
      <w:pPr>
        <w:rPr>
          <w:sz w:val="24"/>
          <w:szCs w:val="24"/>
        </w:rPr>
      </w:pPr>
    </w:p>
    <w:p w14:paraId="31E2C580" w14:textId="40153CDB" w:rsidR="00AA3D3A" w:rsidRPr="000E057C" w:rsidRDefault="00554790" w:rsidP="006744B5">
      <w:pPr>
        <w:rPr>
          <w:sz w:val="24"/>
          <w:szCs w:val="24"/>
        </w:rPr>
      </w:pPr>
      <w:r w:rsidRPr="000E057C">
        <w:rPr>
          <w:sz w:val="24"/>
          <w:szCs w:val="24"/>
        </w:rPr>
        <w:t xml:space="preserve">meine Kommunikationsfähigkeiten- sowie ein gute Auftrittskompetenz, die es beim </w:t>
      </w:r>
      <w:proofErr w:type="spellStart"/>
      <w:r w:rsidRPr="000E057C">
        <w:rPr>
          <w:sz w:val="24"/>
          <w:szCs w:val="24"/>
        </w:rPr>
        <w:t>intera</w:t>
      </w:r>
      <w:proofErr w:type="spellEnd"/>
    </w:p>
    <w:p w14:paraId="7652B3A4" w14:textId="5DC295C2" w:rsidR="00AA3D3A" w:rsidRPr="000E057C" w:rsidRDefault="00AA3D3A" w:rsidP="006744B5">
      <w:pPr>
        <w:rPr>
          <w:sz w:val="24"/>
          <w:szCs w:val="24"/>
        </w:rPr>
      </w:pPr>
    </w:p>
    <w:p w14:paraId="0CF824FF" w14:textId="26B05375" w:rsidR="00AA3D3A" w:rsidRPr="000E057C" w:rsidRDefault="00AA3D3A" w:rsidP="006744B5">
      <w:pPr>
        <w:rPr>
          <w:sz w:val="24"/>
          <w:szCs w:val="24"/>
        </w:rPr>
      </w:pPr>
      <w:r w:rsidRPr="000E057C">
        <w:rPr>
          <w:sz w:val="24"/>
          <w:szCs w:val="24"/>
        </w:rPr>
        <w:t xml:space="preserve">Ein typisches Projekt startete mit der Bestandsaufnahme, gefolgt von der Planung der Arbeiten sowie der Kalkulation des Budgets bis schlussendlich geeignete Unternehmen für die Angebotslegung eingeladen wurden. Dabei standen Preisverhandlungen mit Geschäftsführern von Baufirmen auf der Tagesordnung. Neben der Begleitung der ausführenden Firmen während des gesamten Sanierungsprozesses, lag auch die Einhaltung des Zeitplans in meiner Verantwortung. Um in der Branche, als „frischer“ Maturabsolvent ernst genommen zu werden, musste ich mit einem guten Auftreten, Durchsetzungsvermögen, „Hands on </w:t>
      </w:r>
      <w:proofErr w:type="spellStart"/>
      <w:r w:rsidRPr="000E057C">
        <w:rPr>
          <w:sz w:val="24"/>
          <w:szCs w:val="24"/>
        </w:rPr>
        <w:t>Mentality</w:t>
      </w:r>
      <w:proofErr w:type="spellEnd"/>
      <w:r w:rsidRPr="000E057C">
        <w:rPr>
          <w:sz w:val="24"/>
          <w:szCs w:val="24"/>
        </w:rPr>
        <w:t>“ und mit strategischem Denken performen.</w:t>
      </w:r>
    </w:p>
    <w:p w14:paraId="57F96DE9" w14:textId="16FA5C4A" w:rsidR="00151ADA" w:rsidRPr="000E057C" w:rsidRDefault="00151ADA" w:rsidP="006744B5">
      <w:pPr>
        <w:rPr>
          <w:sz w:val="24"/>
          <w:szCs w:val="24"/>
        </w:rPr>
      </w:pPr>
    </w:p>
    <w:p w14:paraId="1DB331CA" w14:textId="77777777" w:rsidR="00151ADA" w:rsidRPr="000E057C" w:rsidRDefault="00151ADA" w:rsidP="006744B5">
      <w:pPr>
        <w:rPr>
          <w:sz w:val="24"/>
          <w:szCs w:val="24"/>
        </w:rPr>
      </w:pPr>
    </w:p>
    <w:sectPr w:rsidR="00151ADA" w:rsidRPr="000E05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E3ACE"/>
    <w:multiLevelType w:val="hybridMultilevel"/>
    <w:tmpl w:val="8EACF154"/>
    <w:lvl w:ilvl="0" w:tplc="50380888">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6A161923"/>
    <w:multiLevelType w:val="hybridMultilevel"/>
    <w:tmpl w:val="C126647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686948764">
    <w:abstractNumId w:val="1"/>
  </w:num>
  <w:num w:numId="2" w16cid:durableId="586697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B5"/>
    <w:rsid w:val="00043BAD"/>
    <w:rsid w:val="00050F0D"/>
    <w:rsid w:val="000E057C"/>
    <w:rsid w:val="001263AA"/>
    <w:rsid w:val="00151ADA"/>
    <w:rsid w:val="0015401B"/>
    <w:rsid w:val="001661D4"/>
    <w:rsid w:val="00195096"/>
    <w:rsid w:val="001B6485"/>
    <w:rsid w:val="001F28EB"/>
    <w:rsid w:val="00226BBF"/>
    <w:rsid w:val="00252653"/>
    <w:rsid w:val="00287BBE"/>
    <w:rsid w:val="00291AB6"/>
    <w:rsid w:val="002F04DC"/>
    <w:rsid w:val="002F0592"/>
    <w:rsid w:val="002F23EF"/>
    <w:rsid w:val="002F2C1E"/>
    <w:rsid w:val="002F3AD4"/>
    <w:rsid w:val="0031011C"/>
    <w:rsid w:val="0036310C"/>
    <w:rsid w:val="00385AA4"/>
    <w:rsid w:val="003C1C5C"/>
    <w:rsid w:val="004C251D"/>
    <w:rsid w:val="0055042F"/>
    <w:rsid w:val="00554790"/>
    <w:rsid w:val="005A2D55"/>
    <w:rsid w:val="00662F74"/>
    <w:rsid w:val="006744B5"/>
    <w:rsid w:val="00674E76"/>
    <w:rsid w:val="00735430"/>
    <w:rsid w:val="00746224"/>
    <w:rsid w:val="00770E05"/>
    <w:rsid w:val="00787898"/>
    <w:rsid w:val="007A7FB0"/>
    <w:rsid w:val="008605A0"/>
    <w:rsid w:val="00867A55"/>
    <w:rsid w:val="00894102"/>
    <w:rsid w:val="008C01DF"/>
    <w:rsid w:val="008C5471"/>
    <w:rsid w:val="00915EF1"/>
    <w:rsid w:val="0094030C"/>
    <w:rsid w:val="00956371"/>
    <w:rsid w:val="0096437B"/>
    <w:rsid w:val="009675AD"/>
    <w:rsid w:val="009832E8"/>
    <w:rsid w:val="009903D4"/>
    <w:rsid w:val="009B7FDA"/>
    <w:rsid w:val="00A540BB"/>
    <w:rsid w:val="00AA3D3A"/>
    <w:rsid w:val="00AB1356"/>
    <w:rsid w:val="00AE5205"/>
    <w:rsid w:val="00B1632F"/>
    <w:rsid w:val="00BB7A49"/>
    <w:rsid w:val="00BC4B69"/>
    <w:rsid w:val="00BC5D94"/>
    <w:rsid w:val="00BF451D"/>
    <w:rsid w:val="00C5455A"/>
    <w:rsid w:val="00C54C4E"/>
    <w:rsid w:val="00CC2818"/>
    <w:rsid w:val="00DE372A"/>
    <w:rsid w:val="00E069C2"/>
    <w:rsid w:val="00E32D90"/>
    <w:rsid w:val="00EF3CC3"/>
    <w:rsid w:val="00F06574"/>
    <w:rsid w:val="00F3370E"/>
    <w:rsid w:val="00F925BA"/>
    <w:rsid w:val="00F95224"/>
    <w:rsid w:val="00FC5E0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08AA"/>
  <w15:chartTrackingRefBased/>
  <w15:docId w15:val="{07DFC33B-07B2-4822-A544-39771FD9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A49"/>
    <w:pPr>
      <w:ind w:left="720"/>
      <w:contextualSpacing/>
    </w:pPr>
  </w:style>
  <w:style w:type="paragraph" w:styleId="Revision">
    <w:name w:val="Revision"/>
    <w:hidden/>
    <w:uiPriority w:val="99"/>
    <w:semiHidden/>
    <w:rsid w:val="00F337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1101</Words>
  <Characters>6942</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 Benjamin</dc:creator>
  <cp:keywords/>
  <dc:description/>
  <cp:lastModifiedBy>jonas.stegh@pumpkincareers.com</cp:lastModifiedBy>
  <cp:revision>53</cp:revision>
  <dcterms:created xsi:type="dcterms:W3CDTF">2023-01-17T10:07:00Z</dcterms:created>
  <dcterms:modified xsi:type="dcterms:W3CDTF">2023-01-19T08:43:00Z</dcterms:modified>
</cp:coreProperties>
</file>