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1985"/>
        <w:gridCol w:w="1559"/>
        <w:gridCol w:w="1979"/>
        <w:gridCol w:w="147"/>
        <w:gridCol w:w="284"/>
        <w:gridCol w:w="142"/>
        <w:gridCol w:w="283"/>
        <w:gridCol w:w="142"/>
        <w:gridCol w:w="283"/>
        <w:gridCol w:w="567"/>
        <w:gridCol w:w="1696"/>
      </w:tblGrid>
      <w:tr w:rsidR="00E55D90" w:rsidRPr="00BF7024" w14:paraId="487AC9CE" w14:textId="77777777" w:rsidTr="0021316A">
        <w:trPr>
          <w:trHeight w:val="2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135895E2" w14:textId="43909053" w:rsidR="00E55D90" w:rsidRPr="00BF7024" w:rsidRDefault="00D820CA" w:rsidP="0021316A">
            <w:pPr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BF7024">
              <w:rPr>
                <w:rFonts w:ascii="Optima" w:hAnsi="Optima" w:cs="Times New Roman (Body CS)"/>
                <w:b/>
                <w:sz w:val="36"/>
                <w:szCs w:val="32"/>
              </w:rPr>
              <w:t>Marko Ivanovic</w:t>
            </w:r>
          </w:p>
        </w:tc>
      </w:tr>
      <w:tr w:rsidR="00E55D90" w:rsidRPr="00BF7024" w14:paraId="034602FF" w14:textId="77777777" w:rsidTr="0021316A">
        <w:trPr>
          <w:trHeight w:val="20"/>
        </w:trPr>
        <w:tc>
          <w:tcPr>
            <w:tcW w:w="9067" w:type="dxa"/>
            <w:gridSpan w:val="11"/>
            <w:tcBorders>
              <w:top w:val="single" w:sz="4" w:space="0" w:color="auto"/>
            </w:tcBorders>
            <w:vAlign w:val="bottom"/>
          </w:tcPr>
          <w:p w14:paraId="45E1D21A" w14:textId="727A931F" w:rsidR="00E55D90" w:rsidRPr="00BF7024" w:rsidRDefault="00D820CA" w:rsidP="0021316A">
            <w:pPr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 w:rsidRPr="00BF7024">
              <w:rPr>
                <w:rFonts w:ascii="Optima" w:hAnsi="Optima" w:cs="Times New Roman (Body CS)"/>
                <w:bCs/>
                <w:sz w:val="18"/>
                <w:szCs w:val="18"/>
              </w:rPr>
              <w:t>Friedrich-List-Str. 55</w:t>
            </w:r>
            <w:r w:rsidR="00176788" w:rsidRPr="00FB69DD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 w:rsidRPr="00BF7024">
              <w:rPr>
                <w:rFonts w:ascii="Optima" w:hAnsi="Optima" w:cs="Times New Roman (Body CS)"/>
                <w:bCs/>
                <w:sz w:val="18"/>
                <w:szCs w:val="18"/>
              </w:rPr>
              <w:t>Neu-Isenburg</w:t>
            </w:r>
            <w:r w:rsidR="00E55D90" w:rsidRPr="00BF7024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 w:rsidRPr="00BF7024">
              <w:rPr>
                <w:rFonts w:ascii="Optima" w:hAnsi="Optima" w:cs="Times New Roman (Body CS)"/>
                <w:bCs/>
                <w:sz w:val="18"/>
                <w:szCs w:val="18"/>
              </w:rPr>
              <w:t>63263</w:t>
            </w:r>
            <w:r w:rsidR="00176788" w:rsidRPr="00BF7024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="00E55D90" w:rsidRPr="00BF7024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• </w:t>
            </w:r>
            <w:r w:rsidRPr="00BF7024">
              <w:rPr>
                <w:rFonts w:ascii="Optima" w:hAnsi="Optima" w:cs="Times New Roman (Body CS)"/>
                <w:bCs/>
                <w:sz w:val="18"/>
                <w:szCs w:val="18"/>
              </w:rPr>
              <w:t>Marko.ivnvic@gmail.com</w:t>
            </w:r>
            <w:r w:rsidR="00E55D90" w:rsidRPr="00BF7024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+49(0)1</w:t>
            </w:r>
            <w:r w:rsidRPr="00BF7024">
              <w:rPr>
                <w:rFonts w:ascii="Optima" w:hAnsi="Optima" w:cs="Times New Roman (Body CS)"/>
                <w:bCs/>
                <w:sz w:val="18"/>
                <w:szCs w:val="18"/>
              </w:rPr>
              <w:t>5754372292</w:t>
            </w:r>
          </w:p>
        </w:tc>
      </w:tr>
      <w:tr w:rsidR="002508C2" w:rsidRPr="00BF7024" w14:paraId="0FCADE56" w14:textId="77777777" w:rsidTr="0021316A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BF7024" w:rsidRDefault="006E2C9C" w:rsidP="004527E6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BF7024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BF7024" w14:paraId="7D1DEBF7" w14:textId="77777777" w:rsidTr="00B458B2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342E8E16" w:rsidR="00D1492F" w:rsidRPr="00BF7024" w:rsidRDefault="00B17D95" w:rsidP="004527E6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BF7024">
              <w:rPr>
                <w:rFonts w:ascii="Optima" w:hAnsi="Optima"/>
                <w:b/>
                <w:smallCaps/>
                <w:sz w:val="23"/>
                <w:szCs w:val="23"/>
              </w:rPr>
              <w:t xml:space="preserve">Johann </w:t>
            </w:r>
            <w:proofErr w:type="gramStart"/>
            <w:r w:rsidRPr="00BF7024">
              <w:rPr>
                <w:rFonts w:ascii="Optima" w:hAnsi="Optima"/>
                <w:b/>
                <w:smallCaps/>
                <w:sz w:val="23"/>
                <w:szCs w:val="23"/>
              </w:rPr>
              <w:t>Wolfgang Goethe-Universität</w:t>
            </w:r>
            <w:proofErr w:type="gramEnd"/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BF7024" w:rsidRDefault="00B17D95" w:rsidP="004527E6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F7024"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BF7024" w14:paraId="61E5D482" w14:textId="77777777" w:rsidTr="0021316A">
        <w:trPr>
          <w:trHeight w:val="20"/>
        </w:trPr>
        <w:tc>
          <w:tcPr>
            <w:tcW w:w="5523" w:type="dxa"/>
            <w:gridSpan w:val="3"/>
            <w:vAlign w:val="bottom"/>
          </w:tcPr>
          <w:p w14:paraId="11CB9A0F" w14:textId="636B09B1" w:rsidR="00D1492F" w:rsidRPr="00BF7024" w:rsidRDefault="00D1492F" w:rsidP="004527E6">
            <w:pPr>
              <w:rPr>
                <w:rFonts w:ascii="Optima" w:hAnsi="Optima"/>
                <w:sz w:val="18"/>
              </w:rPr>
            </w:pPr>
            <w:r w:rsidRPr="00BF7024">
              <w:rPr>
                <w:rFonts w:ascii="Optima" w:hAnsi="Optima"/>
                <w:sz w:val="18"/>
              </w:rPr>
              <w:t xml:space="preserve">B.Sc. in </w:t>
            </w:r>
            <w:r w:rsidR="00B17D95" w:rsidRPr="00BF7024">
              <w:rPr>
                <w:rFonts w:ascii="Optima" w:hAnsi="Optima"/>
                <w:sz w:val="18"/>
              </w:rPr>
              <w:t xml:space="preserve">Wirtschaftswissenschaften </w:t>
            </w:r>
            <w:r w:rsidR="000E7770" w:rsidRPr="00BF7024">
              <w:rPr>
                <w:rFonts w:ascii="Optima" w:hAnsi="Optima"/>
                <w:sz w:val="18"/>
              </w:rPr>
              <w:t>(</w:t>
            </w:r>
            <w:r w:rsidR="00176788" w:rsidRPr="00BF7024">
              <w:rPr>
                <w:rFonts w:ascii="Optima" w:hAnsi="Optima"/>
                <w:sz w:val="18"/>
              </w:rPr>
              <w:t>geplant, bereits i</w:t>
            </w:r>
            <w:r w:rsidR="00344A00" w:rsidRPr="00BF7024">
              <w:rPr>
                <w:rFonts w:ascii="Optima" w:hAnsi="Optima"/>
                <w:sz w:val="18"/>
              </w:rPr>
              <w:t>mmatrikuliert)</w:t>
            </w:r>
          </w:p>
        </w:tc>
        <w:tc>
          <w:tcPr>
            <w:tcW w:w="3544" w:type="dxa"/>
            <w:gridSpan w:val="8"/>
            <w:vAlign w:val="bottom"/>
          </w:tcPr>
          <w:p w14:paraId="419A9228" w14:textId="1C5FA7B1" w:rsidR="00D1492F" w:rsidRPr="00BF7024" w:rsidRDefault="00176788" w:rsidP="004527E6">
            <w:pPr>
              <w:jc w:val="right"/>
              <w:rPr>
                <w:rFonts w:ascii="Optima" w:hAnsi="Optima"/>
                <w:sz w:val="18"/>
              </w:rPr>
            </w:pPr>
            <w:r w:rsidRPr="00BF7024">
              <w:rPr>
                <w:rFonts w:ascii="Optima" w:hAnsi="Optima"/>
                <w:sz w:val="18"/>
              </w:rPr>
              <w:t>a</w:t>
            </w:r>
            <w:r w:rsidR="00B262CF" w:rsidRPr="00BF7024">
              <w:rPr>
                <w:rFonts w:ascii="Optima" w:hAnsi="Optima"/>
                <w:sz w:val="18"/>
              </w:rPr>
              <w:t>b 10/2024</w:t>
            </w:r>
          </w:p>
        </w:tc>
      </w:tr>
      <w:tr w:rsidR="00D5280E" w:rsidRPr="00BF7024" w14:paraId="1C51E2FF" w14:textId="77777777" w:rsidTr="00B458B2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11F11FA2" w:rsidR="00665BF3" w:rsidRPr="00BF7024" w:rsidRDefault="00E10477" w:rsidP="004527E6">
            <w:pPr>
              <w:rPr>
                <w:rFonts w:ascii="Optima" w:hAnsi="Optima"/>
                <w:sz w:val="18"/>
                <w:lang w:val="en-US"/>
              </w:rPr>
            </w:pPr>
            <w:r w:rsidRPr="00BF7024">
              <w:rPr>
                <w:rFonts w:ascii="Optima" w:hAnsi="Optima"/>
                <w:b/>
                <w:smallCaps/>
                <w:sz w:val="23"/>
                <w:szCs w:val="23"/>
              </w:rPr>
              <w:t xml:space="preserve">Max-Eyth-Schule 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229B83D4" w:rsidR="00665BF3" w:rsidRPr="00BF7024" w:rsidRDefault="00E10477" w:rsidP="004527E6">
            <w:pPr>
              <w:jc w:val="right"/>
              <w:rPr>
                <w:rFonts w:ascii="Optima" w:hAnsi="Optima"/>
                <w:sz w:val="18"/>
              </w:rPr>
            </w:pPr>
            <w:r w:rsidRPr="00BF7024">
              <w:rPr>
                <w:rFonts w:ascii="Optima" w:hAnsi="Optima"/>
                <w:i/>
                <w:smallCaps/>
                <w:sz w:val="23"/>
                <w:szCs w:val="23"/>
              </w:rPr>
              <w:t>Dreieich</w:t>
            </w:r>
          </w:p>
        </w:tc>
      </w:tr>
      <w:tr w:rsidR="0091331D" w:rsidRPr="00BF7024" w14:paraId="312B82BC" w14:textId="77777777" w:rsidTr="0021316A">
        <w:trPr>
          <w:trHeight w:val="20"/>
        </w:trPr>
        <w:tc>
          <w:tcPr>
            <w:tcW w:w="5670" w:type="dxa"/>
            <w:gridSpan w:val="4"/>
            <w:vAlign w:val="bottom"/>
          </w:tcPr>
          <w:p w14:paraId="1CEE182B" w14:textId="2298B9E2" w:rsidR="0091331D" w:rsidRPr="00BF7024" w:rsidRDefault="00176788" w:rsidP="004527E6">
            <w:pPr>
              <w:rPr>
                <w:rFonts w:ascii="Optima" w:hAnsi="Optima"/>
                <w:sz w:val="18"/>
                <w:lang w:val="de-AT"/>
              </w:rPr>
            </w:pPr>
            <w:r w:rsidRPr="00BF7024">
              <w:rPr>
                <w:rFonts w:ascii="Optima" w:hAnsi="Optima"/>
                <w:sz w:val="18"/>
                <w:lang w:val="de-AT"/>
              </w:rPr>
              <w:t xml:space="preserve">Allgemeine </w:t>
            </w:r>
            <w:r w:rsidR="00191671" w:rsidRPr="00BF7024">
              <w:rPr>
                <w:rFonts w:ascii="Optima" w:hAnsi="Optima"/>
                <w:sz w:val="18"/>
                <w:lang w:val="de-AT"/>
              </w:rPr>
              <w:t>Fachhochschulreife (</w:t>
            </w:r>
            <w:r w:rsidR="0091331D" w:rsidRPr="00BF7024">
              <w:rPr>
                <w:rFonts w:ascii="Optima" w:hAnsi="Optima"/>
                <w:sz w:val="18"/>
                <w:lang w:val="de-AT"/>
              </w:rPr>
              <w:t xml:space="preserve">Note: </w:t>
            </w:r>
            <w:r w:rsidR="00E10477" w:rsidRPr="00BF7024">
              <w:rPr>
                <w:rFonts w:ascii="Optima" w:hAnsi="Optima"/>
                <w:sz w:val="18"/>
                <w:lang w:val="de-AT"/>
              </w:rPr>
              <w:t>2,2</w:t>
            </w:r>
            <w:r w:rsidR="0091331D" w:rsidRPr="00BF7024">
              <w:rPr>
                <w:rFonts w:ascii="Optima" w:hAnsi="Optima"/>
                <w:sz w:val="18"/>
                <w:lang w:val="de-AT"/>
              </w:rPr>
              <w:t>)</w:t>
            </w:r>
          </w:p>
        </w:tc>
        <w:tc>
          <w:tcPr>
            <w:tcW w:w="3397" w:type="dxa"/>
            <w:gridSpan w:val="7"/>
            <w:vAlign w:val="bottom"/>
          </w:tcPr>
          <w:p w14:paraId="7521EA6E" w14:textId="643DDFBD" w:rsidR="0091331D" w:rsidRPr="00BF7024" w:rsidRDefault="00BD6403" w:rsidP="004527E6">
            <w:pPr>
              <w:jc w:val="right"/>
              <w:rPr>
                <w:rFonts w:ascii="Optima" w:hAnsi="Optima"/>
                <w:sz w:val="18"/>
              </w:rPr>
            </w:pPr>
            <w:r w:rsidRPr="00BF7024">
              <w:rPr>
                <w:rFonts w:ascii="Optima" w:hAnsi="Optima"/>
                <w:sz w:val="18"/>
              </w:rPr>
              <w:t>08/2020</w:t>
            </w:r>
            <w:r w:rsidR="0091331D" w:rsidRPr="00BF7024">
              <w:rPr>
                <w:rFonts w:ascii="Optima" w:hAnsi="Optima"/>
                <w:sz w:val="18"/>
              </w:rPr>
              <w:t xml:space="preserve"> – 0</w:t>
            </w:r>
            <w:r w:rsidRPr="00BF7024">
              <w:rPr>
                <w:rFonts w:ascii="Optima" w:hAnsi="Optima"/>
                <w:sz w:val="18"/>
              </w:rPr>
              <w:t>7</w:t>
            </w:r>
            <w:r w:rsidR="0091331D" w:rsidRPr="00BF7024">
              <w:rPr>
                <w:rFonts w:ascii="Optima" w:hAnsi="Optima"/>
                <w:sz w:val="18"/>
              </w:rPr>
              <w:t>/20</w:t>
            </w:r>
            <w:r w:rsidRPr="00BF7024">
              <w:rPr>
                <w:rFonts w:ascii="Optima" w:hAnsi="Optima"/>
                <w:sz w:val="18"/>
              </w:rPr>
              <w:t>22</w:t>
            </w:r>
          </w:p>
        </w:tc>
      </w:tr>
      <w:tr w:rsidR="00D5280E" w:rsidRPr="00BF7024" w14:paraId="69F47C1D" w14:textId="77777777" w:rsidTr="0021316A">
        <w:trPr>
          <w:trHeight w:val="20"/>
        </w:trPr>
        <w:tc>
          <w:tcPr>
            <w:tcW w:w="9067" w:type="dxa"/>
            <w:gridSpan w:val="11"/>
            <w:vAlign w:val="bottom"/>
          </w:tcPr>
          <w:p w14:paraId="5154E9E2" w14:textId="1CB0E35B" w:rsidR="0091331D" w:rsidRPr="00BF7024" w:rsidRDefault="00B458B2" w:rsidP="0021316A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21316A">
              <w:rPr>
                <w:rFonts w:ascii="Optima" w:hAnsi="Optima"/>
                <w:sz w:val="18"/>
                <w:lang w:val="de-AT"/>
              </w:rPr>
              <w:t>Schwerpunkt</w:t>
            </w:r>
            <w:r w:rsidR="00176788" w:rsidRPr="0021316A">
              <w:rPr>
                <w:rFonts w:ascii="Optima" w:hAnsi="Optima"/>
                <w:sz w:val="18"/>
                <w:lang w:val="de-AT"/>
              </w:rPr>
              <w:t>:</w:t>
            </w:r>
            <w:r w:rsidRPr="0021316A">
              <w:rPr>
                <w:rFonts w:ascii="Optima" w:hAnsi="Optima"/>
                <w:sz w:val="18"/>
                <w:lang w:val="de-AT"/>
              </w:rPr>
              <w:t xml:space="preserve"> Wirtschaft und Verwaltung</w:t>
            </w:r>
          </w:p>
          <w:p w14:paraId="0A4205C9" w14:textId="59DE3C32" w:rsidR="00D5280E" w:rsidRPr="0021316A" w:rsidRDefault="00BD6403" w:rsidP="0021316A">
            <w:pPr>
              <w:pStyle w:val="Bullets"/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21316A">
              <w:rPr>
                <w:rFonts w:ascii="Optima" w:hAnsi="Optima"/>
                <w:sz w:val="18"/>
                <w:lang w:val="de-AT"/>
              </w:rPr>
              <w:t xml:space="preserve">Erlernung von </w:t>
            </w:r>
            <w:r w:rsidR="00176788" w:rsidRPr="0021316A">
              <w:rPr>
                <w:rFonts w:ascii="Optima" w:hAnsi="Optima"/>
                <w:sz w:val="18"/>
                <w:lang w:val="de-AT"/>
              </w:rPr>
              <w:t>b</w:t>
            </w:r>
            <w:r w:rsidR="00CA225E" w:rsidRPr="0021316A">
              <w:rPr>
                <w:rFonts w:ascii="Optima" w:hAnsi="Optima"/>
                <w:sz w:val="18"/>
                <w:lang w:val="de-AT"/>
              </w:rPr>
              <w:t>etriebswirtschaftlichen Grundlagen</w:t>
            </w:r>
            <w:r w:rsidR="007B57D1" w:rsidRPr="0021316A">
              <w:rPr>
                <w:rFonts w:ascii="Optima" w:hAnsi="Optima"/>
                <w:sz w:val="18"/>
                <w:lang w:val="de-AT"/>
              </w:rPr>
              <w:t xml:space="preserve"> (Rechnungswesen, Unternehmensgründung, Marketing</w:t>
            </w:r>
          </w:p>
          <w:p w14:paraId="1502D9D4" w14:textId="3DB837A2" w:rsidR="00176788" w:rsidRPr="0021316A" w:rsidRDefault="00BD6403" w:rsidP="0021316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/>
                <w:sz w:val="18"/>
                <w:lang w:val="de-AT"/>
              </w:rPr>
            </w:pPr>
            <w:r w:rsidRPr="0021316A">
              <w:rPr>
                <w:rFonts w:ascii="Optima" w:hAnsi="Optima"/>
                <w:sz w:val="18"/>
                <w:lang w:val="de-AT"/>
                <w:rPrChange w:id="0" w:author="David Döbele" w:date="2024-09-03T20:22:00Z" w16du:dateUtc="2024-09-03T18:22:00Z">
                  <w:rPr>
                    <w:rFonts w:ascii="Optima" w:hAnsi="Optima"/>
                    <w:i w:val="0"/>
                    <w:iCs w:val="0"/>
                    <w:sz w:val="18"/>
                    <w:lang w:val="de-AT"/>
                  </w:rPr>
                </w:rPrChange>
              </w:rPr>
              <w:t>u</w:t>
            </w:r>
            <w:r w:rsidR="007B57D1" w:rsidRPr="0021316A">
              <w:rPr>
                <w:rFonts w:ascii="Optima" w:hAnsi="Optima"/>
                <w:sz w:val="18"/>
                <w:lang w:val="de-AT"/>
                <w:rPrChange w:id="1" w:author="David Döbele" w:date="2024-09-03T20:22:00Z" w16du:dateUtc="2024-09-03T18:22:00Z">
                  <w:rPr>
                    <w:rFonts w:ascii="Optima" w:hAnsi="Optima"/>
                    <w:i w:val="0"/>
                    <w:iCs w:val="0"/>
                    <w:sz w:val="18"/>
                    <w:lang w:val="de-AT"/>
                  </w:rPr>
                </w:rPrChange>
              </w:rPr>
              <w:t>nd Projektplanung</w:t>
            </w:r>
            <w:r w:rsidRPr="0021316A">
              <w:rPr>
                <w:rFonts w:ascii="Optima" w:hAnsi="Optima"/>
                <w:sz w:val="18"/>
                <w:lang w:val="de-AT"/>
                <w:rPrChange w:id="2" w:author="David Döbele" w:date="2024-09-03T20:22:00Z" w16du:dateUtc="2024-09-03T18:22:00Z">
                  <w:rPr>
                    <w:rFonts w:ascii="Optima" w:hAnsi="Optima"/>
                    <w:i w:val="0"/>
                    <w:iCs w:val="0"/>
                    <w:sz w:val="18"/>
                    <w:lang w:val="de-AT"/>
                  </w:rPr>
                </w:rPrChange>
              </w:rPr>
              <w:t>)</w:t>
            </w:r>
          </w:p>
          <w:p w14:paraId="23575F6C" w14:textId="5A5D6BA3" w:rsidR="00BD6403" w:rsidRPr="0021316A" w:rsidRDefault="00176788" w:rsidP="0021316A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F7024">
              <w:rPr>
                <w:rFonts w:ascii="Optima" w:hAnsi="Optima"/>
                <w:sz w:val="18"/>
                <w:lang w:val="de-AT"/>
              </w:rPr>
              <w:t xml:space="preserve">Absolvierung eines </w:t>
            </w:r>
            <w:r w:rsidR="00BD6403" w:rsidRPr="0021316A">
              <w:rPr>
                <w:rFonts w:ascii="Optima" w:hAnsi="Optima"/>
                <w:sz w:val="18"/>
                <w:lang w:val="de-AT"/>
              </w:rPr>
              <w:t>Jahrespraktikum</w:t>
            </w:r>
            <w:r w:rsidRPr="00BF7024">
              <w:rPr>
                <w:rFonts w:ascii="Optima" w:hAnsi="Optima"/>
                <w:sz w:val="18"/>
                <w:lang w:val="de-AT"/>
              </w:rPr>
              <w:t>s</w:t>
            </w:r>
            <w:r w:rsidR="00BD6403" w:rsidRPr="0021316A">
              <w:rPr>
                <w:rFonts w:ascii="Optima" w:hAnsi="Optima"/>
                <w:sz w:val="18"/>
                <w:lang w:val="de-AT"/>
              </w:rPr>
              <w:t xml:space="preserve"> in einem Versicherungsmakler-Unternehmen</w:t>
            </w:r>
          </w:p>
        </w:tc>
      </w:tr>
      <w:tr w:rsidR="00E55D90" w:rsidRPr="00BF7024" w14:paraId="3A2665B3" w14:textId="77777777" w:rsidTr="00B458B2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DDD477C" w:rsidR="00E55D90" w:rsidRPr="00BF7024" w:rsidRDefault="00E55D90" w:rsidP="004527E6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 w:rsidRPr="00BF7024"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E55D90" w:rsidRPr="00BF7024" w14:paraId="127C64E2" w14:textId="77777777" w:rsidTr="00B458B2">
        <w:trPr>
          <w:trHeight w:val="340"/>
        </w:trPr>
        <w:tc>
          <w:tcPr>
            <w:tcW w:w="6521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0BF3CA01" w:rsidR="00E55D90" w:rsidRPr="00BF7024" w:rsidRDefault="00176788" w:rsidP="004527E6">
            <w:pPr>
              <w:rPr>
                <w:rFonts w:ascii="Optima" w:hAnsi="Optima"/>
                <w:sz w:val="23"/>
                <w:szCs w:val="23"/>
              </w:rPr>
            </w:pPr>
            <w:del w:id="3" w:author="David Döbele" w:date="2024-09-03T20:22:00Z" w16du:dateUtc="2024-09-03T18:22:00Z">
              <w:r w:rsidRPr="00BF7024" w:rsidDel="0021316A">
                <w:rPr>
                  <w:rFonts w:ascii="Optima" w:hAnsi="Optima"/>
                  <w:b/>
                  <w:smallCaps/>
                  <w:sz w:val="23"/>
                  <w:szCs w:val="23"/>
                </w:rPr>
                <w:delText>Privat</w:delText>
              </w:r>
            </w:del>
            <w:proofErr w:type="spellStart"/>
            <w:ins w:id="4" w:author="David Döbele" w:date="2024-09-03T20:22:00Z" w16du:dateUtc="2024-09-03T18:22:00Z">
              <w:r w:rsidR="0021316A">
                <w:rPr>
                  <w:rFonts w:ascii="Optima" w:hAnsi="Optima"/>
                  <w:b/>
                  <w:smallCaps/>
                  <w:sz w:val="23"/>
                  <w:szCs w:val="23"/>
                </w:rPr>
                <w:t>Vendalo</w:t>
              </w:r>
              <w:proofErr w:type="spellEnd"/>
              <w:r w:rsidR="0021316A">
                <w:rPr>
                  <w:rFonts w:ascii="Optima" w:hAnsi="Optima"/>
                  <w:b/>
                  <w:smallCaps/>
                  <w:sz w:val="23"/>
                  <w:szCs w:val="23"/>
                </w:rPr>
                <w:t xml:space="preserve"> Media – Einzelunternehmen </w:t>
              </w:r>
            </w:ins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5D4A98A2" w:rsidR="00E55D90" w:rsidRPr="00BF7024" w:rsidRDefault="00BD0124" w:rsidP="004527E6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F7024">
              <w:rPr>
                <w:rFonts w:ascii="Optima" w:hAnsi="Optima"/>
                <w:i/>
                <w:smallCaps/>
                <w:sz w:val="23"/>
                <w:szCs w:val="23"/>
              </w:rPr>
              <w:t>Neu-Isenburg</w:t>
            </w:r>
          </w:p>
        </w:tc>
      </w:tr>
      <w:tr w:rsidR="00E55D90" w:rsidRPr="00BF7024" w14:paraId="335D84E9" w14:textId="77777777" w:rsidTr="0021316A">
        <w:trPr>
          <w:trHeight w:val="20"/>
        </w:trPr>
        <w:tc>
          <w:tcPr>
            <w:tcW w:w="5954" w:type="dxa"/>
            <w:gridSpan w:val="5"/>
            <w:vAlign w:val="bottom"/>
          </w:tcPr>
          <w:p w14:paraId="20B1570F" w14:textId="06615DBF" w:rsidR="00E55D90" w:rsidRPr="00BF7024" w:rsidRDefault="00B262CF" w:rsidP="004527E6">
            <w:pPr>
              <w:rPr>
                <w:rFonts w:ascii="Optima" w:hAnsi="Optima"/>
                <w:sz w:val="18"/>
              </w:rPr>
            </w:pPr>
            <w:r w:rsidRPr="00BF7024">
              <w:rPr>
                <w:rFonts w:ascii="Optima" w:hAnsi="Optima"/>
                <w:sz w:val="18"/>
              </w:rPr>
              <w:t xml:space="preserve">Gründer einer Recruiting- und Marketingagentur </w:t>
            </w:r>
          </w:p>
        </w:tc>
        <w:tc>
          <w:tcPr>
            <w:tcW w:w="3113" w:type="dxa"/>
            <w:gridSpan w:val="6"/>
            <w:vAlign w:val="bottom"/>
          </w:tcPr>
          <w:p w14:paraId="0475B997" w14:textId="7BCCEE02" w:rsidR="00E55D90" w:rsidRPr="00BF7024" w:rsidRDefault="00BD0124" w:rsidP="004527E6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BF7024">
              <w:rPr>
                <w:rFonts w:ascii="Optima" w:hAnsi="Optima"/>
                <w:sz w:val="18"/>
                <w:lang w:val="en-US"/>
              </w:rPr>
              <w:t>05/2023</w:t>
            </w:r>
            <w:r w:rsidR="00176788" w:rsidRPr="00BF7024">
              <w:rPr>
                <w:rFonts w:ascii="Optima" w:hAnsi="Optima"/>
                <w:sz w:val="18"/>
                <w:lang w:val="en-US"/>
              </w:rPr>
              <w:t xml:space="preserve"> – </w:t>
            </w:r>
            <w:proofErr w:type="spellStart"/>
            <w:r w:rsidRPr="00BF7024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BF7024" w:rsidRPr="00BF7024" w14:paraId="54C3D64C" w14:textId="77777777" w:rsidTr="00176788">
        <w:trPr>
          <w:trHeight w:val="20"/>
        </w:trPr>
        <w:tc>
          <w:tcPr>
            <w:tcW w:w="9067" w:type="dxa"/>
            <w:gridSpan w:val="11"/>
            <w:vAlign w:val="bottom"/>
          </w:tcPr>
          <w:p w14:paraId="5D2A3803" w14:textId="0D9C7F7F" w:rsidR="007B57D1" w:rsidRPr="00BF7024" w:rsidRDefault="00E55D90" w:rsidP="0021316A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F7024">
              <w:rPr>
                <w:rFonts w:ascii="Optima" w:hAnsi="Optima"/>
                <w:sz w:val="18"/>
                <w:lang w:val="de-AT"/>
              </w:rPr>
              <w:t xml:space="preserve">Erstellung </w:t>
            </w:r>
            <w:r w:rsidR="00BD0124" w:rsidRPr="00BF7024">
              <w:rPr>
                <w:rFonts w:ascii="Optima" w:hAnsi="Optima"/>
                <w:sz w:val="18"/>
                <w:lang w:val="de-AT"/>
              </w:rPr>
              <w:t>und Management vo</w:t>
            </w:r>
            <w:r w:rsidR="00B262CF" w:rsidRPr="00BF7024">
              <w:rPr>
                <w:rFonts w:ascii="Optima" w:hAnsi="Optima"/>
                <w:sz w:val="18"/>
                <w:lang w:val="de-AT"/>
              </w:rPr>
              <w:t>n</w:t>
            </w:r>
            <w:r w:rsidR="00BD0124" w:rsidRPr="00BF7024">
              <w:rPr>
                <w:rFonts w:ascii="Optima" w:hAnsi="Optima"/>
                <w:sz w:val="18"/>
                <w:lang w:val="de-AT"/>
              </w:rPr>
              <w:t xml:space="preserve"> </w:t>
            </w:r>
            <w:proofErr w:type="spellStart"/>
            <w:r w:rsidR="00BD0124" w:rsidRPr="00BF7024">
              <w:rPr>
                <w:rFonts w:ascii="Optima" w:hAnsi="Optima"/>
                <w:sz w:val="18"/>
                <w:lang w:val="de-AT"/>
              </w:rPr>
              <w:t>Social</w:t>
            </w:r>
            <w:proofErr w:type="spellEnd"/>
            <w:r w:rsidR="00176788" w:rsidRPr="00BF7024">
              <w:rPr>
                <w:rFonts w:ascii="Optima" w:hAnsi="Optima"/>
                <w:sz w:val="18"/>
                <w:lang w:val="de-AT"/>
              </w:rPr>
              <w:t xml:space="preserve"> </w:t>
            </w:r>
            <w:r w:rsidR="00BD0124" w:rsidRPr="00BF7024">
              <w:rPr>
                <w:rFonts w:ascii="Optima" w:hAnsi="Optima"/>
                <w:sz w:val="18"/>
                <w:lang w:val="de-AT"/>
              </w:rPr>
              <w:t>Media</w:t>
            </w:r>
            <w:r w:rsidR="00176788" w:rsidRPr="00BF7024">
              <w:rPr>
                <w:rFonts w:ascii="Optima" w:hAnsi="Optima"/>
                <w:sz w:val="18"/>
                <w:lang w:val="de-AT"/>
              </w:rPr>
              <w:t xml:space="preserve"> </w:t>
            </w:r>
            <w:r w:rsidR="00BD0124" w:rsidRPr="00BF7024">
              <w:rPr>
                <w:rFonts w:ascii="Optima" w:hAnsi="Optima"/>
                <w:sz w:val="18"/>
                <w:lang w:val="de-AT"/>
              </w:rPr>
              <w:t>Marketing</w:t>
            </w:r>
            <w:r w:rsidR="00B262CF" w:rsidRPr="00BF7024">
              <w:rPr>
                <w:rFonts w:ascii="Optima" w:hAnsi="Optima"/>
                <w:sz w:val="18"/>
                <w:lang w:val="de-AT"/>
              </w:rPr>
              <w:t>-</w:t>
            </w:r>
            <w:r w:rsidR="00BD0124" w:rsidRPr="00BF7024">
              <w:rPr>
                <w:rFonts w:ascii="Optima" w:hAnsi="Optima"/>
                <w:sz w:val="18"/>
                <w:lang w:val="de-AT"/>
              </w:rPr>
              <w:t>Kampagnen</w:t>
            </w:r>
            <w:r w:rsidR="007B57D1" w:rsidRPr="00BF7024">
              <w:rPr>
                <w:rFonts w:ascii="Optima" w:hAnsi="Optima"/>
                <w:sz w:val="18"/>
                <w:lang w:val="de-AT"/>
              </w:rPr>
              <w:t xml:space="preserve"> auf Facebook </w:t>
            </w:r>
            <w:r w:rsidR="000E7770" w:rsidRPr="00BF7024">
              <w:rPr>
                <w:rFonts w:ascii="Optima" w:hAnsi="Optima"/>
                <w:sz w:val="18"/>
                <w:lang w:val="de-AT"/>
              </w:rPr>
              <w:t>u</w:t>
            </w:r>
            <w:r w:rsidR="007B57D1" w:rsidRPr="00BF7024">
              <w:rPr>
                <w:rFonts w:ascii="Optima" w:hAnsi="Optima"/>
                <w:sz w:val="18"/>
                <w:lang w:val="de-AT"/>
              </w:rPr>
              <w:t>nd Instagram zur Mitarbeite</w:t>
            </w:r>
            <w:r w:rsidR="00BD6403" w:rsidRPr="00BF7024">
              <w:rPr>
                <w:rFonts w:ascii="Optima" w:hAnsi="Optima"/>
                <w:sz w:val="18"/>
                <w:lang w:val="de-AT"/>
              </w:rPr>
              <w:t>r- und Kundengewinnung in Kooperation mit Partnern</w:t>
            </w:r>
          </w:p>
          <w:p w14:paraId="6DD9BA0F" w14:textId="21392A2E" w:rsidR="000E7770" w:rsidRPr="00BF7024" w:rsidRDefault="007B57D1" w:rsidP="004527E6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F7024">
              <w:rPr>
                <w:rFonts w:ascii="Optima" w:hAnsi="Optima"/>
                <w:sz w:val="18"/>
                <w:lang w:val="de-AT"/>
              </w:rPr>
              <w:t>Erstellung und Bearbeitung von Werbevideos und Fotos</w:t>
            </w:r>
            <w:r w:rsidR="00176788" w:rsidRPr="00BF7024">
              <w:rPr>
                <w:rFonts w:ascii="Optima" w:hAnsi="Optima"/>
                <w:sz w:val="18"/>
                <w:lang w:val="de-AT"/>
              </w:rPr>
              <w:t xml:space="preserve">, </w:t>
            </w:r>
            <w:r w:rsidRPr="00BF7024">
              <w:rPr>
                <w:rFonts w:ascii="Optima" w:hAnsi="Optima"/>
                <w:sz w:val="18"/>
                <w:lang w:val="de-AT"/>
              </w:rPr>
              <w:t>Optimierung von internen Recruiting-Prozessen</w:t>
            </w:r>
            <w:r w:rsidR="00176788" w:rsidRPr="00BF7024">
              <w:rPr>
                <w:rFonts w:ascii="Optima" w:hAnsi="Optima"/>
                <w:sz w:val="18"/>
                <w:lang w:val="de-AT"/>
              </w:rPr>
              <w:t xml:space="preserve"> sowie </w:t>
            </w:r>
            <w:r w:rsidR="000E7770" w:rsidRPr="00BF7024">
              <w:rPr>
                <w:rFonts w:ascii="Optima" w:hAnsi="Optima"/>
                <w:sz w:val="18"/>
                <w:lang w:val="de-AT"/>
              </w:rPr>
              <w:t>Akquirierung von Neukunden</w:t>
            </w:r>
          </w:p>
        </w:tc>
      </w:tr>
      <w:tr w:rsidR="00E55D90" w:rsidRPr="00BF7024" w14:paraId="50AFEA03" w14:textId="77777777" w:rsidTr="00B458B2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74D3599E" w:rsidR="00E55D90" w:rsidRPr="00BF7024" w:rsidRDefault="00BD0124" w:rsidP="004527E6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proofErr w:type="spellStart"/>
            <w:r w:rsidRPr="00BF702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Alldrink</w:t>
            </w:r>
            <w:proofErr w:type="spellEnd"/>
            <w:r w:rsidRPr="00BF702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3544" w:type="dxa"/>
            <w:gridSpan w:val="8"/>
            <w:vAlign w:val="bottom"/>
          </w:tcPr>
          <w:p w14:paraId="11E31BD8" w14:textId="2B020E15" w:rsidR="00E55D90" w:rsidRPr="00BF7024" w:rsidRDefault="00BD0124" w:rsidP="004527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BF7024">
              <w:rPr>
                <w:rFonts w:ascii="Optima" w:hAnsi="Optima"/>
                <w:iCs w:val="0"/>
                <w:smallCaps/>
                <w:sz w:val="23"/>
                <w:szCs w:val="23"/>
              </w:rPr>
              <w:t>Neu-Isenburg</w:t>
            </w:r>
          </w:p>
        </w:tc>
      </w:tr>
      <w:tr w:rsidR="00E55D90" w:rsidRPr="00BF7024" w14:paraId="48328CB9" w14:textId="77777777" w:rsidTr="0021316A">
        <w:trPr>
          <w:trHeight w:val="20"/>
        </w:trPr>
        <w:tc>
          <w:tcPr>
            <w:tcW w:w="6379" w:type="dxa"/>
            <w:gridSpan w:val="7"/>
            <w:vAlign w:val="bottom"/>
          </w:tcPr>
          <w:p w14:paraId="74B74B41" w14:textId="691BB9DE" w:rsidR="00E55D90" w:rsidRPr="00BF7024" w:rsidRDefault="00BD0124" w:rsidP="004527E6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BF7024">
              <w:rPr>
                <w:rFonts w:ascii="Optima" w:hAnsi="Optima"/>
                <w:i w:val="0"/>
                <w:iCs w:val="0"/>
                <w:sz w:val="18"/>
              </w:rPr>
              <w:t xml:space="preserve">Verkäufer im Einzelhandel </w:t>
            </w:r>
            <w:r w:rsidR="00B458B2" w:rsidRPr="00BF7024">
              <w:rPr>
                <w:rFonts w:ascii="Optima" w:hAnsi="Optima"/>
                <w:i w:val="0"/>
                <w:iCs w:val="0"/>
                <w:sz w:val="18"/>
              </w:rPr>
              <w:t>(Vollzeit und Teilzeit)</w:t>
            </w:r>
          </w:p>
        </w:tc>
        <w:tc>
          <w:tcPr>
            <w:tcW w:w="2688" w:type="dxa"/>
            <w:gridSpan w:val="4"/>
            <w:vAlign w:val="bottom"/>
          </w:tcPr>
          <w:p w14:paraId="2CB21DEB" w14:textId="4CD88E39" w:rsidR="00E55D90" w:rsidRPr="00BF7024" w:rsidRDefault="00BD0124" w:rsidP="004527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F7024">
              <w:rPr>
                <w:rFonts w:ascii="Optima" w:hAnsi="Optima"/>
                <w:i w:val="0"/>
                <w:iCs w:val="0"/>
                <w:sz w:val="18"/>
                <w:lang w:val="en-US"/>
              </w:rPr>
              <w:t>12/2022</w:t>
            </w:r>
            <w:r w:rsidR="00E55D90" w:rsidRPr="00BF7024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</w:t>
            </w:r>
            <w:r w:rsidRPr="00BF7024">
              <w:rPr>
                <w:rFonts w:ascii="Optima" w:hAnsi="Optima"/>
                <w:i w:val="0"/>
                <w:iCs w:val="0"/>
                <w:sz w:val="18"/>
                <w:lang w:val="en-US"/>
              </w:rPr>
              <w:t>4/2024</w:t>
            </w:r>
          </w:p>
        </w:tc>
      </w:tr>
      <w:tr w:rsidR="00E55D90" w:rsidRPr="00BF7024" w14:paraId="7C4155D6" w14:textId="77777777" w:rsidTr="0021316A">
        <w:trPr>
          <w:trHeight w:val="20"/>
        </w:trPr>
        <w:tc>
          <w:tcPr>
            <w:tcW w:w="9067" w:type="dxa"/>
            <w:gridSpan w:val="11"/>
            <w:vAlign w:val="bottom"/>
          </w:tcPr>
          <w:p w14:paraId="7C7DA6E8" w14:textId="2913ED4C" w:rsidR="00E55D90" w:rsidRPr="00BF7024" w:rsidRDefault="00B458B2" w:rsidP="004527E6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F7024">
              <w:rPr>
                <w:rFonts w:ascii="Optima" w:hAnsi="Optima"/>
                <w:sz w:val="18"/>
                <w:lang w:val="de-AT"/>
              </w:rPr>
              <w:t>Regelmäßige Verwaltung des Ladens</w:t>
            </w:r>
            <w:r w:rsidR="00176788" w:rsidRPr="00BF7024">
              <w:rPr>
                <w:rFonts w:ascii="Optima" w:hAnsi="Optima"/>
                <w:sz w:val="18"/>
                <w:lang w:val="de-AT"/>
              </w:rPr>
              <w:t xml:space="preserve">, </w:t>
            </w:r>
            <w:r w:rsidR="007B57D1" w:rsidRPr="00BF7024">
              <w:rPr>
                <w:rFonts w:ascii="Optima" w:hAnsi="Optima"/>
                <w:sz w:val="18"/>
                <w:lang w:val="de-AT"/>
              </w:rPr>
              <w:t>Kundenbetreuung und Beratung sowie Verkauf</w:t>
            </w:r>
            <w:r w:rsidR="00176788" w:rsidRPr="00BF7024">
              <w:rPr>
                <w:rFonts w:ascii="Optima" w:hAnsi="Optima"/>
                <w:sz w:val="18"/>
                <w:lang w:val="de-AT"/>
              </w:rPr>
              <w:t xml:space="preserve"> von Waren</w:t>
            </w:r>
          </w:p>
          <w:p w14:paraId="3658805E" w14:textId="5ABEBF72" w:rsidR="00E55D90" w:rsidRPr="00BF7024" w:rsidRDefault="007B57D1" w:rsidP="004527E6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F7024">
              <w:rPr>
                <w:rFonts w:ascii="Optima" w:hAnsi="Optima"/>
                <w:sz w:val="18"/>
                <w:lang w:val="de-AT"/>
              </w:rPr>
              <w:t>Durchführung von Bestellungen und Inventur</w:t>
            </w:r>
            <w:r w:rsidR="00BD6403" w:rsidRPr="00BF7024">
              <w:rPr>
                <w:rFonts w:ascii="Optima" w:hAnsi="Optima"/>
                <w:sz w:val="18"/>
                <w:lang w:val="de-AT"/>
              </w:rPr>
              <w:t>en</w:t>
            </w:r>
          </w:p>
        </w:tc>
      </w:tr>
      <w:tr w:rsidR="00E55D90" w:rsidRPr="00BF7024" w14:paraId="0D4DF1FA" w14:textId="77777777" w:rsidTr="00B458B2">
        <w:trPr>
          <w:trHeight w:val="346"/>
        </w:trPr>
        <w:tc>
          <w:tcPr>
            <w:tcW w:w="6379" w:type="dxa"/>
            <w:gridSpan w:val="7"/>
            <w:vAlign w:val="bottom"/>
          </w:tcPr>
          <w:p w14:paraId="52DCB940" w14:textId="420A11C4" w:rsidR="00E55D90" w:rsidRPr="00BF7024" w:rsidRDefault="00B458B2" w:rsidP="004527E6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proofErr w:type="spellStart"/>
            <w:r w:rsidRPr="00BF702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Covimedical</w:t>
            </w:r>
            <w:proofErr w:type="spellEnd"/>
            <w:r w:rsidR="007B57D1" w:rsidRPr="00BF702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2688" w:type="dxa"/>
            <w:gridSpan w:val="4"/>
            <w:vAlign w:val="bottom"/>
          </w:tcPr>
          <w:p w14:paraId="00F3353C" w14:textId="1EBAECDF" w:rsidR="00E55D90" w:rsidRPr="00BF7024" w:rsidRDefault="00B458B2" w:rsidP="004527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BF7024">
              <w:rPr>
                <w:rFonts w:ascii="Optima" w:hAnsi="Optima"/>
                <w:iCs w:val="0"/>
                <w:smallCaps/>
                <w:sz w:val="23"/>
                <w:szCs w:val="23"/>
              </w:rPr>
              <w:t>Dreieich</w:t>
            </w:r>
          </w:p>
        </w:tc>
      </w:tr>
      <w:tr w:rsidR="00E55D90" w:rsidRPr="00BF7024" w14:paraId="7A1EBBAB" w14:textId="77777777" w:rsidTr="0021316A">
        <w:trPr>
          <w:trHeight w:val="20"/>
        </w:trPr>
        <w:tc>
          <w:tcPr>
            <w:tcW w:w="6096" w:type="dxa"/>
            <w:gridSpan w:val="6"/>
            <w:vAlign w:val="bottom"/>
          </w:tcPr>
          <w:p w14:paraId="06A0ABEE" w14:textId="7C833421" w:rsidR="00E55D90" w:rsidRPr="00BF7024" w:rsidRDefault="00B458B2" w:rsidP="004527E6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BF7024">
              <w:rPr>
                <w:rFonts w:ascii="Optima" w:hAnsi="Optima"/>
                <w:i w:val="0"/>
                <w:iCs w:val="0"/>
                <w:sz w:val="18"/>
              </w:rPr>
              <w:t>Covid-Testungspersonal (</w:t>
            </w:r>
            <w:r w:rsidR="00A645CF" w:rsidRPr="00BF7024">
              <w:rPr>
                <w:rFonts w:ascii="Optima" w:hAnsi="Optima"/>
                <w:i w:val="0"/>
                <w:iCs w:val="0"/>
                <w:sz w:val="18"/>
              </w:rPr>
              <w:t xml:space="preserve">Vollzeit und </w:t>
            </w:r>
            <w:r w:rsidRPr="00BF7024">
              <w:rPr>
                <w:rFonts w:ascii="Optima" w:hAnsi="Optima"/>
                <w:i w:val="0"/>
                <w:iCs w:val="0"/>
                <w:sz w:val="18"/>
              </w:rPr>
              <w:t>Teilzeit)</w:t>
            </w:r>
          </w:p>
        </w:tc>
        <w:tc>
          <w:tcPr>
            <w:tcW w:w="2971" w:type="dxa"/>
            <w:gridSpan w:val="5"/>
            <w:vAlign w:val="bottom"/>
          </w:tcPr>
          <w:p w14:paraId="59E67B8D" w14:textId="61CBE0C3" w:rsidR="00E55D90" w:rsidRPr="00BF7024" w:rsidRDefault="00B262CF" w:rsidP="004527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F7024">
              <w:rPr>
                <w:rFonts w:ascii="Optima" w:hAnsi="Optima"/>
                <w:i w:val="0"/>
                <w:iCs w:val="0"/>
                <w:sz w:val="18"/>
                <w:lang w:val="en-US"/>
              </w:rPr>
              <w:t>04/2022</w:t>
            </w:r>
            <w:r w:rsidR="00E55D90" w:rsidRPr="00BF7024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</w:t>
            </w:r>
            <w:r w:rsidRPr="00BF7024">
              <w:rPr>
                <w:rFonts w:ascii="Optima" w:hAnsi="Optima"/>
                <w:i w:val="0"/>
                <w:iCs w:val="0"/>
                <w:sz w:val="18"/>
                <w:lang w:val="en-US"/>
              </w:rPr>
              <w:t>8/2022</w:t>
            </w:r>
          </w:p>
        </w:tc>
      </w:tr>
      <w:tr w:rsidR="00E55D90" w:rsidRPr="00BF7024" w14:paraId="76B55717" w14:textId="77777777" w:rsidTr="0021316A">
        <w:trPr>
          <w:trHeight w:val="20"/>
        </w:trPr>
        <w:tc>
          <w:tcPr>
            <w:tcW w:w="9067" w:type="dxa"/>
            <w:gridSpan w:val="11"/>
            <w:vAlign w:val="bottom"/>
          </w:tcPr>
          <w:p w14:paraId="5E301C2A" w14:textId="5073C6AE" w:rsidR="00E55D90" w:rsidRPr="00BF7024" w:rsidRDefault="007B57D1" w:rsidP="004527E6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F7024">
              <w:rPr>
                <w:rFonts w:ascii="Optima" w:hAnsi="Optima"/>
                <w:sz w:val="18"/>
                <w:lang w:val="de-AT"/>
              </w:rPr>
              <w:t>Verwaltung der Geschäftsstelle</w:t>
            </w:r>
            <w:r w:rsidR="00176788" w:rsidRPr="00BF7024">
              <w:rPr>
                <w:rFonts w:ascii="Optima" w:hAnsi="Optima"/>
                <w:sz w:val="18"/>
                <w:lang w:val="de-AT"/>
              </w:rPr>
              <w:t xml:space="preserve"> sowie </w:t>
            </w:r>
            <w:r w:rsidRPr="00BF7024">
              <w:rPr>
                <w:rFonts w:ascii="Optima" w:hAnsi="Optima"/>
                <w:sz w:val="18"/>
                <w:lang w:val="de-AT"/>
              </w:rPr>
              <w:t>Durchführung von Covid-Tests</w:t>
            </w:r>
          </w:p>
        </w:tc>
      </w:tr>
      <w:tr w:rsidR="00E55D90" w:rsidRPr="00BF7024" w14:paraId="414B4085" w14:textId="77777777" w:rsidTr="00B458B2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2266E609" w:rsidR="00E55D90" w:rsidRPr="00BF7024" w:rsidRDefault="00E55D90" w:rsidP="004527E6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proofErr w:type="spellStart"/>
            <w:r w:rsidRPr="00BF7024">
              <w:rPr>
                <w:rFonts w:ascii="Optima" w:hAnsi="Optima"/>
                <w:sz w:val="28"/>
              </w:rPr>
              <w:t>Ausseruniversitäres</w:t>
            </w:r>
            <w:proofErr w:type="spellEnd"/>
            <w:r w:rsidRPr="00BF7024">
              <w:rPr>
                <w:rFonts w:ascii="Optima" w:hAnsi="Optima"/>
                <w:sz w:val="28"/>
              </w:rPr>
              <w:t xml:space="preserve"> Engagement</w:t>
            </w:r>
          </w:p>
        </w:tc>
      </w:tr>
      <w:tr w:rsidR="00E55D90" w:rsidRPr="00BF7024" w14:paraId="74251178" w14:textId="77777777" w:rsidTr="00B458B2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642934F8" w:rsidR="00E55D90" w:rsidRPr="00BF7024" w:rsidRDefault="00EB3D05" w:rsidP="004527E6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BF7024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pumpkincareers</w:t>
            </w:r>
            <w:proofErr w:type="spellEnd"/>
            <w:r w:rsidRPr="00BF7024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GmbH</w:t>
            </w:r>
            <w:r w:rsidR="00E55D90" w:rsidRPr="00BF7024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354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42F912E2" w:rsidR="00E55D90" w:rsidRPr="0021316A" w:rsidRDefault="00176788" w:rsidP="0021316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23"/>
                <w:szCs w:val="23"/>
              </w:rPr>
            </w:pPr>
            <w:r w:rsidRPr="0021316A">
              <w:rPr>
                <w:rFonts w:ascii="Optima" w:hAnsi="Optima"/>
                <w:iCs w:val="0"/>
                <w:smallCaps/>
                <w:sz w:val="23"/>
                <w:szCs w:val="23"/>
              </w:rPr>
              <w:t>Online</w:t>
            </w:r>
          </w:p>
        </w:tc>
      </w:tr>
      <w:tr w:rsidR="00E55D90" w:rsidRPr="00BF7024" w14:paraId="4F59C612" w14:textId="77777777" w:rsidTr="0021316A">
        <w:trPr>
          <w:trHeight w:val="20"/>
        </w:trPr>
        <w:tc>
          <w:tcPr>
            <w:tcW w:w="6804" w:type="dxa"/>
            <w:gridSpan w:val="9"/>
            <w:vAlign w:val="bottom"/>
          </w:tcPr>
          <w:p w14:paraId="32F07601" w14:textId="053198FE" w:rsidR="00E55D90" w:rsidRPr="00BF7024" w:rsidRDefault="00E55D90" w:rsidP="004527E6">
            <w:pPr>
              <w:pStyle w:val="Beschreibung"/>
              <w:rPr>
                <w:rFonts w:ascii="Optima" w:hAnsi="Optima"/>
                <w:sz w:val="18"/>
                <w:lang w:val="de-AT"/>
              </w:rPr>
            </w:pPr>
            <w:r w:rsidRPr="00BF7024">
              <w:rPr>
                <w:rFonts w:ascii="Optima" w:hAnsi="Optima"/>
                <w:sz w:val="18"/>
                <w:lang w:val="de-AT"/>
              </w:rPr>
              <w:t xml:space="preserve">Aktives Mitglied </w:t>
            </w:r>
            <w:r w:rsidR="00EB3D05" w:rsidRPr="00BF7024">
              <w:rPr>
                <w:rFonts w:ascii="Optima" w:hAnsi="Optima"/>
                <w:sz w:val="18"/>
                <w:lang w:val="de-AT"/>
              </w:rPr>
              <w:t>im Coaching-Netzwerk einer Karriereberatung für Studierende</w:t>
            </w:r>
          </w:p>
        </w:tc>
        <w:tc>
          <w:tcPr>
            <w:tcW w:w="2263" w:type="dxa"/>
            <w:gridSpan w:val="2"/>
            <w:vAlign w:val="bottom"/>
          </w:tcPr>
          <w:p w14:paraId="45DD2178" w14:textId="0499E23F" w:rsidR="00E55D90" w:rsidRPr="00BF7024" w:rsidRDefault="00EB3D05" w:rsidP="004527E6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BF7024">
              <w:rPr>
                <w:rFonts w:ascii="Optima" w:hAnsi="Optima"/>
                <w:sz w:val="18"/>
                <w:lang w:val="en-US"/>
              </w:rPr>
              <w:t>07/2024</w:t>
            </w:r>
            <w:r w:rsidR="00176788" w:rsidRPr="00BF7024">
              <w:rPr>
                <w:rFonts w:ascii="Optima" w:hAnsi="Optima"/>
                <w:sz w:val="18"/>
                <w:lang w:val="en-US"/>
              </w:rPr>
              <w:t xml:space="preserve"> – </w:t>
            </w:r>
            <w:proofErr w:type="spellStart"/>
            <w:r w:rsidRPr="00BF7024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E55D90" w:rsidRPr="00BF7024" w14:paraId="02437711" w14:textId="77777777" w:rsidTr="0021316A">
        <w:trPr>
          <w:trHeight w:val="20"/>
        </w:trPr>
        <w:tc>
          <w:tcPr>
            <w:tcW w:w="9067" w:type="dxa"/>
            <w:gridSpan w:val="11"/>
            <w:vAlign w:val="bottom"/>
          </w:tcPr>
          <w:p w14:paraId="3F70B5B7" w14:textId="658322BC" w:rsidR="00EB3D05" w:rsidRPr="00BF7024" w:rsidRDefault="00EB3D05" w:rsidP="0021316A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F7024">
              <w:rPr>
                <w:rFonts w:ascii="Optima" w:hAnsi="Optima"/>
                <w:i/>
                <w:sz w:val="18"/>
                <w:lang w:val="de-AT"/>
              </w:rPr>
              <w:t xml:space="preserve">Fachliche und </w:t>
            </w:r>
            <w:r w:rsidR="00176788" w:rsidRPr="00BF7024">
              <w:rPr>
                <w:rFonts w:ascii="Optima" w:hAnsi="Optima"/>
                <w:i/>
                <w:sz w:val="18"/>
                <w:lang w:val="de-AT"/>
              </w:rPr>
              <w:t>p</w:t>
            </w:r>
            <w:r w:rsidRPr="00BF7024">
              <w:rPr>
                <w:rFonts w:ascii="Optima" w:hAnsi="Optima"/>
                <w:i/>
                <w:sz w:val="18"/>
                <w:lang w:val="de-AT"/>
              </w:rPr>
              <w:t>ersönliche Weiterentwicklung durch Vorbereitungskurse für den Arbeitsalltag</w:t>
            </w:r>
            <w:r w:rsidR="00176788" w:rsidRPr="00BF7024">
              <w:rPr>
                <w:rFonts w:ascii="Optima" w:hAnsi="Optima"/>
                <w:i/>
                <w:sz w:val="18"/>
                <w:lang w:val="de-AT"/>
              </w:rPr>
              <w:t xml:space="preserve"> i</w:t>
            </w:r>
            <w:r w:rsidRPr="00BF7024">
              <w:rPr>
                <w:rFonts w:ascii="Optima" w:hAnsi="Optima"/>
                <w:i/>
                <w:sz w:val="18"/>
                <w:lang w:val="de-AT"/>
              </w:rPr>
              <w:t xml:space="preserve">n der Unternehmensberatung und </w:t>
            </w:r>
            <w:r w:rsidR="00176788" w:rsidRPr="00BF7024">
              <w:rPr>
                <w:rFonts w:ascii="Optima" w:hAnsi="Optima"/>
                <w:i/>
                <w:sz w:val="18"/>
                <w:lang w:val="de-AT"/>
              </w:rPr>
              <w:t xml:space="preserve">im </w:t>
            </w:r>
            <w:r w:rsidRPr="00BF7024">
              <w:rPr>
                <w:rFonts w:ascii="Optima" w:hAnsi="Optima"/>
                <w:i/>
                <w:sz w:val="18"/>
                <w:lang w:val="de-AT"/>
              </w:rPr>
              <w:t>Private</w:t>
            </w:r>
            <w:r w:rsidR="00176788" w:rsidRPr="00BF7024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  <w:r w:rsidRPr="00BF7024">
              <w:rPr>
                <w:rFonts w:ascii="Optima" w:hAnsi="Optima"/>
                <w:i/>
                <w:sz w:val="18"/>
                <w:lang w:val="de-AT"/>
              </w:rPr>
              <w:t>Equity (MS Office, Branchenkenntnisse, …)</w:t>
            </w:r>
          </w:p>
          <w:p w14:paraId="68CFAD97" w14:textId="72D8630E" w:rsidR="00E55D90" w:rsidRPr="00BF7024" w:rsidRDefault="00FF0F6A" w:rsidP="004527E6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F7024">
              <w:rPr>
                <w:rFonts w:ascii="Optima" w:hAnsi="Optima"/>
                <w:i/>
                <w:sz w:val="18"/>
                <w:lang w:val="de-AT"/>
              </w:rPr>
              <w:t>Aufbau und Mitglied eines DACH-weiten Netzwerks aus über 1</w:t>
            </w:r>
            <w:r w:rsidR="00176788" w:rsidRPr="00BF7024">
              <w:rPr>
                <w:rFonts w:ascii="Optima" w:hAnsi="Optima"/>
                <w:i/>
                <w:sz w:val="18"/>
                <w:lang w:val="de-AT"/>
              </w:rPr>
              <w:t>.</w:t>
            </w:r>
            <w:r w:rsidRPr="00BF7024">
              <w:rPr>
                <w:rFonts w:ascii="Optima" w:hAnsi="Optima"/>
                <w:i/>
                <w:sz w:val="18"/>
                <w:lang w:val="de-AT"/>
              </w:rPr>
              <w:t>000 Studierenden mit hohem Interesse an Finance und Consulting sowie verschiedenen Experten mit Jahrelanger Erfahrung</w:t>
            </w:r>
          </w:p>
        </w:tc>
      </w:tr>
      <w:tr w:rsidR="00E55D90" w:rsidRPr="00BF7024" w14:paraId="4AF19DD1" w14:textId="77777777" w:rsidTr="00B458B2">
        <w:trPr>
          <w:trHeight w:val="346"/>
        </w:trPr>
        <w:tc>
          <w:tcPr>
            <w:tcW w:w="5954" w:type="dxa"/>
            <w:gridSpan w:val="5"/>
            <w:vAlign w:val="bottom"/>
          </w:tcPr>
          <w:p w14:paraId="7756FD9A" w14:textId="2EA0B34E" w:rsidR="00E55D90" w:rsidRPr="00BF7024" w:rsidRDefault="00EB3D05" w:rsidP="004527E6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r w:rsidRPr="00BF702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Fraport Skyliners e.V.</w:t>
            </w:r>
          </w:p>
        </w:tc>
        <w:tc>
          <w:tcPr>
            <w:tcW w:w="3113" w:type="dxa"/>
            <w:gridSpan w:val="6"/>
            <w:vAlign w:val="bottom"/>
          </w:tcPr>
          <w:p w14:paraId="30626CB8" w14:textId="60374110" w:rsidR="00E55D90" w:rsidRPr="00BF7024" w:rsidRDefault="00E55D90" w:rsidP="004527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 w:rsidRPr="00BF7024">
              <w:rPr>
                <w:rFonts w:ascii="Optima" w:hAnsi="Optima"/>
                <w:smallCaps/>
                <w:sz w:val="23"/>
                <w:szCs w:val="23"/>
              </w:rPr>
              <w:t>Frankfurt am Main</w:t>
            </w:r>
          </w:p>
        </w:tc>
      </w:tr>
      <w:tr w:rsidR="00E55D90" w:rsidRPr="00BF7024" w14:paraId="56372BDE" w14:textId="77777777" w:rsidTr="0021316A">
        <w:trPr>
          <w:trHeight w:val="20"/>
        </w:trPr>
        <w:tc>
          <w:tcPr>
            <w:tcW w:w="7371" w:type="dxa"/>
            <w:gridSpan w:val="10"/>
            <w:vAlign w:val="bottom"/>
          </w:tcPr>
          <w:p w14:paraId="3C87D247" w14:textId="4052F980" w:rsidR="00E55D90" w:rsidRPr="00BF7024" w:rsidRDefault="00682BA4" w:rsidP="004527E6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>Trainer &amp; Schiedsrichter für Jugendmannschaften</w:t>
            </w:r>
          </w:p>
        </w:tc>
        <w:tc>
          <w:tcPr>
            <w:tcW w:w="1696" w:type="dxa"/>
            <w:vAlign w:val="bottom"/>
          </w:tcPr>
          <w:p w14:paraId="288A2195" w14:textId="38947808" w:rsidR="00E55D90" w:rsidRPr="00BF7024" w:rsidRDefault="00E55D90" w:rsidP="004527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F7024">
              <w:rPr>
                <w:rFonts w:ascii="Optima" w:hAnsi="Optima"/>
                <w:i w:val="0"/>
                <w:iCs w:val="0"/>
                <w:sz w:val="18"/>
                <w:lang w:val="en-US"/>
              </w:rPr>
              <w:t>09/20</w:t>
            </w:r>
            <w:r w:rsidR="00EB3D05" w:rsidRPr="00BF7024">
              <w:rPr>
                <w:rFonts w:ascii="Optima" w:hAnsi="Optima"/>
                <w:i w:val="0"/>
                <w:iCs w:val="0"/>
                <w:sz w:val="18"/>
                <w:lang w:val="en-US"/>
              </w:rPr>
              <w:t>22</w:t>
            </w:r>
            <w:r w:rsidRPr="00BF7024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</w:t>
            </w:r>
            <w:r w:rsidR="00EB3D05" w:rsidRPr="00BF7024">
              <w:rPr>
                <w:rFonts w:ascii="Optima" w:hAnsi="Optima"/>
                <w:i w:val="0"/>
                <w:iCs w:val="0"/>
                <w:sz w:val="18"/>
                <w:lang w:val="en-US"/>
              </w:rPr>
              <w:t>12</w:t>
            </w:r>
            <w:r w:rsidRPr="00BF7024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 w:rsidR="00EB3D05" w:rsidRPr="00BF7024">
              <w:rPr>
                <w:rFonts w:ascii="Optima" w:hAnsi="Optima"/>
                <w:i w:val="0"/>
                <w:iCs w:val="0"/>
                <w:sz w:val="18"/>
                <w:lang w:val="en-US"/>
              </w:rPr>
              <w:t>22</w:t>
            </w:r>
          </w:p>
        </w:tc>
      </w:tr>
      <w:tr w:rsidR="00E55D90" w:rsidRPr="00BF7024" w14:paraId="7ECB507F" w14:textId="77777777" w:rsidTr="0021316A">
        <w:trPr>
          <w:trHeight w:val="20"/>
        </w:trPr>
        <w:tc>
          <w:tcPr>
            <w:tcW w:w="9067" w:type="dxa"/>
            <w:gridSpan w:val="11"/>
            <w:vAlign w:val="bottom"/>
          </w:tcPr>
          <w:p w14:paraId="1A6A237B" w14:textId="5AA7D942" w:rsidR="00E55D90" w:rsidRPr="00BF7024" w:rsidRDefault="00EB3D05" w:rsidP="004527E6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F7024">
              <w:rPr>
                <w:rFonts w:ascii="Optima" w:hAnsi="Optima"/>
                <w:i/>
                <w:sz w:val="18"/>
                <w:lang w:val="de-AT"/>
              </w:rPr>
              <w:t xml:space="preserve">Trainer für Jugend- und Schulmannschaften </w:t>
            </w:r>
            <w:r w:rsidR="000512C6">
              <w:rPr>
                <w:rFonts w:ascii="Optima" w:hAnsi="Optima"/>
                <w:i/>
                <w:sz w:val="18"/>
                <w:lang w:val="de-AT"/>
              </w:rPr>
              <w:t>innerhalb Frankfurts</w:t>
            </w:r>
          </w:p>
          <w:p w14:paraId="3A28FDEB" w14:textId="3F9CBE9D" w:rsidR="00E55D90" w:rsidRPr="00682BA4" w:rsidRDefault="00682BA4" w:rsidP="004527E6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Basketballschiedsrichter bei DBB (LSE-Lizenz)</w:t>
            </w:r>
          </w:p>
          <w:p w14:paraId="2CC438FF" w14:textId="5FC485CD" w:rsidR="00682BA4" w:rsidRPr="00BF7024" w:rsidRDefault="000512C6" w:rsidP="004527E6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  <w:lang w:val="de-AT"/>
              </w:rPr>
              <w:t xml:space="preserve">Ausgebildet als Kampfrichter </w:t>
            </w:r>
          </w:p>
        </w:tc>
      </w:tr>
      <w:tr w:rsidR="00E55D90" w:rsidRPr="00BF7024" w14:paraId="482569A2" w14:textId="77777777" w:rsidTr="00B458B2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8D7F049" w:rsidR="00E55D90" w:rsidRPr="00BF7024" w:rsidRDefault="00E55D90" w:rsidP="004527E6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BF7024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55D90" w:rsidRPr="00BF7024" w14:paraId="2B257790" w14:textId="77777777" w:rsidTr="00B458B2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BF7024" w:rsidRDefault="00E55D90" w:rsidP="004527E6">
            <w:pPr>
              <w:rPr>
                <w:rFonts w:ascii="Optima" w:hAnsi="Optima"/>
                <w:sz w:val="18"/>
              </w:rPr>
            </w:pPr>
            <w:r w:rsidRPr="00BF7024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082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7B496BF7" w:rsidR="00E55D90" w:rsidRPr="00BF7024" w:rsidRDefault="00E55D90" w:rsidP="004527E6">
            <w:pPr>
              <w:rPr>
                <w:rFonts w:ascii="Optima" w:hAnsi="Optima"/>
                <w:sz w:val="18"/>
                <w:lang w:val="de-AT"/>
              </w:rPr>
            </w:pPr>
            <w:r w:rsidRPr="00BF7024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BF7024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BF7024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BF7024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176788" w:rsidRPr="00BF7024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BF7024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erhandlungssicher)</w:t>
            </w:r>
            <w:r w:rsidRPr="00BF7024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</w:t>
            </w:r>
            <w:r w:rsidR="00B458B2" w:rsidRPr="00BF7024">
              <w:rPr>
                <w:rFonts w:ascii="Optima" w:hAnsi="Optima" w:cs="Georgia"/>
                <w:color w:val="000000"/>
                <w:sz w:val="18"/>
                <w:lang w:val="de-AT"/>
              </w:rPr>
              <w:t>Serbisch</w:t>
            </w:r>
            <w:r w:rsidRPr="00BF7024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  <w:r w:rsidRPr="00BF7024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B458B2" w:rsidRPr="00BF7024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Muttersprache</w:t>
            </w:r>
            <w:r w:rsidRPr="00BF7024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BF7024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E55D90" w:rsidRPr="00BF7024" w14:paraId="45706C3F" w14:textId="77777777" w:rsidTr="0021316A">
        <w:trPr>
          <w:trHeight w:val="340"/>
        </w:trPr>
        <w:tc>
          <w:tcPr>
            <w:tcW w:w="1985" w:type="dxa"/>
            <w:vAlign w:val="bottom"/>
          </w:tcPr>
          <w:p w14:paraId="57688BDA" w14:textId="350496FE" w:rsidR="00E55D90" w:rsidRPr="00BF7024" w:rsidRDefault="00E55D90" w:rsidP="004527E6">
            <w:pPr>
              <w:rPr>
                <w:rFonts w:ascii="Optima" w:hAnsi="Optima"/>
                <w:sz w:val="18"/>
              </w:rPr>
            </w:pPr>
            <w:r w:rsidRPr="00BF7024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7082" w:type="dxa"/>
            <w:gridSpan w:val="10"/>
            <w:vAlign w:val="bottom"/>
          </w:tcPr>
          <w:p w14:paraId="60CA2168" w14:textId="0641C081" w:rsidR="00E55D90" w:rsidRPr="00BF7024" w:rsidRDefault="00E55D90" w:rsidP="004527E6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BF7024">
              <w:rPr>
                <w:rFonts w:ascii="Optima" w:hAnsi="Optima" w:cs="Georgia"/>
                <w:color w:val="000000"/>
                <w:sz w:val="18"/>
              </w:rPr>
              <w:t xml:space="preserve">Microsoft Office </w:t>
            </w:r>
            <w:r w:rsidRPr="00BF7024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  <w:r w:rsidRPr="00BF7024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B458B2" w:rsidRPr="00BF7024">
              <w:rPr>
                <w:rFonts w:ascii="Optima" w:hAnsi="Optima" w:cs="Georgia"/>
                <w:color w:val="000000"/>
                <w:sz w:val="18"/>
              </w:rPr>
              <w:t>Adobe P</w:t>
            </w:r>
            <w:r w:rsidR="00B262CF" w:rsidRPr="00BF7024">
              <w:rPr>
                <w:rFonts w:ascii="Optima" w:hAnsi="Optima" w:cs="Georgia"/>
                <w:color w:val="000000"/>
                <w:sz w:val="18"/>
              </w:rPr>
              <w:t>hotoshop</w:t>
            </w:r>
            <w:r w:rsidR="00B458B2" w:rsidRPr="00BF7024">
              <w:rPr>
                <w:rFonts w:ascii="Optima" w:hAnsi="Optima" w:cs="Georgia"/>
                <w:color w:val="000000"/>
                <w:sz w:val="18"/>
              </w:rPr>
              <w:t xml:space="preserve"> und P</w:t>
            </w:r>
            <w:r w:rsidR="00B262CF" w:rsidRPr="00BF7024">
              <w:rPr>
                <w:rFonts w:ascii="Optima" w:hAnsi="Optima" w:cs="Georgia"/>
                <w:color w:val="000000"/>
                <w:sz w:val="18"/>
              </w:rPr>
              <w:t>remiere Pro</w:t>
            </w:r>
            <w:r w:rsidR="00B458B2" w:rsidRPr="00BF7024">
              <w:rPr>
                <w:rFonts w:ascii="Optima" w:hAnsi="Optima" w:cs="Georgia"/>
                <w:color w:val="000000"/>
                <w:sz w:val="18"/>
              </w:rPr>
              <w:t xml:space="preserve"> </w:t>
            </w:r>
            <w:r w:rsidR="00B458B2" w:rsidRPr="0021316A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</w:p>
        </w:tc>
      </w:tr>
      <w:tr w:rsidR="00E55D90" w:rsidRPr="00BF7024" w14:paraId="70CB01B0" w14:textId="77777777" w:rsidTr="0021316A">
        <w:trPr>
          <w:trHeight w:val="340"/>
        </w:trPr>
        <w:tc>
          <w:tcPr>
            <w:tcW w:w="1985" w:type="dxa"/>
            <w:vAlign w:val="bottom"/>
          </w:tcPr>
          <w:p w14:paraId="04F58216" w14:textId="6D413C27" w:rsidR="00E55D90" w:rsidRPr="00BF7024" w:rsidRDefault="00E55D90" w:rsidP="004527E6">
            <w:pPr>
              <w:rPr>
                <w:rFonts w:ascii="Optima" w:hAnsi="Optima"/>
                <w:sz w:val="18"/>
              </w:rPr>
            </w:pPr>
            <w:r w:rsidRPr="00BF7024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7082" w:type="dxa"/>
            <w:gridSpan w:val="10"/>
            <w:vAlign w:val="bottom"/>
          </w:tcPr>
          <w:p w14:paraId="598C2742" w14:textId="3C9B4377" w:rsidR="00E55D90" w:rsidRPr="00BF7024" w:rsidRDefault="00B262CF" w:rsidP="004527E6">
            <w:pPr>
              <w:rPr>
                <w:rFonts w:ascii="Optima" w:hAnsi="Optima" w:cs="Georgia"/>
                <w:color w:val="000000"/>
                <w:sz w:val="18"/>
              </w:rPr>
            </w:pPr>
            <w:r w:rsidRPr="00BF7024">
              <w:rPr>
                <w:rFonts w:ascii="Optima" w:hAnsi="Optima" w:cs="Georgia"/>
                <w:color w:val="000000"/>
                <w:sz w:val="18"/>
              </w:rPr>
              <w:t xml:space="preserve">Kampfsport </w:t>
            </w:r>
            <w:r w:rsidRPr="0021316A">
              <w:rPr>
                <w:rFonts w:ascii="Optima" w:hAnsi="Optima" w:cs="Georgia"/>
                <w:i/>
                <w:iCs/>
                <w:color w:val="000000"/>
                <w:sz w:val="18"/>
              </w:rPr>
              <w:t>(Muay-Thai)</w:t>
            </w:r>
            <w:r w:rsidRPr="00BF7024">
              <w:rPr>
                <w:rFonts w:ascii="Optima" w:hAnsi="Optima" w:cs="Georgia"/>
                <w:color w:val="000000"/>
                <w:sz w:val="18"/>
              </w:rPr>
              <w:t>, Fitness, Lesen und Schach</w:t>
            </w:r>
          </w:p>
        </w:tc>
      </w:tr>
      <w:tr w:rsidR="00E55D90" w:rsidRPr="00BF7024" w14:paraId="071AB173" w14:textId="77777777" w:rsidTr="0021316A">
        <w:trPr>
          <w:trHeight w:val="1020"/>
        </w:trPr>
        <w:tc>
          <w:tcPr>
            <w:tcW w:w="3544" w:type="dxa"/>
            <w:gridSpan w:val="2"/>
            <w:vAlign w:val="bottom"/>
          </w:tcPr>
          <w:p w14:paraId="406B03AC" w14:textId="62B975A7" w:rsidR="00E55D90" w:rsidRPr="00BF7024" w:rsidRDefault="00BD6403" w:rsidP="004527E6">
            <w:pPr>
              <w:rPr>
                <w:rFonts w:ascii="Optima" w:hAnsi="Optima"/>
                <w:sz w:val="18"/>
              </w:rPr>
            </w:pPr>
            <w:r w:rsidRPr="00BF7024">
              <w:rPr>
                <w:rFonts w:ascii="Optima" w:hAnsi="Optima"/>
                <w:sz w:val="18"/>
              </w:rPr>
              <w:t>Neu-Isenburg, 12.08.2024</w:t>
            </w:r>
          </w:p>
        </w:tc>
        <w:tc>
          <w:tcPr>
            <w:tcW w:w="5523" w:type="dxa"/>
            <w:gridSpan w:val="9"/>
            <w:vAlign w:val="bottom"/>
          </w:tcPr>
          <w:p w14:paraId="6478BDEA" w14:textId="77777777" w:rsidR="00E55D90" w:rsidRPr="00BF7024" w:rsidRDefault="00E55D90" w:rsidP="004527E6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 w:rsidP="00B458B2">
      <w:pPr>
        <w:rPr>
          <w:sz w:val="18"/>
        </w:rPr>
      </w:pPr>
    </w:p>
    <w:sectPr w:rsidR="00723643" w:rsidRPr="0074111D" w:rsidSect="0021316A">
      <w:footerReference w:type="even" r:id="rId8"/>
      <w:pgSz w:w="11906" w:h="16838"/>
      <w:pgMar w:top="1418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216479" w14:textId="77777777" w:rsidR="00E078F7" w:rsidRDefault="00E078F7" w:rsidP="00BE053D">
      <w:pPr>
        <w:spacing w:after="0" w:line="240" w:lineRule="auto"/>
      </w:pPr>
      <w:r>
        <w:separator/>
      </w:r>
    </w:p>
  </w:endnote>
  <w:endnote w:type="continuationSeparator" w:id="0">
    <w:p w14:paraId="19AC6578" w14:textId="77777777" w:rsidR="00E078F7" w:rsidRDefault="00E078F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4C72FB" w14:textId="77777777" w:rsidR="00E078F7" w:rsidRDefault="00E078F7" w:rsidP="00BE053D">
      <w:pPr>
        <w:spacing w:after="0" w:line="240" w:lineRule="auto"/>
      </w:pPr>
      <w:r>
        <w:separator/>
      </w:r>
    </w:p>
  </w:footnote>
  <w:footnote w:type="continuationSeparator" w:id="0">
    <w:p w14:paraId="78572D3C" w14:textId="77777777" w:rsidR="00E078F7" w:rsidRDefault="00E078F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7603549">
    <w:abstractNumId w:val="14"/>
  </w:num>
  <w:num w:numId="2" w16cid:durableId="1198808929">
    <w:abstractNumId w:val="17"/>
  </w:num>
  <w:num w:numId="3" w16cid:durableId="159388255">
    <w:abstractNumId w:val="19"/>
  </w:num>
  <w:num w:numId="4" w16cid:durableId="739329644">
    <w:abstractNumId w:val="0"/>
  </w:num>
  <w:num w:numId="5" w16cid:durableId="1753231748">
    <w:abstractNumId w:val="1"/>
  </w:num>
  <w:num w:numId="6" w16cid:durableId="1790470333">
    <w:abstractNumId w:val="2"/>
  </w:num>
  <w:num w:numId="7" w16cid:durableId="1251041620">
    <w:abstractNumId w:val="13"/>
  </w:num>
  <w:num w:numId="8" w16cid:durableId="150678467">
    <w:abstractNumId w:val="22"/>
  </w:num>
  <w:num w:numId="9" w16cid:durableId="748119576">
    <w:abstractNumId w:val="12"/>
  </w:num>
  <w:num w:numId="10" w16cid:durableId="2137406523">
    <w:abstractNumId w:val="23"/>
  </w:num>
  <w:num w:numId="11" w16cid:durableId="198401836">
    <w:abstractNumId w:val="5"/>
  </w:num>
  <w:num w:numId="12" w16cid:durableId="1186210259">
    <w:abstractNumId w:val="6"/>
  </w:num>
  <w:num w:numId="13" w16cid:durableId="519777596">
    <w:abstractNumId w:val="8"/>
  </w:num>
  <w:num w:numId="14" w16cid:durableId="983388810">
    <w:abstractNumId w:val="9"/>
  </w:num>
  <w:num w:numId="15" w16cid:durableId="1484270804">
    <w:abstractNumId w:val="21"/>
  </w:num>
  <w:num w:numId="16" w16cid:durableId="1750032025">
    <w:abstractNumId w:val="4"/>
  </w:num>
  <w:num w:numId="17" w16cid:durableId="277299537">
    <w:abstractNumId w:val="16"/>
  </w:num>
  <w:num w:numId="18" w16cid:durableId="1167088286">
    <w:abstractNumId w:val="3"/>
  </w:num>
  <w:num w:numId="19" w16cid:durableId="892305155">
    <w:abstractNumId w:val="18"/>
  </w:num>
  <w:num w:numId="20" w16cid:durableId="1048187109">
    <w:abstractNumId w:val="10"/>
  </w:num>
  <w:num w:numId="21" w16cid:durableId="1070541418">
    <w:abstractNumId w:val="11"/>
  </w:num>
  <w:num w:numId="22" w16cid:durableId="1707019897">
    <w:abstractNumId w:val="15"/>
  </w:num>
  <w:num w:numId="23" w16cid:durableId="1096708139">
    <w:abstractNumId w:val="7"/>
  </w:num>
  <w:num w:numId="24" w16cid:durableId="1194806098">
    <w:abstractNumId w:val="20"/>
  </w:num>
  <w:num w:numId="25" w16cid:durableId="1945728403">
    <w:abstractNumId w:val="19"/>
  </w:num>
  <w:num w:numId="26" w16cid:durableId="906569999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12C6"/>
    <w:rsid w:val="00061D33"/>
    <w:rsid w:val="00064643"/>
    <w:rsid w:val="0008164A"/>
    <w:rsid w:val="00087747"/>
    <w:rsid w:val="000A1FDA"/>
    <w:rsid w:val="000B4F2D"/>
    <w:rsid w:val="000B63E2"/>
    <w:rsid w:val="000B6548"/>
    <w:rsid w:val="000D671A"/>
    <w:rsid w:val="000E7770"/>
    <w:rsid w:val="00103EC5"/>
    <w:rsid w:val="00116C6E"/>
    <w:rsid w:val="00125CA6"/>
    <w:rsid w:val="00156FC9"/>
    <w:rsid w:val="00162A5A"/>
    <w:rsid w:val="00172867"/>
    <w:rsid w:val="00175B6D"/>
    <w:rsid w:val="00176788"/>
    <w:rsid w:val="00184610"/>
    <w:rsid w:val="001901ED"/>
    <w:rsid w:val="00191671"/>
    <w:rsid w:val="0019483A"/>
    <w:rsid w:val="001A46BF"/>
    <w:rsid w:val="001A481B"/>
    <w:rsid w:val="001B0186"/>
    <w:rsid w:val="001B62CA"/>
    <w:rsid w:val="001D4DCD"/>
    <w:rsid w:val="001F2AEB"/>
    <w:rsid w:val="001F4175"/>
    <w:rsid w:val="0021316A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4A00"/>
    <w:rsid w:val="00347F8D"/>
    <w:rsid w:val="00372F7B"/>
    <w:rsid w:val="003733E5"/>
    <w:rsid w:val="00390EA6"/>
    <w:rsid w:val="003B0AA8"/>
    <w:rsid w:val="003D304C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27E6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85A4D"/>
    <w:rsid w:val="005D6329"/>
    <w:rsid w:val="005E57F6"/>
    <w:rsid w:val="006058D8"/>
    <w:rsid w:val="00610200"/>
    <w:rsid w:val="00623699"/>
    <w:rsid w:val="006264CD"/>
    <w:rsid w:val="00632D5A"/>
    <w:rsid w:val="00635515"/>
    <w:rsid w:val="006546FD"/>
    <w:rsid w:val="00665BF3"/>
    <w:rsid w:val="006732D6"/>
    <w:rsid w:val="00682BA4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2910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B57D1"/>
    <w:rsid w:val="007C6A3C"/>
    <w:rsid w:val="007D4BEE"/>
    <w:rsid w:val="007D5BE9"/>
    <w:rsid w:val="008050E4"/>
    <w:rsid w:val="0082257D"/>
    <w:rsid w:val="00853438"/>
    <w:rsid w:val="00866846"/>
    <w:rsid w:val="008679AE"/>
    <w:rsid w:val="00875DA9"/>
    <w:rsid w:val="00895E38"/>
    <w:rsid w:val="008A782B"/>
    <w:rsid w:val="008B0FC0"/>
    <w:rsid w:val="008C429A"/>
    <w:rsid w:val="008E1F3D"/>
    <w:rsid w:val="009053D7"/>
    <w:rsid w:val="00912776"/>
    <w:rsid w:val="0091331D"/>
    <w:rsid w:val="009250BA"/>
    <w:rsid w:val="0093223C"/>
    <w:rsid w:val="00941A87"/>
    <w:rsid w:val="009501C2"/>
    <w:rsid w:val="009543B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645CF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0796C"/>
    <w:rsid w:val="00B17D95"/>
    <w:rsid w:val="00B23509"/>
    <w:rsid w:val="00B262CF"/>
    <w:rsid w:val="00B359DB"/>
    <w:rsid w:val="00B3632B"/>
    <w:rsid w:val="00B409D8"/>
    <w:rsid w:val="00B458B2"/>
    <w:rsid w:val="00B5178D"/>
    <w:rsid w:val="00B6275C"/>
    <w:rsid w:val="00B67F1F"/>
    <w:rsid w:val="00B701D7"/>
    <w:rsid w:val="00B90595"/>
    <w:rsid w:val="00B95CAC"/>
    <w:rsid w:val="00BA215A"/>
    <w:rsid w:val="00BB5F09"/>
    <w:rsid w:val="00BC0D9F"/>
    <w:rsid w:val="00BD0124"/>
    <w:rsid w:val="00BD6403"/>
    <w:rsid w:val="00BE053D"/>
    <w:rsid w:val="00BF1A7A"/>
    <w:rsid w:val="00BF1FA3"/>
    <w:rsid w:val="00BF7024"/>
    <w:rsid w:val="00C00974"/>
    <w:rsid w:val="00C018E4"/>
    <w:rsid w:val="00C066FA"/>
    <w:rsid w:val="00C25387"/>
    <w:rsid w:val="00C52F39"/>
    <w:rsid w:val="00C54BE3"/>
    <w:rsid w:val="00C57F80"/>
    <w:rsid w:val="00C768ED"/>
    <w:rsid w:val="00C82A8F"/>
    <w:rsid w:val="00C916C2"/>
    <w:rsid w:val="00CA225E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356"/>
    <w:rsid w:val="00D17B69"/>
    <w:rsid w:val="00D3003C"/>
    <w:rsid w:val="00D331F4"/>
    <w:rsid w:val="00D470E4"/>
    <w:rsid w:val="00D52142"/>
    <w:rsid w:val="00D5280E"/>
    <w:rsid w:val="00D61F14"/>
    <w:rsid w:val="00D80D6B"/>
    <w:rsid w:val="00D820CA"/>
    <w:rsid w:val="00D90950"/>
    <w:rsid w:val="00DA69DF"/>
    <w:rsid w:val="00DB33F8"/>
    <w:rsid w:val="00DD38E2"/>
    <w:rsid w:val="00E078F7"/>
    <w:rsid w:val="00E10477"/>
    <w:rsid w:val="00E13110"/>
    <w:rsid w:val="00E24DF1"/>
    <w:rsid w:val="00E40B9A"/>
    <w:rsid w:val="00E431ED"/>
    <w:rsid w:val="00E55D90"/>
    <w:rsid w:val="00E64FF5"/>
    <w:rsid w:val="00E84317"/>
    <w:rsid w:val="00E907EC"/>
    <w:rsid w:val="00EA5421"/>
    <w:rsid w:val="00EB34FC"/>
    <w:rsid w:val="00EB3D05"/>
    <w:rsid w:val="00EB5816"/>
    <w:rsid w:val="00EC4A69"/>
    <w:rsid w:val="00ED0EA9"/>
    <w:rsid w:val="00EF77DF"/>
    <w:rsid w:val="00F11BEF"/>
    <w:rsid w:val="00F258E7"/>
    <w:rsid w:val="00F31B84"/>
    <w:rsid w:val="00F5473A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  <w:rsid w:val="00FF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176788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17678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7678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7678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7678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7678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2132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cp:lastPrinted>2024-08-12T15:18:00Z</cp:lastPrinted>
  <dcterms:created xsi:type="dcterms:W3CDTF">2024-08-18T13:45:00Z</dcterms:created>
  <dcterms:modified xsi:type="dcterms:W3CDTF">2024-09-03T18:23:00Z</dcterms:modified>
</cp:coreProperties>
</file>