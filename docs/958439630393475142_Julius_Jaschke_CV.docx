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425"/>
        <w:gridCol w:w="142"/>
        <w:gridCol w:w="283"/>
        <w:gridCol w:w="142"/>
        <w:gridCol w:w="425"/>
        <w:gridCol w:w="1696"/>
        <w:tblGridChange w:id="0">
          <w:tblGrid>
            <w:gridCol w:w="1985"/>
            <w:gridCol w:w="3538"/>
            <w:gridCol w:w="147"/>
            <w:gridCol w:w="284"/>
            <w:gridCol w:w="425"/>
            <w:gridCol w:w="142"/>
            <w:gridCol w:w="283"/>
            <w:gridCol w:w="142"/>
            <w:gridCol w:w="425"/>
            <w:gridCol w:w="1696"/>
          </w:tblGrid>
        </w:tblGridChange>
      </w:tblGrid>
      <w:tr w:rsidR="002508C2" w:rsidRPr="00FB4851" w14:paraId="5DF08F91" w14:textId="77777777" w:rsidTr="00631DD4">
        <w:trPr>
          <w:trHeight w:val="227"/>
        </w:trPr>
        <w:tc>
          <w:tcPr>
            <w:tcW w:w="9067" w:type="dxa"/>
            <w:gridSpan w:val="10"/>
          </w:tcPr>
          <w:p w14:paraId="11DD220E" w14:textId="08525AB9" w:rsidR="002508C2" w:rsidRDefault="00BC6295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Julius Jäschke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>
              <w:rPr>
                <w:rFonts w:ascii="Georgia" w:hAnsi="Georgia"/>
                <w:sz w:val="20"/>
              </w:rPr>
              <w:t>Ludwigstraße 1</w:t>
            </w:r>
            <w:r w:rsidR="00217CA8">
              <w:rPr>
                <w:rFonts w:ascii="Georgia" w:hAnsi="Georgia"/>
                <w:sz w:val="20"/>
              </w:rPr>
              <w:t>4</w:t>
            </w:r>
            <w:r w:rsidR="00853438">
              <w:rPr>
                <w:rFonts w:ascii="Georgia" w:hAnsi="Georgia"/>
                <w:sz w:val="20"/>
              </w:rPr>
              <w:t>,</w:t>
            </w:r>
            <w:r w:rsidR="00240A39">
              <w:rPr>
                <w:rFonts w:ascii="Georgia" w:hAnsi="Georgia"/>
                <w:sz w:val="20"/>
              </w:rPr>
              <w:t xml:space="preserve"> </w:t>
            </w:r>
            <w:ins w:id="1" w:author="Kadir Dasan" w:date="2022-03-29T10:38:00Z">
              <w:r w:rsidR="007E0C22">
                <w:rPr>
                  <w:rFonts w:ascii="Georgia" w:hAnsi="Georgia"/>
                  <w:sz w:val="20"/>
                </w:rPr>
                <w:t xml:space="preserve">60327 </w:t>
              </w:r>
            </w:ins>
            <w:r w:rsidR="00240A39">
              <w:rPr>
                <w:rFonts w:ascii="Georgia" w:hAnsi="Georgia"/>
                <w:sz w:val="20"/>
              </w:rPr>
              <w:t>Frankfurt am Main</w:t>
            </w:r>
            <w:del w:id="2" w:author="Kadir Dasan" w:date="2022-03-29T10:38:00Z">
              <w:r w:rsidR="00240A39" w:rsidDel="007E0C22">
                <w:rPr>
                  <w:rFonts w:ascii="Georgia" w:hAnsi="Georgia"/>
                  <w:sz w:val="20"/>
                </w:rPr>
                <w:delText>, D-</w:delText>
              </w:r>
              <w:r w:rsidR="0091331D" w:rsidDel="007E0C22">
                <w:rPr>
                  <w:rFonts w:ascii="Georgia" w:hAnsi="Georgia"/>
                  <w:sz w:val="20"/>
                </w:rPr>
                <w:delText>60</w:delText>
              </w:r>
              <w:r w:rsidDel="007E0C22">
                <w:rPr>
                  <w:rFonts w:ascii="Georgia" w:hAnsi="Georgia"/>
                  <w:sz w:val="20"/>
                </w:rPr>
                <w:delText>327</w:delText>
              </w:r>
              <w:r w:rsidR="00F16578" w:rsidDel="007E0C22">
                <w:rPr>
                  <w:rFonts w:ascii="Georgia" w:hAnsi="Georgia"/>
                  <w:sz w:val="20"/>
                </w:rPr>
                <w:delText>,</w:delText>
              </w:r>
            </w:del>
            <w:ins w:id="3" w:author="Kadir Dasan" w:date="2022-03-29T10:38:00Z">
              <w:r w:rsidR="007E0C22">
                <w:rPr>
                  <w:rFonts w:ascii="Georgia" w:hAnsi="Georgia"/>
                  <w:sz w:val="20"/>
                </w:rPr>
                <w:t>,</w:t>
              </w:r>
            </w:ins>
            <w:r w:rsidR="00F16578">
              <w:rPr>
                <w:rFonts w:ascii="Georgia" w:hAnsi="Georgia"/>
                <w:sz w:val="20"/>
              </w:rPr>
              <w:t xml:space="preserve"> Germany</w:t>
            </w:r>
          </w:p>
          <w:p w14:paraId="722A5AF6" w14:textId="24431864" w:rsidR="008050E4" w:rsidRPr="00BC6295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en-GB"/>
              </w:rPr>
            </w:pPr>
            <w:r w:rsidRPr="00BC6295">
              <w:rPr>
                <w:rFonts w:ascii="Georgia" w:hAnsi="Georgia" w:cs="Georgia"/>
                <w:color w:val="000000"/>
                <w:sz w:val="20"/>
                <w:lang w:val="en-GB"/>
              </w:rPr>
              <w:t>+4</w:t>
            </w:r>
            <w:r w:rsidR="0091331D" w:rsidRPr="00BC6295">
              <w:rPr>
                <w:rFonts w:ascii="Georgia" w:hAnsi="Georgia" w:cs="Georgia"/>
                <w:color w:val="000000"/>
                <w:sz w:val="20"/>
                <w:lang w:val="en-GB"/>
              </w:rPr>
              <w:t>9</w:t>
            </w:r>
            <w:r w:rsidRPr="00BC6295">
              <w:rPr>
                <w:rFonts w:ascii="Georgia" w:hAnsi="Georgia" w:cs="Georgia"/>
                <w:color w:val="000000"/>
                <w:sz w:val="20"/>
                <w:lang w:val="en-GB"/>
              </w:rPr>
              <w:t xml:space="preserve"> </w:t>
            </w:r>
            <w:r w:rsidR="00BC6295" w:rsidRPr="00BC6295">
              <w:rPr>
                <w:rFonts w:ascii="Georgia" w:hAnsi="Georgia" w:cs="Georgia"/>
                <w:color w:val="000000"/>
                <w:sz w:val="20"/>
                <w:lang w:val="en-GB"/>
              </w:rPr>
              <w:t>173 99 351 44</w:t>
            </w:r>
            <w:r w:rsidR="00AB016A" w:rsidRPr="00BC6295">
              <w:rPr>
                <w:rFonts w:ascii="Georgia" w:hAnsi="Georgia" w:cs="Georgia"/>
                <w:color w:val="000000"/>
                <w:sz w:val="20"/>
                <w:lang w:val="en-GB"/>
              </w:rPr>
              <w:t xml:space="preserve"> </w:t>
            </w:r>
            <w:r w:rsidR="008050E4" w:rsidRPr="00BC6295">
              <w:rPr>
                <w:rFonts w:ascii="Georgia" w:hAnsi="Georgia" w:cs="Georgia"/>
                <w:color w:val="000000"/>
                <w:sz w:val="20"/>
                <w:lang w:val="en-GB"/>
              </w:rPr>
              <w:t xml:space="preserve">| </w:t>
            </w:r>
            <w:r w:rsidR="00BC6295" w:rsidRPr="00BC6295">
              <w:rPr>
                <w:rFonts w:ascii="Georgia" w:hAnsi="Georgia" w:cs="Georgia"/>
                <w:color w:val="000000"/>
                <w:sz w:val="20"/>
                <w:lang w:val="en-GB"/>
              </w:rPr>
              <w:t>Julius.Jaeschke</w:t>
            </w:r>
            <w:r w:rsidRPr="00BC6295">
              <w:rPr>
                <w:rFonts w:ascii="Georgia" w:hAnsi="Georgia" w:cs="Georgia"/>
                <w:color w:val="000000"/>
                <w:sz w:val="20"/>
                <w:lang w:val="en-GB"/>
              </w:rPr>
              <w:t>@</w:t>
            </w:r>
            <w:r w:rsidR="00BC6295" w:rsidRPr="00BC6295">
              <w:rPr>
                <w:rFonts w:ascii="Georgia" w:hAnsi="Georgia" w:cs="Georgia"/>
                <w:color w:val="000000"/>
                <w:sz w:val="20"/>
                <w:lang w:val="en-GB"/>
              </w:rPr>
              <w:t>web</w:t>
            </w:r>
            <w:r w:rsidRPr="00BC6295">
              <w:rPr>
                <w:rFonts w:ascii="Georgia" w:hAnsi="Georgia" w:cs="Georgia"/>
                <w:color w:val="000000"/>
                <w:sz w:val="20"/>
                <w:lang w:val="en-GB"/>
              </w:rPr>
              <w:t xml:space="preserve">.de </w:t>
            </w:r>
            <w:del w:id="4" w:author="Kadir Dasan" w:date="2022-03-29T10:37:00Z">
              <w:r w:rsidR="008050E4" w:rsidRPr="00BC6295" w:rsidDel="007E0C22">
                <w:rPr>
                  <w:rFonts w:ascii="Georgia" w:hAnsi="Georgia" w:cs="Georgia"/>
                  <w:color w:val="000000"/>
                  <w:sz w:val="20"/>
                  <w:lang w:val="en-GB"/>
                </w:rPr>
                <w:delText xml:space="preserve">| </w:delText>
              </w:r>
              <w:r w:rsidR="00BC6295" w:rsidRPr="00BC6295" w:rsidDel="007E0C22">
                <w:rPr>
                  <w:rFonts w:ascii="Georgia" w:hAnsi="Georgia" w:cs="Georgia"/>
                  <w:color w:val="000000"/>
                  <w:sz w:val="20"/>
                  <w:lang w:val="en-GB"/>
                </w:rPr>
                <w:delText>08</w:delText>
              </w:r>
              <w:r w:rsidR="00BA215A" w:rsidRPr="00BC6295" w:rsidDel="007E0C22">
                <w:rPr>
                  <w:rFonts w:ascii="Georgia" w:hAnsi="Georgia" w:cs="Georgia"/>
                  <w:color w:val="000000"/>
                  <w:sz w:val="20"/>
                  <w:lang w:val="en-GB"/>
                </w:rPr>
                <w:delText>.</w:delText>
              </w:r>
              <w:r w:rsidR="00BC6295" w:rsidRPr="00BC6295" w:rsidDel="007E0C22">
                <w:rPr>
                  <w:rFonts w:ascii="Georgia" w:hAnsi="Georgia" w:cs="Georgia"/>
                  <w:color w:val="000000"/>
                  <w:sz w:val="20"/>
                  <w:lang w:val="en-GB"/>
                </w:rPr>
                <w:delText>05</w:delText>
              </w:r>
              <w:r w:rsidR="00BA215A" w:rsidRPr="00BC6295" w:rsidDel="007E0C22">
                <w:rPr>
                  <w:rFonts w:ascii="Georgia" w:hAnsi="Georgia" w:cs="Georgia"/>
                  <w:color w:val="000000"/>
                  <w:sz w:val="20"/>
                  <w:lang w:val="en-GB"/>
                </w:rPr>
                <w:delText>.</w:delText>
              </w:r>
              <w:r w:rsidR="00BC6295" w:rsidRPr="00BC6295" w:rsidDel="007E0C22">
                <w:rPr>
                  <w:rFonts w:ascii="Georgia" w:hAnsi="Georgia" w:cs="Georgia"/>
                  <w:color w:val="000000"/>
                  <w:sz w:val="20"/>
                  <w:lang w:val="en-GB"/>
                </w:rPr>
                <w:delText>2002</w:delText>
              </w:r>
              <w:r w:rsidR="00853438" w:rsidRPr="00BC6295" w:rsidDel="007E0C22">
                <w:rPr>
                  <w:rFonts w:ascii="Georgia" w:hAnsi="Georgia" w:cs="Georgia"/>
                  <w:color w:val="000000"/>
                  <w:sz w:val="20"/>
                  <w:lang w:val="en-GB"/>
                </w:rPr>
                <w:delText xml:space="preserve"> in </w:delText>
              </w:r>
              <w:r w:rsidR="00BC6295" w:rsidRPr="00BC6295" w:rsidDel="007E0C22">
                <w:rPr>
                  <w:rFonts w:ascii="Georgia" w:hAnsi="Georgia" w:cs="Georgia"/>
                  <w:color w:val="000000"/>
                  <w:sz w:val="20"/>
                  <w:lang w:val="en-GB"/>
                </w:rPr>
                <w:delText>Ros</w:delText>
              </w:r>
              <w:r w:rsidR="00BC6295" w:rsidDel="007E0C22">
                <w:rPr>
                  <w:rFonts w:ascii="Georgia" w:hAnsi="Georgia" w:cs="Georgia"/>
                  <w:color w:val="000000"/>
                  <w:sz w:val="20"/>
                  <w:lang w:val="en-GB"/>
                </w:rPr>
                <w:delText>tock</w:delText>
              </w:r>
            </w:del>
          </w:p>
        </w:tc>
      </w:tr>
      <w:tr w:rsidR="002508C2" w:rsidRPr="009D7C49" w14:paraId="0FCADE56" w14:textId="77777777" w:rsidTr="00631DD4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241E77B7" w:rsidR="002508C2" w:rsidRPr="009D7C49" w:rsidRDefault="00482939" w:rsidP="00BE53F0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</w:t>
            </w:r>
            <w:r w:rsidR="007873E2">
              <w:rPr>
                <w:rFonts w:ascii="Georgia" w:hAnsi="Georgia"/>
                <w:b/>
                <w:smallCaps/>
                <w:sz w:val="28"/>
                <w:szCs w:val="32"/>
              </w:rPr>
              <w:t>ucation</w:t>
            </w:r>
          </w:p>
        </w:tc>
      </w:tr>
      <w:tr w:rsidR="00D1492F" w:rsidRPr="002A7228" w14:paraId="7D1DEBF7" w14:textId="77777777" w:rsidTr="00631DD4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2BCF122" w:rsidR="00D1492F" w:rsidRPr="008050E4" w:rsidRDefault="00B17D95" w:rsidP="00067BCD">
            <w:pPr>
              <w:pStyle w:val="Bullets"/>
              <w:numPr>
                <w:ilvl w:val="0"/>
                <w:numId w:val="0"/>
              </w:numPr>
              <w:rPr>
                <w:b/>
                <w:smallCaps/>
                <w:sz w:val="23"/>
                <w:szCs w:val="23"/>
              </w:rPr>
            </w:pPr>
            <w:del w:id="5" w:author="Kadir Dasan" w:date="2022-03-29T10:50:00Z">
              <w:r w:rsidRPr="00067BCD" w:rsidDel="004142A2">
                <w:rPr>
                  <w:rFonts w:cs="Times New Roman (Body CS)"/>
                  <w:b/>
                  <w:bCs/>
                  <w:i w:val="0"/>
                  <w:iCs w:val="0"/>
                  <w:sz w:val="20"/>
                  <w:szCs w:val="20"/>
                </w:rPr>
                <w:delText xml:space="preserve">Johann Wolfgang </w:delText>
              </w:r>
            </w:del>
            <w:r w:rsidRPr="00067BCD">
              <w:rPr>
                <w:rFonts w:cs="Times New Roman (Body CS)"/>
                <w:b/>
                <w:bCs/>
                <w:i w:val="0"/>
                <w:iCs w:val="0"/>
                <w:sz w:val="20"/>
                <w:szCs w:val="20"/>
              </w:rPr>
              <w:t>Goethe-Universi</w:t>
            </w:r>
            <w:ins w:id="6" w:author="Kadir Dasan" w:date="2022-03-29T10:53:00Z">
              <w:r w:rsidR="00A63B85">
                <w:rPr>
                  <w:rFonts w:cs="Times New Roman (Body CS)"/>
                  <w:b/>
                  <w:bCs/>
                  <w:i w:val="0"/>
                  <w:iCs w:val="0"/>
                  <w:sz w:val="20"/>
                  <w:szCs w:val="20"/>
                </w:rPr>
                <w:t>ty</w:t>
              </w:r>
            </w:ins>
            <w:del w:id="7" w:author="Kadir Dasan" w:date="2022-03-29T10:53:00Z">
              <w:r w:rsidRPr="00067BCD" w:rsidDel="00A63B85">
                <w:rPr>
                  <w:rFonts w:cs="Times New Roman (Body CS)"/>
                  <w:b/>
                  <w:bCs/>
                  <w:i w:val="0"/>
                  <w:iCs w:val="0"/>
                  <w:sz w:val="20"/>
                  <w:szCs w:val="20"/>
                </w:rPr>
                <w:delText>tät</w:delText>
              </w:r>
            </w:del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2A7228" w:rsidRDefault="00B17D95" w:rsidP="002A7228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</w:pPr>
            <w:r w:rsidRPr="002A7228"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  <w:t>Frankfurt am Main</w:t>
            </w:r>
          </w:p>
        </w:tc>
      </w:tr>
      <w:tr w:rsidR="00D1492F" w:rsidRPr="00D1492F" w14:paraId="61E5D482" w14:textId="77777777" w:rsidTr="004142A2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8" w:author="Kadir Dasan" w:date="2022-03-29T10:49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</w:trPr>
        <w:tc>
          <w:tcPr>
            <w:tcW w:w="5523" w:type="dxa"/>
            <w:gridSpan w:val="2"/>
            <w:vAlign w:val="bottom"/>
            <w:tcPrChange w:id="9" w:author="Kadir Dasan" w:date="2022-03-29T10:49:00Z">
              <w:tcPr>
                <w:tcW w:w="5523" w:type="dxa"/>
                <w:gridSpan w:val="2"/>
              </w:tcPr>
            </w:tcPrChange>
          </w:tcPr>
          <w:p w14:paraId="11CB9A0F" w14:textId="2DAF0273" w:rsidR="00D1492F" w:rsidRPr="00371C88" w:rsidRDefault="00D1492F">
            <w:p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371C88">
              <w:rPr>
                <w:rFonts w:ascii="Georgia" w:hAnsi="Georgia"/>
                <w:i/>
                <w:iCs/>
                <w:sz w:val="18"/>
                <w:lang w:val="en-US"/>
              </w:rPr>
              <w:t xml:space="preserve">B.Sc. in </w:t>
            </w:r>
            <w:r w:rsidR="00344265" w:rsidRPr="00371C88">
              <w:rPr>
                <w:rFonts w:ascii="Georgia" w:hAnsi="Georgia"/>
                <w:i/>
                <w:iCs/>
                <w:sz w:val="18"/>
                <w:lang w:val="en-US"/>
              </w:rPr>
              <w:t xml:space="preserve">Economics </w:t>
            </w:r>
            <w:ins w:id="10" w:author="Kadir Dasan" w:date="2022-03-29T10:43:00Z">
              <w:r w:rsidR="00EC1E13">
                <w:rPr>
                  <w:rFonts w:ascii="Georgia" w:hAnsi="Georgia"/>
                  <w:i/>
                  <w:iCs/>
                  <w:sz w:val="18"/>
                  <w:lang w:val="en-US"/>
                </w:rPr>
                <w:t>and</w:t>
              </w:r>
            </w:ins>
            <w:del w:id="11" w:author="Kadir Dasan" w:date="2022-03-29T10:43:00Z">
              <w:r w:rsidR="00344265" w:rsidRPr="00371C88" w:rsidDel="00EC1E13">
                <w:rPr>
                  <w:rFonts w:ascii="Georgia" w:hAnsi="Georgia"/>
                  <w:i/>
                  <w:iCs/>
                  <w:sz w:val="18"/>
                  <w:lang w:val="en-US"/>
                </w:rPr>
                <w:delText>&amp;</w:delText>
              </w:r>
            </w:del>
            <w:r w:rsidR="00344265" w:rsidRPr="00371C88">
              <w:rPr>
                <w:rFonts w:ascii="Georgia" w:hAnsi="Georgia"/>
                <w:i/>
                <w:iCs/>
                <w:sz w:val="18"/>
                <w:lang w:val="en-US"/>
              </w:rPr>
              <w:t xml:space="preserve"> Business Administration</w:t>
            </w:r>
          </w:p>
        </w:tc>
        <w:tc>
          <w:tcPr>
            <w:tcW w:w="3544" w:type="dxa"/>
            <w:gridSpan w:val="8"/>
            <w:vAlign w:val="bottom"/>
            <w:tcPrChange w:id="12" w:author="Kadir Dasan" w:date="2022-03-29T10:49:00Z">
              <w:tcPr>
                <w:tcW w:w="3544" w:type="dxa"/>
                <w:gridSpan w:val="8"/>
              </w:tcPr>
            </w:tcPrChange>
          </w:tcPr>
          <w:p w14:paraId="419A9228" w14:textId="25000608" w:rsidR="00D1492F" w:rsidRPr="00D1492F" w:rsidRDefault="00BC6295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20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344265">
              <w:rPr>
                <w:rFonts w:ascii="Georgia" w:hAnsi="Georgia"/>
                <w:sz w:val="18"/>
              </w:rPr>
              <w:t>today</w:t>
            </w:r>
            <w:proofErr w:type="spellEnd"/>
          </w:p>
        </w:tc>
      </w:tr>
      <w:tr w:rsidR="00D5280E" w:rsidRPr="00A300AA" w14:paraId="7EABE9F1" w14:textId="77777777" w:rsidTr="00EC1E13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13" w:author="Kadir Dasan" w:date="2022-03-29T10:46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</w:trPr>
        <w:tc>
          <w:tcPr>
            <w:tcW w:w="9067" w:type="dxa"/>
            <w:gridSpan w:val="10"/>
            <w:vAlign w:val="bottom"/>
            <w:tcPrChange w:id="14" w:author="Kadir Dasan" w:date="2022-03-29T10:46:00Z">
              <w:tcPr>
                <w:tcW w:w="9067" w:type="dxa"/>
                <w:gridSpan w:val="10"/>
              </w:tcPr>
            </w:tcPrChange>
          </w:tcPr>
          <w:p w14:paraId="36DF211E" w14:textId="1D2857AD" w:rsidR="00426D7E" w:rsidRPr="00371C88" w:rsidRDefault="00015310">
            <w:pPr>
              <w:pStyle w:val="Listenabsatz"/>
              <w:numPr>
                <w:ilvl w:val="0"/>
                <w:numId w:val="25"/>
              </w:num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371C8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Current GPA: </w:t>
            </w:r>
            <w:r w:rsidR="00344265" w:rsidRPr="00371C88">
              <w:rPr>
                <w:rFonts w:ascii="Georgia" w:hAnsi="Georgia" w:cs="Georgia"/>
                <w:color w:val="000000"/>
                <w:sz w:val="18"/>
                <w:lang w:val="en-US"/>
              </w:rPr>
              <w:t>1.</w:t>
            </w:r>
            <w:r w:rsidR="000C1870">
              <w:rPr>
                <w:rFonts w:ascii="Georgia" w:hAnsi="Georgia" w:cs="Georgia"/>
                <w:color w:val="000000"/>
                <w:sz w:val="18"/>
                <w:lang w:val="en-US"/>
              </w:rPr>
              <w:t>4</w:t>
            </w:r>
            <w:r w:rsidR="00713992" w:rsidRPr="00371C8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D90665" w:rsidRPr="00371C88">
              <w:rPr>
                <w:rFonts w:ascii="Georgia" w:hAnsi="Georgia" w:cs="Georgia"/>
                <w:color w:val="000000"/>
                <w:sz w:val="18"/>
                <w:lang w:val="en-US"/>
              </w:rPr>
              <w:t>(1.0</w:t>
            </w:r>
            <w:r w:rsidR="006516A4" w:rsidRPr="00371C8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del w:id="15" w:author="Kadir Dasan" w:date="2022-03-29T10:38:00Z">
              <w:r w:rsidR="00D90665" w:rsidRPr="00371C88" w:rsidDel="007E0C22">
                <w:rPr>
                  <w:rFonts w:ascii="Georgia" w:hAnsi="Georgia" w:cs="Georgia"/>
                  <w:color w:val="000000"/>
                  <w:sz w:val="18"/>
                  <w:lang w:val="en-US"/>
                </w:rPr>
                <w:delText>-</w:delText>
              </w:r>
            </w:del>
            <w:ins w:id="16" w:author="Kadir Dasan" w:date="2022-03-29T10:38:00Z">
              <w:r w:rsidR="007E0C22">
                <w:rPr>
                  <w:rFonts w:ascii="Georgia" w:hAnsi="Georgia" w:cs="Georgia"/>
                  <w:color w:val="000000"/>
                  <w:sz w:val="18"/>
                  <w:lang w:val="en-US"/>
                </w:rPr>
                <w:t>–</w:t>
              </w:r>
            </w:ins>
            <w:r w:rsidR="006516A4" w:rsidRPr="00371C8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5.0. 1.0 being the best) </w:t>
            </w:r>
          </w:p>
          <w:p w14:paraId="24D2E6C2" w14:textId="77777777" w:rsidR="00934058" w:rsidRPr="00371C88" w:rsidRDefault="00A07A4F">
            <w:pPr>
              <w:pStyle w:val="Listenabsatz"/>
              <w:numPr>
                <w:ilvl w:val="0"/>
                <w:numId w:val="25"/>
              </w:num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371C88">
              <w:rPr>
                <w:rFonts w:ascii="Georgia" w:hAnsi="Georgia" w:cs="Georgia"/>
                <w:color w:val="000000"/>
                <w:sz w:val="18"/>
                <w:lang w:val="en-US"/>
              </w:rPr>
              <w:t>Relevant modules: Statistic</w:t>
            </w:r>
            <w:r w:rsidR="00E329B9" w:rsidRPr="00371C88">
              <w:rPr>
                <w:rFonts w:ascii="Georgia" w:hAnsi="Georgia" w:cs="Georgia"/>
                <w:color w:val="000000"/>
                <w:sz w:val="18"/>
                <w:lang w:val="en-US"/>
              </w:rPr>
              <w:t>s</w:t>
            </w:r>
            <w:r w:rsidR="00026B22" w:rsidRPr="00371C8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(1.0), Mathematics (1.0), Economics (1.0)</w:t>
            </w:r>
          </w:p>
          <w:p w14:paraId="7A71E6B0" w14:textId="4347760C" w:rsidR="00D56FEB" w:rsidRPr="00344265" w:rsidRDefault="00262CEE">
            <w:pPr>
              <w:pStyle w:val="Listenabsatz"/>
              <w:numPr>
                <w:ilvl w:val="0"/>
                <w:numId w:val="25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371C88">
              <w:rPr>
                <w:rFonts w:ascii="Georgia" w:hAnsi="Georgia" w:cs="Georgia"/>
                <w:color w:val="000000"/>
                <w:sz w:val="18"/>
                <w:lang w:val="en-US"/>
              </w:rPr>
              <w:t>Member of the Dean’s List (Top 5%)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D5280E" w:rsidRPr="002A7228" w14:paraId="1C51E2FF" w14:textId="77777777" w:rsidTr="00631DD4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7E574103" w:rsidR="00665BF3" w:rsidRDefault="00BB327F" w:rsidP="00665BF3">
            <w:pPr>
              <w:rPr>
                <w:rFonts w:ascii="Georgia" w:hAnsi="Georgia"/>
                <w:sz w:val="18"/>
                <w:lang w:val="en-US"/>
              </w:rPr>
            </w:pPr>
            <w:r w:rsidRPr="00371C88">
              <w:rPr>
                <w:rFonts w:ascii="Georgia" w:hAnsi="Georgia" w:cs="Times New Roman (Body CS)"/>
                <w:b/>
                <w:bCs/>
                <w:color w:val="000000"/>
                <w:sz w:val="20"/>
                <w:szCs w:val="20"/>
              </w:rPr>
              <w:t>Musikgymnasium Käthe Kollwitz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5E314FDC" w:rsidR="00665BF3" w:rsidRPr="002A7228" w:rsidRDefault="00BC6295" w:rsidP="002A7228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</w:pPr>
            <w:r w:rsidRPr="002A7228"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  <w:t>Rostock</w:t>
            </w:r>
          </w:p>
        </w:tc>
      </w:tr>
      <w:tr w:rsidR="0091331D" w:rsidRPr="006546FD" w14:paraId="312B82BC" w14:textId="77777777" w:rsidTr="004142A2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17" w:author="Kadir Dasan" w:date="2022-03-29T10:49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</w:trPr>
        <w:tc>
          <w:tcPr>
            <w:tcW w:w="5670" w:type="dxa"/>
            <w:gridSpan w:val="3"/>
            <w:vAlign w:val="bottom"/>
            <w:tcPrChange w:id="18" w:author="Kadir Dasan" w:date="2022-03-29T10:49:00Z">
              <w:tcPr>
                <w:tcW w:w="5670" w:type="dxa"/>
                <w:gridSpan w:val="3"/>
              </w:tcPr>
            </w:tcPrChange>
          </w:tcPr>
          <w:p w14:paraId="1CEE182B" w14:textId="3B9C0D08" w:rsidR="0091331D" w:rsidRPr="00A300AA" w:rsidRDefault="0091331D">
            <w:pPr>
              <w:rPr>
                <w:rFonts w:ascii="Georgia" w:hAnsi="Georgia"/>
                <w:i/>
                <w:iCs/>
                <w:sz w:val="18"/>
                <w:lang w:val="en-US"/>
                <w:rPrChange w:id="19" w:author="David Döbele" w:date="2022-03-29T14:53:00Z">
                  <w:rPr>
                    <w:rFonts w:ascii="Georgia" w:hAnsi="Georgia"/>
                    <w:i/>
                    <w:iCs/>
                    <w:sz w:val="18"/>
                    <w:lang w:val="de-AT"/>
                  </w:rPr>
                </w:rPrChange>
              </w:rPr>
            </w:pPr>
            <w:del w:id="20" w:author="Kadir Dasan" w:date="2022-03-29T10:38:00Z">
              <w:r w:rsidRPr="00A300AA" w:rsidDel="007E0C22">
                <w:rPr>
                  <w:rFonts w:ascii="Georgia" w:hAnsi="Georgia"/>
                  <w:i/>
                  <w:iCs/>
                  <w:sz w:val="18"/>
                  <w:lang w:val="en-US"/>
                  <w:rPrChange w:id="21" w:author="David Döbele" w:date="2022-03-29T14:53:00Z">
                    <w:rPr>
                      <w:rFonts w:ascii="Georgia" w:hAnsi="Georgia"/>
                      <w:i/>
                      <w:iCs/>
                      <w:sz w:val="18"/>
                      <w:lang w:val="de-AT"/>
                    </w:rPr>
                  </w:rPrChange>
                </w:rPr>
                <w:delText>Allgemeine Hochschulreife</w:delText>
              </w:r>
            </w:del>
            <w:ins w:id="22" w:author="Kadir Dasan" w:date="2022-03-29T10:38:00Z">
              <w:r w:rsidR="007E0C22" w:rsidRPr="00A300AA">
                <w:rPr>
                  <w:rFonts w:ascii="Georgia" w:hAnsi="Georgia"/>
                  <w:i/>
                  <w:iCs/>
                  <w:sz w:val="18"/>
                  <w:lang w:val="en-US"/>
                  <w:rPrChange w:id="23" w:author="David Döbele" w:date="2022-03-29T14:53:00Z">
                    <w:rPr>
                      <w:rFonts w:ascii="Georgia" w:hAnsi="Georgia"/>
                      <w:i/>
                      <w:iCs/>
                      <w:sz w:val="18"/>
                      <w:lang w:val="de-AT"/>
                    </w:rPr>
                  </w:rPrChange>
                </w:rPr>
                <w:t>Abitur</w:t>
              </w:r>
            </w:ins>
            <w:r w:rsidR="008F57C4" w:rsidRPr="00A300AA">
              <w:rPr>
                <w:rFonts w:ascii="Georgia" w:hAnsi="Georgia"/>
                <w:i/>
                <w:iCs/>
                <w:sz w:val="18"/>
                <w:lang w:val="en-US"/>
                <w:rPrChange w:id="24" w:author="David Döbele" w:date="2022-03-29T14:53:00Z">
                  <w:rPr>
                    <w:rFonts w:ascii="Georgia" w:hAnsi="Georgia"/>
                    <w:i/>
                    <w:iCs/>
                    <w:sz w:val="18"/>
                    <w:lang w:val="de-AT"/>
                  </w:rPr>
                </w:rPrChange>
              </w:rPr>
              <w:t xml:space="preserve"> (</w:t>
            </w:r>
            <w:r w:rsidR="00D63A8B" w:rsidRPr="00A300AA">
              <w:rPr>
                <w:rFonts w:ascii="Georgia" w:hAnsi="Georgia"/>
                <w:i/>
                <w:iCs/>
                <w:sz w:val="18"/>
                <w:lang w:val="en-US"/>
                <w:rPrChange w:id="25" w:author="David Döbele" w:date="2022-03-29T14:53:00Z">
                  <w:rPr>
                    <w:rFonts w:ascii="Georgia" w:hAnsi="Georgia"/>
                    <w:i/>
                    <w:iCs/>
                    <w:sz w:val="18"/>
                    <w:lang w:val="de-AT"/>
                  </w:rPr>
                </w:rPrChange>
              </w:rPr>
              <w:t xml:space="preserve">German A-Level </w:t>
            </w:r>
            <w:ins w:id="26" w:author="Kadir Dasan" w:date="2022-03-29T10:38:00Z">
              <w:r w:rsidR="007E0C22" w:rsidRPr="00A300AA">
                <w:rPr>
                  <w:rFonts w:ascii="Georgia" w:hAnsi="Georgia"/>
                  <w:i/>
                  <w:iCs/>
                  <w:sz w:val="18"/>
                  <w:lang w:val="en-US"/>
                  <w:rPrChange w:id="27" w:author="David Döbele" w:date="2022-03-29T14:53:00Z">
                    <w:rPr>
                      <w:rFonts w:ascii="Georgia" w:hAnsi="Georgia"/>
                      <w:i/>
                      <w:iCs/>
                      <w:sz w:val="18"/>
                      <w:lang w:val="de-AT"/>
                    </w:rPr>
                  </w:rPrChange>
                </w:rPr>
                <w:t>E</w:t>
              </w:r>
            </w:ins>
            <w:del w:id="28" w:author="Kadir Dasan" w:date="2022-03-29T10:38:00Z">
              <w:r w:rsidR="00D63A8B" w:rsidRPr="00A300AA" w:rsidDel="007E0C22">
                <w:rPr>
                  <w:rFonts w:ascii="Georgia" w:hAnsi="Georgia"/>
                  <w:i/>
                  <w:iCs/>
                  <w:sz w:val="18"/>
                  <w:lang w:val="en-US"/>
                  <w:rPrChange w:id="29" w:author="David Döbele" w:date="2022-03-29T14:53:00Z">
                    <w:rPr>
                      <w:rFonts w:ascii="Georgia" w:hAnsi="Georgia"/>
                      <w:i/>
                      <w:iCs/>
                      <w:sz w:val="18"/>
                      <w:lang w:val="de-AT"/>
                    </w:rPr>
                  </w:rPrChange>
                </w:rPr>
                <w:delText>e</w:delText>
              </w:r>
            </w:del>
            <w:r w:rsidR="00D63A8B" w:rsidRPr="00A300AA">
              <w:rPr>
                <w:rFonts w:ascii="Georgia" w:hAnsi="Georgia"/>
                <w:i/>
                <w:iCs/>
                <w:sz w:val="18"/>
                <w:lang w:val="en-US"/>
                <w:rPrChange w:id="30" w:author="David Döbele" w:date="2022-03-29T14:53:00Z">
                  <w:rPr>
                    <w:rFonts w:ascii="Georgia" w:hAnsi="Georgia"/>
                    <w:i/>
                    <w:iCs/>
                    <w:sz w:val="18"/>
                    <w:lang w:val="de-AT"/>
                  </w:rPr>
                </w:rPrChange>
              </w:rPr>
              <w:t>quivalent)</w:t>
            </w:r>
          </w:p>
        </w:tc>
        <w:tc>
          <w:tcPr>
            <w:tcW w:w="3397" w:type="dxa"/>
            <w:gridSpan w:val="7"/>
            <w:vAlign w:val="bottom"/>
            <w:tcPrChange w:id="31" w:author="Kadir Dasan" w:date="2022-03-29T10:49:00Z">
              <w:tcPr>
                <w:tcW w:w="3397" w:type="dxa"/>
                <w:gridSpan w:val="7"/>
              </w:tcPr>
            </w:tcPrChange>
          </w:tcPr>
          <w:p w14:paraId="7521EA6E" w14:textId="13F53950" w:rsidR="0091331D" w:rsidRDefault="00BC6295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08</w:t>
            </w:r>
            <w:r w:rsidR="0091331D">
              <w:rPr>
                <w:rFonts w:ascii="Georgia" w:hAnsi="Georgia"/>
                <w:sz w:val="18"/>
              </w:rPr>
              <w:t>/</w:t>
            </w:r>
            <w:r>
              <w:rPr>
                <w:rFonts w:ascii="Georgia" w:hAnsi="Georgia"/>
                <w:sz w:val="18"/>
              </w:rPr>
              <w:t>2013</w:t>
            </w:r>
            <w:r w:rsidR="0091331D">
              <w:rPr>
                <w:rFonts w:ascii="Georgia" w:hAnsi="Georgia"/>
                <w:sz w:val="18"/>
              </w:rPr>
              <w:t xml:space="preserve"> – 06/</w:t>
            </w:r>
            <w:r w:rsidR="00BB327F">
              <w:rPr>
                <w:rFonts w:ascii="Georgia" w:hAnsi="Georgia"/>
                <w:sz w:val="18"/>
              </w:rPr>
              <w:t>2020</w:t>
            </w:r>
          </w:p>
        </w:tc>
      </w:tr>
      <w:tr w:rsidR="00D5280E" w:rsidRPr="00A300AA" w14:paraId="69F47C1D" w14:textId="77777777" w:rsidTr="00EC1E13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32" w:author="Kadir Dasan" w:date="2022-03-29T10:46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</w:trPr>
        <w:tc>
          <w:tcPr>
            <w:tcW w:w="9067" w:type="dxa"/>
            <w:gridSpan w:val="10"/>
            <w:vAlign w:val="bottom"/>
            <w:tcPrChange w:id="33" w:author="Kadir Dasan" w:date="2022-03-29T10:46:00Z">
              <w:tcPr>
                <w:tcW w:w="9067" w:type="dxa"/>
                <w:gridSpan w:val="10"/>
              </w:tcPr>
            </w:tcPrChange>
          </w:tcPr>
          <w:p w14:paraId="0654A364" w14:textId="77777777" w:rsidR="00D5280E" w:rsidRDefault="0080318B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Fina</w:t>
            </w:r>
            <w:r w:rsidR="0045370D">
              <w:rPr>
                <w:rFonts w:ascii="Georgia" w:hAnsi="Georgia"/>
                <w:sz w:val="18"/>
              </w:rPr>
              <w:t xml:space="preserve">l grade: </w:t>
            </w:r>
            <w:r w:rsidR="00D86373">
              <w:rPr>
                <w:rFonts w:ascii="Georgia" w:hAnsi="Georgia"/>
                <w:sz w:val="18"/>
              </w:rPr>
              <w:t>2.1 (1.0 – 5.0)</w:t>
            </w:r>
          </w:p>
          <w:p w14:paraId="41B8EFA9" w14:textId="1B84C8FF" w:rsidR="000066E0" w:rsidRPr="00803814" w:rsidRDefault="00C231A9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sz w:val="18"/>
                <w:highlight w:val="yellow"/>
                <w:lang w:val="en-US"/>
              </w:rPr>
            </w:pPr>
            <w:commentRangeStart w:id="34"/>
            <w:r w:rsidRPr="00803814">
              <w:rPr>
                <w:rFonts w:ascii="Georgia" w:hAnsi="Georgia"/>
                <w:sz w:val="18"/>
                <w:highlight w:val="yellow"/>
                <w:lang w:val="en-US"/>
              </w:rPr>
              <w:t xml:space="preserve">Class </w:t>
            </w:r>
            <w:r w:rsidR="00FB4851" w:rsidRPr="00803814">
              <w:rPr>
                <w:rFonts w:ascii="Georgia" w:hAnsi="Georgia"/>
                <w:sz w:val="18"/>
                <w:highlight w:val="yellow"/>
                <w:lang w:val="en-US"/>
              </w:rPr>
              <w:t>r</w:t>
            </w:r>
            <w:r w:rsidRPr="00803814">
              <w:rPr>
                <w:rFonts w:ascii="Georgia" w:hAnsi="Georgia"/>
                <w:sz w:val="18"/>
                <w:highlight w:val="yellow"/>
                <w:lang w:val="en-US"/>
              </w:rPr>
              <w:t xml:space="preserve">epresentative in the </w:t>
            </w:r>
            <w:r w:rsidR="00FB4851" w:rsidRPr="00803814">
              <w:rPr>
                <w:rFonts w:ascii="Georgia" w:hAnsi="Georgia"/>
                <w:sz w:val="18"/>
                <w:highlight w:val="yellow"/>
                <w:lang w:val="en-US"/>
              </w:rPr>
              <w:t>u</w:t>
            </w:r>
            <w:r w:rsidRPr="00803814">
              <w:rPr>
                <w:rFonts w:ascii="Georgia" w:hAnsi="Georgia"/>
                <w:sz w:val="18"/>
                <w:highlight w:val="yellow"/>
                <w:lang w:val="en-US"/>
              </w:rPr>
              <w:t xml:space="preserve">pper </w:t>
            </w:r>
            <w:r w:rsidR="00FB4851" w:rsidRPr="00803814">
              <w:rPr>
                <w:rFonts w:ascii="Georgia" w:hAnsi="Georgia"/>
                <w:sz w:val="18"/>
                <w:highlight w:val="yellow"/>
                <w:lang w:val="en-US"/>
              </w:rPr>
              <w:t>l</w:t>
            </w:r>
            <w:r w:rsidRPr="00803814">
              <w:rPr>
                <w:rFonts w:ascii="Georgia" w:hAnsi="Georgia"/>
                <w:sz w:val="18"/>
                <w:highlight w:val="yellow"/>
                <w:lang w:val="en-US"/>
              </w:rPr>
              <w:t>evel</w:t>
            </w:r>
            <w:commentRangeEnd w:id="34"/>
            <w:r w:rsidR="004142A2">
              <w:rPr>
                <w:rStyle w:val="Kommentarzeichen"/>
              </w:rPr>
              <w:commentReference w:id="34"/>
            </w:r>
          </w:p>
          <w:p w14:paraId="23575F6C" w14:textId="794F77C7" w:rsidR="00C231A9" w:rsidRPr="00C231A9" w:rsidRDefault="00DF5BB9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Leading trumpet in the</w:t>
            </w:r>
            <w:r w:rsidR="00C231A9">
              <w:rPr>
                <w:rFonts w:ascii="Georgia" w:hAnsi="Georgia"/>
                <w:sz w:val="18"/>
                <w:lang w:val="en-US"/>
              </w:rPr>
              <w:t xml:space="preserve"> professional </w:t>
            </w:r>
            <w:r w:rsidR="00A64D2B">
              <w:rPr>
                <w:rFonts w:ascii="Georgia" w:hAnsi="Georgia"/>
                <w:sz w:val="18"/>
                <w:lang w:val="en-US"/>
              </w:rPr>
              <w:t>s</w:t>
            </w:r>
            <w:r w:rsidR="00C231A9">
              <w:rPr>
                <w:rFonts w:ascii="Georgia" w:hAnsi="Georgia"/>
                <w:sz w:val="18"/>
                <w:lang w:val="en-US"/>
              </w:rPr>
              <w:t xml:space="preserve">chool </w:t>
            </w:r>
            <w:r w:rsidR="00A64D2B">
              <w:rPr>
                <w:rFonts w:ascii="Georgia" w:hAnsi="Georgia"/>
                <w:sz w:val="18"/>
                <w:lang w:val="en-US"/>
              </w:rPr>
              <w:t>b</w:t>
            </w:r>
            <w:r w:rsidR="00C231A9">
              <w:rPr>
                <w:rFonts w:ascii="Georgia" w:hAnsi="Georgia"/>
                <w:sz w:val="18"/>
                <w:lang w:val="en-US"/>
              </w:rPr>
              <w:t>ig</w:t>
            </w:r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A64D2B">
              <w:rPr>
                <w:rFonts w:ascii="Georgia" w:hAnsi="Georgia"/>
                <w:sz w:val="18"/>
                <w:lang w:val="en-US"/>
              </w:rPr>
              <w:t>b</w:t>
            </w:r>
            <w:r w:rsidR="00C231A9">
              <w:rPr>
                <w:rFonts w:ascii="Georgia" w:hAnsi="Georgia"/>
                <w:sz w:val="18"/>
                <w:lang w:val="en-US"/>
              </w:rPr>
              <w:t>and</w:t>
            </w:r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</w:tr>
      <w:tr w:rsidR="00D5280E" w:rsidRPr="009D7C49" w14:paraId="3A2665B3" w14:textId="77777777" w:rsidTr="00631DD4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3BC2FA64" w:rsidR="00665BF3" w:rsidRPr="009D7C49" w:rsidRDefault="007873E2" w:rsidP="00BE53F0">
            <w:pPr>
              <w:pStyle w:val="BERSCHRIFT"/>
              <w:rPr>
                <w:sz w:val="28"/>
              </w:rPr>
            </w:pPr>
            <w:r>
              <w:rPr>
                <w:sz w:val="28"/>
              </w:rPr>
              <w:t>W</w:t>
            </w:r>
            <w:r w:rsidR="00DE2646">
              <w:rPr>
                <w:sz w:val="28"/>
              </w:rPr>
              <w:t>ork Experience</w:t>
            </w:r>
          </w:p>
        </w:tc>
      </w:tr>
      <w:tr w:rsidR="00D5280E" w:rsidRPr="002A7228" w14:paraId="127C64E2" w14:textId="77777777" w:rsidTr="00631DD4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260F35DE" w:rsidR="00665BF3" w:rsidRPr="00371C88" w:rsidRDefault="001F3E79" w:rsidP="00665BF3">
            <w:pPr>
              <w:rPr>
                <w:rFonts w:ascii="Georgia" w:hAnsi="Georgia" w:cs="Times New Roman (Body CS)"/>
                <w:b/>
                <w:bCs/>
                <w:color w:val="000000"/>
                <w:sz w:val="20"/>
                <w:szCs w:val="20"/>
              </w:rPr>
            </w:pPr>
            <w:r w:rsidRPr="00371C88">
              <w:rPr>
                <w:rFonts w:ascii="Georgia" w:hAnsi="Georgia" w:cs="Times New Roman (Body CS)"/>
                <w:b/>
                <w:bCs/>
                <w:color w:val="000000"/>
                <w:sz w:val="20"/>
                <w:szCs w:val="20"/>
              </w:rPr>
              <w:t xml:space="preserve">Deutsche </w:t>
            </w:r>
            <w:proofErr w:type="spellStart"/>
            <w:r w:rsidRPr="00371C88">
              <w:rPr>
                <w:rFonts w:ascii="Georgia" w:hAnsi="Georgia" w:cs="Times New Roman (Body CS)"/>
                <w:b/>
                <w:bCs/>
                <w:color w:val="000000"/>
                <w:sz w:val="20"/>
                <w:szCs w:val="20"/>
              </w:rPr>
              <w:t>Clean</w:t>
            </w:r>
            <w:r w:rsidR="008023AA" w:rsidRPr="00371C88">
              <w:rPr>
                <w:rFonts w:ascii="Georgia" w:hAnsi="Georgia" w:cs="Times New Roman (Body CS)"/>
                <w:b/>
                <w:bCs/>
                <w:color w:val="000000"/>
                <w:sz w:val="20"/>
                <w:szCs w:val="20"/>
              </w:rPr>
              <w:t>tech</w:t>
            </w:r>
            <w:proofErr w:type="spellEnd"/>
            <w:r w:rsidR="008023AA" w:rsidRPr="00371C88">
              <w:rPr>
                <w:rFonts w:ascii="Georgia" w:hAnsi="Georgia" w:cs="Times New Roman (Body CS)"/>
                <w:b/>
                <w:bCs/>
                <w:color w:val="000000"/>
                <w:sz w:val="20"/>
                <w:szCs w:val="20"/>
              </w:rPr>
              <w:t xml:space="preserve"> GmbH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4C211FF" w:rsidR="00665BF3" w:rsidRPr="002A7228" w:rsidRDefault="00137A44" w:rsidP="002A7228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  <w:t>Frankfurt am Main</w:t>
            </w:r>
          </w:p>
        </w:tc>
      </w:tr>
      <w:tr w:rsidR="00120212" w:rsidRPr="00CE1BBC" w14:paraId="335D84E9" w14:textId="77777777" w:rsidTr="004142A2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35" w:author="Kadir Dasan" w:date="2022-03-29T10:49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</w:trPr>
        <w:tc>
          <w:tcPr>
            <w:tcW w:w="5954" w:type="dxa"/>
            <w:gridSpan w:val="4"/>
            <w:vAlign w:val="bottom"/>
            <w:tcPrChange w:id="36" w:author="Kadir Dasan" w:date="2022-03-29T10:49:00Z">
              <w:tcPr>
                <w:tcW w:w="5954" w:type="dxa"/>
                <w:gridSpan w:val="4"/>
              </w:tcPr>
            </w:tcPrChange>
          </w:tcPr>
          <w:p w14:paraId="20B1570F" w14:textId="0C386CD3" w:rsidR="00120212" w:rsidRPr="00A51F8A" w:rsidRDefault="00EC1E13">
            <w:pPr>
              <w:rPr>
                <w:rFonts w:ascii="Georgia" w:hAnsi="Georgia"/>
                <w:i/>
                <w:iCs/>
                <w:sz w:val="18"/>
                <w:lang w:val="en-US"/>
              </w:rPr>
            </w:pPr>
            <w:ins w:id="37" w:author="Kadir Dasan" w:date="2022-03-29T10:46:00Z">
              <w:r>
                <w:rPr>
                  <w:rFonts w:ascii="Georgia" w:hAnsi="Georgia"/>
                  <w:i/>
                  <w:iCs/>
                  <w:sz w:val="18"/>
                  <w:lang w:val="en-US"/>
                </w:rPr>
                <w:t>M&amp;A</w:t>
              </w:r>
            </w:ins>
            <w:ins w:id="38" w:author="Kadir Dasan" w:date="2022-03-29T10:47:00Z">
              <w:r>
                <w:rPr>
                  <w:rFonts w:ascii="Georgia" w:hAnsi="Georgia"/>
                  <w:i/>
                  <w:iCs/>
                  <w:sz w:val="18"/>
                  <w:lang w:val="en-US"/>
                </w:rPr>
                <w:t xml:space="preserve"> Intern in </w:t>
              </w:r>
            </w:ins>
            <w:r w:rsidR="00DE6C2E" w:rsidRPr="00A51F8A">
              <w:rPr>
                <w:rFonts w:ascii="Georgia" w:hAnsi="Georgia"/>
                <w:i/>
                <w:iCs/>
                <w:sz w:val="18"/>
                <w:lang w:val="en-US"/>
              </w:rPr>
              <w:t>Investment Banking</w:t>
            </w:r>
            <w:del w:id="39" w:author="Kadir Dasan" w:date="2022-03-29T10:47:00Z">
              <w:r w:rsidR="00A51F8A" w:rsidRPr="00A51F8A" w:rsidDel="00EC1E13">
                <w:rPr>
                  <w:rFonts w:ascii="Georgia" w:hAnsi="Georgia"/>
                  <w:i/>
                  <w:iCs/>
                  <w:sz w:val="18"/>
                  <w:lang w:val="en-US"/>
                </w:rPr>
                <w:delText xml:space="preserve"> – M&amp;A Intern</w:delText>
              </w:r>
              <w:r w:rsidR="00120212" w:rsidRPr="00A51F8A" w:rsidDel="00EC1E13">
                <w:rPr>
                  <w:rFonts w:ascii="Georgia" w:hAnsi="Georgia"/>
                  <w:i/>
                  <w:iCs/>
                  <w:sz w:val="18"/>
                  <w:lang w:val="en-US"/>
                </w:rPr>
                <w:delText xml:space="preserve"> </w:delText>
              </w:r>
            </w:del>
            <w:del w:id="40" w:author="Kadir Dasan" w:date="2022-03-29T10:46:00Z">
              <w:r w:rsidR="00120212" w:rsidRPr="00A51F8A" w:rsidDel="00EC1E13">
                <w:rPr>
                  <w:rFonts w:ascii="Georgia" w:hAnsi="Georgia"/>
                  <w:i/>
                  <w:iCs/>
                  <w:sz w:val="18"/>
                  <w:lang w:val="en-US"/>
                </w:rPr>
                <w:delText xml:space="preserve"> </w:delText>
              </w:r>
            </w:del>
          </w:p>
        </w:tc>
        <w:tc>
          <w:tcPr>
            <w:tcW w:w="3113" w:type="dxa"/>
            <w:gridSpan w:val="6"/>
            <w:vAlign w:val="bottom"/>
            <w:tcPrChange w:id="41" w:author="Kadir Dasan" w:date="2022-03-29T10:49:00Z">
              <w:tcPr>
                <w:tcW w:w="3113" w:type="dxa"/>
                <w:gridSpan w:val="6"/>
              </w:tcPr>
            </w:tcPrChange>
          </w:tcPr>
          <w:p w14:paraId="0475B997" w14:textId="6F9116D6" w:rsidR="00120212" w:rsidRPr="00A74225" w:rsidRDefault="00120212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09/2021 – 11/2021</w:t>
            </w:r>
          </w:p>
        </w:tc>
      </w:tr>
      <w:tr w:rsidR="00120212" w:rsidRPr="00A300AA" w14:paraId="54C3D64C" w14:textId="77777777" w:rsidTr="00EC1E13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42" w:author="Kadir Dasan" w:date="2022-03-29T10:47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</w:trPr>
        <w:tc>
          <w:tcPr>
            <w:tcW w:w="9067" w:type="dxa"/>
            <w:gridSpan w:val="10"/>
            <w:vAlign w:val="bottom"/>
            <w:tcPrChange w:id="43" w:author="Kadir Dasan" w:date="2022-03-29T10:47:00Z">
              <w:tcPr>
                <w:tcW w:w="9067" w:type="dxa"/>
                <w:gridSpan w:val="10"/>
              </w:tcPr>
            </w:tcPrChange>
          </w:tcPr>
          <w:p w14:paraId="1F56DF1E" w14:textId="687F40B7" w:rsidR="00B52FED" w:rsidRPr="004142A2" w:rsidRDefault="00B52FED">
            <w:pPr>
              <w:pStyle w:val="Listenabsatz"/>
              <w:numPr>
                <w:ilvl w:val="0"/>
                <w:numId w:val="25"/>
              </w:numPr>
              <w:rPr>
                <w:rFonts w:ascii="Georgia" w:hAnsi="Georgia" w:cs="Georgia"/>
                <w:color w:val="000000"/>
                <w:sz w:val="18"/>
                <w:lang w:val="en-US"/>
                <w:rPrChange w:id="44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pPrChange w:id="45" w:author="Kadir Dasan" w:date="2022-03-29T10:51:00Z">
                <w:pPr>
                  <w:pStyle w:val="Listenabsatz"/>
                  <w:numPr>
                    <w:numId w:val="2"/>
                  </w:numPr>
                  <w:ind w:hanging="360"/>
                </w:pPr>
              </w:pPrChange>
            </w:pPr>
            <w:r w:rsidRPr="004142A2">
              <w:rPr>
                <w:rFonts w:ascii="Georgia" w:hAnsi="Georgia" w:cs="Georgia"/>
                <w:color w:val="000000"/>
                <w:sz w:val="18"/>
                <w:lang w:val="en-US"/>
                <w:rPrChange w:id="46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>Prepared marketing information (pitch, teaser, info-memo) of</w:t>
            </w:r>
            <w:r w:rsidR="00585DE8" w:rsidRPr="004142A2">
              <w:rPr>
                <w:rFonts w:ascii="Georgia" w:hAnsi="Georgia" w:cs="Georgia"/>
                <w:color w:val="000000"/>
                <w:sz w:val="18"/>
                <w:lang w:val="en-US"/>
                <w:rPrChange w:id="47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 xml:space="preserve"> </w:t>
            </w:r>
            <w:r w:rsidRPr="004142A2">
              <w:rPr>
                <w:rFonts w:ascii="Georgia" w:hAnsi="Georgia" w:cs="Georgia"/>
                <w:color w:val="000000"/>
                <w:sz w:val="18"/>
                <w:lang w:val="en-US"/>
                <w:rPrChange w:id="48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 xml:space="preserve">two planned sell-sides </w:t>
            </w:r>
            <w:del w:id="49" w:author="Kadir Dasan" w:date="2022-03-29T10:39:00Z">
              <w:r w:rsidRPr="004142A2" w:rsidDel="007E0C22">
                <w:rPr>
                  <w:rFonts w:ascii="Georgia" w:hAnsi="Georgia" w:cs="Georgia"/>
                  <w:color w:val="000000"/>
                  <w:sz w:val="18"/>
                  <w:lang w:val="en-US"/>
                  <w:rPrChange w:id="50" w:author="Kadir Dasan" w:date="2022-03-29T10:51:00Z">
                    <w:rPr>
                      <w:rFonts w:ascii="Georgia" w:hAnsi="Georgia"/>
                      <w:sz w:val="18"/>
                      <w:lang w:val="en-US"/>
                    </w:rPr>
                  </w:rPrChange>
                </w:rPr>
                <w:delText>in the amount of</w:delText>
              </w:r>
            </w:del>
            <w:ins w:id="51" w:author="Kadir Dasan" w:date="2022-03-29T10:39:00Z">
              <w:r w:rsidR="007E0C22" w:rsidRPr="004142A2">
                <w:rPr>
                  <w:rFonts w:ascii="Georgia" w:hAnsi="Georgia" w:cs="Georgia"/>
                  <w:color w:val="000000"/>
                  <w:sz w:val="18"/>
                  <w:lang w:val="en-US"/>
                  <w:rPrChange w:id="52" w:author="Kadir Dasan" w:date="2022-03-29T10:51:00Z">
                    <w:rPr>
                      <w:rFonts w:ascii="Georgia" w:hAnsi="Georgia"/>
                      <w:sz w:val="18"/>
                      <w:lang w:val="en-US"/>
                    </w:rPr>
                  </w:rPrChange>
                </w:rPr>
                <w:t>for</w:t>
              </w:r>
            </w:ins>
            <w:r w:rsidRPr="004142A2">
              <w:rPr>
                <w:rFonts w:ascii="Georgia" w:hAnsi="Georgia" w:cs="Georgia"/>
                <w:color w:val="000000"/>
                <w:sz w:val="18"/>
                <w:lang w:val="en-US"/>
                <w:rPrChange w:id="53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 xml:space="preserve"> €60</w:t>
            </w:r>
            <w:ins w:id="54" w:author="Kadir Dasan" w:date="2022-03-29T10:40:00Z">
              <w:r w:rsidR="007E0C22" w:rsidRPr="004142A2">
                <w:rPr>
                  <w:rFonts w:ascii="Georgia" w:hAnsi="Georgia" w:cs="Georgia"/>
                  <w:color w:val="000000"/>
                  <w:sz w:val="18"/>
                  <w:lang w:val="en-US"/>
                  <w:rPrChange w:id="55" w:author="Kadir Dasan" w:date="2022-03-29T10:51:00Z">
                    <w:rPr>
                      <w:rFonts w:ascii="Georgia" w:hAnsi="Georgia"/>
                      <w:sz w:val="18"/>
                      <w:lang w:val="en-US"/>
                    </w:rPr>
                  </w:rPrChange>
                </w:rPr>
                <w:t xml:space="preserve"> million</w:t>
              </w:r>
            </w:ins>
            <w:del w:id="56" w:author="Kadir Dasan" w:date="2022-03-29T10:40:00Z">
              <w:r w:rsidRPr="004142A2" w:rsidDel="007E0C22">
                <w:rPr>
                  <w:rFonts w:ascii="Georgia" w:hAnsi="Georgia" w:cs="Georgia"/>
                  <w:color w:val="000000"/>
                  <w:sz w:val="18"/>
                  <w:lang w:val="en-US"/>
                  <w:rPrChange w:id="57" w:author="Kadir Dasan" w:date="2022-03-29T10:51:00Z">
                    <w:rPr>
                      <w:rFonts w:ascii="Georgia" w:hAnsi="Georgia"/>
                      <w:sz w:val="18"/>
                      <w:lang w:val="en-US"/>
                    </w:rPr>
                  </w:rPrChange>
                </w:rPr>
                <w:delText>m</w:delText>
              </w:r>
            </w:del>
            <w:r w:rsidRPr="004142A2">
              <w:rPr>
                <w:rFonts w:ascii="Georgia" w:hAnsi="Georgia" w:cs="Georgia"/>
                <w:color w:val="000000"/>
                <w:sz w:val="18"/>
                <w:lang w:val="en-US"/>
                <w:rPrChange w:id="58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 xml:space="preserve"> and €35</w:t>
            </w:r>
            <w:ins w:id="59" w:author="Kadir Dasan" w:date="2022-03-29T10:40:00Z">
              <w:r w:rsidR="007E0C22" w:rsidRPr="004142A2">
                <w:rPr>
                  <w:rFonts w:ascii="Georgia" w:hAnsi="Georgia" w:cs="Georgia"/>
                  <w:color w:val="000000"/>
                  <w:sz w:val="18"/>
                  <w:lang w:val="en-US"/>
                  <w:rPrChange w:id="60" w:author="Kadir Dasan" w:date="2022-03-29T10:51:00Z">
                    <w:rPr>
                      <w:rFonts w:ascii="Georgia" w:hAnsi="Georgia"/>
                      <w:sz w:val="18"/>
                      <w:lang w:val="en-US"/>
                    </w:rPr>
                  </w:rPrChange>
                </w:rPr>
                <w:t xml:space="preserve"> million</w:t>
              </w:r>
            </w:ins>
            <w:del w:id="61" w:author="Kadir Dasan" w:date="2022-03-29T10:40:00Z">
              <w:r w:rsidRPr="004142A2" w:rsidDel="007E0C22">
                <w:rPr>
                  <w:rFonts w:ascii="Georgia" w:hAnsi="Georgia" w:cs="Georgia"/>
                  <w:color w:val="000000"/>
                  <w:sz w:val="18"/>
                  <w:lang w:val="en-US"/>
                  <w:rPrChange w:id="62" w:author="Kadir Dasan" w:date="2022-03-29T10:51:00Z">
                    <w:rPr>
                      <w:rFonts w:ascii="Georgia" w:hAnsi="Georgia"/>
                      <w:sz w:val="18"/>
                      <w:lang w:val="en-US"/>
                    </w:rPr>
                  </w:rPrChange>
                </w:rPr>
                <w:delText>m</w:delText>
              </w:r>
            </w:del>
            <w:r w:rsidRPr="004142A2">
              <w:rPr>
                <w:rFonts w:ascii="Georgia" w:hAnsi="Georgia" w:cs="Georgia"/>
                <w:color w:val="000000"/>
                <w:sz w:val="18"/>
                <w:lang w:val="en-US"/>
                <w:rPrChange w:id="63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 xml:space="preserve"> in the renewable energy market</w:t>
            </w:r>
            <w:r w:rsidR="008B5D8A" w:rsidRPr="004142A2">
              <w:rPr>
                <w:rFonts w:ascii="Georgia" w:hAnsi="Georgia" w:cs="Georgia"/>
                <w:color w:val="000000"/>
                <w:sz w:val="18"/>
                <w:lang w:val="en-US"/>
                <w:rPrChange w:id="64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>, as well as marketing information for other deals</w:t>
            </w:r>
          </w:p>
          <w:p w14:paraId="281AAC6F" w14:textId="106EE617" w:rsidR="006C229F" w:rsidRPr="004142A2" w:rsidRDefault="006C229F">
            <w:pPr>
              <w:pStyle w:val="Listenabsatz"/>
              <w:numPr>
                <w:ilvl w:val="0"/>
                <w:numId w:val="25"/>
              </w:numPr>
              <w:rPr>
                <w:rFonts w:ascii="Georgia" w:hAnsi="Georgia" w:cs="Georgia"/>
                <w:color w:val="000000"/>
                <w:sz w:val="18"/>
                <w:lang w:val="en-US"/>
                <w:rPrChange w:id="65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pPrChange w:id="66" w:author="Kadir Dasan" w:date="2022-03-29T10:51:00Z">
                <w:pPr>
                  <w:pStyle w:val="Listenabsatz"/>
                  <w:numPr>
                    <w:numId w:val="2"/>
                  </w:numPr>
                  <w:ind w:hanging="360"/>
                </w:pPr>
              </w:pPrChange>
            </w:pPr>
            <w:r w:rsidRPr="004142A2">
              <w:rPr>
                <w:rFonts w:ascii="Georgia" w:hAnsi="Georgia" w:cs="Georgia"/>
                <w:color w:val="000000"/>
                <w:sz w:val="18"/>
                <w:lang w:val="en-US"/>
                <w:rPrChange w:id="67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 xml:space="preserve">Researched and analyzed business models, </w:t>
            </w:r>
            <w:proofErr w:type="gramStart"/>
            <w:r w:rsidRPr="004142A2">
              <w:rPr>
                <w:rFonts w:ascii="Georgia" w:hAnsi="Georgia" w:cs="Georgia"/>
                <w:color w:val="000000"/>
                <w:sz w:val="18"/>
                <w:lang w:val="en-US"/>
                <w:rPrChange w:id="68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>markets</w:t>
            </w:r>
            <w:proofErr w:type="gramEnd"/>
            <w:r w:rsidR="009452E7" w:rsidRPr="004142A2">
              <w:rPr>
                <w:rFonts w:ascii="Georgia" w:hAnsi="Georgia" w:cs="Georgia"/>
                <w:color w:val="000000"/>
                <w:sz w:val="18"/>
                <w:lang w:val="en-US"/>
                <w:rPrChange w:id="69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 xml:space="preserve"> and </w:t>
            </w:r>
            <w:r w:rsidRPr="004142A2">
              <w:rPr>
                <w:rFonts w:ascii="Georgia" w:hAnsi="Georgia" w:cs="Georgia"/>
                <w:color w:val="000000"/>
                <w:sz w:val="18"/>
                <w:lang w:val="en-US"/>
                <w:rPrChange w:id="70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>transactions</w:t>
            </w:r>
          </w:p>
          <w:p w14:paraId="6DD9BA0F" w14:textId="31D8CE1F" w:rsidR="00120212" w:rsidRPr="004142A2" w:rsidRDefault="005C3094">
            <w:pPr>
              <w:pStyle w:val="Listenabsatz"/>
              <w:numPr>
                <w:ilvl w:val="0"/>
                <w:numId w:val="25"/>
              </w:numPr>
              <w:rPr>
                <w:rFonts w:ascii="Georgia" w:hAnsi="Georgia" w:cs="Georgia"/>
                <w:color w:val="000000"/>
                <w:sz w:val="18"/>
                <w:lang w:val="en-US"/>
                <w:rPrChange w:id="71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pPrChange w:id="72" w:author="Kadir Dasan" w:date="2022-03-29T10:51:00Z">
                <w:pPr>
                  <w:pStyle w:val="Listenabsatz"/>
                  <w:numPr>
                    <w:numId w:val="2"/>
                  </w:numPr>
                  <w:ind w:hanging="360"/>
                </w:pPr>
              </w:pPrChange>
            </w:pPr>
            <w:r w:rsidRPr="004142A2">
              <w:rPr>
                <w:rFonts w:ascii="Georgia" w:hAnsi="Georgia" w:cs="Georgia"/>
                <w:color w:val="000000"/>
                <w:sz w:val="18"/>
                <w:lang w:val="en-US"/>
                <w:rPrChange w:id="73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 xml:space="preserve">Supported in </w:t>
            </w:r>
            <w:ins w:id="74" w:author="Kadir Dasan" w:date="2022-03-29T10:39:00Z">
              <w:r w:rsidR="007E0C22" w:rsidRPr="004142A2">
                <w:rPr>
                  <w:rFonts w:ascii="Georgia" w:hAnsi="Georgia" w:cs="Georgia"/>
                  <w:color w:val="000000"/>
                  <w:sz w:val="18"/>
                  <w:lang w:val="en-US"/>
                  <w:rPrChange w:id="75" w:author="Kadir Dasan" w:date="2022-03-29T10:51:00Z">
                    <w:rPr>
                      <w:rFonts w:ascii="Georgia" w:hAnsi="Georgia"/>
                      <w:sz w:val="18"/>
                      <w:lang w:val="en-US"/>
                    </w:rPr>
                  </w:rPrChange>
                </w:rPr>
                <w:t xml:space="preserve">the </w:t>
              </w:r>
            </w:ins>
            <w:r w:rsidRPr="004142A2">
              <w:rPr>
                <w:rFonts w:ascii="Georgia" w:hAnsi="Georgia" w:cs="Georgia"/>
                <w:color w:val="000000"/>
                <w:sz w:val="18"/>
                <w:lang w:val="en-US"/>
                <w:rPrChange w:id="76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>drafting of valuation spreadsheets (DCF, multiples,</w:t>
            </w:r>
            <w:r w:rsidR="002C10AB" w:rsidRPr="004142A2">
              <w:rPr>
                <w:rFonts w:ascii="Georgia" w:hAnsi="Georgia" w:cs="Georgia"/>
                <w:color w:val="000000"/>
                <w:sz w:val="18"/>
                <w:lang w:val="en-US"/>
                <w:rPrChange w:id="77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 xml:space="preserve"> venture valuation</w:t>
            </w:r>
            <w:r w:rsidRPr="004142A2">
              <w:rPr>
                <w:rFonts w:ascii="Georgia" w:hAnsi="Georgia" w:cs="Georgia"/>
                <w:color w:val="000000"/>
                <w:sz w:val="18"/>
                <w:lang w:val="en-US"/>
                <w:rPrChange w:id="78" w:author="Kadir Dasan" w:date="2022-03-29T10:51:00Z">
                  <w:rPr>
                    <w:rFonts w:ascii="Georgia" w:hAnsi="Georgia"/>
                    <w:sz w:val="18"/>
                    <w:lang w:val="en-US"/>
                  </w:rPr>
                </w:rPrChange>
              </w:rPr>
              <w:t xml:space="preserve">) </w:t>
            </w:r>
          </w:p>
        </w:tc>
      </w:tr>
      <w:tr w:rsidR="00120212" w:rsidRPr="002A7228" w14:paraId="50AFEA03" w14:textId="77777777" w:rsidTr="00631DD4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6B46CC17" w:rsidR="00120212" w:rsidRPr="004D47D1" w:rsidRDefault="00120212" w:rsidP="00371C88">
            <w:pPr>
              <w:rPr>
                <w:i/>
                <w:iCs/>
                <w:sz w:val="18"/>
              </w:rPr>
            </w:pPr>
            <w:proofErr w:type="spellStart"/>
            <w:r w:rsidRPr="00371C88">
              <w:rPr>
                <w:rFonts w:ascii="Georgia" w:hAnsi="Georgia" w:cs="Times New Roman (Body CS)"/>
                <w:b/>
                <w:bCs/>
                <w:color w:val="000000"/>
                <w:sz w:val="20"/>
                <w:szCs w:val="20"/>
              </w:rPr>
              <w:t>Tecis</w:t>
            </w:r>
            <w:proofErr w:type="spellEnd"/>
            <w:r w:rsidRPr="00371C88">
              <w:rPr>
                <w:rFonts w:ascii="Georgia" w:hAnsi="Georgia" w:cs="Times New Roman (Body CS)"/>
                <w:b/>
                <w:bCs/>
                <w:color w:val="000000"/>
                <w:sz w:val="20"/>
                <w:szCs w:val="20"/>
              </w:rPr>
              <w:t xml:space="preserve"> AG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6BB39ADD" w:rsidR="00120212" w:rsidRPr="002A7228" w:rsidRDefault="00120212" w:rsidP="002A7228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</w:pPr>
            <w:del w:id="79" w:author="Kadir Dasan" w:date="2022-03-29T10:47:00Z">
              <w:r w:rsidRPr="002A7228" w:rsidDel="00EC1E13">
                <w:rPr>
                  <w:rFonts w:cs="Times New Roman (Body CS)"/>
                  <w:b/>
                  <w:bCs/>
                  <w:i w:val="0"/>
                  <w:iCs w:val="0"/>
                  <w:sz w:val="18"/>
                  <w:szCs w:val="18"/>
                </w:rPr>
                <w:delText xml:space="preserve"> </w:delText>
              </w:r>
            </w:del>
            <w:r w:rsidRPr="002A7228"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  <w:t>Rostock</w:t>
            </w:r>
          </w:p>
        </w:tc>
      </w:tr>
      <w:tr w:rsidR="00120212" w:rsidRPr="006546FD" w14:paraId="48328CB9" w14:textId="77777777" w:rsidTr="004142A2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80" w:author="Kadir Dasan" w:date="2022-03-29T10:49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</w:trPr>
        <w:tc>
          <w:tcPr>
            <w:tcW w:w="6379" w:type="dxa"/>
            <w:gridSpan w:val="5"/>
            <w:vAlign w:val="bottom"/>
            <w:tcPrChange w:id="81" w:author="Kadir Dasan" w:date="2022-03-29T10:49:00Z">
              <w:tcPr>
                <w:tcW w:w="6379" w:type="dxa"/>
                <w:gridSpan w:val="5"/>
              </w:tcPr>
            </w:tcPrChange>
          </w:tcPr>
          <w:p w14:paraId="74B74B41" w14:textId="2DFDCB16" w:rsidR="00120212" w:rsidRPr="00F23670" w:rsidRDefault="00870B63">
            <w:pPr>
              <w:rPr>
                <w:i/>
                <w:iCs/>
                <w:sz w:val="18"/>
                <w:lang w:val="en-US"/>
              </w:rPr>
            </w:pPr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Intern in </w:t>
            </w:r>
            <w:del w:id="82" w:author="Kadir Dasan" w:date="2022-03-29T10:44:00Z">
              <w:r w:rsidDel="00EC1E13">
                <w:rPr>
                  <w:rFonts w:ascii="Georgia" w:hAnsi="Georgia"/>
                  <w:i/>
                  <w:iCs/>
                  <w:sz w:val="18"/>
                  <w:lang w:val="en-US"/>
                </w:rPr>
                <w:delText xml:space="preserve">the field of </w:delText>
              </w:r>
            </w:del>
            <w:r>
              <w:rPr>
                <w:rFonts w:ascii="Georgia" w:hAnsi="Georgia"/>
                <w:i/>
                <w:iCs/>
                <w:sz w:val="18"/>
                <w:lang w:val="en-US"/>
              </w:rPr>
              <w:t>Investment</w:t>
            </w:r>
          </w:p>
        </w:tc>
        <w:tc>
          <w:tcPr>
            <w:tcW w:w="2688" w:type="dxa"/>
            <w:gridSpan w:val="5"/>
            <w:vAlign w:val="bottom"/>
            <w:tcPrChange w:id="83" w:author="Kadir Dasan" w:date="2022-03-29T10:49:00Z">
              <w:tcPr>
                <w:tcW w:w="2688" w:type="dxa"/>
                <w:gridSpan w:val="5"/>
              </w:tcPr>
            </w:tcPrChange>
          </w:tcPr>
          <w:p w14:paraId="2CB21DEB" w14:textId="3F61E00C" w:rsidR="00120212" w:rsidRPr="00A74225" w:rsidRDefault="0012021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06/2020 – 07/2020</w:t>
            </w:r>
          </w:p>
        </w:tc>
      </w:tr>
      <w:tr w:rsidR="00120212" w:rsidRPr="00A300AA" w14:paraId="7C4155D6" w14:textId="77777777" w:rsidTr="00EC1E13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84" w:author="Kadir Dasan" w:date="2022-03-29T10:47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</w:trPr>
        <w:tc>
          <w:tcPr>
            <w:tcW w:w="9067" w:type="dxa"/>
            <w:gridSpan w:val="10"/>
            <w:vAlign w:val="bottom"/>
            <w:tcPrChange w:id="85" w:author="Kadir Dasan" w:date="2022-03-29T10:47:00Z">
              <w:tcPr>
                <w:tcW w:w="9067" w:type="dxa"/>
                <w:gridSpan w:val="10"/>
              </w:tcPr>
            </w:tcPrChange>
          </w:tcPr>
          <w:p w14:paraId="7F20F129" w14:textId="22061B48" w:rsidR="00B33793" w:rsidRPr="008B5D8A" w:rsidRDefault="00EB4D04">
            <w:pPr>
              <w:pStyle w:val="Bullets"/>
              <w:rPr>
                <w:i w:val="0"/>
                <w:iCs w:val="0"/>
                <w:sz w:val="18"/>
                <w:lang w:val="en-US"/>
              </w:rPr>
            </w:pPr>
            <w:r w:rsidRPr="008B5D8A">
              <w:rPr>
                <w:i w:val="0"/>
                <w:iCs w:val="0"/>
                <w:sz w:val="18"/>
                <w:lang w:val="en-US"/>
              </w:rPr>
              <w:t>Assisted</w:t>
            </w:r>
            <w:r w:rsidR="00B33793" w:rsidRPr="008B5D8A">
              <w:rPr>
                <w:i w:val="0"/>
                <w:iCs w:val="0"/>
                <w:sz w:val="18"/>
                <w:lang w:val="en-US"/>
              </w:rPr>
              <w:t xml:space="preserve"> in the preparation of asset concepts </w:t>
            </w:r>
          </w:p>
          <w:p w14:paraId="3658805E" w14:textId="487409BE" w:rsidR="00120212" w:rsidRPr="00B33793" w:rsidRDefault="00B14856">
            <w:pPr>
              <w:pStyle w:val="Bullets"/>
              <w:rPr>
                <w:sz w:val="18"/>
                <w:lang w:val="en-US"/>
              </w:rPr>
            </w:pPr>
            <w:r w:rsidRPr="008B5D8A">
              <w:rPr>
                <w:i w:val="0"/>
                <w:iCs w:val="0"/>
                <w:sz w:val="18"/>
                <w:lang w:val="en-US"/>
              </w:rPr>
              <w:t>Carried</w:t>
            </w:r>
            <w:r w:rsidR="00B33793" w:rsidRPr="008B5D8A">
              <w:rPr>
                <w:i w:val="0"/>
                <w:iCs w:val="0"/>
                <w:sz w:val="18"/>
                <w:lang w:val="en-US"/>
              </w:rPr>
              <w:t xml:space="preserve"> out market analyses in the form of surveys</w:t>
            </w:r>
          </w:p>
        </w:tc>
      </w:tr>
      <w:tr w:rsidR="00120212" w:rsidRPr="009D7C49" w14:paraId="414B4085" w14:textId="77777777" w:rsidTr="00631DD4">
        <w:trPr>
          <w:trHeight w:val="510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04A622A7" w:rsidR="00120212" w:rsidRPr="009D7C49" w:rsidRDefault="00DE2646" w:rsidP="00BE53F0">
            <w:pPr>
              <w:pStyle w:val="BERSCHRIFT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120212" w:rsidRPr="009D7C49" w14:paraId="74251178" w14:textId="77777777" w:rsidTr="00631DD4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F2D17CF" w:rsidR="00120212" w:rsidRPr="00AA5A9C" w:rsidRDefault="00311E16" w:rsidP="00120212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 w:val="0"/>
                <w:iCs/>
                <w:sz w:val="23"/>
                <w:szCs w:val="23"/>
                <w:lang w:val="en-US"/>
              </w:rPr>
              <w:t>E</w:t>
            </w:r>
            <w:proofErr w:type="spellStart"/>
            <w:r w:rsidRPr="00371C88">
              <w:rPr>
                <w:rFonts w:cs="Times New Roman (Body CS)"/>
                <w:b/>
                <w:bCs/>
                <w:i w:val="0"/>
                <w:smallCaps w:val="0"/>
                <w:color w:val="000000"/>
                <w:sz w:val="20"/>
                <w:szCs w:val="20"/>
              </w:rPr>
              <w:t>mergers</w:t>
            </w:r>
            <w:proofErr w:type="spellEnd"/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2A7EB56C" w:rsidR="00120212" w:rsidRPr="00CF68A2" w:rsidRDefault="002A7228" w:rsidP="00CF68A2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  <w:t>Frankfurt am Main</w:t>
            </w:r>
          </w:p>
        </w:tc>
      </w:tr>
      <w:tr w:rsidR="00A65831" w:rsidRPr="006546FD" w14:paraId="4F59C612" w14:textId="77777777" w:rsidTr="004142A2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86" w:author="Kadir Dasan" w:date="2022-03-29T10:49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  <w:trPrChange w:id="87" w:author="Kadir Dasan" w:date="2022-03-29T10:49:00Z">
            <w:trPr>
              <w:trHeight w:val="193"/>
            </w:trPr>
          </w:trPrChange>
        </w:trPr>
        <w:tc>
          <w:tcPr>
            <w:tcW w:w="6804" w:type="dxa"/>
            <w:gridSpan w:val="7"/>
            <w:vAlign w:val="bottom"/>
            <w:tcPrChange w:id="88" w:author="Kadir Dasan" w:date="2022-03-29T10:49:00Z">
              <w:tcPr>
                <w:tcW w:w="6804" w:type="dxa"/>
                <w:gridSpan w:val="7"/>
              </w:tcPr>
            </w:tcPrChange>
          </w:tcPr>
          <w:p w14:paraId="32F07601" w14:textId="0606C589" w:rsidR="00A65831" w:rsidRPr="00A51F8A" w:rsidRDefault="00A65831">
            <w:p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A51F8A">
              <w:rPr>
                <w:rFonts w:ascii="Georgia" w:hAnsi="Georgia"/>
                <w:i/>
                <w:iCs/>
                <w:sz w:val="18"/>
                <w:lang w:val="en-US"/>
              </w:rPr>
              <w:t xml:space="preserve">Junior Analyst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in a </w:t>
            </w:r>
            <w:ins w:id="89" w:author="Kadir Dasan" w:date="2022-03-29T10:44:00Z">
              <w:r w:rsidR="00EC1E13">
                <w:rPr>
                  <w:rFonts w:ascii="Georgia" w:hAnsi="Georgia"/>
                  <w:i/>
                  <w:iCs/>
                  <w:sz w:val="18"/>
                  <w:lang w:val="en-US"/>
                </w:rPr>
                <w:t>S</w:t>
              </w:r>
            </w:ins>
            <w:del w:id="90" w:author="Kadir Dasan" w:date="2022-03-29T10:44:00Z">
              <w:r w:rsidDel="00EC1E13">
                <w:rPr>
                  <w:rFonts w:ascii="Georgia" w:hAnsi="Georgia"/>
                  <w:i/>
                  <w:iCs/>
                  <w:sz w:val="18"/>
                  <w:lang w:val="en-US"/>
                </w:rPr>
                <w:delText>s</w:delText>
              </w:r>
            </w:del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tudent </w:t>
            </w:r>
            <w:ins w:id="91" w:author="Kadir Dasan" w:date="2022-03-29T10:44:00Z">
              <w:r w:rsidR="00EC1E13">
                <w:rPr>
                  <w:rFonts w:ascii="Georgia" w:hAnsi="Georgia"/>
                  <w:i/>
                  <w:iCs/>
                  <w:sz w:val="18"/>
                  <w:lang w:val="en-US"/>
                </w:rPr>
                <w:t>F</w:t>
              </w:r>
            </w:ins>
            <w:del w:id="92" w:author="Kadir Dasan" w:date="2022-03-29T10:44:00Z">
              <w:r w:rsidDel="00EC1E13">
                <w:rPr>
                  <w:rFonts w:ascii="Georgia" w:hAnsi="Georgia"/>
                  <w:i/>
                  <w:iCs/>
                  <w:sz w:val="18"/>
                  <w:lang w:val="en-US"/>
                </w:rPr>
                <w:delText>f</w:delText>
              </w:r>
            </w:del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inance </w:t>
            </w:r>
            <w:ins w:id="93" w:author="Kadir Dasan" w:date="2022-03-29T10:44:00Z">
              <w:r w:rsidR="00EC1E13">
                <w:rPr>
                  <w:rFonts w:ascii="Georgia" w:hAnsi="Georgia"/>
                  <w:i/>
                  <w:iCs/>
                  <w:sz w:val="18"/>
                  <w:lang w:val="en-US"/>
                </w:rPr>
                <w:t>I</w:t>
              </w:r>
            </w:ins>
            <w:del w:id="94" w:author="Kadir Dasan" w:date="2022-03-29T10:44:00Z">
              <w:r w:rsidDel="00EC1E13">
                <w:rPr>
                  <w:rFonts w:ascii="Georgia" w:hAnsi="Georgia"/>
                  <w:i/>
                  <w:iCs/>
                  <w:sz w:val="18"/>
                  <w:lang w:val="en-US"/>
                </w:rPr>
                <w:delText>i</w:delText>
              </w:r>
            </w:del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nitiative </w:t>
            </w:r>
          </w:p>
        </w:tc>
        <w:tc>
          <w:tcPr>
            <w:tcW w:w="2263" w:type="dxa"/>
            <w:gridSpan w:val="3"/>
            <w:vAlign w:val="bottom"/>
            <w:tcPrChange w:id="95" w:author="Kadir Dasan" w:date="2022-03-29T10:49:00Z">
              <w:tcPr>
                <w:tcW w:w="2263" w:type="dxa"/>
                <w:gridSpan w:val="3"/>
              </w:tcPr>
            </w:tcPrChange>
          </w:tcPr>
          <w:p w14:paraId="45DD2178" w14:textId="2E462BA6" w:rsidR="00A65831" w:rsidRPr="00F23670" w:rsidRDefault="00A65831">
            <w:pPr>
              <w:pStyle w:val="Beschreibung"/>
              <w:jc w:val="right"/>
              <w:rPr>
                <w:sz w:val="18"/>
              </w:rPr>
            </w:pPr>
            <w:r w:rsidRPr="00CF68A2">
              <w:rPr>
                <w:sz w:val="18"/>
                <w:szCs w:val="18"/>
                <w:lang w:val="en-US"/>
              </w:rPr>
              <w:t>11</w:t>
            </w:r>
            <w:r w:rsidRPr="00CF68A2">
              <w:rPr>
                <w:rFonts w:cs="Times New Roman (Body CS)"/>
                <w:b/>
                <w:bCs/>
                <w:sz w:val="18"/>
                <w:szCs w:val="18"/>
              </w:rPr>
              <w:t>/</w:t>
            </w:r>
            <w:r w:rsidRPr="00CF68A2">
              <w:rPr>
                <w:rFonts w:cs="Times New Roman (Body CS)"/>
                <w:sz w:val="18"/>
                <w:szCs w:val="18"/>
              </w:rPr>
              <w:t>2020</w:t>
            </w:r>
            <w:r>
              <w:rPr>
                <w:rFonts w:cs="Times New Roman (Body CS)"/>
                <w:sz w:val="18"/>
                <w:szCs w:val="18"/>
              </w:rPr>
              <w:t xml:space="preserve"> – </w:t>
            </w:r>
            <w:proofErr w:type="spellStart"/>
            <w:r>
              <w:rPr>
                <w:rFonts w:cs="Times New Roman (Body CS)"/>
                <w:sz w:val="18"/>
                <w:szCs w:val="18"/>
              </w:rPr>
              <w:t>today</w:t>
            </w:r>
            <w:proofErr w:type="spellEnd"/>
          </w:p>
        </w:tc>
      </w:tr>
      <w:tr w:rsidR="00A65831" w:rsidRPr="00A300AA" w14:paraId="02437711" w14:textId="77777777" w:rsidTr="00EC1E13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96" w:author="Kadir Dasan" w:date="2022-03-29T10:47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  <w:trPrChange w:id="97" w:author="Kadir Dasan" w:date="2022-03-29T10:47:00Z">
            <w:trPr>
              <w:trHeight w:val="193"/>
            </w:trPr>
          </w:trPrChange>
        </w:trPr>
        <w:tc>
          <w:tcPr>
            <w:tcW w:w="9067" w:type="dxa"/>
            <w:gridSpan w:val="10"/>
            <w:tcPrChange w:id="98" w:author="Kadir Dasan" w:date="2022-03-29T10:47:00Z">
              <w:tcPr>
                <w:tcW w:w="9067" w:type="dxa"/>
                <w:gridSpan w:val="10"/>
              </w:tcPr>
            </w:tcPrChange>
          </w:tcPr>
          <w:p w14:paraId="24DFBC73" w14:textId="601ED332" w:rsidR="00A65831" w:rsidRPr="00E41714" w:rsidRDefault="00A65831" w:rsidP="00A65831">
            <w:pPr>
              <w:pStyle w:val="Beschreibung"/>
              <w:numPr>
                <w:ilvl w:val="0"/>
                <w:numId w:val="24"/>
              </w:numPr>
              <w:rPr>
                <w:sz w:val="18"/>
                <w:szCs w:val="18"/>
                <w:lang w:val="de-AT"/>
              </w:rPr>
            </w:pPr>
            <w:commentRangeStart w:id="99"/>
            <w:proofErr w:type="spellStart"/>
            <w:r>
              <w:rPr>
                <w:sz w:val="18"/>
                <w:szCs w:val="18"/>
              </w:rPr>
              <w:t>Publish</w:t>
            </w:r>
            <w:ins w:id="100" w:author="Kadir Dasan" w:date="2022-03-29T10:44:00Z">
              <w:r w:rsidR="00EC1E13">
                <w:rPr>
                  <w:sz w:val="18"/>
                  <w:szCs w:val="18"/>
                </w:rPr>
                <w:t>ed</w:t>
              </w:r>
            </w:ins>
            <w:proofErr w:type="spellEnd"/>
            <w:del w:id="101" w:author="Kadir Dasan" w:date="2022-03-29T10:44:00Z">
              <w:r w:rsidDel="00EC1E13">
                <w:rPr>
                  <w:sz w:val="18"/>
                  <w:szCs w:val="18"/>
                </w:rPr>
                <w:delText>ing</w:delText>
              </w:r>
            </w:del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transaction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reports</w:t>
            </w:r>
            <w:proofErr w:type="spellEnd"/>
            <w:del w:id="102" w:author="Kadir Dasan" w:date="2022-03-29T10:47:00Z">
              <w:r w:rsidDel="00EC1E13">
                <w:rPr>
                  <w:sz w:val="18"/>
                  <w:szCs w:val="18"/>
                </w:rPr>
                <w:delText xml:space="preserve">  </w:delText>
              </w:r>
            </w:del>
            <w:commentRangeEnd w:id="99"/>
            <w:r w:rsidR="00A300AA">
              <w:rPr>
                <w:rStyle w:val="Kommentarzeichen"/>
                <w:rFonts w:asciiTheme="minorHAnsi" w:hAnsiTheme="minorHAnsi"/>
              </w:rPr>
              <w:commentReference w:id="99"/>
            </w:r>
          </w:p>
          <w:p w14:paraId="68CFAD97" w14:textId="1C90DC93" w:rsidR="00A65831" w:rsidRPr="001F48FA" w:rsidRDefault="00A65831" w:rsidP="00A65831">
            <w:pPr>
              <w:pStyle w:val="Beschreibung"/>
              <w:numPr>
                <w:ilvl w:val="0"/>
                <w:numId w:val="24"/>
              </w:numPr>
              <w:rPr>
                <w:sz w:val="18"/>
                <w:szCs w:val="18"/>
                <w:lang w:val="en-US"/>
              </w:rPr>
            </w:pPr>
            <w:r w:rsidRPr="001F48FA">
              <w:rPr>
                <w:sz w:val="18"/>
                <w:szCs w:val="18"/>
                <w:lang w:val="en-US"/>
              </w:rPr>
              <w:t>Develop</w:t>
            </w:r>
            <w:ins w:id="103" w:author="Kadir Dasan" w:date="2022-03-29T10:44:00Z">
              <w:r w:rsidR="00EC1E13">
                <w:rPr>
                  <w:sz w:val="18"/>
                  <w:szCs w:val="18"/>
                  <w:lang w:val="en-US"/>
                </w:rPr>
                <w:t>ed</w:t>
              </w:r>
            </w:ins>
            <w:del w:id="104" w:author="Kadir Dasan" w:date="2022-03-29T10:44:00Z">
              <w:r w:rsidRPr="001F48FA" w:rsidDel="00EC1E13">
                <w:rPr>
                  <w:sz w:val="18"/>
                  <w:szCs w:val="18"/>
                  <w:lang w:val="en-US"/>
                </w:rPr>
                <w:delText>ing</w:delText>
              </w:r>
            </w:del>
            <w:r w:rsidRPr="001F48FA">
              <w:rPr>
                <w:sz w:val="18"/>
                <w:szCs w:val="18"/>
                <w:lang w:val="en-US"/>
              </w:rPr>
              <w:t xml:space="preserve"> DCF</w:t>
            </w:r>
            <w:r>
              <w:rPr>
                <w:sz w:val="18"/>
                <w:szCs w:val="18"/>
                <w:lang w:val="en-US"/>
              </w:rPr>
              <w:t xml:space="preserve"> c</w:t>
            </w:r>
            <w:r w:rsidRPr="001F48FA">
              <w:rPr>
                <w:sz w:val="18"/>
                <w:szCs w:val="18"/>
                <w:lang w:val="en-US"/>
              </w:rPr>
              <w:t xml:space="preserve">ase </w:t>
            </w:r>
            <w:r>
              <w:rPr>
                <w:sz w:val="18"/>
                <w:szCs w:val="18"/>
                <w:lang w:val="en-US"/>
              </w:rPr>
              <w:t>s</w:t>
            </w:r>
            <w:r w:rsidRPr="001F48FA">
              <w:rPr>
                <w:sz w:val="18"/>
                <w:szCs w:val="18"/>
                <w:lang w:val="en-US"/>
              </w:rPr>
              <w:t xml:space="preserve">tudies for </w:t>
            </w:r>
            <w:r>
              <w:rPr>
                <w:sz w:val="18"/>
                <w:szCs w:val="18"/>
                <w:lang w:val="en-US"/>
              </w:rPr>
              <w:t>our application process</w:t>
            </w:r>
          </w:p>
        </w:tc>
      </w:tr>
      <w:tr w:rsidR="00A65831" w:rsidRPr="009D7C49" w14:paraId="4AF19DD1" w14:textId="77777777" w:rsidTr="00631DD4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6D8C8EFC" w:rsidR="00A65831" w:rsidRPr="00371C88" w:rsidRDefault="00A65831" w:rsidP="00A65831">
            <w:pPr>
              <w:pStyle w:val="Bullets"/>
              <w:numPr>
                <w:ilvl w:val="0"/>
                <w:numId w:val="0"/>
              </w:numPr>
              <w:rPr>
                <w:rFonts w:cs="Times New Roman (Body CS)"/>
                <w:b/>
                <w:bCs/>
                <w:i w:val="0"/>
                <w:iCs w:val="0"/>
                <w:sz w:val="20"/>
                <w:szCs w:val="20"/>
              </w:rPr>
            </w:pPr>
            <w:r w:rsidRPr="00371C88">
              <w:rPr>
                <w:rFonts w:cs="Times New Roman (Body CS)"/>
                <w:b/>
                <w:bCs/>
                <w:i w:val="0"/>
                <w:iCs w:val="0"/>
                <w:sz w:val="20"/>
                <w:szCs w:val="20"/>
              </w:rPr>
              <w:t xml:space="preserve">TUM </w:t>
            </w:r>
            <w:del w:id="105" w:author="Kadir Dasan" w:date="2022-03-29T10:54:00Z">
              <w:r w:rsidRPr="00371C88" w:rsidDel="00A63B85">
                <w:rPr>
                  <w:rFonts w:cs="Times New Roman (Body CS)"/>
                  <w:b/>
                  <w:bCs/>
                  <w:i w:val="0"/>
                  <w:iCs w:val="0"/>
                  <w:sz w:val="20"/>
                  <w:szCs w:val="20"/>
                </w:rPr>
                <w:delText>-</w:delText>
              </w:r>
            </w:del>
            <w:ins w:id="106" w:author="Kadir Dasan" w:date="2022-03-29T10:54:00Z">
              <w:r w:rsidR="00A63B85">
                <w:rPr>
                  <w:rFonts w:cs="Times New Roman (Body CS)"/>
                  <w:b/>
                  <w:bCs/>
                  <w:i w:val="0"/>
                  <w:iCs w:val="0"/>
                  <w:sz w:val="20"/>
                  <w:szCs w:val="20"/>
                </w:rPr>
                <w:t>–</w:t>
              </w:r>
            </w:ins>
            <w:r w:rsidRPr="00371C88">
              <w:rPr>
                <w:rFonts w:cs="Times New Roman (Body CS)"/>
                <w:b/>
                <w:bCs/>
                <w:i w:val="0"/>
                <w:iCs w:val="0"/>
                <w:sz w:val="20"/>
                <w:szCs w:val="20"/>
              </w:rPr>
              <w:t xml:space="preserve"> Businessgame </w:t>
            </w:r>
          </w:p>
        </w:tc>
        <w:tc>
          <w:tcPr>
            <w:tcW w:w="3113" w:type="dxa"/>
            <w:gridSpan w:val="6"/>
            <w:vAlign w:val="bottom"/>
          </w:tcPr>
          <w:p w14:paraId="30626CB8" w14:textId="4F25BDC2" w:rsidR="00A65831" w:rsidRPr="002A7228" w:rsidRDefault="00A65831" w:rsidP="00A65831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</w:pPr>
            <w:r w:rsidRPr="002A7228"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  <w:t>M</w:t>
            </w:r>
            <w:r w:rsidR="00B83643"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  <w:t>unich</w:t>
            </w:r>
          </w:p>
        </w:tc>
      </w:tr>
      <w:tr w:rsidR="00A65831" w:rsidRPr="006546FD" w14:paraId="56372BDE" w14:textId="77777777" w:rsidTr="004142A2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107" w:author="Kadir Dasan" w:date="2022-03-29T10:49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  <w:trPrChange w:id="108" w:author="Kadir Dasan" w:date="2022-03-29T10:49:00Z">
            <w:trPr>
              <w:trHeight w:val="136"/>
            </w:trPr>
          </w:trPrChange>
        </w:trPr>
        <w:tc>
          <w:tcPr>
            <w:tcW w:w="7371" w:type="dxa"/>
            <w:gridSpan w:val="9"/>
            <w:vAlign w:val="bottom"/>
            <w:tcPrChange w:id="109" w:author="Kadir Dasan" w:date="2022-03-29T10:49:00Z">
              <w:tcPr>
                <w:tcW w:w="7371" w:type="dxa"/>
                <w:gridSpan w:val="9"/>
              </w:tcPr>
            </w:tcPrChange>
          </w:tcPr>
          <w:p w14:paraId="3C87D247" w14:textId="6A594F83" w:rsidR="00A65831" w:rsidRPr="00F23670" w:rsidRDefault="00A65831">
            <w:pPr>
              <w:rPr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Logistics </w:t>
            </w:r>
            <w:r w:rsidRPr="00A51F8A">
              <w:rPr>
                <w:rFonts w:ascii="Georgia" w:hAnsi="Georgia"/>
                <w:i/>
                <w:iCs/>
                <w:sz w:val="18"/>
                <w:lang w:val="en-US"/>
              </w:rPr>
              <w:t>Manager</w:t>
            </w:r>
          </w:p>
        </w:tc>
        <w:tc>
          <w:tcPr>
            <w:tcW w:w="1696" w:type="dxa"/>
            <w:vAlign w:val="bottom"/>
            <w:tcPrChange w:id="110" w:author="Kadir Dasan" w:date="2022-03-29T10:49:00Z">
              <w:tcPr>
                <w:tcW w:w="1696" w:type="dxa"/>
              </w:tcPr>
            </w:tcPrChange>
          </w:tcPr>
          <w:p w14:paraId="288A2195" w14:textId="0EC937E7" w:rsidR="00A65831" w:rsidRPr="000908B6" w:rsidRDefault="00A6583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0908B6">
              <w:rPr>
                <w:i w:val="0"/>
                <w:iCs w:val="0"/>
                <w:sz w:val="18"/>
                <w:lang w:val="en-US"/>
              </w:rPr>
              <w:t>09/2020 – 0</w:t>
            </w:r>
            <w:r w:rsidR="00180599">
              <w:rPr>
                <w:i w:val="0"/>
                <w:iCs w:val="0"/>
                <w:sz w:val="18"/>
                <w:lang w:val="en-US"/>
              </w:rPr>
              <w:t>5</w:t>
            </w:r>
            <w:r w:rsidRPr="000908B6">
              <w:rPr>
                <w:i w:val="0"/>
                <w:iCs w:val="0"/>
                <w:sz w:val="18"/>
                <w:lang w:val="en-US"/>
              </w:rPr>
              <w:t>/2021</w:t>
            </w:r>
          </w:p>
        </w:tc>
      </w:tr>
      <w:tr w:rsidR="00A65831" w:rsidRPr="00A300AA" w14:paraId="7ECB507F" w14:textId="77777777" w:rsidTr="00EC1E13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111" w:author="Kadir Dasan" w:date="2022-03-29T10:47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  <w:trPrChange w:id="112" w:author="Kadir Dasan" w:date="2022-03-29T10:47:00Z">
            <w:trPr>
              <w:trHeight w:val="193"/>
            </w:trPr>
          </w:trPrChange>
        </w:trPr>
        <w:tc>
          <w:tcPr>
            <w:tcW w:w="9067" w:type="dxa"/>
            <w:gridSpan w:val="10"/>
            <w:vAlign w:val="bottom"/>
            <w:tcPrChange w:id="113" w:author="Kadir Dasan" w:date="2022-03-29T10:47:00Z">
              <w:tcPr>
                <w:tcW w:w="9067" w:type="dxa"/>
                <w:gridSpan w:val="10"/>
              </w:tcPr>
            </w:tcPrChange>
          </w:tcPr>
          <w:p w14:paraId="2CC438FF" w14:textId="2A575326" w:rsidR="00A65831" w:rsidRPr="00247179" w:rsidRDefault="00A6583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del w:id="114" w:author="Kadir Dasan" w:date="2022-03-29T10:44:00Z">
              <w:r w:rsidRPr="00247179" w:rsidDel="00EC1E13">
                <w:rPr>
                  <w:i/>
                  <w:sz w:val="18"/>
                  <w:lang w:val="en-US"/>
                </w:rPr>
                <w:delText xml:space="preserve"> </w:delText>
              </w:r>
            </w:del>
            <w:r w:rsidRPr="006F3E3D">
              <w:rPr>
                <w:sz w:val="18"/>
                <w:szCs w:val="18"/>
                <w:lang w:val="en-US"/>
              </w:rPr>
              <w:t>Organiz</w:t>
            </w:r>
            <w:ins w:id="115" w:author="Kadir Dasan" w:date="2022-03-29T10:44:00Z">
              <w:r w:rsidR="00EC1E13">
                <w:rPr>
                  <w:sz w:val="18"/>
                  <w:szCs w:val="18"/>
                  <w:lang w:val="en-US"/>
                </w:rPr>
                <w:t>ed</w:t>
              </w:r>
            </w:ins>
            <w:del w:id="116" w:author="Kadir Dasan" w:date="2022-03-29T10:44:00Z">
              <w:r w:rsidRPr="006F3E3D" w:rsidDel="00EC1E13">
                <w:rPr>
                  <w:sz w:val="18"/>
                  <w:szCs w:val="18"/>
                  <w:lang w:val="en-US"/>
                </w:rPr>
                <w:delText>ation of</w:delText>
              </w:r>
            </w:del>
            <w:r w:rsidRPr="006F3E3D">
              <w:rPr>
                <w:sz w:val="18"/>
                <w:szCs w:val="18"/>
                <w:lang w:val="en-US"/>
              </w:rPr>
              <w:t xml:space="preserve"> a </w:t>
            </w:r>
            <w:del w:id="117" w:author="Kadir Dasan" w:date="2022-03-29T10:45:00Z">
              <w:r w:rsidRPr="006F3E3D" w:rsidDel="00EC1E13">
                <w:rPr>
                  <w:sz w:val="18"/>
                  <w:szCs w:val="18"/>
                  <w:lang w:val="en-US"/>
                </w:rPr>
                <w:delText>150 participant</w:delText>
              </w:r>
            </w:del>
            <w:ins w:id="118" w:author="Kadir Dasan" w:date="2022-03-29T10:45:00Z">
              <w:r w:rsidR="00EC1E13" w:rsidRPr="006F3E3D">
                <w:rPr>
                  <w:sz w:val="18"/>
                  <w:szCs w:val="18"/>
                  <w:lang w:val="en-US"/>
                </w:rPr>
                <w:t>150-participant</w:t>
              </w:r>
            </w:ins>
            <w:r w:rsidRPr="006F3E3D">
              <w:rPr>
                <w:sz w:val="18"/>
                <w:szCs w:val="18"/>
                <w:lang w:val="en-US"/>
              </w:rPr>
              <w:t xml:space="preserve"> hybrid event with corporate partners such as SAP or Simon </w:t>
            </w:r>
            <w:proofErr w:type="spellStart"/>
            <w:r w:rsidRPr="006F3E3D">
              <w:rPr>
                <w:sz w:val="18"/>
                <w:szCs w:val="18"/>
                <w:lang w:val="en-US"/>
              </w:rPr>
              <w:t>Kucher</w:t>
            </w:r>
            <w:proofErr w:type="spellEnd"/>
          </w:p>
        </w:tc>
      </w:tr>
      <w:tr w:rsidR="000908B6" w:rsidRPr="00247179" w14:paraId="381AF151" w14:textId="6A930802" w:rsidTr="00631DD4">
        <w:trPr>
          <w:trHeight w:val="346"/>
        </w:trPr>
        <w:tc>
          <w:tcPr>
            <w:tcW w:w="6946" w:type="dxa"/>
            <w:gridSpan w:val="8"/>
            <w:vAlign w:val="bottom"/>
          </w:tcPr>
          <w:p w14:paraId="2A6E069D" w14:textId="4658C919" w:rsidR="000908B6" w:rsidRPr="00247179" w:rsidRDefault="000908B6" w:rsidP="00A65831">
            <w:pPr>
              <w:pStyle w:val="Beschreibung"/>
              <w:rPr>
                <w:i/>
                <w:sz w:val="18"/>
                <w:lang w:val="en-US"/>
              </w:rPr>
            </w:pPr>
            <w:r>
              <w:rPr>
                <w:rFonts w:cs="Times New Roman (Body CS)"/>
                <w:b/>
                <w:bCs/>
                <w:iCs/>
                <w:sz w:val="20"/>
                <w:szCs w:val="20"/>
              </w:rPr>
              <w:t xml:space="preserve">180 </w:t>
            </w:r>
            <w:proofErr w:type="spellStart"/>
            <w:r>
              <w:rPr>
                <w:rFonts w:cs="Times New Roman (Body CS)"/>
                <w:b/>
                <w:bCs/>
                <w:iCs/>
                <w:sz w:val="20"/>
                <w:szCs w:val="20"/>
              </w:rPr>
              <w:t>Degrees</w:t>
            </w:r>
            <w:proofErr w:type="spellEnd"/>
            <w:r>
              <w:rPr>
                <w:rFonts w:cs="Times New Roman (Body CS)"/>
                <w:b/>
                <w:bCs/>
                <w:iCs/>
                <w:sz w:val="20"/>
                <w:szCs w:val="20"/>
              </w:rPr>
              <w:t xml:space="preserve"> Consulting</w:t>
            </w:r>
            <w:del w:id="119" w:author="Kadir Dasan" w:date="2022-03-29T10:47:00Z">
              <w:r w:rsidRPr="00371C88" w:rsidDel="00EC1E13">
                <w:rPr>
                  <w:rFonts w:cs="Times New Roman (Body CS)"/>
                  <w:b/>
                  <w:bCs/>
                  <w:iCs/>
                  <w:sz w:val="20"/>
                  <w:szCs w:val="20"/>
                </w:rPr>
                <w:delText xml:space="preserve"> </w:delText>
              </w:r>
              <w:r w:rsidR="00F45EAB" w:rsidDel="00EC1E13">
                <w:rPr>
                  <w:rFonts w:cs="Times New Roman (Body CS)"/>
                  <w:b/>
                  <w:bCs/>
                  <w:iCs/>
                  <w:sz w:val="20"/>
                  <w:szCs w:val="20"/>
                </w:rPr>
                <w:delText xml:space="preserve"> </w:delText>
              </w:r>
            </w:del>
          </w:p>
        </w:tc>
        <w:tc>
          <w:tcPr>
            <w:tcW w:w="2121" w:type="dxa"/>
            <w:gridSpan w:val="2"/>
            <w:vAlign w:val="bottom"/>
          </w:tcPr>
          <w:p w14:paraId="2A9BDA85" w14:textId="30CD2224" w:rsidR="000908B6" w:rsidRPr="00247179" w:rsidRDefault="00732289" w:rsidP="00732289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z w:val="18"/>
                <w:lang w:val="en-US"/>
              </w:rPr>
            </w:pPr>
            <w:r w:rsidRPr="00732289"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  <w:t>Frankfurt am Main</w:t>
            </w:r>
          </w:p>
        </w:tc>
      </w:tr>
      <w:tr w:rsidR="00A65831" w:rsidRPr="006546FD" w14:paraId="554F6022" w14:textId="77777777" w:rsidTr="004142A2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120" w:author="Kadir Dasan" w:date="2022-03-29T10:49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  <w:trPrChange w:id="121" w:author="Kadir Dasan" w:date="2022-03-29T10:49:00Z">
            <w:trPr>
              <w:trHeight w:val="193"/>
            </w:trPr>
          </w:trPrChange>
        </w:trPr>
        <w:tc>
          <w:tcPr>
            <w:tcW w:w="6804" w:type="dxa"/>
            <w:gridSpan w:val="7"/>
            <w:vAlign w:val="bottom"/>
            <w:tcPrChange w:id="122" w:author="Kadir Dasan" w:date="2022-03-29T10:49:00Z">
              <w:tcPr>
                <w:tcW w:w="6804" w:type="dxa"/>
                <w:gridSpan w:val="7"/>
              </w:tcPr>
            </w:tcPrChange>
          </w:tcPr>
          <w:p w14:paraId="28C8CFEB" w14:textId="584E21E2" w:rsidR="00A65831" w:rsidRPr="00A55CF1" w:rsidRDefault="00A55CF1">
            <w:p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A55CF1">
              <w:rPr>
                <w:rFonts w:ascii="Georgia" w:hAnsi="Georgia"/>
                <w:i/>
                <w:iCs/>
                <w:sz w:val="18"/>
                <w:lang w:val="en-US"/>
              </w:rPr>
              <w:t xml:space="preserve">Consultant at a </w:t>
            </w:r>
            <w:del w:id="123" w:author="Kadir Dasan" w:date="2022-03-29T10:45:00Z">
              <w:r w:rsidRPr="00A55CF1" w:rsidDel="00EC1E13">
                <w:rPr>
                  <w:rFonts w:ascii="Georgia" w:hAnsi="Georgia"/>
                  <w:i/>
                  <w:iCs/>
                  <w:sz w:val="18"/>
                  <w:lang w:val="en-US"/>
                </w:rPr>
                <w:delText>non-</w:delText>
              </w:r>
            </w:del>
            <w:ins w:id="124" w:author="Kadir Dasan" w:date="2022-03-29T10:45:00Z">
              <w:r w:rsidR="00EC1E13">
                <w:rPr>
                  <w:rFonts w:ascii="Georgia" w:hAnsi="Georgia"/>
                  <w:i/>
                  <w:iCs/>
                  <w:sz w:val="18"/>
                  <w:lang w:val="en-US"/>
                </w:rPr>
                <w:t>non-P</w:t>
              </w:r>
            </w:ins>
            <w:del w:id="125" w:author="Kadir Dasan" w:date="2022-03-29T10:45:00Z">
              <w:r w:rsidRPr="00A55CF1" w:rsidDel="00EC1E13">
                <w:rPr>
                  <w:rFonts w:ascii="Georgia" w:hAnsi="Georgia"/>
                  <w:i/>
                  <w:iCs/>
                  <w:sz w:val="18"/>
                  <w:lang w:val="en-US"/>
                </w:rPr>
                <w:delText>p</w:delText>
              </w:r>
            </w:del>
            <w:r w:rsidRPr="00A55CF1">
              <w:rPr>
                <w:rFonts w:ascii="Georgia" w:hAnsi="Georgia"/>
                <w:i/>
                <w:iCs/>
                <w:sz w:val="18"/>
                <w:lang w:val="en-US"/>
              </w:rPr>
              <w:t xml:space="preserve">rofit </w:t>
            </w:r>
            <w:del w:id="126" w:author="Kadir Dasan" w:date="2022-03-29T10:45:00Z">
              <w:r w:rsidR="00F45EAB" w:rsidDel="00EC1E13">
                <w:rPr>
                  <w:rFonts w:ascii="Georgia" w:hAnsi="Georgia"/>
                  <w:i/>
                  <w:iCs/>
                  <w:sz w:val="18"/>
                  <w:lang w:val="en-US"/>
                </w:rPr>
                <w:delText>o</w:delText>
              </w:r>
            </w:del>
            <w:ins w:id="127" w:author="Kadir Dasan" w:date="2022-03-29T10:45:00Z">
              <w:r w:rsidR="00EC1E13">
                <w:rPr>
                  <w:rFonts w:ascii="Georgia" w:hAnsi="Georgia"/>
                  <w:i/>
                  <w:iCs/>
                  <w:sz w:val="18"/>
                  <w:lang w:val="en-US"/>
                </w:rPr>
                <w:t>O</w:t>
              </w:r>
            </w:ins>
            <w:r w:rsidR="00F45EAB">
              <w:rPr>
                <w:rFonts w:ascii="Georgia" w:hAnsi="Georgia"/>
                <w:i/>
                <w:iCs/>
                <w:sz w:val="18"/>
                <w:lang w:val="en-US"/>
              </w:rPr>
              <w:t>rganization</w:t>
            </w:r>
          </w:p>
        </w:tc>
        <w:tc>
          <w:tcPr>
            <w:tcW w:w="2263" w:type="dxa"/>
            <w:gridSpan w:val="3"/>
            <w:vAlign w:val="bottom"/>
            <w:tcPrChange w:id="128" w:author="Kadir Dasan" w:date="2022-03-29T10:49:00Z">
              <w:tcPr>
                <w:tcW w:w="2263" w:type="dxa"/>
                <w:gridSpan w:val="3"/>
              </w:tcPr>
            </w:tcPrChange>
          </w:tcPr>
          <w:p w14:paraId="3ADD4290" w14:textId="4ECBFC55" w:rsidR="00A65831" w:rsidRPr="00CF68A2" w:rsidRDefault="00A65831">
            <w:pPr>
              <w:pStyle w:val="Beschreibung"/>
              <w:jc w:val="right"/>
              <w:rPr>
                <w:sz w:val="18"/>
                <w:szCs w:val="18"/>
                <w:lang w:val="en-US"/>
              </w:rPr>
            </w:pPr>
            <w:r w:rsidRPr="00CF68A2">
              <w:rPr>
                <w:sz w:val="18"/>
                <w:szCs w:val="18"/>
                <w:lang w:val="en-US"/>
              </w:rPr>
              <w:t>11</w:t>
            </w:r>
            <w:r w:rsidRPr="00CF68A2">
              <w:rPr>
                <w:rFonts w:cs="Times New Roman (Body CS)"/>
                <w:b/>
                <w:bCs/>
                <w:sz w:val="18"/>
                <w:szCs w:val="18"/>
              </w:rPr>
              <w:t>/</w:t>
            </w:r>
            <w:r w:rsidRPr="00CF68A2">
              <w:rPr>
                <w:rFonts w:cs="Times New Roman (Body CS)"/>
                <w:sz w:val="18"/>
                <w:szCs w:val="18"/>
              </w:rPr>
              <w:t>2020</w:t>
            </w:r>
            <w:r>
              <w:rPr>
                <w:rFonts w:cs="Times New Roman (Body CS)"/>
                <w:sz w:val="18"/>
                <w:szCs w:val="18"/>
              </w:rPr>
              <w:t xml:space="preserve"> – </w:t>
            </w:r>
            <w:r w:rsidR="000908B6">
              <w:rPr>
                <w:rFonts w:cs="Times New Roman (Body CS)"/>
                <w:sz w:val="18"/>
                <w:szCs w:val="18"/>
              </w:rPr>
              <w:t>03/2021</w:t>
            </w:r>
          </w:p>
        </w:tc>
      </w:tr>
      <w:tr w:rsidR="00EC1E13" w:rsidRPr="00A300AA" w14:paraId="0BEE6689" w14:textId="4DF40A13" w:rsidTr="00EC1E13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129" w:author="Kadir Dasan" w:date="2022-03-29T10:48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  <w:trPrChange w:id="130" w:author="Kadir Dasan" w:date="2022-03-29T10:48:00Z">
            <w:trPr>
              <w:trHeight w:val="136"/>
            </w:trPr>
          </w:trPrChange>
        </w:trPr>
        <w:tc>
          <w:tcPr>
            <w:tcW w:w="9067" w:type="dxa"/>
            <w:gridSpan w:val="10"/>
            <w:vAlign w:val="bottom"/>
            <w:tcPrChange w:id="131" w:author="Kadir Dasan" w:date="2022-03-29T10:48:00Z">
              <w:tcPr>
                <w:tcW w:w="9067" w:type="dxa"/>
                <w:gridSpan w:val="10"/>
              </w:tcPr>
            </w:tcPrChange>
          </w:tcPr>
          <w:p w14:paraId="298D4B67" w14:textId="548331A5" w:rsidR="00EC1E13" w:rsidDel="00EC1E13" w:rsidRDefault="00EC1E13">
            <w:pPr>
              <w:pStyle w:val="Beschreibung"/>
              <w:numPr>
                <w:ilvl w:val="0"/>
                <w:numId w:val="24"/>
              </w:numPr>
              <w:rPr>
                <w:del w:id="132" w:author="Kadir Dasan" w:date="2022-03-29T10:45:00Z"/>
                <w:sz w:val="18"/>
                <w:szCs w:val="18"/>
                <w:lang w:val="en-US"/>
              </w:rPr>
            </w:pPr>
            <w:r w:rsidRPr="00AD22C4">
              <w:rPr>
                <w:sz w:val="18"/>
                <w:szCs w:val="18"/>
                <w:lang w:val="en-US"/>
              </w:rPr>
              <w:t>Elaborat</w:t>
            </w:r>
            <w:ins w:id="133" w:author="Kadir Dasan" w:date="2022-03-29T10:45:00Z">
              <w:r>
                <w:rPr>
                  <w:sz w:val="18"/>
                  <w:szCs w:val="18"/>
                  <w:lang w:val="en-US"/>
                </w:rPr>
                <w:t>ed</w:t>
              </w:r>
            </w:ins>
            <w:del w:id="134" w:author="Kadir Dasan" w:date="2022-03-29T10:45:00Z">
              <w:r w:rsidRPr="00AD22C4" w:rsidDel="00EC1E13">
                <w:rPr>
                  <w:sz w:val="18"/>
                  <w:szCs w:val="18"/>
                  <w:lang w:val="en-US"/>
                </w:rPr>
                <w:delText>ion</w:delText>
              </w:r>
              <w:r w:rsidDel="00EC1E13">
                <w:rPr>
                  <w:sz w:val="18"/>
                  <w:szCs w:val="18"/>
                  <w:lang w:val="en-US"/>
                </w:rPr>
                <w:delText xml:space="preserve"> </w:delText>
              </w:r>
              <w:r w:rsidRPr="00B92D99" w:rsidDel="00EC1E13">
                <w:rPr>
                  <w:sz w:val="18"/>
                  <w:szCs w:val="18"/>
                  <w:lang w:val="en-US"/>
                </w:rPr>
                <w:delText>of</w:delText>
              </w:r>
            </w:del>
            <w:r w:rsidRPr="00B92D99">
              <w:rPr>
                <w:sz w:val="18"/>
                <w:szCs w:val="18"/>
                <w:lang w:val="en-US"/>
              </w:rPr>
              <w:t xml:space="preserve"> a business case for the precise recording of </w:t>
            </w:r>
            <w:del w:id="135" w:author="Kadir Dasan" w:date="2022-03-29T10:39:00Z">
              <w:r w:rsidRPr="00B92D99" w:rsidDel="007E0C22">
                <w:rPr>
                  <w:sz w:val="18"/>
                  <w:szCs w:val="18"/>
                  <w:lang w:val="en-US"/>
                </w:rPr>
                <w:delText>individual</w:delText>
              </w:r>
              <w:r w:rsidDel="007E0C22">
                <w:rPr>
                  <w:sz w:val="18"/>
                  <w:szCs w:val="18"/>
                  <w:lang w:val="en-US"/>
                </w:rPr>
                <w:delText>s</w:delText>
              </w:r>
              <w:r w:rsidRPr="00B92D99" w:rsidDel="007E0C22">
                <w:rPr>
                  <w:sz w:val="18"/>
                  <w:szCs w:val="18"/>
                  <w:lang w:val="en-US"/>
                </w:rPr>
                <w:delText xml:space="preserve"> </w:delText>
              </w:r>
            </w:del>
            <w:ins w:id="136" w:author="Kadir Dasan" w:date="2022-03-29T10:39:00Z">
              <w:r>
                <w:rPr>
                  <w:sz w:val="18"/>
                  <w:szCs w:val="18"/>
                  <w:lang w:val="en-US"/>
                </w:rPr>
                <w:t>individuals’</w:t>
              </w:r>
              <w:r w:rsidRPr="00B92D99">
                <w:rPr>
                  <w:sz w:val="18"/>
                  <w:szCs w:val="18"/>
                  <w:lang w:val="en-US"/>
                </w:rPr>
                <w:t xml:space="preserve"> </w:t>
              </w:r>
            </w:ins>
            <w:r w:rsidRPr="00B92D99">
              <w:rPr>
                <w:sz w:val="18"/>
                <w:szCs w:val="18"/>
                <w:lang w:val="en-US"/>
              </w:rPr>
              <w:t xml:space="preserve">CO2 footprint </w:t>
            </w:r>
          </w:p>
          <w:p w14:paraId="736553A2" w14:textId="77777777" w:rsidR="00EC1E13" w:rsidRDefault="00EC1E13">
            <w:pPr>
              <w:pStyle w:val="Beschreibung"/>
              <w:numPr>
                <w:ilvl w:val="0"/>
                <w:numId w:val="24"/>
              </w:numPr>
              <w:rPr>
                <w:ins w:id="137" w:author="Kadir Dasan" w:date="2022-03-29T10:45:00Z"/>
                <w:sz w:val="18"/>
                <w:szCs w:val="18"/>
                <w:lang w:val="en-US"/>
              </w:rPr>
            </w:pPr>
          </w:p>
          <w:p w14:paraId="6515AF2E" w14:textId="3241D671" w:rsidR="00EC1E13" w:rsidRPr="00EC1E13" w:rsidRDefault="00EC1E13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en-US"/>
                <w:rPrChange w:id="138" w:author="Kadir Dasan" w:date="2022-03-29T10:45:00Z">
                  <w:rPr>
                    <w:i/>
                    <w:lang w:val="en-US"/>
                  </w:rPr>
                </w:rPrChange>
              </w:rPr>
              <w:pPrChange w:id="139" w:author="Kadir Dasan" w:date="2022-03-29T10:48:00Z">
                <w:pPr/>
              </w:pPrChange>
            </w:pPr>
            <w:r w:rsidRPr="00EC1E13">
              <w:rPr>
                <w:sz w:val="18"/>
                <w:szCs w:val="18"/>
                <w:lang w:val="en-US"/>
                <w:rPrChange w:id="140" w:author="Kadir Dasan" w:date="2022-03-29T10:45:00Z">
                  <w:rPr>
                    <w:lang w:val="en-US"/>
                  </w:rPr>
                </w:rPrChange>
              </w:rPr>
              <w:t>Develop</w:t>
            </w:r>
            <w:ins w:id="141" w:author="Kadir Dasan" w:date="2022-03-29T10:45:00Z">
              <w:r>
                <w:rPr>
                  <w:sz w:val="18"/>
                  <w:szCs w:val="18"/>
                  <w:lang w:val="en-US"/>
                </w:rPr>
                <w:t>ed</w:t>
              </w:r>
            </w:ins>
            <w:del w:id="142" w:author="Kadir Dasan" w:date="2022-03-29T10:45:00Z">
              <w:r w:rsidRPr="00EC1E13" w:rsidDel="00EC1E13">
                <w:rPr>
                  <w:sz w:val="18"/>
                  <w:szCs w:val="18"/>
                  <w:lang w:val="en-US"/>
                  <w:rPrChange w:id="143" w:author="Kadir Dasan" w:date="2022-03-29T10:45:00Z">
                    <w:rPr>
                      <w:lang w:val="en-US"/>
                    </w:rPr>
                  </w:rPrChange>
                </w:rPr>
                <w:delText>ment of</w:delText>
              </w:r>
            </w:del>
            <w:r w:rsidRPr="00EC1E13">
              <w:rPr>
                <w:sz w:val="18"/>
                <w:szCs w:val="18"/>
                <w:lang w:val="en-US"/>
                <w:rPrChange w:id="144" w:author="Kadir Dasan" w:date="2022-03-29T10:45:00Z">
                  <w:rPr>
                    <w:lang w:val="en-US"/>
                  </w:rPr>
                </w:rPrChange>
              </w:rPr>
              <w:t xml:space="preserve"> a pitch deck to attract venture capital funding in cooperation with a fintech start-up</w:t>
            </w:r>
          </w:p>
        </w:tc>
      </w:tr>
      <w:tr w:rsidR="00C438DD" w:rsidRPr="00774BF1" w14:paraId="3F5629D5" w14:textId="77777777" w:rsidTr="00EC1E13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145" w:author="Kadir Dasan" w:date="2022-03-29T10:48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340"/>
          <w:trPrChange w:id="146" w:author="Kadir Dasan" w:date="2022-03-29T10:48:00Z">
            <w:trPr>
              <w:trHeight w:val="136"/>
            </w:trPr>
          </w:trPrChange>
        </w:trPr>
        <w:tc>
          <w:tcPr>
            <w:tcW w:w="6946" w:type="dxa"/>
            <w:gridSpan w:val="8"/>
            <w:vAlign w:val="bottom"/>
            <w:tcPrChange w:id="147" w:author="Kadir Dasan" w:date="2022-03-29T10:48:00Z">
              <w:tcPr>
                <w:tcW w:w="6946" w:type="dxa"/>
                <w:gridSpan w:val="8"/>
                <w:vAlign w:val="bottom"/>
              </w:tcPr>
            </w:tcPrChange>
          </w:tcPr>
          <w:p w14:paraId="3E573BB4" w14:textId="77D429F2" w:rsidR="00C438DD" w:rsidRPr="00AD22C4" w:rsidRDefault="00FD6A03" w:rsidP="00F17825">
            <w:pPr>
              <w:pStyle w:val="Bullets"/>
              <w:numPr>
                <w:ilvl w:val="0"/>
                <w:numId w:val="0"/>
              </w:numPr>
              <w:rPr>
                <w:sz w:val="18"/>
                <w:szCs w:val="18"/>
                <w:lang w:val="en-US"/>
              </w:rPr>
            </w:pPr>
            <w:proofErr w:type="spellStart"/>
            <w:r w:rsidRPr="00FD6A03">
              <w:rPr>
                <w:rFonts w:cs="Times New Roman (Body CS)"/>
                <w:b/>
                <w:bCs/>
                <w:i w:val="0"/>
                <w:iCs w:val="0"/>
                <w:sz w:val="20"/>
                <w:szCs w:val="20"/>
              </w:rPr>
              <w:t>Volunteer</w:t>
            </w:r>
            <w:proofErr w:type="spellEnd"/>
            <w:r w:rsidRPr="00FD6A03">
              <w:rPr>
                <w:rFonts w:cs="Times New Roman (Body CS)"/>
                <w:b/>
                <w:bCs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="006F0597">
              <w:rPr>
                <w:rFonts w:cs="Times New Roman (Body CS)"/>
                <w:b/>
                <w:bCs/>
                <w:i w:val="0"/>
                <w:iCs w:val="0"/>
                <w:sz w:val="20"/>
                <w:szCs w:val="20"/>
              </w:rPr>
              <w:t>F</w:t>
            </w:r>
            <w:r w:rsidRPr="00FD6A03">
              <w:rPr>
                <w:rFonts w:cs="Times New Roman (Body CS)"/>
                <w:b/>
                <w:bCs/>
                <w:i w:val="0"/>
                <w:iCs w:val="0"/>
                <w:sz w:val="20"/>
                <w:szCs w:val="20"/>
              </w:rPr>
              <w:t>ire</w:t>
            </w:r>
            <w:proofErr w:type="spellEnd"/>
            <w:r w:rsidRPr="00FD6A03">
              <w:rPr>
                <w:rFonts w:cs="Times New Roman (Body CS)"/>
                <w:b/>
                <w:bCs/>
                <w:i w:val="0"/>
                <w:iCs w:val="0"/>
                <w:sz w:val="20"/>
                <w:szCs w:val="20"/>
              </w:rPr>
              <w:t xml:space="preserve"> </w:t>
            </w:r>
            <w:r w:rsidR="006F0597">
              <w:rPr>
                <w:rFonts w:cs="Times New Roman (Body CS)"/>
                <w:b/>
                <w:bCs/>
                <w:i w:val="0"/>
                <w:iCs w:val="0"/>
                <w:sz w:val="20"/>
                <w:szCs w:val="20"/>
              </w:rPr>
              <w:t>D</w:t>
            </w:r>
            <w:r w:rsidRPr="00FD6A03">
              <w:rPr>
                <w:rFonts w:cs="Times New Roman (Body CS)"/>
                <w:b/>
                <w:bCs/>
                <w:i w:val="0"/>
                <w:iCs w:val="0"/>
                <w:sz w:val="20"/>
                <w:szCs w:val="20"/>
              </w:rPr>
              <w:t>epartment</w:t>
            </w:r>
          </w:p>
        </w:tc>
        <w:tc>
          <w:tcPr>
            <w:tcW w:w="2121" w:type="dxa"/>
            <w:gridSpan w:val="2"/>
            <w:vAlign w:val="bottom"/>
            <w:tcPrChange w:id="148" w:author="Kadir Dasan" w:date="2022-03-29T10:48:00Z">
              <w:tcPr>
                <w:tcW w:w="2121" w:type="dxa"/>
                <w:gridSpan w:val="2"/>
                <w:vAlign w:val="bottom"/>
              </w:tcPr>
            </w:tcPrChange>
          </w:tcPr>
          <w:p w14:paraId="339A3E56" w14:textId="4E479DEF" w:rsidR="00C438DD" w:rsidRPr="00774BF1" w:rsidRDefault="00C438DD" w:rsidP="00C438DD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</w:pPr>
            <w:proofErr w:type="spellStart"/>
            <w:r w:rsidRPr="00CB0A41"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  <w:t>Kessin</w:t>
            </w:r>
            <w:proofErr w:type="spellEnd"/>
          </w:p>
        </w:tc>
      </w:tr>
      <w:tr w:rsidR="00C438DD" w:rsidRPr="00774BF1" w14:paraId="782367F9" w14:textId="77777777" w:rsidTr="004142A2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149" w:author="Kadir Dasan" w:date="2022-03-29T10:49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  <w:trPrChange w:id="150" w:author="Kadir Dasan" w:date="2022-03-29T10:49:00Z">
            <w:trPr>
              <w:trHeight w:val="136"/>
            </w:trPr>
          </w:trPrChange>
        </w:trPr>
        <w:tc>
          <w:tcPr>
            <w:tcW w:w="6946" w:type="dxa"/>
            <w:gridSpan w:val="8"/>
            <w:vAlign w:val="bottom"/>
            <w:tcPrChange w:id="151" w:author="Kadir Dasan" w:date="2022-03-29T10:49:00Z">
              <w:tcPr>
                <w:tcW w:w="6946" w:type="dxa"/>
                <w:gridSpan w:val="8"/>
              </w:tcPr>
            </w:tcPrChange>
          </w:tcPr>
          <w:p w14:paraId="661E5EAD" w14:textId="08EC6E52" w:rsidR="00C438DD" w:rsidRPr="00F17825" w:rsidRDefault="00CB0A41">
            <w:p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CB0A41">
              <w:rPr>
                <w:rFonts w:ascii="Georgia" w:hAnsi="Georgia"/>
                <w:i/>
                <w:iCs/>
                <w:sz w:val="18"/>
                <w:lang w:val="en-US"/>
              </w:rPr>
              <w:t xml:space="preserve">Group </w:t>
            </w:r>
            <w:ins w:id="152" w:author="Kadir Dasan" w:date="2022-03-29T10:45:00Z">
              <w:r w:rsidR="00EC1E13">
                <w:rPr>
                  <w:rFonts w:ascii="Georgia" w:hAnsi="Georgia"/>
                  <w:i/>
                  <w:iCs/>
                  <w:sz w:val="18"/>
                  <w:lang w:val="en-US"/>
                </w:rPr>
                <w:t>L</w:t>
              </w:r>
            </w:ins>
            <w:del w:id="153" w:author="Kadir Dasan" w:date="2022-03-29T10:45:00Z">
              <w:r w:rsidRPr="00CB0A41" w:rsidDel="00EC1E13">
                <w:rPr>
                  <w:rFonts w:ascii="Georgia" w:hAnsi="Georgia"/>
                  <w:i/>
                  <w:iCs/>
                  <w:sz w:val="18"/>
                  <w:lang w:val="en-US"/>
                </w:rPr>
                <w:delText>l</w:delText>
              </w:r>
            </w:del>
            <w:r w:rsidRPr="00CB0A41">
              <w:rPr>
                <w:rFonts w:ascii="Georgia" w:hAnsi="Georgia"/>
                <w:i/>
                <w:iCs/>
                <w:sz w:val="18"/>
                <w:lang w:val="en-US"/>
              </w:rPr>
              <w:t xml:space="preserve">eader of the </w:t>
            </w:r>
            <w:ins w:id="154" w:author="Kadir Dasan" w:date="2022-03-29T10:45:00Z">
              <w:r w:rsidR="00EC1E13">
                <w:rPr>
                  <w:rFonts w:ascii="Georgia" w:hAnsi="Georgia"/>
                  <w:i/>
                  <w:iCs/>
                  <w:sz w:val="18"/>
                  <w:lang w:val="en-US"/>
                </w:rPr>
                <w:t>Y</w:t>
              </w:r>
            </w:ins>
            <w:del w:id="155" w:author="Kadir Dasan" w:date="2022-03-29T10:45:00Z">
              <w:r w:rsidRPr="00CB0A41" w:rsidDel="00EC1E13">
                <w:rPr>
                  <w:rFonts w:ascii="Georgia" w:hAnsi="Georgia"/>
                  <w:i/>
                  <w:iCs/>
                  <w:sz w:val="18"/>
                  <w:lang w:val="en-US"/>
                </w:rPr>
                <w:delText>y</w:delText>
              </w:r>
            </w:del>
            <w:r w:rsidRPr="00CB0A41">
              <w:rPr>
                <w:rFonts w:ascii="Georgia" w:hAnsi="Georgia"/>
                <w:i/>
                <w:iCs/>
                <w:sz w:val="18"/>
                <w:lang w:val="en-US"/>
              </w:rPr>
              <w:t xml:space="preserve">outh </w:t>
            </w:r>
            <w:ins w:id="156" w:author="Kadir Dasan" w:date="2022-03-29T10:46:00Z">
              <w:r w:rsidR="00EC1E13">
                <w:rPr>
                  <w:rFonts w:ascii="Georgia" w:hAnsi="Georgia"/>
                  <w:i/>
                  <w:iCs/>
                  <w:sz w:val="18"/>
                  <w:lang w:val="en-US"/>
                </w:rPr>
                <w:t>F</w:t>
              </w:r>
            </w:ins>
            <w:del w:id="157" w:author="Kadir Dasan" w:date="2022-03-29T10:46:00Z">
              <w:r w:rsidRPr="00CB0A41" w:rsidDel="00EC1E13">
                <w:rPr>
                  <w:rFonts w:ascii="Georgia" w:hAnsi="Georgia"/>
                  <w:i/>
                  <w:iCs/>
                  <w:sz w:val="18"/>
                  <w:lang w:val="en-US"/>
                </w:rPr>
                <w:delText>f</w:delText>
              </w:r>
            </w:del>
            <w:r w:rsidRPr="00CB0A41">
              <w:rPr>
                <w:rFonts w:ascii="Georgia" w:hAnsi="Georgia"/>
                <w:i/>
                <w:iCs/>
                <w:sz w:val="18"/>
                <w:lang w:val="en-US"/>
              </w:rPr>
              <w:t xml:space="preserve">ire </w:t>
            </w:r>
            <w:ins w:id="158" w:author="Kadir Dasan" w:date="2022-03-29T10:46:00Z">
              <w:r w:rsidR="00EC1E13">
                <w:rPr>
                  <w:rFonts w:ascii="Georgia" w:hAnsi="Georgia"/>
                  <w:i/>
                  <w:iCs/>
                  <w:sz w:val="18"/>
                  <w:lang w:val="en-US"/>
                </w:rPr>
                <w:t>De</w:t>
              </w:r>
            </w:ins>
            <w:del w:id="159" w:author="Kadir Dasan" w:date="2022-03-29T10:46:00Z">
              <w:r w:rsidRPr="00CB0A41" w:rsidDel="00EC1E13">
                <w:rPr>
                  <w:rFonts w:ascii="Georgia" w:hAnsi="Georgia"/>
                  <w:i/>
                  <w:iCs/>
                  <w:sz w:val="18"/>
                  <w:lang w:val="en-US"/>
                </w:rPr>
                <w:delText>de</w:delText>
              </w:r>
            </w:del>
            <w:r w:rsidRPr="00CB0A41">
              <w:rPr>
                <w:rFonts w:ascii="Georgia" w:hAnsi="Georgia"/>
                <w:i/>
                <w:iCs/>
                <w:sz w:val="18"/>
                <w:lang w:val="en-US"/>
              </w:rPr>
              <w:t>partment</w:t>
            </w:r>
          </w:p>
        </w:tc>
        <w:tc>
          <w:tcPr>
            <w:tcW w:w="2121" w:type="dxa"/>
            <w:gridSpan w:val="2"/>
            <w:vAlign w:val="bottom"/>
            <w:tcPrChange w:id="160" w:author="Kadir Dasan" w:date="2022-03-29T10:49:00Z">
              <w:tcPr>
                <w:tcW w:w="2121" w:type="dxa"/>
                <w:gridSpan w:val="2"/>
              </w:tcPr>
            </w:tcPrChange>
          </w:tcPr>
          <w:p w14:paraId="3623027E" w14:textId="500C2ABA" w:rsidR="00C438DD" w:rsidRPr="00774BF1" w:rsidRDefault="00CB0A41">
            <w:pPr>
              <w:jc w:val="right"/>
              <w:rPr>
                <w:rFonts w:ascii="Georgia" w:hAnsi="Georgia" w:cs="Times New Roman (Body CS)"/>
                <w:sz w:val="18"/>
                <w:szCs w:val="18"/>
                <w:highlight w:val="yellow"/>
              </w:rPr>
            </w:pPr>
            <w:r w:rsidRPr="00CB0A41">
              <w:rPr>
                <w:rFonts w:ascii="Georgia" w:hAnsi="Georgia" w:cs="Times New Roman (Body CS)"/>
                <w:sz w:val="18"/>
                <w:szCs w:val="18"/>
              </w:rPr>
              <w:t>09</w:t>
            </w:r>
            <w:r w:rsidR="00C438DD" w:rsidRPr="00CB0A41">
              <w:rPr>
                <w:rFonts w:ascii="Georgia" w:hAnsi="Georgia" w:cs="Times New Roman (Body CS)"/>
                <w:sz w:val="18"/>
                <w:szCs w:val="18"/>
              </w:rPr>
              <w:t>/20</w:t>
            </w:r>
            <w:r w:rsidRPr="00CB0A41">
              <w:rPr>
                <w:rFonts w:ascii="Georgia" w:hAnsi="Georgia" w:cs="Times New Roman (Body CS)"/>
                <w:sz w:val="18"/>
                <w:szCs w:val="18"/>
              </w:rPr>
              <w:t>14</w:t>
            </w:r>
            <w:r w:rsidR="00C438DD" w:rsidRPr="00CB0A41">
              <w:rPr>
                <w:rFonts w:ascii="Georgia" w:hAnsi="Georgia" w:cs="Times New Roman (Body CS)"/>
                <w:sz w:val="18"/>
                <w:szCs w:val="18"/>
              </w:rPr>
              <w:t xml:space="preserve"> – 0</w:t>
            </w:r>
            <w:r w:rsidRPr="00CB0A41">
              <w:rPr>
                <w:rFonts w:ascii="Georgia" w:hAnsi="Georgia" w:cs="Times New Roman (Body CS)"/>
                <w:sz w:val="18"/>
                <w:szCs w:val="18"/>
              </w:rPr>
              <w:t>9</w:t>
            </w:r>
            <w:r w:rsidR="00C438DD" w:rsidRPr="00CB0A41">
              <w:rPr>
                <w:rFonts w:ascii="Georgia" w:hAnsi="Georgia" w:cs="Times New Roman (Body CS)"/>
                <w:sz w:val="18"/>
                <w:szCs w:val="18"/>
              </w:rPr>
              <w:t>/202</w:t>
            </w:r>
            <w:r w:rsidRPr="00CB0A41">
              <w:rPr>
                <w:rFonts w:ascii="Georgia" w:hAnsi="Georgia" w:cs="Times New Roman (Body CS)"/>
                <w:sz w:val="18"/>
                <w:szCs w:val="18"/>
              </w:rPr>
              <w:t>0</w:t>
            </w:r>
          </w:p>
        </w:tc>
      </w:tr>
      <w:tr w:rsidR="00EC1E13" w:rsidRPr="00A300AA" w14:paraId="77495E97" w14:textId="77777777" w:rsidTr="004C72C2">
        <w:trPr>
          <w:trHeight w:val="136"/>
        </w:trPr>
        <w:tc>
          <w:tcPr>
            <w:tcW w:w="9067" w:type="dxa"/>
            <w:gridSpan w:val="10"/>
          </w:tcPr>
          <w:p w14:paraId="4A6FDA1D" w14:textId="5ACDFFA2" w:rsidR="00EC1E13" w:rsidDel="00EC1E13" w:rsidRDefault="00EC1E13" w:rsidP="00C438DD">
            <w:pPr>
              <w:pStyle w:val="Beschreibung"/>
              <w:numPr>
                <w:ilvl w:val="0"/>
                <w:numId w:val="24"/>
              </w:numPr>
              <w:rPr>
                <w:del w:id="161" w:author="Kadir Dasan" w:date="2022-03-29T10:48:00Z"/>
                <w:sz w:val="18"/>
                <w:szCs w:val="18"/>
                <w:lang w:val="en-US"/>
              </w:rPr>
            </w:pPr>
            <w:r w:rsidRPr="00A276C6">
              <w:rPr>
                <w:sz w:val="18"/>
                <w:szCs w:val="18"/>
                <w:lang w:val="en-US"/>
              </w:rPr>
              <w:t>Le</w:t>
            </w:r>
            <w:ins w:id="162" w:author="Kadir Dasan" w:date="2022-03-29T10:46:00Z">
              <w:r>
                <w:rPr>
                  <w:sz w:val="18"/>
                  <w:szCs w:val="18"/>
                  <w:lang w:val="en-US"/>
                </w:rPr>
                <w:t>d</w:t>
              </w:r>
            </w:ins>
            <w:del w:id="163" w:author="Kadir Dasan" w:date="2022-03-29T10:46:00Z">
              <w:r w:rsidRPr="00A276C6" w:rsidDel="00EC1E13">
                <w:rPr>
                  <w:sz w:val="18"/>
                  <w:szCs w:val="18"/>
                  <w:lang w:val="en-US"/>
                </w:rPr>
                <w:delText>adership of</w:delText>
              </w:r>
            </w:del>
            <w:r w:rsidRPr="00A276C6">
              <w:rPr>
                <w:sz w:val="18"/>
                <w:szCs w:val="18"/>
                <w:lang w:val="en-US"/>
              </w:rPr>
              <w:t xml:space="preserve"> the squadron during exercises and competitions</w:t>
            </w:r>
          </w:p>
          <w:p w14:paraId="2BD4C471" w14:textId="77777777" w:rsidR="00EC1E13" w:rsidRPr="00A276C6" w:rsidRDefault="00EC1E13" w:rsidP="00A276C6">
            <w:pPr>
              <w:pStyle w:val="Beschreibung"/>
              <w:numPr>
                <w:ilvl w:val="0"/>
                <w:numId w:val="24"/>
              </w:numPr>
              <w:rPr>
                <w:ins w:id="164" w:author="Kadir Dasan" w:date="2022-03-29T10:48:00Z"/>
                <w:sz w:val="18"/>
                <w:szCs w:val="18"/>
                <w:lang w:val="en-US"/>
              </w:rPr>
            </w:pPr>
          </w:p>
          <w:p w14:paraId="7D606D2D" w14:textId="400F78C1" w:rsidR="00EC1E13" w:rsidRPr="00EC1E13" w:rsidRDefault="00EC1E13">
            <w:pPr>
              <w:pStyle w:val="Beschreibung"/>
              <w:numPr>
                <w:ilvl w:val="0"/>
                <w:numId w:val="24"/>
              </w:numPr>
              <w:rPr>
                <w:sz w:val="18"/>
                <w:szCs w:val="18"/>
                <w:lang w:val="en-US"/>
                <w:rPrChange w:id="165" w:author="Kadir Dasan" w:date="2022-03-29T10:48:00Z">
                  <w:rPr>
                    <w:i/>
                    <w:highlight w:val="yellow"/>
                    <w:lang w:val="en-US"/>
                  </w:rPr>
                </w:rPrChange>
              </w:rPr>
              <w:pPrChange w:id="166" w:author="Kadir Dasan" w:date="2022-03-29T10:48:00Z">
                <w:pPr/>
              </w:pPrChange>
            </w:pPr>
            <w:commentRangeStart w:id="167"/>
            <w:r w:rsidRPr="00EC1E13">
              <w:rPr>
                <w:sz w:val="18"/>
                <w:szCs w:val="18"/>
                <w:lang w:val="en-US"/>
                <w:rPrChange w:id="168" w:author="Kadir Dasan" w:date="2022-03-29T10:48:00Z">
                  <w:rPr>
                    <w:lang w:val="en-US"/>
                  </w:rPr>
                </w:rPrChange>
              </w:rPr>
              <w:t xml:space="preserve">Badge of the </w:t>
            </w:r>
            <w:proofErr w:type="spellStart"/>
            <w:r w:rsidRPr="00EC1E13">
              <w:rPr>
                <w:sz w:val="18"/>
                <w:szCs w:val="18"/>
                <w:lang w:val="en-US"/>
                <w:rPrChange w:id="169" w:author="Kadir Dasan" w:date="2022-03-29T10:48:00Z">
                  <w:rPr>
                    <w:lang w:val="en-US"/>
                  </w:rPr>
                </w:rPrChange>
              </w:rPr>
              <w:t>Leistungsspange</w:t>
            </w:r>
            <w:proofErr w:type="spellEnd"/>
            <w:r w:rsidRPr="00EC1E13">
              <w:rPr>
                <w:sz w:val="18"/>
                <w:szCs w:val="18"/>
                <w:lang w:val="en-US"/>
                <w:rPrChange w:id="170" w:author="Kadir Dasan" w:date="2022-03-29T10:48:00Z">
                  <w:rPr>
                    <w:lang w:val="en-US"/>
                  </w:rPr>
                </w:rPrChange>
              </w:rPr>
              <w:t xml:space="preserve"> (highest level)</w:t>
            </w:r>
            <w:commentRangeEnd w:id="167"/>
            <w:r w:rsidR="004142A2">
              <w:rPr>
                <w:rStyle w:val="Kommentarzeichen"/>
                <w:rFonts w:asciiTheme="minorHAnsi" w:hAnsiTheme="minorHAnsi"/>
              </w:rPr>
              <w:commentReference w:id="167"/>
            </w:r>
          </w:p>
        </w:tc>
      </w:tr>
      <w:tr w:rsidR="00C438DD" w:rsidRPr="00BC20CC" w14:paraId="305D7A3D" w14:textId="77777777" w:rsidTr="00EC1E13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171" w:author="Kadir Dasan" w:date="2022-03-29T10:48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340"/>
          <w:trPrChange w:id="172" w:author="Kadir Dasan" w:date="2022-03-29T10:48:00Z">
            <w:trPr>
              <w:trHeight w:val="136"/>
            </w:trPr>
          </w:trPrChange>
        </w:trPr>
        <w:tc>
          <w:tcPr>
            <w:tcW w:w="6946" w:type="dxa"/>
            <w:gridSpan w:val="8"/>
            <w:vAlign w:val="bottom"/>
            <w:tcPrChange w:id="173" w:author="Kadir Dasan" w:date="2022-03-29T10:48:00Z">
              <w:tcPr>
                <w:tcW w:w="6946" w:type="dxa"/>
                <w:gridSpan w:val="8"/>
                <w:vAlign w:val="bottom"/>
              </w:tcPr>
            </w:tcPrChange>
          </w:tcPr>
          <w:p w14:paraId="5EDFD361" w14:textId="2E9A5A58" w:rsidR="00C438DD" w:rsidRPr="00774BF1" w:rsidRDefault="00C438DD" w:rsidP="00F17825">
            <w:pPr>
              <w:pStyle w:val="Bullets"/>
              <w:numPr>
                <w:ilvl w:val="0"/>
                <w:numId w:val="0"/>
              </w:numPr>
              <w:rPr>
                <w:sz w:val="18"/>
                <w:szCs w:val="18"/>
                <w:highlight w:val="yellow"/>
                <w:lang w:val="en-US"/>
              </w:rPr>
            </w:pPr>
            <w:del w:id="174" w:author="Kadir Dasan" w:date="2022-03-29T10:51:00Z">
              <w:r w:rsidRPr="00F17825" w:rsidDel="004142A2">
                <w:rPr>
                  <w:rFonts w:cs="Times New Roman (Body CS)"/>
                  <w:b/>
                  <w:bCs/>
                  <w:i w:val="0"/>
                  <w:iCs w:val="0"/>
                  <w:sz w:val="20"/>
                  <w:szCs w:val="20"/>
                </w:rPr>
                <w:delText>Anne</w:delText>
              </w:r>
              <w:r w:rsidR="00075AA7" w:rsidDel="004142A2">
                <w:rPr>
                  <w:rFonts w:cs="Times New Roman (Body CS)"/>
                  <w:b/>
                  <w:bCs/>
                  <w:i w:val="0"/>
                  <w:iCs w:val="0"/>
                  <w:sz w:val="20"/>
                  <w:szCs w:val="20"/>
                </w:rPr>
                <w:delText xml:space="preserve"> </w:delText>
              </w:r>
              <w:r w:rsidRPr="00F17825" w:rsidDel="004142A2">
                <w:rPr>
                  <w:rFonts w:cs="Times New Roman (Body CS)"/>
                  <w:b/>
                  <w:bCs/>
                  <w:i w:val="0"/>
                  <w:iCs w:val="0"/>
                  <w:sz w:val="20"/>
                  <w:szCs w:val="20"/>
                </w:rPr>
                <w:delText>Frank</w:delText>
              </w:r>
              <w:r w:rsidR="00075AA7" w:rsidDel="004142A2">
                <w:rPr>
                  <w:rFonts w:cs="Times New Roman (Body CS)"/>
                  <w:b/>
                  <w:bCs/>
                  <w:i w:val="0"/>
                  <w:iCs w:val="0"/>
                  <w:sz w:val="20"/>
                  <w:szCs w:val="20"/>
                </w:rPr>
                <w:delText xml:space="preserve"> </w:delText>
              </w:r>
              <w:r w:rsidR="00E47A68" w:rsidDel="004142A2">
                <w:rPr>
                  <w:rFonts w:cs="Times New Roman (Body CS)"/>
                  <w:b/>
                  <w:bCs/>
                  <w:i w:val="0"/>
                  <w:iCs w:val="0"/>
                  <w:sz w:val="20"/>
                  <w:szCs w:val="20"/>
                </w:rPr>
                <w:delText>Zentrum</w:delText>
              </w:r>
            </w:del>
            <w:ins w:id="175" w:author="Kadir Dasan" w:date="2022-03-29T10:51:00Z">
              <w:r w:rsidR="004142A2" w:rsidRPr="00F17825">
                <w:rPr>
                  <w:rFonts w:cs="Times New Roman (Body CS)"/>
                  <w:b/>
                  <w:bCs/>
                  <w:i w:val="0"/>
                  <w:iCs w:val="0"/>
                  <w:sz w:val="20"/>
                  <w:szCs w:val="20"/>
                </w:rPr>
                <w:t>Anne</w:t>
              </w:r>
              <w:r w:rsidR="004142A2">
                <w:rPr>
                  <w:rFonts w:cs="Times New Roman (Body CS)"/>
                  <w:b/>
                  <w:bCs/>
                  <w:i w:val="0"/>
                  <w:iCs w:val="0"/>
                  <w:sz w:val="20"/>
                  <w:szCs w:val="20"/>
                </w:rPr>
                <w:t>-Frank-Zentrum</w:t>
              </w:r>
            </w:ins>
          </w:p>
        </w:tc>
        <w:tc>
          <w:tcPr>
            <w:tcW w:w="2121" w:type="dxa"/>
            <w:gridSpan w:val="2"/>
            <w:vAlign w:val="bottom"/>
            <w:tcPrChange w:id="176" w:author="Kadir Dasan" w:date="2022-03-29T10:48:00Z">
              <w:tcPr>
                <w:tcW w:w="2121" w:type="dxa"/>
                <w:gridSpan w:val="2"/>
                <w:vAlign w:val="bottom"/>
              </w:tcPr>
            </w:tcPrChange>
          </w:tcPr>
          <w:p w14:paraId="4BBD1863" w14:textId="24891A94" w:rsidR="00C438DD" w:rsidRPr="00774BF1" w:rsidRDefault="00C438DD" w:rsidP="00EC2AB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z w:val="18"/>
                <w:highlight w:val="yellow"/>
                <w:lang w:val="en-US"/>
              </w:rPr>
            </w:pPr>
            <w:r w:rsidRPr="00CB0A41">
              <w:rPr>
                <w:rFonts w:cs="Times New Roman (Body CS)"/>
                <w:b/>
                <w:bCs/>
                <w:i w:val="0"/>
                <w:iCs w:val="0"/>
                <w:sz w:val="18"/>
                <w:szCs w:val="18"/>
              </w:rPr>
              <w:t>Berlin</w:t>
            </w:r>
          </w:p>
        </w:tc>
      </w:tr>
      <w:tr w:rsidR="00CD1A1A" w:rsidRPr="00790E1C" w14:paraId="3039B421" w14:textId="77777777" w:rsidTr="004142A2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177" w:author="Kadir Dasan" w:date="2022-03-29T10:49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  <w:trPrChange w:id="178" w:author="Kadir Dasan" w:date="2022-03-29T10:49:00Z">
            <w:trPr>
              <w:trHeight w:val="193"/>
            </w:trPr>
          </w:trPrChange>
        </w:trPr>
        <w:tc>
          <w:tcPr>
            <w:tcW w:w="6804" w:type="dxa"/>
            <w:gridSpan w:val="7"/>
            <w:vAlign w:val="bottom"/>
            <w:tcPrChange w:id="179" w:author="Kadir Dasan" w:date="2022-03-29T10:49:00Z">
              <w:tcPr>
                <w:tcW w:w="6804" w:type="dxa"/>
                <w:gridSpan w:val="7"/>
              </w:tcPr>
            </w:tcPrChange>
          </w:tcPr>
          <w:p w14:paraId="41F3D2D8" w14:textId="71ED3031" w:rsidR="00CD1A1A" w:rsidRPr="0009395A" w:rsidRDefault="00CD1A1A">
            <w:pPr>
              <w:rPr>
                <w:sz w:val="18"/>
                <w:szCs w:val="18"/>
                <w:lang w:val="en-US"/>
              </w:rPr>
            </w:pPr>
            <w:r w:rsidRPr="00CB0A41">
              <w:rPr>
                <w:rFonts w:ascii="Georgia" w:hAnsi="Georgia"/>
                <w:i/>
                <w:iCs/>
                <w:sz w:val="18"/>
                <w:lang w:val="en-US"/>
              </w:rPr>
              <w:t>Anne Frank Ambassador</w:t>
            </w:r>
          </w:p>
        </w:tc>
        <w:tc>
          <w:tcPr>
            <w:tcW w:w="2263" w:type="dxa"/>
            <w:gridSpan w:val="3"/>
            <w:vAlign w:val="bottom"/>
            <w:tcPrChange w:id="180" w:author="Kadir Dasan" w:date="2022-03-29T10:49:00Z">
              <w:tcPr>
                <w:tcW w:w="2263" w:type="dxa"/>
                <w:gridSpan w:val="3"/>
              </w:tcPr>
            </w:tcPrChange>
          </w:tcPr>
          <w:p w14:paraId="5C5E7EF7" w14:textId="6B965D22" w:rsidR="00CD1A1A" w:rsidRPr="00790E1C" w:rsidRDefault="00CD1A1A">
            <w:pPr>
              <w:jc w:val="right"/>
              <w:rPr>
                <w:rFonts w:ascii="Georgia" w:hAnsi="Georgia" w:cs="Times New Roman (Body CS)"/>
                <w:sz w:val="18"/>
                <w:szCs w:val="18"/>
                <w:highlight w:val="yellow"/>
              </w:rPr>
            </w:pPr>
            <w:r w:rsidRPr="00790E1C">
              <w:rPr>
                <w:rFonts w:ascii="Georgia" w:hAnsi="Georgia" w:cs="Times New Roman (Body CS)"/>
                <w:sz w:val="18"/>
                <w:szCs w:val="18"/>
              </w:rPr>
              <w:t>10/2015 – 11/2015</w:t>
            </w:r>
          </w:p>
        </w:tc>
      </w:tr>
      <w:tr w:rsidR="006A06A3" w:rsidRPr="00A300AA" w14:paraId="6C124F1D" w14:textId="77777777" w:rsidTr="00EC1E13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181" w:author="Kadir Dasan" w:date="2022-03-29T10:48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20"/>
          <w:trPrChange w:id="182" w:author="Kadir Dasan" w:date="2022-03-29T10:48:00Z">
            <w:trPr>
              <w:trHeight w:val="193"/>
            </w:trPr>
          </w:trPrChange>
        </w:trPr>
        <w:tc>
          <w:tcPr>
            <w:tcW w:w="9067" w:type="dxa"/>
            <w:gridSpan w:val="10"/>
            <w:vAlign w:val="bottom"/>
            <w:tcPrChange w:id="183" w:author="Kadir Dasan" w:date="2022-03-29T10:48:00Z">
              <w:tcPr>
                <w:tcW w:w="9067" w:type="dxa"/>
                <w:gridSpan w:val="10"/>
              </w:tcPr>
            </w:tcPrChange>
          </w:tcPr>
          <w:p w14:paraId="3E3400DF" w14:textId="6D5168FD" w:rsidR="006A06A3" w:rsidRPr="006A06A3" w:rsidRDefault="006A06A3">
            <w:pPr>
              <w:pStyle w:val="Beschreibung"/>
              <w:numPr>
                <w:ilvl w:val="0"/>
                <w:numId w:val="24"/>
              </w:numPr>
              <w:rPr>
                <w:rFonts w:cs="Times New Roman (Body CS)"/>
                <w:sz w:val="18"/>
                <w:szCs w:val="18"/>
                <w:lang w:val="en-US"/>
              </w:rPr>
            </w:pPr>
            <w:r w:rsidRPr="006A06A3">
              <w:rPr>
                <w:sz w:val="18"/>
                <w:szCs w:val="18"/>
                <w:lang w:val="en-US"/>
              </w:rPr>
              <w:t xml:space="preserve">Guided tours through </w:t>
            </w:r>
            <w:ins w:id="184" w:author="Kadir Dasan" w:date="2022-03-29T10:39:00Z">
              <w:r w:rsidR="007E0C22">
                <w:rPr>
                  <w:sz w:val="18"/>
                  <w:szCs w:val="18"/>
                  <w:lang w:val="en-US"/>
                </w:rPr>
                <w:t xml:space="preserve">the </w:t>
              </w:r>
            </w:ins>
            <w:r w:rsidRPr="006A06A3">
              <w:rPr>
                <w:sz w:val="18"/>
                <w:szCs w:val="18"/>
                <w:lang w:val="en-US"/>
              </w:rPr>
              <w:t>exhibition; giving lectures</w:t>
            </w:r>
          </w:p>
        </w:tc>
      </w:tr>
      <w:tr w:rsidR="00CD1A1A" w:rsidRPr="00CD1A1A" w14:paraId="380B5108" w14:textId="77777777" w:rsidTr="006A06A3">
        <w:trPr>
          <w:trHeight w:val="454"/>
        </w:trPr>
        <w:tc>
          <w:tcPr>
            <w:tcW w:w="9067" w:type="dxa"/>
            <w:gridSpan w:val="10"/>
            <w:tcBorders>
              <w:bottom w:val="single" w:sz="4" w:space="0" w:color="auto"/>
            </w:tcBorders>
            <w:vAlign w:val="bottom"/>
          </w:tcPr>
          <w:p w14:paraId="3D27B9AF" w14:textId="1DB201AA" w:rsidR="00CD1A1A" w:rsidRPr="00CD1A1A" w:rsidRDefault="006A06A3" w:rsidP="00BE53F0">
            <w:pPr>
              <w:pStyle w:val="BERSCHRIFT"/>
              <w:rPr>
                <w:sz w:val="18"/>
                <w:szCs w:val="18"/>
                <w:lang w:val="en-US"/>
              </w:rPr>
            </w:pPr>
            <w:r>
              <w:rPr>
                <w:sz w:val="28"/>
              </w:rPr>
              <w:t>Skills &amp;</w:t>
            </w:r>
            <w:r w:rsidR="00217CA8"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Interests</w:t>
            </w:r>
            <w:proofErr w:type="spellEnd"/>
          </w:p>
        </w:tc>
      </w:tr>
      <w:tr w:rsidR="00776E5F" w:rsidRPr="00A300AA" w14:paraId="74384721" w14:textId="77777777" w:rsidTr="00B83643">
        <w:trPr>
          <w:trHeight w:val="340"/>
        </w:trPr>
        <w:tc>
          <w:tcPr>
            <w:tcW w:w="1985" w:type="dxa"/>
          </w:tcPr>
          <w:p w14:paraId="5B52D30F" w14:textId="4B90E41F" w:rsidR="00776E5F" w:rsidRDefault="00270E03" w:rsidP="00B83643">
            <w:pPr>
              <w:spacing w:before="120"/>
              <w:rPr>
                <w:rFonts w:ascii="Georgia" w:hAnsi="Georgia"/>
                <w:sz w:val="18"/>
              </w:rPr>
            </w:pPr>
            <w:proofErr w:type="spellStart"/>
            <w:r w:rsidRPr="00270E03">
              <w:rPr>
                <w:rFonts w:ascii="Georgia" w:hAnsi="Georgia"/>
                <w:sz w:val="18"/>
              </w:rPr>
              <w:t>Languages</w:t>
            </w:r>
            <w:proofErr w:type="spellEnd"/>
            <w:r w:rsidRPr="00270E03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9"/>
          </w:tcPr>
          <w:p w14:paraId="1377C11E" w14:textId="69257D44" w:rsidR="00776E5F" w:rsidRPr="005716D4" w:rsidRDefault="00776E5F" w:rsidP="00B83643">
            <w:pPr>
              <w:spacing w:before="120"/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E11511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E11511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(native speaker)</w:t>
            </w:r>
            <w:r w:rsidRPr="00E11511">
              <w:rPr>
                <w:rFonts w:ascii="Georgia" w:hAnsi="Georgia" w:cs="Georgia"/>
                <w:color w:val="000000"/>
                <w:sz w:val="18"/>
                <w:lang w:val="en-US"/>
              </w:rPr>
              <w:t>, English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(</w:t>
            </w:r>
            <w:r w:rsidRPr="00631D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B2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)</w:t>
            </w:r>
          </w:p>
        </w:tc>
      </w:tr>
      <w:tr w:rsidR="00776E5F" w:rsidRPr="00E11511" w14:paraId="2B257790" w14:textId="77777777" w:rsidTr="00B83643">
        <w:trPr>
          <w:trHeight w:val="340"/>
        </w:trPr>
        <w:tc>
          <w:tcPr>
            <w:tcW w:w="1985" w:type="dxa"/>
          </w:tcPr>
          <w:p w14:paraId="15B2C431" w14:textId="244050A1" w:rsidR="00776E5F" w:rsidRPr="009D7C49" w:rsidRDefault="00776E5F" w:rsidP="00B83643">
            <w:pPr>
              <w:spacing w:before="120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Technical:</w:t>
            </w:r>
          </w:p>
        </w:tc>
        <w:tc>
          <w:tcPr>
            <w:tcW w:w="7082" w:type="dxa"/>
            <w:gridSpan w:val="9"/>
          </w:tcPr>
          <w:p w14:paraId="061D3FCE" w14:textId="14B4BB64" w:rsidR="00776E5F" w:rsidRPr="00E11511" w:rsidRDefault="00776E5F" w:rsidP="00B83643">
            <w:pPr>
              <w:spacing w:before="120"/>
              <w:rPr>
                <w:rFonts w:ascii="Georgia" w:hAnsi="Georgia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776E5F" w:rsidRPr="00A300AA" w14:paraId="45706C3F" w14:textId="77777777" w:rsidTr="004142A2">
        <w:tblPrEx>
          <w:tblW w:w="90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28" w:type="dxa"/>
          </w:tblCellMar>
          <w:tblPrExChange w:id="185" w:author="Kadir Dasan" w:date="2022-03-29T10:52:00Z">
            <w:tblPrEx>
              <w:tblW w:w="90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28" w:type="dxa"/>
              </w:tblCellMar>
            </w:tblPrEx>
          </w:tblPrExChange>
        </w:tblPrEx>
        <w:trPr>
          <w:trHeight w:val="567"/>
          <w:trPrChange w:id="186" w:author="Kadir Dasan" w:date="2022-03-29T10:52:00Z">
            <w:trPr>
              <w:trHeight w:val="561"/>
            </w:trPr>
          </w:trPrChange>
        </w:trPr>
        <w:tc>
          <w:tcPr>
            <w:tcW w:w="1985" w:type="dxa"/>
            <w:vAlign w:val="bottom"/>
            <w:tcPrChange w:id="187" w:author="Kadir Dasan" w:date="2022-03-29T10:52:00Z">
              <w:tcPr>
                <w:tcW w:w="1985" w:type="dxa"/>
              </w:tcPr>
            </w:tcPrChange>
          </w:tcPr>
          <w:p w14:paraId="57688BDA" w14:textId="7952A9AC" w:rsidR="00776E5F" w:rsidRPr="009D7C49" w:rsidRDefault="00776E5F">
            <w:pPr>
              <w:spacing w:before="120"/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Interests</w:t>
            </w:r>
            <w:proofErr w:type="spellEnd"/>
            <w:r w:rsidRPr="009D7C49">
              <w:rPr>
                <w:rFonts w:ascii="Georgia" w:hAnsi="Georgia"/>
                <w:sz w:val="18"/>
              </w:rPr>
              <w:t xml:space="preserve">: </w:t>
            </w:r>
            <w:ins w:id="188" w:author="Kadir Dasan" w:date="2022-03-29T10:48:00Z">
              <w:r w:rsidR="004142A2">
                <w:rPr>
                  <w:rFonts w:ascii="Georgia" w:hAnsi="Georgia"/>
                  <w:sz w:val="18"/>
                </w:rPr>
                <w:br/>
              </w:r>
            </w:ins>
          </w:p>
        </w:tc>
        <w:tc>
          <w:tcPr>
            <w:tcW w:w="7082" w:type="dxa"/>
            <w:gridSpan w:val="9"/>
            <w:vAlign w:val="bottom"/>
            <w:tcPrChange w:id="189" w:author="Kadir Dasan" w:date="2022-03-29T10:52:00Z">
              <w:tcPr>
                <w:tcW w:w="7082" w:type="dxa"/>
                <w:gridSpan w:val="9"/>
              </w:tcPr>
            </w:tcPrChange>
          </w:tcPr>
          <w:p w14:paraId="60CA2168" w14:textId="410EEFD1" w:rsidR="00776E5F" w:rsidRPr="00665BF3" w:rsidRDefault="00776E5F">
            <w:pPr>
              <w:spacing w:before="120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D54CA8">
              <w:rPr>
                <w:rFonts w:ascii="Georgia" w:hAnsi="Georgia"/>
                <w:color w:val="000000"/>
                <w:sz w:val="18"/>
                <w:lang w:val="en-US"/>
              </w:rPr>
              <w:t>Financial markets (</w:t>
            </w:r>
            <w:r w:rsidRPr="001B4227">
              <w:rPr>
                <w:rFonts w:ascii="Georgia" w:hAnsi="Georgia"/>
                <w:i/>
                <w:iCs/>
                <w:color w:val="000000"/>
                <w:sz w:val="18"/>
                <w:lang w:val="en-US"/>
              </w:rPr>
              <w:t>own portfolio</w:t>
            </w:r>
            <w:r w:rsidRPr="00D54CA8">
              <w:rPr>
                <w:rFonts w:ascii="Georgia" w:hAnsi="Georgia"/>
                <w:color w:val="000000"/>
                <w:sz w:val="18"/>
                <w:lang w:val="en-US"/>
              </w:rPr>
              <w:t>), sports (</w:t>
            </w:r>
            <w:r w:rsidRPr="001B4227">
              <w:rPr>
                <w:rFonts w:ascii="Georgia" w:hAnsi="Georgia"/>
                <w:i/>
                <w:iCs/>
                <w:color w:val="000000"/>
                <w:sz w:val="18"/>
                <w:lang w:val="en-US"/>
              </w:rPr>
              <w:t>jogging; PADI Open Water Diver</w:t>
            </w:r>
            <w:r w:rsidRPr="00D54CA8">
              <w:rPr>
                <w:rFonts w:ascii="Georgia" w:hAnsi="Georgia"/>
                <w:color w:val="000000"/>
                <w:sz w:val="18"/>
                <w:lang w:val="en-US"/>
              </w:rPr>
              <w:t>), playing music (</w:t>
            </w:r>
            <w:r w:rsidRPr="001B4227">
              <w:rPr>
                <w:rFonts w:ascii="Georgia" w:hAnsi="Georgia"/>
                <w:i/>
                <w:iCs/>
                <w:color w:val="000000"/>
                <w:sz w:val="18"/>
                <w:lang w:val="en-US"/>
              </w:rPr>
              <w:t>piano and trumpet</w:t>
            </w:r>
            <w:r w:rsidRPr="00D54CA8">
              <w:rPr>
                <w:rFonts w:ascii="Georgia" w:hAnsi="Georgia"/>
                <w:color w:val="000000"/>
                <w:sz w:val="18"/>
                <w:lang w:val="en-US"/>
              </w:rPr>
              <w:t>)</w:t>
            </w:r>
          </w:p>
        </w:tc>
      </w:tr>
    </w:tbl>
    <w:p w14:paraId="0747D2BF" w14:textId="69F47280" w:rsidR="00723643" w:rsidRPr="00180599" w:rsidRDefault="00723643">
      <w:pPr>
        <w:rPr>
          <w:sz w:val="18"/>
          <w:lang w:val="en-US"/>
        </w:rPr>
      </w:pPr>
    </w:p>
    <w:sectPr w:rsidR="00723643" w:rsidRPr="00180599" w:rsidSect="004142A2">
      <w:footerReference w:type="even" r:id="rId12"/>
      <w:pgSz w:w="11906" w:h="16838"/>
      <w:pgMar w:top="1134" w:right="1418" w:bottom="340" w:left="1418" w:header="709" w:footer="709" w:gutter="0"/>
      <w:cols w:space="708"/>
      <w:docGrid w:linePitch="360"/>
      <w:sectPrChange w:id="190" w:author="Kadir Dasan" w:date="2022-03-29T10:51:00Z">
        <w:sectPr w:rsidR="00723643" w:rsidRPr="00180599" w:rsidSect="004142A2">
          <w:pgMar w:top="1021" w:right="1418" w:bottom="340" w:left="1418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4" w:author="Kadir Dasan" w:date="2022-03-29T10:51:00Z" w:initials="KD">
    <w:p w14:paraId="09C1E373" w14:textId="77777777" w:rsidR="004142A2" w:rsidRDefault="004142A2" w:rsidP="00A251CF">
      <w:pPr>
        <w:pStyle w:val="Kommentartext"/>
      </w:pPr>
      <w:r>
        <w:rPr>
          <w:rStyle w:val="Kommentarzeichen"/>
        </w:rPr>
        <w:annotationRef/>
      </w:r>
      <w:r>
        <w:t xml:space="preserve">Trag hier lieber ein, für welche Stufen </w:t>
      </w:r>
    </w:p>
  </w:comment>
  <w:comment w:id="99" w:author="David Döbele" w:date="2022-03-29T14:54:00Z" w:initials="DD">
    <w:p w14:paraId="121F70F6" w14:textId="77777777" w:rsidR="00A300AA" w:rsidRDefault="00A300AA" w:rsidP="00B344A3">
      <w:r>
        <w:rPr>
          <w:rStyle w:val="Kommentarzeichen"/>
        </w:rPr>
        <w:annotationRef/>
      </w:r>
      <w:r>
        <w:rPr>
          <w:sz w:val="20"/>
          <w:szCs w:val="20"/>
        </w:rPr>
        <w:t>Gib mal hier noch beispiel transactionen an, die du gecovered hast.</w:t>
      </w:r>
    </w:p>
  </w:comment>
  <w:comment w:id="167" w:author="Kadir Dasan" w:date="2022-03-29T10:52:00Z" w:initials="KD">
    <w:p w14:paraId="24BB0C95" w14:textId="5B3D4E07" w:rsidR="004142A2" w:rsidRDefault="004142A2" w:rsidP="00300C34">
      <w:pPr>
        <w:pStyle w:val="Kommentartext"/>
      </w:pPr>
      <w:r>
        <w:rPr>
          <w:rStyle w:val="Kommentarzeichen"/>
        </w:rPr>
        <w:annotationRef/>
      </w:r>
      <w:r>
        <w:t>Wurdest du mit diesem Badge ausgezeichnet? Falls ja, bitte ergänzen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9C1E373" w15:done="0"/>
  <w15:commentEx w15:paraId="121F70F6" w15:done="0"/>
  <w15:commentEx w15:paraId="24BB0C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ED6326" w16cex:dateUtc="2022-03-29T08:51:00Z"/>
  <w16cex:commentExtensible w16cex:durableId="25ED9C3F" w16cex:dateUtc="2022-03-29T12:54:00Z"/>
  <w16cex:commentExtensible w16cex:durableId="25ED6370" w16cex:dateUtc="2022-03-29T08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9C1E373" w16cid:durableId="25ED6326"/>
  <w16cid:commentId w16cid:paraId="121F70F6" w16cid:durableId="25ED9C3F"/>
  <w16cid:commentId w16cid:paraId="24BB0C95" w16cid:durableId="25ED637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2B087" w14:textId="77777777" w:rsidR="00CD47F9" w:rsidRDefault="00CD47F9" w:rsidP="00BE053D">
      <w:pPr>
        <w:spacing w:after="0" w:line="240" w:lineRule="auto"/>
      </w:pPr>
      <w:r>
        <w:separator/>
      </w:r>
    </w:p>
  </w:endnote>
  <w:endnote w:type="continuationSeparator" w:id="0">
    <w:p w14:paraId="123A0E0D" w14:textId="77777777" w:rsidR="00CD47F9" w:rsidRDefault="00CD47F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00997" w14:textId="77777777" w:rsidR="00CD47F9" w:rsidRDefault="00CD47F9" w:rsidP="00BE053D">
      <w:pPr>
        <w:spacing w:after="0" w:line="240" w:lineRule="auto"/>
      </w:pPr>
      <w:r>
        <w:separator/>
      </w:r>
    </w:p>
  </w:footnote>
  <w:footnote w:type="continuationSeparator" w:id="0">
    <w:p w14:paraId="475E4A1D" w14:textId="77777777" w:rsidR="00CD47F9" w:rsidRDefault="00CD47F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407E2E"/>
    <w:multiLevelType w:val="multilevel"/>
    <w:tmpl w:val="FABE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4D3AC1"/>
    <w:multiLevelType w:val="hybridMultilevel"/>
    <w:tmpl w:val="8EC0DF2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1E38D5"/>
    <w:multiLevelType w:val="hybridMultilevel"/>
    <w:tmpl w:val="392E24B4"/>
    <w:lvl w:ilvl="0" w:tplc="60D8B8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E064A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1B8552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37E434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3CBE72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1EF02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248FF6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266ED2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0106AA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96FCAA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270D7A"/>
    <w:multiLevelType w:val="hybridMultilevel"/>
    <w:tmpl w:val="4FA60A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0FC8F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461EEA"/>
    <w:multiLevelType w:val="multilevel"/>
    <w:tmpl w:val="6646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20"/>
  </w:num>
  <w:num w:numId="3">
    <w:abstractNumId w:val="22"/>
  </w:num>
  <w:num w:numId="4">
    <w:abstractNumId w:val="0"/>
  </w:num>
  <w:num w:numId="5">
    <w:abstractNumId w:val="1"/>
  </w:num>
  <w:num w:numId="6">
    <w:abstractNumId w:val="2"/>
  </w:num>
  <w:num w:numId="7">
    <w:abstractNumId w:val="16"/>
  </w:num>
  <w:num w:numId="8">
    <w:abstractNumId w:val="26"/>
  </w:num>
  <w:num w:numId="9">
    <w:abstractNumId w:val="15"/>
  </w:num>
  <w:num w:numId="10">
    <w:abstractNumId w:val="27"/>
  </w:num>
  <w:num w:numId="11">
    <w:abstractNumId w:val="6"/>
  </w:num>
  <w:num w:numId="12">
    <w:abstractNumId w:val="7"/>
  </w:num>
  <w:num w:numId="13">
    <w:abstractNumId w:val="10"/>
  </w:num>
  <w:num w:numId="14">
    <w:abstractNumId w:val="11"/>
  </w:num>
  <w:num w:numId="15">
    <w:abstractNumId w:val="25"/>
  </w:num>
  <w:num w:numId="16">
    <w:abstractNumId w:val="5"/>
  </w:num>
  <w:num w:numId="17">
    <w:abstractNumId w:val="19"/>
  </w:num>
  <w:num w:numId="18">
    <w:abstractNumId w:val="3"/>
  </w:num>
  <w:num w:numId="19">
    <w:abstractNumId w:val="21"/>
  </w:num>
  <w:num w:numId="20">
    <w:abstractNumId w:val="13"/>
  </w:num>
  <w:num w:numId="21">
    <w:abstractNumId w:val="14"/>
  </w:num>
  <w:num w:numId="22">
    <w:abstractNumId w:val="18"/>
  </w:num>
  <w:num w:numId="23">
    <w:abstractNumId w:val="8"/>
  </w:num>
  <w:num w:numId="24">
    <w:abstractNumId w:val="24"/>
  </w:num>
  <w:num w:numId="25">
    <w:abstractNumId w:val="23"/>
  </w:num>
  <w:num w:numId="26">
    <w:abstractNumId w:val="22"/>
  </w:num>
  <w:num w:numId="27">
    <w:abstractNumId w:val="22"/>
  </w:num>
  <w:num w:numId="28">
    <w:abstractNumId w:val="22"/>
  </w:num>
  <w:num w:numId="29">
    <w:abstractNumId w:val="22"/>
  </w:num>
  <w:num w:numId="30">
    <w:abstractNumId w:val="22"/>
  </w:num>
  <w:num w:numId="31">
    <w:abstractNumId w:val="22"/>
  </w:num>
  <w:num w:numId="32">
    <w:abstractNumId w:val="22"/>
  </w:num>
  <w:num w:numId="33">
    <w:abstractNumId w:val="22"/>
  </w:num>
  <w:num w:numId="34">
    <w:abstractNumId w:val="22"/>
  </w:num>
  <w:num w:numId="35">
    <w:abstractNumId w:val="22"/>
  </w:num>
  <w:num w:numId="36">
    <w:abstractNumId w:val="22"/>
  </w:num>
  <w:num w:numId="37">
    <w:abstractNumId w:val="22"/>
  </w:num>
  <w:num w:numId="38">
    <w:abstractNumId w:val="22"/>
  </w:num>
  <w:num w:numId="39">
    <w:abstractNumId w:val="22"/>
  </w:num>
  <w:num w:numId="40">
    <w:abstractNumId w:val="28"/>
  </w:num>
  <w:num w:numId="41">
    <w:abstractNumId w:val="4"/>
  </w:num>
  <w:num w:numId="42">
    <w:abstractNumId w:val="22"/>
  </w:num>
  <w:num w:numId="43">
    <w:abstractNumId w:val="22"/>
  </w:num>
  <w:num w:numId="44">
    <w:abstractNumId w:val="12"/>
  </w:num>
  <w:num w:numId="45">
    <w:abstractNumId w:val="22"/>
  </w:num>
  <w:num w:numId="46">
    <w:abstractNumId w:val="22"/>
  </w:num>
  <w:num w:numId="47">
    <w:abstractNumId w:val="9"/>
  </w:num>
  <w:num w:numId="48">
    <w:abstractNumId w:val="22"/>
  </w:num>
  <w:num w:numId="49">
    <w:abstractNumId w:val="22"/>
  </w:num>
  <w:num w:numId="50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dir Dasan">
    <w15:presenceInfo w15:providerId="None" w15:userId="Kadir Dasan"/>
  </w15:person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activeWritingStyle w:appName="MSWord" w:lang="de-DE" w:vendorID="64" w:dllVersion="0" w:nlCheck="1" w:checkStyle="0"/>
  <w:activeWritingStyle w:appName="MSWord" w:lang="en-US" w:vendorID="64" w:dllVersion="0" w:nlCheck="1" w:checkStyle="0"/>
  <w:activeWritingStyle w:appName="MSWord" w:lang="de-AT" w:vendorID="64" w:dllVersion="0" w:nlCheck="1" w:checkStyle="0"/>
  <w:activeWritingStyle w:appName="MSWord" w:lang="en-GB" w:vendorID="64" w:dllVersion="0" w:nlCheck="1" w:checkStyle="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6E0"/>
    <w:rsid w:val="00015310"/>
    <w:rsid w:val="00026B22"/>
    <w:rsid w:val="00026E05"/>
    <w:rsid w:val="00052807"/>
    <w:rsid w:val="00061D33"/>
    <w:rsid w:val="00064643"/>
    <w:rsid w:val="00067BCD"/>
    <w:rsid w:val="00075AA7"/>
    <w:rsid w:val="00087747"/>
    <w:rsid w:val="000908B6"/>
    <w:rsid w:val="0009128B"/>
    <w:rsid w:val="00092A2C"/>
    <w:rsid w:val="0009395A"/>
    <w:rsid w:val="000A1FDA"/>
    <w:rsid w:val="000B63E2"/>
    <w:rsid w:val="000B6548"/>
    <w:rsid w:val="000C1870"/>
    <w:rsid w:val="000D671A"/>
    <w:rsid w:val="00103EC5"/>
    <w:rsid w:val="00105C18"/>
    <w:rsid w:val="00116C6E"/>
    <w:rsid w:val="00120212"/>
    <w:rsid w:val="00125CA6"/>
    <w:rsid w:val="001301EE"/>
    <w:rsid w:val="00137A44"/>
    <w:rsid w:val="00156FC9"/>
    <w:rsid w:val="00162A5A"/>
    <w:rsid w:val="00172867"/>
    <w:rsid w:val="001756C7"/>
    <w:rsid w:val="00175B6D"/>
    <w:rsid w:val="00180599"/>
    <w:rsid w:val="001901ED"/>
    <w:rsid w:val="0019483A"/>
    <w:rsid w:val="001A46BF"/>
    <w:rsid w:val="001A481B"/>
    <w:rsid w:val="001B0186"/>
    <w:rsid w:val="001B2E6D"/>
    <w:rsid w:val="001B4227"/>
    <w:rsid w:val="001B62CA"/>
    <w:rsid w:val="001C3CA2"/>
    <w:rsid w:val="001D4DCD"/>
    <w:rsid w:val="001E2783"/>
    <w:rsid w:val="001F3E79"/>
    <w:rsid w:val="001F4175"/>
    <w:rsid w:val="001F48FA"/>
    <w:rsid w:val="00210F01"/>
    <w:rsid w:val="00211ACA"/>
    <w:rsid w:val="00217CA8"/>
    <w:rsid w:val="00223A4D"/>
    <w:rsid w:val="00232CB5"/>
    <w:rsid w:val="00234A7E"/>
    <w:rsid w:val="00240A39"/>
    <w:rsid w:val="0024373D"/>
    <w:rsid w:val="00247179"/>
    <w:rsid w:val="002508C2"/>
    <w:rsid w:val="00262CEE"/>
    <w:rsid w:val="00267252"/>
    <w:rsid w:val="00270E03"/>
    <w:rsid w:val="00282DB0"/>
    <w:rsid w:val="002A099D"/>
    <w:rsid w:val="002A7228"/>
    <w:rsid w:val="002B2091"/>
    <w:rsid w:val="002B479C"/>
    <w:rsid w:val="002C10AB"/>
    <w:rsid w:val="002C6972"/>
    <w:rsid w:val="002D2B32"/>
    <w:rsid w:val="002D4516"/>
    <w:rsid w:val="002E7EA2"/>
    <w:rsid w:val="002F46AD"/>
    <w:rsid w:val="002F6DB0"/>
    <w:rsid w:val="003101F0"/>
    <w:rsid w:val="00311E16"/>
    <w:rsid w:val="00314B7A"/>
    <w:rsid w:val="00322D8A"/>
    <w:rsid w:val="00324BC5"/>
    <w:rsid w:val="00340BAB"/>
    <w:rsid w:val="003418E0"/>
    <w:rsid w:val="00344265"/>
    <w:rsid w:val="00347F8D"/>
    <w:rsid w:val="00354F27"/>
    <w:rsid w:val="003649AD"/>
    <w:rsid w:val="00371C88"/>
    <w:rsid w:val="00372F7B"/>
    <w:rsid w:val="003733E5"/>
    <w:rsid w:val="00383156"/>
    <w:rsid w:val="00390EA6"/>
    <w:rsid w:val="00395643"/>
    <w:rsid w:val="003E27C3"/>
    <w:rsid w:val="003F3E3F"/>
    <w:rsid w:val="004067B8"/>
    <w:rsid w:val="004142A2"/>
    <w:rsid w:val="004151FE"/>
    <w:rsid w:val="004154BE"/>
    <w:rsid w:val="0042013D"/>
    <w:rsid w:val="00422F83"/>
    <w:rsid w:val="00426D7E"/>
    <w:rsid w:val="0043245A"/>
    <w:rsid w:val="0043430C"/>
    <w:rsid w:val="00435E6D"/>
    <w:rsid w:val="00443668"/>
    <w:rsid w:val="00446583"/>
    <w:rsid w:val="0045370D"/>
    <w:rsid w:val="00456B0D"/>
    <w:rsid w:val="00476AF8"/>
    <w:rsid w:val="00482939"/>
    <w:rsid w:val="004842C1"/>
    <w:rsid w:val="00484FD7"/>
    <w:rsid w:val="00491ACF"/>
    <w:rsid w:val="004929FB"/>
    <w:rsid w:val="004A54BA"/>
    <w:rsid w:val="004B2406"/>
    <w:rsid w:val="004B6A5E"/>
    <w:rsid w:val="004D47D1"/>
    <w:rsid w:val="004E595E"/>
    <w:rsid w:val="004F4A2F"/>
    <w:rsid w:val="00507EA7"/>
    <w:rsid w:val="00526089"/>
    <w:rsid w:val="00526304"/>
    <w:rsid w:val="00527A28"/>
    <w:rsid w:val="00527DCA"/>
    <w:rsid w:val="0054379A"/>
    <w:rsid w:val="005579FB"/>
    <w:rsid w:val="00571156"/>
    <w:rsid w:val="005716D4"/>
    <w:rsid w:val="00571B60"/>
    <w:rsid w:val="00585A4D"/>
    <w:rsid w:val="00585DE8"/>
    <w:rsid w:val="005B4D4E"/>
    <w:rsid w:val="005C3094"/>
    <w:rsid w:val="005D2E00"/>
    <w:rsid w:val="005D6329"/>
    <w:rsid w:val="005D6FB9"/>
    <w:rsid w:val="005E57F6"/>
    <w:rsid w:val="006058D8"/>
    <w:rsid w:val="00607C94"/>
    <w:rsid w:val="00610200"/>
    <w:rsid w:val="00615656"/>
    <w:rsid w:val="00623699"/>
    <w:rsid w:val="00631DD4"/>
    <w:rsid w:val="00632D5A"/>
    <w:rsid w:val="00635515"/>
    <w:rsid w:val="006472F1"/>
    <w:rsid w:val="006516A4"/>
    <w:rsid w:val="006546FD"/>
    <w:rsid w:val="00657ECA"/>
    <w:rsid w:val="006615B0"/>
    <w:rsid w:val="00665BF3"/>
    <w:rsid w:val="0067122E"/>
    <w:rsid w:val="006732D6"/>
    <w:rsid w:val="00693E09"/>
    <w:rsid w:val="006A06A3"/>
    <w:rsid w:val="006A2DE9"/>
    <w:rsid w:val="006A7230"/>
    <w:rsid w:val="006B4E32"/>
    <w:rsid w:val="006B5377"/>
    <w:rsid w:val="006B72C7"/>
    <w:rsid w:val="006B7F78"/>
    <w:rsid w:val="006C2252"/>
    <w:rsid w:val="006C229F"/>
    <w:rsid w:val="006D7F7F"/>
    <w:rsid w:val="006E2C9C"/>
    <w:rsid w:val="006E40EF"/>
    <w:rsid w:val="006F0039"/>
    <w:rsid w:val="006F0597"/>
    <w:rsid w:val="006F3E3D"/>
    <w:rsid w:val="00711CEF"/>
    <w:rsid w:val="00713992"/>
    <w:rsid w:val="00720320"/>
    <w:rsid w:val="00723643"/>
    <w:rsid w:val="00725D3C"/>
    <w:rsid w:val="00732289"/>
    <w:rsid w:val="00733DA1"/>
    <w:rsid w:val="00737822"/>
    <w:rsid w:val="0074111D"/>
    <w:rsid w:val="00744D27"/>
    <w:rsid w:val="00753D4A"/>
    <w:rsid w:val="00756912"/>
    <w:rsid w:val="00761609"/>
    <w:rsid w:val="00763DCE"/>
    <w:rsid w:val="00774BF1"/>
    <w:rsid w:val="00776C46"/>
    <w:rsid w:val="00776E5F"/>
    <w:rsid w:val="0078260B"/>
    <w:rsid w:val="007838D1"/>
    <w:rsid w:val="00785254"/>
    <w:rsid w:val="00785853"/>
    <w:rsid w:val="007873E2"/>
    <w:rsid w:val="00790E1C"/>
    <w:rsid w:val="007966F0"/>
    <w:rsid w:val="00797BFC"/>
    <w:rsid w:val="007A67AE"/>
    <w:rsid w:val="007A720F"/>
    <w:rsid w:val="007C6A3C"/>
    <w:rsid w:val="007D4BEE"/>
    <w:rsid w:val="007D5BE9"/>
    <w:rsid w:val="007E0C22"/>
    <w:rsid w:val="008023AA"/>
    <w:rsid w:val="0080318B"/>
    <w:rsid w:val="00803814"/>
    <w:rsid w:val="008050E4"/>
    <w:rsid w:val="008145D3"/>
    <w:rsid w:val="0082257D"/>
    <w:rsid w:val="00853438"/>
    <w:rsid w:val="00865202"/>
    <w:rsid w:val="00866846"/>
    <w:rsid w:val="00870B63"/>
    <w:rsid w:val="00875DA9"/>
    <w:rsid w:val="00895E38"/>
    <w:rsid w:val="008A782B"/>
    <w:rsid w:val="008B0FC0"/>
    <w:rsid w:val="008B1AD9"/>
    <w:rsid w:val="008B4DFF"/>
    <w:rsid w:val="008B5D8A"/>
    <w:rsid w:val="008C429A"/>
    <w:rsid w:val="008D41E5"/>
    <w:rsid w:val="008E15AB"/>
    <w:rsid w:val="008E1F3D"/>
    <w:rsid w:val="008E57A3"/>
    <w:rsid w:val="008E7054"/>
    <w:rsid w:val="008F57C4"/>
    <w:rsid w:val="00900537"/>
    <w:rsid w:val="009053D7"/>
    <w:rsid w:val="0091331D"/>
    <w:rsid w:val="0093223C"/>
    <w:rsid w:val="00934058"/>
    <w:rsid w:val="00941A87"/>
    <w:rsid w:val="009452E7"/>
    <w:rsid w:val="009501C2"/>
    <w:rsid w:val="009668B9"/>
    <w:rsid w:val="00976577"/>
    <w:rsid w:val="00983496"/>
    <w:rsid w:val="00996356"/>
    <w:rsid w:val="00997D9A"/>
    <w:rsid w:val="009B28A6"/>
    <w:rsid w:val="009B43A0"/>
    <w:rsid w:val="009C3769"/>
    <w:rsid w:val="009C4001"/>
    <w:rsid w:val="009D1546"/>
    <w:rsid w:val="009D7C49"/>
    <w:rsid w:val="009E21A2"/>
    <w:rsid w:val="009E7297"/>
    <w:rsid w:val="00A0196D"/>
    <w:rsid w:val="00A0257D"/>
    <w:rsid w:val="00A04453"/>
    <w:rsid w:val="00A07A4F"/>
    <w:rsid w:val="00A12EDC"/>
    <w:rsid w:val="00A26D0D"/>
    <w:rsid w:val="00A276C6"/>
    <w:rsid w:val="00A300AA"/>
    <w:rsid w:val="00A329E2"/>
    <w:rsid w:val="00A33BDE"/>
    <w:rsid w:val="00A34885"/>
    <w:rsid w:val="00A43BC1"/>
    <w:rsid w:val="00A51F8A"/>
    <w:rsid w:val="00A55CF1"/>
    <w:rsid w:val="00A63B85"/>
    <w:rsid w:val="00A64D2B"/>
    <w:rsid w:val="00A65831"/>
    <w:rsid w:val="00A74225"/>
    <w:rsid w:val="00A936D5"/>
    <w:rsid w:val="00AA1EB0"/>
    <w:rsid w:val="00AA2DA3"/>
    <w:rsid w:val="00AA5A9C"/>
    <w:rsid w:val="00AB016A"/>
    <w:rsid w:val="00AB2A5A"/>
    <w:rsid w:val="00AD22C4"/>
    <w:rsid w:val="00AD28F8"/>
    <w:rsid w:val="00B0230B"/>
    <w:rsid w:val="00B14856"/>
    <w:rsid w:val="00B17D95"/>
    <w:rsid w:val="00B23509"/>
    <w:rsid w:val="00B33793"/>
    <w:rsid w:val="00B359DB"/>
    <w:rsid w:val="00B3632B"/>
    <w:rsid w:val="00B409D8"/>
    <w:rsid w:val="00B5178D"/>
    <w:rsid w:val="00B52FED"/>
    <w:rsid w:val="00B54535"/>
    <w:rsid w:val="00B67F1F"/>
    <w:rsid w:val="00B701D7"/>
    <w:rsid w:val="00B83643"/>
    <w:rsid w:val="00B90595"/>
    <w:rsid w:val="00B92D99"/>
    <w:rsid w:val="00BA215A"/>
    <w:rsid w:val="00BB1BC1"/>
    <w:rsid w:val="00BB327F"/>
    <w:rsid w:val="00BB5F09"/>
    <w:rsid w:val="00BC0D9F"/>
    <w:rsid w:val="00BC20CC"/>
    <w:rsid w:val="00BC6295"/>
    <w:rsid w:val="00BD777F"/>
    <w:rsid w:val="00BE053D"/>
    <w:rsid w:val="00BE53F0"/>
    <w:rsid w:val="00BE77B9"/>
    <w:rsid w:val="00BF1A7A"/>
    <w:rsid w:val="00BF1FA3"/>
    <w:rsid w:val="00C00974"/>
    <w:rsid w:val="00C018E4"/>
    <w:rsid w:val="00C066FA"/>
    <w:rsid w:val="00C231A9"/>
    <w:rsid w:val="00C25387"/>
    <w:rsid w:val="00C434A6"/>
    <w:rsid w:val="00C438DD"/>
    <w:rsid w:val="00C47DFB"/>
    <w:rsid w:val="00C54BE3"/>
    <w:rsid w:val="00C57F80"/>
    <w:rsid w:val="00C768ED"/>
    <w:rsid w:val="00C82A8F"/>
    <w:rsid w:val="00C916C2"/>
    <w:rsid w:val="00CB0A41"/>
    <w:rsid w:val="00CB7B08"/>
    <w:rsid w:val="00CC7F56"/>
    <w:rsid w:val="00CD1A1A"/>
    <w:rsid w:val="00CD1B12"/>
    <w:rsid w:val="00CD3D57"/>
    <w:rsid w:val="00CD47F9"/>
    <w:rsid w:val="00CD55DC"/>
    <w:rsid w:val="00CE1BBC"/>
    <w:rsid w:val="00CE2595"/>
    <w:rsid w:val="00CE28CC"/>
    <w:rsid w:val="00CE72FC"/>
    <w:rsid w:val="00CF31EE"/>
    <w:rsid w:val="00CF68A2"/>
    <w:rsid w:val="00D1282E"/>
    <w:rsid w:val="00D1492F"/>
    <w:rsid w:val="00D17B69"/>
    <w:rsid w:val="00D3003C"/>
    <w:rsid w:val="00D331F4"/>
    <w:rsid w:val="00D35567"/>
    <w:rsid w:val="00D43BE3"/>
    <w:rsid w:val="00D470E4"/>
    <w:rsid w:val="00D52142"/>
    <w:rsid w:val="00D5280E"/>
    <w:rsid w:val="00D54CA8"/>
    <w:rsid w:val="00D56DA3"/>
    <w:rsid w:val="00D56FEB"/>
    <w:rsid w:val="00D61F14"/>
    <w:rsid w:val="00D63A8B"/>
    <w:rsid w:val="00D80D6B"/>
    <w:rsid w:val="00D86373"/>
    <w:rsid w:val="00D90665"/>
    <w:rsid w:val="00D90950"/>
    <w:rsid w:val="00D95E3B"/>
    <w:rsid w:val="00DA6651"/>
    <w:rsid w:val="00DA69DF"/>
    <w:rsid w:val="00DB33F8"/>
    <w:rsid w:val="00DD38E2"/>
    <w:rsid w:val="00DE2646"/>
    <w:rsid w:val="00DE6C2E"/>
    <w:rsid w:val="00DF5BB9"/>
    <w:rsid w:val="00E11511"/>
    <w:rsid w:val="00E13110"/>
    <w:rsid w:val="00E158C5"/>
    <w:rsid w:val="00E24DF1"/>
    <w:rsid w:val="00E329B9"/>
    <w:rsid w:val="00E41714"/>
    <w:rsid w:val="00E431ED"/>
    <w:rsid w:val="00E47A68"/>
    <w:rsid w:val="00E606A8"/>
    <w:rsid w:val="00E64FF5"/>
    <w:rsid w:val="00E907EC"/>
    <w:rsid w:val="00EA5421"/>
    <w:rsid w:val="00EB1EE6"/>
    <w:rsid w:val="00EB34FC"/>
    <w:rsid w:val="00EB4D04"/>
    <w:rsid w:val="00EB5816"/>
    <w:rsid w:val="00EC1E13"/>
    <w:rsid w:val="00EC2061"/>
    <w:rsid w:val="00EC2AB1"/>
    <w:rsid w:val="00EC6415"/>
    <w:rsid w:val="00ED0EA9"/>
    <w:rsid w:val="00EF77DF"/>
    <w:rsid w:val="00F11BEF"/>
    <w:rsid w:val="00F16578"/>
    <w:rsid w:val="00F17825"/>
    <w:rsid w:val="00F23670"/>
    <w:rsid w:val="00F258E7"/>
    <w:rsid w:val="00F31B84"/>
    <w:rsid w:val="00F44C5B"/>
    <w:rsid w:val="00F45EAB"/>
    <w:rsid w:val="00F631EC"/>
    <w:rsid w:val="00F64C22"/>
    <w:rsid w:val="00F64FA7"/>
    <w:rsid w:val="00F74D19"/>
    <w:rsid w:val="00F80053"/>
    <w:rsid w:val="00FA02C7"/>
    <w:rsid w:val="00FA4186"/>
    <w:rsid w:val="00FB4851"/>
    <w:rsid w:val="00FC0531"/>
    <w:rsid w:val="00FC13F0"/>
    <w:rsid w:val="00FD0FB7"/>
    <w:rsid w:val="00FD6A03"/>
    <w:rsid w:val="00FE79A2"/>
    <w:rsid w:val="00FF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066E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066E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0066E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066E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066E0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438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438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6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10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7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9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E87C8961-0272-4DB8-B3D6-0690F6C3F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2288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9</cp:revision>
  <dcterms:created xsi:type="dcterms:W3CDTF">2021-10-25T16:43:00Z</dcterms:created>
  <dcterms:modified xsi:type="dcterms:W3CDTF">2022-03-29T12:55:00Z</dcterms:modified>
</cp:coreProperties>
</file>