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542B1" w14:textId="77777777" w:rsidR="00CB2F19" w:rsidRPr="00153835" w:rsidRDefault="00B9404A">
      <w:pPr>
        <w:spacing w:after="0" w:line="240" w:lineRule="auto"/>
        <w:jc w:val="right"/>
        <w:rPr>
          <w:rFonts w:ascii="Times New Roman" w:eastAsia="Georgia" w:hAnsi="Times New Roman" w:cs="Times New Roman"/>
        </w:rPr>
      </w:pPr>
      <w:commentRangeStart w:id="0"/>
      <w:r w:rsidRPr="00153835">
        <w:rPr>
          <w:rFonts w:ascii="Times New Roman" w:eastAsia="Georgia" w:hAnsi="Times New Roman" w:cs="Times New Roman"/>
        </w:rPr>
        <w:t xml:space="preserve">Chiara Cigdem </w:t>
      </w:r>
      <w:commentRangeEnd w:id="0"/>
      <w:r w:rsidR="00E42D7B" w:rsidRPr="00153835">
        <w:rPr>
          <w:rStyle w:val="CommentReference"/>
          <w:rFonts w:asciiTheme="minorHAnsi" w:eastAsiaTheme="minorHAnsi" w:hAnsiTheme="minorHAnsi" w:cstheme="minorBidi"/>
          <w:sz w:val="22"/>
          <w:szCs w:val="22"/>
          <w:lang w:eastAsia="en-US"/>
        </w:rPr>
        <w:commentReference w:id="0"/>
      </w:r>
    </w:p>
    <w:p w14:paraId="01B542B2" w14:textId="77777777" w:rsidR="00CB2F19" w:rsidRPr="00153835" w:rsidRDefault="00B9404A">
      <w:pPr>
        <w:spacing w:after="0" w:line="240" w:lineRule="auto"/>
        <w:jc w:val="right"/>
        <w:rPr>
          <w:rFonts w:ascii="Times New Roman" w:eastAsia="Georgia" w:hAnsi="Times New Roman" w:cs="Times New Roman"/>
        </w:rPr>
      </w:pPr>
      <w:r w:rsidRPr="00153835">
        <w:rPr>
          <w:rFonts w:ascii="Times New Roman" w:eastAsia="Georgia" w:hAnsi="Times New Roman" w:cs="Times New Roman"/>
        </w:rPr>
        <w:t xml:space="preserve">Walter-Hesselbach-Straße 54 </w:t>
      </w:r>
    </w:p>
    <w:p w14:paraId="01B542B3" w14:textId="77777777" w:rsidR="00CB2F19" w:rsidRPr="00153835" w:rsidRDefault="00B9404A">
      <w:pPr>
        <w:spacing w:after="0" w:line="240" w:lineRule="auto"/>
        <w:jc w:val="right"/>
        <w:rPr>
          <w:rFonts w:ascii="Times New Roman" w:eastAsia="Georgia" w:hAnsi="Times New Roman" w:cs="Times New Roman"/>
        </w:rPr>
      </w:pPr>
      <w:r w:rsidRPr="00153835">
        <w:rPr>
          <w:rFonts w:ascii="Times New Roman" w:eastAsia="Georgia" w:hAnsi="Times New Roman" w:cs="Times New Roman"/>
        </w:rPr>
        <w:t xml:space="preserve">60389 Frankfurt am Main </w:t>
      </w:r>
    </w:p>
    <w:p w14:paraId="01B542B4" w14:textId="77777777" w:rsidR="00CB2F19" w:rsidRPr="00153835" w:rsidRDefault="00B9404A">
      <w:pPr>
        <w:spacing w:after="0" w:line="240" w:lineRule="auto"/>
        <w:jc w:val="right"/>
        <w:rPr>
          <w:rFonts w:ascii="Times New Roman" w:eastAsia="Georgia" w:hAnsi="Times New Roman" w:cs="Times New Roman"/>
        </w:rPr>
      </w:pPr>
      <w:r w:rsidRPr="00153835">
        <w:rPr>
          <w:rFonts w:ascii="Times New Roman" w:eastAsia="Georgia" w:hAnsi="Times New Roman" w:cs="Times New Roman"/>
        </w:rPr>
        <w:t>chiara.cigdem@icloud.com</w:t>
      </w:r>
    </w:p>
    <w:p w14:paraId="01B542B5" w14:textId="77777777" w:rsidR="00CB2F19" w:rsidRPr="00153835" w:rsidRDefault="00B9404A">
      <w:pPr>
        <w:spacing w:after="0"/>
        <w:jc w:val="right"/>
        <w:rPr>
          <w:rFonts w:ascii="Times New Roman" w:eastAsia="Georgia" w:hAnsi="Times New Roman" w:cs="Times New Roman"/>
          <w:color w:val="000000"/>
        </w:rPr>
      </w:pPr>
      <w:r w:rsidRPr="00153835">
        <w:rPr>
          <w:rFonts w:ascii="Times New Roman" w:eastAsia="Georgia" w:hAnsi="Times New Roman" w:cs="Times New Roman"/>
          <w:color w:val="000000"/>
        </w:rPr>
        <w:t xml:space="preserve">+49 </w:t>
      </w:r>
      <w:r w:rsidRPr="00153835">
        <w:rPr>
          <w:rFonts w:ascii="Times New Roman" w:eastAsia="Georgia" w:hAnsi="Times New Roman" w:cs="Times New Roman"/>
        </w:rPr>
        <w:t>151 5090 0304</w:t>
      </w:r>
    </w:p>
    <w:p w14:paraId="01B542B6" w14:textId="508307B7" w:rsidR="00CB2F19" w:rsidRPr="00153835" w:rsidRDefault="2AE95AEF">
      <w:pPr>
        <w:spacing w:after="0"/>
        <w:rPr>
          <w:rFonts w:ascii="Times New Roman" w:eastAsia="Georgia" w:hAnsi="Times New Roman" w:cs="Times New Roman"/>
        </w:rPr>
      </w:pPr>
      <w:r w:rsidRPr="00153835">
        <w:rPr>
          <w:rFonts w:ascii="Times New Roman" w:eastAsia="Georgia" w:hAnsi="Times New Roman" w:cs="Times New Roman"/>
        </w:rPr>
        <w:t>Tilburg, N</w:t>
      </w:r>
      <w:ins w:id="1" w:author="Emmanuel Klement" w:date="2023-11-28T20:03:00Z">
        <w:r w:rsidRPr="00153835">
          <w:rPr>
            <w:rFonts w:ascii="Times New Roman" w:eastAsia="Georgia" w:hAnsi="Times New Roman" w:cs="Times New Roman"/>
          </w:rPr>
          <w:t>L</w:t>
        </w:r>
      </w:ins>
      <w:del w:id="2" w:author="Emmanuel Klement" w:date="2023-11-28T20:03:00Z">
        <w:r w:rsidR="003E2034" w:rsidRPr="00153835" w:rsidDel="2AE95AEF">
          <w:rPr>
            <w:rFonts w:ascii="Times New Roman" w:eastAsia="Georgia" w:hAnsi="Times New Roman" w:cs="Times New Roman"/>
          </w:rPr>
          <w:delText>l</w:delText>
        </w:r>
      </w:del>
      <w:r w:rsidRPr="00153835">
        <w:rPr>
          <w:rFonts w:ascii="Times New Roman" w:eastAsia="Georgia" w:hAnsi="Times New Roman" w:cs="Times New Roman"/>
        </w:rPr>
        <w:t>, 02.01.2024</w:t>
      </w:r>
    </w:p>
    <w:p w14:paraId="01B542B7" w14:textId="77777777" w:rsidR="00CB2F19" w:rsidRPr="00153835" w:rsidRDefault="00CB2F19" w:rsidP="00AD00FE">
      <w:pPr>
        <w:pBdr>
          <w:bottom w:val="single" w:sz="8" w:space="0" w:color="000000"/>
        </w:pBdr>
        <w:spacing w:after="0"/>
        <w:rPr>
          <w:rFonts w:ascii="Times New Roman" w:eastAsia="Georgia" w:hAnsi="Times New Roman" w:cs="Times New Roman"/>
        </w:rPr>
      </w:pPr>
    </w:p>
    <w:p w14:paraId="01B542B8" w14:textId="77777777" w:rsidR="00CB2F19" w:rsidRPr="00153835" w:rsidRDefault="00CB2F19">
      <w:pPr>
        <w:spacing w:after="0"/>
        <w:rPr>
          <w:rFonts w:ascii="Times New Roman" w:eastAsia="Georgia" w:hAnsi="Times New Roman" w:cs="Times New Roman"/>
        </w:rPr>
      </w:pPr>
    </w:p>
    <w:p w14:paraId="01B542BA" w14:textId="23571BF8" w:rsidR="00CB2F19" w:rsidRPr="00153835" w:rsidRDefault="2AE95AEF" w:rsidP="2AE95AEF">
      <w:pPr>
        <w:spacing w:after="0"/>
        <w:jc w:val="both"/>
        <w:rPr>
          <w:rFonts w:ascii="Times New Roman" w:eastAsia="Georgia" w:hAnsi="Times New Roman" w:cs="Times New Roman"/>
          <w:b/>
          <w:bCs/>
        </w:rPr>
      </w:pPr>
      <w:r w:rsidRPr="00153835">
        <w:rPr>
          <w:rFonts w:ascii="Times New Roman" w:hAnsi="Times New Roman" w:cs="Times New Roman"/>
          <w:b/>
          <w:bCs/>
        </w:rPr>
        <w:t>Bewerbung um ein Praktikum im Investment Banking bei der Mayland AG</w:t>
      </w:r>
    </w:p>
    <w:p w14:paraId="01B542BB" w14:textId="77777777" w:rsidR="00CB2F19" w:rsidRPr="00153835" w:rsidRDefault="00CB2F19" w:rsidP="00FB1933">
      <w:pPr>
        <w:spacing w:after="0"/>
        <w:jc w:val="both"/>
        <w:rPr>
          <w:rFonts w:ascii="Times New Roman" w:eastAsia="Georgia" w:hAnsi="Times New Roman" w:cs="Times New Roman"/>
          <w:b/>
        </w:rPr>
      </w:pPr>
    </w:p>
    <w:p w14:paraId="0ABF3950" w14:textId="77777777" w:rsidR="00FE5817" w:rsidRPr="00153835" w:rsidRDefault="00FE5817" w:rsidP="00FB1933">
      <w:pPr>
        <w:spacing w:after="0"/>
        <w:jc w:val="both"/>
        <w:rPr>
          <w:rFonts w:ascii="Times New Roman" w:hAnsi="Times New Roman" w:cs="Times New Roman"/>
        </w:rPr>
      </w:pPr>
      <w:r w:rsidRPr="00153835">
        <w:rPr>
          <w:rFonts w:ascii="Times New Roman" w:hAnsi="Times New Roman" w:cs="Times New Roman"/>
        </w:rPr>
        <w:t>Sehr geehrte Damen und Herren,</w:t>
      </w:r>
    </w:p>
    <w:p w14:paraId="65066131" w14:textId="77777777" w:rsidR="00FE5817" w:rsidRPr="00153835" w:rsidRDefault="00FE5817" w:rsidP="00FB1933">
      <w:pPr>
        <w:spacing w:after="0"/>
        <w:jc w:val="both"/>
        <w:rPr>
          <w:rFonts w:ascii="Times New Roman" w:hAnsi="Times New Roman" w:cs="Times New Roman"/>
        </w:rPr>
      </w:pPr>
    </w:p>
    <w:p w14:paraId="40CB784E" w14:textId="594D2490" w:rsidR="00FE5817" w:rsidRPr="00153835" w:rsidRDefault="2AE95AEF" w:rsidP="2AE95AEF">
      <w:pPr>
        <w:spacing w:after="0"/>
        <w:jc w:val="both"/>
        <w:rPr>
          <w:rFonts w:ascii="Times New Roman" w:hAnsi="Times New Roman" w:cs="Times New Roman"/>
        </w:rPr>
      </w:pPr>
      <w:r w:rsidRPr="00153835">
        <w:rPr>
          <w:rFonts w:ascii="Times New Roman" w:hAnsi="Times New Roman" w:cs="Times New Roman"/>
          <w:color w:val="000000" w:themeColor="text1"/>
          <w:rPrChange w:id="3" w:author="Emmanuel Klement" w:date="2023-12-08T12:09:00Z">
            <w:rPr>
              <w:rFonts w:ascii="Times New Roman" w:hAnsi="Times New Roman" w:cs="Times New Roman"/>
              <w:sz w:val="20"/>
              <w:szCs w:val="20"/>
            </w:rPr>
          </w:rPrChange>
        </w:rPr>
        <w:t xml:space="preserve">schon während meiner Schulzeit </w:t>
      </w:r>
      <w:r w:rsidRPr="00153835">
        <w:rPr>
          <w:rFonts w:ascii="Times New Roman" w:hAnsi="Times New Roman" w:cs="Times New Roman"/>
          <w:color w:val="000000" w:themeColor="text1"/>
        </w:rPr>
        <w:t xml:space="preserve">habe ich </w:t>
      </w:r>
      <w:r w:rsidRPr="00153835">
        <w:rPr>
          <w:rFonts w:ascii="Times New Roman" w:hAnsi="Times New Roman" w:cs="Times New Roman"/>
          <w:color w:val="000000" w:themeColor="text1"/>
          <w:rPrChange w:id="4" w:author="Emmanuel Klement" w:date="2023-12-08T12:09:00Z">
            <w:rPr>
              <w:rFonts w:ascii="Times New Roman" w:hAnsi="Times New Roman" w:cs="Times New Roman"/>
              <w:sz w:val="20"/>
              <w:szCs w:val="20"/>
            </w:rPr>
          </w:rPrChange>
        </w:rPr>
        <w:t>ein starkes Interesse an wirtschaftlichen Themen</w:t>
      </w:r>
      <w:r w:rsidRPr="00153835">
        <w:rPr>
          <w:rFonts w:ascii="Times New Roman" w:hAnsi="Times New Roman" w:cs="Times New Roman"/>
          <w:color w:val="000000" w:themeColor="text1"/>
        </w:rPr>
        <w:t xml:space="preserve"> entwickelt, insbesondere am Aktienmarkt. </w:t>
      </w:r>
      <w:r w:rsidRPr="00153835">
        <w:rPr>
          <w:rFonts w:ascii="Times New Roman" w:hAnsi="Times New Roman" w:cs="Times New Roman"/>
        </w:rPr>
        <w:t xml:space="preserve">Folgerichtig habe ich angefangen, mir im Alter von </w:t>
      </w:r>
      <w:r w:rsidR="00AA19CB" w:rsidRPr="00153835">
        <w:rPr>
          <w:rFonts w:ascii="Times New Roman" w:hAnsi="Times New Roman" w:cs="Times New Roman"/>
        </w:rPr>
        <w:t>15</w:t>
      </w:r>
      <w:r w:rsidRPr="00153835">
        <w:rPr>
          <w:rFonts w:ascii="Times New Roman" w:hAnsi="Times New Roman" w:cs="Times New Roman"/>
        </w:rPr>
        <w:t xml:space="preserve"> ein kleines Portfolio aufzubauen und dieses auch recht erfolgreich gemanagt. Die “richtigen” Firmen zu identifizieren und die Märkte und Branchen zu analysieren, hat mir dabei sehr viel Spaß gemacht. In intensiven Gesprächen mit einem befreundeten Hedgefonds-Manager aus New Jersey und auch durch dezidierte Fortbildungen</w:t>
      </w:r>
      <w:r w:rsidRPr="00153835">
        <w:rPr>
          <w:rFonts w:ascii="Times New Roman" w:hAnsi="Times New Roman" w:cs="Times New Roman"/>
          <w:color w:val="FF0000"/>
        </w:rPr>
        <w:t xml:space="preserve"> </w:t>
      </w:r>
      <w:r w:rsidRPr="00153835">
        <w:rPr>
          <w:rFonts w:ascii="Times New Roman" w:hAnsi="Times New Roman" w:cs="Times New Roman"/>
        </w:rPr>
        <w:t>habe ich festgestellt, dass mich eine Tätigkeit im Investment Banking sehr reizt. Besonders faszinieren mich der wert</w:t>
      </w:r>
      <w:del w:id="5" w:author="David Döbele" w:date="2023-11-28T19:38:00Z">
        <w:r w:rsidR="00FE5817" w:rsidRPr="00153835" w:rsidDel="2AE95AEF">
          <w:rPr>
            <w:rFonts w:ascii="Times New Roman" w:hAnsi="Times New Roman" w:cs="Times New Roman"/>
          </w:rPr>
          <w:delText xml:space="preserve"> </w:delText>
        </w:r>
      </w:del>
      <w:r w:rsidRPr="00153835">
        <w:rPr>
          <w:rFonts w:ascii="Times New Roman" w:hAnsi="Times New Roman" w:cs="Times New Roman"/>
        </w:rPr>
        <w:t>generierende Aspekt bei Mergers and Acquisitions und der Einfluss, den meine Beteiligung an bedeutsamen Transaktionen, auf Unternehmen sowie deren Mitarbeiter haben kann. Genau das sehe ich bei der Mayland AG gegeben, weshalb ich Ihr Team gerne ab dem 1.</w:t>
      </w:r>
      <w:del w:id="6" w:author="Emmanuel Klement" w:date="2023-12-26T17:17:00Z">
        <w:r w:rsidR="00FE5817" w:rsidRPr="00153835" w:rsidDel="2AE95AEF">
          <w:rPr>
            <w:rFonts w:ascii="Times New Roman" w:hAnsi="Times New Roman" w:cs="Times New Roman"/>
          </w:rPr>
          <w:delText>9</w:delText>
        </w:r>
      </w:del>
      <w:ins w:id="7" w:author="Emmanuel Klement" w:date="2023-12-26T17:17:00Z">
        <w:r w:rsidRPr="00153835">
          <w:rPr>
            <w:rFonts w:ascii="Times New Roman" w:hAnsi="Times New Roman" w:cs="Times New Roman"/>
          </w:rPr>
          <w:t>8</w:t>
        </w:r>
      </w:ins>
      <w:r w:rsidRPr="00153835">
        <w:rPr>
          <w:rFonts w:ascii="Times New Roman" w:hAnsi="Times New Roman" w:cs="Times New Roman"/>
        </w:rPr>
        <w:t xml:space="preserve">.2024 </w:t>
      </w:r>
      <w:ins w:id="8" w:author="Emmanuel Klement" w:date="2023-11-28T20:22:00Z">
        <w:r w:rsidRPr="00153835">
          <w:rPr>
            <w:rFonts w:ascii="Times New Roman" w:hAnsi="Times New Roman" w:cs="Times New Roman"/>
          </w:rPr>
          <w:t xml:space="preserve">für </w:t>
        </w:r>
      </w:ins>
      <w:ins w:id="9" w:author="Emmanuel Klement" w:date="2023-11-28T20:23:00Z">
        <w:r w:rsidRPr="00153835">
          <w:rPr>
            <w:rFonts w:ascii="Times New Roman" w:hAnsi="Times New Roman" w:cs="Times New Roman"/>
          </w:rPr>
          <w:t xml:space="preserve">ca. </w:t>
        </w:r>
      </w:ins>
      <w:ins w:id="10" w:author="Emmanuel Klement" w:date="2023-12-26T17:16:00Z">
        <w:r w:rsidRPr="00153835">
          <w:rPr>
            <w:rFonts w:ascii="Times New Roman" w:hAnsi="Times New Roman" w:cs="Times New Roman"/>
          </w:rPr>
          <w:t>6</w:t>
        </w:r>
      </w:ins>
      <w:ins w:id="11" w:author="Emmanuel Klement" w:date="2023-11-28T20:23:00Z">
        <w:r w:rsidRPr="00153835">
          <w:rPr>
            <w:rFonts w:ascii="Times New Roman" w:hAnsi="Times New Roman" w:cs="Times New Roman"/>
          </w:rPr>
          <w:t xml:space="preserve"> Monate </w:t>
        </w:r>
      </w:ins>
      <w:r w:rsidRPr="00153835">
        <w:rPr>
          <w:rFonts w:ascii="Times New Roman" w:hAnsi="Times New Roman" w:cs="Times New Roman"/>
        </w:rPr>
        <w:t xml:space="preserve">als </w:t>
      </w:r>
      <w:commentRangeStart w:id="12"/>
      <w:r w:rsidRPr="00153835">
        <w:rPr>
          <w:rFonts w:ascii="Times New Roman" w:hAnsi="Times New Roman" w:cs="Times New Roman"/>
        </w:rPr>
        <w:t>Praktikant</w:t>
      </w:r>
      <w:commentRangeEnd w:id="12"/>
      <w:r w:rsidR="00FE5817" w:rsidRPr="00153835">
        <w:rPr>
          <w:rStyle w:val="CommentReference"/>
          <w:sz w:val="22"/>
          <w:szCs w:val="22"/>
        </w:rPr>
        <w:commentReference w:id="12"/>
      </w:r>
      <w:r w:rsidRPr="00153835">
        <w:rPr>
          <w:rFonts w:ascii="Times New Roman" w:hAnsi="Times New Roman" w:cs="Times New Roman"/>
        </w:rPr>
        <w:t xml:space="preserve"> unterstützen würde.</w:t>
      </w:r>
    </w:p>
    <w:p w14:paraId="58D32A91" w14:textId="77777777" w:rsidR="00FE5817" w:rsidRPr="00153835" w:rsidRDefault="00FE5817" w:rsidP="00FB1933">
      <w:pPr>
        <w:spacing w:after="0"/>
        <w:jc w:val="both"/>
        <w:rPr>
          <w:rFonts w:ascii="Times New Roman" w:hAnsi="Times New Roman" w:cs="Times New Roman"/>
        </w:rPr>
      </w:pPr>
    </w:p>
    <w:p w14:paraId="3814DB89" w14:textId="3BCC2A6F" w:rsidR="00FE5817" w:rsidRPr="00153835" w:rsidDel="00CA1F75" w:rsidRDefault="00FE5817" w:rsidP="00FB1933">
      <w:pPr>
        <w:spacing w:after="0"/>
        <w:jc w:val="both"/>
        <w:rPr>
          <w:del w:id="13" w:author="David Döbele" w:date="2023-11-28T19:41:00Z"/>
          <w:rFonts w:ascii="Times New Roman" w:hAnsi="Times New Roman" w:cs="Times New Roman"/>
          <w:color w:val="FF0000"/>
        </w:rPr>
      </w:pPr>
      <w:del w:id="14" w:author="Emmanuel Klement" w:date="2023-12-26T17:20:00Z">
        <w:r w:rsidRPr="00153835" w:rsidDel="2AE95AEF">
          <w:rPr>
            <w:rFonts w:ascii="Times New Roman" w:hAnsi="Times New Roman" w:cs="Times New Roman"/>
          </w:rPr>
          <w:delText xml:space="preserve">Derzeit </w:delText>
        </w:r>
      </w:del>
      <w:ins w:id="15" w:author="Emmanuel Klement" w:date="2023-12-26T17:20:00Z">
        <w:r w:rsidR="2AE95AEF" w:rsidRPr="00153835">
          <w:rPr>
            <w:rFonts w:ascii="Times New Roman" w:hAnsi="Times New Roman" w:cs="Times New Roman"/>
          </w:rPr>
          <w:t xml:space="preserve">Ab Februar </w:t>
        </w:r>
      </w:ins>
      <w:r w:rsidR="2AE95AEF" w:rsidRPr="00153835">
        <w:rPr>
          <w:rFonts w:ascii="Times New Roman" w:hAnsi="Times New Roman" w:cs="Times New Roman"/>
        </w:rPr>
        <w:t xml:space="preserve">befinde ich mich im </w:t>
      </w:r>
      <w:del w:id="16" w:author="Emmanuel Klement" w:date="2023-12-26T17:19:00Z">
        <w:r w:rsidRPr="00153835" w:rsidDel="2AE95AEF">
          <w:rPr>
            <w:rFonts w:ascii="Times New Roman" w:hAnsi="Times New Roman" w:cs="Times New Roman"/>
          </w:rPr>
          <w:delText>3</w:delText>
        </w:r>
      </w:del>
      <w:ins w:id="17" w:author="Emmanuel Klement" w:date="2023-12-26T17:19:00Z">
        <w:r w:rsidR="2AE95AEF" w:rsidRPr="00153835">
          <w:rPr>
            <w:rFonts w:ascii="Times New Roman" w:hAnsi="Times New Roman" w:cs="Times New Roman"/>
          </w:rPr>
          <w:t>4</w:t>
        </w:r>
      </w:ins>
      <w:r w:rsidR="2AE95AEF" w:rsidRPr="00153835">
        <w:rPr>
          <w:rFonts w:ascii="Times New Roman" w:hAnsi="Times New Roman" w:cs="Times New Roman"/>
        </w:rPr>
        <w:t xml:space="preserve">. Semester meines Bachelors in International Business Administration an der Universität Tilburg in den Niederlanden. Meine hervorragenden </w:t>
      </w:r>
      <w:ins w:id="18" w:author="Emmanuel Klement" w:date="2023-12-26T17:21:00Z">
        <w:r w:rsidR="2AE95AEF" w:rsidRPr="00153835">
          <w:rPr>
            <w:rFonts w:ascii="Times New Roman" w:hAnsi="Times New Roman" w:cs="Times New Roman"/>
          </w:rPr>
          <w:t>Studienleistungen</w:t>
        </w:r>
      </w:ins>
      <w:del w:id="19" w:author="Emmanuel Klement" w:date="2023-12-26T17:21:00Z">
        <w:r w:rsidRPr="00153835" w:rsidDel="2AE95AEF">
          <w:rPr>
            <w:rFonts w:ascii="Times New Roman" w:hAnsi="Times New Roman" w:cs="Times New Roman"/>
          </w:rPr>
          <w:delText>Klausurergebnisse</w:delText>
        </w:r>
      </w:del>
      <w:r w:rsidR="2AE95AEF" w:rsidRPr="00153835">
        <w:rPr>
          <w:rFonts w:ascii="Times New Roman" w:hAnsi="Times New Roman" w:cs="Times New Roman"/>
        </w:rPr>
        <w:t xml:space="preserve"> positionieren mich unter den besten 5 % meines Jahrgangs. Parallel engagiere ich mich in der globalen, studentischen NGO Enactus mit der Zielsetzung einer Unternehmensgründung mit positiver gesellschaftlicher und ökologischer Auswirkung im Bereich „emission off-setting“. Als Leiter meines Think-Tanks konnte ich neben Team</w:t>
      </w:r>
      <w:del w:id="20" w:author="Emmanuel Klement" w:date="2023-12-26T17:24:00Z">
        <w:r w:rsidRPr="00153835" w:rsidDel="2AE95AEF">
          <w:rPr>
            <w:rFonts w:ascii="Times New Roman" w:hAnsi="Times New Roman" w:cs="Times New Roman"/>
          </w:rPr>
          <w:delText>-</w:delText>
        </w:r>
      </w:del>
      <w:ins w:id="21" w:author="Emmanuel Klement" w:date="2023-12-26T17:24:00Z">
        <w:r w:rsidR="2AE95AEF" w:rsidRPr="00153835">
          <w:rPr>
            <w:rFonts w:ascii="Times New Roman" w:hAnsi="Times New Roman" w:cs="Times New Roman"/>
          </w:rPr>
          <w:t xml:space="preserve">- </w:t>
        </w:r>
      </w:ins>
      <w:del w:id="22" w:author="Emmanuel Klement" w:date="2023-12-26T17:24:00Z">
        <w:r w:rsidRPr="00153835" w:rsidDel="2AE95AEF">
          <w:rPr>
            <w:rFonts w:ascii="Times New Roman" w:hAnsi="Times New Roman" w:cs="Times New Roman"/>
          </w:rPr>
          <w:delText xml:space="preserve"> </w:delText>
        </w:r>
      </w:del>
      <w:r w:rsidR="2AE95AEF" w:rsidRPr="00153835">
        <w:rPr>
          <w:rFonts w:ascii="Times New Roman" w:hAnsi="Times New Roman" w:cs="Times New Roman"/>
        </w:rPr>
        <w:t xml:space="preserve">und Führungsqualitäten auch eine zielgerichtete Arbeitsweise entwickeln und habe gelernt, Ergebnisse </w:t>
      </w:r>
      <w:r w:rsidR="00475454" w:rsidRPr="00153835">
        <w:rPr>
          <w:rFonts w:ascii="Times New Roman" w:hAnsi="Times New Roman" w:cs="Times New Roman"/>
          <w:color w:val="000000" w:themeColor="text1"/>
        </w:rPr>
        <w:t>anschaulich</w:t>
      </w:r>
      <w:r w:rsidR="2AE95AEF" w:rsidRPr="00153835">
        <w:rPr>
          <w:rFonts w:ascii="Times New Roman" w:hAnsi="Times New Roman" w:cs="Times New Roman"/>
        </w:rPr>
        <w:t xml:space="preserve"> darzustellen. Disziplin und Durchhaltevermögen zeichnen mich bereits seit frühester Jugend aus, sei es durch die Erlangung des schwarzen Gürtels im Taekwondo im Alter von 11 Jahren oder durch zahlreiche Klavierkonzertbeiträge und die Erreichung der Bundesebene im prestigeträchtigen Wettbewerb „Jugend musiziert“ im Alter von 16 Jahren. </w:t>
      </w:r>
      <w:r w:rsidR="2AE95AEF" w:rsidRPr="00153835">
        <w:rPr>
          <w:rFonts w:ascii="Times New Roman" w:hAnsi="Times New Roman" w:cs="Times New Roman"/>
          <w:color w:val="000000" w:themeColor="text1"/>
        </w:rPr>
        <w:t>Aufgewachsen in den USA und später durch ausgedehnte Aufenthalte in Spanien, Australien</w:t>
      </w:r>
      <w:ins w:id="23" w:author="Emmanuel Klement" w:date="2023-12-08T12:10:00Z">
        <w:r w:rsidR="2AE95AEF" w:rsidRPr="00153835">
          <w:rPr>
            <w:rFonts w:ascii="Times New Roman" w:hAnsi="Times New Roman" w:cs="Times New Roman"/>
            <w:color w:val="000000" w:themeColor="text1"/>
          </w:rPr>
          <w:t>,</w:t>
        </w:r>
      </w:ins>
      <w:r w:rsidR="2AE95AEF" w:rsidRPr="00153835">
        <w:rPr>
          <w:rFonts w:ascii="Times New Roman" w:hAnsi="Times New Roman" w:cs="Times New Roman"/>
          <w:color w:val="000000" w:themeColor="text1"/>
        </w:rPr>
        <w:t xml:space="preserve"> </w:t>
      </w:r>
      <w:del w:id="24" w:author="Emmanuel Klement" w:date="2023-12-08T12:10:00Z">
        <w:r w:rsidRPr="00153835" w:rsidDel="2AE95AEF">
          <w:rPr>
            <w:rFonts w:ascii="Times New Roman" w:hAnsi="Times New Roman" w:cs="Times New Roman"/>
            <w:color w:val="000000" w:themeColor="text1"/>
          </w:rPr>
          <w:delText xml:space="preserve">und </w:delText>
        </w:r>
      </w:del>
      <w:r w:rsidR="2AE95AEF" w:rsidRPr="00153835">
        <w:rPr>
          <w:rFonts w:ascii="Times New Roman" w:hAnsi="Times New Roman" w:cs="Times New Roman"/>
          <w:color w:val="000000" w:themeColor="text1"/>
        </w:rPr>
        <w:t>Peru</w:t>
      </w:r>
      <w:ins w:id="25" w:author="Emmanuel Klement" w:date="2023-12-08T12:10:00Z">
        <w:r w:rsidR="2AE95AEF" w:rsidRPr="00153835">
          <w:rPr>
            <w:rFonts w:ascii="Times New Roman" w:hAnsi="Times New Roman" w:cs="Times New Roman"/>
            <w:color w:val="000000" w:themeColor="text1"/>
          </w:rPr>
          <w:t xml:space="preserve"> und den Niederlanden</w:t>
        </w:r>
      </w:ins>
      <w:r w:rsidR="2AE95AEF" w:rsidRPr="00153835">
        <w:rPr>
          <w:rFonts w:ascii="Times New Roman" w:hAnsi="Times New Roman" w:cs="Times New Roman"/>
          <w:color w:val="000000" w:themeColor="text1"/>
        </w:rPr>
        <w:t>, konnte ich mir bereits frühzeitig interkulturelle Erfahrungen</w:t>
      </w:r>
      <w:ins w:id="26" w:author="David Döbele" w:date="2023-11-28T19:40:00Z">
        <w:r w:rsidR="2AE95AEF" w:rsidRPr="00153835">
          <w:rPr>
            <w:rFonts w:ascii="Times New Roman" w:hAnsi="Times New Roman" w:cs="Times New Roman"/>
            <w:color w:val="000000" w:themeColor="text1"/>
          </w:rPr>
          <w:t>, Kundenorient</w:t>
        </w:r>
      </w:ins>
      <w:ins w:id="27" w:author="Emmanuel Klement" w:date="2023-11-28T20:13:00Z">
        <w:r w:rsidR="2AE95AEF" w:rsidRPr="00153835">
          <w:rPr>
            <w:rFonts w:ascii="Times New Roman" w:hAnsi="Times New Roman" w:cs="Times New Roman"/>
            <w:color w:val="000000" w:themeColor="text1"/>
          </w:rPr>
          <w:t>i</w:t>
        </w:r>
      </w:ins>
      <w:del w:id="28" w:author="Emmanuel Klement" w:date="2023-11-28T20:07:00Z">
        <w:r w:rsidRPr="00153835" w:rsidDel="2AE95AEF">
          <w:rPr>
            <w:rFonts w:ascii="Times New Roman" w:hAnsi="Times New Roman" w:cs="Times New Roman"/>
            <w:color w:val="000000" w:themeColor="text1"/>
          </w:rPr>
          <w:delText>iertheit</w:delText>
        </w:r>
      </w:del>
      <w:ins w:id="29" w:author="Emmanuel Klement" w:date="2023-11-28T20:07:00Z">
        <w:r w:rsidR="2AE95AEF" w:rsidRPr="00153835">
          <w:rPr>
            <w:rFonts w:ascii="Times New Roman" w:hAnsi="Times New Roman" w:cs="Times New Roman"/>
            <w:color w:val="000000" w:themeColor="text1"/>
          </w:rPr>
          <w:t>erung</w:t>
        </w:r>
      </w:ins>
      <w:r w:rsidR="2AE95AEF" w:rsidRPr="00153835">
        <w:rPr>
          <w:rFonts w:ascii="Times New Roman" w:hAnsi="Times New Roman" w:cs="Times New Roman"/>
          <w:color w:val="000000" w:themeColor="text1"/>
        </w:rPr>
        <w:t xml:space="preserve"> </w:t>
      </w:r>
      <w:ins w:id="30" w:author="David Döbele" w:date="2023-11-28T19:40:00Z">
        <w:r w:rsidR="2AE95AEF" w:rsidRPr="00153835">
          <w:rPr>
            <w:rFonts w:ascii="Times New Roman" w:hAnsi="Times New Roman" w:cs="Times New Roman"/>
            <w:color w:val="000000" w:themeColor="text1"/>
          </w:rPr>
          <w:t xml:space="preserve">sowie </w:t>
        </w:r>
      </w:ins>
      <w:r w:rsidR="2AE95AEF" w:rsidRPr="00153835">
        <w:rPr>
          <w:rFonts w:ascii="Times New Roman" w:hAnsi="Times New Roman" w:cs="Times New Roman"/>
          <w:color w:val="000000" w:themeColor="text1"/>
        </w:rPr>
        <w:t>analytische Fähigkeiten aneignen</w:t>
      </w:r>
      <w:ins w:id="31" w:author="David Döbele" w:date="2023-11-28T19:40:00Z">
        <w:r w:rsidR="2AE95AEF" w:rsidRPr="00153835">
          <w:rPr>
            <w:rFonts w:ascii="Times New Roman" w:hAnsi="Times New Roman" w:cs="Times New Roman"/>
            <w:color w:val="000000" w:themeColor="text1"/>
          </w:rPr>
          <w:t xml:space="preserve"> – Fähigkeiten, die mir im M&amp;A</w:t>
        </w:r>
      </w:ins>
      <w:ins w:id="32" w:author="David Döbele" w:date="2023-11-28T19:41:00Z">
        <w:r w:rsidR="2AE95AEF" w:rsidRPr="00153835">
          <w:rPr>
            <w:rFonts w:ascii="Times New Roman" w:hAnsi="Times New Roman" w:cs="Times New Roman"/>
            <w:color w:val="000000" w:themeColor="text1"/>
          </w:rPr>
          <w:t xml:space="preserve"> durchaus zugutekommen werden</w:t>
        </w:r>
      </w:ins>
      <w:r w:rsidR="2AE95AEF" w:rsidRPr="00153835">
        <w:rPr>
          <w:rFonts w:ascii="Times New Roman" w:hAnsi="Times New Roman" w:cs="Times New Roman"/>
          <w:color w:val="000000" w:themeColor="text1"/>
        </w:rPr>
        <w:t xml:space="preserve">. </w:t>
      </w:r>
      <w:del w:id="33" w:author="David Döbele" w:date="2023-11-28T19:40:00Z">
        <w:r w:rsidRPr="00153835" w:rsidDel="2AE95AEF">
          <w:rPr>
            <w:rFonts w:ascii="Times New Roman" w:hAnsi="Times New Roman" w:cs="Times New Roman"/>
          </w:rPr>
          <w:delText xml:space="preserve">Meine Tätigkeit im Bereich internationaler Gästebetreuung in einem Luxushotel auf Gran Canaria hat meine Kommunikations- und Problemlösungsfähigkeiten geschärft. Außerdem habe ich als </w:delText>
        </w:r>
        <w:commentRangeStart w:id="34"/>
        <w:r w:rsidRPr="00153835" w:rsidDel="2AE95AEF">
          <w:rPr>
            <w:rFonts w:ascii="Times New Roman" w:hAnsi="Times New Roman" w:cs="Times New Roman"/>
          </w:rPr>
          <w:delText xml:space="preserve">ehrenamtlicher Englischlehrer </w:delText>
        </w:r>
      </w:del>
      <w:commentRangeEnd w:id="34"/>
      <w:r w:rsidRPr="00153835">
        <w:rPr>
          <w:rStyle w:val="CommentReference"/>
          <w:sz w:val="22"/>
          <w:szCs w:val="22"/>
        </w:rPr>
        <w:commentReference w:id="34"/>
      </w:r>
      <w:del w:id="35" w:author="David Döbele" w:date="2023-11-28T19:40:00Z">
        <w:r w:rsidRPr="00153835" w:rsidDel="2AE95AEF">
          <w:rPr>
            <w:rFonts w:ascii="Times New Roman" w:hAnsi="Times New Roman" w:cs="Times New Roman"/>
          </w:rPr>
          <w:delText xml:space="preserve">für unterprivilegierte Kinder in Peru gelernt, wie man effektiv Informationen zusammenstellt und vermittelt. </w:delText>
        </w:r>
        <w:commentRangeStart w:id="36"/>
        <w:r w:rsidRPr="00153835" w:rsidDel="2AE95AEF">
          <w:rPr>
            <w:rFonts w:ascii="Times New Roman" w:hAnsi="Times New Roman" w:cs="Times New Roman"/>
          </w:rPr>
          <w:delText>Meine Erfahrungen als Lehrer und der Umgang mit Gästen hat mir eine solide Grundlage für das schnelllebige und kundenorientierte Umfeld des Investmentbankings gegeben.</w:delText>
        </w:r>
        <w:r w:rsidRPr="00153835" w:rsidDel="2AE95AEF">
          <w:rPr>
            <w:rFonts w:ascii="Times New Roman" w:hAnsi="Times New Roman" w:cs="Times New Roman"/>
            <w:color w:val="FF0000"/>
          </w:rPr>
          <w:delText xml:space="preserve"> </w:delText>
        </w:r>
      </w:del>
      <w:commentRangeEnd w:id="36"/>
      <w:r w:rsidRPr="00153835">
        <w:rPr>
          <w:rStyle w:val="CommentReference"/>
          <w:sz w:val="22"/>
          <w:szCs w:val="22"/>
        </w:rPr>
        <w:commentReference w:id="36"/>
      </w:r>
      <w:r w:rsidR="2AE95AEF" w:rsidRPr="00153835">
        <w:rPr>
          <w:rFonts w:ascii="Times New Roman" w:hAnsi="Times New Roman" w:cs="Times New Roman"/>
        </w:rPr>
        <w:t>Im Frühsommer 2024 werde ich ein Praktikum bei der innovationsstarken Rittal GmbH im Bereich Controlling absolvieren und mich intensiv mit den Aspekten Unternehmenskennzahlen und Datenanalyse beschäftigen und darüber hinaus auch ein umfangreiches Verständnis für das Zusammenspiel der einzelnen Geschäftsbereiche entwickeln.</w:t>
      </w:r>
      <w:ins w:id="37" w:author="David Döbele" w:date="2023-11-28T19:41:00Z">
        <w:r w:rsidR="2AE95AEF" w:rsidRPr="00153835">
          <w:rPr>
            <w:rFonts w:ascii="Times New Roman" w:hAnsi="Times New Roman" w:cs="Times New Roman"/>
          </w:rPr>
          <w:t xml:space="preserve"> </w:t>
        </w:r>
      </w:ins>
    </w:p>
    <w:p w14:paraId="6D29858F" w14:textId="342C304D" w:rsidR="00FE5817" w:rsidRPr="00153835" w:rsidRDefault="2AE95AEF" w:rsidP="00FB1933">
      <w:pPr>
        <w:spacing w:after="0"/>
        <w:jc w:val="both"/>
        <w:rPr>
          <w:rFonts w:ascii="Times New Roman" w:hAnsi="Times New Roman" w:cs="Times New Roman"/>
        </w:rPr>
      </w:pPr>
      <w:r w:rsidRPr="00153835">
        <w:rPr>
          <w:rFonts w:ascii="Times New Roman" w:hAnsi="Times New Roman" w:cs="Times New Roman"/>
        </w:rPr>
        <w:t xml:space="preserve">Um mich auf </w:t>
      </w:r>
      <w:del w:id="38" w:author="Emmanuel Klement" w:date="2023-12-26T17:28:00Z">
        <w:r w:rsidR="00FE5817" w:rsidRPr="00153835" w:rsidDel="2AE95AEF">
          <w:rPr>
            <w:rFonts w:ascii="Times New Roman" w:hAnsi="Times New Roman" w:cs="Times New Roman"/>
          </w:rPr>
          <w:delText>dieses</w:delText>
        </w:r>
      </w:del>
      <w:ins w:id="39" w:author="Emmanuel Klement" w:date="2023-12-26T17:28:00Z">
        <w:r w:rsidRPr="00153835">
          <w:rPr>
            <w:rFonts w:ascii="Times New Roman" w:hAnsi="Times New Roman" w:cs="Times New Roman"/>
          </w:rPr>
          <w:t>das</w:t>
        </w:r>
      </w:ins>
      <w:r w:rsidRPr="00153835">
        <w:rPr>
          <w:rFonts w:ascii="Times New Roman" w:hAnsi="Times New Roman" w:cs="Times New Roman"/>
        </w:rPr>
        <w:t xml:space="preserve"> Praktikum</w:t>
      </w:r>
      <w:ins w:id="40" w:author="Emmanuel Klement" w:date="2023-12-26T17:28:00Z">
        <w:r w:rsidRPr="00153835">
          <w:rPr>
            <w:rFonts w:ascii="Times New Roman" w:hAnsi="Times New Roman" w:cs="Times New Roman"/>
          </w:rPr>
          <w:t xml:space="preserve"> bei </w:t>
        </w:r>
      </w:ins>
      <w:r w:rsidRPr="00153835">
        <w:rPr>
          <w:rFonts w:ascii="Times New Roman" w:hAnsi="Times New Roman" w:cs="Times New Roman"/>
        </w:rPr>
        <w:t xml:space="preserve">Mayland vorzubereiten, habe ich meine technischen Fähigkeiten </w:t>
      </w:r>
      <w:ins w:id="41" w:author="David Döbele" w:date="2023-11-28T19:41:00Z">
        <w:r w:rsidRPr="00153835">
          <w:rPr>
            <w:rFonts w:ascii="Times New Roman" w:hAnsi="Times New Roman" w:cs="Times New Roman"/>
          </w:rPr>
          <w:t xml:space="preserve">neben dem Studium </w:t>
        </w:r>
      </w:ins>
      <w:r w:rsidRPr="00153835">
        <w:rPr>
          <w:rFonts w:ascii="Times New Roman" w:hAnsi="Times New Roman" w:cs="Times New Roman"/>
        </w:rPr>
        <w:t xml:space="preserve">durch relevante </w:t>
      </w:r>
      <w:r w:rsidRPr="001D6BB7">
        <w:rPr>
          <w:rFonts w:ascii="Times New Roman" w:hAnsi="Times New Roman" w:cs="Times New Roman"/>
        </w:rPr>
        <w:t>Online-Kurse in Excel, Finanzanalyse und -modellierung, etc. erweitert.</w:t>
      </w:r>
    </w:p>
    <w:p w14:paraId="59B4FF95" w14:textId="77777777" w:rsidR="006E09C0" w:rsidRPr="00153835" w:rsidRDefault="006E09C0" w:rsidP="00FB1933">
      <w:pPr>
        <w:spacing w:after="0"/>
        <w:jc w:val="both"/>
        <w:rPr>
          <w:rFonts w:ascii="Times New Roman" w:hAnsi="Times New Roman" w:cs="Times New Roman"/>
        </w:rPr>
      </w:pPr>
    </w:p>
    <w:p w14:paraId="269F9BC9" w14:textId="2FC46070" w:rsidR="00FE5817" w:rsidRPr="00153835" w:rsidRDefault="2AE95AEF" w:rsidP="00FB1933">
      <w:pPr>
        <w:spacing w:after="0"/>
        <w:jc w:val="both"/>
        <w:rPr>
          <w:rFonts w:ascii="Times New Roman" w:hAnsi="Times New Roman" w:cs="Times New Roman"/>
          <w:color w:val="000000" w:themeColor="text1"/>
        </w:rPr>
      </w:pPr>
      <w:ins w:id="42" w:author="Emmanuel Klement" w:date="2023-12-27T15:32:00Z">
        <w:r w:rsidRPr="00153835">
          <w:rPr>
            <w:rFonts w:ascii="Times New Roman" w:hAnsi="Times New Roman" w:cs="Times New Roman"/>
          </w:rPr>
          <w:t xml:space="preserve">Die Mayland AG scheint mir für mein Praktikum ideal. Ich selbst beschäftige mich </w:t>
        </w:r>
      </w:ins>
      <w:proofErr w:type="gramStart"/>
      <w:r w:rsidRPr="00153835">
        <w:rPr>
          <w:rFonts w:ascii="Times New Roman" w:hAnsi="Times New Roman" w:cs="Times New Roman"/>
        </w:rPr>
        <w:t xml:space="preserve">ja </w:t>
      </w:r>
      <w:ins w:id="43" w:author="Emmanuel Klement" w:date="2023-12-27T15:32:00Z">
        <w:r w:rsidRPr="00153835">
          <w:rPr>
            <w:rFonts w:ascii="Times New Roman" w:hAnsi="Times New Roman" w:cs="Times New Roman"/>
          </w:rPr>
          <w:t>bereits</w:t>
        </w:r>
        <w:proofErr w:type="gramEnd"/>
        <w:r w:rsidRPr="00153835">
          <w:rPr>
            <w:rFonts w:ascii="Times New Roman" w:hAnsi="Times New Roman" w:cs="Times New Roman"/>
          </w:rPr>
          <w:t xml:space="preserve"> seit einiger Zeit im Rahmen von Enactus mit dem Thema Nachhaltigkeit und habe mit Freude zur Kenntnis genommen, dass Mayland sehr aktiv bei der Betreuung von Firmen mit Fokus auf erneuerbaren Energien ist. Auch die internationale Ausrichtung Ihrer Projekte ist bei meinem Hintergrund und meinem Studienfokus sehr attraktiv. Die aktive, selbständige Mitarbeit an einem so bedeutenden Deal wie zum Beispiel dem von E.ON und Vortex Energy und dabei von einem hoch motivierten Team lernen zu können, reizen mich sehr. </w:t>
        </w:r>
        <w:r w:rsidRPr="00153835">
          <w:rPr>
            <w:rFonts w:ascii="Times New Roman" w:hAnsi="Times New Roman" w:cs="Times New Roman"/>
            <w:color w:val="000000" w:themeColor="text1"/>
            <w:rPrChange w:id="44" w:author="Emmanuel Klement" w:date="2023-12-27T15:32:00Z">
              <w:rPr>
                <w:rFonts w:ascii="Times New Roman" w:hAnsi="Times New Roman" w:cs="Times New Roman"/>
                <w:sz w:val="20"/>
                <w:szCs w:val="20"/>
              </w:rPr>
            </w:rPrChange>
          </w:rPr>
          <w:t xml:space="preserve">Aufgrund der großen Kundenbandbreite, die sich von mittelständischen Unternehmen bis hin zu Konzernen erstreckt, ergeben sich Projekte mit großer Themenbreite. Der sich daraus resultierende schnelle Lernfortschritt und eine intensive und fordernde Arbeitsumgebung sind attraktive Aspekte für mich. </w:t>
        </w:r>
      </w:ins>
      <w:del w:id="45" w:author="Emmanuel Klement" w:date="2023-12-27T15:32:00Z">
        <w:r w:rsidR="00743C1E" w:rsidRPr="00153835" w:rsidDel="2AE95AEF">
          <w:rPr>
            <w:rFonts w:ascii="Times New Roman" w:hAnsi="Times New Roman" w:cs="Times New Roman"/>
            <w:color w:val="000000" w:themeColor="text1"/>
            <w:rPrChange w:id="46" w:author="Emmanuel Klement" w:date="2023-12-27T15:32:00Z">
              <w:rPr>
                <w:rFonts w:ascii="Times New Roman" w:hAnsi="Times New Roman" w:cs="Times New Roman"/>
                <w:sz w:val="20"/>
                <w:szCs w:val="20"/>
              </w:rPr>
            </w:rPrChange>
          </w:rPr>
          <w:delText xml:space="preserve">[FIRMENNAME] scheint mir für dieses Praktikum ideal. </w:delText>
        </w:r>
        <w:r w:rsidR="00743C1E" w:rsidRPr="00153835" w:rsidDel="2AE95AEF">
          <w:rPr>
            <w:rFonts w:ascii="Times New Roman" w:hAnsi="Times New Roman" w:cs="Times New Roman"/>
            <w:i/>
            <w:iCs/>
            <w:color w:val="000000" w:themeColor="text1"/>
            <w:rPrChange w:id="47" w:author="Emmanuel Klement" w:date="2023-12-27T15:32:00Z">
              <w:rPr>
                <w:rFonts w:ascii="Times New Roman" w:hAnsi="Times New Roman" w:cs="Times New Roman"/>
                <w:i/>
                <w:iCs/>
                <w:sz w:val="20"/>
                <w:szCs w:val="20"/>
              </w:rPr>
            </w:rPrChange>
          </w:rPr>
          <w:delText>Satz zu company culture.</w:delText>
        </w:r>
        <w:r w:rsidR="00743C1E" w:rsidRPr="00153835" w:rsidDel="2AE95AEF">
          <w:rPr>
            <w:rFonts w:ascii="Times New Roman" w:hAnsi="Times New Roman" w:cs="Times New Roman"/>
            <w:color w:val="000000" w:themeColor="text1"/>
            <w:rPrChange w:id="48" w:author="Emmanuel Klement" w:date="2023-12-27T15:32:00Z">
              <w:rPr>
                <w:rFonts w:ascii="Times New Roman" w:hAnsi="Times New Roman" w:cs="Times New Roman"/>
                <w:sz w:val="20"/>
                <w:szCs w:val="20"/>
              </w:rPr>
            </w:rPrChange>
          </w:rPr>
          <w:delText xml:space="preserve"> Ich selbst beschäftige mich bereits seit einiger Zeit vor allem mit der [Beispiel]-Industrie…Die aktive Mitarbeit an einem so bedeutenden Deal wie zum Beispiel dem von [BEISPIELDEAL DES ZIELUNTERNEHMENS] und dabei von einem hoch motivierten Team lernen zu können, reizen mich sehr. Auch die große Themenbreite, der daraus resultierende schnelle Lernfortschritt und eine intensive und fordernde Arbeitsumgebung sind attraktive Aspekte für mich. Dritter Absatz Dritter Absatz Dritter Absatz Dritter Absatz Dritter Absatz Dritter Absatz Dritter Absatz Dritter Absatz Dritter Absatz Dritter Absatz Dritter Absatz Dritter Absatz Dritter Absatz Dritter Absatz Dritter Absatz Dritter Absatz Dritter Absatz Dritter Absatz Dritter Absatz</w:delText>
        </w:r>
      </w:del>
    </w:p>
    <w:p w14:paraId="750C1D37" w14:textId="77777777" w:rsidR="000F0873" w:rsidRPr="00153835" w:rsidDel="00743C1E" w:rsidRDefault="000F0873" w:rsidP="2AE95AEF">
      <w:pPr>
        <w:spacing w:after="0"/>
        <w:jc w:val="both"/>
        <w:rPr>
          <w:del w:id="49" w:author="Emmanuel Klement" w:date="2023-12-27T15:32:00Z"/>
          <w:rFonts w:ascii="Times New Roman" w:hAnsi="Times New Roman" w:cs="Times New Roman"/>
          <w:rPrChange w:id="50" w:author="Emmanuel Klement" w:date="2023-12-27T15:32:00Z">
            <w:rPr>
              <w:del w:id="51" w:author="Emmanuel Klement" w:date="2023-12-27T15:32:00Z"/>
              <w:rFonts w:ascii="Times New Roman" w:hAnsi="Times New Roman" w:cs="Times New Roman"/>
              <w:sz w:val="20"/>
              <w:szCs w:val="20"/>
            </w:rPr>
          </w:rPrChange>
        </w:rPr>
      </w:pPr>
    </w:p>
    <w:p w14:paraId="1D73157C" w14:textId="77777777" w:rsidR="00FE5817" w:rsidRPr="00153835" w:rsidRDefault="00FE5817" w:rsidP="00FB1933">
      <w:pPr>
        <w:spacing w:after="0"/>
        <w:jc w:val="both"/>
        <w:rPr>
          <w:rFonts w:ascii="Times New Roman" w:hAnsi="Times New Roman" w:cs="Times New Roman"/>
        </w:rPr>
      </w:pPr>
    </w:p>
    <w:p w14:paraId="630C0146" w14:textId="1D3B2A1A" w:rsidR="00FE5817" w:rsidRPr="00153835" w:rsidRDefault="2AE95AEF" w:rsidP="2AE95AEF">
      <w:pPr>
        <w:spacing w:after="0"/>
        <w:jc w:val="both"/>
        <w:rPr>
          <w:rFonts w:ascii="Times New Roman" w:hAnsi="Times New Roman" w:cs="Times New Roman"/>
        </w:rPr>
      </w:pPr>
      <w:r w:rsidRPr="00153835">
        <w:rPr>
          <w:rFonts w:ascii="Times New Roman" w:hAnsi="Times New Roman" w:cs="Times New Roman"/>
          <w:color w:val="000000" w:themeColor="text1"/>
          <w:rPrChange w:id="52" w:author="Emmanuel Klement" w:date="2023-12-26T17:53:00Z">
            <w:rPr>
              <w:rFonts w:ascii="Times New Roman" w:hAnsi="Times New Roman" w:cs="Times New Roman"/>
              <w:sz w:val="20"/>
              <w:szCs w:val="20"/>
            </w:rPr>
          </w:rPrChange>
        </w:rPr>
        <w:t xml:space="preserve">Von meinem Praktikum bei </w:t>
      </w:r>
      <w:r w:rsidRPr="00153835">
        <w:rPr>
          <w:rFonts w:ascii="Times New Roman" w:hAnsi="Times New Roman" w:cs="Times New Roman"/>
          <w:color w:val="000000" w:themeColor="text1"/>
        </w:rPr>
        <w:t>Mayland AG</w:t>
      </w:r>
      <w:r w:rsidRPr="00153835">
        <w:rPr>
          <w:rFonts w:ascii="Times New Roman" w:hAnsi="Times New Roman" w:cs="Times New Roman"/>
          <w:color w:val="000000" w:themeColor="text1"/>
          <w:rPrChange w:id="53" w:author="Emmanuel Klement" w:date="2023-12-26T17:53:00Z">
            <w:rPr>
              <w:rFonts w:ascii="Times New Roman" w:hAnsi="Times New Roman" w:cs="Times New Roman"/>
              <w:sz w:val="20"/>
              <w:szCs w:val="20"/>
            </w:rPr>
          </w:rPrChange>
        </w:rPr>
        <w:t xml:space="preserve"> erhoffe ich mir eine Einbindung in </w:t>
      </w:r>
      <w:r w:rsidRPr="00153835">
        <w:rPr>
          <w:rFonts w:ascii="Times New Roman" w:hAnsi="Times New Roman" w:cs="Times New Roman"/>
          <w:color w:val="000000" w:themeColor="text1"/>
        </w:rPr>
        <w:t xml:space="preserve">alle </w:t>
      </w:r>
      <w:r w:rsidRPr="00153835">
        <w:rPr>
          <w:rFonts w:ascii="Times New Roman" w:hAnsi="Times New Roman" w:cs="Times New Roman"/>
          <w:color w:val="000000" w:themeColor="text1"/>
          <w:rPrChange w:id="54" w:author="Emmanuel Klement" w:date="2023-12-26T17:53:00Z">
            <w:rPr>
              <w:rFonts w:ascii="Times New Roman" w:hAnsi="Times New Roman" w:cs="Times New Roman"/>
              <w:sz w:val="20"/>
              <w:szCs w:val="20"/>
            </w:rPr>
          </w:rPrChange>
        </w:rPr>
        <w:t xml:space="preserve">Aktivitäten </w:t>
      </w:r>
      <w:r w:rsidRPr="00153835">
        <w:rPr>
          <w:rFonts w:ascii="Times New Roman" w:hAnsi="Times New Roman" w:cs="Times New Roman"/>
          <w:color w:val="000000" w:themeColor="text1"/>
        </w:rPr>
        <w:t xml:space="preserve">entlang des M&amp;A-Prozesses </w:t>
      </w:r>
      <w:r w:rsidRPr="00153835">
        <w:rPr>
          <w:rFonts w:ascii="Times New Roman" w:hAnsi="Times New Roman" w:cs="Times New Roman"/>
          <w:color w:val="000000" w:themeColor="text1"/>
          <w:rPrChange w:id="55" w:author="Emmanuel Klement" w:date="2023-12-26T17:53:00Z">
            <w:rPr>
              <w:rFonts w:ascii="Times New Roman" w:hAnsi="Times New Roman" w:cs="Times New Roman"/>
              <w:sz w:val="20"/>
              <w:szCs w:val="20"/>
            </w:rPr>
          </w:rPrChange>
        </w:rPr>
        <w:t>und einen daraus resultierende</w:t>
      </w:r>
      <w:r w:rsidRPr="00153835">
        <w:rPr>
          <w:rFonts w:ascii="Times New Roman" w:hAnsi="Times New Roman" w:cs="Times New Roman"/>
          <w:color w:val="000000" w:themeColor="text1"/>
        </w:rPr>
        <w:t>n</w:t>
      </w:r>
      <w:r w:rsidRPr="00153835">
        <w:rPr>
          <w:rFonts w:ascii="Times New Roman" w:hAnsi="Times New Roman" w:cs="Times New Roman"/>
          <w:color w:val="000000" w:themeColor="text1"/>
          <w:rPrChange w:id="56" w:author="Emmanuel Klement" w:date="2023-12-26T17:53:00Z">
            <w:rPr>
              <w:rFonts w:ascii="Times New Roman" w:hAnsi="Times New Roman" w:cs="Times New Roman"/>
              <w:sz w:val="20"/>
              <w:szCs w:val="20"/>
            </w:rPr>
          </w:rPrChange>
        </w:rPr>
        <w:t xml:space="preserve"> </w:t>
      </w:r>
      <w:r w:rsidRPr="00153835">
        <w:rPr>
          <w:rFonts w:ascii="Times New Roman" w:hAnsi="Times New Roman" w:cs="Times New Roman"/>
          <w:color w:val="000000" w:themeColor="text1"/>
        </w:rPr>
        <w:t>umfassenden Überblick.</w:t>
      </w:r>
      <w:r w:rsidRPr="00153835">
        <w:rPr>
          <w:rFonts w:ascii="Times New Roman" w:hAnsi="Times New Roman" w:cs="Times New Roman"/>
          <w:color w:val="FF0000"/>
        </w:rPr>
        <w:t xml:space="preserve"> </w:t>
      </w:r>
      <w:r w:rsidRPr="00153835">
        <w:rPr>
          <w:rFonts w:ascii="Times New Roman" w:hAnsi="Times New Roman" w:cs="Times New Roman"/>
          <w:color w:val="000000" w:themeColor="text1"/>
        </w:rPr>
        <w:t xml:space="preserve">Meine </w:t>
      </w:r>
      <w:r w:rsidRPr="00153835">
        <w:rPr>
          <w:rFonts w:ascii="Times New Roman" w:hAnsi="Times New Roman" w:cs="Times New Roman"/>
        </w:rPr>
        <w:t>Fähigkeiten und Erfahrungen würde ich gerne im Rahmen eines M&amp;A Praktikums in Ihrem Haus unter Beweis stellen. Ich würde mich sehr darüber freuen, Sie auch in einem persönlichen Gespräch von mir zu überzeugen.</w:t>
      </w:r>
    </w:p>
    <w:p w14:paraId="4BC1F46D" w14:textId="151BA83E" w:rsidR="00FE5817" w:rsidRPr="00153835" w:rsidRDefault="00FE5817" w:rsidP="2AE95AEF">
      <w:pPr>
        <w:spacing w:after="0"/>
        <w:jc w:val="both"/>
        <w:rPr>
          <w:rFonts w:ascii="Times New Roman" w:hAnsi="Times New Roman" w:cs="Times New Roman"/>
        </w:rPr>
      </w:pPr>
    </w:p>
    <w:p w14:paraId="6ACACB7E" w14:textId="0AA55193" w:rsidR="00FE5817" w:rsidRPr="00153835" w:rsidRDefault="00FE5817" w:rsidP="00FB1933">
      <w:pPr>
        <w:spacing w:after="0"/>
        <w:jc w:val="both"/>
        <w:rPr>
          <w:rFonts w:ascii="Times New Roman" w:hAnsi="Times New Roman" w:cs="Times New Roman"/>
        </w:rPr>
      </w:pPr>
      <w:r w:rsidRPr="00153835">
        <w:rPr>
          <w:rFonts w:ascii="Times New Roman" w:hAnsi="Times New Roman" w:cs="Times New Roman"/>
        </w:rPr>
        <w:lastRenderedPageBreak/>
        <w:t>Mit freundlichen Grüßen</w:t>
      </w:r>
      <w:r w:rsidR="00850EC7" w:rsidRPr="00153835">
        <w:rPr>
          <w:rFonts w:ascii="Times New Roman" w:hAnsi="Times New Roman" w:cs="Times New Roman"/>
        </w:rPr>
        <w:t>,</w:t>
      </w:r>
    </w:p>
    <w:p w14:paraId="76D94AB5" w14:textId="77777777" w:rsidR="00850EC7" w:rsidRPr="00153835" w:rsidRDefault="00850EC7" w:rsidP="00FB1933">
      <w:pPr>
        <w:spacing w:after="0"/>
        <w:jc w:val="both"/>
        <w:rPr>
          <w:rFonts w:ascii="Times New Roman" w:hAnsi="Times New Roman" w:cs="Times New Roman"/>
        </w:rPr>
      </w:pPr>
    </w:p>
    <w:p w14:paraId="5F376147" w14:textId="77777777" w:rsidR="00850EC7" w:rsidRPr="00153835" w:rsidRDefault="00850EC7" w:rsidP="00FB1933">
      <w:pPr>
        <w:spacing w:after="0"/>
        <w:jc w:val="both"/>
        <w:rPr>
          <w:rFonts w:ascii="Times New Roman" w:hAnsi="Times New Roman" w:cs="Times New Roman"/>
        </w:rPr>
      </w:pPr>
    </w:p>
    <w:p w14:paraId="01B542C6" w14:textId="009A16CF" w:rsidR="00CB2F19" w:rsidRPr="00153835" w:rsidRDefault="2AE95AEF" w:rsidP="00FB1933">
      <w:pPr>
        <w:spacing w:after="0"/>
        <w:jc w:val="both"/>
        <w:rPr>
          <w:ins w:id="57" w:author="Emmanuel Klement" w:date="2023-12-27T15:34:00Z"/>
          <w:rFonts w:ascii="Times New Roman" w:hAnsi="Times New Roman" w:cs="Times New Roman"/>
        </w:rPr>
      </w:pPr>
      <w:commentRangeStart w:id="58"/>
      <w:r w:rsidRPr="00153835">
        <w:rPr>
          <w:rFonts w:ascii="Times New Roman" w:hAnsi="Times New Roman" w:cs="Times New Roman"/>
        </w:rPr>
        <w:t>Emmanuel Klement</w:t>
      </w:r>
      <w:commentRangeEnd w:id="58"/>
      <w:r w:rsidR="00525C96" w:rsidRPr="00153835">
        <w:rPr>
          <w:rStyle w:val="CommentReference"/>
          <w:rFonts w:asciiTheme="minorHAnsi" w:eastAsiaTheme="minorHAnsi" w:hAnsiTheme="minorHAnsi" w:cstheme="minorBidi"/>
          <w:sz w:val="22"/>
          <w:szCs w:val="22"/>
          <w:lang w:eastAsia="en-US"/>
        </w:rPr>
        <w:commentReference w:id="58"/>
      </w:r>
    </w:p>
    <w:p w14:paraId="2BB0D04E" w14:textId="77777777" w:rsidR="007E5BC1" w:rsidRPr="00153835" w:rsidRDefault="007E5BC1" w:rsidP="00FB1933">
      <w:pPr>
        <w:spacing w:after="0"/>
        <w:jc w:val="both"/>
        <w:rPr>
          <w:rFonts w:ascii="Times New Roman" w:eastAsia="Georgia" w:hAnsi="Times New Roman" w:cs="Times New Roman"/>
        </w:rPr>
      </w:pPr>
    </w:p>
    <w:sectPr w:rsidR="007E5BC1" w:rsidRPr="00153835" w:rsidSect="00153835">
      <w:pgSz w:w="11906" w:h="16838"/>
      <w:pgMar w:top="794" w:right="1134" w:bottom="397" w:left="1134" w:header="397" w:footer="709"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mmanuel Klement" w:date="2024-01-02T10:56:00Z" w:initials="EK">
    <w:p w14:paraId="7FA5019C" w14:textId="77777777" w:rsidR="00181CB6" w:rsidRDefault="00E42D7B" w:rsidP="00181CB6">
      <w:pPr>
        <w:pStyle w:val="CommentText"/>
      </w:pPr>
      <w:r>
        <w:rPr>
          <w:rStyle w:val="CommentReference"/>
        </w:rPr>
        <w:annotationRef/>
      </w:r>
      <w:r w:rsidR="00181CB6">
        <w:t>Margin nach oben anpassen?</w:t>
      </w:r>
      <w:r w:rsidR="00181CB6">
        <w:br/>
        <w:t>bzw. Schriftgröße 10?</w:t>
      </w:r>
    </w:p>
  </w:comment>
  <w:comment w:id="12" w:author="Emmanuel Klement" w:date="2023-12-30T10:26:00Z" w:initials="EK">
    <w:p w14:paraId="10A56B88" w14:textId="77777777" w:rsidR="008213B8" w:rsidRDefault="00CF6318" w:rsidP="008213B8">
      <w:pPr>
        <w:pStyle w:val="CommentText"/>
      </w:pPr>
      <w:r>
        <w:rPr>
          <w:rStyle w:val="CommentReference"/>
        </w:rPr>
        <w:annotationRef/>
      </w:r>
      <w:r w:rsidR="008213B8">
        <w:t>Soll ich hier erklären, dass es sich um ein "Pflichtpraktikum" mit gewissen Anforderungen z.B. Praktikumsbericht handelt?</w:t>
      </w:r>
    </w:p>
  </w:comment>
  <w:comment w:id="34" w:author="Emmanuel Klement" w:date="2023-11-26T19:31:00Z" w:initials="EK">
    <w:p w14:paraId="34966767" w14:textId="726A9C29" w:rsidR="00FE5817" w:rsidRDefault="00FE5817" w:rsidP="00FE5817">
      <w:pPr>
        <w:pStyle w:val="CommentText"/>
      </w:pPr>
      <w:r>
        <w:rPr>
          <w:rStyle w:val="CommentReference"/>
        </w:rPr>
        <w:annotationRef/>
      </w:r>
      <w:r>
        <w:t>Ich habe einen sehr positiven "character reference letter" hierfür. Soll ich ihn beifügen und ggf. Im Anschreiben erwähnen?</w:t>
      </w:r>
    </w:p>
  </w:comment>
  <w:comment w:id="36" w:author="Emmanuel Klement" w:date="2023-11-27T20:53:00Z" w:initials="EK">
    <w:p w14:paraId="0909A74D" w14:textId="77777777" w:rsidR="00FE5817" w:rsidRDefault="00FE5817" w:rsidP="00FE5817">
      <w:pPr>
        <w:pStyle w:val="CommentText"/>
      </w:pPr>
      <w:r>
        <w:rPr>
          <w:rStyle w:val="CommentReference"/>
        </w:rPr>
        <w:annotationRef/>
      </w:r>
      <w:r>
        <w:t>Löschen?</w:t>
      </w:r>
    </w:p>
  </w:comment>
  <w:comment w:id="58" w:author="Emmanuel Klement" w:date="2024-01-02T10:51:00Z" w:initials="EK">
    <w:p w14:paraId="33F645D6" w14:textId="77777777" w:rsidR="00280FA8" w:rsidRDefault="00525C96" w:rsidP="00280FA8">
      <w:pPr>
        <w:pStyle w:val="CommentText"/>
      </w:pPr>
      <w:r>
        <w:rPr>
          <w:rStyle w:val="CommentReference"/>
        </w:rPr>
        <w:annotationRef/>
      </w:r>
      <w:r w:rsidR="00280FA8">
        <w:t>Wie funktioniert das mit dem Unterschreiben?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A5019C" w15:done="0"/>
  <w15:commentEx w15:paraId="10A56B88" w15:done="0"/>
  <w15:commentEx w15:paraId="34966767" w15:done="0"/>
  <w15:commentEx w15:paraId="0909A74D" w15:done="0"/>
  <w15:commentEx w15:paraId="33F64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90C7FE" w16cex:dateUtc="2024-01-02T09:56:00Z"/>
  <w16cex:commentExtensible w16cex:durableId="59F0CC4C" w16cex:dateUtc="2023-12-30T09:26:00Z"/>
  <w16cex:commentExtensible w16cex:durableId="6EE63969" w16cex:dateUtc="2023-11-26T18:31:00Z"/>
  <w16cex:commentExtensible w16cex:durableId="56214915" w16cex:dateUtc="2023-11-27T19:53:00Z"/>
  <w16cex:commentExtensible w16cex:durableId="2FA8EA16" w16cex:dateUtc="2024-01-02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A5019C" w16cid:durableId="2A90C7FE"/>
  <w16cid:commentId w16cid:paraId="10A56B88" w16cid:durableId="59F0CC4C"/>
  <w16cid:commentId w16cid:paraId="34966767" w16cid:durableId="6EE63969"/>
  <w16cid:commentId w16cid:paraId="0909A74D" w16cid:durableId="56214915"/>
  <w16cid:commentId w16cid:paraId="33F645D6" w16cid:durableId="2FA8EA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BBD8F" w14:textId="77777777" w:rsidR="00326B11" w:rsidRDefault="00326B11" w:rsidP="00AD00FE">
      <w:pPr>
        <w:spacing w:after="0" w:line="240" w:lineRule="auto"/>
      </w:pPr>
      <w:r>
        <w:separator/>
      </w:r>
    </w:p>
  </w:endnote>
  <w:endnote w:type="continuationSeparator" w:id="0">
    <w:p w14:paraId="64E4143E" w14:textId="77777777" w:rsidR="00326B11" w:rsidRDefault="00326B11" w:rsidP="00AD0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DDDC6" w14:textId="77777777" w:rsidR="00326B11" w:rsidRDefault="00326B11" w:rsidP="00AD00FE">
      <w:pPr>
        <w:spacing w:after="0" w:line="240" w:lineRule="auto"/>
      </w:pPr>
      <w:r>
        <w:separator/>
      </w:r>
    </w:p>
  </w:footnote>
  <w:footnote w:type="continuationSeparator" w:id="0">
    <w:p w14:paraId="0479A032" w14:textId="77777777" w:rsidR="00326B11" w:rsidRDefault="00326B11" w:rsidP="00AD00FE">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manuel Klement">
    <w15:presenceInfo w15:providerId="Windows Live" w15:userId="9480160db255c2a2"/>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19"/>
    <w:rsid w:val="00057E3C"/>
    <w:rsid w:val="00060C70"/>
    <w:rsid w:val="000F0873"/>
    <w:rsid w:val="00132831"/>
    <w:rsid w:val="00141C02"/>
    <w:rsid w:val="00153835"/>
    <w:rsid w:val="00181CB6"/>
    <w:rsid w:val="0018580D"/>
    <w:rsid w:val="001D548B"/>
    <w:rsid w:val="001D6BB7"/>
    <w:rsid w:val="001E2406"/>
    <w:rsid w:val="001F09AF"/>
    <w:rsid w:val="00244DD8"/>
    <w:rsid w:val="00280FA8"/>
    <w:rsid w:val="002E7299"/>
    <w:rsid w:val="00314662"/>
    <w:rsid w:val="003175FC"/>
    <w:rsid w:val="00322B27"/>
    <w:rsid w:val="00326B11"/>
    <w:rsid w:val="003770E2"/>
    <w:rsid w:val="003E2034"/>
    <w:rsid w:val="00432BEF"/>
    <w:rsid w:val="00475454"/>
    <w:rsid w:val="0048218D"/>
    <w:rsid w:val="0048730D"/>
    <w:rsid w:val="004A3011"/>
    <w:rsid w:val="004F1A1A"/>
    <w:rsid w:val="00525C96"/>
    <w:rsid w:val="00590B70"/>
    <w:rsid w:val="00595CD8"/>
    <w:rsid w:val="006E09C0"/>
    <w:rsid w:val="00743C1E"/>
    <w:rsid w:val="00752B42"/>
    <w:rsid w:val="007E5BC1"/>
    <w:rsid w:val="008213B8"/>
    <w:rsid w:val="00850EC7"/>
    <w:rsid w:val="0086310C"/>
    <w:rsid w:val="00871965"/>
    <w:rsid w:val="008C7103"/>
    <w:rsid w:val="008D2F0F"/>
    <w:rsid w:val="00A117C5"/>
    <w:rsid w:val="00AA19CB"/>
    <w:rsid w:val="00AC1447"/>
    <w:rsid w:val="00AD00FE"/>
    <w:rsid w:val="00B144D3"/>
    <w:rsid w:val="00B25E59"/>
    <w:rsid w:val="00B27341"/>
    <w:rsid w:val="00B5664E"/>
    <w:rsid w:val="00B654D5"/>
    <w:rsid w:val="00B9404A"/>
    <w:rsid w:val="00B97DDC"/>
    <w:rsid w:val="00BC4C93"/>
    <w:rsid w:val="00C32CC8"/>
    <w:rsid w:val="00CA1F75"/>
    <w:rsid w:val="00CB2F19"/>
    <w:rsid w:val="00CD2452"/>
    <w:rsid w:val="00CF6318"/>
    <w:rsid w:val="00CF7E5D"/>
    <w:rsid w:val="00DB1536"/>
    <w:rsid w:val="00DC285C"/>
    <w:rsid w:val="00DD381C"/>
    <w:rsid w:val="00E04C2D"/>
    <w:rsid w:val="00E10730"/>
    <w:rsid w:val="00E17C25"/>
    <w:rsid w:val="00E42D7B"/>
    <w:rsid w:val="00E66AD6"/>
    <w:rsid w:val="00EA6346"/>
    <w:rsid w:val="00EB2883"/>
    <w:rsid w:val="00F022C2"/>
    <w:rsid w:val="00F20988"/>
    <w:rsid w:val="00F37C2B"/>
    <w:rsid w:val="00F54C53"/>
    <w:rsid w:val="00F568C8"/>
    <w:rsid w:val="00F655B3"/>
    <w:rsid w:val="00FB1933"/>
    <w:rsid w:val="00FE5817"/>
    <w:rsid w:val="00FF1D9E"/>
    <w:rsid w:val="2AE95AE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42B1"/>
  <w15:docId w15:val="{7AE5E3F3-184A-425E-9F2B-8C613AD3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FE5817"/>
    <w:rPr>
      <w:sz w:val="16"/>
      <w:szCs w:val="16"/>
    </w:rPr>
  </w:style>
  <w:style w:type="paragraph" w:styleId="CommentText">
    <w:name w:val="annotation text"/>
    <w:basedOn w:val="Normal"/>
    <w:link w:val="CommentTextChar"/>
    <w:uiPriority w:val="99"/>
    <w:unhideWhenUsed/>
    <w:rsid w:val="00FE5817"/>
    <w:pPr>
      <w:spacing w:line="240" w:lineRule="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FE5817"/>
    <w:rPr>
      <w:rFonts w:asciiTheme="minorHAnsi" w:eastAsiaTheme="minorHAnsi" w:hAnsiTheme="minorHAnsi" w:cstheme="minorBidi"/>
      <w:sz w:val="20"/>
      <w:szCs w:val="20"/>
      <w:lang w:eastAsia="en-US"/>
    </w:rPr>
  </w:style>
  <w:style w:type="paragraph" w:styleId="Revision">
    <w:name w:val="Revision"/>
    <w:hidden/>
    <w:uiPriority w:val="99"/>
    <w:semiHidden/>
    <w:rsid w:val="00CA1F75"/>
    <w:pPr>
      <w:spacing w:after="0" w:line="240" w:lineRule="auto"/>
    </w:pPr>
  </w:style>
  <w:style w:type="paragraph" w:styleId="CommentSubject">
    <w:name w:val="annotation subject"/>
    <w:basedOn w:val="CommentText"/>
    <w:next w:val="CommentText"/>
    <w:link w:val="CommentSubjectChar"/>
    <w:uiPriority w:val="99"/>
    <w:semiHidden/>
    <w:unhideWhenUsed/>
    <w:rsid w:val="004F1A1A"/>
    <w:rPr>
      <w:rFonts w:ascii="Calibri" w:eastAsia="Calibri" w:hAnsi="Calibri" w:cs="Calibri"/>
      <w:b/>
      <w:bCs/>
      <w:lang w:eastAsia="de-DE"/>
    </w:rPr>
  </w:style>
  <w:style w:type="character" w:customStyle="1" w:styleId="CommentSubjectChar">
    <w:name w:val="Comment Subject Char"/>
    <w:basedOn w:val="CommentTextChar"/>
    <w:link w:val="CommentSubject"/>
    <w:uiPriority w:val="99"/>
    <w:semiHidden/>
    <w:rsid w:val="004F1A1A"/>
    <w:rPr>
      <w:rFonts w:asciiTheme="minorHAnsi" w:eastAsiaTheme="minorHAnsi" w:hAnsiTheme="minorHAnsi" w:cstheme="minorBidi"/>
      <w:b/>
      <w:bCs/>
      <w:sz w:val="20"/>
      <w:szCs w:val="20"/>
      <w:lang w:eastAsia="en-US"/>
    </w:rPr>
  </w:style>
  <w:style w:type="paragraph" w:styleId="Header">
    <w:name w:val="header"/>
    <w:basedOn w:val="Normal"/>
    <w:link w:val="HeaderChar"/>
    <w:uiPriority w:val="99"/>
    <w:unhideWhenUsed/>
    <w:rsid w:val="00AD00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0FE"/>
  </w:style>
  <w:style w:type="paragraph" w:styleId="Footer">
    <w:name w:val="footer"/>
    <w:basedOn w:val="Normal"/>
    <w:link w:val="FooterChar"/>
    <w:uiPriority w:val="99"/>
    <w:unhideWhenUsed/>
    <w:rsid w:val="00AD00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H9XGHtFsBOWa6bVhrEN/WVk+w==">AMUW2mUZTILYEu1VEIjz7/jVBUdbIpW1kGsGhRrI4gM9Ku2JxLGtrHigIC4lXiy0SAacdCwvKh8DdNeLTIC4A3Hq/Fd85y0eiiQGtAdcESg9p9jX4ElFnSg=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cp:lastModifiedBy>Emmanuel Klement</cp:lastModifiedBy>
  <cp:revision>75</cp:revision>
  <dcterms:created xsi:type="dcterms:W3CDTF">2020-09-27T10:35:00Z</dcterms:created>
  <dcterms:modified xsi:type="dcterms:W3CDTF">2024-01-02T17:26:00Z</dcterms:modified>
</cp:coreProperties>
</file>