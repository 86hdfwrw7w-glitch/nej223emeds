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62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40"/>
        <w:gridCol w:w="283"/>
        <w:gridCol w:w="284"/>
        <w:gridCol w:w="850"/>
        <w:gridCol w:w="142"/>
        <w:gridCol w:w="1418"/>
        <w:gridCol w:w="141"/>
        <w:gridCol w:w="1549"/>
        <w:gridCol w:w="835"/>
        <w:gridCol w:w="20"/>
        <w:tblGridChange w:id="0">
          <w:tblGrid>
            <w:gridCol w:w="5540"/>
            <w:gridCol w:w="283"/>
            <w:gridCol w:w="284"/>
            <w:gridCol w:w="850"/>
            <w:gridCol w:w="142"/>
            <w:gridCol w:w="1418"/>
            <w:gridCol w:w="141"/>
            <w:gridCol w:w="1549"/>
            <w:gridCol w:w="284"/>
            <w:gridCol w:w="567"/>
            <w:gridCol w:w="4"/>
          </w:tblGrid>
        </w:tblGridChange>
      </w:tblGrid>
      <w:tr w:rsidR="004511D6" w:rsidRPr="00F44F5F" w14:paraId="487AC9CE" w14:textId="77777777" w:rsidTr="004511D6">
        <w:trPr>
          <w:trHeight w:val="20"/>
        </w:trPr>
        <w:tc>
          <w:tcPr>
            <w:tcW w:w="11058" w:type="dxa"/>
            <w:gridSpan w:val="10"/>
            <w:vAlign w:val="bottom"/>
          </w:tcPr>
          <w:p w14:paraId="0CBC6997" w14:textId="52D84002" w:rsidR="00E55D90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Luca Hofmann</w:t>
            </w:r>
          </w:p>
          <w:p w14:paraId="135895E2" w14:textId="2E82830C" w:rsidR="00F44F5F" w:rsidRPr="00F44F5F" w:rsidRDefault="00E8619A" w:rsidP="00BF0E50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Uppentalstraße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Frickenhausen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97252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D4104D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|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h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ofmann_luca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mein.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gmx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151 51954726</w:t>
            </w:r>
          </w:p>
        </w:tc>
      </w:tr>
      <w:tr w:rsidR="004511D6" w:rsidRPr="00F44F5F" w14:paraId="0FCADE56" w14:textId="77777777" w:rsidTr="004511D6">
        <w:trPr>
          <w:trHeight w:val="504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D4104D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4511D6" w:rsidRPr="00F44F5F" w14:paraId="7D1DEBF7" w14:textId="77777777" w:rsidTr="004511D6">
        <w:trPr>
          <w:trHeight w:val="346"/>
        </w:trPr>
        <w:tc>
          <w:tcPr>
            <w:tcW w:w="6957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7D7D4EB" w:rsidR="00D1492F" w:rsidRPr="00F44F5F" w:rsidRDefault="00E8619A" w:rsidP="00D4104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Technische Hochschule Würzburg-Schweinfurt</w:t>
            </w:r>
          </w:p>
        </w:tc>
        <w:tc>
          <w:tcPr>
            <w:tcW w:w="4101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268D643C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61E5D482" w14:textId="77777777" w:rsidTr="004511D6">
        <w:trPr>
          <w:trHeight w:val="20"/>
        </w:trPr>
        <w:tc>
          <w:tcPr>
            <w:tcW w:w="8658" w:type="dxa"/>
            <w:gridSpan w:val="7"/>
          </w:tcPr>
          <w:p w14:paraId="11CB9A0F" w14:textId="4EDB7C38" w:rsidR="00D1492F" w:rsidRPr="00F44F5F" w:rsidRDefault="00E8619A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  <w:del w:id="1" w:author="David Döbele" w:date="2026-04-07T18:32:00Z" w16du:dateUtc="2026-04-07T16:32:00Z">
              <w:r w:rsidR="00D4104D" w:rsidDel="00C125EA">
                <w:rPr>
                  <w:rFonts w:ascii="Times New Roman" w:hAnsi="Times New Roman" w:cs="Times New Roman"/>
                  <w:i/>
                  <w:iCs/>
                  <w:sz w:val="20"/>
                  <w:szCs w:val="20"/>
                </w:rPr>
                <w:delText xml:space="preserve"> (aktueller Schnitt: 2,4)</w:delText>
              </w:r>
            </w:del>
          </w:p>
        </w:tc>
        <w:tc>
          <w:tcPr>
            <w:tcW w:w="2400" w:type="dxa"/>
            <w:gridSpan w:val="3"/>
          </w:tcPr>
          <w:p w14:paraId="419A9228" w14:textId="0B146F54" w:rsidR="00D1492F" w:rsidRPr="00F44F5F" w:rsidRDefault="00E8619A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D1492F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del w:id="2" w:author="David Döbele" w:date="2026-04-07T18:31:00Z" w16du:dateUtc="2026-04-07T16:31:00Z">
              <w:r w:rsidR="00D5280E" w:rsidRPr="00F44F5F" w:rsidDel="00C125EA">
                <w:rPr>
                  <w:rFonts w:ascii="Times New Roman" w:hAnsi="Times New Roman" w:cs="Times New Roman"/>
                  <w:sz w:val="20"/>
                  <w:szCs w:val="20"/>
                </w:rPr>
                <w:delText>heute</w:delText>
              </w:r>
            </w:del>
            <w:ins w:id="3" w:author="David Döbele" w:date="2026-04-07T18:31:00Z" w16du:dateUtc="2026-04-07T16:31:00Z">
              <w:r w:rsidR="00C125EA">
                <w:rPr>
                  <w:rFonts w:ascii="Times New Roman" w:hAnsi="Times New Roman" w:cs="Times New Roman"/>
                  <w:sz w:val="20"/>
                  <w:szCs w:val="20"/>
                </w:rPr>
                <w:t>08/2026</w:t>
              </w:r>
            </w:ins>
          </w:p>
        </w:tc>
      </w:tr>
      <w:tr w:rsidR="004511D6" w:rsidRPr="00F44F5F" w14:paraId="7EABE9F1" w14:textId="77777777" w:rsidTr="004511D6">
        <w:trPr>
          <w:trHeight w:val="20"/>
        </w:trPr>
        <w:tc>
          <w:tcPr>
            <w:tcW w:w="11058" w:type="dxa"/>
            <w:gridSpan w:val="10"/>
          </w:tcPr>
          <w:p w14:paraId="556B78D1" w14:textId="50C194FF" w:rsidR="00D4104D" w:rsidRPr="009B4A32" w:rsidRDefault="00B17D95" w:rsidP="00D4104D">
            <w:pPr>
              <w:pStyle w:val="Listenabsatz"/>
              <w:numPr>
                <w:ilvl w:val="0"/>
                <w:numId w:val="2"/>
              </w:numPr>
              <w:rPr>
                <w:ins w:id="4" w:author="Sarah Bergmann" w:date="2026-03-20T21:24:00Z" w16du:dateUtc="2026-03-21T04:24:00Z"/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Vertiefung:</w:t>
            </w:r>
            <w:r w:rsidR="00E8619A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Banken-Finanz und -Investitionswirtschaft &amp; Controlling (Management Track)</w:t>
            </w:r>
          </w:p>
          <w:p w14:paraId="5656B45E" w14:textId="77777777" w:rsidR="009B4A32" w:rsidRDefault="00E8619A" w:rsidP="009B4A3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Zertifikat</w:t>
            </w:r>
            <w:ins w:id="5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e: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Führungsverantwortung</w:t>
            </w:r>
            <w:ins w:id="6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="00196EAC" w:rsidRPr="009B4A32">
              <w:rPr>
                <w:rFonts w:ascii="Times New Roman" w:hAnsi="Times New Roman" w:cs="Times New Roman"/>
                <w:sz w:val="20"/>
                <w:szCs w:val="20"/>
              </w:rPr>
              <w:t>SAP S/4 HANA</w:t>
            </w:r>
            <w:ins w:id="7" w:author="Sarah Bergmann" w:date="2026-03-20T21:23:00Z" w16du:dateUtc="2026-03-21T04:23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Bloomberg</w:t>
            </w:r>
            <w:ins w:id="8" w:author="Sarah Bergmann" w:date="2026-03-20T21:24:00Z" w16du:dateUtc="2026-03-21T04:24:00Z">
              <w:r w:rsidR="00D4104D" w:rsidRPr="009B4A32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Zertifikate in 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den 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>Bereich</w:t>
            </w:r>
            <w:r w:rsidR="00D4104D" w:rsidRPr="009B4A32">
              <w:rPr>
                <w:rFonts w:ascii="Times New Roman" w:hAnsi="Times New Roman" w:cs="Times New Roman"/>
                <w:sz w:val="20"/>
                <w:szCs w:val="20"/>
              </w:rPr>
              <w:t>en</w:t>
            </w:r>
            <w:r w:rsidR="002F1BDE"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A71E6B0" w14:textId="023C5EDB" w:rsidR="00DE32D6" w:rsidRPr="009B4A32" w:rsidRDefault="002F1BDE" w:rsidP="00BF0E50">
            <w:pPr>
              <w:pStyle w:val="Listenabsatz"/>
              <w:rPr>
                <w:rFonts w:ascii="Times New Roman" w:hAnsi="Times New Roman" w:cs="Times New Roman"/>
                <w:sz w:val="20"/>
                <w:szCs w:val="20"/>
              </w:rPr>
            </w:pPr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Market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Concepts</w:t>
            </w:r>
            <w:proofErr w:type="spellEnd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 xml:space="preserve"> und Financial </w:t>
            </w:r>
            <w:proofErr w:type="spellStart"/>
            <w:r w:rsidRPr="00BF0E50">
              <w:rPr>
                <w:rFonts w:ascii="Times New Roman" w:hAnsi="Times New Roman" w:cs="Times New Roman"/>
                <w:sz w:val="20"/>
                <w:szCs w:val="20"/>
              </w:rPr>
              <w:t>Fundamentals</w:t>
            </w:r>
            <w:proofErr w:type="spellEnd"/>
            <w:ins w:id="9" w:author="Sarah Bergmann" w:date="2026-03-20T21:23:00Z" w16du:dateUtc="2026-03-21T04:23:00Z">
              <w:r w:rsidR="00D4104D" w:rsidRPr="00BF0E50">
                <w:rPr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Yale</w:t>
            </w:r>
            <w:ins w:id="10" w:author="Sarah Bergmann" w:date="2026-03-20T21:24:00Z" w16du:dateUtc="2026-03-21T04:24:00Z">
              <w:r w:rsidR="00D4104D">
                <w:rPr>
                  <w:rFonts w:ascii="Times New Roman" w:hAnsi="Times New Roman" w:cs="Times New Roman"/>
                  <w:sz w:val="20"/>
                  <w:szCs w:val="20"/>
                </w:rPr>
                <w:t>-</w:t>
              </w:r>
            </w:ins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Zertifikat </w:t>
            </w:r>
            <w:r w:rsidR="00D4104D">
              <w:rPr>
                <w:rFonts w:ascii="Times New Roman" w:hAnsi="Times New Roman" w:cs="Times New Roman"/>
                <w:sz w:val="20"/>
                <w:szCs w:val="20"/>
              </w:rPr>
              <w:t xml:space="preserve">in </w:t>
            </w: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 xml:space="preserve">Financial </w:t>
            </w:r>
            <w:proofErr w:type="spellStart"/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Markets</w:t>
            </w:r>
            <w:proofErr w:type="spellEnd"/>
          </w:p>
        </w:tc>
      </w:tr>
      <w:tr w:rsidR="004511D6" w:rsidRPr="00F44F5F" w14:paraId="013361E1" w14:textId="77777777" w:rsidTr="004511D6">
        <w:trPr>
          <w:trHeight w:val="340"/>
        </w:trPr>
        <w:tc>
          <w:tcPr>
            <w:tcW w:w="7099" w:type="dxa"/>
            <w:gridSpan w:val="5"/>
            <w:vAlign w:val="bottom"/>
          </w:tcPr>
          <w:p w14:paraId="197620E3" w14:textId="29B551F2" w:rsidR="00D1492F" w:rsidRPr="00F44F5F" w:rsidRDefault="003630D2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Fachoberschule Kitzingen</w:t>
            </w:r>
          </w:p>
        </w:tc>
        <w:tc>
          <w:tcPr>
            <w:tcW w:w="3959" w:type="dxa"/>
            <w:gridSpan w:val="5"/>
            <w:vAlign w:val="bottom"/>
          </w:tcPr>
          <w:p w14:paraId="63D86F51" w14:textId="74960E6F" w:rsidR="00D1492F" w:rsidRPr="00F44F5F" w:rsidRDefault="003630D2" w:rsidP="00D4104D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4511D6" w:rsidRPr="00F44F5F" w14:paraId="62632213" w14:textId="77777777" w:rsidTr="004511D6">
        <w:tc>
          <w:tcPr>
            <w:tcW w:w="5540" w:type="dxa"/>
          </w:tcPr>
          <w:p w14:paraId="5F71027E" w14:textId="5D8B124E" w:rsidR="00D1492F" w:rsidRPr="00F44F5F" w:rsidRDefault="003630D2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Fachhochschulreife</w:t>
            </w:r>
            <w:del w:id="11" w:author="David Döbele" w:date="2026-04-07T18:32:00Z" w16du:dateUtc="2026-04-07T16:32:00Z">
              <w:r w:rsidDel="00C125E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</w:delText>
              </w:r>
              <w:r w:rsidR="00D4104D" w:rsidDel="00C125E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(finale Note: 2,6)</w:delText>
              </w:r>
            </w:del>
          </w:p>
        </w:tc>
        <w:tc>
          <w:tcPr>
            <w:tcW w:w="5518" w:type="dxa"/>
            <w:gridSpan w:val="9"/>
          </w:tcPr>
          <w:p w14:paraId="51FC9814" w14:textId="3E251323" w:rsidR="00D1492F" w:rsidRPr="00F44F5F" w:rsidRDefault="00426D7E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3630D2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1331D"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4511D6" w:rsidRPr="00F44F5F" w14:paraId="4D68BFE7" w14:textId="77777777" w:rsidTr="004511D6">
        <w:trPr>
          <w:trHeight w:val="20"/>
        </w:trPr>
        <w:tc>
          <w:tcPr>
            <w:tcW w:w="11058" w:type="dxa"/>
            <w:gridSpan w:val="10"/>
          </w:tcPr>
          <w:p w14:paraId="4BBCE836" w14:textId="77DD4549" w:rsidR="003630D2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</w:t>
            </w:r>
            <w:ins w:id="12" w:author="David Döbele" w:date="2026-04-07T18:32:00Z" w16du:dateUtc="2026-04-07T16:32:00Z">
              <w:r w:rsidR="00C125E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 xml:space="preserve">, </w:t>
              </w:r>
            </w:ins>
            <w:del w:id="13" w:author="David Döbele" w:date="2026-04-07T18:32:00Z" w16du:dateUtc="2026-04-07T16:32:00Z">
              <w:r w:rsidDel="00C125E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(12 Punkte), BWL (10 Punkte),</w:delText>
              </w:r>
            </w:del>
            <w:ins w:id="14" w:author="David Döbele" w:date="2026-04-07T18:32:00Z" w16du:dateUtc="2026-04-07T16:32:00Z">
              <w:r w:rsidR="00C125E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t>BWL,</w:t>
              </w:r>
            </w:ins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VWL </w:t>
            </w:r>
            <w:del w:id="15" w:author="David Döbele" w:date="2026-04-07T18:32:00Z" w16du:dateUtc="2026-04-07T16:32:00Z">
              <w:r w:rsidDel="00C125EA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(10 Punkte)</w:delText>
              </w:r>
            </w:del>
          </w:p>
          <w:p w14:paraId="54BF63E9" w14:textId="1F4DF188" w:rsidR="003630D2" w:rsidRPr="00FE0496" w:rsidRDefault="003630D2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Urkunde für besondere schulische Leistungen</w:t>
            </w:r>
          </w:p>
        </w:tc>
      </w:tr>
      <w:tr w:rsidR="004511D6" w:rsidRPr="00F44F5F" w14:paraId="6B19CF91" w14:textId="77777777" w:rsidTr="004511D6">
        <w:trPr>
          <w:trHeight w:val="340"/>
        </w:trPr>
        <w:tc>
          <w:tcPr>
            <w:tcW w:w="5823" w:type="dxa"/>
            <w:gridSpan w:val="2"/>
            <w:vMerge w:val="restart"/>
            <w:vAlign w:val="bottom"/>
          </w:tcPr>
          <w:p w14:paraId="47F0A12D" w14:textId="77777777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Berufsschule Kitzingen-Ochsenfurt</w:t>
            </w:r>
          </w:p>
          <w:p w14:paraId="54F7169D" w14:textId="061416B8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del w:id="16" w:author="David Döbele" w:date="2026-04-07T18:32:00Z" w16du:dateUtc="2026-04-07T16:32:00Z">
              <w:r w:rsidDel="00884A7D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</w:delText>
              </w:r>
            </w:del>
            <w:r w:rsidR="00341CB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Berufsschulabschluss </w:t>
            </w:r>
            <w:del w:id="17" w:author="David Döbele" w:date="2026-04-07T18:32:00Z" w16du:dateUtc="2026-04-07T16:32:00Z">
              <w:r w:rsidDel="00C125EA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(finale Note: 1,8)</w:delText>
              </w:r>
            </w:del>
          </w:p>
        </w:tc>
        <w:tc>
          <w:tcPr>
            <w:tcW w:w="5235" w:type="dxa"/>
            <w:gridSpan w:val="8"/>
            <w:vAlign w:val="bottom"/>
          </w:tcPr>
          <w:p w14:paraId="262B6DA3" w14:textId="3B3D6108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Kitzingen</w:t>
            </w:r>
          </w:p>
        </w:tc>
      </w:tr>
      <w:tr w:rsidR="004511D6" w:rsidRPr="00F44F5F" w14:paraId="263521E3" w14:textId="77777777" w:rsidTr="004511D6">
        <w:trPr>
          <w:trHeight w:val="57"/>
        </w:trPr>
        <w:tc>
          <w:tcPr>
            <w:tcW w:w="5823" w:type="dxa"/>
            <w:gridSpan w:val="2"/>
            <w:vMerge/>
          </w:tcPr>
          <w:p w14:paraId="36282A3A" w14:textId="7C363DDF" w:rsidR="009B4A32" w:rsidRPr="00F44F5F" w:rsidRDefault="009B4A32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235" w:type="dxa"/>
            <w:gridSpan w:val="8"/>
          </w:tcPr>
          <w:p w14:paraId="3DE8C75D" w14:textId="42F5FDEE" w:rsidR="009B4A32" w:rsidRPr="00F44F5F" w:rsidRDefault="009B4A32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</w:tr>
      <w:tr w:rsidR="004511D6" w:rsidRPr="00F44F5F" w14:paraId="27601A10" w14:textId="77777777" w:rsidTr="004511D6">
        <w:trPr>
          <w:trHeight w:val="57"/>
        </w:trPr>
        <w:tc>
          <w:tcPr>
            <w:tcW w:w="11058" w:type="dxa"/>
            <w:gridSpan w:val="10"/>
          </w:tcPr>
          <w:p w14:paraId="6ECF7248" w14:textId="74BE5046" w:rsidR="00AE4ED3" w:rsidRPr="00FE0496" w:rsidRDefault="00AE4ED3" w:rsidP="00D4104D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sz w:val="20"/>
                <w:szCs w:val="20"/>
              </w:rPr>
              <w:t>Schwerpunktfächer: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Betriebswirtschaft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Deutsch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sehr 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Marketing</w:t>
            </w:r>
            <w:ins w:id="18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ins w:id="19" w:author="Sarah Bergmann" w:date="2026-03-20T21:33:00Z" w16du:dateUtc="2026-03-21T04:33:00Z">
              <w:r w:rsidR="006A3E98">
                <w:rPr>
                  <w:rFonts w:ascii="Times New Roman" w:hAnsi="Times New Roman" w:cs="Times New Roman"/>
                  <w:sz w:val="20"/>
                  <w:szCs w:val="20"/>
                </w:rPr>
                <w:t xml:space="preserve"> </w:t>
              </w:r>
            </w:ins>
            <w:r w:rsidR="00723B46">
              <w:rPr>
                <w:rFonts w:ascii="Times New Roman" w:hAnsi="Times New Roman" w:cs="Times New Roman"/>
                <w:sz w:val="20"/>
                <w:szCs w:val="20"/>
              </w:rPr>
              <w:t xml:space="preserve">Verkauf 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23B46">
              <w:rPr>
                <w:rFonts w:ascii="Times New Roman" w:hAnsi="Times New Roman" w:cs="Times New Roman"/>
                <w:sz w:val="20"/>
                <w:szCs w:val="20"/>
              </w:rPr>
              <w:t>gut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511D6" w:rsidRPr="00F44F5F" w14:paraId="3A2665B3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D4104D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4511D6" w:rsidRPr="00F44F5F" w14:paraId="2FDC74B2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090D0798" w14:textId="29CC0276" w:rsidR="001315A3" w:rsidRPr="00F44F5F" w:rsidRDefault="001315A3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Grüne Energie 360 GmbH</w:t>
            </w:r>
          </w:p>
        </w:tc>
        <w:tc>
          <w:tcPr>
            <w:tcW w:w="2400" w:type="dxa"/>
            <w:gridSpan w:val="3"/>
            <w:vAlign w:val="bottom"/>
          </w:tcPr>
          <w:p w14:paraId="53E91521" w14:textId="783D35F9" w:rsidR="001315A3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Würzburg</w:t>
            </w:r>
          </w:p>
        </w:tc>
      </w:tr>
      <w:tr w:rsidR="004511D6" w:rsidRPr="00F44F5F" w14:paraId="79F5B91B" w14:textId="77777777" w:rsidTr="004511D6">
        <w:trPr>
          <w:trHeight w:val="90"/>
        </w:trPr>
        <w:tc>
          <w:tcPr>
            <w:tcW w:w="8658" w:type="dxa"/>
            <w:gridSpan w:val="7"/>
          </w:tcPr>
          <w:p w14:paraId="37B8177E" w14:textId="13B555A1" w:rsidR="00195D0B" w:rsidRPr="00F44F5F" w:rsidRDefault="00195D0B" w:rsidP="00D4104D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4104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Operations</w:t>
            </w:r>
          </w:p>
        </w:tc>
        <w:tc>
          <w:tcPr>
            <w:tcW w:w="2400" w:type="dxa"/>
            <w:gridSpan w:val="3"/>
            <w:vAlign w:val="bottom"/>
          </w:tcPr>
          <w:p w14:paraId="2C6A02AF" w14:textId="13474507" w:rsidR="00195D0B" w:rsidRDefault="00195D0B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4511D6" w:rsidRPr="00F44F5F" w14:paraId="53B0429B" w14:textId="77777777" w:rsidTr="004511D6">
        <w:tblPrEx>
          <w:tblW w:w="11062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0" w:author="David Döbele" w:date="2026-04-07T18:35:00Z" w16du:dateUtc="2026-04-07T16:35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21" w:author="David Döbele" w:date="2026-04-07T18:35:00Z" w16du:dateUtc="2026-04-07T16:35:00Z">
            <w:trPr>
              <w:gridAfter w:val="0"/>
              <w:trHeight w:val="20"/>
            </w:trPr>
          </w:trPrChange>
        </w:trPr>
        <w:tc>
          <w:tcPr>
            <w:tcW w:w="11042" w:type="dxa"/>
            <w:gridSpan w:val="9"/>
            <w:tcPrChange w:id="22" w:author="David Döbele" w:date="2026-04-07T18:35:00Z" w16du:dateUtc="2026-04-07T16:35:00Z">
              <w:tcPr>
                <w:tcW w:w="10491" w:type="dxa"/>
                <w:gridSpan w:val="9"/>
              </w:tcPr>
            </w:tcPrChange>
          </w:tcPr>
          <w:p w14:paraId="47A93DA8" w14:textId="7E98E671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Hauptverantwortliche Person für die Umstellung auf 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ein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neues Betriebsprogramm</w:t>
            </w:r>
          </w:p>
          <w:p w14:paraId="42AF2AED" w14:textId="03929446" w:rsidR="00195D0B" w:rsidRPr="008A289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Routenplanung der Außendienstmitarbeiter</w:t>
            </w:r>
            <w:ins w:id="23" w:author="David Döbele" w:date="2026-04-07T18:35:00Z" w16du:dateUtc="2026-04-07T16:35:00Z">
              <w:r w:rsidR="004511D6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 xml:space="preserve"> im Bereich Photovoltaik / Wärmepumpen</w:t>
              </w:r>
            </w:ins>
            <w:ins w:id="24" w:author="Sarah Bergmann" w:date="2026-03-20T21:27:00Z" w16du:dateUtc="2026-03-21T04:27:00Z">
              <w:r w:rsidR="00D4104D">
                <w:rPr>
                  <w:rFonts w:ascii="Times New Roman" w:hAnsi="Times New Roman" w:cs="Times New Roman"/>
                  <w:bCs/>
                  <w:sz w:val="20"/>
                  <w:szCs w:val="20"/>
                </w:rPr>
                <w:t>,</w:t>
              </w:r>
            </w:ins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</w:t>
            </w:r>
            <w:r w:rsidR="00D4104D">
              <w:rPr>
                <w:rFonts w:ascii="Times New Roman" w:hAnsi="Times New Roman" w:cs="Times New Roman"/>
                <w:bCs/>
                <w:sz w:val="20"/>
                <w:szCs w:val="20"/>
              </w:rPr>
              <w:t>klusive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Terminierungen</w:t>
            </w:r>
          </w:p>
          <w:p w14:paraId="4250F153" w14:textId="6E7BC438" w:rsidR="00195D0B" w:rsidRPr="00195D0B" w:rsidRDefault="00195D0B" w:rsidP="009B4A32">
            <w:pPr>
              <w:pStyle w:val="Listenabsatz"/>
              <w:numPr>
                <w:ilvl w:val="0"/>
                <w:numId w:val="30"/>
              </w:num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Aktuelles Projekt: Optimierung der Leadstruktur zum </w:t>
            </w:r>
            <w:r w:rsidR="002364F7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langfristigen </w:t>
            </w:r>
            <w:r w:rsidRPr="008A289B">
              <w:rPr>
                <w:rFonts w:ascii="Times New Roman" w:hAnsi="Times New Roman" w:cs="Times New Roman"/>
                <w:bCs/>
                <w:sz w:val="20"/>
                <w:szCs w:val="20"/>
              </w:rPr>
              <w:t>Ziel der Kostensenkung</w:t>
            </w:r>
          </w:p>
        </w:tc>
        <w:tc>
          <w:tcPr>
            <w:tcW w:w="20" w:type="dxa"/>
            <w:vAlign w:val="bottom"/>
            <w:tcPrChange w:id="25" w:author="David Döbele" w:date="2026-04-07T18:35:00Z" w16du:dateUtc="2026-04-07T16:35:00Z">
              <w:tcPr>
                <w:tcW w:w="567" w:type="dxa"/>
                <w:vAlign w:val="bottom"/>
              </w:tcPr>
            </w:tcPrChange>
          </w:tcPr>
          <w:p w14:paraId="3646C2E9" w14:textId="77777777" w:rsidR="00195D0B" w:rsidRDefault="00195D0B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4511D6" w:rsidRPr="00F44F5F" w14:paraId="127C64E2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38F27285" w14:textId="2FE13F6C" w:rsidR="001315A3" w:rsidRPr="00F44F5F" w:rsidRDefault="001315A3" w:rsidP="00D410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.Oliver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Bernd Freier GmbH &amp; Co. KG</w:t>
            </w:r>
          </w:p>
        </w:tc>
        <w:tc>
          <w:tcPr>
            <w:tcW w:w="2400" w:type="dxa"/>
            <w:gridSpan w:val="3"/>
            <w:vAlign w:val="bottom"/>
          </w:tcPr>
          <w:p w14:paraId="4820196E" w14:textId="4029D7FF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Rottendorf</w:t>
            </w:r>
          </w:p>
        </w:tc>
      </w:tr>
      <w:tr w:rsidR="004511D6" w:rsidRPr="00F44F5F" w14:paraId="335D84E9" w14:textId="77777777" w:rsidTr="004511D6">
        <w:tc>
          <w:tcPr>
            <w:tcW w:w="6107" w:type="dxa"/>
            <w:gridSpan w:val="3"/>
          </w:tcPr>
          <w:p w14:paraId="20B1570F" w14:textId="607CF874" w:rsidR="001315A3" w:rsidRPr="00F44F5F" w:rsidRDefault="001315A3" w:rsidP="00D4104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Bereich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Treasury &amp; Cash Management</w:t>
            </w:r>
          </w:p>
        </w:tc>
        <w:tc>
          <w:tcPr>
            <w:tcW w:w="4951" w:type="dxa"/>
            <w:gridSpan w:val="7"/>
          </w:tcPr>
          <w:p w14:paraId="0475B997" w14:textId="4016682E" w:rsidR="001315A3" w:rsidRPr="00F44F5F" w:rsidRDefault="001315A3" w:rsidP="00D4104D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54C3D64C" w14:textId="77777777" w:rsidTr="004511D6">
        <w:tc>
          <w:tcPr>
            <w:tcW w:w="11058" w:type="dxa"/>
            <w:gridSpan w:val="10"/>
          </w:tcPr>
          <w:p w14:paraId="797013CC" w14:textId="77777777" w:rsidR="009B3408" w:rsidRPr="008A289B" w:rsidRDefault="00677B0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Management des Bürgschaftsportfolios für über 150 Stores, inklusive Integration aller Standorte</w:t>
            </w:r>
          </w:p>
          <w:p w14:paraId="361EAA3A" w14:textId="0C0FA64C" w:rsidR="00677B0B" w:rsidRPr="008A289B" w:rsidRDefault="00677B0B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im Zuge der Benelux-Übernahme</w:t>
            </w:r>
          </w:p>
          <w:p w14:paraId="1274A3CD" w14:textId="54EC65F1" w:rsidR="00D4104D" w:rsidRDefault="00D4104D" w:rsidP="00D4104D">
            <w:pPr>
              <w:pStyle w:val="Bullets"/>
              <w:rPr>
                <w:ins w:id="26" w:author="Sarah Bergmann" w:date="2026-03-20T21:28:00Z" w16du:dateUtc="2026-03-21T04:28:00Z"/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Durchführung q</w:t>
            </w:r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uantitative</w:t>
            </w:r>
            <w:ins w:id="27" w:author="Sarah Bergmann" w:date="2026-03-20T21:28:00Z" w16du:dateUtc="2026-03-21T04:28:00Z">
              <w:r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r</w:t>
              </w:r>
            </w:ins>
            <w:r w:rsidR="009B3408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FX-Hedging-Analysen für Währungsvolumen von ca. 300 Mio. USD p. a., </w:t>
            </w:r>
          </w:p>
          <w:p w14:paraId="0D5E8D80" w14:textId="645A0273" w:rsidR="009B3408" w:rsidRPr="008A289B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inkl</w:t>
            </w:r>
            <w:r w:rsidR="00D4104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Szenario-Analysen</w:t>
            </w:r>
          </w:p>
          <w:p w14:paraId="6DD9BA0F" w14:textId="54975622" w:rsidR="009B3408" w:rsidRPr="00D4104D" w:rsidRDefault="009B3408" w:rsidP="009B4A32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Eigenverantwortliche Durchführung operativer Treasury</w:t>
            </w:r>
            <w:ins w:id="28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</w:rPr>
                <w:t>-</w:t>
              </w:r>
            </w:ins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Aufgaben mit über 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40 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Bankkonten</w:t>
            </w:r>
          </w:p>
        </w:tc>
      </w:tr>
      <w:tr w:rsidR="004511D6" w:rsidRPr="00F44F5F" w14:paraId="16C6F7AD" w14:textId="77777777" w:rsidTr="004511D6">
        <w:trPr>
          <w:trHeight w:val="288"/>
        </w:trPr>
        <w:tc>
          <w:tcPr>
            <w:tcW w:w="8658" w:type="dxa"/>
            <w:gridSpan w:val="7"/>
            <w:vAlign w:val="bottom"/>
          </w:tcPr>
          <w:p w14:paraId="5D8760E9" w14:textId="297145C9" w:rsidR="00AE4ED3" w:rsidRPr="009B3408" w:rsidRDefault="00AE4ED3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253F6D" w:rsidRPr="009B34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Capital Services</w:t>
            </w:r>
          </w:p>
        </w:tc>
        <w:tc>
          <w:tcPr>
            <w:tcW w:w="2400" w:type="dxa"/>
            <w:gridSpan w:val="3"/>
            <w:vAlign w:val="bottom"/>
          </w:tcPr>
          <w:p w14:paraId="2D9DB8CA" w14:textId="2427C1C7" w:rsidR="00AE4ED3" w:rsidRPr="00F44F5F" w:rsidRDefault="00AE4ED3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F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4511D6" w:rsidRPr="00F44F5F" w14:paraId="7660C4BA" w14:textId="77777777" w:rsidTr="004511D6">
        <w:trPr>
          <w:trHeight w:val="57"/>
        </w:trPr>
        <w:tc>
          <w:tcPr>
            <w:tcW w:w="11058" w:type="dxa"/>
            <w:gridSpan w:val="10"/>
          </w:tcPr>
          <w:p w14:paraId="2017C0F4" w14:textId="7B920DFA" w:rsidR="009B3408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Payment Analytics für E-Commerce (2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5</w:t>
            </w:r>
            <w:r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.000+ Transaktionen/Monat)</w:t>
            </w:r>
          </w:p>
          <w:p w14:paraId="132465C4" w14:textId="213593F4" w:rsidR="00253F6D" w:rsidRPr="008A289B" w:rsidRDefault="009B3408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</w:rPr>
              <w:t>Aufbereitung monatlicher Treasury-Reports für CFO, Banken und Jahresabschlussprüfung</w:t>
            </w:r>
            <w:r w:rsidR="00AE4ED3" w:rsidRPr="008A28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4511D6" w:rsidRPr="00F44F5F" w14:paraId="4EC9DEB8" w14:textId="77777777" w:rsidTr="004511D6">
        <w:trPr>
          <w:trHeight w:val="346"/>
        </w:trPr>
        <w:tc>
          <w:tcPr>
            <w:tcW w:w="8658" w:type="dxa"/>
            <w:gridSpan w:val="7"/>
            <w:vAlign w:val="bottom"/>
          </w:tcPr>
          <w:p w14:paraId="061D97E7" w14:textId="62C730BC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Hotel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Kapellenbeg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2400" w:type="dxa"/>
            <w:gridSpan w:val="3"/>
            <w:vAlign w:val="bottom"/>
          </w:tcPr>
          <w:p w14:paraId="38592414" w14:textId="4FE304E2" w:rsidR="00FE0496" w:rsidRPr="00F44F5F" w:rsidRDefault="00723B4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Eibelstadt</w:t>
            </w:r>
          </w:p>
        </w:tc>
      </w:tr>
      <w:tr w:rsidR="004511D6" w:rsidRPr="00F44F5F" w14:paraId="0A0FFCF6" w14:textId="77777777" w:rsidTr="004511D6">
        <w:trPr>
          <w:trHeight w:val="113"/>
        </w:trPr>
        <w:tc>
          <w:tcPr>
            <w:tcW w:w="8658" w:type="dxa"/>
            <w:gridSpan w:val="7"/>
          </w:tcPr>
          <w:p w14:paraId="30382087" w14:textId="2408BE5B" w:rsidR="00FE0496" w:rsidRPr="00FE0496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Festanstellung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9B4A3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ins w:id="29" w:author="Sarah Bergmann" w:date="2026-03-20T21:29:00Z" w16du:dateUtc="2026-03-21T04:29:00Z">
              <w:r w:rsidR="00D4104D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t xml:space="preserve"> </w:t>
              </w:r>
            </w:ins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leitender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Tagungsdienst</w:t>
            </w:r>
            <w:proofErr w:type="spellEnd"/>
          </w:p>
        </w:tc>
        <w:tc>
          <w:tcPr>
            <w:tcW w:w="2400" w:type="dxa"/>
            <w:gridSpan w:val="3"/>
          </w:tcPr>
          <w:p w14:paraId="7444AF8F" w14:textId="1C42D2DE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ED07B5" w:rsidRPr="00F44F5F" w14:paraId="4C00CD42" w14:textId="77777777" w:rsidTr="004511D6">
        <w:tblPrEx>
          <w:tblW w:w="11062" w:type="dxa"/>
          <w:tblInd w:w="-99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30" w:author="David Döbele" w:date="2026-04-07T18:35:00Z" w16du:dateUtc="2026-04-07T16:35:00Z">
            <w:tblPrEx>
              <w:tblW w:w="11058" w:type="dxa"/>
              <w:tblInd w:w="-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2"/>
          <w:trPrChange w:id="31" w:author="David Döbele" w:date="2026-04-07T18:35:00Z" w16du:dateUtc="2026-04-07T16:35:00Z">
            <w:trPr>
              <w:gridAfter w:val="0"/>
              <w:trHeight w:val="342"/>
            </w:trPr>
          </w:trPrChange>
        </w:trPr>
        <w:tc>
          <w:tcPr>
            <w:tcW w:w="10207" w:type="dxa"/>
            <w:gridSpan w:val="8"/>
            <w:tcPrChange w:id="32" w:author="David Döbele" w:date="2026-04-07T18:35:00Z" w16du:dateUtc="2026-04-07T16:35:00Z">
              <w:tcPr>
                <w:tcW w:w="10207" w:type="dxa"/>
                <w:gridSpan w:val="8"/>
              </w:tcPr>
            </w:tcPrChange>
          </w:tcPr>
          <w:p w14:paraId="4EFB349F" w14:textId="16D42592" w:rsidR="009B3408" w:rsidRPr="008A289B" w:rsidRDefault="009B3408" w:rsidP="00D4104D">
            <w:pPr>
              <w:pStyle w:val="Listenabsatz"/>
              <w:numPr>
                <w:ilvl w:val="0"/>
                <w:numId w:val="26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Teamleitung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der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Frühdienstschicht mit bis zu 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vier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Mitarbeitern, inkl</w:t>
            </w:r>
            <w:r w:rsidR="00D4104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usive </w:t>
            </w:r>
            <w:r w:rsidRPr="008A289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Tagesplanung und Qualitätssicherung</w:t>
            </w:r>
          </w:p>
          <w:p w14:paraId="5C0FC35C" w14:textId="59393DFD" w:rsidR="00723B46" w:rsidRPr="008A289B" w:rsidRDefault="009B3408" w:rsidP="00D4104D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Einarbeitung und Mentoring von Auszubildenden</w:t>
            </w:r>
          </w:p>
          <w:p w14:paraId="089C6F28" w14:textId="52B99C31" w:rsidR="006A21AE" w:rsidRPr="00D4104D" w:rsidRDefault="008A289B" w:rsidP="009B4A32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Koordinierung und Durchführung von Tagungsevents von bis zu 150 Teilnehmern</w:t>
            </w:r>
          </w:p>
        </w:tc>
        <w:tc>
          <w:tcPr>
            <w:tcW w:w="851" w:type="dxa"/>
            <w:gridSpan w:val="2"/>
            <w:tcPrChange w:id="33" w:author="David Döbele" w:date="2026-04-07T18:35:00Z" w16du:dateUtc="2026-04-07T16:35:00Z">
              <w:tcPr>
                <w:tcW w:w="851" w:type="dxa"/>
                <w:gridSpan w:val="2"/>
              </w:tcPr>
            </w:tcPrChange>
          </w:tcPr>
          <w:p w14:paraId="746118C9" w14:textId="77777777" w:rsidR="00FE0496" w:rsidRPr="00F44F5F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4511D6" w:rsidRPr="00F44F5F" w14:paraId="48328CB9" w14:textId="77777777" w:rsidTr="004511D6">
        <w:trPr>
          <w:trHeight w:val="288"/>
        </w:trPr>
        <w:tc>
          <w:tcPr>
            <w:tcW w:w="8658" w:type="dxa"/>
            <w:gridSpan w:val="7"/>
            <w:vAlign w:val="bottom"/>
          </w:tcPr>
          <w:p w14:paraId="74B74B41" w14:textId="5E761942" w:rsidR="00E55D90" w:rsidRPr="00F44F5F" w:rsidRDefault="00723B4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Ausbildung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zum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Hotelfachmann</w:t>
            </w:r>
            <w:proofErr w:type="spellEnd"/>
          </w:p>
        </w:tc>
        <w:tc>
          <w:tcPr>
            <w:tcW w:w="2400" w:type="dxa"/>
            <w:gridSpan w:val="3"/>
            <w:vAlign w:val="bottom"/>
          </w:tcPr>
          <w:p w14:paraId="2CB21DEB" w14:textId="3D07D287" w:rsidR="00E55D90" w:rsidRPr="00F44F5F" w:rsidRDefault="00E55D90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723B4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</w:tc>
      </w:tr>
      <w:tr w:rsidR="004511D6" w:rsidRPr="00F44F5F" w14:paraId="7C4155D6" w14:textId="77777777" w:rsidTr="004511D6">
        <w:trPr>
          <w:trHeight w:val="20"/>
        </w:trPr>
        <w:tc>
          <w:tcPr>
            <w:tcW w:w="11058" w:type="dxa"/>
            <w:gridSpan w:val="10"/>
          </w:tcPr>
          <w:p w14:paraId="5F94FE6D" w14:textId="77777777" w:rsidR="008A289B" w:rsidRPr="008A289B" w:rsidRDefault="008A289B" w:rsidP="00D4104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Erlernung und </w:t>
            </w:r>
            <w:r w:rsidR="009B3408"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Koordination operativer Abläufe, Warenmanagement und Gästekommunikation – </w:t>
            </w:r>
          </w:p>
          <w:p w14:paraId="1E12C6E9" w14:textId="79CD4965" w:rsidR="002364F7" w:rsidRDefault="009B3408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</w:pPr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Entwicklung von Organisationsstärke</w:t>
            </w:r>
            <w:ins w:id="34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Cs/>
                  <w:i w:val="0"/>
                  <w:iCs w:val="0"/>
                  <w:sz w:val="20"/>
                  <w:szCs w:val="20"/>
                </w:rPr>
                <w:t>n</w:t>
              </w:r>
            </w:ins>
            <w:r w:rsidRPr="008A289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und Belastbarkeit als Grundlage für heutige Finance-Tätigkeit</w:t>
            </w:r>
          </w:p>
          <w:p w14:paraId="04EA80D2" w14:textId="77777777" w:rsidR="006A3E98" w:rsidRPr="009B4A32" w:rsidRDefault="00B255A0" w:rsidP="00D4104D">
            <w:pPr>
              <w:pStyle w:val="Bullets"/>
              <w:rPr>
                <w:ins w:id="35" w:author="Sarah Bergmann" w:date="2026-03-20T21:34:00Z" w16du:dateUtc="2026-03-21T04:34:00Z"/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Optimierung und Vereinfachung interner Tagungsprozesse zur effizienteren Gästebetreuung und Reduktion </w:t>
            </w:r>
          </w:p>
          <w:p w14:paraId="3658805E" w14:textId="71527F4C" w:rsidR="002364F7" w:rsidRPr="008A289B" w:rsidRDefault="00B255A0" w:rsidP="009B4A3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255A0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potenzieller Probleme</w:t>
            </w:r>
          </w:p>
        </w:tc>
      </w:tr>
      <w:tr w:rsidR="004511D6" w:rsidRPr="00F44F5F" w14:paraId="414B4085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5B74842" w:rsidR="00E55D90" w:rsidRPr="00955C09" w:rsidRDefault="00F44F5F" w:rsidP="00D4104D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4511D6" w:rsidRPr="00F44F5F" w14:paraId="74251178" w14:textId="77777777" w:rsidTr="004511D6">
        <w:trPr>
          <w:trHeight w:val="283"/>
        </w:trPr>
        <w:tc>
          <w:tcPr>
            <w:tcW w:w="8658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7CF658BF" w:rsidR="00E55D90" w:rsidRPr="00F44F5F" w:rsidRDefault="00196EAC" w:rsidP="00D4104D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Contact and Cooperation</w:t>
            </w:r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ins w:id="36" w:author="Sarah Bergmann" w:date="2026-03-20T21:30:00Z" w16du:dateUtc="2026-03-21T04:30:00Z">
              <w:r w:rsidR="00D4104D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t xml:space="preserve"> </w:t>
              </w:r>
            </w:ins>
            <w:r w:rsidR="00E55D90" w:rsidRPr="00F44F5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2400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4BEDAC7E" w:rsidR="00E55D90" w:rsidRPr="001647AB" w:rsidRDefault="00196EAC" w:rsidP="00D4104D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Würzburg</w:t>
            </w:r>
          </w:p>
        </w:tc>
      </w:tr>
      <w:tr w:rsidR="004511D6" w:rsidRPr="00F44F5F" w14:paraId="4F59C612" w14:textId="77777777" w:rsidTr="004511D6">
        <w:trPr>
          <w:trHeight w:val="193"/>
        </w:trPr>
        <w:tc>
          <w:tcPr>
            <w:tcW w:w="8517" w:type="dxa"/>
            <w:gridSpan w:val="6"/>
          </w:tcPr>
          <w:p w14:paraId="32F07601" w14:textId="20385358" w:rsidR="00E55D90" w:rsidRPr="001647AB" w:rsidRDefault="00E55D90" w:rsidP="00D4104D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Mitglied der studentischen Unternehmensberatung </w:t>
            </w:r>
          </w:p>
        </w:tc>
        <w:tc>
          <w:tcPr>
            <w:tcW w:w="2541" w:type="dxa"/>
            <w:gridSpan w:val="4"/>
          </w:tcPr>
          <w:p w14:paraId="45DD2178" w14:textId="4D702BF2" w:rsidR="00E55D90" w:rsidRPr="00F44F5F" w:rsidRDefault="00E55D90" w:rsidP="00D4104D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</w:t>
            </w:r>
            <w:r w:rsidR="00DE32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07/2025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4511D6" w:rsidRPr="00F44F5F" w14:paraId="02437711" w14:textId="77777777" w:rsidTr="004511D6">
        <w:trPr>
          <w:trHeight w:val="20"/>
        </w:trPr>
        <w:tc>
          <w:tcPr>
            <w:tcW w:w="11058" w:type="dxa"/>
            <w:gridSpan w:val="10"/>
          </w:tcPr>
          <w:p w14:paraId="68CFAD97" w14:textId="2CC6946F" w:rsidR="00E55D90" w:rsidRPr="00FE0496" w:rsidRDefault="00E55D90" w:rsidP="00D4104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9B4A32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</w:t>
            </w:r>
            <w:r w:rsidRPr="001647A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="006D40E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Analyse und Optimierung der aktuellen Datenschutzbestimmungen </w:t>
            </w:r>
          </w:p>
        </w:tc>
      </w:tr>
      <w:tr w:rsidR="004511D6" w:rsidRPr="00F44F5F" w14:paraId="3B26943D" w14:textId="77777777" w:rsidTr="004511D6">
        <w:trPr>
          <w:trHeight w:val="346"/>
        </w:trPr>
        <w:tc>
          <w:tcPr>
            <w:tcW w:w="6107" w:type="dxa"/>
            <w:gridSpan w:val="3"/>
            <w:vAlign w:val="bottom"/>
          </w:tcPr>
          <w:p w14:paraId="11E538C2" w14:textId="673840B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Feuerwehr Frickenhausen am Main</w:t>
            </w:r>
          </w:p>
        </w:tc>
        <w:tc>
          <w:tcPr>
            <w:tcW w:w="4951" w:type="dxa"/>
            <w:gridSpan w:val="7"/>
            <w:vAlign w:val="bottom"/>
          </w:tcPr>
          <w:p w14:paraId="21BF18C9" w14:textId="2A8820EC" w:rsidR="00FE0496" w:rsidRPr="001647AB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Fr</w:t>
            </w:r>
            <w:r w:rsidR="00DE32D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ickenhausen</w:t>
            </w:r>
            <w:r w:rsidRPr="001647A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am Main</w:t>
            </w:r>
          </w:p>
        </w:tc>
      </w:tr>
      <w:tr w:rsidR="004511D6" w:rsidRPr="00F44F5F" w14:paraId="04BFDD79" w14:textId="77777777" w:rsidTr="004511D6">
        <w:trPr>
          <w:trHeight w:val="20"/>
        </w:trPr>
        <w:tc>
          <w:tcPr>
            <w:tcW w:w="8517" w:type="dxa"/>
            <w:gridSpan w:val="6"/>
          </w:tcPr>
          <w:p w14:paraId="5D908AF7" w14:textId="7703738F" w:rsidR="00FE0496" w:rsidRPr="00F44F5F" w:rsidRDefault="00DE32D6" w:rsidP="00D4104D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Mitglied der Jugendfeuerwehr </w:t>
            </w:r>
          </w:p>
        </w:tc>
        <w:tc>
          <w:tcPr>
            <w:tcW w:w="2541" w:type="dxa"/>
            <w:gridSpan w:val="4"/>
          </w:tcPr>
          <w:p w14:paraId="0D2FFB14" w14:textId="182B4EC3" w:rsidR="00F3458A" w:rsidRPr="00F3458A" w:rsidRDefault="00FE0496" w:rsidP="00D4104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DE32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08/201</w:t>
            </w:r>
            <w:r w:rsid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</w:p>
        </w:tc>
      </w:tr>
      <w:tr w:rsidR="004511D6" w:rsidRPr="00F44F5F" w14:paraId="66A58453" w14:textId="77777777" w:rsidTr="004511D6">
        <w:trPr>
          <w:trHeight w:val="20"/>
        </w:trPr>
        <w:tc>
          <w:tcPr>
            <w:tcW w:w="11058" w:type="dxa"/>
            <w:gridSpan w:val="10"/>
          </w:tcPr>
          <w:p w14:paraId="08E9AC2A" w14:textId="78179F33" w:rsidR="00F3458A" w:rsidRPr="00F3458A" w:rsidRDefault="00F3458A" w:rsidP="00D4104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Erfolgreiche Absolvierung mehrerer Leistungs</w:t>
            </w:r>
            <w:r w:rsidR="002364F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bzeichen der Jugendfeuerwehr</w:t>
            </w: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</w:t>
            </w: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  <w:p w14:paraId="50B5B9CB" w14:textId="5104863D" w:rsidR="002C3157" w:rsidRPr="001647AB" w:rsidRDefault="00F3458A" w:rsidP="00D4104D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345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Schwerpunkt auf Teamarbeit, Einsatzorganisation und technischer Ausbildung</w:t>
            </w:r>
          </w:p>
        </w:tc>
      </w:tr>
      <w:tr w:rsidR="004511D6" w:rsidRPr="00F44F5F" w14:paraId="482569A2" w14:textId="77777777" w:rsidTr="004511D6">
        <w:trPr>
          <w:trHeight w:val="510"/>
        </w:trPr>
        <w:tc>
          <w:tcPr>
            <w:tcW w:w="11058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955C09" w:rsidRDefault="001647AB" w:rsidP="00D410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55C09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4511D6" w:rsidRPr="00F44F5F" w14:paraId="2B257790" w14:textId="77777777" w:rsidTr="004511D6">
        <w:trPr>
          <w:trHeight w:val="340"/>
        </w:trPr>
        <w:tc>
          <w:tcPr>
            <w:tcW w:w="1105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EFE797E" w:rsidR="00F25EB2" w:rsidRPr="001647AB" w:rsidRDefault="00F25EB2" w:rsidP="00D4104D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D4104D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C2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4511D6" w:rsidRPr="00F25EB2" w14:paraId="45706C3F" w14:textId="77777777" w:rsidTr="004511D6">
        <w:trPr>
          <w:trHeight w:val="283"/>
        </w:trPr>
        <w:tc>
          <w:tcPr>
            <w:tcW w:w="11058" w:type="dxa"/>
            <w:gridSpan w:val="10"/>
            <w:vAlign w:val="bottom"/>
          </w:tcPr>
          <w:p w14:paraId="60CA2168" w14:textId="3E3499E6" w:rsidR="00F25EB2" w:rsidRPr="001647AB" w:rsidRDefault="00F25EB2" w:rsidP="00D4104D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proofErr w:type="spellStart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</w:t>
            </w:r>
            <w:proofErr w:type="spellEnd"/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F25E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 w:rsidR="002C7C7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ortgeschritten</w:t>
            </w:r>
            <w:proofErr w:type="spellEnd"/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Bloomberg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Coupa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="00F3458A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SAP S4/HANA </w:t>
            </w:r>
            <w:r w:rsidR="00F3458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4511D6" w:rsidRPr="00F44F5F" w14:paraId="70CB01B0" w14:textId="77777777" w:rsidTr="004511D6">
        <w:trPr>
          <w:trHeight w:val="504"/>
        </w:trPr>
        <w:tc>
          <w:tcPr>
            <w:tcW w:w="11058" w:type="dxa"/>
            <w:gridSpan w:val="10"/>
            <w:vAlign w:val="bottom"/>
          </w:tcPr>
          <w:p w14:paraId="598C2742" w14:textId="020AF574" w:rsidR="00F25EB2" w:rsidRPr="001647AB" w:rsidRDefault="00F25EB2" w:rsidP="00D4104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25EB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Langstreckenlauf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(Halbmarathon-</w:t>
            </w:r>
            <w:proofErr w:type="spellStart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Finisher</w:t>
            </w:r>
            <w:proofErr w:type="spellEnd"/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erfolgreiche Rückkehr nach Operation</w:t>
            </w:r>
            <w:ins w:id="37" w:author="Sarah Bergmann" w:date="2026-03-20T21:32:00Z" w16du:dateUtc="2026-03-21T04:32:00Z">
              <w:r w:rsidR="006A3E98">
                <w:rPr>
                  <w:rFonts w:ascii="Times New Roman" w:hAnsi="Times New Roman" w:cs="Times New Roman"/>
                  <w:i/>
                  <w:iCs/>
                  <w:color w:val="000000"/>
                  <w:sz w:val="20"/>
                  <w:szCs w:val="20"/>
                  <w:lang w:val="de-AT"/>
                </w:rPr>
                <w:t>)</w:t>
              </w:r>
              <w:r w:rsidR="006A3E98" w:rsidRPr="009B4A32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,</w:t>
              </w:r>
            </w:ins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Persönlichkeitsentwicklung </w:t>
            </w:r>
            <w:r w:rsidR="002F1BDE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(über 20 Bücher)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Kochen &amp; Organisation </w:t>
            </w:r>
            <w:r w:rsidR="002364F7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privater</w:t>
            </w:r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Kochevents und </w:t>
            </w:r>
            <w:proofErr w:type="spellStart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Dinnerabende</w:t>
            </w:r>
            <w:proofErr w:type="spellEnd"/>
            <w:r w:rsidR="002F1BDE" w:rsidRPr="009B4A32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mit bis zu 25 Teilnehmern</w:t>
            </w:r>
          </w:p>
        </w:tc>
      </w:tr>
      <w:tr w:rsidR="004511D6" w:rsidRPr="00F44F5F" w14:paraId="071AB173" w14:textId="77777777" w:rsidTr="004511D6">
        <w:trPr>
          <w:trHeight w:val="720"/>
        </w:trPr>
        <w:tc>
          <w:tcPr>
            <w:tcW w:w="11058" w:type="dxa"/>
            <w:gridSpan w:val="10"/>
            <w:vAlign w:val="bottom"/>
          </w:tcPr>
          <w:p w14:paraId="6478BDEA" w14:textId="0D1047E8" w:rsidR="001647AB" w:rsidRPr="00F44F5F" w:rsidRDefault="002F1BDE" w:rsidP="00D4104D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Frickenhausen,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15.03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</w:tbl>
    <w:p w14:paraId="0747D2BF" w14:textId="69F47280" w:rsidR="00723643" w:rsidDel="001E21EA" w:rsidRDefault="00723643">
      <w:pPr>
        <w:rPr>
          <w:del w:id="38" w:author="David Döbele" w:date="2026-04-07T18:31:00Z" w16du:dateUtc="2026-04-07T16:31:00Z"/>
          <w:sz w:val="18"/>
        </w:rPr>
      </w:pPr>
    </w:p>
    <w:p w14:paraId="32E74B66" w14:textId="77777777" w:rsidR="00F37FDB" w:rsidDel="001E21EA" w:rsidRDefault="00F37FDB">
      <w:pPr>
        <w:rPr>
          <w:del w:id="39" w:author="David Döbele" w:date="2026-04-07T18:31:00Z" w16du:dateUtc="2026-04-07T16:31:00Z"/>
          <w:sz w:val="18"/>
        </w:rPr>
      </w:pPr>
    </w:p>
    <w:p w14:paraId="0CB9CAAE" w14:textId="6CC8B9B0" w:rsidR="00215A47" w:rsidRPr="0074111D" w:rsidRDefault="00F37FDB" w:rsidP="00215A47">
      <w:pPr>
        <w:rPr>
          <w:sz w:val="18"/>
        </w:rPr>
      </w:pPr>
      <w:del w:id="40" w:author="David Döbele" w:date="2026-04-07T18:31:00Z" w16du:dateUtc="2026-04-07T16:31:00Z">
        <w:r w:rsidDel="001E21EA">
          <w:rPr>
            <w:sz w:val="18"/>
          </w:rPr>
          <w:delText xml:space="preserve"> </w:delText>
        </w:r>
      </w:del>
    </w:p>
    <w:sectPr w:rsidR="00215A47" w:rsidRPr="0074111D" w:rsidSect="009B4A32">
      <w:footerReference w:type="even" r:id="rId8"/>
      <w:pgSz w:w="11906" w:h="16838"/>
      <w:pgMar w:top="360" w:right="1411" w:bottom="144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256D" w14:textId="77777777" w:rsidR="00F96CDE" w:rsidRDefault="00F96CDE" w:rsidP="00BE053D">
      <w:pPr>
        <w:spacing w:after="0" w:line="240" w:lineRule="auto"/>
      </w:pPr>
      <w:r>
        <w:separator/>
      </w:r>
    </w:p>
  </w:endnote>
  <w:endnote w:type="continuationSeparator" w:id="0">
    <w:p w14:paraId="2A80A494" w14:textId="77777777" w:rsidR="00F96CDE" w:rsidRDefault="00F96CD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1263A" w14:textId="77777777" w:rsidR="00F96CDE" w:rsidRDefault="00F96CDE" w:rsidP="00BE053D">
      <w:pPr>
        <w:spacing w:after="0" w:line="240" w:lineRule="auto"/>
      </w:pPr>
      <w:r>
        <w:separator/>
      </w:r>
    </w:p>
  </w:footnote>
  <w:footnote w:type="continuationSeparator" w:id="0">
    <w:p w14:paraId="02BE70F5" w14:textId="77777777" w:rsidR="00F96CDE" w:rsidRDefault="00F96CD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33202"/>
    <w:multiLevelType w:val="hybridMultilevel"/>
    <w:tmpl w:val="7FECFC8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2E74"/>
    <w:multiLevelType w:val="hybridMultilevel"/>
    <w:tmpl w:val="C4DCB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24E6F73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F01635"/>
    <w:multiLevelType w:val="hybridMultilevel"/>
    <w:tmpl w:val="DF74FC1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2800E93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E53738"/>
    <w:multiLevelType w:val="hybridMultilevel"/>
    <w:tmpl w:val="3676B944"/>
    <w:lvl w:ilvl="0" w:tplc="E384FDFC">
      <w:start w:val="15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7C3E30"/>
    <w:multiLevelType w:val="hybridMultilevel"/>
    <w:tmpl w:val="F540280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8BE5BE0"/>
    <w:multiLevelType w:val="hybridMultilevel"/>
    <w:tmpl w:val="0494F58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9052D"/>
    <w:multiLevelType w:val="hybridMultilevel"/>
    <w:tmpl w:val="9A541EF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19"/>
  </w:num>
  <w:num w:numId="3" w16cid:durableId="1252082647">
    <w:abstractNumId w:val="22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5"/>
  </w:num>
  <w:num w:numId="17" w16cid:durableId="2003701761">
    <w:abstractNumId w:val="18"/>
  </w:num>
  <w:num w:numId="18" w16cid:durableId="1247112201">
    <w:abstractNumId w:val="4"/>
  </w:num>
  <w:num w:numId="19" w16cid:durableId="142089335">
    <w:abstractNumId w:val="21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7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30"/>
  </w:num>
  <w:num w:numId="26" w16cid:durableId="1499494221">
    <w:abstractNumId w:val="20"/>
  </w:num>
  <w:num w:numId="27" w16cid:durableId="624386309">
    <w:abstractNumId w:val="22"/>
  </w:num>
  <w:num w:numId="28" w16cid:durableId="140462918">
    <w:abstractNumId w:val="31"/>
  </w:num>
  <w:num w:numId="29" w16cid:durableId="2005740527">
    <w:abstractNumId w:val="11"/>
  </w:num>
  <w:num w:numId="30" w16cid:durableId="679043531">
    <w:abstractNumId w:val="29"/>
  </w:num>
  <w:num w:numId="31" w16cid:durableId="1130781100">
    <w:abstractNumId w:val="25"/>
  </w:num>
  <w:num w:numId="32" w16cid:durableId="201552702">
    <w:abstractNumId w:val="27"/>
  </w:num>
  <w:num w:numId="33" w16cid:durableId="196785481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  <w15:person w15:author="Sarah Bergmann">
    <w15:presenceInfo w15:providerId="AD" w15:userId="S::sbke2025@pomona.edu::e83357c8-3cb9-49f1-b9e5-fbb00dd4ba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315A3"/>
    <w:rsid w:val="0015543A"/>
    <w:rsid w:val="00156FC9"/>
    <w:rsid w:val="00162A5A"/>
    <w:rsid w:val="001647AB"/>
    <w:rsid w:val="00172867"/>
    <w:rsid w:val="00175B6D"/>
    <w:rsid w:val="001901ED"/>
    <w:rsid w:val="0019483A"/>
    <w:rsid w:val="00195D0B"/>
    <w:rsid w:val="00196EAC"/>
    <w:rsid w:val="001A46BF"/>
    <w:rsid w:val="001A481B"/>
    <w:rsid w:val="001B0186"/>
    <w:rsid w:val="001B62CA"/>
    <w:rsid w:val="001D4DCD"/>
    <w:rsid w:val="001E21EA"/>
    <w:rsid w:val="001F4175"/>
    <w:rsid w:val="0021494E"/>
    <w:rsid w:val="00215A47"/>
    <w:rsid w:val="00223A4D"/>
    <w:rsid w:val="00232CB5"/>
    <w:rsid w:val="00234A7E"/>
    <w:rsid w:val="002364F7"/>
    <w:rsid w:val="0024373D"/>
    <w:rsid w:val="002508C2"/>
    <w:rsid w:val="00253F6D"/>
    <w:rsid w:val="00267252"/>
    <w:rsid w:val="00282DB0"/>
    <w:rsid w:val="002B2091"/>
    <w:rsid w:val="002B2C23"/>
    <w:rsid w:val="002C3157"/>
    <w:rsid w:val="002C6972"/>
    <w:rsid w:val="002C7C72"/>
    <w:rsid w:val="002D2B32"/>
    <w:rsid w:val="002D4516"/>
    <w:rsid w:val="002F1BDE"/>
    <w:rsid w:val="002F46AD"/>
    <w:rsid w:val="003101F0"/>
    <w:rsid w:val="00314B7A"/>
    <w:rsid w:val="00324BC5"/>
    <w:rsid w:val="00340BAB"/>
    <w:rsid w:val="003418E0"/>
    <w:rsid w:val="00341CB7"/>
    <w:rsid w:val="00347F8D"/>
    <w:rsid w:val="003630D2"/>
    <w:rsid w:val="00370B52"/>
    <w:rsid w:val="00372F7B"/>
    <w:rsid w:val="003733E5"/>
    <w:rsid w:val="00390EA6"/>
    <w:rsid w:val="003C5930"/>
    <w:rsid w:val="003E27C3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43668"/>
    <w:rsid w:val="00445C50"/>
    <w:rsid w:val="004511D6"/>
    <w:rsid w:val="00456B0D"/>
    <w:rsid w:val="00476AF8"/>
    <w:rsid w:val="00484FD7"/>
    <w:rsid w:val="004929FB"/>
    <w:rsid w:val="004A54BA"/>
    <w:rsid w:val="004B6A5E"/>
    <w:rsid w:val="004C47A4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A5DB0"/>
    <w:rsid w:val="005D6329"/>
    <w:rsid w:val="005E57F6"/>
    <w:rsid w:val="00602D78"/>
    <w:rsid w:val="006058D8"/>
    <w:rsid w:val="00610200"/>
    <w:rsid w:val="00623699"/>
    <w:rsid w:val="00632D5A"/>
    <w:rsid w:val="00635515"/>
    <w:rsid w:val="006546FD"/>
    <w:rsid w:val="00665BF3"/>
    <w:rsid w:val="006732D6"/>
    <w:rsid w:val="00677B0B"/>
    <w:rsid w:val="00693E09"/>
    <w:rsid w:val="006A21AE"/>
    <w:rsid w:val="006A2DE9"/>
    <w:rsid w:val="006A3E98"/>
    <w:rsid w:val="006A7230"/>
    <w:rsid w:val="006B4E32"/>
    <w:rsid w:val="006B72C7"/>
    <w:rsid w:val="006B7F78"/>
    <w:rsid w:val="006C2252"/>
    <w:rsid w:val="006D0E5E"/>
    <w:rsid w:val="006D40EA"/>
    <w:rsid w:val="006D7F7F"/>
    <w:rsid w:val="006E2C9C"/>
    <w:rsid w:val="006E40EF"/>
    <w:rsid w:val="006F0039"/>
    <w:rsid w:val="00711CEF"/>
    <w:rsid w:val="00720320"/>
    <w:rsid w:val="00723643"/>
    <w:rsid w:val="00723B46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84A7D"/>
    <w:rsid w:val="00895E38"/>
    <w:rsid w:val="008A289B"/>
    <w:rsid w:val="008A782B"/>
    <w:rsid w:val="008A7F2D"/>
    <w:rsid w:val="008B0FC0"/>
    <w:rsid w:val="008C429A"/>
    <w:rsid w:val="008E1F3D"/>
    <w:rsid w:val="009053D7"/>
    <w:rsid w:val="009062B8"/>
    <w:rsid w:val="0091331D"/>
    <w:rsid w:val="0093223C"/>
    <w:rsid w:val="009401FE"/>
    <w:rsid w:val="00941A87"/>
    <w:rsid w:val="009501C2"/>
    <w:rsid w:val="00955C09"/>
    <w:rsid w:val="009668B9"/>
    <w:rsid w:val="00976577"/>
    <w:rsid w:val="00996356"/>
    <w:rsid w:val="00997D9A"/>
    <w:rsid w:val="009B3408"/>
    <w:rsid w:val="009B4A32"/>
    <w:rsid w:val="009D7C49"/>
    <w:rsid w:val="009E7297"/>
    <w:rsid w:val="009F04AB"/>
    <w:rsid w:val="00A021CE"/>
    <w:rsid w:val="00A0257D"/>
    <w:rsid w:val="00A12EDC"/>
    <w:rsid w:val="00A26D0D"/>
    <w:rsid w:val="00A32AAB"/>
    <w:rsid w:val="00A33BDE"/>
    <w:rsid w:val="00A34885"/>
    <w:rsid w:val="00A43BC1"/>
    <w:rsid w:val="00A609D0"/>
    <w:rsid w:val="00A662B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255A0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5A9"/>
    <w:rsid w:val="00BC0D9F"/>
    <w:rsid w:val="00BC15A1"/>
    <w:rsid w:val="00BE053D"/>
    <w:rsid w:val="00BE6E3B"/>
    <w:rsid w:val="00BF0E50"/>
    <w:rsid w:val="00BF1A7A"/>
    <w:rsid w:val="00BF1FA3"/>
    <w:rsid w:val="00C00974"/>
    <w:rsid w:val="00C018E4"/>
    <w:rsid w:val="00C066FA"/>
    <w:rsid w:val="00C125EA"/>
    <w:rsid w:val="00C12AA3"/>
    <w:rsid w:val="00C16169"/>
    <w:rsid w:val="00C25387"/>
    <w:rsid w:val="00C3517D"/>
    <w:rsid w:val="00C54BE3"/>
    <w:rsid w:val="00C57F80"/>
    <w:rsid w:val="00C768ED"/>
    <w:rsid w:val="00C82A8F"/>
    <w:rsid w:val="00C916C2"/>
    <w:rsid w:val="00CC34B0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6489"/>
    <w:rsid w:val="00D17B69"/>
    <w:rsid w:val="00D3003C"/>
    <w:rsid w:val="00D331F4"/>
    <w:rsid w:val="00D4104D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DE32D6"/>
    <w:rsid w:val="00E00140"/>
    <w:rsid w:val="00E13110"/>
    <w:rsid w:val="00E24DF1"/>
    <w:rsid w:val="00E40B9A"/>
    <w:rsid w:val="00E431ED"/>
    <w:rsid w:val="00E55D90"/>
    <w:rsid w:val="00E64FF5"/>
    <w:rsid w:val="00E8619A"/>
    <w:rsid w:val="00E873B0"/>
    <w:rsid w:val="00E907EC"/>
    <w:rsid w:val="00EA5421"/>
    <w:rsid w:val="00EB34FC"/>
    <w:rsid w:val="00EB5816"/>
    <w:rsid w:val="00ED07B5"/>
    <w:rsid w:val="00ED0EA9"/>
    <w:rsid w:val="00EE2F6C"/>
    <w:rsid w:val="00EF77DF"/>
    <w:rsid w:val="00F11BEF"/>
    <w:rsid w:val="00F165E1"/>
    <w:rsid w:val="00F258E7"/>
    <w:rsid w:val="00F25EB2"/>
    <w:rsid w:val="00F31B84"/>
    <w:rsid w:val="00F3458A"/>
    <w:rsid w:val="00F37FDB"/>
    <w:rsid w:val="00F44F5F"/>
    <w:rsid w:val="00F52051"/>
    <w:rsid w:val="00F57BA5"/>
    <w:rsid w:val="00F631EC"/>
    <w:rsid w:val="00F64C22"/>
    <w:rsid w:val="00F64FA7"/>
    <w:rsid w:val="00F6724D"/>
    <w:rsid w:val="00F74D19"/>
    <w:rsid w:val="00F80053"/>
    <w:rsid w:val="00F96CDE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215A4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4104D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4104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4104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4104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4104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4104D"/>
    <w:rPr>
      <w:b/>
      <w:bCs/>
      <w:sz w:val="20"/>
      <w:szCs w:val="20"/>
    </w:rPr>
  </w:style>
  <w:style w:type="table" w:styleId="EinfacheTabelle1">
    <w:name w:val="Plain Table 1"/>
    <w:basedOn w:val="NormaleTabelle"/>
    <w:uiPriority w:val="41"/>
    <w:rsid w:val="009B4A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3100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9</cp:revision>
  <dcterms:created xsi:type="dcterms:W3CDTF">2026-03-21T12:11:00Z</dcterms:created>
  <dcterms:modified xsi:type="dcterms:W3CDTF">2026-04-07T16:36:00Z</dcterms:modified>
</cp:coreProperties>
</file>