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993" w:tblpY="-242"/>
        <w:tblW w:w="110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1276"/>
        <w:gridCol w:w="4111"/>
        <w:gridCol w:w="214"/>
        <w:gridCol w:w="211"/>
        <w:gridCol w:w="776"/>
        <w:gridCol w:w="138"/>
        <w:gridCol w:w="442"/>
        <w:gridCol w:w="22"/>
        <w:gridCol w:w="1174"/>
        <w:gridCol w:w="567"/>
        <w:gridCol w:w="1417"/>
        <w:gridCol w:w="684"/>
        <w:gridCol w:w="21"/>
      </w:tblGrid>
      <w:tr w:rsidR="00FF3062" w:rsidRPr="00E55D90" w14:paraId="3C24D972" w14:textId="77777777" w:rsidTr="003A1089">
        <w:trPr>
          <w:trHeight w:val="300"/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</w:tcPr>
          <w:p w14:paraId="028B7C1B" w14:textId="7B1A4777" w:rsidR="00FF3062" w:rsidRPr="00E55D90" w:rsidRDefault="007D4FF6" w:rsidP="00A342EE">
            <w:pPr>
              <w:spacing w:line="276" w:lineRule="auto"/>
              <w:jc w:val="center"/>
              <w:rPr>
                <w:rFonts w:ascii="Optima" w:hAnsi="Optima" w:cs="Times New Roman (Body CS)"/>
                <w:b/>
                <w:bCs/>
                <w:sz w:val="36"/>
                <w:szCs w:val="36"/>
              </w:rPr>
            </w:pPr>
            <w:r>
              <w:rPr>
                <w:rFonts w:ascii="Optima" w:hAnsi="Optima" w:cs="Times New Roman (Body CS)"/>
                <w:b/>
                <w:bCs/>
                <w:sz w:val="36"/>
                <w:szCs w:val="36"/>
              </w:rPr>
              <w:t>Julia Holzhaus</w:t>
            </w:r>
          </w:p>
        </w:tc>
      </w:tr>
      <w:tr w:rsidR="00FF3062" w:rsidRPr="00BF7525" w14:paraId="3B405287" w14:textId="77777777" w:rsidTr="003A1089">
        <w:trPr>
          <w:trHeight w:val="300"/>
        </w:trPr>
        <w:tc>
          <w:tcPr>
            <w:tcW w:w="11053" w:type="dxa"/>
            <w:gridSpan w:val="13"/>
            <w:tcBorders>
              <w:top w:val="single" w:sz="4" w:space="0" w:color="auto"/>
            </w:tcBorders>
            <w:vAlign w:val="bottom"/>
          </w:tcPr>
          <w:p w14:paraId="6CB6C8C0" w14:textId="50EF799A" w:rsidR="00FF3062" w:rsidRPr="00BF7525" w:rsidRDefault="00FF3062" w:rsidP="00A342EE">
            <w:pPr>
              <w:spacing w:line="276" w:lineRule="auto"/>
              <w:jc w:val="center"/>
              <w:rPr>
                <w:rFonts w:ascii="Optima" w:hAnsi="Optima" w:cs="Times New Roman (Body CS)"/>
                <w:sz w:val="18"/>
                <w:szCs w:val="18"/>
              </w:rPr>
            </w:pPr>
            <w:del w:id="0" w:author="Julia Holzhaus" w:date="2026-05-19T23:47:00Z" w16du:dateUtc="2026-05-19T21:47:00Z">
              <w:r w:rsidDel="00FC3D68">
                <w:rPr>
                  <w:rFonts w:ascii="Optima" w:hAnsi="Optima" w:cs="Times New Roman (Body CS)"/>
                  <w:sz w:val="18"/>
                  <w:szCs w:val="18"/>
                </w:rPr>
                <w:delText>Berg-am-Laim-Str. 131a</w:delText>
              </w:r>
            </w:del>
            <w:ins w:id="1" w:author="Julia Holzhaus" w:date="2026-05-19T23:47:00Z" w16du:dateUtc="2026-05-19T21:47:00Z">
              <w:r w:rsidR="00FC3D68">
                <w:rPr>
                  <w:rFonts w:ascii="Optima" w:hAnsi="Optima" w:cs="Times New Roman (Body CS)"/>
                  <w:sz w:val="18"/>
                  <w:szCs w:val="18"/>
                </w:rPr>
                <w:t>Munich, Germany</w:t>
              </w:r>
            </w:ins>
            <w:r>
              <w:rPr>
                <w:rFonts w:ascii="Optima" w:hAnsi="Optima" w:cs="Times New Roman (Body CS)"/>
                <w:sz w:val="18"/>
                <w:szCs w:val="18"/>
              </w:rPr>
              <w:t xml:space="preserve"> </w:t>
            </w:r>
            <w:del w:id="2" w:author="Julia Holzhaus" w:date="2026-05-19T23:47:00Z" w16du:dateUtc="2026-05-19T21:47:00Z">
              <w:r w:rsidDel="00FC3D68">
                <w:rPr>
                  <w:rFonts w:ascii="Optima" w:hAnsi="Optima" w:cs="Times New Roman (Body CS)"/>
                  <w:sz w:val="18"/>
                  <w:szCs w:val="18"/>
                </w:rPr>
                <w:delText xml:space="preserve">• München, 81673 Germany </w:delText>
              </w:r>
            </w:del>
            <w:r>
              <w:rPr>
                <w:rFonts w:ascii="Optima" w:hAnsi="Optima" w:cs="Times New Roman (Body CS)"/>
                <w:sz w:val="18"/>
                <w:szCs w:val="18"/>
              </w:rPr>
              <w:t>• julia.holzhaus@gmail.com • +49(0)176 54167990</w:t>
            </w:r>
            <w:ins w:id="3" w:author="Julia Holzhaus" w:date="2026-05-19T23:47:00Z" w16du:dateUtc="2026-05-19T21:47:00Z">
              <w:r w:rsidR="00FC3D68">
                <w:rPr>
                  <w:rFonts w:ascii="Optima" w:hAnsi="Optima" w:cs="Times New Roman (Body CS)"/>
                  <w:sz w:val="18"/>
                  <w:szCs w:val="18"/>
                </w:rPr>
                <w:t xml:space="preserve"> </w:t>
              </w:r>
              <w:r w:rsidR="00FC3D68">
                <w:rPr>
                  <w:rFonts w:ascii="Optima" w:hAnsi="Optima" w:cs="Times New Roman (Body CS)"/>
                  <w:sz w:val="18"/>
                  <w:szCs w:val="18"/>
                </w:rPr>
                <w:t>•</w:t>
              </w:r>
              <w:r w:rsidR="00FC3D68">
                <w:rPr>
                  <w:rFonts w:ascii="Optima" w:hAnsi="Optima" w:cs="Times New Roman (Body CS)"/>
                  <w:sz w:val="18"/>
                  <w:szCs w:val="18"/>
                </w:rPr>
                <w:t xml:space="preserve"> </w:t>
              </w:r>
              <w:r w:rsidR="00FC3D68" w:rsidRPr="00FC3D68">
                <w:rPr>
                  <w:rFonts w:ascii="Optima" w:hAnsi="Optima" w:cs="Segoe UI"/>
                  <w:sz w:val="18"/>
                  <w:szCs w:val="18"/>
                  <w:shd w:val="clear" w:color="auto" w:fill="FFFFFF"/>
                  <w:rPrChange w:id="4" w:author="Julia Holzhaus" w:date="2026-05-19T23:48:00Z" w16du:dateUtc="2026-05-19T21:48:00Z">
                    <w:rPr>
                      <w:rFonts w:ascii="Segoe UI" w:hAnsi="Segoe UI" w:cs="Segoe UI"/>
                      <w:sz w:val="21"/>
                      <w:szCs w:val="21"/>
                      <w:shd w:val="clear" w:color="auto" w:fill="FFFFFF"/>
                    </w:rPr>
                  </w:rPrChange>
                </w:rPr>
                <w:t>www.linkedin.com/in/julia-holzhaus</w:t>
              </w:r>
            </w:ins>
          </w:p>
        </w:tc>
      </w:tr>
      <w:tr w:rsidR="00FF3062" w:rsidRPr="00D5527A" w14:paraId="10FB8158" w14:textId="77777777" w:rsidTr="003A1089">
        <w:trPr>
          <w:trHeight w:val="454"/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</w:tcPr>
          <w:p w14:paraId="2DAAEAB9" w14:textId="33AF5177" w:rsidR="00FF3062" w:rsidRPr="000311AC" w:rsidRDefault="00FF3062" w:rsidP="00A342EE">
            <w:pPr>
              <w:pStyle w:val="BERSCHRIFT"/>
              <w:jc w:val="center"/>
              <w:rPr>
                <w:rFonts w:ascii="Optima" w:hAnsi="Optima"/>
                <w:sz w:val="26"/>
                <w:szCs w:val="26"/>
              </w:rPr>
            </w:pPr>
            <w:del w:id="5" w:author="Julia Holzhaus" w:date="2026-05-19T23:16:00Z" w16du:dateUtc="2026-05-19T21:16:00Z">
              <w:r w:rsidDel="007E69B9">
                <w:rPr>
                  <w:rFonts w:ascii="Optima" w:hAnsi="Optima"/>
                  <w:sz w:val="26"/>
                  <w:szCs w:val="26"/>
                </w:rPr>
                <w:delText>Schule &amp; Studium</w:delText>
              </w:r>
            </w:del>
            <w:ins w:id="6" w:author="Julia Holzhaus" w:date="2026-05-19T23:16:00Z" w16du:dateUtc="2026-05-19T21:16:00Z">
              <w:r w:rsidR="007E69B9">
                <w:rPr>
                  <w:rFonts w:ascii="Optima" w:hAnsi="Optima"/>
                  <w:sz w:val="26"/>
                  <w:szCs w:val="26"/>
                </w:rPr>
                <w:t>Education</w:t>
              </w:r>
            </w:ins>
          </w:p>
        </w:tc>
      </w:tr>
      <w:tr w:rsidR="00FF3062" w:rsidRPr="00E55D90" w14:paraId="3D061F82" w14:textId="77777777" w:rsidTr="003A1089">
        <w:trPr>
          <w:trHeight w:val="340"/>
        </w:trPr>
        <w:tc>
          <w:tcPr>
            <w:tcW w:w="6588" w:type="dxa"/>
            <w:gridSpan w:val="5"/>
            <w:tcBorders>
              <w:top w:val="single" w:sz="4" w:space="0" w:color="auto"/>
            </w:tcBorders>
            <w:vAlign w:val="bottom"/>
          </w:tcPr>
          <w:p w14:paraId="1B9DC10C" w14:textId="43A90B9D" w:rsidR="00FF3062" w:rsidRPr="00E55D90" w:rsidRDefault="00FF3062" w:rsidP="00A342EE">
            <w:pPr>
              <w:rPr>
                <w:rFonts w:ascii="Optima" w:hAnsi="Optima"/>
                <w:b/>
                <w:bCs/>
                <w:smallCaps/>
              </w:rPr>
            </w:pPr>
            <w:del w:id="7" w:author="Julia Holzhaus" w:date="2026-05-19T23:16:00Z" w16du:dateUtc="2026-05-19T21:16:00Z">
              <w:r w:rsidDel="007E69B9">
                <w:rPr>
                  <w:rFonts w:ascii="Optima" w:hAnsi="Optima"/>
                  <w:b/>
                  <w:bCs/>
                  <w:smallCaps/>
                </w:rPr>
                <w:delText>Technische Universität München</w:delText>
              </w:r>
            </w:del>
            <w:ins w:id="8" w:author="Julia Holzhaus" w:date="2026-05-19T23:16:00Z" w16du:dateUtc="2026-05-19T21:16:00Z">
              <w:r w:rsidR="007E69B9">
                <w:rPr>
                  <w:rFonts w:ascii="Optima" w:hAnsi="Optima"/>
                  <w:b/>
                  <w:bCs/>
                  <w:smallCaps/>
                </w:rPr>
                <w:t>Techn</w:t>
              </w:r>
            </w:ins>
            <w:ins w:id="9" w:author="Julia Holzhaus" w:date="2026-05-19T23:17:00Z" w16du:dateUtc="2026-05-19T21:17:00Z">
              <w:r w:rsidR="007E69B9">
                <w:rPr>
                  <w:rFonts w:ascii="Optima" w:hAnsi="Optima"/>
                  <w:b/>
                  <w:bCs/>
                  <w:smallCaps/>
                </w:rPr>
                <w:t xml:space="preserve">ical University </w:t>
              </w:r>
              <w:proofErr w:type="spellStart"/>
              <w:r w:rsidR="007E69B9">
                <w:rPr>
                  <w:rFonts w:ascii="Optima" w:hAnsi="Optima"/>
                  <w:b/>
                  <w:bCs/>
                  <w:smallCaps/>
                </w:rPr>
                <w:t>of</w:t>
              </w:r>
              <w:proofErr w:type="spellEnd"/>
              <w:r w:rsidR="007E69B9">
                <w:rPr>
                  <w:rFonts w:ascii="Optima" w:hAnsi="Optima"/>
                  <w:b/>
                  <w:bCs/>
                  <w:smallCaps/>
                </w:rPr>
                <w:t xml:space="preserve"> Munich</w:t>
              </w:r>
            </w:ins>
            <w:r>
              <w:rPr>
                <w:rFonts w:ascii="Optima" w:hAnsi="Optima"/>
                <w:b/>
                <w:bCs/>
                <w:smallCaps/>
              </w:rPr>
              <w:t xml:space="preserve"> </w:t>
            </w:r>
          </w:p>
        </w:tc>
        <w:tc>
          <w:tcPr>
            <w:tcW w:w="4465" w:type="dxa"/>
            <w:gridSpan w:val="8"/>
            <w:tcBorders>
              <w:top w:val="single" w:sz="4" w:space="0" w:color="auto"/>
            </w:tcBorders>
            <w:vAlign w:val="bottom"/>
          </w:tcPr>
          <w:p w14:paraId="0E03A60E" w14:textId="41681FE8" w:rsidR="00FF3062" w:rsidRPr="00E55D90" w:rsidRDefault="00FF3062" w:rsidP="00A342EE">
            <w:pPr>
              <w:jc w:val="right"/>
            </w:pPr>
            <w:del w:id="10" w:author="Julia Holzhaus" w:date="2026-05-19T23:17:00Z" w16du:dateUtc="2026-05-19T21:17:00Z">
              <w:r w:rsidDel="007E69B9">
                <w:rPr>
                  <w:rFonts w:ascii="Optima" w:hAnsi="Optima"/>
                  <w:i/>
                  <w:iCs/>
                  <w:smallCaps/>
                  <w:sz w:val="23"/>
                  <w:szCs w:val="23"/>
                </w:rPr>
                <w:delText>Münche</w:delText>
              </w:r>
            </w:del>
            <w:ins w:id="11" w:author="Julia Holzhaus" w:date="2026-05-19T23:17:00Z" w16du:dateUtc="2026-05-19T21:17:00Z">
              <w:r w:rsidR="007E69B9">
                <w:rPr>
                  <w:rFonts w:ascii="Optima" w:hAnsi="Optima"/>
                  <w:i/>
                  <w:iCs/>
                  <w:smallCaps/>
                  <w:sz w:val="23"/>
                  <w:szCs w:val="23"/>
                </w:rPr>
                <w:t>Munich, DE</w:t>
              </w:r>
            </w:ins>
            <w:del w:id="12" w:author="Julia Holzhaus" w:date="2026-05-19T23:17:00Z" w16du:dateUtc="2026-05-19T21:17:00Z">
              <w:r w:rsidDel="007E69B9">
                <w:rPr>
                  <w:rFonts w:ascii="Optima" w:hAnsi="Optima"/>
                  <w:i/>
                  <w:iCs/>
                  <w:smallCaps/>
                  <w:sz w:val="23"/>
                  <w:szCs w:val="23"/>
                </w:rPr>
                <w:delText>n</w:delText>
              </w:r>
            </w:del>
          </w:p>
        </w:tc>
      </w:tr>
      <w:tr w:rsidR="00FF3062" w14:paraId="4A68EDCB" w14:textId="77777777" w:rsidTr="003A1089">
        <w:trPr>
          <w:trHeight w:val="57"/>
        </w:trPr>
        <w:tc>
          <w:tcPr>
            <w:tcW w:w="5601" w:type="dxa"/>
            <w:gridSpan w:val="3"/>
            <w:vAlign w:val="bottom"/>
          </w:tcPr>
          <w:p w14:paraId="2EF38F73" w14:textId="25841E4F" w:rsidR="00FF3062" w:rsidRPr="007E69B9" w:rsidRDefault="00FF3062" w:rsidP="00A342EE">
            <w:pPr>
              <w:rPr>
                <w:rFonts w:ascii="Optima" w:hAnsi="Optima"/>
                <w:sz w:val="18"/>
                <w:szCs w:val="18"/>
                <w:lang w:val="en-GB"/>
                <w:rPrChange w:id="13" w:author="Julia Holzhaus" w:date="2026-05-19T23:17:00Z" w16du:dateUtc="2026-05-19T21:17:00Z">
                  <w:rPr>
                    <w:rFonts w:ascii="Optima" w:hAnsi="Optima"/>
                    <w:sz w:val="18"/>
                    <w:szCs w:val="18"/>
                  </w:rPr>
                </w:rPrChange>
              </w:rPr>
            </w:pPr>
            <w:r w:rsidRPr="007E69B9">
              <w:rPr>
                <w:rFonts w:ascii="Optima" w:hAnsi="Optima"/>
                <w:sz w:val="18"/>
                <w:szCs w:val="18"/>
                <w:lang w:val="en-GB"/>
                <w:rPrChange w:id="14" w:author="Julia Holzhaus" w:date="2026-05-19T23:17:00Z" w16du:dateUtc="2026-05-19T21:17:00Z">
                  <w:rPr>
                    <w:rFonts w:ascii="Optima" w:hAnsi="Optima"/>
                    <w:sz w:val="18"/>
                    <w:szCs w:val="18"/>
                  </w:rPr>
                </w:rPrChange>
              </w:rPr>
              <w:t>B.Sc. in Management &amp; Technology (</w:t>
            </w:r>
            <w:del w:id="15" w:author="Julia Holzhaus" w:date="2026-05-19T23:17:00Z" w16du:dateUtc="2026-05-19T21:17:00Z">
              <w:r w:rsidRPr="007E69B9" w:rsidDel="007E69B9">
                <w:rPr>
                  <w:rFonts w:ascii="Optima" w:hAnsi="Optima"/>
                  <w:sz w:val="18"/>
                  <w:szCs w:val="18"/>
                  <w:lang w:val="en-GB"/>
                  <w:rPrChange w:id="16" w:author="Julia Holzhaus" w:date="2026-05-19T23:17:00Z" w16du:dateUtc="2026-05-19T21:17:00Z">
                    <w:rPr>
                      <w:rFonts w:ascii="Optima" w:hAnsi="Optima"/>
                      <w:sz w:val="18"/>
                      <w:szCs w:val="18"/>
                    </w:rPr>
                  </w:rPrChange>
                </w:rPr>
                <w:delText xml:space="preserve">Aktueller Notendurchschnitt: </w:delText>
              </w:r>
            </w:del>
            <w:ins w:id="17" w:author="Julia Holzhaus" w:date="2026-05-19T23:17:00Z" w16du:dateUtc="2026-05-19T21:17:00Z">
              <w:r w:rsidR="007E69B9" w:rsidRPr="007E69B9">
                <w:rPr>
                  <w:rFonts w:ascii="Optima" w:hAnsi="Optima"/>
                  <w:sz w:val="18"/>
                  <w:szCs w:val="18"/>
                  <w:lang w:val="en-GB"/>
                  <w:rPrChange w:id="18" w:author="Julia Holzhaus" w:date="2026-05-19T23:17:00Z" w16du:dateUtc="2026-05-19T21:17:00Z">
                    <w:rPr>
                      <w:rFonts w:ascii="Optima" w:hAnsi="Optima"/>
                      <w:sz w:val="18"/>
                      <w:szCs w:val="18"/>
                    </w:rPr>
                  </w:rPrChange>
                </w:rPr>
                <w:t xml:space="preserve">Current </w:t>
              </w:r>
              <w:r w:rsidR="007E69B9">
                <w:rPr>
                  <w:rFonts w:ascii="Optima" w:hAnsi="Optima"/>
                  <w:sz w:val="18"/>
                  <w:szCs w:val="18"/>
                  <w:lang w:val="en-GB"/>
                </w:rPr>
                <w:t xml:space="preserve">GPA: </w:t>
              </w:r>
            </w:ins>
            <w:r w:rsidRPr="007E69B9">
              <w:rPr>
                <w:rFonts w:ascii="Optima" w:hAnsi="Optima"/>
                <w:sz w:val="18"/>
                <w:szCs w:val="18"/>
                <w:lang w:val="en-GB"/>
                <w:rPrChange w:id="19" w:author="Julia Holzhaus" w:date="2026-05-19T23:17:00Z" w16du:dateUtc="2026-05-19T21:17:00Z">
                  <w:rPr>
                    <w:rFonts w:ascii="Optima" w:hAnsi="Optima"/>
                    <w:sz w:val="18"/>
                    <w:szCs w:val="18"/>
                  </w:rPr>
                </w:rPrChange>
              </w:rPr>
              <w:t>1,6)</w:t>
            </w:r>
          </w:p>
        </w:tc>
        <w:tc>
          <w:tcPr>
            <w:tcW w:w="5452" w:type="dxa"/>
            <w:gridSpan w:val="10"/>
            <w:vAlign w:val="bottom"/>
          </w:tcPr>
          <w:p w14:paraId="50D304B8" w14:textId="77777777" w:rsidR="00FF3062" w:rsidRDefault="00FF3062" w:rsidP="00A342EE">
            <w:pPr>
              <w:jc w:val="right"/>
              <w:rPr>
                <w:rFonts w:ascii="Optima" w:hAnsi="Optima"/>
                <w:sz w:val="18"/>
                <w:szCs w:val="18"/>
              </w:rPr>
            </w:pPr>
            <w:r w:rsidRPr="007E69B9">
              <w:rPr>
                <w:rFonts w:ascii="Optima" w:hAnsi="Optima"/>
                <w:sz w:val="18"/>
                <w:szCs w:val="18"/>
                <w:lang w:val="en-GB"/>
                <w:rPrChange w:id="20" w:author="Julia Holzhaus" w:date="2026-05-19T23:17:00Z" w16du:dateUtc="2026-05-19T21:17:00Z">
                  <w:rPr>
                    <w:rFonts w:ascii="Optima" w:hAnsi="Optima"/>
                    <w:sz w:val="18"/>
                    <w:szCs w:val="18"/>
                  </w:rPr>
                </w:rPrChange>
              </w:rPr>
              <w:t xml:space="preserve">                                      </w:t>
            </w:r>
            <w:r>
              <w:rPr>
                <w:rFonts w:ascii="Optima" w:hAnsi="Optima"/>
                <w:sz w:val="18"/>
                <w:szCs w:val="18"/>
              </w:rPr>
              <w:t>10/2025 – heute</w:t>
            </w:r>
          </w:p>
        </w:tc>
      </w:tr>
      <w:tr w:rsidR="00FF3062" w:rsidRPr="00E55D90" w14:paraId="5F2A2A80" w14:textId="77777777" w:rsidTr="003A1089">
        <w:trPr>
          <w:trHeight w:val="227"/>
        </w:trPr>
        <w:tc>
          <w:tcPr>
            <w:tcW w:w="5601" w:type="dxa"/>
            <w:gridSpan w:val="3"/>
            <w:vAlign w:val="bottom"/>
          </w:tcPr>
          <w:p w14:paraId="3677749D" w14:textId="0246FC0D" w:rsidR="00FF3062" w:rsidRPr="00B43D8C" w:rsidRDefault="00FF3062" w:rsidP="00A342EE">
            <w:pPr>
              <w:pStyle w:val="ListParagraph"/>
              <w:numPr>
                <w:ilvl w:val="0"/>
                <w:numId w:val="27"/>
              </w:numPr>
              <w:rPr>
                <w:rFonts w:ascii="Optima" w:hAnsi="Optima"/>
                <w:sz w:val="17"/>
                <w:szCs w:val="17"/>
              </w:rPr>
            </w:pPr>
            <w:del w:id="21" w:author="Julia Holzhaus" w:date="2026-05-19T23:17:00Z" w16du:dateUtc="2026-05-19T21:17:00Z">
              <w:r w:rsidDel="007E69B9">
                <w:rPr>
                  <w:rFonts w:ascii="Optima" w:hAnsi="Optima"/>
                  <w:i/>
                  <w:iCs/>
                  <w:sz w:val="17"/>
                  <w:szCs w:val="17"/>
                </w:rPr>
                <w:delText>Technik Schwerpunkt</w:delText>
              </w:r>
            </w:del>
            <w:ins w:id="22" w:author="Julia Holzhaus" w:date="2026-05-19T23:17:00Z" w16du:dateUtc="2026-05-19T21:17:00Z">
              <w:r w:rsidR="007E69B9">
                <w:rPr>
                  <w:rFonts w:ascii="Optima" w:hAnsi="Optima"/>
                  <w:i/>
                  <w:iCs/>
                  <w:sz w:val="17"/>
                  <w:szCs w:val="17"/>
                </w:rPr>
                <w:t xml:space="preserve">Technical </w:t>
              </w:r>
              <w:proofErr w:type="spellStart"/>
              <w:r w:rsidR="007E69B9">
                <w:rPr>
                  <w:rFonts w:ascii="Optima" w:hAnsi="Optima"/>
                  <w:i/>
                  <w:iCs/>
                  <w:sz w:val="17"/>
                  <w:szCs w:val="17"/>
                </w:rPr>
                <w:t>focus</w:t>
              </w:r>
            </w:ins>
            <w:proofErr w:type="spellEnd"/>
            <w:r>
              <w:rPr>
                <w:rFonts w:ascii="Optima" w:hAnsi="Optima"/>
                <w:i/>
                <w:iCs/>
                <w:sz w:val="17"/>
                <w:szCs w:val="17"/>
              </w:rPr>
              <w:t xml:space="preserve">: </w:t>
            </w:r>
            <w:ins w:id="23" w:author="Julia Holzhaus" w:date="2026-05-18T12:23:00Z" w16du:dateUtc="2026-05-18T10:23:00Z">
              <w:r w:rsidR="004A48B7">
                <w:rPr>
                  <w:rFonts w:ascii="Optima" w:hAnsi="Optima"/>
                  <w:i/>
                  <w:iCs/>
                  <w:sz w:val="17"/>
                  <w:szCs w:val="17"/>
                </w:rPr>
                <w:t>C</w:t>
              </w:r>
            </w:ins>
            <w:ins w:id="24" w:author="Julia Holzhaus" w:date="2026-05-18T12:24:00Z" w16du:dateUtc="2026-05-18T10:24:00Z">
              <w:r w:rsidR="004A48B7">
                <w:rPr>
                  <w:rFonts w:ascii="Optima" w:hAnsi="Optima"/>
                  <w:i/>
                  <w:iCs/>
                  <w:sz w:val="17"/>
                  <w:szCs w:val="17"/>
                </w:rPr>
                <w:t>omputer Engineering</w:t>
              </w:r>
            </w:ins>
            <w:ins w:id="25" w:author="Julia Holzhaus" w:date="2026-05-18T12:23:00Z" w16du:dateUtc="2026-05-18T10:23:00Z">
              <w:r w:rsidR="004A48B7">
                <w:rPr>
                  <w:rFonts w:ascii="Optima" w:hAnsi="Optima"/>
                  <w:i/>
                  <w:iCs/>
                  <w:sz w:val="17"/>
                  <w:szCs w:val="17"/>
                </w:rPr>
                <w:t xml:space="preserve"> </w:t>
              </w:r>
            </w:ins>
          </w:p>
        </w:tc>
        <w:tc>
          <w:tcPr>
            <w:tcW w:w="5452" w:type="dxa"/>
            <w:gridSpan w:val="10"/>
            <w:vAlign w:val="bottom"/>
          </w:tcPr>
          <w:p w14:paraId="1FC18C25" w14:textId="77777777" w:rsidR="00FF3062" w:rsidRPr="00E55D90" w:rsidRDefault="00FF3062" w:rsidP="00A342EE">
            <w:pPr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                                          </w:t>
            </w:r>
          </w:p>
        </w:tc>
      </w:tr>
      <w:tr w:rsidR="00FF3062" w:rsidRPr="00E55D90" w14:paraId="78B98470" w14:textId="77777777" w:rsidTr="003A1089">
        <w:trPr>
          <w:trHeight w:val="340"/>
        </w:trPr>
        <w:tc>
          <w:tcPr>
            <w:tcW w:w="6726" w:type="dxa"/>
            <w:gridSpan w:val="6"/>
            <w:vAlign w:val="bottom"/>
          </w:tcPr>
          <w:p w14:paraId="6FAD6024" w14:textId="77777777" w:rsidR="00FF3062" w:rsidRPr="00E55D90" w:rsidRDefault="00FF3062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Harvard University</w:t>
            </w:r>
          </w:p>
        </w:tc>
        <w:tc>
          <w:tcPr>
            <w:tcW w:w="4327" w:type="dxa"/>
            <w:gridSpan w:val="7"/>
            <w:vAlign w:val="bottom"/>
          </w:tcPr>
          <w:p w14:paraId="694E37A4" w14:textId="77777777" w:rsidR="00FF3062" w:rsidRPr="00E55D90" w:rsidRDefault="00FF3062" w:rsidP="00A342EE">
            <w:pPr>
              <w:ind w:left="-279"/>
              <w:jc w:val="right"/>
              <w:rPr>
                <w:rFonts w:ascii="Optima" w:hAnsi="Optima"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Cambridge, USA</w:t>
            </w:r>
          </w:p>
        </w:tc>
      </w:tr>
      <w:tr w:rsidR="00FF3062" w:rsidRPr="00E55D90" w14:paraId="710E0986" w14:textId="77777777" w:rsidTr="003A1089">
        <w:trPr>
          <w:trHeight w:val="57"/>
        </w:trPr>
        <w:tc>
          <w:tcPr>
            <w:tcW w:w="5387" w:type="dxa"/>
            <w:gridSpan w:val="2"/>
            <w:vAlign w:val="bottom"/>
          </w:tcPr>
          <w:p w14:paraId="001AB22E" w14:textId="5FF7D9C6" w:rsidR="00FF3062" w:rsidRPr="007E69B9" w:rsidRDefault="00FF3062" w:rsidP="00A342EE">
            <w:pPr>
              <w:rPr>
                <w:lang w:val="en-GB"/>
                <w:rPrChange w:id="26" w:author="Julia Holzhaus" w:date="2026-05-19T23:18:00Z" w16du:dateUtc="2026-05-19T21:18:00Z">
                  <w:rPr/>
                </w:rPrChange>
              </w:rPr>
            </w:pPr>
            <w:r w:rsidRPr="007E69B9">
              <w:rPr>
                <w:rFonts w:ascii="Optima" w:eastAsia="Optima" w:hAnsi="Optima" w:cs="Optima"/>
                <w:sz w:val="18"/>
                <w:szCs w:val="18"/>
                <w:lang w:val="en-GB"/>
                <w:rPrChange w:id="27" w:author="Julia Holzhaus" w:date="2026-05-19T23:18:00Z" w16du:dateUtc="2026-05-19T21:18:00Z">
                  <w:rPr>
                    <w:rFonts w:ascii="Optima" w:eastAsia="Optima" w:hAnsi="Optima" w:cs="Optima"/>
                    <w:sz w:val="18"/>
                    <w:szCs w:val="18"/>
                    <w:lang w:val="de-AT"/>
                  </w:rPr>
                </w:rPrChange>
              </w:rPr>
              <w:t>Pre-College-Program (Non</w:t>
            </w:r>
            <w:ins w:id="28" w:author="Julia Holzhaus" w:date="2026-05-19T23:18:00Z" w16du:dateUtc="2026-05-19T21:18:00Z">
              <w:r w:rsidR="007E69B9" w:rsidRPr="007E69B9">
                <w:rPr>
                  <w:rFonts w:ascii="Optima" w:eastAsia="Optima" w:hAnsi="Optima" w:cs="Optima"/>
                  <w:sz w:val="18"/>
                  <w:szCs w:val="18"/>
                  <w:lang w:val="en-GB"/>
                  <w:rPrChange w:id="29" w:author="Julia Holzhaus" w:date="2026-05-19T23:18:00Z" w16du:dateUtc="2026-05-19T21:18:00Z">
                    <w:rPr>
                      <w:rFonts w:ascii="Optima" w:eastAsia="Optima" w:hAnsi="Optima" w:cs="Optima"/>
                      <w:sz w:val="18"/>
                      <w:szCs w:val="18"/>
                      <w:lang w:val="de-AT"/>
                    </w:rPr>
                  </w:rPrChange>
                </w:rPr>
                <w:t>-</w:t>
              </w:r>
            </w:ins>
            <w:r w:rsidRPr="007E69B9">
              <w:rPr>
                <w:rFonts w:ascii="Optima" w:eastAsia="Optima" w:hAnsi="Optima" w:cs="Optima"/>
                <w:sz w:val="18"/>
                <w:szCs w:val="18"/>
                <w:lang w:val="en-GB"/>
                <w:rPrChange w:id="30" w:author="Julia Holzhaus" w:date="2026-05-19T23:18:00Z" w16du:dateUtc="2026-05-19T21:18:00Z">
                  <w:rPr>
                    <w:rFonts w:ascii="Optima" w:eastAsia="Optima" w:hAnsi="Optima" w:cs="Optima"/>
                    <w:sz w:val="18"/>
                    <w:szCs w:val="18"/>
                    <w:lang w:val="de-AT"/>
                  </w:rPr>
                </w:rPrChange>
              </w:rPr>
              <w:t>credit)</w:t>
            </w:r>
          </w:p>
        </w:tc>
        <w:tc>
          <w:tcPr>
            <w:tcW w:w="5666" w:type="dxa"/>
            <w:gridSpan w:val="11"/>
            <w:vAlign w:val="bottom"/>
          </w:tcPr>
          <w:p w14:paraId="1B323AFF" w14:textId="77777777" w:rsidR="00FF3062" w:rsidRPr="00E55D90" w:rsidRDefault="00FF3062" w:rsidP="00A342EE">
            <w:pPr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</w:rPr>
              <w:t>06/2025 – 07/2025</w:t>
            </w:r>
          </w:p>
        </w:tc>
      </w:tr>
      <w:tr w:rsidR="00FF3062" w:rsidRPr="007E69B9" w14:paraId="6147F53E" w14:textId="77777777" w:rsidTr="003A1089">
        <w:trPr>
          <w:trHeight w:val="57"/>
        </w:trPr>
        <w:tc>
          <w:tcPr>
            <w:tcW w:w="11053" w:type="dxa"/>
            <w:gridSpan w:val="13"/>
            <w:vAlign w:val="bottom"/>
          </w:tcPr>
          <w:p w14:paraId="42904D72" w14:textId="0D8D24C7" w:rsidR="00FF3062" w:rsidRPr="007E69B9" w:rsidRDefault="00FF3062" w:rsidP="00A342EE">
            <w:pPr>
              <w:pStyle w:val="ListParagraph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  <w:rPrChange w:id="31" w:author="Julia Holzhaus" w:date="2026-05-19T23:19:00Z" w16du:dateUtc="2026-05-19T21:19:00Z">
                  <w:rPr>
                    <w:rFonts w:ascii="Optima" w:hAnsi="Optima"/>
                    <w:i/>
                    <w:iCs/>
                    <w:sz w:val="17"/>
                    <w:szCs w:val="17"/>
                  </w:rPr>
                </w:rPrChange>
              </w:rPr>
            </w:pPr>
            <w:del w:id="32" w:author="Julia Holzhaus" w:date="2026-05-19T23:18:00Z" w16du:dateUtc="2026-05-19T21:18:00Z">
              <w:r w:rsidRPr="007E69B9" w:rsidDel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33" w:author="Julia Holzhaus" w:date="2026-05-19T23:19:00Z" w16du:dateUtc="2026-05-19T21:19:00Z">
                    <w:rPr>
                      <w:rFonts w:ascii="Optima" w:hAnsi="Optima"/>
                      <w:i/>
                      <w:iCs/>
                      <w:sz w:val="17"/>
                      <w:szCs w:val="17"/>
                    </w:rPr>
                  </w:rPrChange>
                </w:rPr>
                <w:delText>Teilnahme am Kurs auf Universitätsniveau: Introduction to Data Science with a Focus on Visualization – mit Einblicken in Python, JavaScript und Web Scraping</w:delText>
              </w:r>
            </w:del>
            <w:ins w:id="34" w:author="Julia Holzhaus" w:date="2026-05-19T23:18:00Z" w16du:dateUtc="2026-05-19T21:18:00Z">
              <w:r w:rsidR="007E69B9" w:rsidRP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35" w:author="Julia Holzhaus" w:date="2026-05-19T23:19:00Z" w16du:dateUtc="2026-05-19T21:19:00Z">
                    <w:rPr>
                      <w:rFonts w:ascii="Optima" w:hAnsi="Optima"/>
                      <w:i/>
                      <w:iCs/>
                      <w:sz w:val="17"/>
                      <w:szCs w:val="17"/>
                    </w:rPr>
                  </w:rPrChange>
                </w:rPr>
                <w:t xml:space="preserve">University-level course: </w:t>
              </w:r>
            </w:ins>
            <w:ins w:id="36" w:author="Julia Holzhaus" w:date="2026-05-19T23:19:00Z" w16du:dateUtc="2026-05-19T21:19:00Z">
              <w:r w:rsidR="007E69B9" w:rsidRP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37" w:author="Julia Holzhaus" w:date="2026-05-19T23:19:00Z" w16du:dateUtc="2026-05-19T21:19:00Z">
                    <w:rPr>
                      <w:rFonts w:ascii="Optima" w:hAnsi="Optima"/>
                      <w:i/>
                      <w:iCs/>
                      <w:sz w:val="17"/>
                      <w:szCs w:val="17"/>
                    </w:rPr>
                  </w:rPrChange>
                </w:rPr>
                <w:t>Introduction to D</w:t>
              </w:r>
              <w:r w:rsid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</w:rPr>
                <w:t>ata Science with a Focus on Visualization – including Python, Java</w:t>
              </w:r>
            </w:ins>
            <w:ins w:id="38" w:author="Julia Holzhaus" w:date="2026-05-19T23:20:00Z" w16du:dateUtc="2026-05-19T21:20:00Z">
              <w:r w:rsid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</w:rPr>
                <w:t>Script and Web Scraping</w:t>
              </w:r>
            </w:ins>
          </w:p>
          <w:p w14:paraId="34F7DA51" w14:textId="7681B012" w:rsidR="00FF3062" w:rsidRPr="007E69B9" w:rsidRDefault="00FF3062" w:rsidP="00A342EE">
            <w:pPr>
              <w:pStyle w:val="ListParagraph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  <w:rPrChange w:id="39" w:author="Julia Holzhaus" w:date="2026-05-19T23:20:00Z" w16du:dateUtc="2026-05-19T21:20:00Z">
                  <w:rPr>
                    <w:rFonts w:ascii="Optima" w:hAnsi="Optima"/>
                    <w:i/>
                    <w:iCs/>
                    <w:sz w:val="17"/>
                    <w:szCs w:val="17"/>
                  </w:rPr>
                </w:rPrChange>
              </w:rPr>
            </w:pPr>
            <w:del w:id="40" w:author="Julia Holzhaus" w:date="2026-05-19T23:20:00Z" w16du:dateUtc="2026-05-19T21:20:00Z">
              <w:r w:rsidRPr="007E69B9" w:rsidDel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41" w:author="Julia Holzhaus" w:date="2026-05-19T23:20:00Z" w16du:dateUtc="2026-05-19T21:20:00Z">
                    <w:rPr>
                      <w:rFonts w:ascii="Optima" w:hAnsi="Optima"/>
                      <w:i/>
                      <w:iCs/>
                      <w:sz w:val="17"/>
                      <w:szCs w:val="17"/>
                    </w:rPr>
                  </w:rPrChange>
                </w:rPr>
                <w:delText>Teilnahme an akademischen Workshops zu Neurowissenschaften und Sprachenlernen von Harvard Alumni</w:delText>
              </w:r>
            </w:del>
            <w:ins w:id="42" w:author="Julia Holzhaus" w:date="2026-05-19T23:20:00Z" w16du:dateUtc="2026-05-19T21:20:00Z">
              <w:r w:rsidR="007E69B9" w:rsidRP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43" w:author="Julia Holzhaus" w:date="2026-05-19T23:20:00Z" w16du:dateUtc="2026-05-19T21:20:00Z">
                    <w:rPr>
                      <w:rFonts w:ascii="Optima" w:hAnsi="Optima"/>
                      <w:i/>
                      <w:iCs/>
                      <w:sz w:val="17"/>
                      <w:szCs w:val="17"/>
                    </w:rPr>
                  </w:rPrChange>
                </w:rPr>
                <w:t>Academic workshops on neuroscience and lan</w:t>
              </w:r>
              <w:r w:rsid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</w:rPr>
                <w:t>guage learning by Harvard Alumni</w:t>
              </w:r>
            </w:ins>
          </w:p>
          <w:p w14:paraId="237F2F58" w14:textId="4E66547C" w:rsidR="00FF3062" w:rsidRPr="007E69B9" w:rsidRDefault="00FF3062" w:rsidP="00A342EE">
            <w:pPr>
              <w:pStyle w:val="ListParagraph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6"/>
                <w:szCs w:val="16"/>
                <w:lang w:val="en-GB"/>
                <w:rPrChange w:id="44" w:author="Julia Holzhaus" w:date="2026-05-19T23:20:00Z" w16du:dateUtc="2026-05-19T21:20:00Z">
                  <w:rPr>
                    <w:rFonts w:ascii="Optima" w:hAnsi="Optima"/>
                    <w:i/>
                    <w:iCs/>
                    <w:sz w:val="16"/>
                    <w:szCs w:val="16"/>
                  </w:rPr>
                </w:rPrChange>
              </w:rPr>
            </w:pPr>
            <w:del w:id="45" w:author="Julia Holzhaus" w:date="2026-05-19T23:20:00Z" w16du:dateUtc="2026-05-19T21:20:00Z">
              <w:r w:rsidRPr="007E69B9" w:rsidDel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46" w:author="Julia Holzhaus" w:date="2026-05-19T23:20:00Z" w16du:dateUtc="2026-05-19T21:20:00Z">
                    <w:rPr>
                      <w:rFonts w:ascii="Optima" w:hAnsi="Optima"/>
                      <w:i/>
                      <w:iCs/>
                      <w:sz w:val="17"/>
                      <w:szCs w:val="17"/>
                    </w:rPr>
                  </w:rPrChange>
                </w:rPr>
                <w:delText>Gewinnerin der Road to Harvard Essay Competition – Stipendium der Harvard Scholarship Foundation Germany (Essay zu KI &amp; Motivationsschreiben, Interviews mit Harvard Alumni)</w:delText>
              </w:r>
            </w:del>
            <w:ins w:id="47" w:author="Julia Holzhaus" w:date="2026-05-19T23:20:00Z" w16du:dateUtc="2026-05-19T21:20:00Z">
              <w:r w:rsidR="007E69B9" w:rsidRP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48" w:author="Julia Holzhaus" w:date="2026-05-19T23:20:00Z" w16du:dateUtc="2026-05-19T21:20:00Z">
                    <w:rPr>
                      <w:rFonts w:ascii="Optima" w:hAnsi="Optima"/>
                      <w:i/>
                      <w:iCs/>
                      <w:sz w:val="17"/>
                      <w:szCs w:val="17"/>
                    </w:rPr>
                  </w:rPrChange>
                </w:rPr>
                <w:t xml:space="preserve">Winner </w:t>
              </w:r>
              <w:r w:rsidR="007E69B9" w:rsidRP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</w:rPr>
                <w:t>of the</w:t>
              </w:r>
              <w:r w:rsidR="007E69B9" w:rsidRP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49" w:author="Julia Holzhaus" w:date="2026-05-19T23:20:00Z" w16du:dateUtc="2026-05-19T21:20:00Z">
                    <w:rPr>
                      <w:rFonts w:ascii="Optima" w:hAnsi="Optima"/>
                      <w:i/>
                      <w:iCs/>
                      <w:sz w:val="17"/>
                      <w:szCs w:val="17"/>
                    </w:rPr>
                  </w:rPrChange>
                </w:rPr>
                <w:t xml:space="preserve"> Road to </w:t>
              </w:r>
              <w:r w:rsid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</w:rPr>
                <w:t>Harvard Essa</w:t>
              </w:r>
            </w:ins>
            <w:ins w:id="50" w:author="Julia Holzhaus" w:date="2026-05-19T23:21:00Z" w16du:dateUtc="2026-05-19T21:21:00Z">
              <w:r w:rsid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</w:rPr>
                <w:t>y Competition – scholarship from the Harvard Scholarship Foundation Germany (essay on AI &amp; motivation letter, interviews with Harvard Alum</w:t>
              </w:r>
            </w:ins>
            <w:ins w:id="51" w:author="Julia Holzhaus" w:date="2026-05-19T23:22:00Z" w16du:dateUtc="2026-05-19T21:22:00Z">
              <w:r w:rsidR="007E69B9">
                <w:rPr>
                  <w:rFonts w:ascii="Optima" w:hAnsi="Optima"/>
                  <w:i/>
                  <w:iCs/>
                  <w:sz w:val="17"/>
                  <w:szCs w:val="17"/>
                  <w:lang w:val="en-GB"/>
                </w:rPr>
                <w:t>ni)</w:t>
              </w:r>
            </w:ins>
          </w:p>
        </w:tc>
      </w:tr>
      <w:tr w:rsidR="00FF3062" w:rsidRPr="00E55D90" w14:paraId="384F1895" w14:textId="77777777" w:rsidTr="003A1089">
        <w:trPr>
          <w:trHeight w:val="340"/>
        </w:trPr>
        <w:tc>
          <w:tcPr>
            <w:tcW w:w="5812" w:type="dxa"/>
            <w:gridSpan w:val="4"/>
            <w:vAlign w:val="bottom"/>
          </w:tcPr>
          <w:p w14:paraId="20984728" w14:textId="77777777" w:rsidR="00FF3062" w:rsidRPr="00E55D90" w:rsidRDefault="00FF3062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Oberstufe am Heidberg</w:t>
            </w:r>
          </w:p>
        </w:tc>
        <w:tc>
          <w:tcPr>
            <w:tcW w:w="5241" w:type="dxa"/>
            <w:gridSpan w:val="9"/>
            <w:vAlign w:val="bottom"/>
          </w:tcPr>
          <w:p w14:paraId="0CEE9822" w14:textId="2B98C35A" w:rsidR="00FF3062" w:rsidRPr="00E55D90" w:rsidRDefault="00FF3062" w:rsidP="00A342EE">
            <w:pPr>
              <w:jc w:val="right"/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Hamburg</w:t>
            </w:r>
            <w:ins w:id="52" w:author="Julia Holzhaus" w:date="2026-05-19T23:30:00Z" w16du:dateUtc="2026-05-19T21:30:00Z">
              <w:r w:rsidR="00F529BC">
                <w:rPr>
                  <w:rFonts w:ascii="Optima" w:hAnsi="Optima"/>
                  <w:i/>
                  <w:iCs/>
                  <w:smallCaps/>
                  <w:sz w:val="23"/>
                  <w:szCs w:val="23"/>
                </w:rPr>
                <w:t>,</w:t>
              </w:r>
            </w:ins>
            <w:ins w:id="53" w:author="Julia Holzhaus" w:date="2026-05-19T23:31:00Z" w16du:dateUtc="2026-05-19T21:31:00Z">
              <w:r w:rsidR="00F529BC">
                <w:rPr>
                  <w:rFonts w:ascii="Optima" w:hAnsi="Optima"/>
                  <w:i/>
                  <w:iCs/>
                  <w:smallCaps/>
                  <w:sz w:val="23"/>
                  <w:szCs w:val="23"/>
                </w:rPr>
                <w:t xml:space="preserve"> DE</w:t>
              </w:r>
            </w:ins>
          </w:p>
        </w:tc>
      </w:tr>
      <w:tr w:rsidR="00FF3062" w:rsidRPr="044F8135" w14:paraId="5404B6E8" w14:textId="77777777" w:rsidTr="003A1089">
        <w:trPr>
          <w:trHeight w:val="57"/>
        </w:trPr>
        <w:tc>
          <w:tcPr>
            <w:tcW w:w="7190" w:type="dxa"/>
            <w:gridSpan w:val="8"/>
            <w:vAlign w:val="bottom"/>
          </w:tcPr>
          <w:p w14:paraId="4D6EE9DD" w14:textId="727EECD0" w:rsidR="00FF3062" w:rsidRPr="4501C97A" w:rsidRDefault="00FF3062" w:rsidP="00A342EE">
            <w:pPr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Allgemeine Hochschulreife (</w:t>
            </w:r>
            <w:ins w:id="54" w:author="Julia Holzhaus" w:date="2026-05-19T23:30:00Z" w16du:dateUtc="2026-05-19T21:30:00Z">
              <w:r w:rsidR="00F529BC">
                <w:rPr>
                  <w:rFonts w:ascii="Optima" w:hAnsi="Optima"/>
                  <w:sz w:val="18"/>
                  <w:szCs w:val="18"/>
                  <w:lang w:val="de-AT"/>
                </w:rPr>
                <w:t>German A-Level equivalent)</w:t>
              </w:r>
            </w:ins>
            <w:del w:id="55" w:author="Julia Holzhaus" w:date="2026-05-19T23:22:00Z" w16du:dateUtc="2026-05-19T21:22:00Z">
              <w:r w:rsidDel="007E69B9">
                <w:rPr>
                  <w:rFonts w:ascii="Optima" w:hAnsi="Optima"/>
                  <w:sz w:val="18"/>
                  <w:szCs w:val="18"/>
                  <w:lang w:val="de-AT"/>
                </w:rPr>
                <w:delText xml:space="preserve">Note: </w:delText>
              </w:r>
            </w:del>
            <w:del w:id="56" w:author="Julia Holzhaus" w:date="2026-05-19T23:30:00Z" w16du:dateUtc="2026-05-19T21:30:00Z">
              <w:r w:rsidDel="00F529BC">
                <w:rPr>
                  <w:rFonts w:ascii="Optima" w:hAnsi="Optima"/>
                  <w:sz w:val="18"/>
                  <w:szCs w:val="18"/>
                  <w:lang w:val="de-AT"/>
                </w:rPr>
                <w:delText>1,0, Top 1%)</w:delText>
              </w:r>
            </w:del>
          </w:p>
        </w:tc>
        <w:tc>
          <w:tcPr>
            <w:tcW w:w="3863" w:type="dxa"/>
            <w:gridSpan w:val="5"/>
            <w:vAlign w:val="bottom"/>
          </w:tcPr>
          <w:p w14:paraId="330EA60B" w14:textId="77777777" w:rsidR="00FF3062" w:rsidRPr="044F8135" w:rsidRDefault="00FF3062" w:rsidP="00A342EE">
            <w:pPr>
              <w:jc w:val="right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>08/2022 – 07/2025</w:t>
            </w:r>
          </w:p>
        </w:tc>
      </w:tr>
      <w:tr w:rsidR="00FF3062" w:rsidRPr="00F529BC" w14:paraId="602FB2D3" w14:textId="77777777" w:rsidTr="003A1089">
        <w:trPr>
          <w:trHeight w:val="57"/>
        </w:trPr>
        <w:tc>
          <w:tcPr>
            <w:tcW w:w="11053" w:type="dxa"/>
            <w:gridSpan w:val="13"/>
            <w:vAlign w:val="bottom"/>
          </w:tcPr>
          <w:p w14:paraId="04F9D9FB" w14:textId="77777777" w:rsidR="00F529BC" w:rsidRPr="00F529BC" w:rsidRDefault="00F529BC" w:rsidP="00F529BC">
            <w:pPr>
              <w:pStyle w:val="ListParagraph"/>
              <w:numPr>
                <w:ilvl w:val="0"/>
                <w:numId w:val="1"/>
              </w:numPr>
              <w:rPr>
                <w:ins w:id="57" w:author="Julia Holzhaus" w:date="2026-05-19T23:30:00Z" w16du:dateUtc="2026-05-19T21:30:00Z"/>
                <w:rFonts w:ascii="Optima" w:hAnsi="Optima"/>
                <w:i/>
                <w:iCs/>
                <w:sz w:val="17"/>
                <w:szCs w:val="17"/>
                <w:lang w:val="en-US"/>
                <w:rPrChange w:id="58" w:author="Julia Holzhaus" w:date="2026-05-19T23:30:00Z" w16du:dateUtc="2026-05-19T21:30:00Z">
                  <w:rPr>
                    <w:ins w:id="59" w:author="Julia Holzhaus" w:date="2026-05-19T23:30:00Z" w16du:dateUtc="2026-05-19T21:30:00Z"/>
                    <w:rFonts w:ascii="Optima" w:hAnsi="Optima"/>
                    <w:i/>
                    <w:iCs/>
                    <w:sz w:val="18"/>
                    <w:lang w:val="en-US"/>
                  </w:rPr>
                </w:rPrChange>
              </w:rPr>
            </w:pPr>
            <w:ins w:id="60" w:author="Julia Holzhaus" w:date="2026-05-19T23:30:00Z" w16du:dateUtc="2026-05-19T21:30:00Z">
              <w:r w:rsidRPr="00F529BC">
                <w:rPr>
                  <w:rFonts w:ascii="Optima" w:hAnsi="Optima"/>
                  <w:i/>
                  <w:iCs/>
                  <w:sz w:val="17"/>
                  <w:szCs w:val="17"/>
                  <w:rPrChange w:id="61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8"/>
                    </w:rPr>
                  </w:rPrChange>
                </w:rPr>
                <w:t xml:space="preserve">Final GPA: 1.0 </w:t>
              </w:r>
              <w:r w:rsidRPr="00F529BC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62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8"/>
                      <w:lang w:val="en-GB"/>
                    </w:rPr>
                  </w:rPrChange>
                </w:rPr>
                <w:t>(1.0 – 5.0, 1.0 being best)</w:t>
              </w:r>
            </w:ins>
          </w:p>
          <w:p w14:paraId="002C188D" w14:textId="77777777" w:rsidR="00F529BC" w:rsidRPr="00F529BC" w:rsidRDefault="00F529BC" w:rsidP="00F529BC">
            <w:pPr>
              <w:pStyle w:val="ListParagraph"/>
              <w:numPr>
                <w:ilvl w:val="0"/>
                <w:numId w:val="1"/>
              </w:numPr>
              <w:rPr>
                <w:ins w:id="63" w:author="Julia Holzhaus" w:date="2026-05-19T23:30:00Z" w16du:dateUtc="2026-05-19T21:30:00Z"/>
                <w:rFonts w:ascii="Optima" w:hAnsi="Optima"/>
                <w:i/>
                <w:iCs/>
                <w:sz w:val="17"/>
                <w:szCs w:val="17"/>
                <w:lang w:val="en-US"/>
                <w:rPrChange w:id="64" w:author="Julia Holzhaus" w:date="2026-05-19T23:30:00Z" w16du:dateUtc="2026-05-19T21:30:00Z">
                  <w:rPr>
                    <w:ins w:id="65" w:author="Julia Holzhaus" w:date="2026-05-19T23:30:00Z" w16du:dateUtc="2026-05-19T21:30:00Z"/>
                    <w:rFonts w:ascii="Optima" w:hAnsi="Optima"/>
                    <w:i/>
                    <w:iCs/>
                    <w:sz w:val="18"/>
                    <w:lang w:val="en-US"/>
                  </w:rPr>
                </w:rPrChange>
              </w:rPr>
            </w:pPr>
            <w:ins w:id="66" w:author="Julia Holzhaus" w:date="2026-05-19T23:30:00Z" w16du:dateUtc="2026-05-19T21:30:00Z">
              <w:r w:rsidRPr="00F529BC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67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8"/>
                      <w:lang w:val="en-US"/>
                    </w:rPr>
                  </w:rPrChange>
                </w:rPr>
                <w:t xml:space="preserve">Advanced courses: English (grade: 1.0), Geography (grade: 1.0), German (1.0), Mathematics (1.3) </w:t>
              </w:r>
            </w:ins>
          </w:p>
          <w:p w14:paraId="36B68CB3" w14:textId="77777777" w:rsidR="00F529BC" w:rsidRPr="00F529BC" w:rsidRDefault="00F529BC" w:rsidP="00F529BC">
            <w:pPr>
              <w:pStyle w:val="ListParagraph"/>
              <w:numPr>
                <w:ilvl w:val="0"/>
                <w:numId w:val="1"/>
              </w:numPr>
              <w:rPr>
                <w:ins w:id="68" w:author="Julia Holzhaus" w:date="2026-05-19T23:30:00Z" w16du:dateUtc="2026-05-19T21:30:00Z"/>
                <w:rFonts w:ascii="Optima" w:hAnsi="Optima"/>
                <w:i/>
                <w:iCs/>
                <w:sz w:val="17"/>
                <w:szCs w:val="17"/>
                <w:lang w:val="en-US"/>
                <w:rPrChange w:id="69" w:author="Julia Holzhaus" w:date="2026-05-19T23:30:00Z" w16du:dateUtc="2026-05-19T21:30:00Z">
                  <w:rPr>
                    <w:ins w:id="70" w:author="Julia Holzhaus" w:date="2026-05-19T23:30:00Z" w16du:dateUtc="2026-05-19T21:30:00Z"/>
                    <w:rFonts w:ascii="Optima" w:hAnsi="Optima"/>
                    <w:i/>
                    <w:iCs/>
                    <w:sz w:val="18"/>
                    <w:lang w:val="en-US"/>
                  </w:rPr>
                </w:rPrChange>
              </w:rPr>
            </w:pPr>
            <w:ins w:id="71" w:author="Julia Holzhaus" w:date="2026-05-19T23:30:00Z" w16du:dateUtc="2026-05-19T21:30:00Z">
              <w:r w:rsidRPr="00F529BC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72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8"/>
                      <w:lang w:val="en-US"/>
                    </w:rPr>
                  </w:rPrChange>
                </w:rPr>
                <w:t>Class spokeswoman in classes 11 to 13</w:t>
              </w:r>
            </w:ins>
          </w:p>
          <w:p w14:paraId="144080B4" w14:textId="51CACCB3" w:rsidR="00F529BC" w:rsidRPr="00F529BC" w:rsidRDefault="00F529BC" w:rsidP="00F529BC">
            <w:pPr>
              <w:pStyle w:val="ListParagraph"/>
              <w:numPr>
                <w:ilvl w:val="0"/>
                <w:numId w:val="1"/>
              </w:numPr>
              <w:rPr>
                <w:ins w:id="73" w:author="Julia Holzhaus" w:date="2026-05-19T23:30:00Z" w16du:dateUtc="2026-05-19T21:30:00Z"/>
                <w:rFonts w:ascii="Optima" w:hAnsi="Optima"/>
                <w:i/>
                <w:iCs/>
                <w:sz w:val="17"/>
                <w:szCs w:val="17"/>
                <w:lang w:val="en-US"/>
                <w:rPrChange w:id="74" w:author="Julia Holzhaus" w:date="2026-05-19T23:30:00Z" w16du:dateUtc="2026-05-19T21:30:00Z">
                  <w:rPr>
                    <w:ins w:id="75" w:author="Julia Holzhaus" w:date="2026-05-19T23:30:00Z" w16du:dateUtc="2026-05-19T21:30:00Z"/>
                    <w:rFonts w:ascii="Optima" w:hAnsi="Optima"/>
                    <w:i/>
                    <w:iCs/>
                    <w:sz w:val="18"/>
                    <w:lang w:val="en-US"/>
                  </w:rPr>
                </w:rPrChange>
              </w:rPr>
            </w:pPr>
            <w:ins w:id="76" w:author="Julia Holzhaus" w:date="2026-05-19T23:30:00Z" w16du:dateUtc="2026-05-19T21:30:00Z">
              <w:r w:rsidRPr="00F529BC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77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8"/>
                      <w:lang w:val="en-US"/>
                    </w:rPr>
                  </w:rPrChange>
                </w:rPr>
                <w:t xml:space="preserve">Member of the prom committee – jointly responsible for planning, </w:t>
              </w:r>
              <w:r w:rsidRPr="00F529BC">
                <w:rPr>
                  <w:rFonts w:ascii="Optima" w:hAnsi="Optima"/>
                  <w:i/>
                  <w:iCs/>
                  <w:sz w:val="17"/>
                  <w:szCs w:val="17"/>
                  <w:lang w:val="en-US"/>
                </w:rPr>
                <w:t>organizing</w:t>
              </w:r>
              <w:r w:rsidRPr="00F529BC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78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8"/>
                      <w:lang w:val="en-US"/>
                    </w:rPr>
                  </w:rPrChange>
                </w:rPr>
                <w:t xml:space="preserve"> and implementing fundraising activities (e.g. sales campaigns to finance the prom and other graduation projects)</w:t>
              </w:r>
            </w:ins>
          </w:p>
          <w:p w14:paraId="53E9C3FD" w14:textId="09963ACF" w:rsidR="00FF3062" w:rsidRPr="00F529BC" w:rsidDel="00F529BC" w:rsidRDefault="00F529BC" w:rsidP="00F529BC">
            <w:pPr>
              <w:pStyle w:val="ListParagraph"/>
              <w:numPr>
                <w:ilvl w:val="0"/>
                <w:numId w:val="1"/>
              </w:numPr>
              <w:rPr>
                <w:del w:id="79" w:author="Julia Holzhaus" w:date="2026-05-19T23:30:00Z" w16du:dateUtc="2026-05-19T21:30:00Z"/>
                <w:rFonts w:ascii="Optima" w:hAnsi="Optima"/>
                <w:i/>
                <w:iCs/>
                <w:sz w:val="17"/>
                <w:szCs w:val="17"/>
                <w:lang w:val="en-GB"/>
                <w:rPrChange w:id="80" w:author="Julia Holzhaus" w:date="2026-05-19T23:30:00Z" w16du:dateUtc="2026-05-19T21:30:00Z">
                  <w:rPr>
                    <w:del w:id="81" w:author="Julia Holzhaus" w:date="2026-05-19T23:30:00Z" w16du:dateUtc="2026-05-19T21:30:00Z"/>
                    <w:rFonts w:ascii="Optima" w:hAnsi="Optima"/>
                    <w:i/>
                    <w:iCs/>
                    <w:sz w:val="17"/>
                    <w:szCs w:val="17"/>
                    <w:lang w:val="de-AT"/>
                  </w:rPr>
                </w:rPrChange>
              </w:rPr>
            </w:pPr>
            <w:ins w:id="82" w:author="Julia Holzhaus" w:date="2026-05-19T23:30:00Z" w16du:dateUtc="2026-05-19T21:30:00Z">
              <w:r w:rsidRPr="00F529BC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83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8"/>
                      <w:lang w:val="en-US"/>
                    </w:rPr>
                  </w:rPrChange>
                </w:rPr>
                <w:t>Member of the yearbook team – collaboration on the concept, design and content creation for the yearbook</w:t>
              </w:r>
            </w:ins>
            <w:del w:id="84" w:author="Julia Holzhaus" w:date="2026-05-19T23:30:00Z" w16du:dateUtc="2026-05-19T21:30:00Z">
              <w:r w:rsidR="00FF3062" w:rsidRPr="00F529BC" w:rsidDel="00F529BC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85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7"/>
                      <w:szCs w:val="17"/>
                      <w:lang w:val="de-AT"/>
                    </w:rPr>
                  </w:rPrChange>
                </w:rPr>
                <w:delText>Schwerpunktfächer: Englisch (14 Punkte), Deutsch (14 Punkte), Geografie (14 Punkte)</w:delText>
              </w:r>
            </w:del>
          </w:p>
          <w:p w14:paraId="4A10955B" w14:textId="4A9B302D" w:rsidR="00FF3062" w:rsidRPr="00F529BC" w:rsidDel="00F529BC" w:rsidRDefault="00FF3062" w:rsidP="00A342EE">
            <w:pPr>
              <w:pStyle w:val="ListParagraph"/>
              <w:numPr>
                <w:ilvl w:val="0"/>
                <w:numId w:val="1"/>
              </w:numPr>
              <w:rPr>
                <w:del w:id="86" w:author="Julia Holzhaus" w:date="2026-05-19T23:30:00Z" w16du:dateUtc="2026-05-19T21:30:00Z"/>
                <w:rFonts w:ascii="Optima" w:hAnsi="Optima"/>
                <w:i/>
                <w:iCs/>
                <w:sz w:val="17"/>
                <w:szCs w:val="17"/>
                <w:lang w:val="en-GB"/>
                <w:rPrChange w:id="87" w:author="Julia Holzhaus" w:date="2026-05-19T23:30:00Z" w16du:dateUtc="2026-05-19T21:30:00Z">
                  <w:rPr>
                    <w:del w:id="88" w:author="Julia Holzhaus" w:date="2026-05-19T23:30:00Z" w16du:dateUtc="2026-05-19T21:30:00Z"/>
                    <w:rFonts w:ascii="Optima" w:hAnsi="Optima"/>
                    <w:i/>
                    <w:iCs/>
                    <w:sz w:val="17"/>
                    <w:szCs w:val="17"/>
                    <w:lang w:val="de-AT"/>
                  </w:rPr>
                </w:rPrChange>
              </w:rPr>
            </w:pPr>
            <w:del w:id="89" w:author="Julia Holzhaus" w:date="2026-05-19T23:30:00Z" w16du:dateUtc="2026-05-19T21:30:00Z">
              <w:r w:rsidRPr="00F529BC" w:rsidDel="00F529BC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90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7"/>
                      <w:szCs w:val="17"/>
                      <w:lang w:val="de-AT"/>
                    </w:rPr>
                  </w:rPrChange>
                </w:rPr>
                <w:delText>Klassensprecherin von der 11. bis zur 13. Klasse</w:delText>
              </w:r>
            </w:del>
          </w:p>
          <w:p w14:paraId="793E92BB" w14:textId="4E925C0D" w:rsidR="00FF3062" w:rsidRPr="00F529BC" w:rsidDel="00F529BC" w:rsidRDefault="00FF3062" w:rsidP="00A342EE">
            <w:pPr>
              <w:pStyle w:val="ListParagraph"/>
              <w:numPr>
                <w:ilvl w:val="0"/>
                <w:numId w:val="1"/>
              </w:numPr>
              <w:rPr>
                <w:del w:id="91" w:author="Julia Holzhaus" w:date="2026-05-19T23:30:00Z" w16du:dateUtc="2026-05-19T21:30:00Z"/>
                <w:rFonts w:ascii="Optima" w:hAnsi="Optima"/>
                <w:i/>
                <w:iCs/>
                <w:sz w:val="17"/>
                <w:szCs w:val="17"/>
                <w:lang w:val="en-GB"/>
                <w:rPrChange w:id="92" w:author="Julia Holzhaus" w:date="2026-05-19T23:30:00Z" w16du:dateUtc="2026-05-19T21:30:00Z">
                  <w:rPr>
                    <w:del w:id="93" w:author="Julia Holzhaus" w:date="2026-05-19T23:30:00Z" w16du:dateUtc="2026-05-19T21:30:00Z"/>
                    <w:rFonts w:ascii="Optima" w:hAnsi="Optima"/>
                    <w:i/>
                    <w:iCs/>
                    <w:sz w:val="17"/>
                    <w:szCs w:val="17"/>
                    <w:lang w:val="de-AT"/>
                  </w:rPr>
                </w:rPrChange>
              </w:rPr>
            </w:pPr>
            <w:del w:id="94" w:author="Julia Holzhaus" w:date="2026-05-19T23:30:00Z" w16du:dateUtc="2026-05-19T21:30:00Z">
              <w:r w:rsidRPr="00F529BC" w:rsidDel="00F529BC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95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7"/>
                      <w:szCs w:val="17"/>
                      <w:lang w:val="de-AT"/>
                    </w:rPr>
                  </w:rPrChange>
                </w:rPr>
                <w:delText>Mitglied im Abiball-Komitee – Mitverantwortlich für Planung, Organisation und Durchführung von Fundraising-Aktionen (z.B. Verkaufsaktionen zur Finanzierung des Abiballs und weiterer Abschlussprojekte</w:delText>
              </w:r>
            </w:del>
          </w:p>
          <w:p w14:paraId="7090057E" w14:textId="5FE23AE2" w:rsidR="00FF3062" w:rsidRPr="00F529BC" w:rsidRDefault="00FF3062" w:rsidP="00A342EE">
            <w:pPr>
              <w:pStyle w:val="ListParagraph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  <w:rPrChange w:id="96" w:author="Julia Holzhaus" w:date="2026-05-19T23:30:00Z" w16du:dateUtc="2026-05-19T21:30:00Z">
                  <w:rPr>
                    <w:rFonts w:ascii="Optima" w:hAnsi="Optima"/>
                    <w:i/>
                    <w:iCs/>
                    <w:sz w:val="18"/>
                    <w:szCs w:val="18"/>
                    <w:lang w:val="de-AT"/>
                  </w:rPr>
                </w:rPrChange>
              </w:rPr>
            </w:pPr>
            <w:del w:id="97" w:author="Julia Holzhaus" w:date="2026-05-19T23:30:00Z" w16du:dateUtc="2026-05-19T21:30:00Z">
              <w:r w:rsidRPr="00F529BC" w:rsidDel="00F529BC">
                <w:rPr>
                  <w:rFonts w:ascii="Optima" w:hAnsi="Optima"/>
                  <w:i/>
                  <w:iCs/>
                  <w:sz w:val="17"/>
                  <w:szCs w:val="17"/>
                  <w:lang w:val="en-GB"/>
                  <w:rPrChange w:id="98" w:author="Julia Holzhaus" w:date="2026-05-19T23:30:00Z" w16du:dateUtc="2026-05-19T21:30:00Z">
                    <w:rPr>
                      <w:rFonts w:ascii="Optima" w:hAnsi="Optima"/>
                      <w:i/>
                      <w:iCs/>
                      <w:sz w:val="17"/>
                      <w:szCs w:val="17"/>
                      <w:lang w:val="de-AT"/>
                    </w:rPr>
                  </w:rPrChange>
                </w:rPr>
                <w:delText>Mitglied des Abibuch-Teams – Mitarbeit an Konzept, Gestaltung und Inhalterstellung des Abibuchs</w:delText>
              </w:r>
            </w:del>
          </w:p>
        </w:tc>
      </w:tr>
      <w:tr w:rsidR="00FF3062" w14:paraId="2066B141" w14:textId="77777777" w:rsidTr="003A1089">
        <w:trPr>
          <w:trHeight w:val="397"/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</w:tcPr>
          <w:p w14:paraId="20EC32D4" w14:textId="6391F458" w:rsidR="00FF3062" w:rsidRPr="000311AC" w:rsidRDefault="00FC3D68" w:rsidP="00FC3D68">
            <w:pPr>
              <w:pStyle w:val="BERSCHRIFT"/>
              <w:rPr>
                <w:rFonts w:ascii="Optima" w:hAnsi="Optima" w:cs="Times New Roman (Body CS)"/>
                <w:sz w:val="26"/>
                <w:szCs w:val="26"/>
              </w:rPr>
              <w:pPrChange w:id="99" w:author="Julia Holzhaus" w:date="2026-05-19T23:42:00Z" w16du:dateUtc="2026-05-19T21:42:00Z">
                <w:pPr>
                  <w:pStyle w:val="BERSCHRIFT"/>
                  <w:framePr w:hSpace="180" w:wrap="around" w:vAnchor="text" w:hAnchor="margin" w:x="-993" w:y="-242"/>
                  <w:jc w:val="center"/>
                </w:pPr>
              </w:pPrChange>
            </w:pPr>
            <w:ins w:id="100" w:author="Julia Holzhaus" w:date="2026-05-19T23:39:00Z" w16du:dateUtc="2026-05-19T21:39:00Z">
              <w:r>
                <w:rPr>
                  <w:rFonts w:ascii="Optima" w:hAnsi="Optima" w:cs="Times New Roman (Body CS)"/>
                  <w:sz w:val="26"/>
                  <w:szCs w:val="26"/>
                </w:rPr>
                <w:t>Sports Achievements</w:t>
              </w:r>
            </w:ins>
            <w:del w:id="101" w:author="Julia Holzhaus" w:date="2026-05-19T23:39:00Z" w16du:dateUtc="2026-05-19T21:39:00Z">
              <w:r w:rsidR="00FF3062" w:rsidDel="00FC3D68">
                <w:rPr>
                  <w:rFonts w:ascii="Optima" w:hAnsi="Optima" w:cs="Times New Roman (Body CS)"/>
                  <w:sz w:val="26"/>
                  <w:szCs w:val="26"/>
                </w:rPr>
                <w:delText>Leistungssport</w:delText>
              </w:r>
            </w:del>
          </w:p>
        </w:tc>
      </w:tr>
      <w:tr w:rsidR="00FF3062" w:rsidRPr="00E55D90" w14:paraId="06B49003" w14:textId="77777777" w:rsidTr="003A1089">
        <w:trPr>
          <w:trHeight w:val="340"/>
        </w:trPr>
        <w:tc>
          <w:tcPr>
            <w:tcW w:w="8364" w:type="dxa"/>
            <w:gridSpan w:val="9"/>
            <w:tcBorders>
              <w:top w:val="single" w:sz="4" w:space="0" w:color="auto"/>
            </w:tcBorders>
            <w:vAlign w:val="bottom"/>
          </w:tcPr>
          <w:p w14:paraId="1EAAD3F8" w14:textId="77777777" w:rsidR="00FF3062" w:rsidRPr="00E55D90" w:rsidRDefault="00FF3062" w:rsidP="00A342EE">
            <w:pPr>
              <w:rPr>
                <w:rFonts w:ascii="Optima" w:hAnsi="Optima"/>
              </w:rPr>
            </w:pPr>
            <w:r>
              <w:rPr>
                <w:rFonts w:ascii="Optima" w:eastAsia="Optima" w:hAnsi="Optima" w:cs="Optima"/>
                <w:b/>
                <w:bCs/>
                <w:smallCaps/>
              </w:rPr>
              <w:t>1.FFC Turbine Potsdam</w:t>
            </w:r>
          </w:p>
        </w:tc>
        <w:tc>
          <w:tcPr>
            <w:tcW w:w="2689" w:type="dxa"/>
            <w:gridSpan w:val="4"/>
            <w:tcBorders>
              <w:top w:val="single" w:sz="4" w:space="0" w:color="auto"/>
            </w:tcBorders>
            <w:vAlign w:val="bottom"/>
          </w:tcPr>
          <w:p w14:paraId="1A92A444" w14:textId="3A65B52C" w:rsidR="00FF3062" w:rsidRPr="00E55D90" w:rsidRDefault="00FF3062" w:rsidP="00A342EE">
            <w:pPr>
              <w:jc w:val="right"/>
            </w:pPr>
            <w:r>
              <w:rPr>
                <w:rFonts w:ascii="Optima" w:eastAsia="Optima" w:hAnsi="Optima" w:cs="Optima"/>
                <w:i/>
                <w:iCs/>
                <w:smallCaps/>
              </w:rPr>
              <w:t>Potsdam</w:t>
            </w:r>
            <w:ins w:id="102" w:author="Julia Holzhaus" w:date="2026-05-19T23:31:00Z" w16du:dateUtc="2026-05-19T21:31:00Z">
              <w:r w:rsidR="00F529BC">
                <w:rPr>
                  <w:rFonts w:ascii="Optima" w:eastAsia="Optima" w:hAnsi="Optima" w:cs="Optima"/>
                  <w:i/>
                  <w:iCs/>
                  <w:smallCaps/>
                </w:rPr>
                <w:t>,</w:t>
              </w:r>
            </w:ins>
            <w:ins w:id="103" w:author="Julia Holzhaus" w:date="2026-05-19T23:32:00Z" w16du:dateUtc="2026-05-19T21:32:00Z">
              <w:r w:rsidR="00F529BC">
                <w:rPr>
                  <w:rFonts w:ascii="Optima" w:eastAsia="Optima" w:hAnsi="Optima" w:cs="Optima"/>
                  <w:i/>
                  <w:iCs/>
                  <w:smallCaps/>
                </w:rPr>
                <w:t xml:space="preserve"> </w:t>
              </w:r>
            </w:ins>
            <w:ins w:id="104" w:author="Julia Holzhaus" w:date="2026-05-19T23:31:00Z" w16du:dateUtc="2026-05-19T21:31:00Z">
              <w:r w:rsidR="00F529BC">
                <w:rPr>
                  <w:rFonts w:ascii="Optima" w:eastAsia="Optima" w:hAnsi="Optima" w:cs="Optima"/>
                  <w:i/>
                  <w:iCs/>
                  <w:smallCaps/>
                </w:rPr>
                <w:t>DE</w:t>
              </w:r>
            </w:ins>
          </w:p>
        </w:tc>
      </w:tr>
      <w:tr w:rsidR="00FF3062" w:rsidRPr="00E55D90" w14:paraId="444D24FA" w14:textId="77777777" w:rsidTr="003A1089">
        <w:trPr>
          <w:trHeight w:val="57"/>
        </w:trPr>
        <w:tc>
          <w:tcPr>
            <w:tcW w:w="8931" w:type="dxa"/>
            <w:gridSpan w:val="10"/>
            <w:vAlign w:val="bottom"/>
          </w:tcPr>
          <w:p w14:paraId="58056542" w14:textId="254A94F7" w:rsidR="00FF3062" w:rsidRPr="00F529BC" w:rsidRDefault="00F529BC" w:rsidP="00A342EE">
            <w:pPr>
              <w:rPr>
                <w:lang w:val="en-GB"/>
                <w:rPrChange w:id="105" w:author="Julia Holzhaus" w:date="2026-05-19T23:31:00Z" w16du:dateUtc="2026-05-19T21:31:00Z">
                  <w:rPr/>
                </w:rPrChange>
              </w:rPr>
            </w:pPr>
            <w:ins w:id="106" w:author="Julia Holzhaus" w:date="2026-05-19T23:31:00Z" w16du:dateUtc="2026-05-19T21:31:00Z">
              <w:r w:rsidRPr="00E3320D">
                <w:rPr>
                  <w:rFonts w:ascii="Optima" w:eastAsia="Optima" w:hAnsi="Optima" w:cs="Optima"/>
                  <w:sz w:val="18"/>
                  <w:szCs w:val="18"/>
                  <w:lang w:val="en-GB"/>
                </w:rPr>
                <w:t>Competitive footballer with women's Bundesliga club Turbine Potsdam</w:t>
              </w:r>
            </w:ins>
            <w:del w:id="107" w:author="Julia Holzhaus" w:date="2026-05-19T23:31:00Z" w16du:dateUtc="2026-05-19T21:31:00Z">
              <w:r w:rsidR="00FF3062" w:rsidRPr="00F529BC" w:rsidDel="00F529BC">
                <w:rPr>
                  <w:rFonts w:ascii="Optima" w:eastAsia="Optima" w:hAnsi="Optima" w:cs="Optima"/>
                  <w:sz w:val="18"/>
                  <w:szCs w:val="18"/>
                  <w:lang w:val="en-GB"/>
                  <w:rPrChange w:id="108" w:author="Julia Holzhaus" w:date="2026-05-19T23:31:00Z" w16du:dateUtc="2026-05-19T21:31:00Z">
                    <w:rPr>
                      <w:rFonts w:ascii="Optima" w:eastAsia="Optima" w:hAnsi="Optima" w:cs="Optima"/>
                      <w:sz w:val="18"/>
                      <w:szCs w:val="18"/>
                    </w:rPr>
                  </w:rPrChange>
                </w:rPr>
                <w:delText>Fußball-Leistungsspielerin beim Frauen-Bundesligisten Turbine Potsdam in der Nachwuchsakademie</w:delText>
              </w:r>
            </w:del>
          </w:p>
        </w:tc>
        <w:tc>
          <w:tcPr>
            <w:tcW w:w="2122" w:type="dxa"/>
            <w:gridSpan w:val="3"/>
          </w:tcPr>
          <w:p w14:paraId="620A6838" w14:textId="77777777" w:rsidR="00FF3062" w:rsidRPr="00E55D90" w:rsidRDefault="00FF3062" w:rsidP="00A342EE">
            <w:pPr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eastAsia="Optima" w:hAnsi="Optima" w:cs="Optima"/>
                <w:sz w:val="18"/>
                <w:szCs w:val="18"/>
              </w:rPr>
              <w:t>07/2018 – 07/2022</w:t>
            </w:r>
          </w:p>
        </w:tc>
      </w:tr>
      <w:tr w:rsidR="00FF3062" w:rsidRPr="00F529BC" w14:paraId="4A4D08BA" w14:textId="77777777" w:rsidTr="003A1089">
        <w:trPr>
          <w:trHeight w:val="57"/>
        </w:trPr>
        <w:tc>
          <w:tcPr>
            <w:tcW w:w="11053" w:type="dxa"/>
            <w:gridSpan w:val="13"/>
            <w:vAlign w:val="bottom"/>
          </w:tcPr>
          <w:p w14:paraId="3F4A64A6" w14:textId="77777777" w:rsidR="00F529BC" w:rsidRPr="00F529BC" w:rsidRDefault="00F529BC" w:rsidP="00F529BC">
            <w:pPr>
              <w:pStyle w:val="Bullets"/>
              <w:rPr>
                <w:ins w:id="109" w:author="Julia Holzhaus" w:date="2026-05-19T23:31:00Z" w16du:dateUtc="2026-05-19T21:31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10" w:author="Julia Holzhaus" w:date="2026-05-19T23:31:00Z" w16du:dateUtc="2026-05-19T21:31:00Z">
                  <w:rPr>
                    <w:ins w:id="111" w:author="Julia Holzhaus" w:date="2026-05-19T23:31:00Z" w16du:dateUtc="2026-05-19T21:31:00Z"/>
                    <w:rFonts w:ascii="Optima" w:eastAsia="Optima" w:hAnsi="Optima" w:cs="Optima"/>
                    <w:color w:val="000000" w:themeColor="text1"/>
                    <w:sz w:val="18"/>
                    <w:szCs w:val="18"/>
                    <w:lang w:val="en-GB"/>
                  </w:rPr>
                </w:rPrChange>
              </w:rPr>
            </w:pPr>
            <w:ins w:id="112" w:author="Julia Holzhaus" w:date="2026-05-19T23:31:00Z" w16du:dateUtc="2026-05-19T21:31:00Z">
              <w:r w:rsidRPr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13" w:author="Julia Holzhaus" w:date="2026-05-19T23:31:00Z" w16du:dateUtc="2026-05-19T21:31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Player for the U15 &amp; U17 teams – regular training 8 times a week, including twice a day</w:t>
              </w:r>
            </w:ins>
          </w:p>
          <w:p w14:paraId="24040F58" w14:textId="77777777" w:rsidR="00F529BC" w:rsidRPr="00F529BC" w:rsidRDefault="00F529BC" w:rsidP="00F529BC">
            <w:pPr>
              <w:pStyle w:val="Bullets"/>
              <w:rPr>
                <w:ins w:id="114" w:author="Julia Holzhaus" w:date="2026-05-19T23:31:00Z" w16du:dateUtc="2026-05-19T21:31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15" w:author="Julia Holzhaus" w:date="2026-05-19T23:31:00Z" w16du:dateUtc="2026-05-19T21:31:00Z">
                  <w:rPr>
                    <w:ins w:id="116" w:author="Julia Holzhaus" w:date="2026-05-19T23:31:00Z" w16du:dateUtc="2026-05-19T21:31:00Z"/>
                    <w:rFonts w:ascii="Optima" w:eastAsia="Optima" w:hAnsi="Optima" w:cs="Optima"/>
                    <w:color w:val="000000" w:themeColor="text1"/>
                    <w:sz w:val="18"/>
                    <w:szCs w:val="18"/>
                    <w:lang w:val="en-GB"/>
                  </w:rPr>
                </w:rPrChange>
              </w:rPr>
            </w:pPr>
            <w:ins w:id="117" w:author="Julia Holzhaus" w:date="2026-05-19T23:31:00Z" w16du:dateUtc="2026-05-19T21:31:00Z">
              <w:r w:rsidRPr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18" w:author="Julia Holzhaus" w:date="2026-05-19T23:31:00Z" w16du:dateUtc="2026-05-19T21:31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Appearances in the U17 Junior Women's Bundesliga</w:t>
              </w:r>
            </w:ins>
          </w:p>
          <w:p w14:paraId="5E907597" w14:textId="4ACD710B" w:rsidR="00FF3062" w:rsidRPr="00F529BC" w:rsidDel="00F529BC" w:rsidRDefault="00F529BC" w:rsidP="00F529BC">
            <w:pPr>
              <w:pStyle w:val="Bullets"/>
              <w:rPr>
                <w:del w:id="119" w:author="Julia Holzhaus" w:date="2026-05-19T23:31:00Z" w16du:dateUtc="2026-05-19T21:31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20" w:author="Julia Holzhaus" w:date="2026-05-19T23:31:00Z" w16du:dateUtc="2026-05-19T21:31:00Z">
                  <w:rPr>
                    <w:del w:id="121" w:author="Julia Holzhaus" w:date="2026-05-19T23:31:00Z" w16du:dateUtc="2026-05-19T21:31:00Z"/>
                    <w:rFonts w:ascii="Optima" w:eastAsia="Optima" w:hAnsi="Optima" w:cs="Optima"/>
                    <w:color w:val="000000" w:themeColor="text1"/>
                    <w:sz w:val="17"/>
                    <w:szCs w:val="17"/>
                  </w:rPr>
                </w:rPrChange>
              </w:rPr>
            </w:pPr>
            <w:ins w:id="122" w:author="Julia Holzhaus" w:date="2026-05-19T23:31:00Z" w16du:dateUtc="2026-05-19T21:31:00Z">
              <w:r w:rsidRPr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23" w:author="Julia Holzhaus" w:date="2026-05-19T23:31:00Z" w16du:dateUtc="2026-05-19T21:31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Captain of the Brandenburg selection team – participation in selection courses and national tournaments, e.g. DFB trial tournament/state cup</w:t>
              </w:r>
            </w:ins>
            <w:del w:id="124" w:author="Julia Holzhaus" w:date="2026-05-19T23:31:00Z" w16du:dateUtc="2026-05-19T21:31:00Z">
              <w:r w:rsidR="00FF3062" w:rsidRPr="00F529BC" w:rsidDel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25" w:author="Julia Holzhaus" w:date="2026-05-19T23:31:00Z" w16du:dateUtc="2026-05-19T21:31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Spielerin der U15 &amp; U17 - regelmäßiges Training 8x pro Woche, davon 2x täglich</w:delText>
              </w:r>
            </w:del>
          </w:p>
          <w:p w14:paraId="66FC1BD6" w14:textId="726B5216" w:rsidR="00FF3062" w:rsidRPr="00F529BC" w:rsidDel="00F529BC" w:rsidRDefault="00FF3062" w:rsidP="00A342EE">
            <w:pPr>
              <w:pStyle w:val="Bullets"/>
              <w:rPr>
                <w:del w:id="126" w:author="Julia Holzhaus" w:date="2026-05-19T23:31:00Z" w16du:dateUtc="2026-05-19T21:31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27" w:author="Julia Holzhaus" w:date="2026-05-19T23:31:00Z" w16du:dateUtc="2026-05-19T21:31:00Z">
                  <w:rPr>
                    <w:del w:id="128" w:author="Julia Holzhaus" w:date="2026-05-19T23:31:00Z" w16du:dateUtc="2026-05-19T21:31:00Z"/>
                    <w:rFonts w:ascii="Optima" w:eastAsia="Optima" w:hAnsi="Optima" w:cs="Optima"/>
                    <w:color w:val="000000" w:themeColor="text1"/>
                    <w:sz w:val="17"/>
                    <w:szCs w:val="17"/>
                  </w:rPr>
                </w:rPrChange>
              </w:rPr>
            </w:pPr>
            <w:del w:id="129" w:author="Julia Holzhaus" w:date="2026-05-19T23:31:00Z" w16du:dateUtc="2026-05-19T21:31:00Z">
              <w:r w:rsidRPr="00F529BC" w:rsidDel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30" w:author="Julia Holzhaus" w:date="2026-05-19T23:31:00Z" w16du:dateUtc="2026-05-19T21:31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Einsätze in der U17-Juniorinnen-Bundesliga</w:delText>
              </w:r>
            </w:del>
          </w:p>
          <w:p w14:paraId="70C4D5DA" w14:textId="18242FCC" w:rsidR="00FF3062" w:rsidRPr="00F529BC" w:rsidRDefault="00FF3062" w:rsidP="00A342EE">
            <w:pPr>
              <w:pStyle w:val="Bullets"/>
              <w:rPr>
                <w:rFonts w:ascii="Optima" w:eastAsia="Optima" w:hAnsi="Optima" w:cs="Optima"/>
                <w:color w:val="000000" w:themeColor="text1"/>
                <w:sz w:val="16"/>
                <w:szCs w:val="16"/>
                <w:lang w:val="en-GB"/>
                <w:rPrChange w:id="131" w:author="Julia Holzhaus" w:date="2026-05-19T23:31:00Z" w16du:dateUtc="2026-05-19T21:31:00Z">
                  <w:rPr>
                    <w:rFonts w:ascii="Optima" w:eastAsia="Optima" w:hAnsi="Optima" w:cs="Optima"/>
                    <w:color w:val="000000" w:themeColor="text1"/>
                    <w:sz w:val="16"/>
                    <w:szCs w:val="16"/>
                  </w:rPr>
                </w:rPrChange>
              </w:rPr>
            </w:pPr>
            <w:del w:id="132" w:author="Julia Holzhaus" w:date="2026-05-19T23:31:00Z" w16du:dateUtc="2026-05-19T21:31:00Z">
              <w:r w:rsidRPr="00F529BC" w:rsidDel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33" w:author="Julia Holzhaus" w:date="2026-05-19T23:31:00Z" w16du:dateUtc="2026-05-19T21:31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</w:rPr>
                  </w:rPrChange>
                </w:rPr>
                <w:delText>Kapitänin der Brandenburg Auswahl – Teilnahme an Auswahllehrgängen und überregionalen Turnieren z.B. DFB-Länderpokal</w:delText>
              </w:r>
            </w:del>
          </w:p>
        </w:tc>
      </w:tr>
      <w:tr w:rsidR="00FF3062" w:rsidRPr="00E55D90" w14:paraId="311A5252" w14:textId="77777777" w:rsidTr="003A1089">
        <w:trPr>
          <w:trHeight w:val="397"/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</w:tcPr>
          <w:p w14:paraId="08549D11" w14:textId="43F5F34A" w:rsidR="00FF3062" w:rsidRPr="000311AC" w:rsidRDefault="00FC3D68" w:rsidP="00A342EE">
            <w:pPr>
              <w:pStyle w:val="BERSCHRIFT"/>
              <w:jc w:val="center"/>
              <w:rPr>
                <w:rFonts w:ascii="Optima" w:hAnsi="Optima" w:cs="Times New Roman (Body CS)"/>
                <w:sz w:val="26"/>
                <w:szCs w:val="26"/>
              </w:rPr>
            </w:pPr>
            <w:ins w:id="134" w:author="Julia Holzhaus" w:date="2026-05-19T23:39:00Z" w16du:dateUtc="2026-05-19T21:39:00Z">
              <w:r>
                <w:rPr>
                  <w:rFonts w:ascii="Optima" w:hAnsi="Optima"/>
                  <w:sz w:val="28"/>
                </w:rPr>
                <w:t>Work Experience</w:t>
              </w:r>
            </w:ins>
            <w:del w:id="135" w:author="Julia Holzhaus" w:date="2026-05-19T23:39:00Z" w16du:dateUtc="2026-05-19T21:39:00Z">
              <w:r w:rsidR="00FF3062" w:rsidDel="00FC3D68">
                <w:rPr>
                  <w:rFonts w:ascii="Optima" w:hAnsi="Optima" w:cs="Times New Roman (Body CS)"/>
                  <w:sz w:val="26"/>
                  <w:szCs w:val="26"/>
                </w:rPr>
                <w:delText>Praxiserfahrungen</w:delText>
              </w:r>
            </w:del>
          </w:p>
        </w:tc>
      </w:tr>
      <w:tr w:rsidR="006802C0" w:rsidRPr="002A18F7" w14:paraId="01AD48F4" w14:textId="77777777" w:rsidTr="003A1089">
        <w:trPr>
          <w:trHeight w:val="340"/>
        </w:trPr>
        <w:tc>
          <w:tcPr>
            <w:tcW w:w="8364" w:type="dxa"/>
            <w:gridSpan w:val="9"/>
            <w:tcBorders>
              <w:top w:val="single" w:sz="4" w:space="0" w:color="auto"/>
            </w:tcBorders>
            <w:vAlign w:val="bottom"/>
          </w:tcPr>
          <w:p w14:paraId="0686A8EC" w14:textId="2AF9FCDE" w:rsidR="006802C0" w:rsidRPr="4501C97A" w:rsidRDefault="006802C0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Deutsche Bank AG</w:t>
            </w:r>
          </w:p>
        </w:tc>
        <w:tc>
          <w:tcPr>
            <w:tcW w:w="2689" w:type="dxa"/>
            <w:gridSpan w:val="4"/>
            <w:tcBorders>
              <w:top w:val="single" w:sz="4" w:space="0" w:color="auto"/>
            </w:tcBorders>
            <w:vAlign w:val="bottom"/>
          </w:tcPr>
          <w:p w14:paraId="770B2592" w14:textId="2E37CCCD" w:rsidR="006802C0" w:rsidRPr="002A18F7" w:rsidRDefault="006802C0" w:rsidP="00A342EE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hAnsi="Optima"/>
                <w:i/>
                <w:iCs/>
                <w:smallCaps/>
              </w:rPr>
              <w:t>Frankfurt</w:t>
            </w:r>
            <w:ins w:id="136" w:author="Julia Holzhaus" w:date="2026-05-19T23:42:00Z" w16du:dateUtc="2026-05-19T21:42:00Z">
              <w:r w:rsidR="00FC3D68">
                <w:rPr>
                  <w:rFonts w:ascii="Optima" w:hAnsi="Optima"/>
                  <w:i/>
                  <w:iCs/>
                  <w:smallCaps/>
                </w:rPr>
                <w:t>, De</w:t>
              </w:r>
            </w:ins>
            <w:del w:id="137" w:author="Julia Holzhaus" w:date="2026-05-19T23:42:00Z" w16du:dateUtc="2026-05-19T21:42:00Z">
              <w:r w:rsidDel="00FC3D68">
                <w:rPr>
                  <w:rFonts w:ascii="Optima" w:hAnsi="Optima"/>
                  <w:i/>
                  <w:iCs/>
                  <w:smallCaps/>
                </w:rPr>
                <w:delText xml:space="preserve"> a.M.</w:delText>
              </w:r>
            </w:del>
          </w:p>
        </w:tc>
      </w:tr>
      <w:tr w:rsidR="006802C0" w:rsidRPr="002A18F7" w14:paraId="4D39EE7C" w14:textId="77777777" w:rsidTr="003A1089">
        <w:trPr>
          <w:trHeight w:val="57"/>
        </w:trPr>
        <w:tc>
          <w:tcPr>
            <w:tcW w:w="8364" w:type="dxa"/>
            <w:gridSpan w:val="9"/>
            <w:vAlign w:val="bottom"/>
          </w:tcPr>
          <w:p w14:paraId="6FD4764E" w14:textId="581E9C97" w:rsidR="006802C0" w:rsidRPr="007E69B9" w:rsidRDefault="006802C0" w:rsidP="00A342EE">
            <w:pPr>
              <w:rPr>
                <w:rFonts w:ascii="Optima" w:hAnsi="Optima"/>
                <w:b/>
                <w:bCs/>
                <w:smallCaps/>
                <w:lang w:val="en-GB"/>
                <w:rPrChange w:id="138" w:author="Julia Holzhaus" w:date="2026-05-19T23:22:00Z" w16du:dateUtc="2026-05-19T21:22:00Z">
                  <w:rPr>
                    <w:rFonts w:ascii="Optima" w:hAnsi="Optima"/>
                    <w:b/>
                    <w:bCs/>
                    <w:smallCaps/>
                  </w:rPr>
                </w:rPrChange>
              </w:rPr>
            </w:pPr>
            <w:del w:id="139" w:author="Julia Holzhaus" w:date="2026-05-19T23:22:00Z" w16du:dateUtc="2026-05-19T21:22:00Z">
              <w:r w:rsidRPr="007E69B9" w:rsidDel="007E69B9">
                <w:rPr>
                  <w:rFonts w:ascii="Optima" w:eastAsia="Optima" w:hAnsi="Optima" w:cs="Optima"/>
                  <w:sz w:val="18"/>
                  <w:szCs w:val="18"/>
                  <w:lang w:val="en-GB"/>
                  <w:rPrChange w:id="140" w:author="Julia Holzhaus" w:date="2026-05-19T23:22:00Z" w16du:dateUtc="2026-05-19T21:22:00Z">
                    <w:rPr>
                      <w:rFonts w:ascii="Optima" w:eastAsia="Optima" w:hAnsi="Optima" w:cs="Optima"/>
                      <w:sz w:val="18"/>
                      <w:szCs w:val="18"/>
                    </w:rPr>
                  </w:rPrChange>
                </w:rPr>
                <w:delText xml:space="preserve">Teilnehmerin </w:delText>
              </w:r>
            </w:del>
            <w:ins w:id="141" w:author="Julia Holzhaus" w:date="2026-05-19T23:22:00Z" w16du:dateUtc="2026-05-19T21:22:00Z">
              <w:r w:rsidR="007E69B9" w:rsidRPr="007E69B9">
                <w:rPr>
                  <w:rFonts w:ascii="Optima" w:eastAsia="Optima" w:hAnsi="Optima" w:cs="Optima"/>
                  <w:sz w:val="18"/>
                  <w:szCs w:val="18"/>
                  <w:lang w:val="en-GB"/>
                  <w:rPrChange w:id="142" w:author="Julia Holzhaus" w:date="2026-05-19T23:22:00Z" w16du:dateUtc="2026-05-19T21:22:00Z">
                    <w:rPr>
                      <w:rFonts w:ascii="Optima" w:eastAsia="Optima" w:hAnsi="Optima" w:cs="Optima"/>
                      <w:sz w:val="18"/>
                      <w:szCs w:val="18"/>
                    </w:rPr>
                  </w:rPrChange>
                </w:rPr>
                <w:t>Participant of</w:t>
              </w:r>
            </w:ins>
            <w:del w:id="143" w:author="Julia Holzhaus" w:date="2026-05-19T23:22:00Z" w16du:dateUtc="2026-05-19T21:22:00Z">
              <w:r w:rsidRPr="007E69B9" w:rsidDel="007E69B9">
                <w:rPr>
                  <w:rFonts w:ascii="Optima" w:eastAsia="Optima" w:hAnsi="Optima" w:cs="Optima"/>
                  <w:sz w:val="18"/>
                  <w:szCs w:val="18"/>
                  <w:lang w:val="en-GB"/>
                  <w:rPrChange w:id="144" w:author="Julia Holzhaus" w:date="2026-05-19T23:22:00Z" w16du:dateUtc="2026-05-19T21:22:00Z">
                    <w:rPr>
                      <w:rFonts w:ascii="Optima" w:eastAsia="Optima" w:hAnsi="Optima" w:cs="Optima"/>
                      <w:sz w:val="18"/>
                      <w:szCs w:val="18"/>
                    </w:rPr>
                  </w:rPrChange>
                </w:rPr>
                <w:delText>am</w:delText>
              </w:r>
            </w:del>
            <w:r w:rsidRPr="007E69B9">
              <w:rPr>
                <w:rFonts w:ascii="Optima" w:eastAsia="Optima" w:hAnsi="Optima" w:cs="Optima"/>
                <w:sz w:val="18"/>
                <w:szCs w:val="18"/>
                <w:lang w:val="en-GB"/>
                <w:rPrChange w:id="145" w:author="Julia Holzhaus" w:date="2026-05-19T23:22:00Z" w16du:dateUtc="2026-05-19T21:22:00Z">
                  <w:rPr>
                    <w:rFonts w:ascii="Optima" w:eastAsia="Optima" w:hAnsi="Optima" w:cs="Optima"/>
                    <w:sz w:val="18"/>
                    <w:szCs w:val="18"/>
                  </w:rPr>
                </w:rPrChange>
              </w:rPr>
              <w:t xml:space="preserve"> „Spring Into Banking“ Program</w:t>
            </w:r>
            <w:del w:id="146" w:author="Julia Holzhaus" w:date="2026-05-19T23:22:00Z" w16du:dateUtc="2026-05-19T21:22:00Z">
              <w:r w:rsidRPr="007E69B9" w:rsidDel="007E69B9">
                <w:rPr>
                  <w:rFonts w:ascii="Optima" w:eastAsia="Optima" w:hAnsi="Optima" w:cs="Optima"/>
                  <w:sz w:val="18"/>
                  <w:szCs w:val="18"/>
                  <w:lang w:val="en-GB"/>
                  <w:rPrChange w:id="147" w:author="Julia Holzhaus" w:date="2026-05-19T23:22:00Z" w16du:dateUtc="2026-05-19T21:22:00Z">
                    <w:rPr>
                      <w:rFonts w:ascii="Optima" w:eastAsia="Optima" w:hAnsi="Optima" w:cs="Optima"/>
                      <w:sz w:val="18"/>
                      <w:szCs w:val="18"/>
                    </w:rPr>
                  </w:rPrChange>
                </w:rPr>
                <w:delText>m</w:delText>
              </w:r>
            </w:del>
          </w:p>
        </w:tc>
        <w:tc>
          <w:tcPr>
            <w:tcW w:w="2689" w:type="dxa"/>
            <w:gridSpan w:val="4"/>
            <w:vAlign w:val="bottom"/>
          </w:tcPr>
          <w:p w14:paraId="44CB7AFC" w14:textId="0C67C8F1" w:rsidR="006802C0" w:rsidRPr="002A18F7" w:rsidRDefault="006802C0" w:rsidP="00A342EE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  <w:t>03/2026</w:t>
            </w:r>
          </w:p>
        </w:tc>
      </w:tr>
      <w:tr w:rsidR="00774502" w:rsidRPr="00FC3D68" w14:paraId="7622AF01" w14:textId="77777777" w:rsidTr="003A1089">
        <w:trPr>
          <w:trHeight w:val="113"/>
        </w:trPr>
        <w:tc>
          <w:tcPr>
            <w:tcW w:w="11032" w:type="dxa"/>
            <w:gridSpan w:val="12"/>
            <w:vAlign w:val="bottom"/>
          </w:tcPr>
          <w:p w14:paraId="365C27BA" w14:textId="753851E5" w:rsidR="00774502" w:rsidRPr="00BF7525" w:rsidRDefault="00BF7525" w:rsidP="00A342EE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del w:id="148" w:author="Julia Holzhaus" w:date="2026-05-19T23:44:00Z" w16du:dateUtc="2026-05-19T21:44:00Z">
              <w:r w:rsidDel="00FC3D68">
                <w:rPr>
                  <w:rFonts w:ascii="Optima" w:hAnsi="Optima"/>
                  <w:sz w:val="17"/>
                  <w:szCs w:val="17"/>
                  <w:lang w:val="en-GB"/>
                </w:rPr>
                <w:delText>Praxiseinblicke in Corporate Finance, Equity Research und Fixed Income &amp; Currencies im Rahmen eines selektiven Investment-Banking</w:delText>
              </w:r>
            </w:del>
            <w:ins w:id="149" w:author="Julia Holzhaus" w:date="2026-05-19T23:44:00Z" w16du:dateUtc="2026-05-19T21:44:00Z">
              <w:r w:rsidR="00FC3D68">
                <w:rPr>
                  <w:rFonts w:ascii="Optima" w:hAnsi="Optima"/>
                  <w:sz w:val="17"/>
                  <w:szCs w:val="17"/>
                  <w:lang w:val="en-GB"/>
                </w:rPr>
                <w:t>Insights into Corporate Finance, Equity Research and Fixe</w:t>
              </w:r>
            </w:ins>
            <w:ins w:id="150" w:author="Julia Holzhaus" w:date="2026-05-19T23:45:00Z" w16du:dateUtc="2026-05-19T21:45:00Z">
              <w:r w:rsidR="00FC3D68">
                <w:rPr>
                  <w:rFonts w:ascii="Optima" w:hAnsi="Optima"/>
                  <w:sz w:val="17"/>
                  <w:szCs w:val="17"/>
                  <w:lang w:val="en-GB"/>
                </w:rPr>
                <w:t xml:space="preserve">d Income &amp; Currencies within a selective investment banking program </w:t>
              </w:r>
            </w:ins>
          </w:p>
          <w:p w14:paraId="08F54188" w14:textId="078C463D" w:rsidR="00BF7525" w:rsidRPr="00FC3D68" w:rsidRDefault="00FC3D68" w:rsidP="00A342EE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51" w:author="Julia Holzhaus" w:date="2026-05-19T23:45:00Z" w16du:dateUtc="2026-05-19T21:45:00Z">
                  <w:rPr>
                    <w:rFonts w:ascii="Optima" w:eastAsia="Optima" w:hAnsi="Optima" w:cs="Optima"/>
                    <w:color w:val="000000" w:themeColor="text1"/>
                    <w:sz w:val="17"/>
                    <w:szCs w:val="17"/>
                    <w:lang w:val="de-AT"/>
                  </w:rPr>
                </w:rPrChange>
              </w:rPr>
            </w:pPr>
            <w:ins w:id="152" w:author="Julia Holzhaus" w:date="2026-05-19T23:45:00Z" w16du:dateUtc="2026-05-19T21:45:00Z">
              <w:r w:rsidRPr="00FC3D68">
                <w:rPr>
                  <w:rFonts w:ascii="Optima" w:hAnsi="Optima"/>
                  <w:sz w:val="17"/>
                  <w:szCs w:val="17"/>
                  <w:lang w:val="en-GB"/>
                  <w:rPrChange w:id="153" w:author="Julia Holzhaus" w:date="2026-05-19T23:45:00Z" w16du:dateUtc="2026-05-19T21:45:00Z">
                    <w:rPr>
                      <w:rFonts w:ascii="Optima" w:hAnsi="Optima"/>
                      <w:sz w:val="17"/>
                      <w:szCs w:val="17"/>
                    </w:rPr>
                  </w:rPrChange>
                </w:rPr>
                <w:t xml:space="preserve">Application of </w:t>
              </w:r>
            </w:ins>
            <w:ins w:id="154" w:author="Julia Holzhaus" w:date="2026-05-19T23:46:00Z" w16du:dateUtc="2026-05-19T21:46:00Z">
              <w:r>
                <w:rPr>
                  <w:rFonts w:ascii="Optima" w:hAnsi="Optima"/>
                  <w:sz w:val="17"/>
                  <w:szCs w:val="17"/>
                  <w:lang w:val="en-GB"/>
                </w:rPr>
                <w:t>financial</w:t>
              </w:r>
            </w:ins>
            <w:ins w:id="155" w:author="Julia Holzhaus" w:date="2026-05-19T23:45:00Z" w16du:dateUtc="2026-05-19T21:45:00Z">
              <w:r w:rsidRPr="00FC3D68">
                <w:rPr>
                  <w:rFonts w:ascii="Optima" w:hAnsi="Optima"/>
                  <w:sz w:val="17"/>
                  <w:szCs w:val="17"/>
                  <w:lang w:val="en-GB"/>
                  <w:rPrChange w:id="156" w:author="Julia Holzhaus" w:date="2026-05-19T23:45:00Z" w16du:dateUtc="2026-05-19T21:45:00Z">
                    <w:rPr>
                      <w:rFonts w:ascii="Optima" w:hAnsi="Optima"/>
                      <w:sz w:val="17"/>
                      <w:szCs w:val="17"/>
                    </w:rPr>
                  </w:rPrChange>
                </w:rPr>
                <w:t xml:space="preserve"> analysis methods in an interactiv</w:t>
              </w:r>
              <w:r>
                <w:rPr>
                  <w:rFonts w:ascii="Optima" w:hAnsi="Optima"/>
                  <w:sz w:val="17"/>
                  <w:szCs w:val="17"/>
                  <w:lang w:val="en-GB"/>
                </w:rPr>
                <w:t>e Corp</w:t>
              </w:r>
            </w:ins>
            <w:ins w:id="157" w:author="Julia Holzhaus" w:date="2026-05-19T23:46:00Z" w16du:dateUtc="2026-05-19T21:46:00Z">
              <w:r>
                <w:rPr>
                  <w:rFonts w:ascii="Optima" w:hAnsi="Optima"/>
                  <w:sz w:val="17"/>
                  <w:szCs w:val="17"/>
                  <w:lang w:val="en-GB"/>
                </w:rPr>
                <w:t>orate Finance &amp; Fixed Income case study – 1</w:t>
              </w:r>
              <w:r w:rsidRPr="00FC3D68">
                <w:rPr>
                  <w:rFonts w:ascii="Optima" w:hAnsi="Optima"/>
                  <w:sz w:val="17"/>
                  <w:szCs w:val="17"/>
                  <w:vertAlign w:val="superscript"/>
                  <w:lang w:val="en-GB"/>
                  <w:rPrChange w:id="158" w:author="Julia Holzhaus" w:date="2026-05-19T23:46:00Z" w16du:dateUtc="2026-05-19T21:46:00Z">
                    <w:rPr>
                      <w:rFonts w:ascii="Optima" w:hAnsi="Optima"/>
                      <w:sz w:val="17"/>
                      <w:szCs w:val="17"/>
                      <w:lang w:val="en-GB"/>
                    </w:rPr>
                  </w:rPrChange>
                </w:rPr>
                <w:t>st</w:t>
              </w:r>
              <w:r>
                <w:rPr>
                  <w:rFonts w:ascii="Optima" w:hAnsi="Optima"/>
                  <w:sz w:val="17"/>
                  <w:szCs w:val="17"/>
                  <w:lang w:val="en-GB"/>
                </w:rPr>
                <w:t xml:space="preserve"> place in team competition </w:t>
              </w:r>
            </w:ins>
            <w:del w:id="159" w:author="Julia Holzhaus" w:date="2026-05-19T23:45:00Z" w16du:dateUtc="2026-05-19T21:45:00Z">
              <w:r w:rsidR="00BF7525" w:rsidRPr="00FC3D68" w:rsidDel="00FC3D68">
                <w:rPr>
                  <w:rFonts w:ascii="Optima" w:hAnsi="Optima"/>
                  <w:sz w:val="17"/>
                  <w:szCs w:val="17"/>
                  <w:lang w:val="en-GB"/>
                  <w:rPrChange w:id="160" w:author="Julia Holzhaus" w:date="2026-05-19T23:45:00Z" w16du:dateUtc="2026-05-19T21:45:00Z">
                    <w:rPr>
                      <w:rFonts w:ascii="Optima" w:hAnsi="Optima"/>
                      <w:sz w:val="17"/>
                      <w:szCs w:val="17"/>
                    </w:rPr>
                  </w:rPrChange>
                </w:rPr>
                <w:delText>Anwendung finanzanalytischer Methoden in einer interaktiven Corporate Finance &amp; Fixed Income Case Study</w:delText>
              </w:r>
              <w:r w:rsidR="00084597" w:rsidRPr="00FC3D68" w:rsidDel="00FC3D68">
                <w:rPr>
                  <w:rFonts w:ascii="Optima" w:hAnsi="Optima"/>
                  <w:sz w:val="17"/>
                  <w:szCs w:val="17"/>
                  <w:lang w:val="en-GB"/>
                  <w:rPrChange w:id="161" w:author="Julia Holzhaus" w:date="2026-05-19T23:45:00Z" w16du:dateUtc="2026-05-19T21:45:00Z">
                    <w:rPr>
                      <w:rFonts w:ascii="Optima" w:hAnsi="Optima"/>
                      <w:sz w:val="17"/>
                      <w:szCs w:val="17"/>
                    </w:rPr>
                  </w:rPrChange>
                </w:rPr>
                <w:delText xml:space="preserve"> – 1. Platz im Teamwettb</w:delText>
              </w:r>
            </w:del>
            <w:ins w:id="162" w:author="David Döbele" w:date="2026-05-18T12:14:00Z" w16du:dateUtc="2026-05-18T10:14:00Z">
              <w:del w:id="163" w:author="Julia Holzhaus" w:date="2026-05-19T23:45:00Z" w16du:dateUtc="2026-05-19T21:45:00Z">
                <w:r w:rsidR="006B3413" w:rsidRPr="00FC3D68" w:rsidDel="00FC3D68">
                  <w:rPr>
                    <w:rFonts w:ascii="Optima" w:hAnsi="Optima"/>
                    <w:sz w:val="17"/>
                    <w:szCs w:val="17"/>
                    <w:lang w:val="en-GB"/>
                    <w:rPrChange w:id="164" w:author="Julia Holzhaus" w:date="2026-05-19T23:45:00Z" w16du:dateUtc="2026-05-19T21:45:00Z">
                      <w:rPr>
                        <w:rFonts w:ascii="Optima" w:hAnsi="Optima"/>
                        <w:sz w:val="17"/>
                        <w:szCs w:val="17"/>
                      </w:rPr>
                    </w:rPrChange>
                  </w:rPr>
                  <w:delText>e</w:delText>
                </w:r>
              </w:del>
            </w:ins>
            <w:del w:id="165" w:author="Julia Holzhaus" w:date="2026-05-19T23:45:00Z" w16du:dateUtc="2026-05-19T21:45:00Z">
              <w:r w:rsidR="00084597" w:rsidRPr="00FC3D68" w:rsidDel="00FC3D68">
                <w:rPr>
                  <w:rFonts w:ascii="Optima" w:hAnsi="Optima"/>
                  <w:sz w:val="17"/>
                  <w:szCs w:val="17"/>
                  <w:lang w:val="en-GB"/>
                  <w:rPrChange w:id="166" w:author="Julia Holzhaus" w:date="2026-05-19T23:45:00Z" w16du:dateUtc="2026-05-19T21:45:00Z">
                    <w:rPr>
                      <w:rFonts w:ascii="Optima" w:hAnsi="Optima"/>
                      <w:sz w:val="17"/>
                      <w:szCs w:val="17"/>
                    </w:rPr>
                  </w:rPrChange>
                </w:rPr>
                <w:delText>werb</w:delText>
              </w:r>
            </w:del>
          </w:p>
        </w:tc>
        <w:tc>
          <w:tcPr>
            <w:tcW w:w="21" w:type="dxa"/>
            <w:vAlign w:val="bottom"/>
          </w:tcPr>
          <w:p w14:paraId="43DFA751" w14:textId="77777777" w:rsidR="00774502" w:rsidRPr="00FC3D68" w:rsidRDefault="00774502" w:rsidP="00A342EE">
            <w:pPr>
              <w:jc w:val="right"/>
              <w:rPr>
                <w:rFonts w:ascii="Optima" w:eastAsia="Optima" w:hAnsi="Optima" w:cs="Optima"/>
                <w:color w:val="000000" w:themeColor="text1"/>
                <w:sz w:val="18"/>
                <w:szCs w:val="18"/>
                <w:lang w:val="en-GB"/>
                <w:rPrChange w:id="167" w:author="Julia Holzhaus" w:date="2026-05-19T23:45:00Z" w16du:dateUtc="2026-05-19T21:45:00Z">
                  <w:rPr>
                    <w:rFonts w:ascii="Optima" w:eastAsia="Optima" w:hAnsi="Optima" w:cs="Optima"/>
                    <w:color w:val="000000" w:themeColor="text1"/>
                    <w:sz w:val="18"/>
                    <w:szCs w:val="18"/>
                  </w:rPr>
                </w:rPrChange>
              </w:rPr>
            </w:pPr>
          </w:p>
        </w:tc>
      </w:tr>
      <w:tr w:rsidR="00FF3062" w:rsidRPr="002A18F7" w14:paraId="1AAC657C" w14:textId="77777777" w:rsidTr="003A1089">
        <w:trPr>
          <w:trHeight w:val="340"/>
        </w:trPr>
        <w:tc>
          <w:tcPr>
            <w:tcW w:w="8364" w:type="dxa"/>
            <w:gridSpan w:val="9"/>
            <w:vAlign w:val="bottom"/>
          </w:tcPr>
          <w:p w14:paraId="2A466216" w14:textId="0E1613A1" w:rsidR="00FF3062" w:rsidRPr="4501C97A" w:rsidRDefault="00B109B0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 xml:space="preserve">Lufthansa Industry Solutions </w:t>
            </w:r>
          </w:p>
        </w:tc>
        <w:tc>
          <w:tcPr>
            <w:tcW w:w="2689" w:type="dxa"/>
            <w:gridSpan w:val="4"/>
            <w:vAlign w:val="bottom"/>
          </w:tcPr>
          <w:p w14:paraId="692DBCAF" w14:textId="20702D50" w:rsidR="00FF3062" w:rsidRPr="002A18F7" w:rsidRDefault="00FF3062" w:rsidP="00A342EE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hAnsi="Optima"/>
                <w:i/>
                <w:iCs/>
                <w:smallCaps/>
              </w:rPr>
              <w:t>Hamburg</w:t>
            </w:r>
            <w:del w:id="168" w:author="Julia Holzhaus" w:date="2026-05-19T23:46:00Z" w16du:dateUtc="2026-05-19T21:46:00Z">
              <w:r w:rsidDel="00FC3D68">
                <w:rPr>
                  <w:rFonts w:ascii="Optima" w:hAnsi="Optima"/>
                  <w:i/>
                  <w:iCs/>
                  <w:smallCaps/>
                </w:rPr>
                <w:delText>,</w:delText>
              </w:r>
            </w:del>
            <w:ins w:id="169" w:author="Julia Holzhaus" w:date="2026-05-19T23:35:00Z" w16du:dateUtc="2026-05-19T21:35:00Z">
              <w:r w:rsidR="00F529BC">
                <w:rPr>
                  <w:rFonts w:ascii="Optima" w:hAnsi="Optima"/>
                  <w:i/>
                  <w:iCs/>
                  <w:smallCaps/>
                </w:rPr>
                <w:t>/</w:t>
              </w:r>
            </w:ins>
            <w:del w:id="170" w:author="Julia Holzhaus" w:date="2026-05-19T23:35:00Z" w16du:dateUtc="2026-05-19T21:35:00Z">
              <w:r w:rsidDel="00F529BC">
                <w:rPr>
                  <w:rFonts w:ascii="Optima" w:hAnsi="Optima"/>
                  <w:i/>
                  <w:iCs/>
                  <w:smallCaps/>
                </w:rPr>
                <w:delText xml:space="preserve"> </w:delText>
              </w:r>
            </w:del>
            <w:r>
              <w:rPr>
                <w:rFonts w:ascii="Optima" w:hAnsi="Optima"/>
                <w:i/>
                <w:iCs/>
                <w:smallCaps/>
              </w:rPr>
              <w:t>Arnstadt</w:t>
            </w:r>
            <w:ins w:id="171" w:author="Julia Holzhaus" w:date="2026-05-19T23:35:00Z" w16du:dateUtc="2026-05-19T21:35:00Z">
              <w:r w:rsidR="00F529BC">
                <w:rPr>
                  <w:rFonts w:ascii="Optima" w:hAnsi="Optima"/>
                  <w:i/>
                  <w:iCs/>
                  <w:smallCaps/>
                </w:rPr>
                <w:t>, De</w:t>
              </w:r>
            </w:ins>
          </w:p>
        </w:tc>
      </w:tr>
      <w:tr w:rsidR="00B109B0" w:rsidRPr="002A18F7" w14:paraId="2D994919" w14:textId="77777777" w:rsidTr="003A1089">
        <w:trPr>
          <w:trHeight w:val="57"/>
        </w:trPr>
        <w:tc>
          <w:tcPr>
            <w:tcW w:w="8364" w:type="dxa"/>
            <w:gridSpan w:val="9"/>
            <w:vAlign w:val="bottom"/>
          </w:tcPr>
          <w:p w14:paraId="62BE0CB4" w14:textId="59096771" w:rsidR="00B109B0" w:rsidRPr="00F529BC" w:rsidRDefault="00F529BC" w:rsidP="00A342EE">
            <w:pPr>
              <w:rPr>
                <w:rFonts w:ascii="Optima" w:hAnsi="Optima"/>
                <w:b/>
                <w:bCs/>
                <w:smallCaps/>
                <w:lang w:val="en-GB"/>
                <w:rPrChange w:id="172" w:author="Julia Holzhaus" w:date="2026-05-19T23:35:00Z" w16du:dateUtc="2026-05-19T21:35:00Z">
                  <w:rPr>
                    <w:rFonts w:ascii="Optima" w:hAnsi="Optima"/>
                    <w:b/>
                    <w:bCs/>
                    <w:smallCaps/>
                  </w:rPr>
                </w:rPrChange>
              </w:rPr>
            </w:pPr>
            <w:ins w:id="173" w:author="Julia Holzhaus" w:date="2026-05-19T23:35:00Z" w16du:dateUtc="2026-05-19T21:35:00Z">
              <w:r w:rsidRPr="009869BC">
                <w:rPr>
                  <w:rFonts w:ascii="Optima" w:eastAsia="Optima" w:hAnsi="Optima" w:cs="Optima"/>
                  <w:sz w:val="18"/>
                  <w:szCs w:val="18"/>
                  <w:lang w:val="en-GB"/>
                </w:rPr>
                <w:t xml:space="preserve">Intern in IT Consulting &amp; Project Management  </w:t>
              </w:r>
            </w:ins>
            <w:del w:id="174" w:author="Julia Holzhaus" w:date="2026-05-19T23:35:00Z" w16du:dateUtc="2026-05-19T21:35:00Z">
              <w:r w:rsidR="00B109B0" w:rsidRPr="00F529BC" w:rsidDel="00F529BC">
                <w:rPr>
                  <w:rFonts w:ascii="Optima" w:eastAsia="Optima" w:hAnsi="Optima" w:cs="Optima"/>
                  <w:sz w:val="18"/>
                  <w:szCs w:val="18"/>
                  <w:lang w:val="en-GB"/>
                  <w:rPrChange w:id="175" w:author="Julia Holzhaus" w:date="2026-05-19T23:35:00Z" w16du:dateUtc="2026-05-19T21:35:00Z">
                    <w:rPr>
                      <w:rFonts w:ascii="Optima" w:eastAsia="Optima" w:hAnsi="Optima" w:cs="Optima"/>
                      <w:sz w:val="18"/>
                      <w:szCs w:val="18"/>
                    </w:rPr>
                  </w:rPrChange>
                </w:rPr>
                <w:delText>Praktikantin in der IT-Beratung &amp; im Projektmanagement</w:delText>
              </w:r>
            </w:del>
          </w:p>
        </w:tc>
        <w:tc>
          <w:tcPr>
            <w:tcW w:w="2689" w:type="dxa"/>
            <w:gridSpan w:val="4"/>
            <w:vAlign w:val="bottom"/>
          </w:tcPr>
          <w:p w14:paraId="2FFA3A3F" w14:textId="07A0567A" w:rsidR="00B109B0" w:rsidRPr="002A18F7" w:rsidRDefault="00B109B0" w:rsidP="00A342EE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  <w:t>06/2024 – 07/2024</w:t>
            </w:r>
          </w:p>
        </w:tc>
      </w:tr>
      <w:tr w:rsidR="00F529BC" w:rsidRPr="00F529BC" w14:paraId="2A7E4DBF" w14:textId="77777777" w:rsidTr="003A1089">
        <w:trPr>
          <w:trHeight w:val="340"/>
        </w:trPr>
        <w:tc>
          <w:tcPr>
            <w:tcW w:w="10348" w:type="dxa"/>
            <w:gridSpan w:val="11"/>
            <w:vAlign w:val="bottom"/>
          </w:tcPr>
          <w:p w14:paraId="4FEE2771" w14:textId="77777777" w:rsidR="00F529BC" w:rsidRPr="00F529BC" w:rsidRDefault="00F529BC" w:rsidP="00F529BC">
            <w:pPr>
              <w:pStyle w:val="Bullets"/>
              <w:rPr>
                <w:ins w:id="176" w:author="Julia Holzhaus" w:date="2026-05-19T23:35:00Z" w16du:dateUtc="2026-05-19T21:35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77" w:author="Julia Holzhaus" w:date="2026-05-19T23:36:00Z" w16du:dateUtc="2026-05-19T21:36:00Z">
                  <w:rPr>
                    <w:ins w:id="178" w:author="Julia Holzhaus" w:date="2026-05-19T23:35:00Z" w16du:dateUtc="2026-05-19T21:35:00Z"/>
                    <w:rFonts w:ascii="Optima" w:eastAsia="Optima" w:hAnsi="Optima" w:cs="Optima"/>
                    <w:color w:val="000000" w:themeColor="text1"/>
                    <w:sz w:val="18"/>
                    <w:szCs w:val="18"/>
                    <w:lang w:val="en-GB"/>
                  </w:rPr>
                </w:rPrChange>
              </w:rPr>
            </w:pPr>
            <w:ins w:id="179" w:author="Julia Holzhaus" w:date="2026-05-19T23:35:00Z" w16du:dateUtc="2026-05-19T21:35:00Z">
              <w:r w:rsidRPr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80" w:author="Julia Holzhaus" w:date="2026-05-19T23:36:00Z" w16du:dateUtc="2026-05-19T21:36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Supporting the implementation and rollout of SAP/ERP systems</w:t>
              </w:r>
            </w:ins>
          </w:p>
          <w:p w14:paraId="7E6C0C63" w14:textId="77777777" w:rsidR="00F529BC" w:rsidRPr="00F529BC" w:rsidRDefault="00F529BC" w:rsidP="00F529BC">
            <w:pPr>
              <w:pStyle w:val="Bullets"/>
              <w:rPr>
                <w:ins w:id="181" w:author="Julia Holzhaus" w:date="2026-05-19T23:35:00Z" w16du:dateUtc="2026-05-19T21:35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82" w:author="Julia Holzhaus" w:date="2026-05-19T23:36:00Z" w16du:dateUtc="2026-05-19T21:36:00Z">
                  <w:rPr>
                    <w:ins w:id="183" w:author="Julia Holzhaus" w:date="2026-05-19T23:35:00Z" w16du:dateUtc="2026-05-19T21:35:00Z"/>
                    <w:rFonts w:ascii="Optima" w:eastAsia="Optima" w:hAnsi="Optima" w:cs="Optima"/>
                    <w:color w:val="000000" w:themeColor="text1"/>
                    <w:sz w:val="18"/>
                    <w:szCs w:val="18"/>
                    <w:lang w:val="en-GB"/>
                  </w:rPr>
                </w:rPrChange>
              </w:rPr>
            </w:pPr>
            <w:ins w:id="184" w:author="Julia Holzhaus" w:date="2026-05-19T23:35:00Z" w16du:dateUtc="2026-05-19T21:35:00Z">
              <w:r w:rsidRPr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85" w:author="Julia Holzhaus" w:date="2026-05-19T23:36:00Z" w16du:dateUtc="2026-05-19T21:36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Performing integration tests to ensure system compatibility</w:t>
              </w:r>
            </w:ins>
          </w:p>
          <w:p w14:paraId="12243937" w14:textId="77777777" w:rsidR="00F529BC" w:rsidRPr="00F529BC" w:rsidRDefault="00F529BC" w:rsidP="00F529BC">
            <w:pPr>
              <w:pStyle w:val="Bullets"/>
              <w:rPr>
                <w:ins w:id="186" w:author="Julia Holzhaus" w:date="2026-05-19T23:35:00Z" w16du:dateUtc="2026-05-19T21:35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87" w:author="Julia Holzhaus" w:date="2026-05-19T23:36:00Z" w16du:dateUtc="2026-05-19T21:36:00Z">
                  <w:rPr>
                    <w:ins w:id="188" w:author="Julia Holzhaus" w:date="2026-05-19T23:35:00Z" w16du:dateUtc="2026-05-19T21:35:00Z"/>
                    <w:rFonts w:ascii="Optima" w:eastAsia="Optima" w:hAnsi="Optima" w:cs="Optima"/>
                    <w:color w:val="000000" w:themeColor="text1"/>
                    <w:sz w:val="18"/>
                    <w:szCs w:val="18"/>
                    <w:lang w:val="en-GB"/>
                  </w:rPr>
                </w:rPrChange>
              </w:rPr>
            </w:pPr>
            <w:ins w:id="189" w:author="Julia Holzhaus" w:date="2026-05-19T23:35:00Z" w16du:dateUtc="2026-05-19T21:35:00Z">
              <w:r w:rsidRPr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90" w:author="Julia Holzhaus" w:date="2026-05-19T23:36:00Z" w16du:dateUtc="2026-05-19T21:36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Analysis and documentation of cross-departmental system architectures</w:t>
              </w:r>
            </w:ins>
          </w:p>
          <w:p w14:paraId="12B3A137" w14:textId="77777777" w:rsidR="00F529BC" w:rsidRPr="00F529BC" w:rsidRDefault="00F529BC" w:rsidP="00F529BC">
            <w:pPr>
              <w:pStyle w:val="Bullets"/>
              <w:rPr>
                <w:ins w:id="191" w:author="Julia Holzhaus" w:date="2026-05-19T23:35:00Z" w16du:dateUtc="2026-05-19T21:35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92" w:author="Julia Holzhaus" w:date="2026-05-19T23:36:00Z" w16du:dateUtc="2026-05-19T21:36:00Z">
                  <w:rPr>
                    <w:ins w:id="193" w:author="Julia Holzhaus" w:date="2026-05-19T23:35:00Z" w16du:dateUtc="2026-05-19T21:35:00Z"/>
                    <w:rFonts w:ascii="Optima" w:eastAsia="Optima" w:hAnsi="Optima" w:cs="Optima"/>
                    <w:color w:val="000000" w:themeColor="text1"/>
                    <w:sz w:val="18"/>
                    <w:szCs w:val="18"/>
                    <w:lang w:val="en-GB"/>
                  </w:rPr>
                </w:rPrChange>
              </w:rPr>
            </w:pPr>
            <w:ins w:id="194" w:author="Julia Holzhaus" w:date="2026-05-19T23:35:00Z" w16du:dateUtc="2026-05-19T21:35:00Z">
              <w:r w:rsidRPr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195" w:author="Julia Holzhaus" w:date="2026-05-19T23:36:00Z" w16du:dateUtc="2026-05-19T21:36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Close cooperation with IT consultants in project teams</w:t>
              </w:r>
            </w:ins>
          </w:p>
          <w:p w14:paraId="5816999D" w14:textId="103C713B" w:rsidR="00F529BC" w:rsidRPr="00F529BC" w:rsidDel="00881F0F" w:rsidRDefault="00F529BC" w:rsidP="00F529BC">
            <w:pPr>
              <w:pStyle w:val="Bullets"/>
              <w:numPr>
                <w:ilvl w:val="0"/>
                <w:numId w:val="28"/>
              </w:numPr>
              <w:rPr>
                <w:del w:id="196" w:author="Julia Holzhaus" w:date="2026-05-19T23:35:00Z" w16du:dateUtc="2026-05-19T21:35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197" w:author="Julia Holzhaus" w:date="2026-05-19T23:35:00Z" w16du:dateUtc="2026-05-19T21:35:00Z">
                  <w:rPr>
                    <w:del w:id="198" w:author="Julia Holzhaus" w:date="2026-05-19T23:35:00Z" w16du:dateUtc="2026-05-19T21:35:00Z"/>
                    <w:rFonts w:ascii="Optima" w:eastAsia="Optima" w:hAnsi="Optima" w:cs="Optima"/>
                    <w:color w:val="000000" w:themeColor="text1"/>
                    <w:sz w:val="17"/>
                    <w:szCs w:val="17"/>
                    <w:lang w:val="de-AT"/>
                  </w:rPr>
                </w:rPrChange>
              </w:rPr>
            </w:pPr>
            <w:ins w:id="199" w:author="Julia Holzhaus" w:date="2026-05-19T23:35:00Z" w16du:dateUtc="2026-05-19T21:35:00Z">
              <w:r w:rsidRPr="00F529BC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200" w:author="Julia Holzhaus" w:date="2026-05-19T23:36:00Z" w16du:dateUtc="2026-05-19T21:36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Participation in project planning and control</w:t>
              </w:r>
            </w:ins>
            <w:del w:id="201" w:author="Julia Holzhaus" w:date="2026-05-19T23:35:00Z" w16du:dateUtc="2026-05-19T21:35:00Z">
              <w:r w:rsidRPr="00F529BC" w:rsidDel="00881F0F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202" w:author="Julia Holzhaus" w:date="2026-05-19T23:35:00Z" w16du:dateUtc="2026-05-19T21:35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Unterstützung bei Implementierung und Rollout von SAP-/ERP-Systemen</w:delText>
              </w:r>
            </w:del>
          </w:p>
          <w:p w14:paraId="76100D40" w14:textId="3D967FF6" w:rsidR="00F529BC" w:rsidRPr="00F529BC" w:rsidDel="00881F0F" w:rsidRDefault="00F529BC" w:rsidP="00F529BC">
            <w:pPr>
              <w:pStyle w:val="Bullets"/>
              <w:numPr>
                <w:ilvl w:val="0"/>
                <w:numId w:val="28"/>
              </w:numPr>
              <w:rPr>
                <w:del w:id="203" w:author="Julia Holzhaus" w:date="2026-05-19T23:35:00Z" w16du:dateUtc="2026-05-19T21:35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204" w:author="Julia Holzhaus" w:date="2026-05-19T23:35:00Z" w16du:dateUtc="2026-05-19T21:35:00Z">
                  <w:rPr>
                    <w:del w:id="205" w:author="Julia Holzhaus" w:date="2026-05-19T23:35:00Z" w16du:dateUtc="2026-05-19T21:35:00Z"/>
                    <w:rFonts w:ascii="Optima" w:eastAsia="Optima" w:hAnsi="Optima" w:cs="Optima"/>
                    <w:color w:val="000000" w:themeColor="text1"/>
                    <w:sz w:val="17"/>
                    <w:szCs w:val="17"/>
                  </w:rPr>
                </w:rPrChange>
              </w:rPr>
            </w:pPr>
            <w:del w:id="206" w:author="Julia Holzhaus" w:date="2026-05-19T23:35:00Z" w16du:dateUtc="2026-05-19T21:35:00Z">
              <w:r w:rsidRPr="00F529BC" w:rsidDel="00881F0F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207" w:author="Julia Holzhaus" w:date="2026-05-19T23:35:00Z" w16du:dateUtc="2026-05-19T21:35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Durchführung von Integrationstests zur Sicherstellung der Systemkompatibilität</w:delText>
              </w:r>
            </w:del>
          </w:p>
          <w:p w14:paraId="60D93BB2" w14:textId="1343EB90" w:rsidR="00F529BC" w:rsidRPr="00F529BC" w:rsidDel="00881F0F" w:rsidRDefault="00F529BC" w:rsidP="00F529BC">
            <w:pPr>
              <w:pStyle w:val="Bullets"/>
              <w:numPr>
                <w:ilvl w:val="0"/>
                <w:numId w:val="28"/>
              </w:numPr>
              <w:rPr>
                <w:del w:id="208" w:author="Julia Holzhaus" w:date="2026-05-19T23:35:00Z" w16du:dateUtc="2026-05-19T21:35:00Z"/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209" w:author="Julia Holzhaus" w:date="2026-05-19T23:35:00Z" w16du:dateUtc="2026-05-19T21:35:00Z">
                  <w:rPr>
                    <w:del w:id="210" w:author="Julia Holzhaus" w:date="2026-05-19T23:35:00Z" w16du:dateUtc="2026-05-19T21:35:00Z"/>
                    <w:rFonts w:ascii="Optima" w:eastAsia="Optima" w:hAnsi="Optima" w:cs="Optima"/>
                    <w:color w:val="000000" w:themeColor="text1"/>
                    <w:sz w:val="17"/>
                    <w:szCs w:val="17"/>
                    <w:lang w:val="de-AT"/>
                  </w:rPr>
                </w:rPrChange>
              </w:rPr>
            </w:pPr>
            <w:del w:id="211" w:author="Julia Holzhaus" w:date="2026-05-19T23:35:00Z" w16du:dateUtc="2026-05-19T21:35:00Z">
              <w:r w:rsidRPr="00F529BC" w:rsidDel="00881F0F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212" w:author="Julia Holzhaus" w:date="2026-05-19T23:35:00Z" w16du:dateUtc="2026-05-19T21:35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Analyse und Dokumentation bereichsübergreifender Systemarchitekturen</w:delText>
              </w:r>
            </w:del>
          </w:p>
          <w:p w14:paraId="51694D8F" w14:textId="21658D65" w:rsidR="00F529BC" w:rsidRPr="00F529BC" w:rsidRDefault="00F529BC" w:rsidP="00F529BC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8"/>
                <w:szCs w:val="18"/>
                <w:lang w:val="en-GB"/>
                <w:rPrChange w:id="213" w:author="Julia Holzhaus" w:date="2026-05-19T23:35:00Z" w16du:dateUtc="2026-05-19T21:35:00Z">
                  <w:rPr>
                    <w:rFonts w:ascii="Optima" w:eastAsia="Optima" w:hAnsi="Optima" w:cs="Optima"/>
                    <w:color w:val="000000" w:themeColor="text1"/>
                    <w:sz w:val="18"/>
                    <w:szCs w:val="18"/>
                  </w:rPr>
                </w:rPrChange>
              </w:rPr>
            </w:pPr>
            <w:del w:id="214" w:author="Julia Holzhaus" w:date="2026-05-19T23:35:00Z" w16du:dateUtc="2026-05-19T21:35:00Z">
              <w:r w:rsidRPr="00F529BC" w:rsidDel="00881F0F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215" w:author="Julia Holzhaus" w:date="2026-05-19T23:35:00Z" w16du:dateUtc="2026-05-19T21:35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Enge Zusammenarbeit mit IT-Consultants in Projektteams</w:delText>
              </w:r>
            </w:del>
            <w:ins w:id="216" w:author="David Döbele" w:date="2026-05-18T12:13:00Z" w16du:dateUtc="2026-05-18T10:13:00Z">
              <w:del w:id="217" w:author="Julia Holzhaus" w:date="2026-05-19T23:35:00Z" w16du:dateUtc="2026-05-19T21:35:00Z">
                <w:r w:rsidRPr="00F529BC" w:rsidDel="00881F0F">
                  <w:rPr>
                    <w:rFonts w:ascii="Optima" w:eastAsia="Optima" w:hAnsi="Optima" w:cs="Optima"/>
                    <w:color w:val="000000" w:themeColor="text1"/>
                    <w:sz w:val="17"/>
                    <w:szCs w:val="17"/>
                    <w:lang w:val="en-GB"/>
                    <w:rPrChange w:id="218" w:author="Julia Holzhaus" w:date="2026-05-19T23:35:00Z" w16du:dateUtc="2026-05-19T21:35:00Z">
                      <w:rPr>
                        <w:rFonts w:ascii="Optima" w:eastAsia="Optima" w:hAnsi="Optima" w:cs="Optima"/>
                        <w:color w:val="000000" w:themeColor="text1"/>
                        <w:sz w:val="17"/>
                        <w:szCs w:val="17"/>
                        <w:lang w:val="de-AT"/>
                      </w:rPr>
                    </w:rPrChange>
                  </w:rPr>
                  <w:delText xml:space="preserve"> und </w:delText>
                </w:r>
              </w:del>
            </w:ins>
            <w:del w:id="219" w:author="Julia Holzhaus" w:date="2026-05-19T23:35:00Z" w16du:dateUtc="2026-05-19T21:35:00Z">
              <w:r w:rsidRPr="00F529BC" w:rsidDel="00881F0F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220" w:author="Julia Holzhaus" w:date="2026-05-19T23:35:00Z" w16du:dateUtc="2026-05-19T21:35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Mitwirkung in Projektplanung und –steuerung</w:delText>
              </w:r>
            </w:del>
          </w:p>
        </w:tc>
        <w:tc>
          <w:tcPr>
            <w:tcW w:w="705" w:type="dxa"/>
            <w:gridSpan w:val="2"/>
            <w:vAlign w:val="bottom"/>
          </w:tcPr>
          <w:p w14:paraId="4FD1462F" w14:textId="77777777" w:rsidR="00F529BC" w:rsidRPr="00F529BC" w:rsidRDefault="00F529BC" w:rsidP="00F529BC">
            <w:pPr>
              <w:jc w:val="right"/>
              <w:rPr>
                <w:rFonts w:ascii="Optima" w:hAnsi="Optima"/>
                <w:i/>
                <w:iCs/>
                <w:smallCaps/>
                <w:sz w:val="18"/>
                <w:szCs w:val="18"/>
                <w:lang w:val="en-GB"/>
                <w:rPrChange w:id="221" w:author="Julia Holzhaus" w:date="2026-05-19T23:35:00Z" w16du:dateUtc="2026-05-19T21:35:00Z">
                  <w:rPr>
                    <w:rFonts w:ascii="Optima" w:hAnsi="Optima"/>
                    <w:i/>
                    <w:iCs/>
                    <w:smallCaps/>
                    <w:sz w:val="18"/>
                    <w:szCs w:val="18"/>
                  </w:rPr>
                </w:rPrChange>
              </w:rPr>
            </w:pPr>
          </w:p>
        </w:tc>
      </w:tr>
      <w:tr w:rsidR="00B109B0" w:rsidRPr="00E55D90" w14:paraId="2BD5DE25" w14:textId="77777777" w:rsidTr="003A1089">
        <w:trPr>
          <w:trHeight w:val="397"/>
        </w:trPr>
        <w:tc>
          <w:tcPr>
            <w:tcW w:w="11053" w:type="dxa"/>
            <w:gridSpan w:val="13"/>
            <w:tcBorders>
              <w:top w:val="single" w:sz="4" w:space="0" w:color="FFFFFF"/>
              <w:bottom w:val="single" w:sz="4" w:space="0" w:color="auto"/>
            </w:tcBorders>
            <w:vAlign w:val="bottom"/>
          </w:tcPr>
          <w:p w14:paraId="4A79559A" w14:textId="0F16210A" w:rsidR="00B109B0" w:rsidRPr="00E55D90" w:rsidRDefault="00B109B0" w:rsidP="00A342EE">
            <w:pPr>
              <w:pStyle w:val="BERSCHRIFT"/>
              <w:jc w:val="center"/>
              <w:rPr>
                <w:rFonts w:ascii="Optima" w:hAnsi="Optima"/>
                <w:i/>
                <w:iCs/>
                <w:sz w:val="26"/>
                <w:szCs w:val="26"/>
              </w:rPr>
            </w:pPr>
            <w:del w:id="222" w:author="Julia Holzhaus" w:date="2026-05-19T23:23:00Z" w16du:dateUtc="2026-05-19T21:23:00Z">
              <w:r w:rsidDel="007E69B9">
                <w:rPr>
                  <w:rFonts w:ascii="Optima" w:hAnsi="Optima"/>
                  <w:sz w:val="26"/>
                  <w:szCs w:val="26"/>
                </w:rPr>
                <w:delText>Ausseruniversitäres Engagement</w:delText>
              </w:r>
            </w:del>
            <w:ins w:id="223" w:author="Julia Holzhaus" w:date="2026-05-19T23:23:00Z" w16du:dateUtc="2026-05-19T21:23:00Z">
              <w:r w:rsidR="007E69B9">
                <w:rPr>
                  <w:rFonts w:ascii="Optima" w:hAnsi="Optima"/>
                  <w:sz w:val="26"/>
                  <w:szCs w:val="26"/>
                </w:rPr>
                <w:t xml:space="preserve">Extracurricular Activities  </w:t>
              </w:r>
            </w:ins>
          </w:p>
        </w:tc>
      </w:tr>
      <w:tr w:rsidR="00BF0C12" w:rsidRPr="002A18F7" w14:paraId="1779BB7B" w14:textId="77777777" w:rsidTr="003A1089">
        <w:trPr>
          <w:trHeight w:val="54"/>
        </w:trPr>
        <w:tc>
          <w:tcPr>
            <w:tcW w:w="5601" w:type="dxa"/>
            <w:gridSpan w:val="3"/>
            <w:tcBorders>
              <w:top w:val="single" w:sz="4" w:space="0" w:color="auto"/>
            </w:tcBorders>
            <w:vAlign w:val="bottom"/>
          </w:tcPr>
          <w:p w14:paraId="6D8F584D" w14:textId="5016E50F" w:rsidR="00BF0C12" w:rsidRDefault="00BF0C12" w:rsidP="00A342EE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180 Degrees Consulting</w:t>
            </w:r>
          </w:p>
        </w:tc>
        <w:tc>
          <w:tcPr>
            <w:tcW w:w="5452" w:type="dxa"/>
            <w:gridSpan w:val="10"/>
            <w:tcBorders>
              <w:top w:val="single" w:sz="4" w:space="0" w:color="auto"/>
            </w:tcBorders>
            <w:vAlign w:val="bottom"/>
          </w:tcPr>
          <w:p w14:paraId="2F3B7810" w14:textId="29FD92F4" w:rsidR="00BF0C12" w:rsidRPr="002A18F7" w:rsidRDefault="00BF0C12" w:rsidP="00A342EE">
            <w:pPr>
              <w:pStyle w:val="Ort"/>
              <w:rPr>
                <w:rFonts w:ascii="Optima" w:hAnsi="Optima"/>
                <w:sz w:val="22"/>
              </w:rPr>
            </w:pPr>
            <w:del w:id="224" w:author="Julia Holzhaus" w:date="2026-05-19T23:22:00Z" w16du:dateUtc="2026-05-19T21:22:00Z">
              <w:r w:rsidDel="007E69B9">
                <w:rPr>
                  <w:rFonts w:ascii="Optima" w:hAnsi="Optima"/>
                  <w:iCs/>
                  <w:sz w:val="23"/>
                  <w:szCs w:val="23"/>
                </w:rPr>
                <w:delText>München</w:delText>
              </w:r>
            </w:del>
            <w:ins w:id="225" w:author="Julia Holzhaus" w:date="2026-05-19T23:22:00Z" w16du:dateUtc="2026-05-19T21:22:00Z">
              <w:r w:rsidR="007E69B9">
                <w:rPr>
                  <w:rFonts w:ascii="Optima" w:hAnsi="Optima"/>
                  <w:iCs/>
                  <w:sz w:val="23"/>
                  <w:szCs w:val="23"/>
                </w:rPr>
                <w:t>Munich, De</w:t>
              </w:r>
            </w:ins>
          </w:p>
        </w:tc>
      </w:tr>
      <w:tr w:rsidR="00272A08" w14:paraId="1A2B3C01" w14:textId="77777777" w:rsidTr="003A1089">
        <w:trPr>
          <w:trHeight w:val="57"/>
        </w:trPr>
        <w:tc>
          <w:tcPr>
            <w:tcW w:w="6588" w:type="dxa"/>
            <w:gridSpan w:val="5"/>
            <w:vAlign w:val="bottom"/>
          </w:tcPr>
          <w:p w14:paraId="1A2B3C02" w14:textId="77777777" w:rsidR="00272A08" w:rsidRDefault="00000000" w:rsidP="00A342EE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Student Consultant</w:t>
            </w:r>
          </w:p>
        </w:tc>
        <w:tc>
          <w:tcPr>
            <w:tcW w:w="4465" w:type="dxa"/>
            <w:gridSpan w:val="8"/>
            <w:vAlign w:val="bottom"/>
          </w:tcPr>
          <w:p w14:paraId="1A2B3C03" w14:textId="69E8823E" w:rsidR="00272A08" w:rsidRDefault="00000000" w:rsidP="00A342EE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 xml:space="preserve">05/2026 – </w:t>
            </w:r>
            <w:del w:id="226" w:author="Julia Holzhaus" w:date="2026-05-19T23:27:00Z" w16du:dateUtc="2026-05-19T21:27:00Z">
              <w:r w:rsidDel="00F529BC">
                <w:rPr>
                  <w:rFonts w:ascii="Optima" w:hAnsi="Optima"/>
                  <w:sz w:val="18"/>
                  <w:szCs w:val="18"/>
                  <w:lang w:val="en-US"/>
                </w:rPr>
                <w:delText>heute</w:delText>
              </w:r>
            </w:del>
            <w:ins w:id="227" w:author="Julia Holzhaus" w:date="2026-05-19T23:27:00Z" w16du:dateUtc="2026-05-19T21:27:00Z">
              <w:r w:rsidR="00F529BC">
                <w:rPr>
                  <w:rFonts w:ascii="Optima" w:hAnsi="Optima"/>
                  <w:sz w:val="18"/>
                  <w:szCs w:val="18"/>
                  <w:lang w:val="en-US"/>
                </w:rPr>
                <w:t>present</w:t>
              </w:r>
            </w:ins>
          </w:p>
        </w:tc>
      </w:tr>
      <w:tr w:rsidR="00272A08" w:rsidRPr="007E69B9" w14:paraId="1A2B3C04" w14:textId="77777777" w:rsidTr="003A1089">
        <w:trPr>
          <w:trHeight w:val="57"/>
        </w:trPr>
        <w:tc>
          <w:tcPr>
            <w:tcW w:w="11053" w:type="dxa"/>
            <w:gridSpan w:val="13"/>
            <w:vAlign w:val="bottom"/>
          </w:tcPr>
          <w:p w14:paraId="1A2B3C05" w14:textId="664ED740" w:rsidR="00272A08" w:rsidRPr="007E69B9" w:rsidRDefault="00B7712F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  <w:rPrChange w:id="228" w:author="Julia Holzhaus" w:date="2026-05-19T23:24:00Z" w16du:dateUtc="2026-05-19T21:24:00Z">
                  <w:rPr>
                    <w:rFonts w:ascii="Optima" w:eastAsia="Optima" w:hAnsi="Optima" w:cs="Optima"/>
                    <w:i/>
                    <w:iCs/>
                    <w:color w:val="000000" w:themeColor="text1"/>
                    <w:sz w:val="17"/>
                    <w:szCs w:val="17"/>
                    <w:lang w:val="de-AT"/>
                  </w:rPr>
                </w:rPrChange>
              </w:rPr>
            </w:pPr>
            <w:del w:id="229" w:author="Julia Holzhaus" w:date="2026-05-19T23:23:00Z" w16du:dateUtc="2026-05-19T21:23:00Z">
              <w:r w:rsidRPr="007E69B9" w:rsidDel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30" w:author="Julia Holzhaus" w:date="2026-05-19T23:24:00Z" w16du:dateUtc="2026-05-19T21:24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Strategische Beratung von Non-Profit-Organisationen zur Stärkung sozialer und nachhaltiger Wirkung</w:delText>
              </w:r>
            </w:del>
            <w:ins w:id="231" w:author="Julia Holzhaus" w:date="2026-05-19T23:23:00Z" w16du:dateUtc="2026-05-19T21:23:00Z">
              <w:r w:rsidR="007E69B9" w:rsidRPr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32" w:author="Julia Holzhaus" w:date="2026-05-19T23:24:00Z" w16du:dateUtc="2026-05-19T21:24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 xml:space="preserve">Strategic </w:t>
              </w:r>
            </w:ins>
            <w:ins w:id="233" w:author="Julia Holzhaus" w:date="2026-05-19T23:24:00Z" w16du:dateUtc="2026-05-19T21:24:00Z">
              <w:r w:rsidR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</w:rPr>
                <w:t>C</w:t>
              </w:r>
            </w:ins>
            <w:ins w:id="234" w:author="Julia Holzhaus" w:date="2026-05-19T23:23:00Z" w16du:dateUtc="2026-05-19T21:23:00Z">
              <w:r w:rsidR="007E69B9" w:rsidRPr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35" w:author="Julia Holzhaus" w:date="2026-05-19T23:24:00Z" w16du:dateUtc="2026-05-19T21:24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>onsulting</w:t>
              </w:r>
            </w:ins>
            <w:ins w:id="236" w:author="Julia Holzhaus" w:date="2026-05-19T23:24:00Z" w16du:dateUtc="2026-05-19T21:24:00Z">
              <w:r w:rsidR="007E69B9" w:rsidRPr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37" w:author="Julia Holzhaus" w:date="2026-05-19T23:24:00Z" w16du:dateUtc="2026-05-19T21:24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 xml:space="preserve"> for non-pro</w:t>
              </w:r>
              <w:r w:rsidR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</w:rPr>
                <w:t>fit organizations to strengthen social and sustainable impact</w:t>
              </w:r>
            </w:ins>
            <w:ins w:id="238" w:author="Julia Holzhaus" w:date="2026-05-19T23:23:00Z" w16du:dateUtc="2026-05-19T21:23:00Z">
              <w:r w:rsidR="007E69B9" w:rsidRPr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39" w:author="Julia Holzhaus" w:date="2026-05-19T23:24:00Z" w16du:dateUtc="2026-05-19T21:24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 xml:space="preserve"> </w:t>
              </w:r>
            </w:ins>
          </w:p>
          <w:p w14:paraId="1A2B3C06" w14:textId="27B4E777" w:rsidR="00272A08" w:rsidRPr="007E69B9" w:rsidRDefault="007E69B9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en-GB"/>
                <w:rPrChange w:id="240" w:author="Julia Holzhaus" w:date="2026-05-19T23:25:00Z" w16du:dateUtc="2026-05-19T21:25:00Z">
                  <w:rPr>
                    <w:rFonts w:ascii="Optima" w:eastAsia="Optima" w:hAnsi="Optima" w:cs="Optima"/>
                    <w:i/>
                    <w:iCs/>
                    <w:color w:val="000000" w:themeColor="text1"/>
                    <w:sz w:val="16"/>
                    <w:szCs w:val="16"/>
                    <w:lang w:val="de-AT"/>
                  </w:rPr>
                </w:rPrChange>
              </w:rPr>
            </w:pPr>
            <w:ins w:id="241" w:author="Julia Holzhaus" w:date="2026-05-19T23:24:00Z" w16du:dateUtc="2026-05-19T21:24:00Z">
              <w:r w:rsidRPr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42" w:author="Julia Holzhaus" w:date="2026-05-19T23:25:00Z" w16du:dateUtc="2026-05-19T21:25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 xml:space="preserve">Development of an Impact </w:t>
              </w:r>
            </w:ins>
            <w:ins w:id="243" w:author="Julia Holzhaus" w:date="2026-05-19T23:25:00Z" w16du:dateUtc="2026-05-19T21:25:00Z">
              <w:r w:rsidRPr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44" w:author="Julia Holzhaus" w:date="2026-05-19T23:25:00Z" w16du:dateUtc="2026-05-19T21:25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>M</w:t>
              </w:r>
              <w:r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</w:rPr>
                <w:t>easurement &amp; Management Framework for an agri-fintech company in Cambodia</w:t>
              </w:r>
            </w:ins>
            <w:del w:id="245" w:author="Julia Holzhaus" w:date="2026-05-19T23:24:00Z" w16du:dateUtc="2026-05-19T21:24:00Z">
              <w:r w:rsidR="00B7712F" w:rsidRPr="007E69B9" w:rsidDel="007E69B9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46" w:author="Julia Holzhaus" w:date="2026-05-19T23:25:00Z" w16du:dateUtc="2026-05-19T21:25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Entwicklung eines Impact Measurement &amp; Management Framework für ein Agri-Fintech-Unternehmen in Kambodscha</w:delText>
              </w:r>
            </w:del>
          </w:p>
        </w:tc>
      </w:tr>
      <w:tr w:rsidR="00272A08" w14:paraId="1A2B3C07" w14:textId="77777777" w:rsidTr="003A1089">
        <w:trPr>
          <w:trHeight w:val="340"/>
        </w:trPr>
        <w:tc>
          <w:tcPr>
            <w:tcW w:w="5601" w:type="dxa"/>
            <w:gridSpan w:val="3"/>
            <w:vAlign w:val="bottom"/>
          </w:tcPr>
          <w:p w14:paraId="1A2B3C08" w14:textId="77777777" w:rsidR="00272A08" w:rsidRDefault="00000000" w:rsidP="00A342EE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TU Investment Club</w:t>
            </w:r>
          </w:p>
        </w:tc>
        <w:tc>
          <w:tcPr>
            <w:tcW w:w="5452" w:type="dxa"/>
            <w:gridSpan w:val="10"/>
            <w:vAlign w:val="bottom"/>
          </w:tcPr>
          <w:p w14:paraId="1A2B3C09" w14:textId="6FD6BC2F" w:rsidR="00272A08" w:rsidRDefault="00000000" w:rsidP="00A342EE">
            <w:pPr>
              <w:pStyle w:val="Ort"/>
              <w:rPr>
                <w:rFonts w:ascii="Optima" w:hAnsi="Optima"/>
                <w:sz w:val="22"/>
              </w:rPr>
            </w:pPr>
            <w:del w:id="247" w:author="Julia Holzhaus" w:date="2026-05-19T23:23:00Z" w16du:dateUtc="2026-05-19T21:23:00Z">
              <w:r w:rsidDel="007E69B9">
                <w:rPr>
                  <w:rFonts w:ascii="Optima" w:hAnsi="Optima"/>
                  <w:iCs/>
                  <w:sz w:val="23"/>
                  <w:szCs w:val="23"/>
                </w:rPr>
                <w:delText>München</w:delText>
              </w:r>
            </w:del>
            <w:ins w:id="248" w:author="Julia Holzhaus" w:date="2026-05-19T23:23:00Z" w16du:dateUtc="2026-05-19T21:23:00Z">
              <w:r w:rsidR="007E69B9">
                <w:rPr>
                  <w:rFonts w:ascii="Optima" w:hAnsi="Optima"/>
                  <w:iCs/>
                  <w:sz w:val="23"/>
                  <w:szCs w:val="23"/>
                </w:rPr>
                <w:t>Munich, De</w:t>
              </w:r>
            </w:ins>
          </w:p>
        </w:tc>
      </w:tr>
      <w:tr w:rsidR="00272A08" w14:paraId="1A2B3C10" w14:textId="77777777" w:rsidTr="003A1089">
        <w:trPr>
          <w:trHeight w:val="57"/>
        </w:trPr>
        <w:tc>
          <w:tcPr>
            <w:tcW w:w="6588" w:type="dxa"/>
            <w:gridSpan w:val="5"/>
            <w:vAlign w:val="bottom"/>
          </w:tcPr>
          <w:p w14:paraId="1A2B3C11" w14:textId="54C2F8BD" w:rsidR="00272A08" w:rsidRDefault="00000000" w:rsidP="00A342EE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Analyst Trainee</w:t>
            </w:r>
          </w:p>
        </w:tc>
        <w:tc>
          <w:tcPr>
            <w:tcW w:w="4465" w:type="dxa"/>
            <w:gridSpan w:val="8"/>
            <w:vAlign w:val="bottom"/>
          </w:tcPr>
          <w:p w14:paraId="1A2B3C12" w14:textId="37BC8F11" w:rsidR="00272A08" w:rsidRDefault="00000000" w:rsidP="00A342EE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 xml:space="preserve">05/2026 – </w:t>
            </w:r>
            <w:del w:id="249" w:author="Julia Holzhaus" w:date="2026-05-19T23:27:00Z" w16du:dateUtc="2026-05-19T21:27:00Z">
              <w:r w:rsidDel="00F529BC">
                <w:rPr>
                  <w:rFonts w:ascii="Optima" w:hAnsi="Optima"/>
                  <w:sz w:val="18"/>
                  <w:szCs w:val="18"/>
                  <w:lang w:val="en-US"/>
                </w:rPr>
                <w:delText>heute</w:delText>
              </w:r>
            </w:del>
            <w:ins w:id="250" w:author="Julia Holzhaus" w:date="2026-05-19T23:27:00Z" w16du:dateUtc="2026-05-19T21:27:00Z">
              <w:r w:rsidR="00F529BC">
                <w:rPr>
                  <w:rFonts w:ascii="Optima" w:hAnsi="Optima"/>
                  <w:sz w:val="18"/>
                  <w:szCs w:val="18"/>
                  <w:lang w:val="en-US"/>
                </w:rPr>
                <w:t>present</w:t>
              </w:r>
            </w:ins>
          </w:p>
        </w:tc>
      </w:tr>
      <w:tr w:rsidR="00272A08" w:rsidRPr="00F529BC" w14:paraId="1A2B3C13" w14:textId="77777777" w:rsidTr="003A1089">
        <w:trPr>
          <w:trHeight w:val="57"/>
        </w:trPr>
        <w:tc>
          <w:tcPr>
            <w:tcW w:w="11053" w:type="dxa"/>
            <w:gridSpan w:val="13"/>
            <w:vAlign w:val="bottom"/>
          </w:tcPr>
          <w:p w14:paraId="1A2B3C14" w14:textId="4C927328" w:rsidR="00272A08" w:rsidRPr="00F529BC" w:rsidRDefault="00000000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  <w:rPrChange w:id="251" w:author="Julia Holzhaus" w:date="2026-05-19T23:26:00Z" w16du:dateUtc="2026-05-19T21:26:00Z">
                  <w:rPr>
                    <w:rFonts w:ascii="Optima" w:eastAsia="Optima" w:hAnsi="Optima" w:cs="Optima"/>
                    <w:i/>
                    <w:iCs/>
                    <w:color w:val="000000" w:themeColor="text1"/>
                    <w:sz w:val="17"/>
                    <w:szCs w:val="17"/>
                    <w:lang w:val="de-AT"/>
                  </w:rPr>
                </w:rPrChange>
              </w:rPr>
            </w:pPr>
            <w:del w:id="252" w:author="Julia Holzhaus" w:date="2026-05-19T23:25:00Z" w16du:dateUtc="2026-05-19T21:25:00Z">
              <w:r w:rsidRPr="00F529BC" w:rsidDel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53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 xml:space="preserve">Analyse von Aktien </w:delText>
              </w:r>
              <w:r w:rsidR="00084597" w:rsidRPr="00F529BC" w:rsidDel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54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sowie Erstellung von DCF-Bewertungen und Investitionshypothesen für DACH-Unternehmen</w:delText>
              </w:r>
            </w:del>
            <w:ins w:id="255" w:author="Julia Holzhaus" w:date="2026-05-19T23:25:00Z" w16du:dateUtc="2026-05-19T21:25:00Z">
              <w:r w:rsidR="00F529BC" w:rsidRPr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56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>Analys</w:t>
              </w:r>
            </w:ins>
            <w:ins w:id="257" w:author="Julia Holzhaus" w:date="2026-05-19T23:26:00Z" w16du:dateUtc="2026-05-19T21:26:00Z">
              <w:r w:rsidR="00F529BC" w:rsidRPr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58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 xml:space="preserve">is of </w:t>
              </w:r>
            </w:ins>
            <w:ins w:id="259" w:author="Julia Holzhaus" w:date="2026-05-19T23:44:00Z" w16du:dateUtc="2026-05-19T21:44:00Z">
              <w:r w:rsidR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</w:rPr>
                <w:t>equities</w:t>
              </w:r>
            </w:ins>
            <w:ins w:id="260" w:author="Julia Holzhaus" w:date="2026-05-19T23:26:00Z" w16du:dateUtc="2026-05-19T21:26:00Z">
              <w:r w:rsidR="00F529BC" w:rsidRPr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61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 xml:space="preserve"> and </w:t>
              </w:r>
              <w:r w:rsidR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</w:rPr>
                <w:t>preparation of DCF valuations and investment theses for DACH companies</w:t>
              </w:r>
            </w:ins>
          </w:p>
          <w:p w14:paraId="1A2B3C15" w14:textId="2D6A2BDB" w:rsidR="00272A08" w:rsidRPr="00F529BC" w:rsidRDefault="00000000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en-GB"/>
                <w:rPrChange w:id="262" w:author="Julia Holzhaus" w:date="2026-05-19T23:26:00Z" w16du:dateUtc="2026-05-19T21:26:00Z">
                  <w:rPr>
                    <w:rFonts w:ascii="Optima" w:eastAsia="Optima" w:hAnsi="Optima" w:cs="Optima"/>
                    <w:i/>
                    <w:iCs/>
                    <w:color w:val="000000" w:themeColor="text1"/>
                    <w:sz w:val="16"/>
                    <w:szCs w:val="16"/>
                    <w:lang w:val="de-AT"/>
                  </w:rPr>
                </w:rPrChange>
              </w:rPr>
            </w:pPr>
            <w:del w:id="263" w:author="Julia Holzhaus" w:date="2026-05-19T23:26:00Z" w16du:dateUtc="2026-05-19T21:26:00Z">
              <w:r w:rsidRPr="00F529BC" w:rsidDel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64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 xml:space="preserve">Präsentation </w:delText>
              </w:r>
              <w:r w:rsidR="00084597" w:rsidRPr="00F529BC" w:rsidDel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65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und Diskussion von</w:delText>
              </w:r>
              <w:r w:rsidRPr="00F529BC" w:rsidDel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66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 xml:space="preserve"> Investmentideen </w:delText>
              </w:r>
              <w:r w:rsidR="00084597" w:rsidRPr="00F529BC" w:rsidDel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67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im Rahmen des Clubportfolios</w:delText>
              </w:r>
            </w:del>
            <w:ins w:id="268" w:author="Julia Holzhaus" w:date="2026-05-19T23:26:00Z" w16du:dateUtc="2026-05-19T21:26:00Z">
              <w:r w:rsidR="00F529BC" w:rsidRPr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69" w:author="Julia Holzhaus" w:date="2026-05-19T23:26:00Z" w16du:dateUtc="2026-05-19T21:26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t xml:space="preserve">Presentation and discussion of investment </w:t>
              </w:r>
              <w:r w:rsidR="00F529BC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</w:rPr>
                <w:t xml:space="preserve">ideas within the club portfolio </w:t>
              </w:r>
            </w:ins>
            <w:r w:rsidR="00084597" w:rsidRPr="00F529BC"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en-GB"/>
                <w:rPrChange w:id="270" w:author="Julia Holzhaus" w:date="2026-05-19T23:26:00Z" w16du:dateUtc="2026-05-19T21:26:00Z">
                  <w:rPr>
                    <w:rFonts w:ascii="Optima" w:eastAsia="Optima" w:hAnsi="Optima" w:cs="Optima"/>
                    <w:i/>
                    <w:iCs/>
                    <w:color w:val="000000" w:themeColor="text1"/>
                    <w:sz w:val="16"/>
                    <w:szCs w:val="16"/>
                    <w:lang w:val="de-AT"/>
                  </w:rPr>
                </w:rPrChange>
              </w:rPr>
              <w:t xml:space="preserve"> </w:t>
            </w:r>
          </w:p>
        </w:tc>
      </w:tr>
      <w:tr w:rsidR="00BF0C12" w:rsidRPr="002A18F7" w14:paraId="3AAE8718" w14:textId="77777777" w:rsidTr="003A1089">
        <w:trPr>
          <w:trHeight w:val="340"/>
        </w:trPr>
        <w:tc>
          <w:tcPr>
            <w:tcW w:w="5601" w:type="dxa"/>
            <w:gridSpan w:val="3"/>
            <w:vAlign w:val="bottom"/>
          </w:tcPr>
          <w:p w14:paraId="46B80C2E" w14:textId="6B720A34" w:rsidR="00BF0C12" w:rsidRPr="00E55D90" w:rsidRDefault="00BF0C12" w:rsidP="00A342EE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Mentoring</w:t>
            </w:r>
          </w:p>
        </w:tc>
        <w:tc>
          <w:tcPr>
            <w:tcW w:w="5452" w:type="dxa"/>
            <w:gridSpan w:val="10"/>
            <w:vAlign w:val="bottom"/>
          </w:tcPr>
          <w:p w14:paraId="1DB81947" w14:textId="708AA855" w:rsidR="00BF0C12" w:rsidRPr="002A18F7" w:rsidRDefault="00BF0C12" w:rsidP="00F529BC">
            <w:pPr>
              <w:pStyle w:val="Ort"/>
              <w:rPr>
                <w:sz w:val="22"/>
              </w:rPr>
            </w:pPr>
            <w:r>
              <w:rPr>
                <w:rFonts w:ascii="Optima" w:hAnsi="Optima"/>
                <w:sz w:val="22"/>
              </w:rPr>
              <w:t>Hamburg</w:t>
            </w:r>
            <w:ins w:id="271" w:author="Julia Holzhaus" w:date="2026-05-19T23:27:00Z" w16du:dateUtc="2026-05-19T21:27:00Z">
              <w:r w:rsidR="00F529BC">
                <w:rPr>
                  <w:rFonts w:ascii="Optima" w:hAnsi="Optima"/>
                  <w:sz w:val="22"/>
                </w:rPr>
                <w:t>/</w:t>
              </w:r>
            </w:ins>
            <w:del w:id="272" w:author="Julia Holzhaus" w:date="2026-05-19T23:27:00Z" w16du:dateUtc="2026-05-19T21:27:00Z">
              <w:r w:rsidDel="00F529BC">
                <w:rPr>
                  <w:rFonts w:ascii="Optima" w:hAnsi="Optima"/>
                  <w:sz w:val="22"/>
                </w:rPr>
                <w:delText>,</w:delText>
              </w:r>
            </w:del>
            <w:r>
              <w:rPr>
                <w:rFonts w:ascii="Optima" w:hAnsi="Optima"/>
                <w:sz w:val="22"/>
              </w:rPr>
              <w:t xml:space="preserve"> Potsdam</w:t>
            </w:r>
            <w:ins w:id="273" w:author="Julia Holzhaus" w:date="2026-05-19T23:27:00Z" w16du:dateUtc="2026-05-19T21:27:00Z">
              <w:r w:rsidR="00F529BC">
                <w:rPr>
                  <w:rFonts w:ascii="Optima" w:hAnsi="Optima"/>
                  <w:sz w:val="22"/>
                </w:rPr>
                <w:t>, De</w:t>
              </w:r>
            </w:ins>
          </w:p>
        </w:tc>
      </w:tr>
      <w:tr w:rsidR="00F529BC" w:rsidRPr="00E55D90" w14:paraId="55C2698A" w14:textId="77777777" w:rsidTr="003A1089">
        <w:trPr>
          <w:trHeight w:val="57"/>
        </w:trPr>
        <w:tc>
          <w:tcPr>
            <w:tcW w:w="6588" w:type="dxa"/>
            <w:gridSpan w:val="5"/>
            <w:vAlign w:val="bottom"/>
          </w:tcPr>
          <w:p w14:paraId="54817670" w14:textId="3CF73255" w:rsidR="00F529BC" w:rsidRPr="00F529BC" w:rsidRDefault="00F529BC" w:rsidP="00F529BC">
            <w:pPr>
              <w:pStyle w:val="Beschreibung"/>
              <w:rPr>
                <w:rFonts w:ascii="Optima" w:hAnsi="Optima"/>
                <w:sz w:val="18"/>
                <w:szCs w:val="18"/>
                <w:lang w:val="en-GB"/>
                <w:rPrChange w:id="274" w:author="Julia Holzhaus" w:date="2026-05-19T23:36:00Z" w16du:dateUtc="2026-05-19T21:36:00Z">
                  <w:rPr>
                    <w:rFonts w:ascii="Optima" w:hAnsi="Optima"/>
                    <w:sz w:val="18"/>
                    <w:szCs w:val="18"/>
                    <w:lang w:val="de-AT"/>
                  </w:rPr>
                </w:rPrChange>
              </w:rPr>
            </w:pPr>
            <w:ins w:id="275" w:author="Julia Holzhaus" w:date="2026-05-19T23:36:00Z" w16du:dateUtc="2026-05-19T21:36:00Z">
              <w:r w:rsidRPr="009869BC">
                <w:rPr>
                  <w:rFonts w:ascii="Optima" w:hAnsi="Optima"/>
                  <w:sz w:val="18"/>
                  <w:lang w:val="en-US"/>
                </w:rPr>
                <w:t>Voluntary, independent support for young female footballers after injuries</w:t>
              </w:r>
            </w:ins>
            <w:del w:id="276" w:author="Julia Holzhaus" w:date="2026-05-19T23:36:00Z" w16du:dateUtc="2026-05-19T21:36:00Z">
              <w:r w:rsidRPr="00F529BC" w:rsidDel="00740374">
                <w:rPr>
                  <w:rFonts w:ascii="Optima" w:hAnsi="Optima"/>
                  <w:sz w:val="18"/>
                  <w:szCs w:val="18"/>
                  <w:lang w:val="en-GB"/>
                  <w:rPrChange w:id="277" w:author="Julia Holzhaus" w:date="2026-05-19T23:36:00Z" w16du:dateUtc="2026-05-19T21:36:00Z">
                    <w:rPr>
                      <w:rFonts w:ascii="Optima" w:hAnsi="Optima"/>
                      <w:sz w:val="18"/>
                      <w:szCs w:val="18"/>
                      <w:lang w:val="de-AT"/>
                    </w:rPr>
                  </w:rPrChange>
                </w:rPr>
                <w:delText xml:space="preserve">Freiwillige, eigenständige Unterstützung von jungen Spielerinnen nach Verletzungen </w:delText>
              </w:r>
            </w:del>
          </w:p>
        </w:tc>
        <w:tc>
          <w:tcPr>
            <w:tcW w:w="4465" w:type="dxa"/>
            <w:gridSpan w:val="8"/>
            <w:vAlign w:val="bottom"/>
          </w:tcPr>
          <w:p w14:paraId="05A994E9" w14:textId="53606CD8" w:rsidR="00F529BC" w:rsidRPr="00E55D90" w:rsidRDefault="00F529BC" w:rsidP="00F529BC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 xml:space="preserve">07/2021– </w:t>
            </w:r>
            <w:del w:id="278" w:author="Julia Holzhaus" w:date="2026-05-19T23:27:00Z" w16du:dateUtc="2026-05-19T21:27:00Z">
              <w:r w:rsidDel="00F529BC">
                <w:rPr>
                  <w:rFonts w:ascii="Optima" w:hAnsi="Optima"/>
                  <w:sz w:val="18"/>
                  <w:szCs w:val="18"/>
                  <w:lang w:val="en-US"/>
                </w:rPr>
                <w:delText>heute</w:delText>
              </w:r>
            </w:del>
            <w:ins w:id="279" w:author="Julia Holzhaus" w:date="2026-05-19T23:27:00Z" w16du:dateUtc="2026-05-19T21:27:00Z">
              <w:r>
                <w:rPr>
                  <w:rFonts w:ascii="Optima" w:hAnsi="Optima"/>
                  <w:sz w:val="18"/>
                  <w:szCs w:val="18"/>
                  <w:lang w:val="en-US"/>
                </w:rPr>
                <w:t>present</w:t>
              </w:r>
            </w:ins>
          </w:p>
        </w:tc>
      </w:tr>
      <w:tr w:rsidR="00F529BC" w:rsidRPr="00FC3D68" w14:paraId="79B16247" w14:textId="77777777" w:rsidTr="003A1089">
        <w:trPr>
          <w:trHeight w:val="57"/>
        </w:trPr>
        <w:tc>
          <w:tcPr>
            <w:tcW w:w="11053" w:type="dxa"/>
            <w:gridSpan w:val="13"/>
            <w:vAlign w:val="bottom"/>
          </w:tcPr>
          <w:p w14:paraId="23406D64" w14:textId="49EE7781" w:rsidR="00F529BC" w:rsidRPr="00FC3D68" w:rsidRDefault="00FC3D68" w:rsidP="00F529BC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  <w:rPrChange w:id="280" w:author="Julia Holzhaus" w:date="2026-05-19T23:39:00Z" w16du:dateUtc="2026-05-19T21:39:00Z">
                  <w:rPr>
                    <w:rFonts w:ascii="Optima" w:eastAsia="Optima" w:hAnsi="Optima" w:cs="Optima"/>
                    <w:i/>
                    <w:iCs/>
                    <w:color w:val="000000" w:themeColor="text1"/>
                    <w:sz w:val="16"/>
                    <w:szCs w:val="16"/>
                    <w:lang w:val="de-AT"/>
                  </w:rPr>
                </w:rPrChange>
              </w:rPr>
            </w:pPr>
            <w:ins w:id="281" w:author="Julia Holzhaus" w:date="2026-05-19T23:37:00Z" w16du:dateUtc="2026-05-19T21:37:00Z">
              <w:r w:rsidRPr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82" w:author="Julia Holzhaus" w:date="2026-05-19T23:39:00Z" w16du:dateUtc="2026-05-19T21:39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6"/>
                      <w:szCs w:val="16"/>
                      <w:lang w:val="de-AT"/>
                    </w:rPr>
                  </w:rPrChange>
                </w:rPr>
                <w:t xml:space="preserve">  Support during physical and mental rehabilitation, as well as building self-confidence and motivation</w:t>
              </w:r>
            </w:ins>
            <w:del w:id="283" w:author="Julia Holzhaus" w:date="2026-05-19T23:37:00Z" w16du:dateUtc="2026-05-19T21:37:00Z">
              <w:r w:rsidR="00F529BC" w:rsidRPr="00FC3D68" w:rsidDel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84" w:author="Julia Holzhaus" w:date="2026-05-19T23:39:00Z" w16du:dateUtc="2026-05-19T21:39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6"/>
                      <w:szCs w:val="16"/>
                      <w:lang w:val="de-AT"/>
                    </w:rPr>
                  </w:rPrChange>
                </w:rPr>
                <w:delText xml:space="preserve">Begleitung während der physischen und mentalen Rehabilitation </w:delText>
              </w:r>
            </w:del>
            <w:ins w:id="285" w:author="David Döbele" w:date="2026-05-18T12:13:00Z" w16du:dateUtc="2026-05-18T10:13:00Z">
              <w:del w:id="286" w:author="Julia Holzhaus" w:date="2026-05-19T23:37:00Z" w16du:dateUtc="2026-05-19T21:37:00Z">
                <w:r w:rsidR="00F529BC" w:rsidRPr="00FC3D68" w:rsidDel="00FC3D68">
                  <w:rPr>
                    <w:rFonts w:ascii="Optima" w:eastAsia="Optima" w:hAnsi="Optima" w:cs="Optima"/>
                    <w:i/>
                    <w:iCs/>
                    <w:color w:val="000000" w:themeColor="text1"/>
                    <w:sz w:val="17"/>
                    <w:szCs w:val="17"/>
                    <w:lang w:val="en-GB"/>
                    <w:rPrChange w:id="287" w:author="Julia Holzhaus" w:date="2026-05-19T23:39:00Z" w16du:dateUtc="2026-05-19T21:39:00Z">
                      <w:rPr>
                        <w:rFonts w:ascii="Optima" w:eastAsia="Optima" w:hAnsi="Optima" w:cs="Optima"/>
                        <w:i/>
                        <w:iCs/>
                        <w:color w:val="000000" w:themeColor="text1"/>
                        <w:sz w:val="17"/>
                        <w:szCs w:val="17"/>
                        <w:lang w:val="de-AT"/>
                      </w:rPr>
                    </w:rPrChange>
                  </w:rPr>
                  <w:delText xml:space="preserve">sowie </w:delText>
                </w:r>
              </w:del>
            </w:ins>
            <w:del w:id="288" w:author="Julia Holzhaus" w:date="2026-05-19T23:37:00Z" w16du:dateUtc="2026-05-19T21:37:00Z">
              <w:r w:rsidR="00F529BC" w:rsidRPr="00FC3D68" w:rsidDel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289" w:author="Julia Holzhaus" w:date="2026-05-19T23:39:00Z" w16du:dateUtc="2026-05-19T21:39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 xml:space="preserve">Stärkung von Selbstvertrauen und Motivation </w:delText>
              </w:r>
            </w:del>
          </w:p>
        </w:tc>
      </w:tr>
      <w:tr w:rsidR="00F529BC" w:rsidRPr="002A18F7" w14:paraId="42A91C90" w14:textId="77777777" w:rsidTr="003A1089">
        <w:trPr>
          <w:trHeight w:val="340"/>
        </w:trPr>
        <w:tc>
          <w:tcPr>
            <w:tcW w:w="8931" w:type="dxa"/>
            <w:gridSpan w:val="10"/>
            <w:vAlign w:val="bottom"/>
          </w:tcPr>
          <w:p w14:paraId="25142C8A" w14:textId="27492C14" w:rsidR="00F529BC" w:rsidRPr="00E55D90" w:rsidRDefault="00FC3D68" w:rsidP="00F529B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smallCaps/>
              </w:rPr>
            </w:pPr>
            <w:ins w:id="290" w:author="Julia Holzhaus" w:date="2026-05-19T23:38:00Z" w16du:dateUtc="2026-05-19T21:38:00Z">
              <w:r>
                <w:rPr>
                  <w:rFonts w:ascii="Optima" w:hAnsi="Optima"/>
                  <w:b/>
                  <w:bCs/>
                  <w:i w:val="0"/>
                  <w:iCs w:val="0"/>
                  <w:smallCaps/>
                </w:rPr>
                <w:t>Voluntary Tutoring</w:t>
              </w:r>
            </w:ins>
            <w:del w:id="291" w:author="Julia Holzhaus" w:date="2026-05-19T23:38:00Z" w16du:dateUtc="2026-05-19T21:38:00Z">
              <w:r w:rsidR="00F529BC" w:rsidDel="00FC3D68">
                <w:rPr>
                  <w:rFonts w:ascii="Optima" w:hAnsi="Optima"/>
                  <w:b/>
                  <w:bCs/>
                  <w:i w:val="0"/>
                  <w:iCs w:val="0"/>
                  <w:smallCaps/>
                </w:rPr>
                <w:delText xml:space="preserve">Freiwillige Nachhilfe </w:delText>
              </w:r>
            </w:del>
          </w:p>
        </w:tc>
        <w:tc>
          <w:tcPr>
            <w:tcW w:w="2122" w:type="dxa"/>
            <w:gridSpan w:val="3"/>
            <w:vAlign w:val="bottom"/>
          </w:tcPr>
          <w:p w14:paraId="11FD6F72" w14:textId="71761E51" w:rsidR="00F529BC" w:rsidRPr="002A18F7" w:rsidRDefault="00F529BC" w:rsidP="00F529B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>
              <w:rPr>
                <w:rFonts w:ascii="Optima" w:hAnsi="Optima"/>
                <w:smallCaps/>
              </w:rPr>
              <w:t>Hamburg</w:t>
            </w:r>
            <w:ins w:id="292" w:author="Julia Holzhaus" w:date="2026-05-19T23:27:00Z" w16du:dateUtc="2026-05-19T21:27:00Z">
              <w:r>
                <w:rPr>
                  <w:rFonts w:ascii="Optima" w:hAnsi="Optima"/>
                  <w:smallCaps/>
                </w:rPr>
                <w:t>, De</w:t>
              </w:r>
            </w:ins>
          </w:p>
        </w:tc>
      </w:tr>
      <w:tr w:rsidR="00F529BC" w:rsidRPr="00E55D90" w14:paraId="0BDFB8E2" w14:textId="77777777" w:rsidTr="003A1089">
        <w:trPr>
          <w:trHeight w:val="57"/>
        </w:trPr>
        <w:tc>
          <w:tcPr>
            <w:tcW w:w="7168" w:type="dxa"/>
            <w:gridSpan w:val="7"/>
            <w:vAlign w:val="bottom"/>
          </w:tcPr>
          <w:p w14:paraId="6CB9AA55" w14:textId="6C9ADFEC" w:rsidR="00F529BC" w:rsidRPr="00FC3D68" w:rsidRDefault="00FC3D68" w:rsidP="00F529BC">
            <w:pPr>
              <w:rPr>
                <w:rFonts w:ascii="Optima" w:eastAsia="Optima" w:hAnsi="Optima" w:cs="Optima"/>
                <w:sz w:val="18"/>
                <w:szCs w:val="18"/>
                <w:lang w:val="en-GB"/>
                <w:rPrChange w:id="293" w:author="Julia Holzhaus" w:date="2026-05-19T23:38:00Z" w16du:dateUtc="2026-05-19T21:38:00Z">
                  <w:rPr>
                    <w:rFonts w:ascii="Optima" w:eastAsia="Optima" w:hAnsi="Optima" w:cs="Optima"/>
                    <w:sz w:val="18"/>
                    <w:szCs w:val="18"/>
                    <w:lang w:val="de-AT"/>
                  </w:rPr>
                </w:rPrChange>
              </w:rPr>
            </w:pPr>
            <w:ins w:id="294" w:author="Julia Holzhaus" w:date="2026-05-19T23:38:00Z" w16du:dateUtc="2026-05-19T21:38:00Z">
              <w:r w:rsidRPr="009869BC">
                <w:rPr>
                  <w:rFonts w:ascii="Optima" w:hAnsi="Optima"/>
                  <w:sz w:val="18"/>
                  <w:lang w:val="en-US"/>
                </w:rPr>
                <w:t>Independent support for school pupils</w:t>
              </w:r>
            </w:ins>
            <w:del w:id="295" w:author="Julia Holzhaus" w:date="2026-05-19T23:38:00Z" w16du:dateUtc="2026-05-19T21:38:00Z">
              <w:r w:rsidR="00F529BC" w:rsidRPr="00FC3D68" w:rsidDel="00FC3D68">
                <w:rPr>
                  <w:rFonts w:ascii="Optima" w:eastAsia="Optima" w:hAnsi="Optima" w:cs="Optima"/>
                  <w:sz w:val="18"/>
                  <w:szCs w:val="18"/>
                  <w:lang w:val="en-GB"/>
                  <w:rPrChange w:id="296" w:author="Julia Holzhaus" w:date="2026-05-19T23:38:00Z" w16du:dateUtc="2026-05-19T21:38:00Z">
                    <w:rPr>
                      <w:rFonts w:ascii="Optima" w:eastAsia="Optima" w:hAnsi="Optima" w:cs="Optima"/>
                      <w:sz w:val="18"/>
                      <w:szCs w:val="18"/>
                      <w:lang w:val="de-AT"/>
                    </w:rPr>
                  </w:rPrChange>
                </w:rPr>
                <w:delText>Eigenständige Unterstützung Schüler: innen</w:delText>
              </w:r>
            </w:del>
          </w:p>
        </w:tc>
        <w:tc>
          <w:tcPr>
            <w:tcW w:w="3885" w:type="dxa"/>
            <w:gridSpan w:val="6"/>
            <w:vAlign w:val="bottom"/>
          </w:tcPr>
          <w:p w14:paraId="29C87FE8" w14:textId="0970164A" w:rsidR="00F529BC" w:rsidRPr="00E55D90" w:rsidRDefault="00F529BC" w:rsidP="00F529B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szCs w:val="18"/>
                <w:lang w:val="en-US"/>
              </w:rPr>
              <w:t>08/2022 – 07/2025</w:t>
            </w:r>
          </w:p>
        </w:tc>
      </w:tr>
      <w:tr w:rsidR="00F529BC" w:rsidRPr="00FC3D68" w14:paraId="162EC2E7" w14:textId="77777777" w:rsidTr="003A1089">
        <w:trPr>
          <w:trHeight w:val="57"/>
        </w:trPr>
        <w:tc>
          <w:tcPr>
            <w:tcW w:w="11053" w:type="dxa"/>
            <w:gridSpan w:val="13"/>
            <w:vAlign w:val="bottom"/>
          </w:tcPr>
          <w:p w14:paraId="17FF3F6A" w14:textId="77777777" w:rsidR="00FC3D68" w:rsidRPr="00FC3D68" w:rsidRDefault="00FC3D68" w:rsidP="00FC3D68">
            <w:pPr>
              <w:pStyle w:val="Beschreibung"/>
              <w:numPr>
                <w:ilvl w:val="0"/>
                <w:numId w:val="26"/>
              </w:numPr>
              <w:rPr>
                <w:ins w:id="297" w:author="Julia Holzhaus" w:date="2026-05-19T23:38:00Z" w16du:dateUtc="2026-05-19T21:38:00Z"/>
                <w:rFonts w:ascii="Optima" w:hAnsi="Optima"/>
                <w:i/>
                <w:iCs/>
                <w:sz w:val="17"/>
                <w:szCs w:val="17"/>
                <w:lang w:val="en-GB"/>
                <w:rPrChange w:id="298" w:author="Julia Holzhaus" w:date="2026-05-19T23:38:00Z" w16du:dateUtc="2026-05-19T21:38:00Z">
                  <w:rPr>
                    <w:ins w:id="299" w:author="Julia Holzhaus" w:date="2026-05-19T23:38:00Z" w16du:dateUtc="2026-05-19T21:38:00Z"/>
                    <w:rFonts w:ascii="Optima" w:hAnsi="Optima"/>
                    <w:i/>
                    <w:iCs/>
                    <w:sz w:val="18"/>
                    <w:szCs w:val="18"/>
                    <w:lang w:val="en-GB"/>
                  </w:rPr>
                </w:rPrChange>
              </w:rPr>
            </w:pPr>
            <w:ins w:id="300" w:author="Julia Holzhaus" w:date="2026-05-19T23:38:00Z" w16du:dateUtc="2026-05-19T21:38:00Z">
              <w:r w:rsidRPr="00FC3D68">
                <w:rPr>
                  <w:rFonts w:ascii="Optima" w:hAnsi="Optima"/>
                  <w:i/>
                  <w:sz w:val="17"/>
                  <w:szCs w:val="17"/>
                  <w:lang w:val="en-US"/>
                  <w:rPrChange w:id="301" w:author="Julia Holzhaus" w:date="2026-05-19T23:38:00Z" w16du:dateUtc="2026-05-19T21:38:00Z">
                    <w:rPr>
                      <w:rFonts w:ascii="Optima" w:hAnsi="Optima"/>
                      <w:i/>
                      <w:sz w:val="18"/>
                      <w:szCs w:val="18"/>
                      <w:lang w:val="en-US"/>
                    </w:rPr>
                  </w:rPrChange>
                </w:rPr>
                <w:t xml:space="preserve">Teaching interdisciplinary content with a focus on Mathematics and English </w:t>
              </w:r>
            </w:ins>
          </w:p>
          <w:p w14:paraId="12A74B7B" w14:textId="36307E4E" w:rsidR="00F529BC" w:rsidRPr="00FC3D68" w:rsidDel="00FC3D68" w:rsidRDefault="00FC3D68" w:rsidP="00FC3D68">
            <w:pPr>
              <w:pStyle w:val="Beschreibung"/>
              <w:numPr>
                <w:ilvl w:val="0"/>
                <w:numId w:val="26"/>
              </w:numPr>
              <w:rPr>
                <w:del w:id="302" w:author="Julia Holzhaus" w:date="2026-05-19T23:38:00Z" w16du:dateUtc="2026-05-19T21:38:00Z"/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  <w:rPrChange w:id="303" w:author="Julia Holzhaus" w:date="2026-05-19T23:38:00Z" w16du:dateUtc="2026-05-19T21:38:00Z">
                  <w:rPr>
                    <w:del w:id="304" w:author="Julia Holzhaus" w:date="2026-05-19T23:38:00Z" w16du:dateUtc="2026-05-19T21:38:00Z"/>
                    <w:rFonts w:ascii="Optima" w:eastAsia="Optima" w:hAnsi="Optima" w:cs="Optima"/>
                    <w:i/>
                    <w:iCs/>
                    <w:color w:val="000000" w:themeColor="text1"/>
                    <w:sz w:val="17"/>
                    <w:szCs w:val="17"/>
                    <w:lang w:val="de-AT"/>
                  </w:rPr>
                </w:rPrChange>
              </w:rPr>
            </w:pPr>
            <w:ins w:id="305" w:author="Julia Holzhaus" w:date="2026-05-19T23:38:00Z" w16du:dateUtc="2026-05-19T21:38:00Z">
              <w:r w:rsidRPr="00FC3D68">
                <w:rPr>
                  <w:rFonts w:ascii="Optima" w:hAnsi="Optima"/>
                  <w:i/>
                  <w:sz w:val="17"/>
                  <w:szCs w:val="17"/>
                  <w:lang w:val="en-US"/>
                  <w:rPrChange w:id="306" w:author="Julia Holzhaus" w:date="2026-05-19T23:38:00Z" w16du:dateUtc="2026-05-19T21:38:00Z">
                    <w:rPr>
                      <w:rFonts w:ascii="Optima" w:hAnsi="Optima"/>
                      <w:i/>
                      <w:sz w:val="18"/>
                      <w:szCs w:val="18"/>
                      <w:lang w:val="en-US"/>
                    </w:rPr>
                  </w:rPrChange>
                </w:rPr>
                <w:t>Support with targeted preparation for upcoming exams</w:t>
              </w:r>
            </w:ins>
            <w:del w:id="307" w:author="Julia Holzhaus" w:date="2026-05-19T23:38:00Z" w16du:dateUtc="2026-05-19T21:38:00Z">
              <w:r w:rsidR="00F529BC" w:rsidRPr="00FC3D68" w:rsidDel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308" w:author="Julia Holzhaus" w:date="2026-05-19T23:38:00Z" w16du:dateUtc="2026-05-19T21:38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Vermittlung fachübergreifender Inhalte mit Schwerpunkt auf Mathematik und Englisch</w:delText>
              </w:r>
            </w:del>
          </w:p>
          <w:p w14:paraId="28F6913E" w14:textId="2A79A6C3" w:rsidR="00F529BC" w:rsidRPr="00FC3D68" w:rsidRDefault="00F529BC" w:rsidP="00F529BC">
            <w:pPr>
              <w:pStyle w:val="Beschreibung"/>
              <w:numPr>
                <w:ilvl w:val="0"/>
                <w:numId w:val="26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  <w:rPrChange w:id="309" w:author="Julia Holzhaus" w:date="2026-05-19T23:38:00Z" w16du:dateUtc="2026-05-19T21:38:00Z">
                  <w:rPr>
                    <w:rFonts w:ascii="Optima" w:hAnsi="Optima"/>
                    <w:i/>
                    <w:iCs/>
                    <w:sz w:val="16"/>
                    <w:szCs w:val="16"/>
                    <w:lang w:val="de-AT"/>
                  </w:rPr>
                </w:rPrChange>
              </w:rPr>
            </w:pPr>
            <w:del w:id="310" w:author="Julia Holzhaus" w:date="2026-05-19T23:38:00Z" w16du:dateUtc="2026-05-19T21:38:00Z">
              <w:r w:rsidRPr="00FC3D68" w:rsidDel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311" w:author="Julia Holzhaus" w:date="2026-05-19T23:38:00Z" w16du:dateUtc="2026-05-19T21:38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Unterstützung bei der gezielten Vorbereitung auf bevorstehende Klausuren</w:delText>
              </w:r>
            </w:del>
          </w:p>
        </w:tc>
      </w:tr>
      <w:tr w:rsidR="00F529BC" w:rsidRPr="00E55D90" w14:paraId="3375C2FF" w14:textId="77777777" w:rsidTr="003A1089">
        <w:trPr>
          <w:trHeight w:val="397"/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</w:tcPr>
          <w:p w14:paraId="1AF7E76B" w14:textId="4ABCF74F" w:rsidR="00F529BC" w:rsidRPr="00E55D90" w:rsidRDefault="00FC3D68" w:rsidP="00F529BC">
            <w:pPr>
              <w:pStyle w:val="BERSCHRIFT"/>
              <w:jc w:val="center"/>
              <w:rPr>
                <w:rFonts w:ascii="Optima" w:hAnsi="Optima"/>
                <w:bCs/>
                <w:i/>
                <w:iCs/>
                <w:color w:val="000000" w:themeColor="text1"/>
                <w:sz w:val="28"/>
                <w:szCs w:val="28"/>
              </w:rPr>
            </w:pPr>
            <w:ins w:id="312" w:author="Julia Holzhaus" w:date="2026-05-19T23:39:00Z" w16du:dateUtc="2026-05-19T21:39:00Z">
              <w:r w:rsidRPr="00F61C02">
                <w:rPr>
                  <w:rFonts w:ascii="Optima" w:hAnsi="Optima"/>
                  <w:sz w:val="28"/>
                  <w:szCs w:val="28"/>
                </w:rPr>
                <w:t xml:space="preserve">Skills &amp; </w:t>
              </w:r>
              <w:proofErr w:type="spellStart"/>
              <w:r w:rsidRPr="00F61C02">
                <w:rPr>
                  <w:rFonts w:ascii="Optima" w:hAnsi="Optima"/>
                  <w:sz w:val="28"/>
                  <w:szCs w:val="28"/>
                </w:rPr>
                <w:t>Interests</w:t>
              </w:r>
            </w:ins>
            <w:proofErr w:type="spellEnd"/>
            <w:del w:id="313" w:author="Julia Holzhaus" w:date="2026-05-19T23:39:00Z" w16du:dateUtc="2026-05-19T21:39:00Z">
              <w:r w:rsidR="00F529BC" w:rsidDel="00FC3D68">
                <w:rPr>
                  <w:rFonts w:ascii="Optima" w:eastAsia="Optima" w:hAnsi="Optima" w:cs="Optima"/>
                  <w:sz w:val="26"/>
                  <w:szCs w:val="26"/>
                </w:rPr>
                <w:delText>Fähigkeiten &amp; Interessen</w:delText>
              </w:r>
            </w:del>
          </w:p>
        </w:tc>
      </w:tr>
      <w:tr w:rsidR="00FC3D68" w:rsidRPr="00FC3D68" w14:paraId="1D91A329" w14:textId="77777777" w:rsidTr="003A1089">
        <w:trPr>
          <w:trHeight w:val="283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47C68348" w14:textId="7C0FFAAE" w:rsidR="00FC3D68" w:rsidRPr="00B43D8C" w:rsidRDefault="00FC3D68" w:rsidP="00FC3D68">
            <w:pPr>
              <w:rPr>
                <w:rFonts w:ascii="Optima" w:hAnsi="Optima"/>
                <w:sz w:val="17"/>
                <w:szCs w:val="17"/>
              </w:rPr>
            </w:pPr>
            <w:ins w:id="314" w:author="Julia Holzhaus" w:date="2026-05-19T23:39:00Z" w16du:dateUtc="2026-05-19T21:39:00Z">
              <w:r w:rsidRPr="00F61C02">
                <w:rPr>
                  <w:rFonts w:ascii="Optima" w:hAnsi="Optima"/>
                  <w:sz w:val="18"/>
                  <w:szCs w:val="18"/>
                </w:rPr>
                <w:t>Languages:</w:t>
              </w:r>
            </w:ins>
            <w:del w:id="315" w:author="Julia Holzhaus" w:date="2026-05-19T23:39:00Z" w16du:dateUtc="2026-05-19T21:39:00Z">
              <w:r w:rsidDel="00FC3D68">
                <w:rPr>
                  <w:rFonts w:ascii="Optima" w:hAnsi="Optima"/>
                  <w:sz w:val="17"/>
                  <w:szCs w:val="17"/>
                </w:rPr>
                <w:delText>Sprachen:</w:delText>
              </w:r>
            </w:del>
          </w:p>
        </w:tc>
        <w:tc>
          <w:tcPr>
            <w:tcW w:w="9777" w:type="dxa"/>
            <w:gridSpan w:val="12"/>
            <w:tcBorders>
              <w:top w:val="single" w:sz="4" w:space="0" w:color="auto"/>
            </w:tcBorders>
            <w:vAlign w:val="bottom"/>
          </w:tcPr>
          <w:p w14:paraId="25A74869" w14:textId="392476AA" w:rsidR="00FC3D68" w:rsidRPr="00FC3D68" w:rsidRDefault="00FC3D68" w:rsidP="00FC3D68">
            <w:pP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en-GB"/>
                <w:rPrChange w:id="316" w:author="Julia Holzhaus" w:date="2026-05-19T23:40:00Z" w16du:dateUtc="2026-05-19T21:40:00Z">
                  <w:rPr>
                    <w:rFonts w:ascii="Optima" w:hAnsi="Optima" w:cs="Georgia"/>
                    <w:i/>
                    <w:iCs/>
                    <w:color w:val="000000" w:themeColor="text1"/>
                    <w:sz w:val="17"/>
                    <w:szCs w:val="17"/>
                    <w:lang w:val="de-AT"/>
                  </w:rPr>
                </w:rPrChange>
              </w:rPr>
            </w:pPr>
            <w:ins w:id="317" w:author="Julia Holzhaus" w:date="2026-05-19T23:40:00Z" w16du:dateUtc="2026-05-19T21:40:00Z">
              <w:r w:rsidRPr="00FC3D68">
                <w:rPr>
                  <w:rFonts w:ascii="Optima" w:hAnsi="Optima"/>
                  <w:sz w:val="17"/>
                  <w:szCs w:val="17"/>
                  <w:lang w:val="en-US"/>
                  <w:rPrChange w:id="318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>German (</w:t>
              </w:r>
              <w:r w:rsidRPr="00FC3D68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319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>native</w:t>
              </w:r>
              <w:r w:rsidRPr="00FC3D68">
                <w:rPr>
                  <w:rFonts w:ascii="Optima" w:hAnsi="Optima"/>
                  <w:sz w:val="17"/>
                  <w:szCs w:val="17"/>
                  <w:lang w:val="en-US"/>
                  <w:rPrChange w:id="320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>), English (</w:t>
              </w:r>
              <w:r w:rsidRPr="00FC3D68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321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>C2</w:t>
              </w:r>
              <w:r w:rsidRPr="00FC3D68">
                <w:rPr>
                  <w:rFonts w:ascii="Optima" w:hAnsi="Optima"/>
                  <w:sz w:val="17"/>
                  <w:szCs w:val="17"/>
                  <w:lang w:val="en-US"/>
                  <w:rPrChange w:id="322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>), Portuguese (</w:t>
              </w:r>
              <w:r w:rsidRPr="00FC3D68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323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>native</w:t>
              </w:r>
              <w:r w:rsidRPr="00FC3D68">
                <w:rPr>
                  <w:rFonts w:ascii="Optima" w:hAnsi="Optima"/>
                  <w:sz w:val="17"/>
                  <w:szCs w:val="17"/>
                  <w:lang w:val="en-US"/>
                  <w:rPrChange w:id="324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>), Spanish (</w:t>
              </w:r>
              <w:r w:rsidRPr="00FC3D68">
                <w:rPr>
                  <w:rFonts w:ascii="Optima" w:hAnsi="Optima"/>
                  <w:i/>
                  <w:iCs/>
                  <w:sz w:val="17"/>
                  <w:szCs w:val="17"/>
                  <w:lang w:val="en-US"/>
                  <w:rPrChange w:id="325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>basic</w:t>
              </w:r>
              <w:r w:rsidRPr="00FC3D68">
                <w:rPr>
                  <w:rFonts w:ascii="Optima" w:hAnsi="Optima"/>
                  <w:sz w:val="17"/>
                  <w:szCs w:val="17"/>
                  <w:lang w:val="en-US"/>
                  <w:rPrChange w:id="326" w:author="Julia Holzhaus" w:date="2026-05-19T23:40:00Z" w16du:dateUtc="2026-05-19T21:40:00Z">
                    <w:rPr>
                      <w:rFonts w:ascii="Optima" w:hAnsi="Optima"/>
                      <w:sz w:val="18"/>
                      <w:szCs w:val="18"/>
                      <w:lang w:val="en-US"/>
                    </w:rPr>
                  </w:rPrChange>
                </w:rPr>
                <w:t xml:space="preserve">) </w:t>
              </w:r>
            </w:ins>
            <w:del w:id="327" w:author="Julia Holzhaus" w:date="2026-05-19T23:40:00Z" w16du:dateUtc="2026-05-19T21:40:00Z">
              <w:r w:rsidRPr="00FC3D68" w:rsidDel="008412CC">
                <w:rPr>
                  <w:rFonts w:ascii="Optima" w:hAnsi="Optima" w:cs="Georgia"/>
                  <w:color w:val="000000" w:themeColor="text1"/>
                  <w:sz w:val="17"/>
                  <w:szCs w:val="17"/>
                  <w:lang w:val="en-GB"/>
                  <w:rPrChange w:id="328" w:author="Julia Holzhaus" w:date="2026-05-19T23:40:00Z" w16du:dateUtc="2026-05-19T21:40:00Z">
                    <w:rPr>
                      <w:rFonts w:ascii="Optima" w:hAnsi="Optima" w:cs="Georgi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 xml:space="preserve">Deutsch </w:delText>
              </w:r>
              <w:r w:rsidRPr="00FC3D68" w:rsidDel="008412CC">
                <w:rPr>
                  <w:rFonts w:ascii="Optima" w:hAnsi="Optima" w:cs="Georgia"/>
                  <w:i/>
                  <w:iCs/>
                  <w:color w:val="000000" w:themeColor="text1"/>
                  <w:sz w:val="17"/>
                  <w:szCs w:val="17"/>
                  <w:lang w:val="en-GB"/>
                  <w:rPrChange w:id="329" w:author="Julia Holzhaus" w:date="2026-05-19T23:40:00Z" w16du:dateUtc="2026-05-19T21:40:00Z">
                    <w:rPr>
                      <w:rFonts w:ascii="Optima" w:hAnsi="Optima" w:cs="Georgi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(Muttersprache)</w:delText>
              </w:r>
              <w:r w:rsidRPr="00FC3D68" w:rsidDel="008412CC">
                <w:rPr>
                  <w:rFonts w:ascii="Optima" w:hAnsi="Optima" w:cs="Georgia"/>
                  <w:color w:val="000000" w:themeColor="text1"/>
                  <w:sz w:val="17"/>
                  <w:szCs w:val="17"/>
                  <w:lang w:val="en-GB"/>
                  <w:rPrChange w:id="330" w:author="Julia Holzhaus" w:date="2026-05-19T23:40:00Z" w16du:dateUtc="2026-05-19T21:40:00Z">
                    <w:rPr>
                      <w:rFonts w:ascii="Optima" w:hAnsi="Optima" w:cs="Georgi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 xml:space="preserve">, Englisch </w:delText>
              </w:r>
              <w:r w:rsidRPr="00FC3D68" w:rsidDel="008412CC">
                <w:rPr>
                  <w:rFonts w:ascii="Optima" w:hAnsi="Optima" w:cs="Georgia"/>
                  <w:i/>
                  <w:iCs/>
                  <w:color w:val="000000" w:themeColor="text1"/>
                  <w:sz w:val="17"/>
                  <w:szCs w:val="17"/>
                  <w:lang w:val="en-GB"/>
                  <w:rPrChange w:id="331" w:author="Julia Holzhaus" w:date="2026-05-19T23:40:00Z" w16du:dateUtc="2026-05-19T21:40:00Z">
                    <w:rPr>
                      <w:rFonts w:ascii="Optima" w:hAnsi="Optima" w:cs="Georgi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(fließend)</w:delText>
              </w:r>
              <w:r w:rsidRPr="00FC3D68" w:rsidDel="008412CC">
                <w:rPr>
                  <w:rFonts w:ascii="Optima" w:hAnsi="Optima" w:cs="Georgia"/>
                  <w:color w:val="000000" w:themeColor="text1"/>
                  <w:sz w:val="17"/>
                  <w:szCs w:val="17"/>
                  <w:lang w:val="en-GB"/>
                  <w:rPrChange w:id="332" w:author="Julia Holzhaus" w:date="2026-05-19T23:40:00Z" w16du:dateUtc="2026-05-19T21:40:00Z">
                    <w:rPr>
                      <w:rFonts w:ascii="Optima" w:hAnsi="Optima" w:cs="Georgia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 xml:space="preserve">, Portugiesisch </w:delText>
              </w:r>
              <w:r w:rsidRPr="00FC3D68" w:rsidDel="008412CC">
                <w:rPr>
                  <w:rFonts w:ascii="Optima" w:hAnsi="Optima" w:cs="Georgia"/>
                  <w:i/>
                  <w:iCs/>
                  <w:color w:val="000000" w:themeColor="text1"/>
                  <w:sz w:val="17"/>
                  <w:szCs w:val="17"/>
                  <w:lang w:val="en-GB"/>
                  <w:rPrChange w:id="333" w:author="Julia Holzhaus" w:date="2026-05-19T23:40:00Z" w16du:dateUtc="2026-05-19T21:40:00Z">
                    <w:rPr>
                      <w:rFonts w:ascii="Optima" w:hAnsi="Optima" w:cs="Georgia"/>
                      <w:i/>
                      <w:iCs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>(Muttersprache), Spanisch (grundlegend)</w:delText>
              </w:r>
            </w:del>
          </w:p>
        </w:tc>
      </w:tr>
      <w:tr w:rsidR="00F529BC" w:rsidRPr="00FC3D68" w14:paraId="106EA903" w14:textId="77777777" w:rsidTr="003A1089">
        <w:trPr>
          <w:trHeight w:val="510"/>
        </w:trPr>
        <w:tc>
          <w:tcPr>
            <w:tcW w:w="1276" w:type="dxa"/>
            <w:vAlign w:val="bottom"/>
          </w:tcPr>
          <w:p w14:paraId="772D2C84" w14:textId="49AB6CB2" w:rsidR="00F529BC" w:rsidRPr="00B43D8C" w:rsidRDefault="00FC3D68" w:rsidP="00F529BC">
            <w:pPr>
              <w:rPr>
                <w:rFonts w:ascii="Optima" w:hAnsi="Optima"/>
                <w:sz w:val="17"/>
                <w:szCs w:val="17"/>
              </w:rPr>
            </w:pPr>
            <w:ins w:id="334" w:author="Julia Holzhaus" w:date="2026-05-19T23:40:00Z" w16du:dateUtc="2026-05-19T21:40:00Z">
              <w:r w:rsidRPr="00F61C02">
                <w:rPr>
                  <w:rFonts w:ascii="Optima" w:hAnsi="Optima"/>
                  <w:sz w:val="18"/>
                  <w:szCs w:val="18"/>
                </w:rPr>
                <w:t>IT:</w:t>
              </w:r>
            </w:ins>
            <w:del w:id="335" w:author="Julia Holzhaus" w:date="2026-05-19T23:40:00Z" w16du:dateUtc="2026-05-19T21:40:00Z">
              <w:r w:rsidR="00F529BC" w:rsidDel="00FC3D68">
                <w:rPr>
                  <w:rFonts w:ascii="Optima" w:hAnsi="Optima"/>
                  <w:sz w:val="17"/>
                  <w:szCs w:val="17"/>
                </w:rPr>
                <w:delText>Technisch:</w:delText>
              </w:r>
            </w:del>
            <w:r w:rsidR="00F529BC">
              <w:rPr>
                <w:rFonts w:ascii="Optima" w:hAnsi="Optima"/>
                <w:sz w:val="17"/>
                <w:szCs w:val="17"/>
              </w:rPr>
              <w:br/>
            </w:r>
          </w:p>
        </w:tc>
        <w:tc>
          <w:tcPr>
            <w:tcW w:w="9777" w:type="dxa"/>
            <w:gridSpan w:val="12"/>
            <w:vAlign w:val="bottom"/>
          </w:tcPr>
          <w:p w14:paraId="1B11AEE1" w14:textId="1DA70032" w:rsidR="00F529BC" w:rsidRPr="00FC3D68" w:rsidRDefault="00FC3D68" w:rsidP="00FC3D68">
            <w:p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336" w:author="Julia Holzhaus" w:date="2026-05-19T23:43:00Z" w16du:dateUtc="2026-05-19T21:43:00Z">
                  <w:rPr>
                    <w:rFonts w:ascii="Optima" w:eastAsia="Optima" w:hAnsi="Optima" w:cs="Optima"/>
                    <w:color w:val="000000"/>
                    <w:sz w:val="17"/>
                    <w:szCs w:val="17"/>
                  </w:rPr>
                </w:rPrChange>
              </w:rPr>
            </w:pPr>
            <w:ins w:id="337" w:author="Julia Holzhaus" w:date="2026-05-19T23:41:00Z" w16du:dateUtc="2026-05-19T21:41:00Z">
              <w:r w:rsidRPr="00FC3D68">
                <w:rPr>
                  <w:rFonts w:ascii="Optima" w:hAnsi="Optima"/>
                  <w:color w:val="000000" w:themeColor="text1"/>
                  <w:sz w:val="17"/>
                  <w:szCs w:val="17"/>
                  <w:lang w:val="en-GB"/>
                  <w:rPrChange w:id="338" w:author="Julia Holzhaus" w:date="2026-05-19T23:43:00Z" w16du:dateUtc="2026-05-19T21:43:00Z">
                    <w:rPr>
                      <w:rFonts w:ascii="Optima" w:hAnsi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>Microsoft Office (advanced),</w:t>
              </w:r>
              <w:r w:rsidRPr="00FC3D68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339" w:author="Julia Holzhaus" w:date="2026-05-19T23:43:00Z" w16du:dateUtc="2026-05-19T21:43:00Z">
                    <w:rPr>
                      <w:rFonts w:ascii="Optima" w:eastAsia="Optima" w:hAnsi="Optima" w:cs="Optima"/>
                      <w:color w:val="000000" w:themeColor="text1"/>
                      <w:sz w:val="18"/>
                      <w:szCs w:val="18"/>
                      <w:lang w:val="en-GB"/>
                    </w:rPr>
                  </w:rPrChange>
                </w:rPr>
                <w:t xml:space="preserve"> HTML/CSS (practical knowledge), Python (practical knowledge), JavaScript//MySQL/ PHP (basic)</w:t>
              </w:r>
            </w:ins>
            <w:del w:id="340" w:author="Julia Holzhaus" w:date="2026-05-19T23:41:00Z" w16du:dateUtc="2026-05-19T21:41:00Z">
              <w:r w:rsidR="00F529BC" w:rsidRPr="00FC3D68" w:rsidDel="00FC3D68">
                <w:rPr>
                  <w:rFonts w:ascii="Optima" w:hAnsi="Optima" w:cs="Georgia"/>
                  <w:color w:val="000000" w:themeColor="text1"/>
                  <w:sz w:val="17"/>
                  <w:szCs w:val="17"/>
                  <w:lang w:val="en-GB"/>
                  <w:rPrChange w:id="341" w:author="Julia Holzhaus" w:date="2026-05-19T23:41:00Z" w16du:dateUtc="2026-05-19T21:41:00Z">
                    <w:rPr>
                      <w:rFonts w:ascii="Optima" w:hAnsi="Optima" w:cs="Georgia"/>
                      <w:color w:val="000000" w:themeColor="text1"/>
                      <w:sz w:val="17"/>
                      <w:szCs w:val="17"/>
                    </w:rPr>
                  </w:rPrChange>
                </w:rPr>
                <w:delText xml:space="preserve">Microsoft Office </w:delText>
              </w:r>
              <w:r w:rsidR="00F529BC" w:rsidRPr="00FC3D68" w:rsidDel="00FC3D68">
                <w:rPr>
                  <w:rFonts w:ascii="Optima" w:hAnsi="Optima" w:cs="Georgia"/>
                  <w:i/>
                  <w:iCs/>
                  <w:color w:val="000000" w:themeColor="text1"/>
                  <w:sz w:val="17"/>
                  <w:szCs w:val="17"/>
                  <w:lang w:val="en-GB"/>
                  <w:rPrChange w:id="342" w:author="Julia Holzhaus" w:date="2026-05-19T23:41:00Z" w16du:dateUtc="2026-05-19T21:41:00Z">
                    <w:rPr>
                      <w:rFonts w:ascii="Optima" w:hAnsi="Optima" w:cs="Georgia"/>
                      <w:i/>
                      <w:iCs/>
                      <w:color w:val="000000" w:themeColor="text1"/>
                      <w:sz w:val="17"/>
                      <w:szCs w:val="17"/>
                    </w:rPr>
                  </w:rPrChange>
                </w:rPr>
                <w:delText>(fortgeschritten)</w:delText>
              </w:r>
              <w:r w:rsidR="00F529BC" w:rsidRPr="00FC3D68" w:rsidDel="00FC3D68">
                <w:rPr>
                  <w:rFonts w:ascii="Optima" w:hAnsi="Optima" w:cs="Georgia"/>
                  <w:color w:val="000000" w:themeColor="text1"/>
                  <w:sz w:val="17"/>
                  <w:szCs w:val="17"/>
                  <w:lang w:val="en-GB"/>
                  <w:rPrChange w:id="343" w:author="Julia Holzhaus" w:date="2026-05-19T23:41:00Z" w16du:dateUtc="2026-05-19T21:41:00Z">
                    <w:rPr>
                      <w:rFonts w:ascii="Optima" w:hAnsi="Optima" w:cs="Georgia"/>
                      <w:color w:val="000000" w:themeColor="text1"/>
                      <w:sz w:val="17"/>
                      <w:szCs w:val="17"/>
                    </w:rPr>
                  </w:rPrChange>
                </w:rPr>
                <w:delText>,</w:delText>
              </w:r>
              <w:r w:rsidR="00F529BC" w:rsidRPr="00FC3D68" w:rsidDel="00FC3D68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344" w:author="Julia Holzhaus" w:date="2026-05-19T23:41:00Z" w16du:dateUtc="2026-05-19T21:41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</w:rPr>
                  </w:rPrChange>
                </w:rPr>
                <w:delText xml:space="preserve"> HTML/CSS </w:delText>
              </w:r>
              <w:r w:rsidR="00F529BC" w:rsidRPr="00FC3D68" w:rsidDel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345" w:author="Julia Holzhaus" w:date="2026-05-19T23:41:00Z" w16du:dateUtc="2026-05-19T21:41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</w:rPr>
                  </w:rPrChange>
                </w:rPr>
                <w:delText>(praktische Kenntnisse),</w:delText>
              </w:r>
              <w:r w:rsidR="00F529BC" w:rsidRPr="00FC3D68" w:rsidDel="00FC3D68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346" w:author="Julia Holzhaus" w:date="2026-05-19T23:41:00Z" w16du:dateUtc="2026-05-19T21:41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</w:rPr>
                  </w:rPrChange>
                </w:rPr>
                <w:delText xml:space="preserve"> </w:delText>
              </w:r>
              <w:r w:rsidR="00F529BC" w:rsidRPr="00FC3D68" w:rsidDel="00FC3D68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347" w:author="Julia Holzhaus" w:date="2026-05-19T23:41:00Z" w16du:dateUtc="2026-05-19T21:41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</w:rPr>
                  </w:rPrChange>
                </w:rPr>
                <w:br/>
                <w:delText xml:space="preserve">Python </w:delText>
              </w:r>
              <w:r w:rsidR="00F529BC" w:rsidRPr="00FC3D68" w:rsidDel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348" w:author="Julia Holzhaus" w:date="2026-05-19T23:41:00Z" w16du:dateUtc="2026-05-19T21:41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</w:rPr>
                  </w:rPrChange>
                </w:rPr>
                <w:delText>(praktische</w:delText>
              </w:r>
              <w:r w:rsidR="00F529BC" w:rsidRPr="00FC3D68" w:rsidDel="00FC3D68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349" w:author="Julia Holzhaus" w:date="2026-05-19T23:41:00Z" w16du:dateUtc="2026-05-19T21:41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</w:rPr>
                  </w:rPrChange>
                </w:rPr>
                <w:delText xml:space="preserve"> </w:delText>
              </w:r>
              <w:r w:rsidR="00F529BC" w:rsidRPr="00FC3D68" w:rsidDel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350" w:author="Julia Holzhaus" w:date="2026-05-19T23:41:00Z" w16du:dateUtc="2026-05-19T21:41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</w:rPr>
                  </w:rPrChange>
                </w:rPr>
                <w:delText>Kenntnisse)</w:delText>
              </w:r>
              <w:r w:rsidR="00F529BC" w:rsidRPr="00FC3D68" w:rsidDel="00FC3D68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en-GB"/>
                  <w:rPrChange w:id="351" w:author="Julia Holzhaus" w:date="2026-05-19T23:41:00Z" w16du:dateUtc="2026-05-19T21:41:00Z">
                    <w:rPr>
                      <w:rFonts w:ascii="Optima" w:eastAsia="Optima" w:hAnsi="Optima" w:cs="Optima"/>
                      <w:color w:val="000000" w:themeColor="text1"/>
                      <w:sz w:val="17"/>
                      <w:szCs w:val="17"/>
                    </w:rPr>
                  </w:rPrChange>
                </w:rPr>
                <w:delText xml:space="preserve">, JavaScript/ MySQL/ PHP </w:delText>
              </w:r>
              <w:r w:rsidR="00F529BC" w:rsidRPr="00FC3D68" w:rsidDel="00FC3D68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en-GB"/>
                  <w:rPrChange w:id="352" w:author="Julia Holzhaus" w:date="2026-05-19T23:41:00Z" w16du:dateUtc="2026-05-19T21:41:00Z">
                    <w:rPr>
                      <w:rFonts w:ascii="Optima" w:eastAsia="Optima" w:hAnsi="Optima" w:cs="Optima"/>
                      <w:i/>
                      <w:iCs/>
                      <w:color w:val="000000" w:themeColor="text1"/>
                      <w:sz w:val="17"/>
                      <w:szCs w:val="17"/>
                    </w:rPr>
                  </w:rPrChange>
                </w:rPr>
                <w:delText>(grundlegend)</w:delText>
              </w:r>
            </w:del>
          </w:p>
        </w:tc>
      </w:tr>
      <w:tr w:rsidR="00F529BC" w:rsidRPr="00FC3D68" w14:paraId="619EEEC3" w14:textId="77777777" w:rsidTr="003A1089">
        <w:trPr>
          <w:trHeight w:val="283"/>
        </w:trPr>
        <w:tc>
          <w:tcPr>
            <w:tcW w:w="1276" w:type="dxa"/>
            <w:vAlign w:val="bottom"/>
          </w:tcPr>
          <w:p w14:paraId="00567F35" w14:textId="11BC5152" w:rsidR="00F529BC" w:rsidRPr="00B43D8C" w:rsidRDefault="00FC3D68" w:rsidP="00F529BC">
            <w:pPr>
              <w:rPr>
                <w:rFonts w:ascii="Optima" w:hAnsi="Optima"/>
                <w:sz w:val="17"/>
                <w:szCs w:val="17"/>
              </w:rPr>
            </w:pPr>
            <w:proofErr w:type="spellStart"/>
            <w:ins w:id="353" w:author="Julia Holzhaus" w:date="2026-05-19T23:40:00Z" w16du:dateUtc="2026-05-19T21:40:00Z">
              <w:r w:rsidRPr="00F61C02">
                <w:rPr>
                  <w:rFonts w:ascii="Optima" w:hAnsi="Optima"/>
                  <w:sz w:val="18"/>
                  <w:szCs w:val="18"/>
                </w:rPr>
                <w:t>Interests</w:t>
              </w:r>
              <w:proofErr w:type="spellEnd"/>
              <w:r w:rsidRPr="00F61C02">
                <w:rPr>
                  <w:rFonts w:ascii="Optima" w:hAnsi="Optima"/>
                  <w:sz w:val="18"/>
                  <w:szCs w:val="18"/>
                </w:rPr>
                <w:t>:</w:t>
              </w:r>
            </w:ins>
            <w:del w:id="354" w:author="Julia Holzhaus" w:date="2026-05-19T23:40:00Z" w16du:dateUtc="2026-05-19T21:40:00Z">
              <w:r w:rsidR="00F529BC" w:rsidDel="00FC3D68">
                <w:rPr>
                  <w:rFonts w:ascii="Optima" w:hAnsi="Optima"/>
                  <w:sz w:val="17"/>
                  <w:szCs w:val="17"/>
                </w:rPr>
                <w:delText xml:space="preserve">Interessen: </w:delText>
              </w:r>
            </w:del>
          </w:p>
        </w:tc>
        <w:tc>
          <w:tcPr>
            <w:tcW w:w="9777" w:type="dxa"/>
            <w:gridSpan w:val="12"/>
            <w:vAlign w:val="bottom"/>
          </w:tcPr>
          <w:p w14:paraId="115AC0B1" w14:textId="141A0846" w:rsidR="00F529BC" w:rsidRPr="00FC3D68" w:rsidRDefault="00FC3D68" w:rsidP="00F529B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color w:val="000000" w:themeColor="text1"/>
                <w:sz w:val="17"/>
                <w:szCs w:val="17"/>
                <w:lang w:val="en-GB"/>
                <w:rPrChange w:id="355" w:author="Julia Holzhaus" w:date="2026-05-19T23:43:00Z" w16du:dateUtc="2026-05-19T21:43:00Z">
                  <w:rPr>
                    <w:rFonts w:ascii="Optima" w:hAnsi="Optima"/>
                    <w:i w:val="0"/>
                    <w:iCs w:val="0"/>
                    <w:color w:val="000000" w:themeColor="text1"/>
                    <w:sz w:val="17"/>
                    <w:szCs w:val="17"/>
                  </w:rPr>
                </w:rPrChange>
              </w:rPr>
            </w:pPr>
            <w:ins w:id="356" w:author="Julia Holzhaus" w:date="2026-05-19T23:41:00Z" w16du:dateUtc="2026-05-19T21:41:00Z">
              <w:r w:rsidRPr="00FC3D68">
                <w:rPr>
                  <w:rFonts w:ascii="Optima" w:hAnsi="Optima"/>
                  <w:i w:val="0"/>
                  <w:iCs w:val="0"/>
                  <w:sz w:val="17"/>
                  <w:szCs w:val="17"/>
                  <w:lang w:val="en-US"/>
                  <w:rPrChange w:id="357" w:author="Julia Holzhaus" w:date="2026-05-19T23:43:00Z" w16du:dateUtc="2026-05-19T21:43:00Z">
                    <w:rPr>
                      <w:rFonts w:ascii="Optima" w:hAnsi="Optima"/>
                      <w:i w:val="0"/>
                      <w:iCs w:val="0"/>
                      <w:sz w:val="18"/>
                      <w:szCs w:val="18"/>
                      <w:lang w:val="en-US"/>
                    </w:rPr>
                  </w:rPrChange>
                </w:rPr>
                <w:t xml:space="preserve">Fitness, football, dancing, artificial intelligence </w:t>
              </w:r>
            </w:ins>
            <w:del w:id="358" w:author="Julia Holzhaus" w:date="2026-05-19T23:41:00Z" w16du:dateUtc="2026-05-19T21:41:00Z">
              <w:r w:rsidR="00F529BC" w:rsidRPr="00FC3D68" w:rsidDel="00FC3D68">
                <w:rPr>
                  <w:rFonts w:ascii="Optima" w:hAnsi="Optima"/>
                  <w:i w:val="0"/>
                  <w:iCs w:val="0"/>
                  <w:color w:val="000000" w:themeColor="text1"/>
                  <w:sz w:val="17"/>
                  <w:szCs w:val="17"/>
                  <w:lang w:val="en-GB"/>
                  <w:rPrChange w:id="359" w:author="Julia Holzhaus" w:date="2026-05-19T23:43:00Z" w16du:dateUtc="2026-05-19T21:43:00Z">
                    <w:rPr>
                      <w:rFonts w:ascii="Optima" w:hAnsi="Optima"/>
                      <w:i w:val="0"/>
                      <w:iCs w:val="0"/>
                      <w:color w:val="000000" w:themeColor="text1"/>
                      <w:sz w:val="17"/>
                      <w:szCs w:val="17"/>
                      <w:lang w:val="de-AT"/>
                    </w:rPr>
                  </w:rPrChange>
                </w:rPr>
                <w:delText xml:space="preserve">Fitness, Fußball, Tanzen, </w:delText>
              </w:r>
              <w:r w:rsidR="00F529BC" w:rsidRPr="00FC3D68" w:rsidDel="00FC3D68">
                <w:rPr>
                  <w:rFonts w:ascii="Optima" w:hAnsi="Optima"/>
                  <w:i w:val="0"/>
                  <w:iCs w:val="0"/>
                  <w:color w:val="000000" w:themeColor="text1"/>
                  <w:sz w:val="17"/>
                  <w:szCs w:val="17"/>
                  <w:lang w:val="en-GB"/>
                  <w:rPrChange w:id="360" w:author="Julia Holzhaus" w:date="2026-05-19T23:43:00Z" w16du:dateUtc="2026-05-19T21:43:00Z">
                    <w:rPr>
                      <w:rFonts w:ascii="Optima" w:hAnsi="Optima"/>
                      <w:i w:val="0"/>
                      <w:iCs w:val="0"/>
                      <w:color w:val="000000" w:themeColor="text1"/>
                      <w:sz w:val="17"/>
                      <w:szCs w:val="17"/>
                    </w:rPr>
                  </w:rPrChange>
                </w:rPr>
                <w:delText xml:space="preserve">Künstliche Intelligenz im Alltag &amp; in der Wirtschaft </w:delText>
              </w:r>
            </w:del>
          </w:p>
        </w:tc>
      </w:tr>
      <w:tr w:rsidR="00F529BC" w:rsidRPr="0065714B" w14:paraId="3C2DD8A0" w14:textId="77777777" w:rsidTr="003A1089">
        <w:trPr>
          <w:trHeight w:val="680"/>
        </w:trPr>
        <w:tc>
          <w:tcPr>
            <w:tcW w:w="11053" w:type="dxa"/>
            <w:gridSpan w:val="13"/>
            <w:vAlign w:val="bottom"/>
          </w:tcPr>
          <w:p w14:paraId="11F697E5" w14:textId="1D491F82" w:rsidR="00F529BC" w:rsidRPr="003E48CC" w:rsidRDefault="00F529BC" w:rsidP="00F529BC">
            <w:pPr>
              <w:pStyle w:val="Bullets"/>
              <w:numPr>
                <w:ilvl w:val="0"/>
                <w:numId w:val="0"/>
              </w:numPr>
              <w:rPr>
                <w:rFonts w:ascii="Optima" w:eastAsia="Optima" w:hAnsi="Optima" w:cs="Optima"/>
                <w:i w:val="0"/>
                <w:iCs w:val="0"/>
                <w:sz w:val="17"/>
                <w:szCs w:val="17"/>
              </w:rPr>
            </w:pPr>
            <w:del w:id="361" w:author="Julia Holzhaus" w:date="2026-05-19T23:39:00Z" w16du:dateUtc="2026-05-19T21:39:00Z">
              <w:r w:rsidDel="00FC3D68">
                <w:rPr>
                  <w:i w:val="0"/>
                  <w:iCs w:val="0"/>
                  <w:noProof/>
                  <w:sz w:val="17"/>
                  <w:szCs w:val="17"/>
                </w:rPr>
                <w:drawing>
                  <wp:anchor distT="0" distB="0" distL="114300" distR="114300" simplePos="0" relativeHeight="251663360" behindDoc="0" locked="0" layoutInCell="1" allowOverlap="1" wp14:anchorId="32B6E74D" wp14:editId="4F81A01A">
                    <wp:simplePos x="0" y="0"/>
                    <wp:positionH relativeFrom="margin">
                      <wp:posOffset>6035675</wp:posOffset>
                    </wp:positionH>
                    <wp:positionV relativeFrom="margin">
                      <wp:posOffset>-137160</wp:posOffset>
                    </wp:positionV>
                    <wp:extent cx="613410" cy="283845"/>
                    <wp:effectExtent l="0" t="0" r="0" b="0"/>
                    <wp:wrapNone/>
                    <wp:docPr id="1719940066" name="drawing" descr="A signature on a white background  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19940066" name="drawing" descr="A signature on a white background  AI-generated content may be incorrect.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13410" cy="28384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Del="00FC3D68">
                <w:rPr>
                  <w:rFonts w:ascii="Optima" w:eastAsia="Optima" w:hAnsi="Optima" w:cs="Optima"/>
                  <w:i w:val="0"/>
                  <w:iCs w:val="0"/>
                  <w:sz w:val="17"/>
                  <w:szCs w:val="17"/>
                </w:rPr>
                <w:delText>München</w:delText>
              </w:r>
            </w:del>
            <w:ins w:id="362" w:author="Julia Holzhaus" w:date="2026-05-19T23:39:00Z" w16du:dateUtc="2026-05-19T21:39:00Z">
              <w:r w:rsidR="00FC3D68">
                <w:rPr>
                  <w:i w:val="0"/>
                  <w:iCs w:val="0"/>
                  <w:noProof/>
                  <w:sz w:val="17"/>
                  <w:szCs w:val="17"/>
                </w:rPr>
                <w:drawing>
                  <wp:anchor distT="0" distB="0" distL="114300" distR="114300" simplePos="0" relativeHeight="251665408" behindDoc="0" locked="0" layoutInCell="1" allowOverlap="1" wp14:anchorId="329AD9C3" wp14:editId="79A0EA26">
                    <wp:simplePos x="0" y="0"/>
                    <wp:positionH relativeFrom="margin">
                      <wp:posOffset>6035675</wp:posOffset>
                    </wp:positionH>
                    <wp:positionV relativeFrom="margin">
                      <wp:posOffset>-137160</wp:posOffset>
                    </wp:positionV>
                    <wp:extent cx="613410" cy="283845"/>
                    <wp:effectExtent l="0" t="0" r="0" b="0"/>
                    <wp:wrapNone/>
                    <wp:docPr id="1242058408" name="drawing" descr="A signature on a white background  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19940066" name="drawing" descr="A signature on a white background  AI-generated content may be incorrect.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13410" cy="28384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="00FC3D68">
                <w:rPr>
                  <w:rFonts w:ascii="Optima" w:eastAsia="Optima" w:hAnsi="Optima" w:cs="Optima"/>
                  <w:i w:val="0"/>
                  <w:iCs w:val="0"/>
                  <w:sz w:val="17"/>
                  <w:szCs w:val="17"/>
                </w:rPr>
                <w:t>Munich</w:t>
              </w:r>
            </w:ins>
            <w:r>
              <w:rPr>
                <w:rFonts w:ascii="Optima" w:eastAsia="Optima" w:hAnsi="Optima" w:cs="Optima"/>
                <w:i w:val="0"/>
                <w:iCs w:val="0"/>
                <w:sz w:val="17"/>
                <w:szCs w:val="17"/>
              </w:rPr>
              <w:t>, 1</w:t>
            </w:r>
            <w:ins w:id="363" w:author="Julia Holzhaus" w:date="2026-05-19T23:39:00Z" w16du:dateUtc="2026-05-19T21:39:00Z">
              <w:r w:rsidR="00FC3D68">
                <w:rPr>
                  <w:rFonts w:ascii="Optima" w:eastAsia="Optima" w:hAnsi="Optima" w:cs="Optima"/>
                  <w:i w:val="0"/>
                  <w:iCs w:val="0"/>
                  <w:sz w:val="17"/>
                  <w:szCs w:val="17"/>
                </w:rPr>
                <w:t>9</w:t>
              </w:r>
            </w:ins>
            <w:del w:id="364" w:author="Julia Holzhaus" w:date="2026-05-19T23:39:00Z" w16du:dateUtc="2026-05-19T21:39:00Z">
              <w:r w:rsidDel="00FC3D68">
                <w:rPr>
                  <w:rFonts w:ascii="Optima" w:eastAsia="Optima" w:hAnsi="Optima" w:cs="Optima"/>
                  <w:i w:val="0"/>
                  <w:iCs w:val="0"/>
                  <w:sz w:val="17"/>
                  <w:szCs w:val="17"/>
                </w:rPr>
                <w:delText>4</w:delText>
              </w:r>
            </w:del>
            <w:r>
              <w:rPr>
                <w:rFonts w:ascii="Optima" w:eastAsia="Optima" w:hAnsi="Optima" w:cs="Optima"/>
                <w:i w:val="0"/>
                <w:iCs w:val="0"/>
                <w:sz w:val="17"/>
                <w:szCs w:val="17"/>
              </w:rPr>
              <w:t>.05.2026</w:t>
            </w:r>
          </w:p>
        </w:tc>
      </w:tr>
    </w:tbl>
    <w:p w14:paraId="1DB1354F" w14:textId="4D90D93E" w:rsidR="00FF3062" w:rsidRPr="00C569BB" w:rsidRDefault="00FF3062" w:rsidP="00A63C95">
      <w:pPr>
        <w:pStyle w:val="1ZeileStation"/>
        <w:rPr>
          <w:rFonts w:ascii="Optima" w:hAnsi="Optima"/>
          <w:sz w:val="17"/>
          <w:szCs w:val="17"/>
        </w:rPr>
      </w:pPr>
    </w:p>
    <w:sectPr w:rsidR="00FF3062" w:rsidRPr="00C569BB" w:rsidSect="00A342EE">
      <w:footerReference w:type="even" r:id="rId9"/>
      <w:pgSz w:w="11906" w:h="16838"/>
      <w:pgMar w:top="510" w:right="1418" w:bottom="57" w:left="1418" w:header="454" w:footer="170" w:gutter="0"/>
      <w:cols w:space="708"/>
      <w:docGrid w:linePitch="360"/>
      <w:sectPrChange w:id="365" w:author="David Döbele" w:date="2026-05-18T12:12:00Z" w16du:dateUtc="2026-05-18T10:12:00Z">
        <w:sectPr w:rsidR="00FF3062" w:rsidRPr="00C569BB" w:rsidSect="00A342EE">
          <w:pgMar w:top="794" w:right="1418" w:bottom="57" w:left="1418" w:header="454" w:footer="17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DCD9D" w14:textId="77777777" w:rsidR="00555CAE" w:rsidRDefault="00555CAE" w:rsidP="00BE053D">
      <w:pPr>
        <w:spacing w:after="0" w:line="240" w:lineRule="auto"/>
      </w:pPr>
      <w:r>
        <w:separator/>
      </w:r>
    </w:p>
  </w:endnote>
  <w:endnote w:type="continuationSeparator" w:id="0">
    <w:p w14:paraId="17D6EC69" w14:textId="77777777" w:rsidR="00555CAE" w:rsidRDefault="00555CA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3FA5A" w14:textId="77777777" w:rsidR="00555CAE" w:rsidRDefault="00555CAE" w:rsidP="00BE053D">
      <w:pPr>
        <w:spacing w:after="0" w:line="240" w:lineRule="auto"/>
      </w:pPr>
      <w:r>
        <w:separator/>
      </w:r>
    </w:p>
  </w:footnote>
  <w:footnote w:type="continuationSeparator" w:id="0">
    <w:p w14:paraId="71A8B917" w14:textId="77777777" w:rsidR="00555CAE" w:rsidRDefault="00555CAE" w:rsidP="00BE053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Fj7UIBJkQMct2" int2:id="dP6t2E4n">
      <int2:state int2:value="Rejected" int2:type="spell"/>
    </int2:textHash>
    <int2:textHash int2:hashCode="otJ4xJzFaualkI" int2:id="DxrLTti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B2351A"/>
    <w:multiLevelType w:val="hybridMultilevel"/>
    <w:tmpl w:val="AF68CE60"/>
    <w:lvl w:ilvl="0" w:tplc="7AE65838">
      <w:start w:val="2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EF78B"/>
    <w:multiLevelType w:val="hybridMultilevel"/>
    <w:tmpl w:val="160AC5B4"/>
    <w:lvl w:ilvl="0" w:tplc="38FCA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25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4B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EF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E4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624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E8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44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4A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71D0F"/>
    <w:multiLevelType w:val="hybridMultilevel"/>
    <w:tmpl w:val="ED9891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B72B4"/>
    <w:multiLevelType w:val="hybridMultilevel"/>
    <w:tmpl w:val="4EE4F8A2"/>
    <w:lvl w:ilvl="0" w:tplc="10D07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4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0F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40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6A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43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E5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60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AD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790C9C"/>
    <w:multiLevelType w:val="hybridMultilevel"/>
    <w:tmpl w:val="DA768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7C5516"/>
    <w:multiLevelType w:val="hybridMultilevel"/>
    <w:tmpl w:val="CC8CB47A"/>
    <w:lvl w:ilvl="0" w:tplc="70CCABC2">
      <w:start w:val="3"/>
      <w:numFmt w:val="bullet"/>
      <w:lvlText w:val="-"/>
      <w:lvlJc w:val="left"/>
      <w:pPr>
        <w:ind w:left="720" w:hanging="360"/>
      </w:pPr>
      <w:rPr>
        <w:rFonts w:ascii="Optima" w:eastAsia="Optima" w:hAnsi="Optima" w:cs="Opti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46076">
    <w:abstractNumId w:val="24"/>
  </w:num>
  <w:num w:numId="2" w16cid:durableId="469396435">
    <w:abstractNumId w:val="8"/>
  </w:num>
  <w:num w:numId="3" w16cid:durableId="1772429498">
    <w:abstractNumId w:val="17"/>
  </w:num>
  <w:num w:numId="4" w16cid:durableId="1796295327">
    <w:abstractNumId w:val="20"/>
  </w:num>
  <w:num w:numId="5" w16cid:durableId="280959997">
    <w:abstractNumId w:val="22"/>
  </w:num>
  <w:num w:numId="6" w16cid:durableId="182791291">
    <w:abstractNumId w:val="0"/>
  </w:num>
  <w:num w:numId="7" w16cid:durableId="219024806">
    <w:abstractNumId w:val="1"/>
  </w:num>
  <w:num w:numId="8" w16cid:durableId="163398700">
    <w:abstractNumId w:val="2"/>
  </w:num>
  <w:num w:numId="9" w16cid:durableId="940840913">
    <w:abstractNumId w:val="16"/>
  </w:num>
  <w:num w:numId="10" w16cid:durableId="646321739">
    <w:abstractNumId w:val="26"/>
  </w:num>
  <w:num w:numId="11" w16cid:durableId="1915895640">
    <w:abstractNumId w:val="15"/>
  </w:num>
  <w:num w:numId="12" w16cid:durableId="244847512">
    <w:abstractNumId w:val="28"/>
  </w:num>
  <w:num w:numId="13" w16cid:durableId="919169343">
    <w:abstractNumId w:val="6"/>
  </w:num>
  <w:num w:numId="14" w16cid:durableId="1654479990">
    <w:abstractNumId w:val="7"/>
  </w:num>
  <w:num w:numId="15" w16cid:durableId="1835756308">
    <w:abstractNumId w:val="10"/>
  </w:num>
  <w:num w:numId="16" w16cid:durableId="1997223693">
    <w:abstractNumId w:val="11"/>
  </w:num>
  <w:num w:numId="17" w16cid:durableId="1637830078">
    <w:abstractNumId w:val="25"/>
  </w:num>
  <w:num w:numId="18" w16cid:durableId="1541281684">
    <w:abstractNumId w:val="5"/>
  </w:num>
  <w:num w:numId="19" w16cid:durableId="1847669099">
    <w:abstractNumId w:val="19"/>
  </w:num>
  <w:num w:numId="20" w16cid:durableId="210918526">
    <w:abstractNumId w:val="4"/>
  </w:num>
  <w:num w:numId="21" w16cid:durableId="1920284112">
    <w:abstractNumId w:val="21"/>
  </w:num>
  <w:num w:numId="22" w16cid:durableId="1737044371">
    <w:abstractNumId w:val="12"/>
  </w:num>
  <w:num w:numId="23" w16cid:durableId="742028144">
    <w:abstractNumId w:val="13"/>
  </w:num>
  <w:num w:numId="24" w16cid:durableId="1738939285">
    <w:abstractNumId w:val="18"/>
  </w:num>
  <w:num w:numId="25" w16cid:durableId="1744646040">
    <w:abstractNumId w:val="9"/>
  </w:num>
  <w:num w:numId="26" w16cid:durableId="155195665">
    <w:abstractNumId w:val="23"/>
  </w:num>
  <w:num w:numId="27" w16cid:durableId="321665308">
    <w:abstractNumId w:val="14"/>
  </w:num>
  <w:num w:numId="28" w16cid:durableId="491916698">
    <w:abstractNumId w:val="27"/>
  </w:num>
  <w:num w:numId="29" w16cid:durableId="1973172842">
    <w:abstractNumId w:val="3"/>
  </w:num>
  <w:num w:numId="30" w16cid:durableId="1483236680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a Holzhaus">
    <w15:presenceInfo w15:providerId="AD" w15:userId="S::julia.holzhaus@tuinvest.de::b3d05f43-62ee-4dc6-92e6-6034562cb205"/>
  </w15:person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BFF"/>
    <w:rsid w:val="00007F13"/>
    <w:rsid w:val="00013051"/>
    <w:rsid w:val="000222A0"/>
    <w:rsid w:val="000311AC"/>
    <w:rsid w:val="00031DF8"/>
    <w:rsid w:val="00045C58"/>
    <w:rsid w:val="00061D33"/>
    <w:rsid w:val="00064643"/>
    <w:rsid w:val="00084597"/>
    <w:rsid w:val="00087747"/>
    <w:rsid w:val="000A1FDA"/>
    <w:rsid w:val="000A304A"/>
    <w:rsid w:val="000A4A49"/>
    <w:rsid w:val="000B5BE9"/>
    <w:rsid w:val="000B63E2"/>
    <w:rsid w:val="000B6548"/>
    <w:rsid w:val="000D671A"/>
    <w:rsid w:val="00103106"/>
    <w:rsid w:val="00103EC5"/>
    <w:rsid w:val="00116C6E"/>
    <w:rsid w:val="00125CA6"/>
    <w:rsid w:val="00147018"/>
    <w:rsid w:val="00156FC9"/>
    <w:rsid w:val="001603CC"/>
    <w:rsid w:val="00162A5A"/>
    <w:rsid w:val="00172867"/>
    <w:rsid w:val="0017558E"/>
    <w:rsid w:val="00175B6D"/>
    <w:rsid w:val="001901ED"/>
    <w:rsid w:val="0019483A"/>
    <w:rsid w:val="001A46BF"/>
    <w:rsid w:val="001A481B"/>
    <w:rsid w:val="001A5A18"/>
    <w:rsid w:val="001A773C"/>
    <w:rsid w:val="001B0186"/>
    <w:rsid w:val="001B62CA"/>
    <w:rsid w:val="001B7B92"/>
    <w:rsid w:val="001D4DCD"/>
    <w:rsid w:val="001D6F7C"/>
    <w:rsid w:val="001F12CE"/>
    <w:rsid w:val="001F4175"/>
    <w:rsid w:val="00202E3E"/>
    <w:rsid w:val="0021466A"/>
    <w:rsid w:val="00223A4D"/>
    <w:rsid w:val="00232CB5"/>
    <w:rsid w:val="00234A7E"/>
    <w:rsid w:val="00240F6A"/>
    <w:rsid w:val="0024373D"/>
    <w:rsid w:val="00246C2B"/>
    <w:rsid w:val="002508C2"/>
    <w:rsid w:val="002553BA"/>
    <w:rsid w:val="00263E3E"/>
    <w:rsid w:val="00267252"/>
    <w:rsid w:val="00272A08"/>
    <w:rsid w:val="002771A9"/>
    <w:rsid w:val="0027792B"/>
    <w:rsid w:val="00282DB0"/>
    <w:rsid w:val="0029145B"/>
    <w:rsid w:val="002A18F7"/>
    <w:rsid w:val="002B2091"/>
    <w:rsid w:val="002C0F2E"/>
    <w:rsid w:val="002C6972"/>
    <w:rsid w:val="002D2B32"/>
    <w:rsid w:val="002D4516"/>
    <w:rsid w:val="002F46AD"/>
    <w:rsid w:val="003101F0"/>
    <w:rsid w:val="00314B7A"/>
    <w:rsid w:val="00324BC5"/>
    <w:rsid w:val="00327776"/>
    <w:rsid w:val="00340BAB"/>
    <w:rsid w:val="003418E0"/>
    <w:rsid w:val="0034747B"/>
    <w:rsid w:val="00347F8D"/>
    <w:rsid w:val="0035664B"/>
    <w:rsid w:val="00372F7B"/>
    <w:rsid w:val="003733E5"/>
    <w:rsid w:val="00375513"/>
    <w:rsid w:val="00385A89"/>
    <w:rsid w:val="00390EA6"/>
    <w:rsid w:val="003912CA"/>
    <w:rsid w:val="003A1089"/>
    <w:rsid w:val="003A2884"/>
    <w:rsid w:val="003A7867"/>
    <w:rsid w:val="003E27C3"/>
    <w:rsid w:val="003E48CC"/>
    <w:rsid w:val="003E5458"/>
    <w:rsid w:val="003F3E3F"/>
    <w:rsid w:val="0040607B"/>
    <w:rsid w:val="004067B8"/>
    <w:rsid w:val="004154BE"/>
    <w:rsid w:val="0042013D"/>
    <w:rsid w:val="00422F83"/>
    <w:rsid w:val="00426D7E"/>
    <w:rsid w:val="0043430C"/>
    <w:rsid w:val="00435E6D"/>
    <w:rsid w:val="00436050"/>
    <w:rsid w:val="00443668"/>
    <w:rsid w:val="00456B0D"/>
    <w:rsid w:val="0046424D"/>
    <w:rsid w:val="00476AF8"/>
    <w:rsid w:val="00484FD7"/>
    <w:rsid w:val="004860AF"/>
    <w:rsid w:val="004929FB"/>
    <w:rsid w:val="004A48B7"/>
    <w:rsid w:val="004A54BA"/>
    <w:rsid w:val="004B6A5E"/>
    <w:rsid w:val="004D4D42"/>
    <w:rsid w:val="004E3B7E"/>
    <w:rsid w:val="004F25C6"/>
    <w:rsid w:val="00507EA7"/>
    <w:rsid w:val="0052598B"/>
    <w:rsid w:val="00526089"/>
    <w:rsid w:val="00527A28"/>
    <w:rsid w:val="00527DCA"/>
    <w:rsid w:val="00532256"/>
    <w:rsid w:val="0053523F"/>
    <w:rsid w:val="00555CAE"/>
    <w:rsid w:val="00561C9F"/>
    <w:rsid w:val="005716D4"/>
    <w:rsid w:val="00571B60"/>
    <w:rsid w:val="00585A4D"/>
    <w:rsid w:val="005D6329"/>
    <w:rsid w:val="005E0743"/>
    <w:rsid w:val="005E4883"/>
    <w:rsid w:val="005E57F6"/>
    <w:rsid w:val="005F4C81"/>
    <w:rsid w:val="00603C95"/>
    <w:rsid w:val="006058D8"/>
    <w:rsid w:val="00610200"/>
    <w:rsid w:val="00623699"/>
    <w:rsid w:val="006264CD"/>
    <w:rsid w:val="00632D5A"/>
    <w:rsid w:val="00635515"/>
    <w:rsid w:val="006546FD"/>
    <w:rsid w:val="00664E25"/>
    <w:rsid w:val="00665BF3"/>
    <w:rsid w:val="006732D6"/>
    <w:rsid w:val="006802C0"/>
    <w:rsid w:val="00693E09"/>
    <w:rsid w:val="006A2DE9"/>
    <w:rsid w:val="006A7230"/>
    <w:rsid w:val="006B2673"/>
    <w:rsid w:val="006B3413"/>
    <w:rsid w:val="006B4E32"/>
    <w:rsid w:val="006B72C7"/>
    <w:rsid w:val="006B7F78"/>
    <w:rsid w:val="006C2252"/>
    <w:rsid w:val="006D7F7F"/>
    <w:rsid w:val="006E2C9C"/>
    <w:rsid w:val="006E40EF"/>
    <w:rsid w:val="006F0039"/>
    <w:rsid w:val="00700053"/>
    <w:rsid w:val="007003A5"/>
    <w:rsid w:val="007107AD"/>
    <w:rsid w:val="00711CEF"/>
    <w:rsid w:val="00712D2B"/>
    <w:rsid w:val="00720320"/>
    <w:rsid w:val="0072100E"/>
    <w:rsid w:val="00722104"/>
    <w:rsid w:val="00723643"/>
    <w:rsid w:val="00725D3C"/>
    <w:rsid w:val="00733DA1"/>
    <w:rsid w:val="00737822"/>
    <w:rsid w:val="0074111D"/>
    <w:rsid w:val="00742175"/>
    <w:rsid w:val="00753D4A"/>
    <w:rsid w:val="00756912"/>
    <w:rsid w:val="00761609"/>
    <w:rsid w:val="00763DCE"/>
    <w:rsid w:val="007642AB"/>
    <w:rsid w:val="00774502"/>
    <w:rsid w:val="0077629F"/>
    <w:rsid w:val="00776C46"/>
    <w:rsid w:val="0078260B"/>
    <w:rsid w:val="007838D1"/>
    <w:rsid w:val="00785254"/>
    <w:rsid w:val="00785853"/>
    <w:rsid w:val="00790528"/>
    <w:rsid w:val="007966F0"/>
    <w:rsid w:val="00796E56"/>
    <w:rsid w:val="00797BFC"/>
    <w:rsid w:val="007A720F"/>
    <w:rsid w:val="007C6A3C"/>
    <w:rsid w:val="007D4BEE"/>
    <w:rsid w:val="007D4FF6"/>
    <w:rsid w:val="007D5BE9"/>
    <w:rsid w:val="007E69B9"/>
    <w:rsid w:val="008050E4"/>
    <w:rsid w:val="0082257D"/>
    <w:rsid w:val="00853438"/>
    <w:rsid w:val="008611BF"/>
    <w:rsid w:val="00866846"/>
    <w:rsid w:val="00875DA9"/>
    <w:rsid w:val="00880D97"/>
    <w:rsid w:val="008833AA"/>
    <w:rsid w:val="00891DCF"/>
    <w:rsid w:val="00895E38"/>
    <w:rsid w:val="008A782B"/>
    <w:rsid w:val="008B0FC0"/>
    <w:rsid w:val="008C14A2"/>
    <w:rsid w:val="008C429A"/>
    <w:rsid w:val="008E1F3D"/>
    <w:rsid w:val="009053D7"/>
    <w:rsid w:val="0091331D"/>
    <w:rsid w:val="00931321"/>
    <w:rsid w:val="0093223C"/>
    <w:rsid w:val="00936517"/>
    <w:rsid w:val="00941A87"/>
    <w:rsid w:val="00944517"/>
    <w:rsid w:val="009501C2"/>
    <w:rsid w:val="009668B9"/>
    <w:rsid w:val="00976203"/>
    <w:rsid w:val="00976577"/>
    <w:rsid w:val="00993ADA"/>
    <w:rsid w:val="00996356"/>
    <w:rsid w:val="00997D9A"/>
    <w:rsid w:val="009A162A"/>
    <w:rsid w:val="009C0E66"/>
    <w:rsid w:val="009C21F7"/>
    <w:rsid w:val="009D3E37"/>
    <w:rsid w:val="009D7C49"/>
    <w:rsid w:val="009E5F63"/>
    <w:rsid w:val="009E7297"/>
    <w:rsid w:val="00A0257D"/>
    <w:rsid w:val="00A12EDC"/>
    <w:rsid w:val="00A2028E"/>
    <w:rsid w:val="00A26D0D"/>
    <w:rsid w:val="00A33BDE"/>
    <w:rsid w:val="00A342EE"/>
    <w:rsid w:val="00A34885"/>
    <w:rsid w:val="00A36A1D"/>
    <w:rsid w:val="00A43BC1"/>
    <w:rsid w:val="00A61617"/>
    <w:rsid w:val="00A63C95"/>
    <w:rsid w:val="00A67FFE"/>
    <w:rsid w:val="00A74225"/>
    <w:rsid w:val="00A936D5"/>
    <w:rsid w:val="00AA1EB0"/>
    <w:rsid w:val="00AA2DA3"/>
    <w:rsid w:val="00AA5A9C"/>
    <w:rsid w:val="00AA5D1B"/>
    <w:rsid w:val="00AB016A"/>
    <w:rsid w:val="00AB2A5A"/>
    <w:rsid w:val="00AB335D"/>
    <w:rsid w:val="00AD28F8"/>
    <w:rsid w:val="00AE2159"/>
    <w:rsid w:val="00AF0917"/>
    <w:rsid w:val="00B0230B"/>
    <w:rsid w:val="00B109B0"/>
    <w:rsid w:val="00B153B9"/>
    <w:rsid w:val="00B17D95"/>
    <w:rsid w:val="00B23509"/>
    <w:rsid w:val="00B27BB0"/>
    <w:rsid w:val="00B359DB"/>
    <w:rsid w:val="00B3632B"/>
    <w:rsid w:val="00B409D8"/>
    <w:rsid w:val="00B43D8C"/>
    <w:rsid w:val="00B4742A"/>
    <w:rsid w:val="00B5178D"/>
    <w:rsid w:val="00B57687"/>
    <w:rsid w:val="00B67F1F"/>
    <w:rsid w:val="00B701D7"/>
    <w:rsid w:val="00B7712F"/>
    <w:rsid w:val="00B872C8"/>
    <w:rsid w:val="00B90595"/>
    <w:rsid w:val="00BA215A"/>
    <w:rsid w:val="00BB36F6"/>
    <w:rsid w:val="00BB5F09"/>
    <w:rsid w:val="00BC0D9F"/>
    <w:rsid w:val="00BC622A"/>
    <w:rsid w:val="00BE053D"/>
    <w:rsid w:val="00BF0C12"/>
    <w:rsid w:val="00BF1A7A"/>
    <w:rsid w:val="00BF1FA3"/>
    <w:rsid w:val="00BF7525"/>
    <w:rsid w:val="00C00974"/>
    <w:rsid w:val="00C018E4"/>
    <w:rsid w:val="00C066FA"/>
    <w:rsid w:val="00C25387"/>
    <w:rsid w:val="00C26540"/>
    <w:rsid w:val="00C445B4"/>
    <w:rsid w:val="00C51833"/>
    <w:rsid w:val="00C54BE3"/>
    <w:rsid w:val="00C569BB"/>
    <w:rsid w:val="00C57F80"/>
    <w:rsid w:val="00C768ED"/>
    <w:rsid w:val="00C77BB3"/>
    <w:rsid w:val="00C82A8F"/>
    <w:rsid w:val="00C916C2"/>
    <w:rsid w:val="00C94A55"/>
    <w:rsid w:val="00CA25DF"/>
    <w:rsid w:val="00CA3B36"/>
    <w:rsid w:val="00CC7F56"/>
    <w:rsid w:val="00CD1B12"/>
    <w:rsid w:val="00CD462B"/>
    <w:rsid w:val="00CD55DC"/>
    <w:rsid w:val="00CE1BBC"/>
    <w:rsid w:val="00CE2595"/>
    <w:rsid w:val="00CE28CC"/>
    <w:rsid w:val="00CE6DB0"/>
    <w:rsid w:val="00CE72FC"/>
    <w:rsid w:val="00CF31EE"/>
    <w:rsid w:val="00CF6503"/>
    <w:rsid w:val="00D13BCA"/>
    <w:rsid w:val="00D1492F"/>
    <w:rsid w:val="00D17A67"/>
    <w:rsid w:val="00D17B69"/>
    <w:rsid w:val="00D3003C"/>
    <w:rsid w:val="00D331F4"/>
    <w:rsid w:val="00D421A7"/>
    <w:rsid w:val="00D470E4"/>
    <w:rsid w:val="00D52142"/>
    <w:rsid w:val="00D5280E"/>
    <w:rsid w:val="00D5509C"/>
    <w:rsid w:val="00D5527A"/>
    <w:rsid w:val="00D61F14"/>
    <w:rsid w:val="00D80D6B"/>
    <w:rsid w:val="00D81B20"/>
    <w:rsid w:val="00D90950"/>
    <w:rsid w:val="00DA69DF"/>
    <w:rsid w:val="00DB33F8"/>
    <w:rsid w:val="00DC20CE"/>
    <w:rsid w:val="00DD210E"/>
    <w:rsid w:val="00DD38E2"/>
    <w:rsid w:val="00DD5A0F"/>
    <w:rsid w:val="00E021A6"/>
    <w:rsid w:val="00E05FEA"/>
    <w:rsid w:val="00E077B7"/>
    <w:rsid w:val="00E103DD"/>
    <w:rsid w:val="00E12B8A"/>
    <w:rsid w:val="00E13110"/>
    <w:rsid w:val="00E24DF1"/>
    <w:rsid w:val="00E40B9A"/>
    <w:rsid w:val="00E431ED"/>
    <w:rsid w:val="00E47D2A"/>
    <w:rsid w:val="00E55D90"/>
    <w:rsid w:val="00E64FF5"/>
    <w:rsid w:val="00E85957"/>
    <w:rsid w:val="00E861AC"/>
    <w:rsid w:val="00E872F8"/>
    <w:rsid w:val="00E907EC"/>
    <w:rsid w:val="00EA5421"/>
    <w:rsid w:val="00EB34FC"/>
    <w:rsid w:val="00EB5816"/>
    <w:rsid w:val="00EC061C"/>
    <w:rsid w:val="00ED0EA9"/>
    <w:rsid w:val="00ED5B13"/>
    <w:rsid w:val="00EF77DF"/>
    <w:rsid w:val="00F11BEF"/>
    <w:rsid w:val="00F21CDA"/>
    <w:rsid w:val="00F258E7"/>
    <w:rsid w:val="00F31B84"/>
    <w:rsid w:val="00F529BC"/>
    <w:rsid w:val="00F57BA5"/>
    <w:rsid w:val="00F631EC"/>
    <w:rsid w:val="00F64C22"/>
    <w:rsid w:val="00F64FA7"/>
    <w:rsid w:val="00F74D19"/>
    <w:rsid w:val="00F80053"/>
    <w:rsid w:val="00F928D8"/>
    <w:rsid w:val="00FA02C7"/>
    <w:rsid w:val="00FA4186"/>
    <w:rsid w:val="00FC0531"/>
    <w:rsid w:val="00FC093B"/>
    <w:rsid w:val="00FC13F0"/>
    <w:rsid w:val="00FC3D68"/>
    <w:rsid w:val="00FD0FB7"/>
    <w:rsid w:val="00FD3E26"/>
    <w:rsid w:val="00FE79A2"/>
    <w:rsid w:val="00FF3062"/>
    <w:rsid w:val="0105F5DA"/>
    <w:rsid w:val="012ED603"/>
    <w:rsid w:val="017CB893"/>
    <w:rsid w:val="01FD7805"/>
    <w:rsid w:val="03A7BD3E"/>
    <w:rsid w:val="03DCAF44"/>
    <w:rsid w:val="043BAC54"/>
    <w:rsid w:val="044F8135"/>
    <w:rsid w:val="04D6B420"/>
    <w:rsid w:val="05AD9B9E"/>
    <w:rsid w:val="06741647"/>
    <w:rsid w:val="06B4D139"/>
    <w:rsid w:val="08726CF3"/>
    <w:rsid w:val="0896781F"/>
    <w:rsid w:val="08DE0299"/>
    <w:rsid w:val="0A19F27F"/>
    <w:rsid w:val="0B1FC6DA"/>
    <w:rsid w:val="0B269E6D"/>
    <w:rsid w:val="0B429B2E"/>
    <w:rsid w:val="0C454573"/>
    <w:rsid w:val="0DA52167"/>
    <w:rsid w:val="0DC264E4"/>
    <w:rsid w:val="0DC9741A"/>
    <w:rsid w:val="0DEAD92E"/>
    <w:rsid w:val="0E235254"/>
    <w:rsid w:val="0E35D678"/>
    <w:rsid w:val="0F38005C"/>
    <w:rsid w:val="0FB77CAB"/>
    <w:rsid w:val="10CA9B4A"/>
    <w:rsid w:val="128E754A"/>
    <w:rsid w:val="13000688"/>
    <w:rsid w:val="1320027E"/>
    <w:rsid w:val="1354667A"/>
    <w:rsid w:val="13894AB1"/>
    <w:rsid w:val="17A1A5C4"/>
    <w:rsid w:val="17F50E7E"/>
    <w:rsid w:val="18712961"/>
    <w:rsid w:val="188D150B"/>
    <w:rsid w:val="18BBD17D"/>
    <w:rsid w:val="18DE31BC"/>
    <w:rsid w:val="18E84730"/>
    <w:rsid w:val="1AF3DB93"/>
    <w:rsid w:val="1C0653F9"/>
    <w:rsid w:val="1C07C73D"/>
    <w:rsid w:val="1CEBDFA4"/>
    <w:rsid w:val="1CF45786"/>
    <w:rsid w:val="1D846E0A"/>
    <w:rsid w:val="1EA0D790"/>
    <w:rsid w:val="1F40E43A"/>
    <w:rsid w:val="20460C12"/>
    <w:rsid w:val="2054A0B0"/>
    <w:rsid w:val="20B49156"/>
    <w:rsid w:val="210F3C21"/>
    <w:rsid w:val="21B06402"/>
    <w:rsid w:val="21D12127"/>
    <w:rsid w:val="223B77CF"/>
    <w:rsid w:val="237EA756"/>
    <w:rsid w:val="25B3E22C"/>
    <w:rsid w:val="26D08784"/>
    <w:rsid w:val="273552CB"/>
    <w:rsid w:val="2747C710"/>
    <w:rsid w:val="281493D6"/>
    <w:rsid w:val="286DEFFE"/>
    <w:rsid w:val="295EA96B"/>
    <w:rsid w:val="2ACF5D35"/>
    <w:rsid w:val="2AF22E81"/>
    <w:rsid w:val="2BD09EE3"/>
    <w:rsid w:val="2C87E4F4"/>
    <w:rsid w:val="2CB71EDB"/>
    <w:rsid w:val="2D63C892"/>
    <w:rsid w:val="2F464697"/>
    <w:rsid w:val="2F693839"/>
    <w:rsid w:val="2F6B0CB0"/>
    <w:rsid w:val="3125637D"/>
    <w:rsid w:val="33AB180E"/>
    <w:rsid w:val="33B61ECD"/>
    <w:rsid w:val="33B72CA1"/>
    <w:rsid w:val="33D25576"/>
    <w:rsid w:val="3499B44E"/>
    <w:rsid w:val="34ECBE0E"/>
    <w:rsid w:val="35BE86AF"/>
    <w:rsid w:val="361C5146"/>
    <w:rsid w:val="37E7BCDD"/>
    <w:rsid w:val="37FC764E"/>
    <w:rsid w:val="380821A1"/>
    <w:rsid w:val="38E1931B"/>
    <w:rsid w:val="397AD42C"/>
    <w:rsid w:val="39F07E49"/>
    <w:rsid w:val="3A2B2E59"/>
    <w:rsid w:val="3AB8925D"/>
    <w:rsid w:val="3B95DE29"/>
    <w:rsid w:val="3BB31B0F"/>
    <w:rsid w:val="3CA787BC"/>
    <w:rsid w:val="3CCD16EB"/>
    <w:rsid w:val="3D091C77"/>
    <w:rsid w:val="3E7C478E"/>
    <w:rsid w:val="3E8A291C"/>
    <w:rsid w:val="40FFE740"/>
    <w:rsid w:val="412D4837"/>
    <w:rsid w:val="415564BD"/>
    <w:rsid w:val="41CC8538"/>
    <w:rsid w:val="4281FD23"/>
    <w:rsid w:val="42E08D3B"/>
    <w:rsid w:val="430DB176"/>
    <w:rsid w:val="430F3DDA"/>
    <w:rsid w:val="442C612B"/>
    <w:rsid w:val="44960AC4"/>
    <w:rsid w:val="4501C97A"/>
    <w:rsid w:val="451A8E74"/>
    <w:rsid w:val="45795A4C"/>
    <w:rsid w:val="4599ECF2"/>
    <w:rsid w:val="45FACBD9"/>
    <w:rsid w:val="4650B202"/>
    <w:rsid w:val="4659DFF0"/>
    <w:rsid w:val="47A549D1"/>
    <w:rsid w:val="47D3C7F7"/>
    <w:rsid w:val="480FECA0"/>
    <w:rsid w:val="49886D99"/>
    <w:rsid w:val="4ACBF7D4"/>
    <w:rsid w:val="4AD2C4C9"/>
    <w:rsid w:val="4AE6D141"/>
    <w:rsid w:val="4C4EB8DA"/>
    <w:rsid w:val="4C7485C5"/>
    <w:rsid w:val="4C854211"/>
    <w:rsid w:val="4CC38353"/>
    <w:rsid w:val="4D34F966"/>
    <w:rsid w:val="4D374B95"/>
    <w:rsid w:val="4D3FFC12"/>
    <w:rsid w:val="4DB2ACA8"/>
    <w:rsid w:val="4ECA085C"/>
    <w:rsid w:val="4EE045CE"/>
    <w:rsid w:val="4F2D4260"/>
    <w:rsid w:val="4F6105B5"/>
    <w:rsid w:val="4FC94891"/>
    <w:rsid w:val="4FF3F479"/>
    <w:rsid w:val="4FFA4E5F"/>
    <w:rsid w:val="506F3898"/>
    <w:rsid w:val="50A160B3"/>
    <w:rsid w:val="51896491"/>
    <w:rsid w:val="526D53FE"/>
    <w:rsid w:val="52787140"/>
    <w:rsid w:val="53F70D47"/>
    <w:rsid w:val="54A6625B"/>
    <w:rsid w:val="559FCE6A"/>
    <w:rsid w:val="56772C65"/>
    <w:rsid w:val="575C4180"/>
    <w:rsid w:val="584BD26C"/>
    <w:rsid w:val="5970C028"/>
    <w:rsid w:val="59A34C12"/>
    <w:rsid w:val="59EE5678"/>
    <w:rsid w:val="5A8F8593"/>
    <w:rsid w:val="5CD81A58"/>
    <w:rsid w:val="5CFEA951"/>
    <w:rsid w:val="5DD6FDBC"/>
    <w:rsid w:val="5E60E9D4"/>
    <w:rsid w:val="5E9A5C86"/>
    <w:rsid w:val="5EAB073C"/>
    <w:rsid w:val="5ED09DCD"/>
    <w:rsid w:val="5F6A0EB9"/>
    <w:rsid w:val="5FA3251A"/>
    <w:rsid w:val="603E39DB"/>
    <w:rsid w:val="623FD374"/>
    <w:rsid w:val="62CC6BAD"/>
    <w:rsid w:val="63047549"/>
    <w:rsid w:val="631B0312"/>
    <w:rsid w:val="63AFC236"/>
    <w:rsid w:val="64C0F3E3"/>
    <w:rsid w:val="6616B9BD"/>
    <w:rsid w:val="666E711F"/>
    <w:rsid w:val="6675A06A"/>
    <w:rsid w:val="6695AC09"/>
    <w:rsid w:val="66A8921B"/>
    <w:rsid w:val="66D6CC3A"/>
    <w:rsid w:val="671D5608"/>
    <w:rsid w:val="68304CBC"/>
    <w:rsid w:val="6893CB48"/>
    <w:rsid w:val="6A424B1C"/>
    <w:rsid w:val="6A58616B"/>
    <w:rsid w:val="6A8A3E4C"/>
    <w:rsid w:val="6C56AB47"/>
    <w:rsid w:val="6CD62A5C"/>
    <w:rsid w:val="6D239900"/>
    <w:rsid w:val="6EAB599F"/>
    <w:rsid w:val="6EF28F16"/>
    <w:rsid w:val="7001EBBE"/>
    <w:rsid w:val="70836CA9"/>
    <w:rsid w:val="7197B290"/>
    <w:rsid w:val="72DC6717"/>
    <w:rsid w:val="738516FB"/>
    <w:rsid w:val="74582E54"/>
    <w:rsid w:val="7533F9BC"/>
    <w:rsid w:val="75E38F64"/>
    <w:rsid w:val="75F00327"/>
    <w:rsid w:val="774B8FBF"/>
    <w:rsid w:val="78BF4CC3"/>
    <w:rsid w:val="7984F39E"/>
    <w:rsid w:val="7A45DEF4"/>
    <w:rsid w:val="7AA070C1"/>
    <w:rsid w:val="7ACF06BA"/>
    <w:rsid w:val="7CCE8A25"/>
    <w:rsid w:val="7D417567"/>
    <w:rsid w:val="7F96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5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63C95"/>
    <w:rPr>
      <w:b/>
      <w:bCs/>
    </w:rPr>
  </w:style>
  <w:style w:type="character" w:customStyle="1" w:styleId="apple-converted-space">
    <w:name w:val="apple-converted-space"/>
    <w:basedOn w:val="DefaultParagraphFont"/>
    <w:rsid w:val="00A63C95"/>
  </w:style>
  <w:style w:type="table" w:styleId="TableGridLight">
    <w:name w:val="Grid Table Light"/>
    <w:basedOn w:val="TableNormal"/>
    <w:uiPriority w:val="40"/>
    <w:rsid w:val="00AB33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B33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urfulAccent3">
    <w:name w:val="Grid Table 6 Colorful Accent 3"/>
    <w:basedOn w:val="TableNormal"/>
    <w:uiPriority w:val="51"/>
    <w:rsid w:val="00AB335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6802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Julia Holzhaus</cp:lastModifiedBy>
  <cp:revision>3</cp:revision>
  <cp:lastPrinted>2026-05-18T10:22:00Z</cp:lastPrinted>
  <dcterms:created xsi:type="dcterms:W3CDTF">2026-05-19T21:15:00Z</dcterms:created>
  <dcterms:modified xsi:type="dcterms:W3CDTF">2026-05-19T21:48:00Z</dcterms:modified>
</cp:coreProperties>
</file>