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A05086" w14:paraId="487AC9CE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A05086" w:rsidRDefault="00102D09" w:rsidP="00A0508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 w:rsidRPr="00A05086"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22D0A21A" w:rsidR="00F44F5F" w:rsidRPr="00A05086" w:rsidRDefault="00102D09" w:rsidP="00A0508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1650AD" w:rsidRPr="0013020D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A05086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>153723166</w:t>
            </w:r>
            <w:r w:rsidR="00B66A6B"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 •</w:t>
            </w:r>
            <w:r w:rsidR="00B66A6B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hyperlink r:id="rId8" w:history="1">
              <w:proofErr w:type="spellStart"/>
              <w:r w:rsidR="00B66A6B" w:rsidRPr="00B66A6B">
                <w:rPr>
                  <w:rStyle w:val="Hyperlink"/>
                  <w:rFonts w:ascii="Optima" w:hAnsi="Optima" w:cs="Times New Roman"/>
                  <w:bCs/>
                  <w:sz w:val="20"/>
                  <w:szCs w:val="20"/>
                </w:rPr>
                <w:t>Linkedin</w:t>
              </w:r>
              <w:proofErr w:type="spellEnd"/>
            </w:hyperlink>
          </w:p>
        </w:tc>
      </w:tr>
      <w:tr w:rsidR="002508C2" w:rsidRPr="00A05086" w14:paraId="0FCADE56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49C96975" w:rsidR="002508C2" w:rsidRPr="00A05086" w:rsidRDefault="003065F7" w:rsidP="00A05086">
            <w:pPr>
              <w:rPr>
                <w:rFonts w:ascii="Optima" w:hAnsi="Optima" w:cs="Times New Roman"/>
                <w:b/>
                <w:sz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32"/>
              </w:rPr>
              <w:t>EDUCATION</w:t>
            </w:r>
          </w:p>
        </w:tc>
      </w:tr>
      <w:tr w:rsidR="00D5435D" w:rsidRPr="00D5435D" w14:paraId="638745F0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6D41CA2B" w14:textId="383C5D34" w:rsidR="00D5435D" w:rsidRPr="00D5435D" w:rsidRDefault="00D5435D" w:rsidP="00A05086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D5435D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Católica Lisbon School of Business and Economics</w:t>
            </w:r>
            <w:r w:rsidRPr="00D5435D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Lisbon, Portugal</w:t>
            </w:r>
          </w:p>
        </w:tc>
        <w:tc>
          <w:tcPr>
            <w:tcW w:w="1842" w:type="dxa"/>
            <w:gridSpan w:val="2"/>
            <w:vAlign w:val="bottom"/>
          </w:tcPr>
          <w:p w14:paraId="0FF5CB5C" w14:textId="1C4011FB" w:rsidR="00D5435D" w:rsidRPr="00D5435D" w:rsidRDefault="00D5435D" w:rsidP="00A05086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08/2026</w:t>
            </w:r>
            <w:r w:rsidR="0060244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01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>/2028</w:t>
            </w:r>
          </w:p>
        </w:tc>
      </w:tr>
      <w:tr w:rsidR="00D5435D" w:rsidRPr="00D5435D" w14:paraId="4F211243" w14:textId="77777777" w:rsidTr="00F40CCD">
        <w:trPr>
          <w:trHeight w:val="170"/>
        </w:trPr>
        <w:tc>
          <w:tcPr>
            <w:tcW w:w="10206" w:type="dxa"/>
            <w:gridSpan w:val="4"/>
            <w:vAlign w:val="bottom"/>
          </w:tcPr>
          <w:p w14:paraId="39B0CFCF" w14:textId="217EAEAC" w:rsidR="00D5435D" w:rsidRPr="000F0C20" w:rsidRDefault="000F0C20" w:rsidP="00D5435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0F0C20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M.Sc. in Finance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  <w:tr w:rsidR="00D5435D" w:rsidRPr="00074E81" w14:paraId="180D5668" w14:textId="77777777" w:rsidTr="00F40CCD">
        <w:trPr>
          <w:trHeight w:val="20"/>
        </w:trPr>
        <w:tc>
          <w:tcPr>
            <w:tcW w:w="10206" w:type="dxa"/>
            <w:gridSpan w:val="4"/>
            <w:vAlign w:val="bottom"/>
          </w:tcPr>
          <w:p w14:paraId="53665666" w14:textId="7DB80F00" w:rsidR="00D5435D" w:rsidRPr="000F0C20" w:rsidRDefault="000F0C20" w:rsidP="000F0C20">
            <w:pPr>
              <w:pStyle w:val="Listenabsatz"/>
              <w:numPr>
                <w:ilvl w:val="0"/>
                <w:numId w:val="33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Relevant courses: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Corporate Distressed Management, Corporate Fi</w:t>
            </w:r>
            <w:r w:rsidR="0047676A">
              <w:rPr>
                <w:rFonts w:ascii="Optima" w:hAnsi="Optima" w:cs="Times New Roman"/>
                <w:sz w:val="20"/>
                <w:szCs w:val="20"/>
                <w:lang w:val="en-US"/>
              </w:rPr>
              <w:t>na</w:t>
            </w:r>
            <w:r w:rsidR="00902F19">
              <w:rPr>
                <w:rFonts w:ascii="Optima" w:hAnsi="Optima" w:cs="Times New Roman"/>
                <w:sz w:val="20"/>
                <w:szCs w:val="20"/>
                <w:lang w:val="en-US"/>
              </w:rPr>
              <w:t>nce, Financial Analysis &amp; Forecasting</w:t>
            </w:r>
          </w:p>
        </w:tc>
      </w:tr>
      <w:tr w:rsidR="007B2F2B" w:rsidRPr="00A05086" w14:paraId="7D1DEBF7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6885941E" w:rsidR="007B2F2B" w:rsidRPr="00A05086" w:rsidRDefault="00654271" w:rsidP="00A05086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Applied Sciences for Business and Society</w:t>
            </w:r>
            <w:r w:rsidRPr="008F261A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Ludwigshafen am Rhein</w:t>
            </w:r>
            <w:r w:rsidR="0023267A"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73EE8686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03/2022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7B2F2B" w:rsidRPr="00074E81" w14:paraId="61E5D48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0F381C7D" w:rsidR="007B2F2B" w:rsidRPr="00A05086" w:rsidRDefault="00654271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B.A. in Business Administration;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pecialization: Finance</w:t>
            </w:r>
          </w:p>
        </w:tc>
      </w:tr>
      <w:tr w:rsidR="007B2F2B" w:rsidRPr="00074E81" w14:paraId="7EABE9F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0E8F9229" w:rsidR="007B2F2B" w:rsidRPr="00EF669D" w:rsidRDefault="00EF669D" w:rsidP="00A050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42ECE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GPA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: 1</w:t>
            </w:r>
            <w:r w:rsidR="00654271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.</w:t>
            </w:r>
            <w:r w:rsidR="007B2F2B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8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(1.0 – 5.0</w:t>
            </w:r>
            <w:r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with</w:t>
            </w:r>
            <w:r w:rsidR="00481D83" w:rsidRPr="00EF669D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1.0 being best)</w:t>
            </w:r>
          </w:p>
          <w:p w14:paraId="6052380B" w14:textId="5CB79BEF" w:rsidR="00654271" w:rsidRPr="00A05086" w:rsidRDefault="003710DA" w:rsidP="00A050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Relevant courses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: Company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V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aluation,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ash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M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anagement,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orporate </w:t>
            </w:r>
            <w:r w:rsidR="00DA2039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</w:t>
            </w:r>
            <w:r w:rsidR="00654271"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inance, </w:t>
            </w:r>
            <w:r w:rsidR="009907AC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Auditing, Hedging</w:t>
            </w:r>
          </w:p>
          <w:p w14:paraId="7A71E6B0" w14:textId="09681F75" w:rsidR="007B2F2B" w:rsidRPr="00A05086" w:rsidRDefault="00654271" w:rsidP="00A050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Bachelor's thesis: The CAPM in the context of the discounted cash flow method (grade: 1.7)</w:t>
            </w:r>
          </w:p>
        </w:tc>
      </w:tr>
      <w:tr w:rsidR="001A55AF" w:rsidRPr="00A05086" w14:paraId="4DE40960" w14:textId="77777777" w:rsidTr="00C13E0B">
        <w:trPr>
          <w:trHeight w:val="340"/>
        </w:trPr>
        <w:tc>
          <w:tcPr>
            <w:tcW w:w="5103" w:type="dxa"/>
            <w:vAlign w:val="bottom"/>
          </w:tcPr>
          <w:p w14:paraId="6F2842FC" w14:textId="2183CA4F" w:rsidR="001A55AF" w:rsidRPr="00A05086" w:rsidRDefault="001A55AF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University of Economics and Business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8438A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Wroclaw</w:t>
            </w:r>
            <w:r w:rsidR="00304B0B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</w:t>
            </w:r>
            <w:r w:rsidR="00370513" w:rsidRPr="00A05086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and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4789083D" w:rsidR="001A55AF" w:rsidRPr="00A05086" w:rsidRDefault="001A55AF" w:rsidP="00A0508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 xml:space="preserve">02/2025 – </w:t>
            </w:r>
            <w:r w:rsidR="00AF699B">
              <w:rPr>
                <w:rFonts w:ascii="Optima" w:hAnsi="Optima" w:cs="Times New Roman"/>
                <w:sz w:val="20"/>
                <w:szCs w:val="20"/>
              </w:rPr>
              <w:t>07/2025</w:t>
            </w:r>
          </w:p>
        </w:tc>
      </w:tr>
      <w:tr w:rsidR="001A55AF" w:rsidRPr="00074E81" w14:paraId="732D3E0F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51D7039D" w:rsidR="001A55AF" w:rsidRPr="00A05086" w:rsidRDefault="00654271" w:rsidP="00A0508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Semester abroad at the Faculty of Business Administration</w:t>
            </w:r>
          </w:p>
        </w:tc>
      </w:tr>
      <w:tr w:rsidR="00EF669D" w:rsidRPr="00074E81" w14:paraId="6DEAEC99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35829716" w14:textId="583BA320" w:rsidR="00EF669D" w:rsidRPr="00A05086" w:rsidRDefault="00EF669D" w:rsidP="00A050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Final GPA: 4.9 (5.0 – 1.0 with 5.0 being best)</w:t>
            </w:r>
          </w:p>
        </w:tc>
      </w:tr>
      <w:tr w:rsidR="001A55AF" w:rsidRPr="00074E81" w:rsidDel="00457D6E" w14:paraId="03DE666A" w14:textId="48529151" w:rsidTr="00C13E0B">
        <w:trPr>
          <w:trHeight w:val="20"/>
          <w:del w:id="0" w:author="David Döbele" w:date="2026-06-03T14:27:00Z" w16du:dateUtc="2026-06-03T12:27:00Z"/>
        </w:trPr>
        <w:tc>
          <w:tcPr>
            <w:tcW w:w="10206" w:type="dxa"/>
            <w:gridSpan w:val="4"/>
            <w:vAlign w:val="bottom"/>
          </w:tcPr>
          <w:p w14:paraId="4750DA95" w14:textId="629D51A8" w:rsidR="001A55AF" w:rsidRPr="00A05086" w:rsidDel="00457D6E" w:rsidRDefault="003710DA" w:rsidP="00A05086">
            <w:pPr>
              <w:pStyle w:val="Listenabsatz"/>
              <w:numPr>
                <w:ilvl w:val="0"/>
                <w:numId w:val="2"/>
              </w:numPr>
              <w:rPr>
                <w:del w:id="1" w:author="David Döbele" w:date="2026-06-03T14:27:00Z" w16du:dateUtc="2026-06-03T12:27:00Z"/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del w:id="2" w:author="David Döbele" w:date="2026-06-03T14:27:00Z" w16du:dateUtc="2026-06-03T12:27:00Z">
              <w:r w:rsidRPr="00A05086" w:rsidDel="00457D6E">
                <w:rPr>
                  <w:rFonts w:ascii="Optima" w:hAnsi="Optima" w:cs="Times New Roman"/>
                  <w:color w:val="000000"/>
                  <w:sz w:val="20"/>
                  <w:szCs w:val="20"/>
                  <w:lang w:val="en-US"/>
                </w:rPr>
                <w:delText>Relevant courses</w:delText>
              </w:r>
              <w:r w:rsidR="00654271" w:rsidRPr="00A05086" w:rsidDel="00457D6E">
                <w:rPr>
                  <w:rFonts w:ascii="Optima" w:hAnsi="Optima" w:cs="Times New Roman"/>
                  <w:color w:val="000000"/>
                  <w:sz w:val="20"/>
                  <w:szCs w:val="20"/>
                  <w:lang w:val="en-US"/>
                </w:rPr>
                <w:delText>: Microeconomics, Macroeconomics, Applied Econometrics</w:delText>
              </w:r>
              <w:r w:rsidR="006E008A" w:rsidDel="00457D6E">
                <w:rPr>
                  <w:rFonts w:ascii="Optima" w:hAnsi="Optima" w:cs="Times New Roman"/>
                  <w:color w:val="000000"/>
                  <w:sz w:val="20"/>
                  <w:szCs w:val="20"/>
                  <w:lang w:val="en-US"/>
                </w:rPr>
                <w:delText>, Computer tools for data analysis</w:delText>
              </w:r>
            </w:del>
          </w:p>
        </w:tc>
      </w:tr>
      <w:tr w:rsidR="007B2F2B" w:rsidRPr="00A05086" w14:paraId="013361E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6F53AF9F" w:rsidR="007B2F2B" w:rsidRPr="00A05086" w:rsidRDefault="00654271" w:rsidP="00A05086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EF</w:t>
            </w:r>
            <w:r w:rsidR="003710DA"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Education First</w:t>
            </w:r>
            <w:r w:rsidRPr="009210D5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,</w:t>
            </w:r>
            <w:r w:rsidRPr="00A05086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London, United Kingdom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A05086" w:rsidRDefault="0086413D" w:rsidP="00A05086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A05086">
              <w:rPr>
                <w:rFonts w:ascii="Optima" w:hAnsi="Optima" w:cs="Times New Roman"/>
                <w:sz w:val="20"/>
                <w:szCs w:val="20"/>
              </w:rPr>
              <w:t>/2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074E81" w14:paraId="5D99243B" w14:textId="77777777" w:rsidTr="00C13E0B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65D81BD4" w:rsidR="002664CA" w:rsidRPr="00A05086" w:rsidRDefault="00654271" w:rsidP="00A05086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Participant in an English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L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anguage </w:t>
            </w:r>
            <w:r w:rsidR="003710DA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ourse (level: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Pr="00A05086" w:rsidRDefault="002664CA" w:rsidP="00A05086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7B2F2B" w:rsidRPr="00A05086" w14:paraId="6B19CF91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36239A4" w:rsidR="007B2F2B" w:rsidRPr="00A05086" w:rsidRDefault="007B2F2B" w:rsidP="00A05086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 w:rsidRPr="00A05086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A05086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 w:rsidRPr="00A05086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  <w:r w:rsidR="0023267A" w:rsidRPr="00A05086">
              <w:rPr>
                <w:rFonts w:ascii="Optima" w:hAnsi="Optima" w:cs="Times New Roman"/>
                <w:iCs/>
                <w:sz w:val="20"/>
                <w:szCs w:val="20"/>
              </w:rPr>
              <w:t>, Germany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A05086" w:rsidRDefault="007B2F2B" w:rsidP="00A05086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A05086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 w:rsidRPr="00A05086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A05086" w14:paraId="263521E3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4BC0AFAE" w:rsidR="007B2F2B" w:rsidRPr="00A05086" w:rsidRDefault="007B2F2B" w:rsidP="00A05086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F12640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(German A-Level </w:t>
            </w:r>
            <w:proofErr w:type="spellStart"/>
            <w:r w:rsidR="001650AD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E</w:t>
            </w:r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quivalent</w:t>
            </w:r>
            <w:proofErr w:type="spellEnd"/>
            <w:r w:rsidR="00654271"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</w:tr>
      <w:tr w:rsidR="007B2F2B" w:rsidRPr="00074E81" w:rsidDel="00457D6E" w14:paraId="27601A10" w14:textId="7344C980" w:rsidTr="00C13E0B">
        <w:trPr>
          <w:trHeight w:val="57"/>
          <w:del w:id="3" w:author="David Döbele" w:date="2026-06-03T14:27:00Z" w16du:dateUtc="2026-06-03T12:27:00Z"/>
        </w:trPr>
        <w:tc>
          <w:tcPr>
            <w:tcW w:w="10206" w:type="dxa"/>
            <w:gridSpan w:val="4"/>
            <w:vAlign w:val="bottom"/>
          </w:tcPr>
          <w:p w14:paraId="6ECF7248" w14:textId="0ABF985C" w:rsidR="0086413D" w:rsidRPr="009210D5" w:rsidDel="00457D6E" w:rsidRDefault="003710DA" w:rsidP="00A05086">
            <w:pPr>
              <w:pStyle w:val="Listenabsatz"/>
              <w:numPr>
                <w:ilvl w:val="0"/>
                <w:numId w:val="2"/>
              </w:numPr>
              <w:rPr>
                <w:del w:id="4" w:author="David Döbele" w:date="2026-06-03T14:27:00Z" w16du:dateUtc="2026-06-03T12:27:00Z"/>
                <w:rFonts w:ascii="Optima" w:hAnsi="Optima" w:cs="Times New Roman"/>
                <w:sz w:val="20"/>
                <w:szCs w:val="20"/>
                <w:lang w:val="en-US"/>
              </w:rPr>
            </w:pPr>
            <w:del w:id="5" w:author="David Döbele" w:date="2026-06-03T14:27:00Z" w16du:dateUtc="2026-06-03T12:27:00Z">
              <w:r w:rsidRPr="009210D5" w:rsidDel="00457D6E">
                <w:rPr>
                  <w:rFonts w:ascii="Optima" w:hAnsi="Optima" w:cs="Times New Roman"/>
                  <w:sz w:val="20"/>
                  <w:szCs w:val="20"/>
                  <w:lang w:val="en-US"/>
                </w:rPr>
                <w:delText>Relevant courses</w:delText>
              </w:r>
              <w:r w:rsidR="00654271" w:rsidRPr="009210D5" w:rsidDel="00457D6E">
                <w:rPr>
                  <w:rFonts w:ascii="Optima" w:hAnsi="Optima" w:cs="Times New Roman"/>
                  <w:sz w:val="20"/>
                  <w:szCs w:val="20"/>
                  <w:lang w:val="en-US"/>
                </w:rPr>
                <w:delText xml:space="preserve">: Psychology and </w:delText>
              </w:r>
              <w:r w:rsidRPr="009210D5" w:rsidDel="00457D6E">
                <w:rPr>
                  <w:rFonts w:ascii="Optima" w:hAnsi="Optima" w:cs="Times New Roman"/>
                  <w:sz w:val="20"/>
                  <w:szCs w:val="20"/>
                  <w:lang w:val="en-US"/>
                </w:rPr>
                <w:delText>P</w:delText>
              </w:r>
              <w:r w:rsidR="00654271" w:rsidRPr="009210D5" w:rsidDel="00457D6E">
                <w:rPr>
                  <w:rFonts w:ascii="Optima" w:hAnsi="Optima" w:cs="Times New Roman"/>
                  <w:sz w:val="20"/>
                  <w:szCs w:val="20"/>
                  <w:lang w:val="en-US"/>
                </w:rPr>
                <w:delText>edagogy</w:delText>
              </w:r>
            </w:del>
          </w:p>
        </w:tc>
      </w:tr>
      <w:tr w:rsidR="007B2F2B" w:rsidRPr="00A05086" w14:paraId="3A2665B3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5C8E20B" w:rsidR="007B2F2B" w:rsidRPr="00A05086" w:rsidRDefault="003065F7" w:rsidP="00A05086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</w:rPr>
              <w:t xml:space="preserve">WORK </w:t>
            </w:r>
            <w:r w:rsidR="00654271" w:rsidRPr="00A05086">
              <w:rPr>
                <w:rFonts w:ascii="Optima" w:hAnsi="Optima" w:cs="Times New Roman"/>
                <w:smallCaps w:val="0"/>
                <w:sz w:val="28"/>
              </w:rPr>
              <w:t>EXPERIENCE</w:t>
            </w:r>
          </w:p>
        </w:tc>
      </w:tr>
      <w:tr w:rsidR="00375EC5" w:rsidRPr="00A05086" w14:paraId="4257F823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63AD1BBB" w14:textId="2D2B3B74" w:rsidR="00375EC5" w:rsidRDefault="00375EC5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Benchmark International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966F28">
              <w:rPr>
                <w:rFonts w:ascii="Optima" w:hAnsi="Optima" w:cs="Times New Roman"/>
                <w:bCs/>
                <w:sz w:val="20"/>
                <w:szCs w:val="20"/>
              </w:rPr>
              <w:t>Düsseldorf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</w:p>
        </w:tc>
        <w:tc>
          <w:tcPr>
            <w:tcW w:w="1701" w:type="dxa"/>
            <w:vAlign w:val="bottom"/>
          </w:tcPr>
          <w:p w14:paraId="030DC555" w14:textId="2DC769C9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01/2026 – today</w:t>
            </w:r>
          </w:p>
        </w:tc>
      </w:tr>
      <w:tr w:rsidR="00375EC5" w:rsidRPr="00A05086" w14:paraId="32BD49BC" w14:textId="77777777" w:rsidTr="006E008A">
        <w:trPr>
          <w:trHeight w:val="227"/>
        </w:trPr>
        <w:tc>
          <w:tcPr>
            <w:tcW w:w="8505" w:type="dxa"/>
            <w:gridSpan w:val="3"/>
            <w:vAlign w:val="bottom"/>
          </w:tcPr>
          <w:p w14:paraId="43D741A4" w14:textId="123D7DF8" w:rsidR="00375EC5" w:rsidRDefault="005D2857" w:rsidP="00375EC5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Investment Banking Intern</w:t>
            </w:r>
          </w:p>
        </w:tc>
        <w:tc>
          <w:tcPr>
            <w:tcW w:w="1701" w:type="dxa"/>
            <w:vAlign w:val="bottom"/>
          </w:tcPr>
          <w:p w14:paraId="33FE02C7" w14:textId="77777777" w:rsidR="00375EC5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</w:p>
        </w:tc>
      </w:tr>
      <w:tr w:rsidR="008F33CC" w:rsidRPr="00074E81" w14:paraId="461AFA6E" w14:textId="77777777" w:rsidTr="00763F6F">
        <w:trPr>
          <w:trHeight w:val="227"/>
        </w:trPr>
        <w:tc>
          <w:tcPr>
            <w:tcW w:w="10206" w:type="dxa"/>
            <w:gridSpan w:val="4"/>
            <w:vAlign w:val="bottom"/>
          </w:tcPr>
          <w:p w14:paraId="46BCA76A" w14:textId="22A44D14" w:rsidR="008F33CC" w:rsidRDefault="004B087D" w:rsidP="006E008A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Development of a management presentation for a €</w:t>
            </w:r>
            <w:r w:rsidR="00552A44">
              <w:rPr>
                <w:rFonts w:ascii="Optima" w:hAnsi="Optima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6m revenue industrial steel construction company </w:t>
            </w:r>
          </w:p>
          <w:p w14:paraId="428A1380" w14:textId="3CA8D69C" w:rsidR="008F33CC" w:rsidRPr="008F33CC" w:rsidRDefault="005B5A37" w:rsidP="008F33CC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Supporting the preparation of in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for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 w:rsidR="009D4C1F">
              <w:rPr>
                <w:rFonts w:ascii="Optima" w:hAnsi="Optima" w:cs="Times New Roman"/>
                <w:sz w:val="20"/>
                <w:szCs w:val="20"/>
                <w:lang w:val="en-US"/>
              </w:rPr>
              <w:t>a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tion memoranda, pitchbooks, and investor lists</w:t>
            </w:r>
          </w:p>
        </w:tc>
      </w:tr>
      <w:tr w:rsidR="00375EC5" w:rsidRPr="00A05086" w14:paraId="3569ED5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2093A73" w14:textId="72EF7AAE" w:rsidR="00375EC5" w:rsidRPr="00EF669D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Allert &amp; Co.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, Mannheim, Germany</w:t>
            </w:r>
          </w:p>
        </w:tc>
        <w:tc>
          <w:tcPr>
            <w:tcW w:w="1701" w:type="dxa"/>
            <w:vAlign w:val="bottom"/>
          </w:tcPr>
          <w:p w14:paraId="571400A7" w14:textId="7DA43906" w:rsidR="00375EC5" w:rsidRPr="00A05086" w:rsidRDefault="00375EC5" w:rsidP="00375EC5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375EC5" w:rsidRPr="00375EC5" w14:paraId="6FC3C0CF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24BC8840" w14:textId="5C163C9A" w:rsidR="00375EC5" w:rsidRPr="00EF669D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Investment Banking Intern </w:t>
            </w:r>
          </w:p>
        </w:tc>
      </w:tr>
      <w:tr w:rsidR="006E008A" w:rsidRPr="00074E81" w14:paraId="00833E50" w14:textId="77777777" w:rsidTr="006E008A">
        <w:trPr>
          <w:trHeight w:val="227"/>
        </w:trPr>
        <w:tc>
          <w:tcPr>
            <w:tcW w:w="10206" w:type="dxa"/>
            <w:gridSpan w:val="4"/>
            <w:vAlign w:val="bottom"/>
          </w:tcPr>
          <w:p w14:paraId="55F56947" w14:textId="37B332A3" w:rsidR="006E008A" w:rsidRDefault="002A22C9" w:rsidP="006E008A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Conducted </w:t>
            </w:r>
            <w:r w:rsidR="00763CBD">
              <w:rPr>
                <w:rFonts w:ascii="Optima" w:hAnsi="Optima" w:cs="Times New Roman"/>
                <w:sz w:val="20"/>
                <w:szCs w:val="20"/>
                <w:lang w:val="en-US"/>
              </w:rPr>
              <w:t>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ompany screening and transaction research using databases such as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Megermarket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and Capital IQ</w:t>
            </w:r>
          </w:p>
          <w:p w14:paraId="494BEB00" w14:textId="500AE3DE" w:rsidR="003D5255" w:rsidRPr="006E008A" w:rsidRDefault="00AC6EED" w:rsidP="006E008A">
            <w:pPr>
              <w:pStyle w:val="Listenabsatz"/>
              <w:numPr>
                <w:ilvl w:val="0"/>
                <w:numId w:val="32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Prepared buyer and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investorlists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e.g. strat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e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g</w:t>
            </w:r>
            <w:r w:rsidR="001E1D4C">
              <w:rPr>
                <w:rFonts w:ascii="Optima" w:hAnsi="Optima" w:cs="Times New Roman"/>
                <w:sz w:val="20"/>
                <w:szCs w:val="20"/>
                <w:lang w:val="en-US"/>
              </w:rPr>
              <w:t>ic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or financial investors for companies with revenues up to €100</w:t>
            </w:r>
            <w:r w:rsidR="006F02D8">
              <w:rPr>
                <w:rFonts w:ascii="Optima" w:hAnsi="Optima" w:cs="Times New Roman"/>
                <w:sz w:val="20"/>
                <w:szCs w:val="20"/>
                <w:lang w:val="en-US"/>
              </w:rPr>
              <w:t>m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375EC5" w:rsidRPr="00A05086" w14:paraId="127C64E2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4E556F79" w:rsidR="00375EC5" w:rsidRPr="00074E81" w:rsidRDefault="00375EC5" w:rsidP="00375EC5">
            <w:pPr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</w:pPr>
            <w:r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Corius </w:t>
            </w:r>
            <w:r w:rsidR="00434F68"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Deutschland GmbH</w:t>
            </w:r>
            <w:r w:rsidR="00074E81" w:rsidRPr="00074E81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</w:t>
            </w:r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(PE-backed </w:t>
            </w:r>
            <w:proofErr w:type="spellStart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healtcare</w:t>
            </w:r>
            <w:proofErr w:type="spellEnd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group (</w:t>
            </w:r>
            <w:proofErr w:type="spellStart"/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Ufenau</w:t>
            </w:r>
            <w:proofErr w:type="spellEnd"/>
            <w:r w:rsid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 CP</w:t>
            </w:r>
            <w:r w:rsidR="00074E81"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>))</w:t>
            </w:r>
            <w:r w:rsidRPr="00074E81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074E81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Mannheim, Germany</w:t>
            </w:r>
          </w:p>
        </w:tc>
        <w:tc>
          <w:tcPr>
            <w:tcW w:w="1701" w:type="dxa"/>
            <w:vAlign w:val="bottom"/>
          </w:tcPr>
          <w:p w14:paraId="4820196E" w14:textId="38B7BA34" w:rsidR="00375EC5" w:rsidRPr="00A05086" w:rsidRDefault="00375EC5" w:rsidP="00375EC5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09/2024 – 01/2025</w:t>
            </w:r>
          </w:p>
        </w:tc>
      </w:tr>
      <w:tr w:rsidR="00375EC5" w:rsidRPr="00074E81" w14:paraId="335D84E9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0022497B" w:rsidR="00375EC5" w:rsidRPr="00A05086" w:rsidRDefault="00375EC5" w:rsidP="00375EC5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Intern in Controlling and Treasury</w:t>
            </w:r>
          </w:p>
        </w:tc>
      </w:tr>
      <w:tr w:rsidR="00375EC5" w:rsidRPr="00074E81" w14:paraId="54C3D64C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67884B31" w14:textId="5789FCB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Prepared weekly liquidity and variance analyses and participated in the development of quarterly forecasts for liquidity planning</w:t>
            </w:r>
            <w:r w:rsidR="005D285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  <w:p w14:paraId="6DD9BA0F" w14:textId="65B99476" w:rsidR="00375EC5" w:rsidRPr="00A05086" w:rsidRDefault="00375EC5" w:rsidP="00375EC5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Efficiently posted provision and asset balances and implemented intra-group clearing processes using ERP systems and Excel</w:t>
            </w:r>
          </w:p>
        </w:tc>
      </w:tr>
      <w:tr w:rsidR="00375EC5" w:rsidRPr="00A05086" w14:paraId="45404236" w14:textId="77777777" w:rsidTr="00C13E0B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306666E4" w:rsidR="00375EC5" w:rsidRPr="00A05086" w:rsidRDefault="00375EC5" w:rsidP="00375EC5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PricewaterhouseCoopers</w:t>
            </w:r>
            <w:r w:rsidRPr="00A05086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sz w:val="20"/>
                <w:szCs w:val="20"/>
              </w:rPr>
              <w:t>Frankfurt am Main, Germany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02/2024 – 03/2024</w:t>
            </w:r>
          </w:p>
        </w:tc>
      </w:tr>
      <w:tr w:rsidR="00375EC5" w:rsidRPr="00A05086" w14:paraId="16C6F7AD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4240AE5E" w:rsidR="00375EC5" w:rsidRPr="00A05086" w:rsidRDefault="00375EC5" w:rsidP="00375EC5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Intern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375EC5" w:rsidRPr="00074E81" w14:paraId="7660C4BA" w14:textId="77777777" w:rsidTr="00C13E0B">
        <w:trPr>
          <w:trHeight w:val="57"/>
        </w:trPr>
        <w:tc>
          <w:tcPr>
            <w:tcW w:w="10206" w:type="dxa"/>
            <w:gridSpan w:val="4"/>
            <w:vAlign w:val="bottom"/>
          </w:tcPr>
          <w:p w14:paraId="51A4B144" w14:textId="537DEBCD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Developed a project-based accounting standard in accordance with IFRS 16 for the preparation of consolidated financial statements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at a €3.4bn revenue mobility service company</w:t>
            </w:r>
          </w:p>
          <w:p w14:paraId="132465C4" w14:textId="19F74096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Carried out project management of consulting projects, using various Microsoft tools and documented notes disclosures as part of the audit of an international bank</w:t>
            </w:r>
          </w:p>
        </w:tc>
      </w:tr>
      <w:tr w:rsidR="00375EC5" w:rsidRPr="00A05086" w14:paraId="414B4085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6F339BAF" w:rsidR="00375EC5" w:rsidRPr="00A05086" w:rsidRDefault="00375EC5" w:rsidP="00375EC5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 ENGAGEMENT</w:t>
            </w:r>
          </w:p>
        </w:tc>
      </w:tr>
      <w:tr w:rsidR="00375EC5" w:rsidRPr="00A05086" w14:paraId="74251178" w14:textId="77777777" w:rsidTr="00C13E0B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714E77E0" w:rsidR="00375EC5" w:rsidRPr="00A05086" w:rsidRDefault="00375EC5" w:rsidP="00375EC5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A05086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General Student Committee</w:t>
            </w:r>
            <w:r w:rsidRPr="00A05086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 w:rsidRPr="00A05086"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Rhein, Germany</w:t>
            </w:r>
          </w:p>
        </w:tc>
        <w:tc>
          <w:tcPr>
            <w:tcW w:w="1701" w:type="dxa"/>
            <w:vAlign w:val="bottom"/>
          </w:tcPr>
          <w:p w14:paraId="58208F44" w14:textId="1875950A" w:rsidR="00375EC5" w:rsidRPr="00A05086" w:rsidRDefault="00375EC5" w:rsidP="00375EC5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06/2023 – 12/2024</w:t>
            </w:r>
          </w:p>
        </w:tc>
      </w:tr>
      <w:tr w:rsidR="00375EC5" w:rsidRPr="00074E81" w14:paraId="4F59C612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789845A4" w:rsidR="00375EC5" w:rsidRPr="00A05086" w:rsidRDefault="00375EC5" w:rsidP="00375EC5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Chief Financial Officer of the </w:t>
            </w:r>
            <w:proofErr w:type="spellStart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AStA</w:t>
            </w:r>
            <w:proofErr w:type="spellEnd"/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of Ludwigshafen University of Applied Sciences</w:t>
            </w:r>
          </w:p>
        </w:tc>
      </w:tr>
      <w:tr w:rsidR="00375EC5" w:rsidRPr="00074E81" w14:paraId="02437711" w14:textId="77777777" w:rsidTr="00C13E0B">
        <w:trPr>
          <w:trHeight w:val="20"/>
        </w:trPr>
        <w:tc>
          <w:tcPr>
            <w:tcW w:w="10206" w:type="dxa"/>
            <w:gridSpan w:val="4"/>
            <w:vAlign w:val="bottom"/>
          </w:tcPr>
          <w:p w14:paraId="5C40810B" w14:textId="70F25D0A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the budget based on student semester fees and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administrated all student body accounts and funds</w:t>
            </w:r>
            <w:r w:rsidR="00B66A6B" w:rsidRPr="00B66A6B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B66A6B" w:rsidRPr="00B66A6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and advised student committees on financial decision-making</w:t>
            </w:r>
          </w:p>
          <w:p w14:paraId="68CFAD97" w14:textId="576AC914" w:rsidR="00375EC5" w:rsidRPr="00A05086" w:rsidRDefault="00375EC5" w:rsidP="00375EC5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>Prepar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CA77B7">
              <w:rPr>
                <w:rFonts w:ascii="Optima" w:hAnsi="Optima" w:cs="Times New Roman"/>
                <w:i w:val="0"/>
                <w:sz w:val="20"/>
                <w:szCs w:val="20"/>
                <w:lang w:val="en-US"/>
              </w:rPr>
              <w:t xml:space="preserve"> cost and financial overviews, including cash reports, </w:t>
            </w:r>
            <w:r w:rsidRPr="00CA77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annual financial statements, and liquidity planning</w:t>
            </w:r>
          </w:p>
        </w:tc>
      </w:tr>
      <w:tr w:rsidR="00375EC5" w:rsidRPr="00A05086" w14:paraId="482569A2" w14:textId="77777777" w:rsidTr="00C13E0B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1ECD0337" w:rsidR="00375EC5" w:rsidRPr="00A05086" w:rsidRDefault="00375EC5" w:rsidP="00375EC5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A05086">
              <w:rPr>
                <w:rFonts w:ascii="Optima" w:hAnsi="Optima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375EC5" w:rsidRPr="00074E81" w14:paraId="2B257790" w14:textId="77777777" w:rsidTr="00C13E0B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B346838" w:rsidR="00375EC5" w:rsidRPr="00A05086" w:rsidRDefault="00375EC5" w:rsidP="00375EC5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Languages: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German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native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English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business fluent</w:t>
            </w:r>
            <w:r w:rsidR="00675B90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/C1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  <w:tr w:rsidR="00375EC5" w:rsidRPr="00074E81" w14:paraId="45706C3F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60CA2168" w14:textId="76B1ADE6" w:rsidR="00375EC5" w:rsidRPr="00A05086" w:rsidRDefault="00375EC5" w:rsidP="00375EC5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Technical: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Microsoft Office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proofErr w:type="spellStart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LucaNet</w:t>
            </w:r>
            <w:proofErr w:type="spellEnd"/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advanced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), </w:t>
            </w:r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Databases: Orbis, </w:t>
            </w:r>
            <w:proofErr w:type="spellStart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Mergermarket</w:t>
            </w:r>
            <w:proofErr w:type="spellEnd"/>
            <w:r w:rsidR="005F55BD">
              <w:rPr>
                <w:rFonts w:ascii="Optima" w:hAnsi="Optima" w:cs="Times New Roman"/>
                <w:sz w:val="20"/>
                <w:szCs w:val="20"/>
                <w:lang w:val="en-US"/>
              </w:rPr>
              <w:t>, Capital IQ (advanced)</w:t>
            </w:r>
          </w:p>
        </w:tc>
      </w:tr>
      <w:tr w:rsidR="00375EC5" w:rsidRPr="00074E81" w14:paraId="70CB01B0" w14:textId="77777777" w:rsidTr="00C13E0B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6B705F48" w:rsidR="00375EC5" w:rsidRPr="00A05086" w:rsidRDefault="00375EC5" w:rsidP="00375EC5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A05086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Athletics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D squad athlete (2016 </w:t>
            </w:r>
            <w:r w:rsidRPr="00A05086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2018), German championships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), Fitness (</w:t>
            </w:r>
            <w:r w:rsidRPr="00CA77B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weekly</w:t>
            </w:r>
            <w:r w:rsidRPr="00A05086">
              <w:rPr>
                <w:rFonts w:ascii="Optima" w:hAnsi="Optima" w:cs="Times New Roman"/>
                <w:sz w:val="20"/>
                <w:szCs w:val="20"/>
                <w:lang w:val="en-US"/>
              </w:rPr>
              <w:t>)</w:t>
            </w:r>
          </w:p>
        </w:tc>
      </w:tr>
    </w:tbl>
    <w:p w14:paraId="2D72635E" w14:textId="77777777" w:rsidR="00835271" w:rsidRPr="00CA77B7" w:rsidRDefault="00835271" w:rsidP="00CA77B7">
      <w:pPr>
        <w:spacing w:after="0" w:line="240" w:lineRule="auto"/>
        <w:rPr>
          <w:rFonts w:ascii="Optima" w:hAnsi="Optima" w:cs="Times New Roman"/>
          <w:sz w:val="18"/>
          <w:lang w:val="en-US"/>
        </w:rPr>
      </w:pPr>
    </w:p>
    <w:sectPr w:rsidR="00835271" w:rsidRPr="00CA77B7" w:rsidSect="00B66A6B">
      <w:footerReference w:type="even" r:id="rId9"/>
      <w:pgSz w:w="11906" w:h="16838"/>
      <w:pgMar w:top="68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9A867" w14:textId="77777777" w:rsidR="005931D3" w:rsidRDefault="005931D3" w:rsidP="00BE053D">
      <w:pPr>
        <w:spacing w:after="0" w:line="240" w:lineRule="auto"/>
      </w:pPr>
      <w:r>
        <w:separator/>
      </w:r>
    </w:p>
  </w:endnote>
  <w:endnote w:type="continuationSeparator" w:id="0">
    <w:p w14:paraId="5A583B7A" w14:textId="77777777" w:rsidR="005931D3" w:rsidRDefault="005931D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93D8" w14:textId="77777777" w:rsidR="005931D3" w:rsidRDefault="005931D3" w:rsidP="00BE053D">
      <w:pPr>
        <w:spacing w:after="0" w:line="240" w:lineRule="auto"/>
      </w:pPr>
      <w:r>
        <w:separator/>
      </w:r>
    </w:p>
  </w:footnote>
  <w:footnote w:type="continuationSeparator" w:id="0">
    <w:p w14:paraId="647D04B8" w14:textId="77777777" w:rsidR="005931D3" w:rsidRDefault="005931D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D451A5"/>
    <w:multiLevelType w:val="hybridMultilevel"/>
    <w:tmpl w:val="9008F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871CA6"/>
    <w:multiLevelType w:val="hybridMultilevel"/>
    <w:tmpl w:val="68A05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9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30"/>
  </w:num>
  <w:num w:numId="32" w16cid:durableId="782387637">
    <w:abstractNumId w:val="27"/>
  </w:num>
  <w:num w:numId="33" w16cid:durableId="2052922879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40BC7"/>
    <w:rsid w:val="000557EE"/>
    <w:rsid w:val="00061D33"/>
    <w:rsid w:val="00064643"/>
    <w:rsid w:val="00070931"/>
    <w:rsid w:val="00074E81"/>
    <w:rsid w:val="00087747"/>
    <w:rsid w:val="000A1FDA"/>
    <w:rsid w:val="000B63E2"/>
    <w:rsid w:val="000B6548"/>
    <w:rsid w:val="000C1B6B"/>
    <w:rsid w:val="000D671A"/>
    <w:rsid w:val="000F0C20"/>
    <w:rsid w:val="00102D09"/>
    <w:rsid w:val="00103EC5"/>
    <w:rsid w:val="00104813"/>
    <w:rsid w:val="00116C6E"/>
    <w:rsid w:val="00125CA6"/>
    <w:rsid w:val="00156FC9"/>
    <w:rsid w:val="00162A5A"/>
    <w:rsid w:val="001645F6"/>
    <w:rsid w:val="001647AB"/>
    <w:rsid w:val="00164F3D"/>
    <w:rsid w:val="001650AD"/>
    <w:rsid w:val="00170AD3"/>
    <w:rsid w:val="00172867"/>
    <w:rsid w:val="00175B6D"/>
    <w:rsid w:val="001901ED"/>
    <w:rsid w:val="0019483A"/>
    <w:rsid w:val="00195C22"/>
    <w:rsid w:val="001A46BF"/>
    <w:rsid w:val="001A481B"/>
    <w:rsid w:val="001A55AF"/>
    <w:rsid w:val="001A7334"/>
    <w:rsid w:val="001B0186"/>
    <w:rsid w:val="001B1026"/>
    <w:rsid w:val="001B62CA"/>
    <w:rsid w:val="001C3A37"/>
    <w:rsid w:val="001D4DCD"/>
    <w:rsid w:val="001E1D4C"/>
    <w:rsid w:val="001E4313"/>
    <w:rsid w:val="001F2433"/>
    <w:rsid w:val="001F4175"/>
    <w:rsid w:val="001F5B3E"/>
    <w:rsid w:val="00222D22"/>
    <w:rsid w:val="00223A4D"/>
    <w:rsid w:val="0023054D"/>
    <w:rsid w:val="0023267A"/>
    <w:rsid w:val="00232CB5"/>
    <w:rsid w:val="00234A7E"/>
    <w:rsid w:val="00242ECE"/>
    <w:rsid w:val="0024373D"/>
    <w:rsid w:val="00246960"/>
    <w:rsid w:val="002508C2"/>
    <w:rsid w:val="002664CA"/>
    <w:rsid w:val="00267252"/>
    <w:rsid w:val="00282DB0"/>
    <w:rsid w:val="002A22C9"/>
    <w:rsid w:val="002B2091"/>
    <w:rsid w:val="002B6476"/>
    <w:rsid w:val="002C6972"/>
    <w:rsid w:val="002D2B32"/>
    <w:rsid w:val="002D4516"/>
    <w:rsid w:val="002D4ABB"/>
    <w:rsid w:val="002F46AD"/>
    <w:rsid w:val="00304B0B"/>
    <w:rsid w:val="003065F7"/>
    <w:rsid w:val="003101F0"/>
    <w:rsid w:val="00314B7A"/>
    <w:rsid w:val="003217D0"/>
    <w:rsid w:val="0032357A"/>
    <w:rsid w:val="00324BC5"/>
    <w:rsid w:val="00335B56"/>
    <w:rsid w:val="00336880"/>
    <w:rsid w:val="00340BAB"/>
    <w:rsid w:val="003418E0"/>
    <w:rsid w:val="00347F8D"/>
    <w:rsid w:val="00370513"/>
    <w:rsid w:val="003710DA"/>
    <w:rsid w:val="00372F7B"/>
    <w:rsid w:val="003733E5"/>
    <w:rsid w:val="00375EC5"/>
    <w:rsid w:val="00390EA6"/>
    <w:rsid w:val="003C2247"/>
    <w:rsid w:val="003D5255"/>
    <w:rsid w:val="003E27C3"/>
    <w:rsid w:val="003F3E3F"/>
    <w:rsid w:val="00400BA8"/>
    <w:rsid w:val="00400EBC"/>
    <w:rsid w:val="004067B8"/>
    <w:rsid w:val="004154BE"/>
    <w:rsid w:val="0041782D"/>
    <w:rsid w:val="0042013D"/>
    <w:rsid w:val="00422F83"/>
    <w:rsid w:val="00426D7E"/>
    <w:rsid w:val="0043430C"/>
    <w:rsid w:val="00434F68"/>
    <w:rsid w:val="00435E6D"/>
    <w:rsid w:val="00443668"/>
    <w:rsid w:val="00456B0D"/>
    <w:rsid w:val="00457D6E"/>
    <w:rsid w:val="0047676A"/>
    <w:rsid w:val="00476AF8"/>
    <w:rsid w:val="00481D83"/>
    <w:rsid w:val="00484FD7"/>
    <w:rsid w:val="004929FB"/>
    <w:rsid w:val="004955DD"/>
    <w:rsid w:val="004A54BA"/>
    <w:rsid w:val="004B0037"/>
    <w:rsid w:val="004B087D"/>
    <w:rsid w:val="004B5D67"/>
    <w:rsid w:val="004B6A5E"/>
    <w:rsid w:val="004E35E3"/>
    <w:rsid w:val="00503C6B"/>
    <w:rsid w:val="00503CEF"/>
    <w:rsid w:val="00507EA7"/>
    <w:rsid w:val="00511F5F"/>
    <w:rsid w:val="00516591"/>
    <w:rsid w:val="00522A2B"/>
    <w:rsid w:val="00526089"/>
    <w:rsid w:val="00527A28"/>
    <w:rsid w:val="00527DCA"/>
    <w:rsid w:val="00530194"/>
    <w:rsid w:val="0053342F"/>
    <w:rsid w:val="00552A44"/>
    <w:rsid w:val="0056036E"/>
    <w:rsid w:val="005716D4"/>
    <w:rsid w:val="00571B60"/>
    <w:rsid w:val="00572876"/>
    <w:rsid w:val="00585A4D"/>
    <w:rsid w:val="005923EB"/>
    <w:rsid w:val="005931D3"/>
    <w:rsid w:val="005A7143"/>
    <w:rsid w:val="005B5A37"/>
    <w:rsid w:val="005C46AA"/>
    <w:rsid w:val="005D2857"/>
    <w:rsid w:val="005D6329"/>
    <w:rsid w:val="005E57F6"/>
    <w:rsid w:val="005F55BD"/>
    <w:rsid w:val="00602442"/>
    <w:rsid w:val="006058D8"/>
    <w:rsid w:val="00610200"/>
    <w:rsid w:val="00614C39"/>
    <w:rsid w:val="00617078"/>
    <w:rsid w:val="00622F9B"/>
    <w:rsid w:val="00623699"/>
    <w:rsid w:val="00632D5A"/>
    <w:rsid w:val="00635515"/>
    <w:rsid w:val="00652D3C"/>
    <w:rsid w:val="00654271"/>
    <w:rsid w:val="006546FD"/>
    <w:rsid w:val="006639D0"/>
    <w:rsid w:val="00665BF3"/>
    <w:rsid w:val="00666BEF"/>
    <w:rsid w:val="006732D6"/>
    <w:rsid w:val="00675B90"/>
    <w:rsid w:val="00681BCB"/>
    <w:rsid w:val="00683436"/>
    <w:rsid w:val="00693E09"/>
    <w:rsid w:val="006A2DE9"/>
    <w:rsid w:val="006A7230"/>
    <w:rsid w:val="006B4E32"/>
    <w:rsid w:val="006B72C7"/>
    <w:rsid w:val="006B7F78"/>
    <w:rsid w:val="006C2252"/>
    <w:rsid w:val="006D02C4"/>
    <w:rsid w:val="006D3421"/>
    <w:rsid w:val="006D7F7F"/>
    <w:rsid w:val="006E008A"/>
    <w:rsid w:val="006E2C9C"/>
    <w:rsid w:val="006E40EF"/>
    <w:rsid w:val="006F0039"/>
    <w:rsid w:val="006F02D8"/>
    <w:rsid w:val="00711CEF"/>
    <w:rsid w:val="00720320"/>
    <w:rsid w:val="00723643"/>
    <w:rsid w:val="007243BD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CBD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8050E4"/>
    <w:rsid w:val="00821FE3"/>
    <w:rsid w:val="0082257D"/>
    <w:rsid w:val="00830BE3"/>
    <w:rsid w:val="00835271"/>
    <w:rsid w:val="008438AB"/>
    <w:rsid w:val="00853438"/>
    <w:rsid w:val="0086413D"/>
    <w:rsid w:val="00866846"/>
    <w:rsid w:val="00875DA9"/>
    <w:rsid w:val="00891752"/>
    <w:rsid w:val="00895E38"/>
    <w:rsid w:val="008A782B"/>
    <w:rsid w:val="008B0FC0"/>
    <w:rsid w:val="008B22CC"/>
    <w:rsid w:val="008C429A"/>
    <w:rsid w:val="008C48E7"/>
    <w:rsid w:val="008E1F3D"/>
    <w:rsid w:val="008F261A"/>
    <w:rsid w:val="008F33CC"/>
    <w:rsid w:val="00900AD5"/>
    <w:rsid w:val="00902F19"/>
    <w:rsid w:val="00904E5E"/>
    <w:rsid w:val="009053D7"/>
    <w:rsid w:val="0091331D"/>
    <w:rsid w:val="009210D5"/>
    <w:rsid w:val="00922EC1"/>
    <w:rsid w:val="0093223C"/>
    <w:rsid w:val="00941A87"/>
    <w:rsid w:val="009501C2"/>
    <w:rsid w:val="009668B9"/>
    <w:rsid w:val="00976577"/>
    <w:rsid w:val="009907AC"/>
    <w:rsid w:val="00991B6D"/>
    <w:rsid w:val="00996356"/>
    <w:rsid w:val="00997D9A"/>
    <w:rsid w:val="009D4C1F"/>
    <w:rsid w:val="009D7C49"/>
    <w:rsid w:val="009E0E0C"/>
    <w:rsid w:val="009E7297"/>
    <w:rsid w:val="009F04AB"/>
    <w:rsid w:val="00A0257D"/>
    <w:rsid w:val="00A05086"/>
    <w:rsid w:val="00A12EDC"/>
    <w:rsid w:val="00A26D0D"/>
    <w:rsid w:val="00A33BDE"/>
    <w:rsid w:val="00A34885"/>
    <w:rsid w:val="00A43BC1"/>
    <w:rsid w:val="00A62FF2"/>
    <w:rsid w:val="00A74225"/>
    <w:rsid w:val="00A7585E"/>
    <w:rsid w:val="00A86783"/>
    <w:rsid w:val="00A91B82"/>
    <w:rsid w:val="00A936D5"/>
    <w:rsid w:val="00AA1EB0"/>
    <w:rsid w:val="00AA2DA3"/>
    <w:rsid w:val="00AA5A9C"/>
    <w:rsid w:val="00AB016A"/>
    <w:rsid w:val="00AB2A5A"/>
    <w:rsid w:val="00AB3383"/>
    <w:rsid w:val="00AC6EED"/>
    <w:rsid w:val="00AD28F8"/>
    <w:rsid w:val="00AE3A08"/>
    <w:rsid w:val="00AE4ED3"/>
    <w:rsid w:val="00AE4EDA"/>
    <w:rsid w:val="00AF699B"/>
    <w:rsid w:val="00B01491"/>
    <w:rsid w:val="00B0230B"/>
    <w:rsid w:val="00B17D95"/>
    <w:rsid w:val="00B23509"/>
    <w:rsid w:val="00B359DB"/>
    <w:rsid w:val="00B3632B"/>
    <w:rsid w:val="00B36A50"/>
    <w:rsid w:val="00B409D8"/>
    <w:rsid w:val="00B47759"/>
    <w:rsid w:val="00B5178D"/>
    <w:rsid w:val="00B66A6B"/>
    <w:rsid w:val="00B67F1F"/>
    <w:rsid w:val="00B701D7"/>
    <w:rsid w:val="00B70431"/>
    <w:rsid w:val="00B90595"/>
    <w:rsid w:val="00BA215A"/>
    <w:rsid w:val="00BA4AD1"/>
    <w:rsid w:val="00BB2B4E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3E0B"/>
    <w:rsid w:val="00C17371"/>
    <w:rsid w:val="00C25387"/>
    <w:rsid w:val="00C45F62"/>
    <w:rsid w:val="00C54BE3"/>
    <w:rsid w:val="00C57F80"/>
    <w:rsid w:val="00C768ED"/>
    <w:rsid w:val="00C82A8F"/>
    <w:rsid w:val="00C856D5"/>
    <w:rsid w:val="00C916C2"/>
    <w:rsid w:val="00CA5991"/>
    <w:rsid w:val="00CA77B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5435D"/>
    <w:rsid w:val="00D61F14"/>
    <w:rsid w:val="00D80C84"/>
    <w:rsid w:val="00D80D6B"/>
    <w:rsid w:val="00D85D41"/>
    <w:rsid w:val="00D90950"/>
    <w:rsid w:val="00DA2039"/>
    <w:rsid w:val="00DA69DF"/>
    <w:rsid w:val="00DB33F8"/>
    <w:rsid w:val="00DC60BC"/>
    <w:rsid w:val="00DD38E2"/>
    <w:rsid w:val="00DF77E6"/>
    <w:rsid w:val="00E00140"/>
    <w:rsid w:val="00E13110"/>
    <w:rsid w:val="00E24DF1"/>
    <w:rsid w:val="00E30DC6"/>
    <w:rsid w:val="00E40B9A"/>
    <w:rsid w:val="00E431ED"/>
    <w:rsid w:val="00E55D90"/>
    <w:rsid w:val="00E643B1"/>
    <w:rsid w:val="00E64FF5"/>
    <w:rsid w:val="00E71DC0"/>
    <w:rsid w:val="00E800AF"/>
    <w:rsid w:val="00E80386"/>
    <w:rsid w:val="00E907EC"/>
    <w:rsid w:val="00EA5421"/>
    <w:rsid w:val="00EA5E41"/>
    <w:rsid w:val="00EB34FC"/>
    <w:rsid w:val="00EB5816"/>
    <w:rsid w:val="00ED0EA9"/>
    <w:rsid w:val="00EF669D"/>
    <w:rsid w:val="00EF77DF"/>
    <w:rsid w:val="00F018C8"/>
    <w:rsid w:val="00F11BEF"/>
    <w:rsid w:val="00F12640"/>
    <w:rsid w:val="00F165E1"/>
    <w:rsid w:val="00F17A35"/>
    <w:rsid w:val="00F24A4B"/>
    <w:rsid w:val="00F258E7"/>
    <w:rsid w:val="00F25EB2"/>
    <w:rsid w:val="00F31B84"/>
    <w:rsid w:val="00F40CCD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664C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664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64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64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6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ulianreiser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3061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36</cp:revision>
  <cp:lastPrinted>2026-02-21T18:04:00Z</cp:lastPrinted>
  <dcterms:created xsi:type="dcterms:W3CDTF">2026-01-05T06:58:00Z</dcterms:created>
  <dcterms:modified xsi:type="dcterms:W3CDTF">2026-06-03T12:27:00Z</dcterms:modified>
</cp:coreProperties>
</file>