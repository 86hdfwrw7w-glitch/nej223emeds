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XSpec="center" w:tblpY="-224"/>
        <w:tblW w:w="107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David Döbele" w:date="2023-02-07T19:53:00Z">
          <w:tblPr>
            <w:tblStyle w:val="a"/>
            <w:tblpPr w:leftFromText="141" w:rightFromText="141" w:vertAnchor="text" w:horzAnchor="margin" w:tblpXSpec="center" w:tblpY="-224"/>
            <w:tblW w:w="10773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701"/>
        <w:gridCol w:w="3686"/>
        <w:gridCol w:w="142"/>
        <w:gridCol w:w="141"/>
        <w:gridCol w:w="284"/>
        <w:gridCol w:w="425"/>
        <w:gridCol w:w="142"/>
        <w:gridCol w:w="142"/>
        <w:gridCol w:w="283"/>
        <w:gridCol w:w="425"/>
        <w:gridCol w:w="3261"/>
        <w:gridCol w:w="141"/>
        <w:tblGridChange w:id="1">
          <w:tblGrid>
            <w:gridCol w:w="1701"/>
            <w:gridCol w:w="3686"/>
            <w:gridCol w:w="142"/>
            <w:gridCol w:w="141"/>
            <w:gridCol w:w="284"/>
            <w:gridCol w:w="425"/>
            <w:gridCol w:w="142"/>
            <w:gridCol w:w="142"/>
            <w:gridCol w:w="283"/>
            <w:gridCol w:w="425"/>
            <w:gridCol w:w="3402"/>
          </w:tblGrid>
        </w:tblGridChange>
      </w:tblGrid>
      <w:tr w:rsidR="00D6677B" w:rsidRPr="001B1769" w14:paraId="49864BF9" w14:textId="77777777" w:rsidTr="00C82656">
        <w:trPr>
          <w:trHeight w:val="283"/>
          <w:trPrChange w:id="2" w:author="David Döbele" w:date="2023-02-07T19:53:00Z">
            <w:trPr>
              <w:trHeight w:val="283"/>
            </w:trPr>
          </w:trPrChange>
        </w:trPr>
        <w:tc>
          <w:tcPr>
            <w:tcW w:w="10773" w:type="dxa"/>
            <w:gridSpan w:val="12"/>
            <w:vAlign w:val="bottom"/>
            <w:tcPrChange w:id="3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6D70C765" w14:textId="77777777" w:rsidR="00BE2A40" w:rsidRPr="00612D6F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 w:rsidRPr="00612D6F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Florian Kempf</w:t>
            </w:r>
          </w:p>
          <w:p w14:paraId="1A9E649B" w14:textId="7DA69DC6" w:rsidR="00BE2A40" w:rsidRPr="009F4072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Kilbachweg</w:t>
            </w:r>
            <w:proofErr w:type="spellEnd"/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4, 65510 Idstein</w:t>
            </w:r>
            <w:r w:rsidR="0037445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Heftrich</w:t>
            </w:r>
            <w:r w:rsidR="00A16E73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Kempf.florian@t-online.de | +49(0)157 73122100</w:t>
            </w:r>
          </w:p>
        </w:tc>
      </w:tr>
      <w:tr w:rsidR="00D6677B" w:rsidRPr="001B1769" w14:paraId="462ED9D2" w14:textId="77777777" w:rsidTr="00C82656">
        <w:trPr>
          <w:trHeight w:val="454"/>
          <w:trPrChange w:id="4" w:author="David Döbele" w:date="2023-02-07T19:53:00Z">
            <w:trPr>
              <w:trHeight w:val="454"/>
            </w:trPr>
          </w:trPrChange>
        </w:trPr>
        <w:tc>
          <w:tcPr>
            <w:tcW w:w="10773" w:type="dxa"/>
            <w:gridSpan w:val="12"/>
            <w:tcBorders>
              <w:bottom w:val="single" w:sz="4" w:space="0" w:color="000000"/>
            </w:tcBorders>
            <w:vAlign w:val="bottom"/>
            <w:tcPrChange w:id="5" w:author="David Döbele" w:date="2023-02-07T19:53:00Z">
              <w:tcPr>
                <w:tcW w:w="10773" w:type="dxa"/>
                <w:gridSpan w:val="11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401D7C1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6677B" w:rsidRPr="001B1769" w14:paraId="3CE8035D" w14:textId="77777777" w:rsidTr="00C82656">
        <w:trPr>
          <w:trHeight w:val="340"/>
          <w:trPrChange w:id="6" w:author="David Döbele" w:date="2023-02-07T19:53:00Z">
            <w:trPr>
              <w:trHeight w:val="340"/>
            </w:trPr>
          </w:trPrChange>
        </w:trPr>
        <w:tc>
          <w:tcPr>
            <w:tcW w:w="6663" w:type="dxa"/>
            <w:gridSpan w:val="8"/>
            <w:tcBorders>
              <w:top w:val="single" w:sz="4" w:space="0" w:color="000000"/>
            </w:tcBorders>
            <w:vAlign w:val="bottom"/>
            <w:tcPrChange w:id="7" w:author="David Döbele" w:date="2023-02-07T19:53:00Z">
              <w:tcPr>
                <w:tcW w:w="6663" w:type="dxa"/>
                <w:gridSpan w:val="8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E67281B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h_da Hochschule Darmstadt</w:t>
            </w:r>
          </w:p>
        </w:tc>
        <w:tc>
          <w:tcPr>
            <w:tcW w:w="4110" w:type="dxa"/>
            <w:gridSpan w:val="4"/>
            <w:tcBorders>
              <w:top w:val="single" w:sz="4" w:space="0" w:color="000000"/>
            </w:tcBorders>
            <w:vAlign w:val="bottom"/>
            <w:tcPrChange w:id="8" w:author="David Döbele" w:date="2023-02-07T19:53:00Z">
              <w:tcPr>
                <w:tcW w:w="4110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67A4CF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Darmstadt</w:t>
            </w:r>
          </w:p>
        </w:tc>
      </w:tr>
      <w:tr w:rsidR="00D6677B" w:rsidRPr="001B1769" w14:paraId="1A36D057" w14:textId="77777777" w:rsidTr="00C82656">
        <w:trPr>
          <w:trHeight w:val="227"/>
          <w:trPrChange w:id="9" w:author="David Döbele" w:date="2023-02-07T19:53:00Z">
            <w:trPr>
              <w:trHeight w:val="227"/>
            </w:trPr>
          </w:trPrChange>
        </w:trPr>
        <w:tc>
          <w:tcPr>
            <w:tcW w:w="5529" w:type="dxa"/>
            <w:gridSpan w:val="3"/>
            <w:vAlign w:val="bottom"/>
            <w:tcPrChange w:id="10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2BD5D9E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M.Sc</w:t>
            </w:r>
            <w:proofErr w:type="spellEnd"/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 in Wirtschaftsingenieurwesen (aktueller Schnitt: 1,5)</w:t>
            </w:r>
          </w:p>
        </w:tc>
        <w:tc>
          <w:tcPr>
            <w:tcW w:w="5244" w:type="dxa"/>
            <w:gridSpan w:val="9"/>
            <w:vAlign w:val="bottom"/>
            <w:tcPrChange w:id="11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46147770" w14:textId="0BE57A3D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C82656" w:rsidRPr="001B1769" w14:paraId="4BDECFDA" w14:textId="77777777" w:rsidTr="00C82656">
        <w:trPr>
          <w:trHeight w:val="227"/>
          <w:ins w:id="12" w:author="David Döbele" w:date="2023-02-07T19:51:00Z"/>
          <w:trPrChange w:id="13" w:author="David Döbele" w:date="2023-02-07T19:53:00Z">
            <w:trPr>
              <w:trHeight w:val="227"/>
            </w:trPr>
          </w:trPrChange>
        </w:trPr>
        <w:tc>
          <w:tcPr>
            <w:tcW w:w="10632" w:type="dxa"/>
            <w:gridSpan w:val="11"/>
            <w:vAlign w:val="bottom"/>
            <w:tcPrChange w:id="14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026105FA" w14:textId="77777777" w:rsidR="00C82656" w:rsidRPr="00C82656" w:rsidRDefault="00C82656" w:rsidP="00C82656">
            <w:pPr>
              <w:pStyle w:val="Listenabsatz"/>
              <w:numPr>
                <w:ilvl w:val="0"/>
                <w:numId w:val="10"/>
              </w:numPr>
              <w:rPr>
                <w:ins w:id="15" w:author="David Döbele" w:date="2023-02-07T19:52:00Z"/>
                <w:rFonts w:ascii="Times New Roman" w:eastAsia="Times New Roman" w:hAnsi="Times New Roman" w:cs="Times New Roman"/>
                <w:i/>
                <w:sz w:val="20"/>
                <w:szCs w:val="20"/>
                <w:rPrChange w:id="16" w:author="David Döbele" w:date="2023-02-07T19:52:00Z">
                  <w:rPr>
                    <w:ins w:id="17" w:author="David Döbele" w:date="2023-02-07T19:52:00Z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ins w:id="18" w:author="David Döbele" w:date="2023-02-07T19:51:00Z">
              <w:r w:rsidRPr="00C82656">
                <w:rPr>
                  <w:rFonts w:ascii="Times New Roman" w:hAnsi="Times New Roman" w:cs="Times New Roman"/>
                  <w:sz w:val="20"/>
                  <w:szCs w:val="20"/>
                  <w:rPrChange w:id="19" w:author="David Döbele" w:date="2023-02-07T19:52:00Z">
                    <w:rPr/>
                  </w:rPrChange>
                </w:rPr>
                <w:t>Einsatz in der Stabsstelle des Vorstands des DB-Fernverkehrs mit der Verantwortung für</w:t>
              </w:r>
            </w:ins>
          </w:p>
          <w:p w14:paraId="15C2DB49" w14:textId="5A342451" w:rsidR="00C82656" w:rsidRPr="00C82656" w:rsidRDefault="00C82656" w:rsidP="00C82656">
            <w:pPr>
              <w:pStyle w:val="Listenabsatz"/>
              <w:numPr>
                <w:ilvl w:val="0"/>
                <w:numId w:val="10"/>
              </w:numPr>
              <w:rPr>
                <w:ins w:id="20" w:author="David Döbele" w:date="2023-02-07T19:51:00Z"/>
                <w:rFonts w:ascii="Times New Roman" w:eastAsia="Times New Roman" w:hAnsi="Times New Roman" w:cs="Times New Roman"/>
                <w:i/>
                <w:sz w:val="20"/>
                <w:szCs w:val="20"/>
                <w:rPrChange w:id="21" w:author="David Döbele" w:date="2023-02-07T19:52:00Z">
                  <w:rPr>
                    <w:ins w:id="22" w:author="David Döbele" w:date="2023-02-07T19:51:00Z"/>
                    <w:rFonts w:eastAsia="Times New Roman"/>
                    <w:i/>
                  </w:rPr>
                </w:rPrChange>
              </w:rPr>
              <w:pPrChange w:id="23" w:author="David Döbele" w:date="2023-02-07T19:52:00Z">
                <w:pPr>
                  <w:framePr w:hSpace="141" w:wrap="around" w:vAnchor="text" w:hAnchor="margin" w:xAlign="center" w:y="-224"/>
                </w:pPr>
              </w:pPrChange>
            </w:pPr>
            <w:proofErr w:type="spellStart"/>
            <w:ins w:id="24" w:author="David Döbele" w:date="2023-02-07T19:52:00Z">
              <w:r>
                <w:rPr>
                  <w:rFonts w:ascii="Times New Roman" w:hAnsi="Times New Roman" w:cs="Times New Roman"/>
                  <w:sz w:val="20"/>
                  <w:szCs w:val="20"/>
                </w:rPr>
                <w:t>adsfdfasfsadf</w:t>
              </w:r>
            </w:ins>
            <w:proofErr w:type="spellEnd"/>
          </w:p>
        </w:tc>
        <w:tc>
          <w:tcPr>
            <w:tcW w:w="141" w:type="dxa"/>
            <w:vAlign w:val="bottom"/>
            <w:tcPrChange w:id="25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6F63346B" w14:textId="77777777" w:rsidR="00C82656" w:rsidRPr="009F4072" w:rsidRDefault="00C82656" w:rsidP="00BE2A40">
            <w:pPr>
              <w:jc w:val="right"/>
              <w:rPr>
                <w:ins w:id="26" w:author="David Döbele" w:date="2023-02-07T19:51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77B" w:rsidRPr="001B1769" w:rsidDel="00D6677B" w14:paraId="164AB010" w14:textId="77777777" w:rsidTr="00C82656">
        <w:trPr>
          <w:trHeight w:val="227"/>
          <w:del w:id="27" w:author="Jessica Proß" w:date="2023-02-06T14:40:00Z"/>
          <w:trPrChange w:id="28" w:author="David Döbele" w:date="2023-02-07T19:53:00Z">
            <w:trPr>
              <w:trHeight w:val="227"/>
            </w:trPr>
          </w:trPrChange>
        </w:trPr>
        <w:tc>
          <w:tcPr>
            <w:tcW w:w="10773" w:type="dxa"/>
            <w:gridSpan w:val="12"/>
            <w:vAlign w:val="bottom"/>
            <w:tcPrChange w:id="29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2406B57A" w14:textId="2D014C9F" w:rsidR="00E12D3D" w:rsidRPr="00C82656" w:rsidDel="00D6677B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30" w:author="Jessica Proß" w:date="2023-02-06T14:40:00Z"/>
                <w:rFonts w:ascii="Times New Roman" w:hAnsi="Times New Roman" w:cs="Times New Roman"/>
                <w:sz w:val="20"/>
                <w:szCs w:val="20"/>
                <w:lang w:val="de-DE"/>
                <w:rPrChange w:id="31" w:author="David Döbele" w:date="2023-02-07T19:51:00Z">
                  <w:rPr>
                    <w:del w:id="32" w:author="Jessica Proß" w:date="2023-02-06T14:40:00Z"/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</w:pPr>
            <w:del w:id="33" w:author="Jessica Proß" w:date="2023-02-06T14:40:00Z">
              <w:r w:rsidRPr="00C82656" w:rsidDel="00D6677B">
                <w:rPr>
                  <w:rFonts w:ascii="Times New Roman" w:hAnsi="Times New Roman" w:cs="Times New Roman"/>
                  <w:sz w:val="20"/>
                  <w:szCs w:val="20"/>
                  <w:lang w:val="de-DE"/>
                  <w:rPrChange w:id="34" w:author="David Döbele" w:date="2023-02-07T19:51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delText>Relevante Vertiefungsfächer: Business Development &amp; Entrepreneurship (1,3),</w:delText>
              </w:r>
            </w:del>
          </w:p>
          <w:p w14:paraId="43E36C7A" w14:textId="681A4C8E" w:rsidR="00BE2A40" w:rsidRPr="001B1769" w:rsidDel="00D6677B" w:rsidRDefault="00BE2A40" w:rsidP="00E12D3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35" w:author="Jessica Proß" w:date="2023-02-06T14:40:00Z"/>
                <w:rFonts w:ascii="Times New Roman" w:hAnsi="Times New Roman" w:cs="Times New Roman"/>
                <w:sz w:val="20"/>
                <w:szCs w:val="20"/>
              </w:rPr>
            </w:pPr>
            <w:del w:id="36" w:author="Jessica Proß" w:date="2023-02-06T14:40:00Z">
              <w:r w:rsidRPr="001B1769" w:rsidDel="00D6677B">
                <w:rPr>
                  <w:rFonts w:ascii="Times New Roman" w:hAnsi="Times New Roman" w:cs="Times New Roman"/>
                  <w:sz w:val="20"/>
                  <w:szCs w:val="20"/>
                </w:rPr>
                <w:delText>Digitalisierung in der Industrie (1,0), Innovationsmanagement (1,0)</w:delText>
              </w:r>
            </w:del>
          </w:p>
        </w:tc>
      </w:tr>
      <w:tr w:rsidR="00D6677B" w:rsidRPr="001B1769" w:rsidDel="00D6677B" w14:paraId="7F4A2F73" w14:textId="3C68EC0F" w:rsidTr="00C82656">
        <w:trPr>
          <w:trHeight w:val="340"/>
          <w:del w:id="37" w:author="Jessica Proß" w:date="2023-02-06T14:47:00Z"/>
          <w:trPrChange w:id="38" w:author="David Döbele" w:date="2023-02-07T19:53:00Z">
            <w:trPr>
              <w:trHeight w:val="340"/>
            </w:trPr>
          </w:trPrChange>
        </w:trPr>
        <w:tc>
          <w:tcPr>
            <w:tcW w:w="6946" w:type="dxa"/>
            <w:gridSpan w:val="9"/>
            <w:vAlign w:val="bottom"/>
            <w:tcPrChange w:id="39" w:author="David Döbele" w:date="2023-02-07T19:53:00Z">
              <w:tcPr>
                <w:tcW w:w="6946" w:type="dxa"/>
                <w:gridSpan w:val="9"/>
                <w:vAlign w:val="bottom"/>
              </w:tcPr>
            </w:tcPrChange>
          </w:tcPr>
          <w:p w14:paraId="5C1EE38C" w14:textId="0B10C135" w:rsidR="00BE2A40" w:rsidRPr="001B1769" w:rsidDel="00D6677B" w:rsidRDefault="00BE2A40" w:rsidP="00BE2A40">
            <w:pPr>
              <w:rPr>
                <w:del w:id="40" w:author="Jessica Proß" w:date="2023-02-06T14:47:00Z"/>
                <w:rFonts w:ascii="Times New Roman" w:eastAsia="Times New Roman" w:hAnsi="Times New Roman" w:cs="Times New Roman"/>
                <w:sz w:val="20"/>
                <w:szCs w:val="20"/>
              </w:rPr>
            </w:pPr>
            <w:del w:id="41" w:author="Jessica Proß" w:date="2023-02-06T14:47:00Z">
              <w:r w:rsidRPr="001B1769" w:rsidDel="00D6677B">
                <w:rPr>
                  <w:rFonts w:ascii="Times New Roman" w:eastAsia="Times New Roman" w:hAnsi="Times New Roman" w:cs="Times New Roman"/>
                  <w:b/>
                  <w:sz w:val="21"/>
                  <w:szCs w:val="21"/>
                </w:rPr>
                <w:delText>h_da Hochschule Darmstadt</w:delText>
              </w:r>
            </w:del>
          </w:p>
        </w:tc>
        <w:tc>
          <w:tcPr>
            <w:tcW w:w="3827" w:type="dxa"/>
            <w:gridSpan w:val="3"/>
            <w:vAlign w:val="bottom"/>
            <w:tcPrChange w:id="42" w:author="David Döbele" w:date="2023-02-07T19:53:00Z">
              <w:tcPr>
                <w:tcW w:w="3827" w:type="dxa"/>
                <w:gridSpan w:val="2"/>
                <w:vAlign w:val="bottom"/>
              </w:tcPr>
            </w:tcPrChange>
          </w:tcPr>
          <w:p w14:paraId="280C69F9" w14:textId="0FD012AB" w:rsidR="00BE2A40" w:rsidRPr="001B1769" w:rsidDel="00D6677B" w:rsidRDefault="00BE2A40" w:rsidP="00BE2A40">
            <w:pPr>
              <w:ind w:left="-279"/>
              <w:jc w:val="right"/>
              <w:rPr>
                <w:del w:id="43" w:author="Jessica Proß" w:date="2023-02-06T14:47:00Z"/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del w:id="44" w:author="Jessica Proß" w:date="2023-02-06T14:47:00Z">
              <w:r w:rsidRPr="001B1769" w:rsidDel="00D6677B">
                <w:rPr>
                  <w:rFonts w:ascii="Times New Roman" w:eastAsia="Times New Roman" w:hAnsi="Times New Roman" w:cs="Times New Roman"/>
                  <w:b/>
                  <w:sz w:val="20"/>
                  <w:szCs w:val="20"/>
                </w:rPr>
                <w:delText>Darmstadt</w:delText>
              </w:r>
            </w:del>
          </w:p>
        </w:tc>
      </w:tr>
      <w:tr w:rsidR="00D6677B" w:rsidRPr="001B1769" w14:paraId="5289E1C7" w14:textId="77777777" w:rsidTr="00C82656">
        <w:trPr>
          <w:trHeight w:val="283"/>
          <w:trPrChange w:id="45" w:author="David Döbele" w:date="2023-02-07T19:53:00Z">
            <w:trPr>
              <w:trHeight w:val="283"/>
            </w:trPr>
          </w:trPrChange>
        </w:trPr>
        <w:tc>
          <w:tcPr>
            <w:tcW w:w="5387" w:type="dxa"/>
            <w:gridSpan w:val="2"/>
            <w:vAlign w:val="bottom"/>
            <w:tcPrChange w:id="46" w:author="David Döbele" w:date="2023-02-07T19:53:00Z">
              <w:tcPr>
                <w:tcW w:w="5387" w:type="dxa"/>
                <w:gridSpan w:val="2"/>
                <w:vAlign w:val="bottom"/>
              </w:tcPr>
            </w:tcPrChange>
          </w:tcPr>
          <w:p w14:paraId="5C0B3F3E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Wirtschaftsingenieurwesen (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Abschlussnote: 2,3</w:t>
            </w: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5386" w:type="dxa"/>
            <w:gridSpan w:val="10"/>
            <w:vAlign w:val="bottom"/>
            <w:tcPrChange w:id="47" w:author="David Döbele" w:date="2023-02-07T19:53:00Z">
              <w:tcPr>
                <w:tcW w:w="5386" w:type="dxa"/>
                <w:gridSpan w:val="9"/>
                <w:vAlign w:val="bottom"/>
              </w:tcPr>
            </w:tcPrChange>
          </w:tcPr>
          <w:p w14:paraId="36862017" w14:textId="68E72D78" w:rsidR="00BE2A40" w:rsidRPr="001B1769" w:rsidRDefault="009F4072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C82656" w:rsidRPr="001B1769" w14:paraId="40051575" w14:textId="77777777" w:rsidTr="00C82656">
        <w:trPr>
          <w:trHeight w:val="57"/>
          <w:ins w:id="48" w:author="David Döbele" w:date="2023-02-07T19:53:00Z"/>
          <w:trPrChange w:id="49" w:author="David Döbele" w:date="2023-02-07T19:53:00Z">
            <w:trPr>
              <w:trHeight w:val="283"/>
            </w:trPr>
          </w:trPrChange>
        </w:trPr>
        <w:tc>
          <w:tcPr>
            <w:tcW w:w="5387" w:type="dxa"/>
            <w:gridSpan w:val="2"/>
            <w:vAlign w:val="bottom"/>
            <w:tcPrChange w:id="50" w:author="David Döbele" w:date="2023-02-07T19:53:00Z">
              <w:tcPr>
                <w:tcW w:w="5387" w:type="dxa"/>
                <w:gridSpan w:val="2"/>
                <w:vAlign w:val="bottom"/>
              </w:tcPr>
            </w:tcPrChange>
          </w:tcPr>
          <w:p w14:paraId="01B51AC8" w14:textId="1D7C80A6" w:rsidR="00C82656" w:rsidRPr="00C82656" w:rsidRDefault="00C82656" w:rsidP="00C82656">
            <w:pPr>
              <w:pStyle w:val="Listenabsatz"/>
              <w:numPr>
                <w:ilvl w:val="0"/>
                <w:numId w:val="11"/>
              </w:numPr>
              <w:rPr>
                <w:ins w:id="51" w:author="David Döbele" w:date="2023-02-07T19:53:00Z"/>
                <w:rFonts w:ascii="Times New Roman" w:eastAsia="Times New Roman" w:hAnsi="Times New Roman" w:cs="Times New Roman"/>
                <w:i/>
                <w:sz w:val="20"/>
                <w:szCs w:val="20"/>
                <w:rPrChange w:id="52" w:author="David Döbele" w:date="2023-02-07T19:53:00Z">
                  <w:rPr>
                    <w:ins w:id="53" w:author="David Döbele" w:date="2023-02-07T19:53:00Z"/>
                    <w:rFonts w:eastAsia="Times New Roman"/>
                    <w:i/>
                  </w:rPr>
                </w:rPrChange>
              </w:rPr>
              <w:pPrChange w:id="54" w:author="David Döbele" w:date="2023-02-07T19:53:00Z">
                <w:pPr>
                  <w:framePr w:hSpace="141" w:wrap="around" w:vAnchor="text" w:hAnchor="margin" w:xAlign="center" w:y="-224"/>
                </w:pPr>
              </w:pPrChange>
            </w:pPr>
            <w:proofErr w:type="spellStart"/>
            <w:ins w:id="55" w:author="David Döbele" w:date="2023-02-07T19:53:00Z">
              <w:r w:rsidRPr="00C82656">
                <w:rPr>
                  <w:rFonts w:ascii="Times New Roman" w:hAnsi="Times New Roman" w:cs="Times New Roman"/>
                  <w:sz w:val="20"/>
                  <w:szCs w:val="20"/>
                  <w:rPrChange w:id="56" w:author="David Döbele" w:date="2023-02-07T19:53:00Z">
                    <w:rPr/>
                  </w:rPrChange>
                </w:rPr>
                <w:t>dsfdfasfsadf</w:t>
              </w:r>
              <w:proofErr w:type="spellEnd"/>
            </w:ins>
          </w:p>
        </w:tc>
        <w:tc>
          <w:tcPr>
            <w:tcW w:w="5386" w:type="dxa"/>
            <w:gridSpan w:val="10"/>
            <w:vAlign w:val="bottom"/>
            <w:tcPrChange w:id="57" w:author="David Döbele" w:date="2023-02-07T19:53:00Z">
              <w:tcPr>
                <w:tcW w:w="5386" w:type="dxa"/>
                <w:gridSpan w:val="9"/>
                <w:vAlign w:val="bottom"/>
              </w:tcPr>
            </w:tcPrChange>
          </w:tcPr>
          <w:p w14:paraId="1BD11AFD" w14:textId="77777777" w:rsidR="00C82656" w:rsidRDefault="00C82656" w:rsidP="00BE2A40">
            <w:pPr>
              <w:jc w:val="right"/>
              <w:rPr>
                <w:ins w:id="58" w:author="David Döbele" w:date="2023-02-07T19:53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77B" w:rsidRPr="001B1769" w:rsidDel="00D6677B" w14:paraId="4A926B54" w14:textId="4E868FFB" w:rsidTr="00C82656">
        <w:trPr>
          <w:trHeight w:val="227"/>
          <w:del w:id="59" w:author="Jessica Proß" w:date="2023-02-06T14:40:00Z"/>
          <w:trPrChange w:id="60" w:author="David Döbele" w:date="2023-02-07T19:53:00Z">
            <w:trPr>
              <w:trHeight w:val="227"/>
            </w:trPr>
          </w:trPrChange>
        </w:trPr>
        <w:tc>
          <w:tcPr>
            <w:tcW w:w="10773" w:type="dxa"/>
            <w:gridSpan w:val="12"/>
            <w:vAlign w:val="bottom"/>
            <w:tcPrChange w:id="61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0EA77DD1" w14:textId="50C2716F" w:rsidR="00BE2A40" w:rsidRPr="001B1769" w:rsidDel="00D6677B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62" w:author="Jessica Proß" w:date="2023-02-06T14:40:00Z"/>
                <w:rFonts w:ascii="Times New Roman" w:hAnsi="Times New Roman" w:cs="Times New Roman"/>
                <w:sz w:val="20"/>
                <w:szCs w:val="20"/>
              </w:rPr>
            </w:pPr>
            <w:del w:id="63" w:author="Jessica Proß" w:date="2023-02-06T14:40:00Z">
              <w:r w:rsidRPr="001B1769" w:rsidDel="00D6677B">
                <w:rPr>
                  <w:rFonts w:ascii="Times New Roman" w:hAnsi="Times New Roman" w:cs="Times New Roman"/>
                  <w:sz w:val="20"/>
                  <w:szCs w:val="20"/>
                </w:rPr>
                <w:delText>Relevante Vertiefung: Strategisches Marketing (1,3), Investition und Finanzierung (1,0), Logistik (1,3)</w:delText>
              </w:r>
            </w:del>
          </w:p>
        </w:tc>
      </w:tr>
      <w:tr w:rsidR="00D6677B" w:rsidRPr="001B1769" w14:paraId="7CF6034C" w14:textId="77777777" w:rsidTr="00C82656">
        <w:trPr>
          <w:trHeight w:val="340"/>
          <w:trPrChange w:id="64" w:author="David Döbele" w:date="2023-02-07T19:53:00Z">
            <w:trPr>
              <w:trHeight w:val="340"/>
            </w:trPr>
          </w:trPrChange>
        </w:trPr>
        <w:tc>
          <w:tcPr>
            <w:tcW w:w="5670" w:type="dxa"/>
            <w:gridSpan w:val="4"/>
            <w:vAlign w:val="bottom"/>
            <w:tcPrChange w:id="65" w:author="David Döbele" w:date="2023-02-07T19:53:00Z">
              <w:tcPr>
                <w:tcW w:w="5670" w:type="dxa"/>
                <w:gridSpan w:val="4"/>
                <w:vAlign w:val="bottom"/>
              </w:tcPr>
            </w:tcPrChange>
          </w:tcPr>
          <w:p w14:paraId="6E2C5C6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Provadis Partner für Bildung und Beratung</w:t>
            </w:r>
          </w:p>
        </w:tc>
        <w:tc>
          <w:tcPr>
            <w:tcW w:w="5103" w:type="dxa"/>
            <w:gridSpan w:val="8"/>
            <w:vAlign w:val="bottom"/>
            <w:tcPrChange w:id="66" w:author="David Döbele" w:date="2023-02-07T19:53:00Z">
              <w:tcPr>
                <w:tcW w:w="5103" w:type="dxa"/>
                <w:gridSpan w:val="7"/>
                <w:vAlign w:val="bottom"/>
              </w:tcPr>
            </w:tcPrChange>
          </w:tcPr>
          <w:p w14:paraId="36E1513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D6677B" w:rsidRPr="001B1769" w14:paraId="270979B7" w14:textId="77777777" w:rsidTr="00C82656">
        <w:trPr>
          <w:trHeight w:val="227"/>
          <w:trPrChange w:id="67" w:author="David Döbele" w:date="2023-02-07T19:53:00Z">
            <w:trPr>
              <w:trHeight w:val="227"/>
            </w:trPr>
          </w:trPrChange>
        </w:trPr>
        <w:tc>
          <w:tcPr>
            <w:tcW w:w="5670" w:type="dxa"/>
            <w:gridSpan w:val="4"/>
            <w:vAlign w:val="bottom"/>
            <w:tcPrChange w:id="68" w:author="David Döbele" w:date="2023-02-07T19:53:00Z">
              <w:tcPr>
                <w:tcW w:w="5670" w:type="dxa"/>
                <w:gridSpan w:val="4"/>
                <w:vAlign w:val="bottom"/>
              </w:tcPr>
            </w:tcPrChange>
          </w:tcPr>
          <w:p w14:paraId="04E963A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5103" w:type="dxa"/>
            <w:gridSpan w:val="8"/>
            <w:vAlign w:val="bottom"/>
            <w:tcPrChange w:id="69" w:author="David Döbele" w:date="2023-02-07T19:53:00Z">
              <w:tcPr>
                <w:tcW w:w="5103" w:type="dxa"/>
                <w:gridSpan w:val="7"/>
                <w:vAlign w:val="bottom"/>
              </w:tcPr>
            </w:tcPrChange>
          </w:tcPr>
          <w:p w14:paraId="08A11759" w14:textId="21D65F56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D6677B" w:rsidRPr="001B1769" w14:paraId="623B3789" w14:textId="77777777" w:rsidTr="00C82656">
        <w:trPr>
          <w:trHeight w:val="340"/>
          <w:trPrChange w:id="70" w:author="David Döbele" w:date="2023-02-07T19:53:00Z">
            <w:trPr>
              <w:trHeight w:val="340"/>
            </w:trPr>
          </w:trPrChange>
        </w:trPr>
        <w:tc>
          <w:tcPr>
            <w:tcW w:w="5670" w:type="dxa"/>
            <w:gridSpan w:val="4"/>
            <w:vAlign w:val="bottom"/>
            <w:tcPrChange w:id="71" w:author="David Döbele" w:date="2023-02-07T19:53:00Z">
              <w:tcPr>
                <w:tcW w:w="5670" w:type="dxa"/>
                <w:gridSpan w:val="4"/>
                <w:vAlign w:val="bottom"/>
              </w:tcPr>
            </w:tcPrChange>
          </w:tcPr>
          <w:p w14:paraId="52E6543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Pestalozzigymnasium Idstein</w:t>
            </w:r>
          </w:p>
        </w:tc>
        <w:tc>
          <w:tcPr>
            <w:tcW w:w="5103" w:type="dxa"/>
            <w:gridSpan w:val="8"/>
            <w:vAlign w:val="bottom"/>
            <w:tcPrChange w:id="72" w:author="David Döbele" w:date="2023-02-07T19:53:00Z">
              <w:tcPr>
                <w:tcW w:w="5103" w:type="dxa"/>
                <w:gridSpan w:val="7"/>
                <w:vAlign w:val="bottom"/>
              </w:tcPr>
            </w:tcPrChange>
          </w:tcPr>
          <w:p w14:paraId="69399CA4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Idstein</w:t>
            </w:r>
          </w:p>
        </w:tc>
      </w:tr>
      <w:tr w:rsidR="00D6677B" w:rsidRPr="001B1769" w14:paraId="12374435" w14:textId="77777777" w:rsidTr="00C82656">
        <w:trPr>
          <w:trHeight w:val="227"/>
          <w:trPrChange w:id="73" w:author="David Döbele" w:date="2023-02-07T19:53:00Z">
            <w:trPr>
              <w:trHeight w:val="227"/>
            </w:trPr>
          </w:trPrChange>
        </w:trPr>
        <w:tc>
          <w:tcPr>
            <w:tcW w:w="5670" w:type="dxa"/>
            <w:gridSpan w:val="4"/>
            <w:vAlign w:val="bottom"/>
            <w:tcPrChange w:id="74" w:author="David Döbele" w:date="2023-02-07T19:53:00Z">
              <w:tcPr>
                <w:tcW w:w="5670" w:type="dxa"/>
                <w:gridSpan w:val="4"/>
                <w:vAlign w:val="bottom"/>
              </w:tcPr>
            </w:tcPrChange>
          </w:tcPr>
          <w:p w14:paraId="14CE7B8F" w14:textId="763E8370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5103" w:type="dxa"/>
            <w:gridSpan w:val="8"/>
            <w:vAlign w:val="bottom"/>
            <w:tcPrChange w:id="75" w:author="David Döbele" w:date="2023-02-07T19:53:00Z">
              <w:tcPr>
                <w:tcW w:w="5103" w:type="dxa"/>
                <w:gridSpan w:val="7"/>
                <w:vAlign w:val="bottom"/>
              </w:tcPr>
            </w:tcPrChange>
          </w:tcPr>
          <w:p w14:paraId="5066C8EE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09/2006 – 06/2014</w:t>
            </w:r>
          </w:p>
        </w:tc>
      </w:tr>
      <w:tr w:rsidR="00D6677B" w:rsidRPr="001B1769" w14:paraId="570C2174" w14:textId="77777777" w:rsidTr="00C82656">
        <w:trPr>
          <w:trHeight w:val="454"/>
          <w:trPrChange w:id="76" w:author="David Döbele" w:date="2023-02-07T19:53:00Z">
            <w:trPr>
              <w:trHeight w:val="454"/>
            </w:trPr>
          </w:trPrChange>
        </w:trPr>
        <w:tc>
          <w:tcPr>
            <w:tcW w:w="10773" w:type="dxa"/>
            <w:gridSpan w:val="12"/>
            <w:tcBorders>
              <w:bottom w:val="single" w:sz="4" w:space="0" w:color="000000"/>
            </w:tcBorders>
            <w:vAlign w:val="bottom"/>
            <w:tcPrChange w:id="77" w:author="David Döbele" w:date="2023-02-07T19:53:00Z">
              <w:tcPr>
                <w:tcW w:w="10773" w:type="dxa"/>
                <w:gridSpan w:val="11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6D404E6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6677B" w:rsidRPr="001B1769" w14:paraId="1FBBE372" w14:textId="77777777" w:rsidTr="00C82656">
        <w:trPr>
          <w:trHeight w:val="340"/>
          <w:trPrChange w:id="78" w:author="David Döbele" w:date="2023-02-07T19:53:00Z">
            <w:trPr>
              <w:trHeight w:val="340"/>
            </w:trPr>
          </w:trPrChange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  <w:tcPrChange w:id="79" w:author="David Döbele" w:date="2023-02-07T19:53:00Z">
              <w:tcPr>
                <w:tcW w:w="6521" w:type="dxa"/>
                <w:gridSpan w:val="7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76C31C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Bahn Fernverkehr AG</w:t>
            </w:r>
          </w:p>
        </w:tc>
        <w:tc>
          <w:tcPr>
            <w:tcW w:w="4252" w:type="dxa"/>
            <w:gridSpan w:val="5"/>
            <w:tcBorders>
              <w:top w:val="single" w:sz="4" w:space="0" w:color="000000"/>
            </w:tcBorders>
            <w:vAlign w:val="bottom"/>
            <w:tcPrChange w:id="80" w:author="David Döbele" w:date="2023-02-07T19:53:00Z">
              <w:tcPr>
                <w:tcW w:w="4252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CBED345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D6677B" w:rsidRPr="001B1769" w14:paraId="05A5F25C" w14:textId="77777777" w:rsidTr="00C82656">
        <w:trPr>
          <w:trHeight w:val="57"/>
          <w:trPrChange w:id="81" w:author="David Döbele" w:date="2023-02-07T19:53:00Z">
            <w:trPr>
              <w:trHeight w:val="57"/>
            </w:trPr>
          </w:trPrChange>
        </w:trPr>
        <w:tc>
          <w:tcPr>
            <w:tcW w:w="5954" w:type="dxa"/>
            <w:gridSpan w:val="5"/>
            <w:vAlign w:val="bottom"/>
            <w:tcPrChange w:id="82" w:author="David Döbele" w:date="2023-02-07T19:53:00Z">
              <w:tcPr>
                <w:tcW w:w="5954" w:type="dxa"/>
                <w:gridSpan w:val="5"/>
                <w:vAlign w:val="bottom"/>
              </w:tcPr>
            </w:tcPrChange>
          </w:tcPr>
          <w:p w14:paraId="06115D0A" w14:textId="3E155A50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</w:t>
            </w:r>
            <w:r w:rsidR="00D667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n der </w:t>
            </w: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Strategie- und Geschäftsfeldentwicklung</w:t>
            </w:r>
          </w:p>
        </w:tc>
        <w:tc>
          <w:tcPr>
            <w:tcW w:w="4819" w:type="dxa"/>
            <w:gridSpan w:val="7"/>
            <w:vAlign w:val="bottom"/>
            <w:tcPrChange w:id="83" w:author="David Döbele" w:date="2023-02-07T19:53:00Z">
              <w:tcPr>
                <w:tcW w:w="4819" w:type="dxa"/>
                <w:gridSpan w:val="6"/>
                <w:vAlign w:val="bottom"/>
              </w:tcPr>
            </w:tcPrChange>
          </w:tcPr>
          <w:p w14:paraId="632B0D31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12/2022 – heute</w:t>
            </w:r>
          </w:p>
        </w:tc>
      </w:tr>
      <w:tr w:rsidR="00D6677B" w:rsidRPr="001B1769" w14:paraId="30E38A59" w14:textId="77777777" w:rsidTr="00C82656">
        <w:trPr>
          <w:trHeight w:val="850"/>
          <w:trPrChange w:id="84" w:author="David Döbele" w:date="2023-02-07T19:53:00Z">
            <w:trPr>
              <w:trHeight w:val="850"/>
            </w:trPr>
          </w:trPrChange>
        </w:trPr>
        <w:tc>
          <w:tcPr>
            <w:tcW w:w="10773" w:type="dxa"/>
            <w:gridSpan w:val="12"/>
            <w:vAlign w:val="bottom"/>
            <w:tcPrChange w:id="85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4A4F79EE" w14:textId="77777777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der Stabsstelle des Vorstands des DB-Fernverkehrs mit der Verantwortung für die Fernverkehr Strategie 2030</w:t>
            </w:r>
          </w:p>
          <w:p w14:paraId="66057660" w14:textId="3497444C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Erarbeitung von Markt- und Wettbewerbsanalysen im Bereich des Fernverkehrs (u.a. Konkurrenzanalysen zu nationalen und internationalen Mitbewerbern, Machbarkeitsstudien zu</w:t>
            </w:r>
            <w:r w:rsidR="00A16E7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Fixkostenvariabilisierung</w:t>
            </w:r>
            <w:proofErr w:type="spellEnd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A9B35AF" w14:textId="16FE35C6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Erstellung von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Studien und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Präsentationen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zu unseren Erkenntnissen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für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die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Vorstandsebenen</w:t>
            </w:r>
          </w:p>
          <w:p w14:paraId="2F678199" w14:textId="485057A2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Organisation, Durchführung und Moderation von Teamklausuren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 (ca. 30 </w:t>
            </w:r>
            <w:proofErr w:type="spellStart"/>
            <w:proofErr w:type="gramStart"/>
            <w:r w:rsidR="000772B4">
              <w:rPr>
                <w:rFonts w:ascii="Times New Roman" w:hAnsi="Times New Roman" w:cs="Times New Roman"/>
                <w:sz w:val="20"/>
                <w:szCs w:val="20"/>
              </w:rPr>
              <w:t>Mitarbeiter:innen</w:t>
            </w:r>
            <w:proofErr w:type="spellEnd"/>
            <w:proofErr w:type="gramEnd"/>
            <w:r w:rsidR="000772B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6677B" w:rsidRPr="001B1769" w14:paraId="3C5ACB26" w14:textId="77777777" w:rsidTr="00C82656">
        <w:trPr>
          <w:trHeight w:val="340"/>
          <w:trPrChange w:id="86" w:author="David Döbele" w:date="2023-02-07T19:53:00Z">
            <w:trPr>
              <w:trHeight w:val="340"/>
            </w:trPr>
          </w:trPrChange>
        </w:trPr>
        <w:tc>
          <w:tcPr>
            <w:tcW w:w="5529" w:type="dxa"/>
            <w:gridSpan w:val="3"/>
            <w:vAlign w:val="bottom"/>
            <w:tcPrChange w:id="87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243F41EA" w14:textId="46C91734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Sanofi Aventis Deutschland 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GmbH</w:t>
            </w:r>
          </w:p>
        </w:tc>
        <w:tc>
          <w:tcPr>
            <w:tcW w:w="5244" w:type="dxa"/>
            <w:gridSpan w:val="9"/>
            <w:vAlign w:val="bottom"/>
            <w:tcPrChange w:id="88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29D06FB9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6677B" w:rsidRPr="001B1769" w14:paraId="138CA10C" w14:textId="77777777" w:rsidTr="00C82656">
        <w:trPr>
          <w:trHeight w:val="227"/>
          <w:trPrChange w:id="89" w:author="David Döbele" w:date="2023-02-07T19:53:00Z">
            <w:trPr>
              <w:trHeight w:val="227"/>
            </w:trPr>
          </w:trPrChange>
        </w:trPr>
        <w:tc>
          <w:tcPr>
            <w:tcW w:w="5529" w:type="dxa"/>
            <w:gridSpan w:val="3"/>
            <w:vAlign w:val="bottom"/>
            <w:tcPrChange w:id="90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02303A77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Praktikant im Projektmanagement</w:t>
            </w:r>
          </w:p>
        </w:tc>
        <w:tc>
          <w:tcPr>
            <w:tcW w:w="5244" w:type="dxa"/>
            <w:gridSpan w:val="9"/>
            <w:vAlign w:val="bottom"/>
            <w:tcPrChange w:id="91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0F3F898D" w14:textId="71780229" w:rsidR="00BE2A40" w:rsidRPr="001B1769" w:rsidRDefault="00E0644B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D6677B" w:rsidRPr="001B1769" w14:paraId="7DEB6F3E" w14:textId="77777777" w:rsidTr="00C82656">
        <w:trPr>
          <w:trHeight w:val="57"/>
          <w:trPrChange w:id="92" w:author="David Döbele" w:date="2023-02-07T19:53:00Z">
            <w:trPr>
              <w:trHeight w:val="57"/>
            </w:trPr>
          </w:trPrChange>
        </w:trPr>
        <w:tc>
          <w:tcPr>
            <w:tcW w:w="10773" w:type="dxa"/>
            <w:gridSpan w:val="12"/>
            <w:vAlign w:val="bottom"/>
            <w:tcPrChange w:id="93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150B0408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Entlastung des Projektmanagementteams im Alltagsgeschäft (u.a. Deadline-Management, Priorisierung)</w:t>
            </w:r>
          </w:p>
          <w:p w14:paraId="62A662FF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Analyse und Visualisierung des Projektstatus für Meetings auf multinationaler Managementebene</w:t>
            </w:r>
          </w:p>
          <w:p w14:paraId="2430C467" w14:textId="2BC4CAF9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Proaktives Einholen relevanter Projektformationen aus verschiedensten </w:t>
            </w:r>
            <w:proofErr w:type="spellStart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Workstreams</w:t>
            </w:r>
            <w:proofErr w:type="spellEnd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/Abteilungen zur Gewährleistung der Einhaltung der Projektrahmenbedingungen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D6677B" w:rsidRPr="001B1769" w14:paraId="324C87D8" w14:textId="77777777" w:rsidTr="00C82656">
        <w:trPr>
          <w:trHeight w:val="340"/>
          <w:trPrChange w:id="94" w:author="David Döbele" w:date="2023-02-07T19:53:00Z">
            <w:trPr>
              <w:trHeight w:val="340"/>
            </w:trPr>
          </w:trPrChange>
        </w:trPr>
        <w:tc>
          <w:tcPr>
            <w:tcW w:w="5529" w:type="dxa"/>
            <w:gridSpan w:val="3"/>
            <w:vAlign w:val="bottom"/>
            <w:tcPrChange w:id="95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4C1796D5" w14:textId="7456DD7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Innomatec</w:t>
            </w:r>
            <w:proofErr w:type="spellEnd"/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Test- und Sonderanlagen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9"/>
            <w:vAlign w:val="bottom"/>
            <w:tcPrChange w:id="96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40024637" w14:textId="7D2C64A0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D6677B" w:rsidRPr="001B1769" w14:paraId="175A5E2E" w14:textId="77777777" w:rsidTr="00C82656">
        <w:trPr>
          <w:trHeight w:val="20"/>
          <w:trPrChange w:id="97" w:author="David Döbele" w:date="2023-02-07T19:53:00Z">
            <w:trPr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98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3D043778" w14:textId="075720F0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Werkstudent 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im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technische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Einkauf</w:t>
            </w:r>
          </w:p>
        </w:tc>
        <w:tc>
          <w:tcPr>
            <w:tcW w:w="5244" w:type="dxa"/>
            <w:gridSpan w:val="9"/>
            <w:vAlign w:val="bottom"/>
            <w:tcPrChange w:id="99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65D0D3CD" w14:textId="35F2DF2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6677B" w:rsidRPr="001B1769" w14:paraId="09FF1EE5" w14:textId="77777777" w:rsidTr="00C82656">
        <w:trPr>
          <w:trHeight w:val="113"/>
          <w:trPrChange w:id="100" w:author="David Döbele" w:date="2023-02-07T19:53:00Z">
            <w:trPr>
              <w:trHeight w:val="113"/>
            </w:trPr>
          </w:trPrChange>
        </w:trPr>
        <w:tc>
          <w:tcPr>
            <w:tcW w:w="10773" w:type="dxa"/>
            <w:gridSpan w:val="12"/>
            <w:vAlign w:val="bottom"/>
            <w:tcPrChange w:id="101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00DBC41C" w14:textId="78762AD0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Analyse, Bewertung und Auswahl </w:t>
            </w:r>
            <w:r w:rsidR="00D6677B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potenzieller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Lieferanten </w:t>
            </w:r>
          </w:p>
        </w:tc>
      </w:tr>
      <w:tr w:rsidR="00D6677B" w:rsidRPr="001B1769" w14:paraId="289B9630" w14:textId="77777777" w:rsidTr="00C82656">
        <w:trPr>
          <w:trHeight w:val="340"/>
          <w:trPrChange w:id="102" w:author="David Döbele" w:date="2023-02-07T19:53:00Z">
            <w:trPr>
              <w:trHeight w:val="340"/>
            </w:trPr>
          </w:trPrChange>
        </w:trPr>
        <w:tc>
          <w:tcPr>
            <w:tcW w:w="5529" w:type="dxa"/>
            <w:gridSpan w:val="3"/>
            <w:vAlign w:val="bottom"/>
            <w:tcPrChange w:id="103" w:author="David Döbele" w:date="2023-02-07T19:53:00Z">
              <w:tcPr>
                <w:tcW w:w="5529" w:type="dxa"/>
                <w:gridSpan w:val="3"/>
                <w:vAlign w:val="bottom"/>
              </w:tcPr>
            </w:tcPrChange>
          </w:tcPr>
          <w:p w14:paraId="1B50FDED" w14:textId="467613C9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Provadis Partner für Bildung und Beratung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9"/>
            <w:vAlign w:val="bottom"/>
            <w:tcPrChange w:id="104" w:author="David Döbele" w:date="2023-02-07T19:53:00Z">
              <w:tcPr>
                <w:tcW w:w="5244" w:type="dxa"/>
                <w:gridSpan w:val="8"/>
                <w:vAlign w:val="bottom"/>
              </w:tcPr>
            </w:tcPrChange>
          </w:tcPr>
          <w:p w14:paraId="0D2A3E1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6677B" w:rsidRPr="001B1769" w14:paraId="26EF1773" w14:textId="77777777" w:rsidTr="00C82656">
        <w:trPr>
          <w:trHeight w:val="227"/>
          <w:trPrChange w:id="105" w:author="David Döbele" w:date="2023-02-07T19:53:00Z">
            <w:trPr>
              <w:trHeight w:val="227"/>
            </w:trPr>
          </w:trPrChange>
        </w:trPr>
        <w:tc>
          <w:tcPr>
            <w:tcW w:w="6379" w:type="dxa"/>
            <w:gridSpan w:val="6"/>
            <w:vAlign w:val="bottom"/>
            <w:tcPrChange w:id="106" w:author="David Döbele" w:date="2023-02-07T19:53:00Z">
              <w:tcPr>
                <w:tcW w:w="6379" w:type="dxa"/>
                <w:gridSpan w:val="6"/>
                <w:vAlign w:val="bottom"/>
              </w:tcPr>
            </w:tcPrChange>
          </w:tcPr>
          <w:p w14:paraId="73DD6B44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4394" w:type="dxa"/>
            <w:gridSpan w:val="6"/>
            <w:vAlign w:val="bottom"/>
            <w:tcPrChange w:id="107" w:author="David Döbele" w:date="2023-02-07T19:53:00Z">
              <w:tcPr>
                <w:tcW w:w="4394" w:type="dxa"/>
                <w:gridSpan w:val="5"/>
                <w:vAlign w:val="bottom"/>
              </w:tcPr>
            </w:tcPrChange>
          </w:tcPr>
          <w:p w14:paraId="1068FE43" w14:textId="2BCEA168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D6677B" w:rsidRPr="001B1769" w14:paraId="274F3854" w14:textId="77777777" w:rsidTr="00C82656">
        <w:tc>
          <w:tcPr>
            <w:tcW w:w="10773" w:type="dxa"/>
            <w:gridSpan w:val="12"/>
            <w:vAlign w:val="bottom"/>
            <w:tcPrChange w:id="108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3D6358B7" w14:textId="77777777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verschiedenen Abteilungen (u.a. Vertrieb, Marketing, Finanzen &amp; Controlling, Qualitätssicherung, Arbeitsvorbereitung und Einkauf) und Unternehmen unterschiedlicher Branchen (u.a. Maschinenbau, Pharmazie)</w:t>
            </w:r>
          </w:p>
        </w:tc>
      </w:tr>
      <w:tr w:rsidR="00D6677B" w:rsidRPr="001B1769" w14:paraId="573BEE01" w14:textId="77777777" w:rsidTr="00C82656">
        <w:trPr>
          <w:trHeight w:val="454"/>
          <w:trPrChange w:id="109" w:author="David Döbele" w:date="2023-02-07T19:53:00Z">
            <w:trPr>
              <w:trHeight w:val="454"/>
            </w:trPr>
          </w:trPrChange>
        </w:trPr>
        <w:tc>
          <w:tcPr>
            <w:tcW w:w="10773" w:type="dxa"/>
            <w:gridSpan w:val="12"/>
            <w:tcBorders>
              <w:bottom w:val="single" w:sz="4" w:space="0" w:color="000000"/>
            </w:tcBorders>
            <w:vAlign w:val="bottom"/>
            <w:tcPrChange w:id="110" w:author="David Döbele" w:date="2023-02-07T19:53:00Z">
              <w:tcPr>
                <w:tcW w:w="10773" w:type="dxa"/>
                <w:gridSpan w:val="11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530ABCF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D6677B" w:rsidRPr="001B1769" w14:paraId="0143F668" w14:textId="77777777" w:rsidTr="00C82656">
        <w:trPr>
          <w:trHeight w:val="340"/>
          <w:trPrChange w:id="111" w:author="David Döbele" w:date="2023-02-07T19:53:00Z">
            <w:trPr>
              <w:trHeight w:val="340"/>
            </w:trPr>
          </w:trPrChange>
        </w:trPr>
        <w:tc>
          <w:tcPr>
            <w:tcW w:w="5529" w:type="dxa"/>
            <w:gridSpan w:val="3"/>
            <w:tcBorders>
              <w:top w:val="single" w:sz="4" w:space="0" w:color="000000"/>
            </w:tcBorders>
            <w:vAlign w:val="bottom"/>
            <w:tcPrChange w:id="112" w:author="David Döbele" w:date="2023-02-07T19:53:00Z">
              <w:tcPr>
                <w:tcW w:w="5529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12672FB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SV 1920 Heftrich e.V. </w:t>
            </w:r>
          </w:p>
        </w:tc>
        <w:tc>
          <w:tcPr>
            <w:tcW w:w="5244" w:type="dxa"/>
            <w:gridSpan w:val="9"/>
            <w:tcBorders>
              <w:top w:val="single" w:sz="4" w:space="0" w:color="000000"/>
            </w:tcBorders>
            <w:vAlign w:val="bottom"/>
            <w:tcPrChange w:id="113" w:author="David Döbele" w:date="2023-02-07T19:53:00Z">
              <w:tcPr>
                <w:tcW w:w="5244" w:type="dxa"/>
                <w:gridSpan w:val="8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B15E02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D6677B" w:rsidRPr="001B1769" w14:paraId="7EF061AB" w14:textId="77777777" w:rsidTr="00C82656">
        <w:trPr>
          <w:trHeight w:val="227"/>
          <w:trPrChange w:id="114" w:author="David Döbele" w:date="2023-02-07T19:53:00Z">
            <w:trPr>
              <w:trHeight w:val="227"/>
            </w:trPr>
          </w:trPrChange>
        </w:trPr>
        <w:tc>
          <w:tcPr>
            <w:tcW w:w="6663" w:type="dxa"/>
            <w:gridSpan w:val="8"/>
            <w:vAlign w:val="bottom"/>
            <w:tcPrChange w:id="115" w:author="David Döbele" w:date="2023-02-07T19:53:00Z">
              <w:tcPr>
                <w:tcW w:w="6663" w:type="dxa"/>
                <w:gridSpan w:val="8"/>
                <w:vAlign w:val="bottom"/>
              </w:tcPr>
            </w:tcPrChange>
          </w:tcPr>
          <w:p w14:paraId="2750B1E6" w14:textId="2DCEB90A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im Sportvorstand</w:t>
            </w:r>
          </w:p>
        </w:tc>
        <w:tc>
          <w:tcPr>
            <w:tcW w:w="4110" w:type="dxa"/>
            <w:gridSpan w:val="4"/>
            <w:vAlign w:val="bottom"/>
            <w:tcPrChange w:id="116" w:author="David Döbele" w:date="2023-02-07T19:53:00Z">
              <w:tcPr>
                <w:tcW w:w="4110" w:type="dxa"/>
                <w:gridSpan w:val="3"/>
                <w:vAlign w:val="bottom"/>
              </w:tcPr>
            </w:tcPrChange>
          </w:tcPr>
          <w:p w14:paraId="5DC58E49" w14:textId="395237E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 – heute</w:t>
            </w:r>
          </w:p>
        </w:tc>
      </w:tr>
      <w:tr w:rsidR="00D6677B" w:rsidRPr="001B1769" w14:paraId="5AC3241F" w14:textId="77777777" w:rsidTr="00C82656">
        <w:trPr>
          <w:trHeight w:val="113"/>
          <w:trPrChange w:id="117" w:author="David Döbele" w:date="2023-02-07T19:53:00Z">
            <w:trPr>
              <w:trHeight w:val="113"/>
            </w:trPr>
          </w:trPrChange>
        </w:trPr>
        <w:tc>
          <w:tcPr>
            <w:tcW w:w="10773" w:type="dxa"/>
            <w:gridSpan w:val="12"/>
            <w:vAlign w:val="bottom"/>
            <w:tcPrChange w:id="118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7F9D497D" w14:textId="6D4BA989" w:rsidR="009A1197" w:rsidRDefault="009A1197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Vorstand der Abteilungen Fußball, Tennis</w:t>
            </w:r>
            <w:del w:id="119" w:author="David Döbele" w:date="2023-02-07T19:53:00Z">
              <w:r w:rsidDel="00C82656">
                <w:rPr>
                  <w:rFonts w:ascii="Times New Roman" w:hAnsi="Times New Roman" w:cs="Times New Roman"/>
                  <w:sz w:val="20"/>
                  <w:szCs w:val="20"/>
                </w:rPr>
                <w:delText>, Tischtennis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</w:rPr>
              <w:t>, Wintersport und präventiver Gesundheitssport mit 1</w:t>
            </w:r>
            <w:r w:rsidR="00A917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200 Mitglieder</w:t>
            </w:r>
            <w:del w:id="120" w:author="David Döbele" w:date="2023-02-07T19:52:00Z">
              <w:r w:rsidR="00C43B47" w:rsidDel="00C82656">
                <w:rPr>
                  <w:rFonts w:ascii="Times New Roman" w:hAnsi="Times New Roman" w:cs="Times New Roman"/>
                  <w:sz w:val="20"/>
                  <w:szCs w:val="20"/>
                </w:rPr>
                <w:delText>:innen</w:delText>
              </w:r>
            </w:del>
            <w:ins w:id="121" w:author="David Döbele" w:date="2023-02-07T19:52:00Z">
              <w:r w:rsidR="00C82656">
                <w:rPr>
                  <w:rFonts w:ascii="Times New Roman" w:hAnsi="Times New Roman" w:cs="Times New Roman"/>
                  <w:sz w:val="20"/>
                  <w:szCs w:val="20"/>
                </w:rPr>
                <w:t>n</w:t>
              </w:r>
            </w:ins>
          </w:p>
          <w:p w14:paraId="66DFC8DE" w14:textId="703D6D76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Verantwort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ung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für die Abteilung Senioren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ußball</w:t>
            </w:r>
          </w:p>
          <w:p w14:paraId="3229CE48" w14:textId="1DB6137A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Organisation und Koordinierung der Sanierung und Erweiterung des 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Vereins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heims (Budget: 0,25 Mio. EUR)</w:t>
            </w:r>
          </w:p>
          <w:p w14:paraId="08DB6DA3" w14:textId="77777777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Vorantreiben der Erneuerung der Sportanlage (Budget: 0,35 Mio. EUR)</w:t>
            </w:r>
          </w:p>
          <w:p w14:paraId="6509B2A5" w14:textId="77777777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Entwicklung eines Entwurfs zur Gewinnung neuer Sponsoren und Ausweiten des aktuellen Sponsoring-Konzepts</w:t>
            </w:r>
          </w:p>
          <w:p w14:paraId="40175921" w14:textId="6E9D81BB" w:rsidR="001E1AB2" w:rsidRPr="000772B4" w:rsidRDefault="00BE2A40" w:rsidP="009A11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Erarbeitung neuer Programme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zur Stärkung der Jugendabteilung</w:t>
            </w:r>
            <w:r w:rsidR="00E12D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Kooperation mit lokalen Schulen</w:t>
            </w:r>
          </w:p>
        </w:tc>
      </w:tr>
      <w:tr w:rsidR="00D6677B" w:rsidRPr="001B1769" w14:paraId="1D7C48AA" w14:textId="77777777" w:rsidTr="00C82656">
        <w:trPr>
          <w:trHeight w:val="340"/>
          <w:trPrChange w:id="122" w:author="David Döbele" w:date="2023-02-07T19:53:00Z">
            <w:trPr>
              <w:trHeight w:val="340"/>
            </w:trPr>
          </w:trPrChange>
        </w:trPr>
        <w:tc>
          <w:tcPr>
            <w:tcW w:w="5954" w:type="dxa"/>
            <w:gridSpan w:val="5"/>
            <w:vAlign w:val="bottom"/>
            <w:tcPrChange w:id="123" w:author="David Döbele" w:date="2023-02-07T19:53:00Z">
              <w:tcPr>
                <w:tcW w:w="5954" w:type="dxa"/>
                <w:gridSpan w:val="5"/>
                <w:vAlign w:val="bottom"/>
              </w:tcPr>
            </w:tcPrChange>
          </w:tcPr>
          <w:p w14:paraId="0B4DB10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Junior Comtec e.V.</w:t>
            </w:r>
          </w:p>
        </w:tc>
        <w:tc>
          <w:tcPr>
            <w:tcW w:w="4819" w:type="dxa"/>
            <w:gridSpan w:val="7"/>
            <w:vAlign w:val="bottom"/>
            <w:tcPrChange w:id="124" w:author="David Döbele" w:date="2023-02-07T19:53:00Z">
              <w:tcPr>
                <w:tcW w:w="4819" w:type="dxa"/>
                <w:gridSpan w:val="6"/>
                <w:vAlign w:val="bottom"/>
              </w:tcPr>
            </w:tcPrChange>
          </w:tcPr>
          <w:p w14:paraId="3E8C0A84" w14:textId="0660EEC6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Darmstadt</w:t>
            </w:r>
          </w:p>
        </w:tc>
      </w:tr>
      <w:tr w:rsidR="00D6677B" w:rsidRPr="001B1769" w14:paraId="394283BF" w14:textId="77777777" w:rsidTr="00C82656">
        <w:trPr>
          <w:trHeight w:val="227"/>
          <w:trPrChange w:id="125" w:author="David Döbele" w:date="2023-02-07T19:53:00Z">
            <w:trPr>
              <w:trHeight w:val="227"/>
            </w:trPr>
          </w:trPrChange>
        </w:trPr>
        <w:tc>
          <w:tcPr>
            <w:tcW w:w="7371" w:type="dxa"/>
            <w:gridSpan w:val="10"/>
            <w:vAlign w:val="bottom"/>
            <w:tcPrChange w:id="126" w:author="David Döbele" w:date="2023-02-07T19:53:00Z">
              <w:tcPr>
                <w:tcW w:w="7371" w:type="dxa"/>
                <w:gridSpan w:val="10"/>
                <w:vAlign w:val="bottom"/>
              </w:tcPr>
            </w:tcPrChange>
          </w:tcPr>
          <w:p w14:paraId="43FC6C0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der studentischen Unternehmensberatung der TU Darmstadt</w:t>
            </w:r>
          </w:p>
        </w:tc>
        <w:tc>
          <w:tcPr>
            <w:tcW w:w="3402" w:type="dxa"/>
            <w:gridSpan w:val="2"/>
            <w:vAlign w:val="bottom"/>
            <w:tcPrChange w:id="127" w:author="David Döbele" w:date="2023-02-07T19:53:00Z">
              <w:tcPr>
                <w:tcW w:w="3402" w:type="dxa"/>
                <w:vAlign w:val="bottom"/>
              </w:tcPr>
            </w:tcPrChange>
          </w:tcPr>
          <w:p w14:paraId="45C88927" w14:textId="359B486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D6677B" w:rsidRPr="001B1769" w14:paraId="15884A36" w14:textId="77777777" w:rsidTr="00C82656">
        <w:trPr>
          <w:trHeight w:val="20"/>
          <w:trPrChange w:id="128" w:author="David Döbele" w:date="2023-02-07T19:53:00Z">
            <w:trPr>
              <w:trHeight w:val="20"/>
            </w:trPr>
          </w:trPrChange>
        </w:trPr>
        <w:tc>
          <w:tcPr>
            <w:tcW w:w="10773" w:type="dxa"/>
            <w:gridSpan w:val="12"/>
            <w:vAlign w:val="bottom"/>
            <w:tcPrChange w:id="129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47C5036A" w14:textId="330817E8" w:rsidR="00BE2A40" w:rsidRPr="001B1769" w:rsidRDefault="00BE2A40" w:rsidP="001E1AB2">
            <w:pPr>
              <w:pStyle w:val="Listenabsatz"/>
              <w:numPr>
                <w:ilvl w:val="0"/>
                <w:numId w:val="2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Erstellung von Konzepten</w:t>
            </w:r>
            <w:r w:rsidR="002E60F6">
              <w:rPr>
                <w:rFonts w:ascii="Times New Roman" w:hAnsi="Times New Roman" w:cs="Times New Roman"/>
                <w:sz w:val="20"/>
                <w:szCs w:val="20"/>
              </w:rPr>
              <w:t xml:space="preserve"> und Handlungsmaßnahmen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zur Verbesserung der Arbeitseffizienz und Bürokonzeption </w:t>
            </w:r>
          </w:p>
          <w:p w14:paraId="0CBD8A00" w14:textId="616CE780" w:rsidR="001E1AB2" w:rsidRPr="001E1AB2" w:rsidRDefault="00BE2A40" w:rsidP="001E1AB2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Durchführung von Konkurrenzanalysen und Entwicklung von Strategien mit unterschiedlichsten Schwerpunkten </w:t>
            </w:r>
          </w:p>
          <w:p w14:paraId="40C6611C" w14:textId="12449598" w:rsidR="001E1AB2" w:rsidRPr="001B1769" w:rsidRDefault="009F4072" w:rsidP="009A11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Absolvierung g</w:t>
            </w:r>
            <w:r w:rsidR="00BE2A40" w:rsidRPr="001E1AB2">
              <w:rPr>
                <w:rFonts w:ascii="Times New Roman" w:hAnsi="Times New Roman" w:cs="Times New Roman"/>
                <w:sz w:val="20"/>
                <w:szCs w:val="20"/>
              </w:rPr>
              <w:t>ezielte</w:t>
            </w: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BE2A40" w:rsidRPr="001E1AB2">
              <w:rPr>
                <w:rFonts w:ascii="Times New Roman" w:hAnsi="Times New Roman" w:cs="Times New Roman"/>
                <w:sz w:val="20"/>
                <w:szCs w:val="20"/>
              </w:rPr>
              <w:t xml:space="preserve"> Workshops in Projektkalkulation und -Planung auf Basis abgeschlossener Projekte sowie Schulungen in Präsentation, Kommunikation, Kundenkontakt und MS-Office</w:t>
            </w:r>
          </w:p>
        </w:tc>
      </w:tr>
      <w:tr w:rsidR="00D6677B" w:rsidRPr="001B1769" w14:paraId="4860B57B" w14:textId="77777777" w:rsidTr="00C82656">
        <w:trPr>
          <w:trHeight w:val="454"/>
          <w:trPrChange w:id="130" w:author="David Döbele" w:date="2023-02-07T19:53:00Z">
            <w:trPr>
              <w:trHeight w:val="454"/>
            </w:trPr>
          </w:trPrChange>
        </w:trPr>
        <w:tc>
          <w:tcPr>
            <w:tcW w:w="10773" w:type="dxa"/>
            <w:gridSpan w:val="12"/>
            <w:tcBorders>
              <w:bottom w:val="single" w:sz="4" w:space="0" w:color="000000"/>
            </w:tcBorders>
            <w:vAlign w:val="bottom"/>
            <w:tcPrChange w:id="131" w:author="David Döbele" w:date="2023-02-07T19:53:00Z">
              <w:tcPr>
                <w:tcW w:w="10773" w:type="dxa"/>
                <w:gridSpan w:val="11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893C7B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D6677B" w:rsidRPr="001B1769" w14:paraId="4B93EF49" w14:textId="77777777" w:rsidTr="00C82656">
        <w:trPr>
          <w:trHeight w:val="340"/>
          <w:trPrChange w:id="132" w:author="David Döbele" w:date="2023-02-07T19:53:00Z">
            <w:trPr>
              <w:trHeight w:val="340"/>
            </w:trPr>
          </w:trPrChange>
        </w:trPr>
        <w:tc>
          <w:tcPr>
            <w:tcW w:w="1701" w:type="dxa"/>
            <w:tcBorders>
              <w:top w:val="single" w:sz="4" w:space="0" w:color="000000"/>
            </w:tcBorders>
            <w:vAlign w:val="bottom"/>
            <w:tcPrChange w:id="133" w:author="David Döbele" w:date="2023-02-07T19:53:00Z">
              <w:tcPr>
                <w:tcW w:w="1701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411F03E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11"/>
            <w:tcBorders>
              <w:top w:val="single" w:sz="4" w:space="0" w:color="000000"/>
            </w:tcBorders>
            <w:vAlign w:val="bottom"/>
            <w:tcPrChange w:id="134" w:author="David Döbele" w:date="2023-02-07T19:53:00Z">
              <w:tcPr>
                <w:tcW w:w="9072" w:type="dxa"/>
                <w:gridSpan w:val="10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DE5950D" w14:textId="6F101C9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D6677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</w:p>
        </w:tc>
      </w:tr>
      <w:tr w:rsidR="00D6677B" w:rsidRPr="001B1769" w14:paraId="3B349414" w14:textId="77777777" w:rsidTr="00C82656">
        <w:trPr>
          <w:trHeight w:val="340"/>
          <w:trPrChange w:id="135" w:author="David Döbele" w:date="2023-02-07T19:53:00Z">
            <w:trPr>
              <w:trHeight w:val="340"/>
            </w:trPr>
          </w:trPrChange>
        </w:trPr>
        <w:tc>
          <w:tcPr>
            <w:tcW w:w="1701" w:type="dxa"/>
            <w:vAlign w:val="bottom"/>
            <w:tcPrChange w:id="136" w:author="David Döbele" w:date="2023-02-07T19:53:00Z">
              <w:tcPr>
                <w:tcW w:w="1701" w:type="dxa"/>
                <w:vAlign w:val="bottom"/>
              </w:tcPr>
            </w:tcPrChange>
          </w:tcPr>
          <w:p w14:paraId="054F9C0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11"/>
            <w:vAlign w:val="bottom"/>
            <w:tcPrChange w:id="137" w:author="David Döbele" w:date="2023-02-07T19:53:00Z">
              <w:tcPr>
                <w:tcW w:w="9072" w:type="dxa"/>
                <w:gridSpan w:val="10"/>
                <w:vAlign w:val="bottom"/>
              </w:tcPr>
            </w:tcPrChange>
          </w:tcPr>
          <w:p w14:paraId="5A20E66C" w14:textId="48744F5D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  <w:r w:rsidR="009F4072" w:rsidRPr="009F407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, SAP </w:t>
            </w:r>
            <w:r w:rsidR="009F40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(Grundkenntnisse) </w:t>
            </w:r>
          </w:p>
        </w:tc>
      </w:tr>
      <w:tr w:rsidR="00D6677B" w:rsidRPr="001B1769" w14:paraId="78F77EEF" w14:textId="77777777" w:rsidTr="00C82656">
        <w:trPr>
          <w:trHeight w:val="567"/>
          <w:trPrChange w:id="138" w:author="David Döbele" w:date="2023-02-07T19:53:00Z">
            <w:trPr>
              <w:trHeight w:val="567"/>
            </w:trPr>
          </w:trPrChange>
        </w:trPr>
        <w:tc>
          <w:tcPr>
            <w:tcW w:w="1701" w:type="dxa"/>
            <w:vAlign w:val="bottom"/>
            <w:tcPrChange w:id="139" w:author="David Döbele" w:date="2023-02-07T19:53:00Z">
              <w:tcPr>
                <w:tcW w:w="1701" w:type="dxa"/>
                <w:vAlign w:val="bottom"/>
              </w:tcPr>
            </w:tcPrChange>
          </w:tcPr>
          <w:p w14:paraId="3F95C29C" w14:textId="77777777" w:rsidR="00BE2A40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  <w:p w14:paraId="6B218ABF" w14:textId="353EA6E7" w:rsidR="00E12D3D" w:rsidRPr="001B1769" w:rsidRDefault="00E12D3D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72" w:type="dxa"/>
            <w:gridSpan w:val="11"/>
            <w:vAlign w:val="bottom"/>
            <w:tcPrChange w:id="140" w:author="David Döbele" w:date="2023-02-07T19:53:00Z">
              <w:tcPr>
                <w:tcW w:w="9072" w:type="dxa"/>
                <w:gridSpan w:val="10"/>
                <w:vAlign w:val="bottom"/>
              </w:tcPr>
            </w:tcPrChange>
          </w:tcPr>
          <w:p w14:paraId="00D4A62B" w14:textId="15B2808F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Backpacken 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D6677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drei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Auslandsaufenthalte in Südamerika, Asien, Australien, Gesamtdauer 13 Monate),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B168E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Sport- und Outdooraktivitäten, Heimwerken 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(seit 2021 Sanierung eines Einfamilienhauses)</w:t>
            </w:r>
          </w:p>
        </w:tc>
      </w:tr>
      <w:tr w:rsidR="00D6677B" w:rsidRPr="001B1769" w14:paraId="195D2F36" w14:textId="77777777" w:rsidTr="00C82656">
        <w:trPr>
          <w:trHeight w:val="850"/>
          <w:trPrChange w:id="141" w:author="David Döbele" w:date="2023-02-07T19:53:00Z">
            <w:trPr>
              <w:trHeight w:val="850"/>
            </w:trPr>
          </w:trPrChange>
        </w:trPr>
        <w:tc>
          <w:tcPr>
            <w:tcW w:w="10773" w:type="dxa"/>
            <w:gridSpan w:val="12"/>
            <w:vAlign w:val="bottom"/>
            <w:tcPrChange w:id="142" w:author="David Döbele" w:date="2023-02-07T19:53:00Z">
              <w:tcPr>
                <w:tcW w:w="10773" w:type="dxa"/>
                <w:gridSpan w:val="11"/>
                <w:vAlign w:val="bottom"/>
              </w:tcPr>
            </w:tcPrChange>
          </w:tcPr>
          <w:p w14:paraId="4E51D425" w14:textId="631F5FF2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90DA20D" wp14:editId="64D89789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-88265</wp:posOffset>
                  </wp:positionV>
                  <wp:extent cx="838200" cy="390525"/>
                  <wp:effectExtent l="0" t="0" r="0" b="9525"/>
                  <wp:wrapNone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9EBFCB" w14:textId="77777777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33C6C4" w14:textId="70333DD8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Idstein, </w:t>
            </w:r>
            <w:r w:rsidR="00D026FA"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D026F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7336E75A" w14:textId="20778FD2" w:rsidR="00C80A94" w:rsidRDefault="00C80A94" w:rsidP="002E6C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sectPr w:rsidR="00C80A94" w:rsidSect="00293380">
      <w:footerReference w:type="even" r:id="rId10"/>
      <w:pgSz w:w="11906" w:h="16838"/>
      <w:pgMar w:top="794" w:right="1134" w:bottom="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AB94C" w14:textId="77777777" w:rsidR="00484257" w:rsidRDefault="00484257">
      <w:pPr>
        <w:spacing w:after="0" w:line="240" w:lineRule="auto"/>
      </w:pPr>
      <w:r>
        <w:separator/>
      </w:r>
    </w:p>
  </w:endnote>
  <w:endnote w:type="continuationSeparator" w:id="0">
    <w:p w14:paraId="5C74F9EC" w14:textId="77777777" w:rsidR="00484257" w:rsidRDefault="0048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D35C" w14:textId="77777777" w:rsidR="00C80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0032E2" w14:textId="77777777" w:rsidR="00C80A94" w:rsidRDefault="00C80A9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92E9D" w14:textId="77777777" w:rsidR="00484257" w:rsidRDefault="00484257">
      <w:pPr>
        <w:spacing w:after="0" w:line="240" w:lineRule="auto"/>
      </w:pPr>
      <w:r>
        <w:separator/>
      </w:r>
    </w:p>
  </w:footnote>
  <w:footnote w:type="continuationSeparator" w:id="0">
    <w:p w14:paraId="102B2E3E" w14:textId="77777777" w:rsidR="00484257" w:rsidRDefault="00484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BDF"/>
    <w:multiLevelType w:val="hybridMultilevel"/>
    <w:tmpl w:val="3EE2C7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64DE"/>
    <w:multiLevelType w:val="multilevel"/>
    <w:tmpl w:val="C6B24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7130F1"/>
    <w:multiLevelType w:val="hybridMultilevel"/>
    <w:tmpl w:val="91C23C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3E3258"/>
    <w:multiLevelType w:val="multilevel"/>
    <w:tmpl w:val="36802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795B2B"/>
    <w:multiLevelType w:val="multilevel"/>
    <w:tmpl w:val="5A0E5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422DB"/>
    <w:multiLevelType w:val="multilevel"/>
    <w:tmpl w:val="B560C50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B6F4DAD"/>
    <w:multiLevelType w:val="multilevel"/>
    <w:tmpl w:val="332683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245EC2"/>
    <w:multiLevelType w:val="multilevel"/>
    <w:tmpl w:val="E4AC5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C1A73E1"/>
    <w:multiLevelType w:val="multilevel"/>
    <w:tmpl w:val="8458C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7B721C"/>
    <w:multiLevelType w:val="hybridMultilevel"/>
    <w:tmpl w:val="DE367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01D63"/>
    <w:multiLevelType w:val="multilevel"/>
    <w:tmpl w:val="47D88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39680006">
    <w:abstractNumId w:val="3"/>
  </w:num>
  <w:num w:numId="2" w16cid:durableId="907030940">
    <w:abstractNumId w:val="1"/>
  </w:num>
  <w:num w:numId="3" w16cid:durableId="429933554">
    <w:abstractNumId w:val="5"/>
  </w:num>
  <w:num w:numId="4" w16cid:durableId="1795173077">
    <w:abstractNumId w:val="6"/>
  </w:num>
  <w:num w:numId="5" w16cid:durableId="499078122">
    <w:abstractNumId w:val="7"/>
  </w:num>
  <w:num w:numId="6" w16cid:durableId="596250672">
    <w:abstractNumId w:val="8"/>
  </w:num>
  <w:num w:numId="7" w16cid:durableId="1580408440">
    <w:abstractNumId w:val="4"/>
  </w:num>
  <w:num w:numId="8" w16cid:durableId="269627275">
    <w:abstractNumId w:val="10"/>
  </w:num>
  <w:num w:numId="9" w16cid:durableId="517163153">
    <w:abstractNumId w:val="2"/>
  </w:num>
  <w:num w:numId="10" w16cid:durableId="81492886">
    <w:abstractNumId w:val="0"/>
  </w:num>
  <w:num w:numId="11" w16cid:durableId="150269512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Jessica Proß">
    <w15:presenceInfo w15:providerId="AD" w15:userId="S::jessica.pross@pumpkincareeres.onmicrosoft.com::7c273684-0ff2-44e4-9d9a-a14e2728df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A94"/>
    <w:rsid w:val="00054B23"/>
    <w:rsid w:val="000772B4"/>
    <w:rsid w:val="000E53C1"/>
    <w:rsid w:val="0012555F"/>
    <w:rsid w:val="001338C4"/>
    <w:rsid w:val="00184C1A"/>
    <w:rsid w:val="001B1769"/>
    <w:rsid w:val="001D685C"/>
    <w:rsid w:val="001E1AB2"/>
    <w:rsid w:val="00284259"/>
    <w:rsid w:val="00293380"/>
    <w:rsid w:val="002E60F6"/>
    <w:rsid w:val="002E6CD0"/>
    <w:rsid w:val="00374455"/>
    <w:rsid w:val="00403E0E"/>
    <w:rsid w:val="00424EF2"/>
    <w:rsid w:val="00484257"/>
    <w:rsid w:val="00541D87"/>
    <w:rsid w:val="0060150E"/>
    <w:rsid w:val="00612D6F"/>
    <w:rsid w:val="00636704"/>
    <w:rsid w:val="00681FC6"/>
    <w:rsid w:val="006A594B"/>
    <w:rsid w:val="008E41EF"/>
    <w:rsid w:val="008F2A01"/>
    <w:rsid w:val="009A1197"/>
    <w:rsid w:val="009F4072"/>
    <w:rsid w:val="00A13D0F"/>
    <w:rsid w:val="00A16E73"/>
    <w:rsid w:val="00A52A78"/>
    <w:rsid w:val="00A5537C"/>
    <w:rsid w:val="00A629F3"/>
    <w:rsid w:val="00A91789"/>
    <w:rsid w:val="00AE5161"/>
    <w:rsid w:val="00B23A92"/>
    <w:rsid w:val="00B7282A"/>
    <w:rsid w:val="00B74302"/>
    <w:rsid w:val="00BE2A40"/>
    <w:rsid w:val="00C43B47"/>
    <w:rsid w:val="00C80A94"/>
    <w:rsid w:val="00C82656"/>
    <w:rsid w:val="00D026FA"/>
    <w:rsid w:val="00D6677B"/>
    <w:rsid w:val="00D90A70"/>
    <w:rsid w:val="00D941F0"/>
    <w:rsid w:val="00DB168E"/>
    <w:rsid w:val="00DE0E08"/>
    <w:rsid w:val="00E0644B"/>
    <w:rsid w:val="00E12D3D"/>
    <w:rsid w:val="00F05618"/>
    <w:rsid w:val="00F6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4925"/>
  <w15:docId w15:val="{297F1B9F-DF3C-4789-9F9C-BABD94E2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0772B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AB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AB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AB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A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A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E3D6AC3-67C7-4C8E-A85B-D893415B1E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2023-01-27T21:57:00Z</cp:lastPrinted>
  <dcterms:created xsi:type="dcterms:W3CDTF">2023-02-07T16:19:00Z</dcterms:created>
  <dcterms:modified xsi:type="dcterms:W3CDTF">2023-02-07T18:54:00Z</dcterms:modified>
</cp:coreProperties>
</file>