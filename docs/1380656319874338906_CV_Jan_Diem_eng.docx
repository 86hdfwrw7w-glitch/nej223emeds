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431"/>
        <w:gridCol w:w="142"/>
        <w:gridCol w:w="283"/>
        <w:gridCol w:w="142"/>
        <w:gridCol w:w="142"/>
        <w:gridCol w:w="141"/>
        <w:gridCol w:w="426"/>
        <w:gridCol w:w="141"/>
        <w:gridCol w:w="1672"/>
        <w:gridCol w:w="24"/>
      </w:tblGrid>
      <w:tr w:rsidR="002508C2" w:rsidRPr="00FD0C3F" w14:paraId="5DF08F91" w14:textId="77777777" w:rsidTr="002D55A3">
        <w:trPr>
          <w:trHeight w:val="20"/>
        </w:trPr>
        <w:tc>
          <w:tcPr>
            <w:tcW w:w="9067" w:type="dxa"/>
            <w:gridSpan w:val="12"/>
            <w:vAlign w:val="bottom"/>
          </w:tcPr>
          <w:p w14:paraId="11DD220E" w14:textId="6051A5D3" w:rsidR="002508C2" w:rsidRPr="00AB4523" w:rsidRDefault="006B6DDA" w:rsidP="00237B14">
            <w:pPr>
              <w:jc w:val="center"/>
              <w:rPr>
                <w:rFonts w:ascii="Arial" w:hAnsi="Arial" w:cs="Arial"/>
              </w:rPr>
            </w:pPr>
            <w:r w:rsidRPr="00AB4523">
              <w:rPr>
                <w:rFonts w:ascii="Arial" w:hAnsi="Arial" w:cs="Arial"/>
                <w:b/>
                <w:smallCaps/>
                <w:sz w:val="48"/>
                <w:szCs w:val="32"/>
              </w:rPr>
              <w:t>Jan</w:t>
            </w:r>
            <w:r w:rsidR="00A26D0D" w:rsidRPr="00AB4523">
              <w:rPr>
                <w:rFonts w:ascii="Arial" w:hAnsi="Arial" w:cs="Arial"/>
                <w:b/>
                <w:smallCaps/>
                <w:sz w:val="48"/>
                <w:szCs w:val="32"/>
              </w:rPr>
              <w:t xml:space="preserve"> </w:t>
            </w:r>
            <w:r w:rsidRPr="00AB4523">
              <w:rPr>
                <w:rFonts w:ascii="Arial" w:hAnsi="Arial" w:cs="Arial"/>
                <w:b/>
                <w:smallCaps/>
                <w:sz w:val="48"/>
                <w:szCs w:val="32"/>
              </w:rPr>
              <w:t>Diem</w:t>
            </w:r>
            <w:r w:rsidR="008050E4" w:rsidRPr="00AB4523">
              <w:rPr>
                <w:rFonts w:ascii="Arial" w:hAnsi="Arial" w:cs="Arial"/>
                <w:sz w:val="44"/>
                <w:szCs w:val="64"/>
              </w:rPr>
              <w:br/>
            </w:r>
            <w:r w:rsidRPr="00AB4523">
              <w:rPr>
                <w:rFonts w:ascii="Arial" w:hAnsi="Arial" w:cs="Arial"/>
                <w:sz w:val="20"/>
              </w:rPr>
              <w:t>Bernhardstraße</w:t>
            </w:r>
            <w:r w:rsidR="00853438" w:rsidRPr="00AB4523">
              <w:rPr>
                <w:rFonts w:ascii="Arial" w:hAnsi="Arial" w:cs="Arial"/>
                <w:sz w:val="20"/>
              </w:rPr>
              <w:t xml:space="preserve"> </w:t>
            </w:r>
            <w:r w:rsidRPr="00AB4523">
              <w:rPr>
                <w:rFonts w:ascii="Arial" w:hAnsi="Arial" w:cs="Arial"/>
                <w:sz w:val="20"/>
              </w:rPr>
              <w:t>8a</w:t>
            </w:r>
            <w:r w:rsidR="00853438" w:rsidRPr="00AB4523">
              <w:rPr>
                <w:rFonts w:ascii="Arial" w:hAnsi="Arial" w:cs="Arial"/>
                <w:sz w:val="20"/>
              </w:rPr>
              <w:t xml:space="preserve">, </w:t>
            </w:r>
            <w:r w:rsidRPr="00AB4523">
              <w:rPr>
                <w:rFonts w:ascii="Arial" w:hAnsi="Arial" w:cs="Arial"/>
                <w:sz w:val="20"/>
              </w:rPr>
              <w:t xml:space="preserve">90431 </w:t>
            </w:r>
            <w:proofErr w:type="spellStart"/>
            <w:r w:rsidRPr="00AB4523">
              <w:rPr>
                <w:rFonts w:ascii="Arial" w:hAnsi="Arial" w:cs="Arial"/>
                <w:sz w:val="20"/>
              </w:rPr>
              <w:t>N</w:t>
            </w:r>
            <w:r w:rsidR="00BF3744" w:rsidRPr="00AB4523">
              <w:rPr>
                <w:rFonts w:ascii="Arial" w:hAnsi="Arial" w:cs="Arial"/>
                <w:sz w:val="20"/>
              </w:rPr>
              <w:t>u</w:t>
            </w:r>
            <w:r w:rsidRPr="00AB4523">
              <w:rPr>
                <w:rFonts w:ascii="Arial" w:hAnsi="Arial" w:cs="Arial"/>
                <w:sz w:val="20"/>
              </w:rPr>
              <w:t>r</w:t>
            </w:r>
            <w:r w:rsidR="00BF3744" w:rsidRPr="00AB4523">
              <w:rPr>
                <w:rFonts w:ascii="Arial" w:hAnsi="Arial" w:cs="Arial"/>
                <w:sz w:val="20"/>
              </w:rPr>
              <w:t>em</w:t>
            </w:r>
            <w:r w:rsidRPr="00AB4523">
              <w:rPr>
                <w:rFonts w:ascii="Arial" w:hAnsi="Arial" w:cs="Arial"/>
                <w:sz w:val="20"/>
              </w:rPr>
              <w:t>berg</w:t>
            </w:r>
            <w:proofErr w:type="spellEnd"/>
            <w:r w:rsidR="00237B14">
              <w:rPr>
                <w:rFonts w:ascii="Arial" w:hAnsi="Arial" w:cs="Arial"/>
                <w:sz w:val="20"/>
              </w:rPr>
              <w:t>, Germany</w:t>
            </w:r>
          </w:p>
          <w:p w14:paraId="722A5AF6" w14:textId="772D33F6" w:rsidR="008050E4" w:rsidRPr="00AB4523" w:rsidRDefault="002B2091" w:rsidP="00237B14">
            <w:pPr>
              <w:jc w:val="center"/>
              <w:rPr>
                <w:rFonts w:ascii="Arial" w:hAnsi="Arial" w:cs="Arial"/>
              </w:rPr>
            </w:pPr>
            <w:r w:rsidRPr="00AB4523">
              <w:rPr>
                <w:rFonts w:ascii="Arial" w:hAnsi="Arial" w:cs="Arial"/>
                <w:color w:val="000000"/>
                <w:sz w:val="20"/>
              </w:rPr>
              <w:t>+4</w:t>
            </w:r>
            <w:r w:rsidR="0091331D" w:rsidRPr="00AB4523">
              <w:rPr>
                <w:rFonts w:ascii="Arial" w:hAnsi="Arial" w:cs="Arial"/>
                <w:color w:val="000000"/>
                <w:sz w:val="20"/>
              </w:rPr>
              <w:t>9</w:t>
            </w:r>
            <w:r w:rsidRPr="00AB4523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="0091331D" w:rsidRPr="00AB4523">
              <w:rPr>
                <w:rFonts w:ascii="Arial" w:hAnsi="Arial" w:cs="Arial"/>
                <w:color w:val="000000"/>
                <w:sz w:val="20"/>
              </w:rPr>
              <w:t>1</w:t>
            </w:r>
            <w:r w:rsidR="006B6DDA" w:rsidRPr="00AB4523">
              <w:rPr>
                <w:rFonts w:ascii="Arial" w:hAnsi="Arial" w:cs="Arial"/>
                <w:color w:val="000000"/>
                <w:sz w:val="20"/>
              </w:rPr>
              <w:t>76</w:t>
            </w:r>
            <w:r w:rsidRPr="00AB4523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="006B6DDA" w:rsidRPr="00AB4523">
              <w:rPr>
                <w:rFonts w:ascii="Arial" w:hAnsi="Arial" w:cs="Arial"/>
                <w:color w:val="000000"/>
                <w:sz w:val="20"/>
              </w:rPr>
              <w:t>84395</w:t>
            </w:r>
            <w:r w:rsidR="0091331D" w:rsidRPr="00AB4523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="006B6DDA" w:rsidRPr="00AB4523">
              <w:rPr>
                <w:rFonts w:ascii="Arial" w:hAnsi="Arial" w:cs="Arial"/>
                <w:color w:val="000000"/>
                <w:sz w:val="20"/>
              </w:rPr>
              <w:t>774</w:t>
            </w:r>
            <w:r w:rsidR="00AB016A" w:rsidRPr="00AB4523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="008050E4" w:rsidRPr="00AB4523">
              <w:rPr>
                <w:rFonts w:ascii="Arial" w:hAnsi="Arial" w:cs="Arial"/>
                <w:color w:val="000000"/>
                <w:sz w:val="20"/>
              </w:rPr>
              <w:t xml:space="preserve">| </w:t>
            </w:r>
            <w:r w:rsidR="00BF0C16" w:rsidRPr="00AB4523">
              <w:rPr>
                <w:rFonts w:ascii="Arial" w:hAnsi="Arial" w:cs="Arial"/>
                <w:color w:val="000000"/>
                <w:sz w:val="20"/>
              </w:rPr>
              <w:t>diem.jan</w:t>
            </w:r>
            <w:r w:rsidRPr="00AB4523">
              <w:rPr>
                <w:rFonts w:ascii="Arial" w:hAnsi="Arial" w:cs="Arial"/>
                <w:color w:val="000000"/>
                <w:sz w:val="20"/>
              </w:rPr>
              <w:t>@outlook.</w:t>
            </w:r>
            <w:r w:rsidR="006B6DDA" w:rsidRPr="00AB4523">
              <w:rPr>
                <w:rFonts w:ascii="Arial" w:hAnsi="Arial" w:cs="Arial"/>
                <w:color w:val="000000"/>
                <w:sz w:val="20"/>
              </w:rPr>
              <w:t>com</w:t>
            </w:r>
            <w:r w:rsidRPr="00AB4523">
              <w:rPr>
                <w:rFonts w:ascii="Arial" w:hAnsi="Arial" w:cs="Arial"/>
                <w:color w:val="000000"/>
                <w:sz w:val="20"/>
              </w:rPr>
              <w:t xml:space="preserve"> </w:t>
            </w:r>
          </w:p>
        </w:tc>
      </w:tr>
      <w:tr w:rsidR="002508C2" w:rsidRPr="00FD0C3F" w14:paraId="0FCADE56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5DB2AB7" w:rsidR="002508C2" w:rsidRPr="00E028D4" w:rsidRDefault="00E028D4" w:rsidP="00237B14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E028D4">
              <w:rPr>
                <w:rFonts w:ascii="Arial" w:hAnsi="Arial" w:cs="Arial"/>
                <w:b/>
                <w:smallCaps/>
                <w:sz w:val="28"/>
                <w:szCs w:val="32"/>
                <w:lang w:val="en-GB"/>
              </w:rPr>
              <w:t>Education</w:t>
            </w:r>
          </w:p>
        </w:tc>
      </w:tr>
      <w:tr w:rsidR="00100091" w:rsidRPr="00FD0C3F" w14:paraId="7D1DEBF7" w14:textId="77777777" w:rsidTr="00D5280E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1238A978" w:rsidR="00100091" w:rsidRPr="00100091" w:rsidRDefault="00100091" w:rsidP="00237B14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 w:rsidRPr="00100091">
              <w:rPr>
                <w:rFonts w:ascii="Arial" w:hAnsi="Arial" w:cs="Arial"/>
                <w:b/>
                <w:smallCaps/>
                <w:sz w:val="23"/>
                <w:szCs w:val="23"/>
              </w:rPr>
              <w:t>Friedrich-Alexander-University Erlangen-</w:t>
            </w:r>
            <w:proofErr w:type="spellStart"/>
            <w:r w:rsidRPr="00100091">
              <w:rPr>
                <w:rFonts w:ascii="Arial" w:hAnsi="Arial" w:cs="Arial"/>
                <w:b/>
                <w:smallCaps/>
                <w:sz w:val="23"/>
                <w:szCs w:val="23"/>
              </w:rPr>
              <w:t>Nuremberg</w:t>
            </w:r>
            <w:proofErr w:type="spellEnd"/>
          </w:p>
        </w:tc>
        <w:tc>
          <w:tcPr>
            <w:tcW w:w="2263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71713623" w:rsidR="00100091" w:rsidRPr="00100091" w:rsidRDefault="00100091" w:rsidP="00237B1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  <w:lang w:val="en-GB"/>
              </w:rPr>
            </w:pPr>
            <w:r w:rsidRPr="00100091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Nuremberg, D</w:t>
            </w:r>
            <w:r w:rsidR="00237B1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E</w:t>
            </w:r>
          </w:p>
        </w:tc>
      </w:tr>
      <w:tr w:rsidR="00100091" w:rsidRPr="00FD0C3F" w14:paraId="20BFB888" w14:textId="77777777" w:rsidTr="00B51D27">
        <w:trPr>
          <w:trHeight w:val="20"/>
        </w:trPr>
        <w:tc>
          <w:tcPr>
            <w:tcW w:w="7371" w:type="dxa"/>
            <w:gridSpan w:val="10"/>
            <w:vAlign w:val="bottom"/>
          </w:tcPr>
          <w:p w14:paraId="01780F51" w14:textId="6AD697FD" w:rsidR="00100091" w:rsidRPr="00E028D4" w:rsidRDefault="00100091" w:rsidP="00237B14">
            <w:pPr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sz w:val="18"/>
                <w:lang w:val="en-GB"/>
              </w:rPr>
              <w:t>B.A. in Business Administration &amp; Economics</w:t>
            </w:r>
            <w:ins w:id="0" w:author="diem.jan@outlook.com" w:date="2025-06-06T15:24:00Z" w16du:dateUtc="2025-06-06T13:24:00Z">
              <w:r w:rsidR="002E1067">
                <w:rPr>
                  <w:rFonts w:ascii="Arial" w:hAnsi="Arial" w:cs="Arial"/>
                  <w:sz w:val="18"/>
                  <w:lang w:val="en-GB"/>
                </w:rPr>
                <w:t>; GPA: 1.9 (1.0</w:t>
              </w:r>
            </w:ins>
            <w:ins w:id="1" w:author="diem.jan@outlook.com" w:date="2025-06-06T15:25:00Z" w16du:dateUtc="2025-06-06T13:25:00Z">
              <w:r w:rsidR="002E1067">
                <w:rPr>
                  <w:rFonts w:ascii="Arial" w:hAnsi="Arial" w:cs="Arial"/>
                  <w:sz w:val="18"/>
                  <w:lang w:val="en-GB"/>
                </w:rPr>
                <w:t xml:space="preserve"> </w:t>
              </w:r>
              <w:r w:rsidR="002E1067">
                <w:rPr>
                  <w:rFonts w:ascii="Arial" w:hAnsi="Arial" w:cs="Arial"/>
                  <w:sz w:val="18"/>
                  <w:lang w:val="en-GB"/>
                </w:rPr>
                <w:softHyphen/>
                <w:t>- 4.0, with 1.0 being the best)</w:t>
              </w:r>
            </w:ins>
            <w:del w:id="2" w:author="diem.jan@outlook.com" w:date="2025-06-06T15:24:00Z" w16du:dateUtc="2025-06-06T13:24:00Z">
              <w:r w:rsidRPr="00E028D4" w:rsidDel="002E1067">
                <w:rPr>
                  <w:rFonts w:ascii="Arial" w:hAnsi="Arial" w:cs="Arial"/>
                  <w:sz w:val="18"/>
                  <w:lang w:val="en-GB"/>
                </w:rPr>
                <w:delText xml:space="preserve"> (current grade: 1</w:delText>
              </w:r>
              <w:r w:rsidR="00583DFB" w:rsidDel="002E1067">
                <w:rPr>
                  <w:rFonts w:ascii="Arial" w:hAnsi="Arial" w:cs="Arial"/>
                  <w:sz w:val="18"/>
                  <w:lang w:val="en-GB"/>
                </w:rPr>
                <w:delText>.</w:delText>
              </w:r>
              <w:r w:rsidRPr="00E028D4" w:rsidDel="002E1067">
                <w:rPr>
                  <w:rFonts w:ascii="Arial" w:hAnsi="Arial" w:cs="Arial"/>
                  <w:sz w:val="18"/>
                  <w:lang w:val="en-GB"/>
                </w:rPr>
                <w:delText>9)</w:delText>
              </w:r>
            </w:del>
          </w:p>
        </w:tc>
        <w:tc>
          <w:tcPr>
            <w:tcW w:w="1696" w:type="dxa"/>
            <w:gridSpan w:val="2"/>
            <w:vAlign w:val="bottom"/>
          </w:tcPr>
          <w:p w14:paraId="75F05A28" w14:textId="595062A1" w:rsidR="00100091" w:rsidRPr="00E028D4" w:rsidRDefault="00100091" w:rsidP="00237B14">
            <w:pPr>
              <w:jc w:val="right"/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sz w:val="18"/>
                <w:lang w:val="en-GB"/>
              </w:rPr>
              <w:t>09/2022 – today</w:t>
            </w:r>
          </w:p>
        </w:tc>
      </w:tr>
      <w:tr w:rsidR="00100091" w:rsidRPr="002E1067" w14:paraId="3F8F5974" w14:textId="77777777" w:rsidTr="009F7821">
        <w:trPr>
          <w:trHeight w:val="20"/>
        </w:trPr>
        <w:tc>
          <w:tcPr>
            <w:tcW w:w="9043" w:type="dxa"/>
            <w:gridSpan w:val="11"/>
            <w:vAlign w:val="bottom"/>
          </w:tcPr>
          <w:p w14:paraId="0B0631BD" w14:textId="12D222A5" w:rsidR="00100091" w:rsidRPr="00E028D4" w:rsidRDefault="00237B14" w:rsidP="00237B1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  <w:t>Focus</w:t>
            </w:r>
            <w:r w:rsidR="00100091" w:rsidRPr="00E028D4"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  <w:t>: BWL &amp; Finance</w:t>
            </w:r>
          </w:p>
          <w:p w14:paraId="134072BA" w14:textId="090E10F5" w:rsidR="00100091" w:rsidRPr="002E1067" w:rsidRDefault="00100091" w:rsidP="00237B1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  <w:lang w:val="en-US"/>
                <w:rPrChange w:id="3" w:author="diem.jan@outlook.com" w:date="2025-06-06T15:22:00Z" w16du:dateUtc="2025-06-06T13:22:00Z">
                  <w:rPr>
                    <w:rFonts w:ascii="Arial" w:hAnsi="Arial" w:cs="Arial"/>
                    <w:i/>
                    <w:iCs/>
                    <w:color w:val="000000"/>
                    <w:sz w:val="18"/>
                  </w:rPr>
                </w:rPrChange>
              </w:rPr>
            </w:pPr>
            <w:r w:rsidRPr="002E1067">
              <w:rPr>
                <w:rFonts w:ascii="Arial" w:hAnsi="Arial" w:cs="Arial"/>
                <w:i/>
                <w:iCs/>
                <w:color w:val="000000"/>
                <w:sz w:val="18"/>
                <w:lang w:val="en-US"/>
                <w:rPrChange w:id="4" w:author="diem.jan@outlook.com" w:date="2025-06-06T15:22:00Z" w16du:dateUtc="2025-06-06T13:22:00Z">
                  <w:rPr>
                    <w:rFonts w:ascii="Arial" w:hAnsi="Arial" w:cs="Arial"/>
                    <w:i/>
                    <w:iCs/>
                    <w:color w:val="000000"/>
                    <w:sz w:val="18"/>
                  </w:rPr>
                </w:rPrChange>
              </w:rPr>
              <w:t>Relevant modules: Inves</w:t>
            </w:r>
            <w:ins w:id="5" w:author="diem.jan@outlook.com" w:date="2025-06-06T15:21:00Z" w16du:dateUtc="2025-06-06T13:21:00Z">
              <w:r w:rsidR="002E1067" w:rsidRPr="002E1067">
                <w:rPr>
                  <w:rFonts w:ascii="Arial" w:hAnsi="Arial" w:cs="Arial"/>
                  <w:i/>
                  <w:iCs/>
                  <w:color w:val="000000"/>
                  <w:sz w:val="18"/>
                  <w:lang w:val="en-US"/>
                  <w:rPrChange w:id="6" w:author="diem.jan@outlook.com" w:date="2025-06-06T15:22:00Z" w16du:dateUtc="2025-06-06T13:22:00Z">
                    <w:rPr>
                      <w:rFonts w:ascii="Arial" w:hAnsi="Arial" w:cs="Arial"/>
                      <w:i/>
                      <w:iCs/>
                      <w:color w:val="000000"/>
                      <w:sz w:val="18"/>
                    </w:rPr>
                  </w:rPrChange>
                </w:rPr>
                <w:t xml:space="preserve">tment and </w:t>
              </w:r>
            </w:ins>
            <w:ins w:id="7" w:author="diem.jan@outlook.com" w:date="2025-06-06T15:22:00Z" w16du:dateUtc="2025-06-06T13:22:00Z">
              <w:r w:rsidR="002E1067" w:rsidRPr="002E1067">
                <w:rPr>
                  <w:rFonts w:ascii="Arial" w:hAnsi="Arial" w:cs="Arial"/>
                  <w:i/>
                  <w:iCs/>
                  <w:color w:val="000000"/>
                  <w:sz w:val="18"/>
                  <w:lang w:val="en-US"/>
                  <w:rPrChange w:id="8" w:author="diem.jan@outlook.com" w:date="2025-06-06T15:22:00Z" w16du:dateUtc="2025-06-06T13:22:00Z">
                    <w:rPr>
                      <w:rFonts w:ascii="Arial" w:hAnsi="Arial" w:cs="Arial"/>
                      <w:i/>
                      <w:iCs/>
                      <w:color w:val="000000"/>
                      <w:sz w:val="18"/>
                    </w:rPr>
                  </w:rPrChange>
                </w:rPr>
                <w:t>Finance</w:t>
              </w:r>
            </w:ins>
            <w:del w:id="9" w:author="diem.jan@outlook.com" w:date="2025-06-06T15:21:00Z" w16du:dateUtc="2025-06-06T13:21:00Z">
              <w:r w:rsidRPr="002E1067" w:rsidDel="002E1067">
                <w:rPr>
                  <w:rFonts w:ascii="Arial" w:hAnsi="Arial" w:cs="Arial"/>
                  <w:i/>
                  <w:iCs/>
                  <w:color w:val="000000"/>
                  <w:sz w:val="18"/>
                  <w:lang w:val="en-US"/>
                  <w:rPrChange w:id="10" w:author="diem.jan@outlook.com" w:date="2025-06-06T15:22:00Z" w16du:dateUtc="2025-06-06T13:22:00Z">
                    <w:rPr>
                      <w:rFonts w:ascii="Arial" w:hAnsi="Arial" w:cs="Arial"/>
                      <w:i/>
                      <w:iCs/>
                      <w:color w:val="000000"/>
                      <w:sz w:val="18"/>
                    </w:rPr>
                  </w:rPrChange>
                </w:rPr>
                <w:delText>tition und Finanzierung</w:delText>
              </w:r>
            </w:del>
            <w:r w:rsidRPr="002E1067">
              <w:rPr>
                <w:rFonts w:ascii="Arial" w:hAnsi="Arial" w:cs="Arial"/>
                <w:i/>
                <w:iCs/>
                <w:color w:val="000000"/>
                <w:sz w:val="18"/>
                <w:lang w:val="en-US"/>
                <w:rPrChange w:id="11" w:author="diem.jan@outlook.com" w:date="2025-06-06T15:22:00Z" w16du:dateUtc="2025-06-06T13:22:00Z">
                  <w:rPr>
                    <w:rFonts w:ascii="Arial" w:hAnsi="Arial" w:cs="Arial"/>
                    <w:i/>
                    <w:iCs/>
                    <w:color w:val="000000"/>
                    <w:sz w:val="18"/>
                  </w:rPr>
                </w:rPrChange>
              </w:rPr>
              <w:t xml:space="preserve"> (grade: 1</w:t>
            </w:r>
            <w:r w:rsidR="00583DFB" w:rsidRPr="002E1067">
              <w:rPr>
                <w:rFonts w:ascii="Arial" w:hAnsi="Arial" w:cs="Arial"/>
                <w:i/>
                <w:iCs/>
                <w:color w:val="000000"/>
                <w:sz w:val="18"/>
                <w:lang w:val="en-US"/>
                <w:rPrChange w:id="12" w:author="diem.jan@outlook.com" w:date="2025-06-06T15:22:00Z" w16du:dateUtc="2025-06-06T13:22:00Z">
                  <w:rPr>
                    <w:rFonts w:ascii="Arial" w:hAnsi="Arial" w:cs="Arial"/>
                    <w:i/>
                    <w:iCs/>
                    <w:color w:val="000000"/>
                    <w:sz w:val="18"/>
                  </w:rPr>
                </w:rPrChange>
              </w:rPr>
              <w:t>.</w:t>
            </w:r>
            <w:r w:rsidRPr="002E1067">
              <w:rPr>
                <w:rFonts w:ascii="Arial" w:hAnsi="Arial" w:cs="Arial"/>
                <w:i/>
                <w:iCs/>
                <w:color w:val="000000"/>
                <w:sz w:val="18"/>
                <w:lang w:val="en-US"/>
                <w:rPrChange w:id="13" w:author="diem.jan@outlook.com" w:date="2025-06-06T15:22:00Z" w16du:dateUtc="2025-06-06T13:22:00Z">
                  <w:rPr>
                    <w:rFonts w:ascii="Arial" w:hAnsi="Arial" w:cs="Arial"/>
                    <w:i/>
                    <w:iCs/>
                    <w:color w:val="000000"/>
                    <w:sz w:val="18"/>
                  </w:rPr>
                </w:rPrChange>
              </w:rPr>
              <w:t>0)</w:t>
            </w:r>
          </w:p>
        </w:tc>
        <w:tc>
          <w:tcPr>
            <w:tcW w:w="24" w:type="dxa"/>
          </w:tcPr>
          <w:p w14:paraId="2A7E04EA" w14:textId="77777777" w:rsidR="00100091" w:rsidRPr="002E1067" w:rsidRDefault="00100091" w:rsidP="00237B14">
            <w:pPr>
              <w:jc w:val="right"/>
              <w:rPr>
                <w:rFonts w:ascii="Arial" w:hAnsi="Arial" w:cs="Arial"/>
                <w:sz w:val="18"/>
                <w:lang w:val="en-US"/>
                <w:rPrChange w:id="14" w:author="diem.jan@outlook.com" w:date="2025-06-06T15:22:00Z" w16du:dateUtc="2025-06-06T13:22:00Z">
                  <w:rPr>
                    <w:rFonts w:ascii="Arial" w:hAnsi="Arial" w:cs="Arial"/>
                    <w:sz w:val="18"/>
                  </w:rPr>
                </w:rPrChange>
              </w:rPr>
            </w:pPr>
          </w:p>
        </w:tc>
      </w:tr>
      <w:tr w:rsidR="00100091" w:rsidRPr="00FD0C3F" w14:paraId="7B71FF81" w14:textId="77777777" w:rsidTr="009F7821">
        <w:trPr>
          <w:trHeight w:val="340"/>
        </w:trPr>
        <w:tc>
          <w:tcPr>
            <w:tcW w:w="6521" w:type="dxa"/>
            <w:gridSpan w:val="6"/>
            <w:vAlign w:val="bottom"/>
          </w:tcPr>
          <w:p w14:paraId="5825BBCB" w14:textId="1A361CF1" w:rsidR="00100091" w:rsidRPr="00E028D4" w:rsidRDefault="00100091" w:rsidP="00237B14">
            <w:pPr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b/>
                <w:smallCaps/>
                <w:sz w:val="23"/>
                <w:szCs w:val="23"/>
                <w:lang w:val="en-GB"/>
              </w:rPr>
              <w:t>Lothar-von-Faber-School</w:t>
            </w:r>
          </w:p>
        </w:tc>
        <w:tc>
          <w:tcPr>
            <w:tcW w:w="2546" w:type="dxa"/>
            <w:gridSpan w:val="6"/>
            <w:vAlign w:val="bottom"/>
          </w:tcPr>
          <w:p w14:paraId="3AA23257" w14:textId="4DE046B5" w:rsidR="00100091" w:rsidRPr="00100091" w:rsidRDefault="00100091" w:rsidP="00237B1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  <w:lang w:val="en-GB"/>
              </w:rPr>
            </w:pP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N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urem</w:t>
            </w: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berg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, D</w:t>
            </w:r>
            <w:r w:rsidR="00237B1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E</w:t>
            </w:r>
          </w:p>
        </w:tc>
      </w:tr>
      <w:tr w:rsidR="00100091" w:rsidRPr="00FD0C3F" w14:paraId="61E5D482" w14:textId="77777777" w:rsidTr="002D55A3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1770D7DA" w:rsidR="00100091" w:rsidRPr="005C4ACA" w:rsidRDefault="00100091" w:rsidP="00237B14">
            <w:pPr>
              <w:rPr>
                <w:rFonts w:ascii="Arial" w:hAnsi="Arial" w:cs="Arial"/>
                <w:sz w:val="18"/>
              </w:rPr>
            </w:pPr>
            <w:r w:rsidRPr="005C4ACA">
              <w:rPr>
                <w:rFonts w:ascii="Arial" w:hAnsi="Arial" w:cs="Arial"/>
                <w:sz w:val="18"/>
              </w:rPr>
              <w:t>Allgemeine Hochschulreife</w:t>
            </w:r>
            <w:r w:rsidR="005C4ACA" w:rsidRPr="005C4ACA">
              <w:rPr>
                <w:rFonts w:ascii="Arial" w:hAnsi="Arial" w:cs="Arial"/>
                <w:sz w:val="18"/>
              </w:rPr>
              <w:t xml:space="preserve"> (German A-Leve</w:t>
            </w:r>
            <w:r w:rsidR="005C4ACA">
              <w:rPr>
                <w:rFonts w:ascii="Arial" w:hAnsi="Arial" w:cs="Arial"/>
                <w:sz w:val="18"/>
              </w:rPr>
              <w:t>l Equivalent)</w:t>
            </w:r>
          </w:p>
        </w:tc>
        <w:tc>
          <w:tcPr>
            <w:tcW w:w="3544" w:type="dxa"/>
            <w:gridSpan w:val="10"/>
            <w:vAlign w:val="bottom"/>
          </w:tcPr>
          <w:p w14:paraId="419A9228" w14:textId="2D829D0C" w:rsidR="00100091" w:rsidRPr="00E028D4" w:rsidRDefault="00100091" w:rsidP="00237B14">
            <w:pPr>
              <w:jc w:val="right"/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sz w:val="18"/>
                <w:lang w:val="en-GB"/>
              </w:rPr>
              <w:t>09/2019 – 07/2022</w:t>
            </w:r>
          </w:p>
        </w:tc>
      </w:tr>
      <w:tr w:rsidR="00100091" w:rsidRPr="00FD0C3F" w14:paraId="7EABE9F1" w14:textId="77777777" w:rsidTr="0072090A">
        <w:trPr>
          <w:trHeight w:val="20"/>
        </w:trPr>
        <w:tc>
          <w:tcPr>
            <w:tcW w:w="9067" w:type="dxa"/>
            <w:gridSpan w:val="12"/>
            <w:vAlign w:val="bottom"/>
          </w:tcPr>
          <w:p w14:paraId="7A71E6B0" w14:textId="5A21E6DD" w:rsidR="00100091" w:rsidRPr="00E028D4" w:rsidRDefault="00100091" w:rsidP="00237B1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</w:pPr>
            <w:r w:rsidRPr="00E028D4"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  <w:t xml:space="preserve">Major: </w:t>
            </w:r>
            <w:r w:rsidR="00237B14"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  <w:t>P</w:t>
            </w:r>
            <w:r w:rsidRPr="00E028D4"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  <w:t xml:space="preserve">sychology &amp; </w:t>
            </w:r>
            <w:r w:rsidR="00237B14"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  <w:t>P</w:t>
            </w:r>
            <w:r w:rsidRPr="00E028D4"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  <w:t>edagogy</w:t>
            </w:r>
          </w:p>
        </w:tc>
      </w:tr>
      <w:tr w:rsidR="00100091" w:rsidRPr="00FD0C3F" w14:paraId="3A2665B3" w14:textId="77777777" w:rsidTr="005463C5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37EBF0F3" w:rsidR="00100091" w:rsidRPr="00E028D4" w:rsidRDefault="00100091" w:rsidP="00237B14">
            <w:pPr>
              <w:pStyle w:val="BERSCHRIFT"/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E028D4">
              <w:rPr>
                <w:rFonts w:ascii="Arial" w:hAnsi="Arial" w:cs="Arial"/>
                <w:sz w:val="28"/>
                <w:lang w:val="en-GB"/>
              </w:rPr>
              <w:t>Work Experience</w:t>
            </w:r>
          </w:p>
        </w:tc>
      </w:tr>
      <w:tr w:rsidR="00100091" w:rsidRPr="00FD0C3F" w14:paraId="127C64E2" w14:textId="77777777" w:rsidTr="00D5280E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3666D46A" w:rsidR="00100091" w:rsidRPr="00E028D4" w:rsidRDefault="00100091" w:rsidP="00237B14">
            <w:pPr>
              <w:rPr>
                <w:rFonts w:ascii="Arial" w:hAnsi="Arial" w:cs="Arial"/>
                <w:sz w:val="23"/>
                <w:szCs w:val="23"/>
                <w:lang w:val="en-GB"/>
              </w:rPr>
            </w:pPr>
            <w:r w:rsidRPr="00E028D4">
              <w:rPr>
                <w:rFonts w:ascii="Arial" w:hAnsi="Arial" w:cs="Arial"/>
                <w:b/>
                <w:smallCaps/>
                <w:sz w:val="23"/>
                <w:szCs w:val="23"/>
                <w:lang w:val="en-GB"/>
              </w:rPr>
              <w:t>Deloitte</w:t>
            </w:r>
          </w:p>
        </w:tc>
        <w:tc>
          <w:tcPr>
            <w:tcW w:w="2546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61A297BB" w:rsidR="00100091" w:rsidRPr="00100091" w:rsidRDefault="00100091" w:rsidP="00237B1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  <w:lang w:val="en-GB"/>
              </w:rPr>
            </w:pP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N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urem</w:t>
            </w: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berg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, D</w:t>
            </w:r>
            <w:r w:rsidR="00237B1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E</w:t>
            </w:r>
          </w:p>
        </w:tc>
      </w:tr>
      <w:tr w:rsidR="00100091" w:rsidRPr="00FD0C3F" w14:paraId="335D84E9" w14:textId="77777777" w:rsidTr="002D55A3">
        <w:trPr>
          <w:trHeight w:val="20"/>
        </w:trPr>
        <w:tc>
          <w:tcPr>
            <w:tcW w:w="6663" w:type="dxa"/>
            <w:gridSpan w:val="7"/>
            <w:vAlign w:val="bottom"/>
          </w:tcPr>
          <w:p w14:paraId="20B1570F" w14:textId="67F8B04D" w:rsidR="00100091" w:rsidRPr="00E028D4" w:rsidRDefault="00100091" w:rsidP="00237B14">
            <w:pPr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sz w:val="18"/>
                <w:lang w:val="en-GB"/>
              </w:rPr>
              <w:t>M&amp;A/Financial Due Diligence Intern</w:t>
            </w:r>
            <w:r w:rsidR="00237B14">
              <w:rPr>
                <w:rFonts w:ascii="Arial" w:hAnsi="Arial" w:cs="Arial"/>
                <w:sz w:val="18"/>
                <w:lang w:val="en-GB"/>
              </w:rPr>
              <w:t xml:space="preserve"> (planned, contract already signed)</w:t>
            </w:r>
          </w:p>
        </w:tc>
        <w:tc>
          <w:tcPr>
            <w:tcW w:w="2404" w:type="dxa"/>
            <w:gridSpan w:val="5"/>
            <w:vAlign w:val="bottom"/>
          </w:tcPr>
          <w:p w14:paraId="0475B997" w14:textId="3554722A" w:rsidR="00100091" w:rsidRPr="00E028D4" w:rsidRDefault="00100091" w:rsidP="00237B14">
            <w:pPr>
              <w:jc w:val="right"/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sz w:val="18"/>
                <w:lang w:val="en-GB"/>
              </w:rPr>
              <w:t>09/2025 – 12/2025</w:t>
            </w:r>
          </w:p>
        </w:tc>
      </w:tr>
      <w:tr w:rsidR="00100091" w:rsidRPr="00FD0C3F" w14:paraId="50AFEA03" w14:textId="77777777" w:rsidTr="00D5280E">
        <w:trPr>
          <w:trHeight w:val="346"/>
        </w:trPr>
        <w:tc>
          <w:tcPr>
            <w:tcW w:w="5523" w:type="dxa"/>
            <w:gridSpan w:val="2"/>
            <w:vAlign w:val="bottom"/>
          </w:tcPr>
          <w:p w14:paraId="42FB0D26" w14:textId="56283C0D" w:rsidR="00100091" w:rsidRPr="00E028D4" w:rsidRDefault="00100091" w:rsidP="00237B1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GB"/>
              </w:rPr>
            </w:pPr>
            <w:proofErr w:type="spellStart"/>
            <w:r w:rsidRPr="00E028D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  <w:lang w:val="en-GB"/>
              </w:rPr>
              <w:t>Rödl</w:t>
            </w:r>
            <w:proofErr w:type="spellEnd"/>
            <w:r w:rsidRPr="00E028D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 &amp; Partner</w:t>
            </w:r>
          </w:p>
        </w:tc>
        <w:tc>
          <w:tcPr>
            <w:tcW w:w="3544" w:type="dxa"/>
            <w:gridSpan w:val="10"/>
            <w:vAlign w:val="bottom"/>
          </w:tcPr>
          <w:p w14:paraId="11E31BD8" w14:textId="4A9079E0" w:rsidR="00100091" w:rsidRPr="00100091" w:rsidRDefault="00100091" w:rsidP="00237B1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  <w:lang w:val="en-GB"/>
              </w:rPr>
            </w:pP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N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urem</w:t>
            </w: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berg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, D</w:t>
            </w:r>
            <w:r w:rsidR="00237B1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E</w:t>
            </w:r>
          </w:p>
        </w:tc>
      </w:tr>
      <w:tr w:rsidR="00100091" w:rsidRPr="00FD0C3F" w14:paraId="48328CB9" w14:textId="77777777" w:rsidTr="002D55A3">
        <w:trPr>
          <w:trHeight w:val="20"/>
        </w:trPr>
        <w:tc>
          <w:tcPr>
            <w:tcW w:w="7230" w:type="dxa"/>
            <w:gridSpan w:val="9"/>
            <w:vAlign w:val="bottom"/>
          </w:tcPr>
          <w:p w14:paraId="74B74B41" w14:textId="21BCFF91" w:rsidR="00100091" w:rsidRPr="00E028D4" w:rsidRDefault="00100091" w:rsidP="00237B1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GB"/>
              </w:rPr>
            </w:pPr>
            <w:r w:rsidRPr="00E028D4">
              <w:rPr>
                <w:rFonts w:ascii="Arial" w:hAnsi="Arial" w:cs="Arial"/>
                <w:i w:val="0"/>
                <w:iCs w:val="0"/>
                <w:sz w:val="18"/>
                <w:lang w:val="en-GB"/>
              </w:rPr>
              <w:t>Transaction &amp; Valuation Intern</w:t>
            </w:r>
          </w:p>
        </w:tc>
        <w:tc>
          <w:tcPr>
            <w:tcW w:w="1837" w:type="dxa"/>
            <w:gridSpan w:val="3"/>
            <w:vAlign w:val="bottom"/>
          </w:tcPr>
          <w:p w14:paraId="2CB21DEB" w14:textId="52E12537" w:rsidR="00100091" w:rsidRPr="00E028D4" w:rsidRDefault="00100091" w:rsidP="00237B1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GB"/>
              </w:rPr>
            </w:pPr>
            <w:r w:rsidRPr="00E028D4">
              <w:rPr>
                <w:rFonts w:ascii="Arial" w:hAnsi="Arial" w:cs="Arial"/>
                <w:i w:val="0"/>
                <w:iCs w:val="0"/>
                <w:sz w:val="18"/>
                <w:lang w:val="en-GB"/>
              </w:rPr>
              <w:t>03/2025 – 05/2025</w:t>
            </w:r>
          </w:p>
        </w:tc>
      </w:tr>
      <w:tr w:rsidR="00100091" w:rsidRPr="005463C5" w14:paraId="7C4155D6" w14:textId="77777777" w:rsidTr="00FD0C3F">
        <w:trPr>
          <w:trHeight w:val="20"/>
        </w:trPr>
        <w:tc>
          <w:tcPr>
            <w:tcW w:w="9067" w:type="dxa"/>
            <w:gridSpan w:val="12"/>
            <w:vAlign w:val="bottom"/>
          </w:tcPr>
          <w:p w14:paraId="4C2E030F" w14:textId="23A0628A" w:rsidR="00100091" w:rsidRPr="0053025C" w:rsidRDefault="00100091" w:rsidP="00237B14">
            <w:pPr>
              <w:pStyle w:val="Bullets"/>
              <w:rPr>
                <w:rFonts w:ascii="Arial" w:hAnsi="Arial" w:cs="Arial"/>
                <w:sz w:val="18"/>
                <w:lang w:val="en-US"/>
              </w:rPr>
            </w:pPr>
            <w:r w:rsidRPr="0053025C">
              <w:rPr>
                <w:rFonts w:ascii="Arial" w:hAnsi="Arial" w:cs="Arial"/>
                <w:sz w:val="18"/>
                <w:lang w:val="en-US"/>
              </w:rPr>
              <w:t>Supported financial due diligence projects</w:t>
            </w:r>
            <w:r>
              <w:rPr>
                <w:rFonts w:ascii="Arial" w:hAnsi="Arial" w:cs="Arial"/>
                <w:sz w:val="18"/>
                <w:lang w:val="en-US"/>
              </w:rPr>
              <w:t>, including buy-side mandates and dispute</w:t>
            </w:r>
            <w:r w:rsidR="00583DFB">
              <w:rPr>
                <w:rFonts w:ascii="Arial" w:hAnsi="Arial" w:cs="Arial"/>
                <w:sz w:val="18"/>
                <w:lang w:val="en-US"/>
              </w:rPr>
              <w:t>-</w:t>
            </w:r>
            <w:r>
              <w:rPr>
                <w:rFonts w:ascii="Arial" w:hAnsi="Arial" w:cs="Arial"/>
                <w:sz w:val="18"/>
                <w:lang w:val="en-US"/>
              </w:rPr>
              <w:t>related valuations</w:t>
            </w:r>
          </w:p>
          <w:p w14:paraId="1C382AF9" w14:textId="6C5885AA" w:rsidR="00100091" w:rsidRPr="00583DFB" w:rsidRDefault="00100091" w:rsidP="00583DFB">
            <w:pPr>
              <w:pStyle w:val="Bullets"/>
              <w:rPr>
                <w:rFonts w:ascii="Arial" w:hAnsi="Arial" w:cs="Arial"/>
                <w:sz w:val="18"/>
                <w:lang w:val="en-US"/>
              </w:rPr>
            </w:pPr>
            <w:r w:rsidRPr="0053025C">
              <w:rPr>
                <w:rFonts w:ascii="Arial" w:hAnsi="Arial" w:cs="Arial"/>
                <w:sz w:val="18"/>
                <w:lang w:val="en-US"/>
              </w:rPr>
              <w:t>P</w:t>
            </w:r>
            <w:r>
              <w:rPr>
                <w:rFonts w:ascii="Arial" w:hAnsi="Arial" w:cs="Arial"/>
                <w:sz w:val="18"/>
                <w:lang w:val="en-US"/>
              </w:rPr>
              <w:t>r</w:t>
            </w:r>
            <w:r w:rsidRPr="0053025C">
              <w:rPr>
                <w:rFonts w:ascii="Arial" w:hAnsi="Arial" w:cs="Arial"/>
                <w:sz w:val="18"/>
                <w:lang w:val="en-US"/>
              </w:rPr>
              <w:t xml:space="preserve">epared Excel-based analyses, including </w:t>
            </w:r>
            <w:r>
              <w:rPr>
                <w:rFonts w:ascii="Arial" w:hAnsi="Arial" w:cs="Arial"/>
                <w:sz w:val="18"/>
                <w:lang w:val="en-US"/>
              </w:rPr>
              <w:t xml:space="preserve">customer and revenue splits, </w:t>
            </w:r>
            <w:r w:rsidRPr="00583DFB">
              <w:rPr>
                <w:rFonts w:ascii="Arial" w:hAnsi="Arial" w:cs="Arial"/>
                <w:sz w:val="18"/>
                <w:lang w:val="en-US"/>
              </w:rPr>
              <w:t>aging schedules</w:t>
            </w:r>
            <w:r w:rsidR="00583DFB">
              <w:rPr>
                <w:rFonts w:ascii="Arial" w:hAnsi="Arial" w:cs="Arial"/>
                <w:sz w:val="18"/>
                <w:lang w:val="en-US"/>
              </w:rPr>
              <w:t xml:space="preserve">, </w:t>
            </w:r>
            <w:r w:rsidRPr="00583DFB">
              <w:rPr>
                <w:rFonts w:ascii="Arial" w:hAnsi="Arial" w:cs="Arial"/>
                <w:sz w:val="18"/>
                <w:lang w:val="en-US"/>
              </w:rPr>
              <w:t>and daily cash monitoring</w:t>
            </w:r>
          </w:p>
          <w:p w14:paraId="03F049A5" w14:textId="2B54D2BD" w:rsidR="00100091" w:rsidRDefault="00100091" w:rsidP="00237B14">
            <w:pPr>
              <w:pStyle w:val="Bullets"/>
              <w:rPr>
                <w:rFonts w:ascii="Arial" w:hAnsi="Arial" w:cs="Arial"/>
                <w:sz w:val="18"/>
                <w:lang w:val="en-GB"/>
              </w:rPr>
            </w:pPr>
            <w:r>
              <w:rPr>
                <w:rFonts w:ascii="Arial" w:hAnsi="Arial" w:cs="Arial"/>
                <w:sz w:val="18"/>
                <w:lang w:val="en-GB"/>
              </w:rPr>
              <w:t>Conducted peer group research to derive beta factors using Capital IQ</w:t>
            </w:r>
          </w:p>
          <w:p w14:paraId="3658805E" w14:textId="7AACE9D6" w:rsidR="00100091" w:rsidRPr="00E028D4" w:rsidRDefault="00100091" w:rsidP="00237B14">
            <w:pPr>
              <w:pStyle w:val="Bullets"/>
              <w:rPr>
                <w:rFonts w:ascii="Arial" w:hAnsi="Arial" w:cs="Arial"/>
                <w:sz w:val="18"/>
                <w:lang w:val="en-GB"/>
              </w:rPr>
            </w:pPr>
            <w:r>
              <w:rPr>
                <w:rFonts w:ascii="Arial" w:hAnsi="Arial" w:cs="Arial"/>
                <w:sz w:val="18"/>
                <w:lang w:val="en-GB"/>
              </w:rPr>
              <w:t xml:space="preserve">Researched transaction multiples using </w:t>
            </w:r>
            <w:proofErr w:type="spellStart"/>
            <w:r>
              <w:rPr>
                <w:rFonts w:ascii="Arial" w:hAnsi="Arial" w:cs="Arial"/>
                <w:sz w:val="18"/>
                <w:lang w:val="en-GB"/>
              </w:rPr>
              <w:t>Mergermarket</w:t>
            </w:r>
            <w:proofErr w:type="spellEnd"/>
            <w:r>
              <w:rPr>
                <w:rFonts w:ascii="Arial" w:hAnsi="Arial" w:cs="Arial"/>
                <w:sz w:val="18"/>
                <w:lang w:val="en-GB"/>
              </w:rPr>
              <w:t xml:space="preserve"> for valuation purposes</w:t>
            </w:r>
          </w:p>
        </w:tc>
      </w:tr>
      <w:tr w:rsidR="00100091" w:rsidRPr="00FD0C3F" w14:paraId="0D4DF1FA" w14:textId="77777777" w:rsidTr="00D5280E">
        <w:trPr>
          <w:trHeight w:val="346"/>
        </w:trPr>
        <w:tc>
          <w:tcPr>
            <w:tcW w:w="6379" w:type="dxa"/>
            <w:gridSpan w:val="5"/>
            <w:vAlign w:val="bottom"/>
          </w:tcPr>
          <w:p w14:paraId="52DCB940" w14:textId="78A842F7" w:rsidR="00100091" w:rsidRPr="00E028D4" w:rsidRDefault="00100091" w:rsidP="00237B1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GB"/>
              </w:rPr>
            </w:pPr>
            <w:proofErr w:type="spellStart"/>
            <w:r w:rsidRPr="00E028D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  <w:lang w:val="en-GB"/>
              </w:rPr>
              <w:t>Rödl</w:t>
            </w:r>
            <w:proofErr w:type="spellEnd"/>
            <w:r w:rsidRPr="00E028D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 &amp; Partner</w:t>
            </w:r>
          </w:p>
        </w:tc>
        <w:tc>
          <w:tcPr>
            <w:tcW w:w="2688" w:type="dxa"/>
            <w:gridSpan w:val="7"/>
            <w:vAlign w:val="bottom"/>
          </w:tcPr>
          <w:p w14:paraId="00F3353C" w14:textId="1B0CCAF6" w:rsidR="00100091" w:rsidRPr="00100091" w:rsidRDefault="00100091" w:rsidP="00237B1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  <w:lang w:val="en-GB"/>
              </w:rPr>
            </w:pP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N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urem</w:t>
            </w: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berg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, D</w:t>
            </w:r>
            <w:r w:rsidR="00237B1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E</w:t>
            </w:r>
          </w:p>
        </w:tc>
      </w:tr>
      <w:tr w:rsidR="00100091" w:rsidRPr="00FD0C3F" w14:paraId="7A1EBBAB" w14:textId="77777777" w:rsidTr="002D55A3">
        <w:trPr>
          <w:trHeight w:val="20"/>
        </w:trPr>
        <w:tc>
          <w:tcPr>
            <w:tcW w:w="6096" w:type="dxa"/>
            <w:gridSpan w:val="4"/>
            <w:vAlign w:val="bottom"/>
          </w:tcPr>
          <w:p w14:paraId="06A0ABEE" w14:textId="52CAB0C4" w:rsidR="00100091" w:rsidRPr="00E028D4" w:rsidRDefault="00100091" w:rsidP="00237B1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GB"/>
              </w:rPr>
            </w:pPr>
            <w:r w:rsidRPr="00E028D4">
              <w:rPr>
                <w:rFonts w:ascii="Arial" w:hAnsi="Arial" w:cs="Arial"/>
                <w:i w:val="0"/>
                <w:iCs w:val="0"/>
                <w:sz w:val="18"/>
                <w:lang w:val="en-GB"/>
              </w:rPr>
              <w:t>Auditing Intern</w:t>
            </w:r>
          </w:p>
        </w:tc>
        <w:tc>
          <w:tcPr>
            <w:tcW w:w="2971" w:type="dxa"/>
            <w:gridSpan w:val="8"/>
            <w:vAlign w:val="bottom"/>
          </w:tcPr>
          <w:p w14:paraId="59E67B8D" w14:textId="7A7258E3" w:rsidR="00100091" w:rsidRPr="00E028D4" w:rsidRDefault="00100091" w:rsidP="00237B1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GB"/>
              </w:rPr>
            </w:pPr>
            <w:r w:rsidRPr="00E028D4">
              <w:rPr>
                <w:rFonts w:ascii="Arial" w:hAnsi="Arial" w:cs="Arial"/>
                <w:i w:val="0"/>
                <w:iCs w:val="0"/>
                <w:sz w:val="18"/>
                <w:lang w:val="en-GB"/>
              </w:rPr>
              <w:t>10/2023 – 12/2023</w:t>
            </w:r>
          </w:p>
        </w:tc>
      </w:tr>
      <w:tr w:rsidR="00100091" w:rsidRPr="005463C5" w14:paraId="76B55717" w14:textId="77777777" w:rsidTr="002D55A3">
        <w:trPr>
          <w:trHeight w:val="20"/>
        </w:trPr>
        <w:tc>
          <w:tcPr>
            <w:tcW w:w="9067" w:type="dxa"/>
            <w:gridSpan w:val="12"/>
            <w:vAlign w:val="bottom"/>
          </w:tcPr>
          <w:p w14:paraId="2987266F" w14:textId="77777777" w:rsidR="00100091" w:rsidRPr="00BF3744" w:rsidRDefault="00100091" w:rsidP="00237B14">
            <w:pPr>
              <w:pStyle w:val="Bullets"/>
              <w:rPr>
                <w:rFonts w:ascii="Arial" w:hAnsi="Arial" w:cs="Arial"/>
                <w:sz w:val="18"/>
                <w:lang w:val="en-GB"/>
              </w:rPr>
            </w:pPr>
            <w:r w:rsidRPr="00BF3744">
              <w:rPr>
                <w:rFonts w:ascii="Arial" w:hAnsi="Arial" w:cs="Arial"/>
                <w:sz w:val="18"/>
                <w:lang w:val="en-GB"/>
              </w:rPr>
              <w:t>Executed inventory counts for audit purposes</w:t>
            </w:r>
          </w:p>
          <w:p w14:paraId="40DA4AEA" w14:textId="77777777" w:rsidR="00100091" w:rsidRPr="00BF3744" w:rsidRDefault="00100091" w:rsidP="00237B14">
            <w:pPr>
              <w:pStyle w:val="Bullets"/>
              <w:rPr>
                <w:rFonts w:ascii="Arial" w:hAnsi="Arial" w:cs="Arial"/>
                <w:sz w:val="18"/>
                <w:lang w:val="en-GB"/>
              </w:rPr>
            </w:pPr>
            <w:r w:rsidRPr="00BF3744">
              <w:rPr>
                <w:rFonts w:ascii="Arial" w:hAnsi="Arial" w:cs="Arial"/>
                <w:sz w:val="18"/>
                <w:lang w:val="en-GB"/>
              </w:rPr>
              <w:t>Participated in the audit of financial statements and consolidated financial statements</w:t>
            </w:r>
          </w:p>
          <w:p w14:paraId="1178BDA4" w14:textId="77777777" w:rsidR="00100091" w:rsidRPr="00BF3744" w:rsidRDefault="00100091" w:rsidP="00237B14">
            <w:pPr>
              <w:pStyle w:val="Bullets"/>
              <w:rPr>
                <w:rFonts w:ascii="Arial" w:hAnsi="Arial" w:cs="Arial"/>
                <w:sz w:val="18"/>
                <w:lang w:val="en-GB"/>
              </w:rPr>
            </w:pPr>
            <w:r w:rsidRPr="00BF3744">
              <w:rPr>
                <w:rFonts w:ascii="Arial" w:hAnsi="Arial" w:cs="Arial"/>
                <w:sz w:val="18"/>
                <w:lang w:val="en-GB"/>
              </w:rPr>
              <w:t xml:space="preserve">Performed research on industry-specific </w:t>
            </w:r>
            <w:commentRangeStart w:id="15"/>
            <w:r w:rsidRPr="00BF3744">
              <w:rPr>
                <w:rFonts w:ascii="Arial" w:hAnsi="Arial" w:cs="Arial"/>
                <w:sz w:val="18"/>
                <w:lang w:val="en-GB"/>
              </w:rPr>
              <w:t>topics</w:t>
            </w:r>
            <w:commentRangeEnd w:id="15"/>
            <w:r w:rsidR="00237B14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15"/>
            </w:r>
          </w:p>
          <w:p w14:paraId="5E301C2A" w14:textId="600FECC1" w:rsidR="00100091" w:rsidRPr="00E028D4" w:rsidRDefault="00100091" w:rsidP="00237B14">
            <w:pPr>
              <w:pStyle w:val="Bullets"/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sz w:val="18"/>
                <w:lang w:val="en-GB"/>
              </w:rPr>
              <w:t>Reviewed the notes to the financial statements and the management report</w:t>
            </w:r>
          </w:p>
        </w:tc>
      </w:tr>
      <w:tr w:rsidR="00100091" w:rsidRPr="00FD0C3F" w14:paraId="414B4085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6A5BAAF7" w:rsidR="00100091" w:rsidRPr="00E028D4" w:rsidRDefault="00100091" w:rsidP="00237B14">
            <w:pPr>
              <w:pStyle w:val="BERSCHRIFT"/>
              <w:jc w:val="center"/>
              <w:rPr>
                <w:rFonts w:ascii="Arial" w:hAnsi="Arial" w:cs="Arial"/>
                <w:i/>
                <w:sz w:val="28"/>
                <w:lang w:val="en-GB"/>
              </w:rPr>
            </w:pPr>
            <w:r w:rsidRPr="00E028D4">
              <w:rPr>
                <w:rFonts w:ascii="Arial" w:hAnsi="Arial" w:cs="Arial"/>
                <w:sz w:val="28"/>
                <w:lang w:val="en-GB"/>
              </w:rPr>
              <w:t>Extracurricular Activities</w:t>
            </w:r>
          </w:p>
        </w:tc>
      </w:tr>
      <w:tr w:rsidR="00100091" w:rsidRPr="00FD0C3F" w14:paraId="74251178" w14:textId="77777777" w:rsidTr="00D5280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0DD4F00" w:rsidR="00100091" w:rsidRPr="00100091" w:rsidRDefault="00100091" w:rsidP="00237B14">
            <w:pPr>
              <w:pStyle w:val="Ort"/>
              <w:jc w:val="left"/>
              <w:rPr>
                <w:rFonts w:ascii="Arial" w:hAnsi="Arial" w:cs="Arial"/>
                <w:b/>
                <w:i w:val="0"/>
                <w:color w:val="000000"/>
                <w:sz w:val="23"/>
                <w:szCs w:val="23"/>
              </w:rPr>
            </w:pPr>
            <w:r w:rsidRPr="00100091">
              <w:rPr>
                <w:rFonts w:ascii="Arial" w:hAnsi="Arial" w:cs="Arial"/>
                <w:b/>
                <w:i w:val="0"/>
                <w:color w:val="000000"/>
                <w:sz w:val="23"/>
                <w:szCs w:val="23"/>
              </w:rPr>
              <w:t>Börsen- und Wertpapierverein Nürnberg e.V.</w:t>
            </w:r>
          </w:p>
        </w:tc>
        <w:tc>
          <w:tcPr>
            <w:tcW w:w="3544" w:type="dxa"/>
            <w:gridSpan w:val="10"/>
            <w:tcBorders>
              <w:top w:val="single" w:sz="4" w:space="0" w:color="auto"/>
            </w:tcBorders>
            <w:vAlign w:val="bottom"/>
          </w:tcPr>
          <w:p w14:paraId="58208F44" w14:textId="54D3111D" w:rsidR="00100091" w:rsidRPr="00100091" w:rsidRDefault="00100091" w:rsidP="00237B1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  <w:lang w:val="en-GB"/>
              </w:rPr>
            </w:pP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N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urem</w:t>
            </w: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berg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, D</w:t>
            </w:r>
            <w:r w:rsidR="00237B1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E</w:t>
            </w:r>
          </w:p>
        </w:tc>
      </w:tr>
      <w:tr w:rsidR="00100091" w:rsidRPr="00FD0C3F" w14:paraId="4F59C612" w14:textId="77777777" w:rsidTr="002D55A3">
        <w:trPr>
          <w:trHeight w:val="20"/>
        </w:trPr>
        <w:tc>
          <w:tcPr>
            <w:tcW w:w="6804" w:type="dxa"/>
            <w:gridSpan w:val="8"/>
            <w:vAlign w:val="bottom"/>
          </w:tcPr>
          <w:p w14:paraId="32F07601" w14:textId="404465E5" w:rsidR="00100091" w:rsidRPr="00E028D4" w:rsidRDefault="00100091" w:rsidP="00237B14">
            <w:pPr>
              <w:pStyle w:val="Beschreibung"/>
              <w:rPr>
                <w:rFonts w:ascii="Arial" w:hAnsi="Arial" w:cs="Arial"/>
                <w:sz w:val="18"/>
                <w:lang w:val="en-GB"/>
              </w:rPr>
            </w:pPr>
            <w:r>
              <w:rPr>
                <w:rFonts w:ascii="Arial" w:hAnsi="Arial" w:cs="Arial"/>
                <w:sz w:val="18"/>
                <w:lang w:val="en-GB"/>
              </w:rPr>
              <w:t xml:space="preserve">Active </w:t>
            </w:r>
            <w:r w:rsidR="00237B14">
              <w:rPr>
                <w:rFonts w:ascii="Arial" w:hAnsi="Arial" w:cs="Arial"/>
                <w:sz w:val="18"/>
                <w:lang w:val="en-GB"/>
              </w:rPr>
              <w:t>M</w:t>
            </w:r>
            <w:r>
              <w:rPr>
                <w:rFonts w:ascii="Arial" w:hAnsi="Arial" w:cs="Arial"/>
                <w:sz w:val="18"/>
                <w:lang w:val="en-GB"/>
              </w:rPr>
              <w:t>ember</w:t>
            </w:r>
          </w:p>
        </w:tc>
        <w:tc>
          <w:tcPr>
            <w:tcW w:w="2263" w:type="dxa"/>
            <w:gridSpan w:val="4"/>
            <w:vAlign w:val="bottom"/>
          </w:tcPr>
          <w:p w14:paraId="45DD2178" w14:textId="1B05CC4C" w:rsidR="00100091" w:rsidRPr="00E028D4" w:rsidRDefault="00100091" w:rsidP="00237B14">
            <w:pPr>
              <w:pStyle w:val="Beschreibung"/>
              <w:jc w:val="right"/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sz w:val="18"/>
                <w:lang w:val="en-GB"/>
              </w:rPr>
              <w:t xml:space="preserve">12/2022 – </w:t>
            </w:r>
            <w:r w:rsidR="00237B14">
              <w:rPr>
                <w:rFonts w:ascii="Arial" w:hAnsi="Arial" w:cs="Arial"/>
                <w:sz w:val="18"/>
                <w:lang w:val="en-GB"/>
              </w:rPr>
              <w:t>today</w:t>
            </w:r>
          </w:p>
        </w:tc>
      </w:tr>
      <w:tr w:rsidR="00100091" w:rsidRPr="005463C5" w14:paraId="02437711" w14:textId="77777777" w:rsidTr="002D55A3">
        <w:trPr>
          <w:trHeight w:val="20"/>
        </w:trPr>
        <w:tc>
          <w:tcPr>
            <w:tcW w:w="9067" w:type="dxa"/>
            <w:gridSpan w:val="12"/>
            <w:vAlign w:val="bottom"/>
          </w:tcPr>
          <w:p w14:paraId="3BC873C8" w14:textId="20DF3F98" w:rsidR="00100091" w:rsidRPr="00E028D4" w:rsidRDefault="00100091" w:rsidP="00237B14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en-GB"/>
              </w:rPr>
            </w:pPr>
            <w:r>
              <w:rPr>
                <w:rFonts w:ascii="Arial" w:hAnsi="Arial" w:cs="Arial"/>
                <w:i/>
                <w:sz w:val="18"/>
                <w:lang w:val="en-GB"/>
              </w:rPr>
              <w:t>Engaging in exchanges with other students and young professionals interested in financial markets</w:t>
            </w:r>
          </w:p>
          <w:p w14:paraId="140E880A" w14:textId="6961AA30" w:rsidR="00100091" w:rsidRPr="00E028D4" w:rsidRDefault="00100091" w:rsidP="00237B14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en-GB"/>
              </w:rPr>
            </w:pPr>
            <w:r>
              <w:rPr>
                <w:rFonts w:ascii="Arial" w:hAnsi="Arial" w:cs="Arial"/>
                <w:i/>
                <w:sz w:val="18"/>
                <w:lang w:val="en-GB"/>
              </w:rPr>
              <w:t xml:space="preserve">Furthering education </w:t>
            </w:r>
            <w:commentRangeStart w:id="16"/>
            <w:r>
              <w:rPr>
                <w:rFonts w:ascii="Arial" w:hAnsi="Arial" w:cs="Arial"/>
                <w:i/>
                <w:sz w:val="18"/>
                <w:lang w:val="en-GB"/>
              </w:rPr>
              <w:t>on financial topics</w:t>
            </w:r>
            <w:commentRangeEnd w:id="16"/>
            <w:r w:rsidR="003E5FEF">
              <w:rPr>
                <w:rStyle w:val="Kommentarzeichen"/>
                <w:rFonts w:asciiTheme="minorHAnsi" w:hAnsiTheme="minorHAnsi"/>
              </w:rPr>
              <w:commentReference w:id="16"/>
            </w:r>
          </w:p>
          <w:p w14:paraId="68CFAD97" w14:textId="68FD4662" w:rsidR="00100091" w:rsidRPr="00E028D4" w:rsidRDefault="00100091" w:rsidP="00237B14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en-GB"/>
              </w:rPr>
            </w:pPr>
            <w:r>
              <w:rPr>
                <w:rFonts w:ascii="Arial" w:hAnsi="Arial" w:cs="Arial"/>
                <w:i/>
                <w:sz w:val="18"/>
                <w:lang w:val="en-GB"/>
              </w:rPr>
              <w:t>Participated in “Deloitte M&amp;A Case Study” and networking event</w:t>
            </w:r>
          </w:p>
        </w:tc>
      </w:tr>
      <w:tr w:rsidR="00100091" w:rsidRPr="00FD0C3F" w14:paraId="4AF19DD1" w14:textId="77777777" w:rsidTr="004067B8">
        <w:trPr>
          <w:trHeight w:val="346"/>
        </w:trPr>
        <w:tc>
          <w:tcPr>
            <w:tcW w:w="5954" w:type="dxa"/>
            <w:gridSpan w:val="3"/>
            <w:vAlign w:val="bottom"/>
          </w:tcPr>
          <w:p w14:paraId="7756FD9A" w14:textId="4DA7117E" w:rsidR="00100091" w:rsidRPr="00E028D4" w:rsidRDefault="00100091" w:rsidP="00237B1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  <w:lang w:val="en-GB"/>
              </w:rPr>
            </w:pPr>
            <w:r w:rsidRPr="00E028D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  <w:lang w:val="en-GB"/>
              </w:rPr>
              <w:t>Ernst &amp; Young</w:t>
            </w:r>
          </w:p>
        </w:tc>
        <w:tc>
          <w:tcPr>
            <w:tcW w:w="3113" w:type="dxa"/>
            <w:gridSpan w:val="9"/>
            <w:vAlign w:val="bottom"/>
          </w:tcPr>
          <w:p w14:paraId="30626CB8" w14:textId="487B4BBD" w:rsidR="00100091" w:rsidRPr="00E028D4" w:rsidRDefault="00100091" w:rsidP="00237B1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  <w:lang w:val="en-GB"/>
              </w:rPr>
            </w:pP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N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urem</w:t>
            </w: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berg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, D</w:t>
            </w:r>
            <w:r w:rsidR="00237B1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E</w:t>
            </w:r>
          </w:p>
        </w:tc>
      </w:tr>
      <w:tr w:rsidR="00100091" w:rsidRPr="00FD0C3F" w14:paraId="56372BDE" w14:textId="77777777" w:rsidTr="002D55A3">
        <w:trPr>
          <w:trHeight w:val="20"/>
        </w:trPr>
        <w:tc>
          <w:tcPr>
            <w:tcW w:w="7371" w:type="dxa"/>
            <w:gridSpan w:val="10"/>
            <w:vAlign w:val="bottom"/>
          </w:tcPr>
          <w:p w14:paraId="3C87D247" w14:textId="772EFD2C" w:rsidR="00100091" w:rsidRPr="00E028D4" w:rsidRDefault="00100091" w:rsidP="00237B1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color w:val="auto"/>
                <w:sz w:val="18"/>
                <w:lang w:val="en-GB"/>
              </w:rPr>
            </w:pPr>
            <w:r>
              <w:rPr>
                <w:rFonts w:ascii="Arial" w:hAnsi="Arial" w:cs="Arial"/>
                <w:i w:val="0"/>
                <w:iCs w:val="0"/>
                <w:color w:val="auto"/>
                <w:sz w:val="18"/>
                <w:lang w:val="en-GB"/>
              </w:rPr>
              <w:t>Participant in the workshop</w:t>
            </w:r>
            <w:r w:rsidRPr="00E028D4">
              <w:rPr>
                <w:rFonts w:ascii="Arial" w:hAnsi="Arial" w:cs="Arial"/>
                <w:i w:val="0"/>
                <w:iCs w:val="0"/>
                <w:color w:val="auto"/>
                <w:sz w:val="18"/>
                <w:lang w:val="en-GB"/>
              </w:rPr>
              <w:t xml:space="preserve"> </w:t>
            </w:r>
            <w:r w:rsidR="00237B14">
              <w:rPr>
                <w:rFonts w:ascii="Arial" w:hAnsi="Arial" w:cs="Arial"/>
                <w:i w:val="0"/>
                <w:iCs w:val="0"/>
                <w:color w:val="auto"/>
                <w:sz w:val="18"/>
                <w:lang w:val="en-GB"/>
              </w:rPr>
              <w:t>“</w:t>
            </w:r>
            <w:r>
              <w:rPr>
                <w:rFonts w:ascii="Arial" w:hAnsi="Arial" w:cs="Arial"/>
                <w:i w:val="0"/>
                <w:iCs w:val="0"/>
                <w:color w:val="auto"/>
                <w:sz w:val="18"/>
                <w:lang w:val="en-GB"/>
              </w:rPr>
              <w:t xml:space="preserve">Introduction to M&amp;A Transaction </w:t>
            </w:r>
            <w:proofErr w:type="gramStart"/>
            <w:r>
              <w:rPr>
                <w:rFonts w:ascii="Arial" w:hAnsi="Arial" w:cs="Arial"/>
                <w:i w:val="0"/>
                <w:iCs w:val="0"/>
                <w:color w:val="auto"/>
                <w:sz w:val="18"/>
                <w:lang w:val="en-GB"/>
              </w:rPr>
              <w:t>Advisory</w:t>
            </w:r>
            <w:r w:rsidRPr="00E028D4">
              <w:rPr>
                <w:rFonts w:ascii="Arial" w:hAnsi="Arial" w:cs="Arial"/>
                <w:i w:val="0"/>
                <w:iCs w:val="0"/>
                <w:color w:val="auto"/>
                <w:sz w:val="18"/>
                <w:lang w:val="en-GB"/>
              </w:rPr>
              <w:t>“</w:t>
            </w:r>
            <w:proofErr w:type="gramEnd"/>
          </w:p>
        </w:tc>
        <w:tc>
          <w:tcPr>
            <w:tcW w:w="1696" w:type="dxa"/>
            <w:gridSpan w:val="2"/>
            <w:vAlign w:val="bottom"/>
          </w:tcPr>
          <w:p w14:paraId="288A2195" w14:textId="386B3640" w:rsidR="00100091" w:rsidRPr="00E028D4" w:rsidRDefault="00100091" w:rsidP="00237B1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GB"/>
              </w:rPr>
            </w:pPr>
            <w:r w:rsidRPr="00E028D4">
              <w:rPr>
                <w:rFonts w:ascii="Arial" w:hAnsi="Arial" w:cs="Arial"/>
                <w:i w:val="0"/>
                <w:iCs w:val="0"/>
                <w:sz w:val="18"/>
                <w:lang w:val="en-GB"/>
              </w:rPr>
              <w:t>11/2022</w:t>
            </w:r>
          </w:p>
        </w:tc>
      </w:tr>
      <w:tr w:rsidR="00100091" w:rsidRPr="005463C5" w14:paraId="7ECB507F" w14:textId="77777777" w:rsidTr="002D55A3">
        <w:trPr>
          <w:trHeight w:val="20"/>
        </w:trPr>
        <w:tc>
          <w:tcPr>
            <w:tcW w:w="9067" w:type="dxa"/>
            <w:gridSpan w:val="12"/>
            <w:vAlign w:val="bottom"/>
          </w:tcPr>
          <w:p w14:paraId="02E70A23" w14:textId="1ED41E6B" w:rsidR="00100091" w:rsidRPr="00E028D4" w:rsidRDefault="00100091" w:rsidP="00237B14">
            <w:pPr>
              <w:pStyle w:val="Listenabsatz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en-GB"/>
              </w:rPr>
            </w:pPr>
            <w:r w:rsidRPr="00E028D4">
              <w:rPr>
                <w:rFonts w:ascii="Arial" w:hAnsi="Arial" w:cs="Arial"/>
                <w:i/>
                <w:sz w:val="18"/>
                <w:lang w:val="en-GB"/>
              </w:rPr>
              <w:t>Gained insights into various departments of the company</w:t>
            </w:r>
          </w:p>
          <w:p w14:paraId="747C813B" w14:textId="35598277" w:rsidR="00100091" w:rsidRPr="00E028D4" w:rsidRDefault="00100091" w:rsidP="00237B14">
            <w:pPr>
              <w:pStyle w:val="Listenabsatz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en-GB"/>
              </w:rPr>
            </w:pPr>
            <w:r w:rsidRPr="00E028D4">
              <w:rPr>
                <w:rFonts w:ascii="Arial" w:hAnsi="Arial" w:cs="Arial"/>
                <w:i/>
                <w:sz w:val="18"/>
                <w:lang w:val="en-GB"/>
              </w:rPr>
              <w:t>Received training in due diligence during the transaction process</w:t>
            </w:r>
          </w:p>
          <w:p w14:paraId="2CC438FF" w14:textId="1924C146" w:rsidR="00100091" w:rsidRPr="00E028D4" w:rsidRDefault="00100091" w:rsidP="00237B14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en-GB"/>
              </w:rPr>
            </w:pPr>
            <w:r w:rsidRPr="00E028D4">
              <w:rPr>
                <w:rFonts w:ascii="Arial" w:hAnsi="Arial" w:cs="Arial"/>
                <w:i/>
                <w:sz w:val="18"/>
                <w:lang w:val="en-GB"/>
              </w:rPr>
              <w:t>Conducted a case study based on financial due diligence</w:t>
            </w:r>
          </w:p>
        </w:tc>
      </w:tr>
      <w:tr w:rsidR="00100091" w:rsidRPr="00FD0C3F" w14:paraId="482569A2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60B37DBD" w:rsidR="00100091" w:rsidRPr="00E028D4" w:rsidRDefault="00237B14" w:rsidP="00237B14">
            <w:pPr>
              <w:jc w:val="center"/>
              <w:rPr>
                <w:rFonts w:ascii="Arial" w:hAnsi="Arial" w:cs="Arial"/>
                <w:b/>
                <w:smallCaps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mallCaps/>
                <w:sz w:val="28"/>
                <w:szCs w:val="32"/>
                <w:lang w:val="en-GB"/>
              </w:rPr>
              <w:t>Skills &amp; Interests</w:t>
            </w:r>
          </w:p>
        </w:tc>
      </w:tr>
      <w:tr w:rsidR="00100091" w:rsidRPr="005463C5" w14:paraId="2B257790" w14:textId="77777777" w:rsidTr="002D55A3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7F1E3B2" w:rsidR="00100091" w:rsidRPr="00E028D4" w:rsidRDefault="00100091" w:rsidP="00237B14">
            <w:pPr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sz w:val="18"/>
                <w:lang w:val="en-GB"/>
              </w:rPr>
              <w:t>Languages:</w:t>
            </w:r>
          </w:p>
        </w:tc>
        <w:tc>
          <w:tcPr>
            <w:tcW w:w="7649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60EBA622" w:rsidR="00100091" w:rsidRPr="005463C5" w:rsidRDefault="00AB4523" w:rsidP="00237B14">
            <w:pPr>
              <w:rPr>
                <w:rFonts w:ascii="Arial" w:hAnsi="Arial" w:cs="Arial"/>
                <w:sz w:val="18"/>
                <w:lang w:val="en-US"/>
              </w:rPr>
            </w:pPr>
            <w:r w:rsidRPr="005463C5">
              <w:rPr>
                <w:rFonts w:ascii="Arial" w:hAnsi="Arial" w:cs="Arial"/>
                <w:color w:val="000000"/>
                <w:sz w:val="18"/>
                <w:lang w:val="en-US"/>
              </w:rPr>
              <w:t>German</w:t>
            </w:r>
            <w:r w:rsidR="00100091" w:rsidRPr="005463C5">
              <w:rPr>
                <w:rFonts w:ascii="Arial" w:hAnsi="Arial" w:cs="Arial"/>
                <w:color w:val="000000"/>
                <w:sz w:val="18"/>
                <w:lang w:val="en-US"/>
              </w:rPr>
              <w:t xml:space="preserve"> </w:t>
            </w:r>
            <w:r w:rsidR="00100091" w:rsidRPr="005463C5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(native)</w:t>
            </w:r>
            <w:r w:rsidR="00100091" w:rsidRPr="005463C5">
              <w:rPr>
                <w:rFonts w:ascii="Arial" w:hAnsi="Arial" w:cs="Arial"/>
                <w:color w:val="000000"/>
                <w:sz w:val="18"/>
                <w:lang w:val="en-US"/>
              </w:rPr>
              <w:t xml:space="preserve">, English </w:t>
            </w:r>
            <w:r w:rsidR="00100091" w:rsidRPr="005463C5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(fluent)</w:t>
            </w:r>
            <w:r w:rsidR="00100091" w:rsidRPr="005463C5">
              <w:rPr>
                <w:rFonts w:ascii="Arial" w:hAnsi="Arial" w:cs="Arial"/>
                <w:color w:val="000000"/>
                <w:sz w:val="18"/>
                <w:lang w:val="en-US"/>
              </w:rPr>
              <w:t>, Russ</w:t>
            </w:r>
            <w:r w:rsidRPr="005463C5">
              <w:rPr>
                <w:rFonts w:ascii="Arial" w:hAnsi="Arial" w:cs="Arial"/>
                <w:color w:val="000000"/>
                <w:sz w:val="18"/>
                <w:lang w:val="en-US"/>
              </w:rPr>
              <w:t>ian</w:t>
            </w:r>
            <w:r w:rsidR="00100091" w:rsidRPr="005463C5">
              <w:rPr>
                <w:rFonts w:ascii="Arial" w:hAnsi="Arial" w:cs="Arial"/>
                <w:color w:val="000000"/>
                <w:sz w:val="18"/>
                <w:lang w:val="en-US"/>
              </w:rPr>
              <w:t xml:space="preserve"> </w:t>
            </w:r>
            <w:r w:rsidR="00100091" w:rsidRPr="005463C5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(intermediate)</w:t>
            </w:r>
            <w:r w:rsidR="00100091" w:rsidRPr="005463C5">
              <w:rPr>
                <w:rFonts w:ascii="Arial" w:hAnsi="Arial" w:cs="Arial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100091" w:rsidRPr="005463C5" w14:paraId="45706C3F" w14:textId="77777777" w:rsidTr="002D55A3">
        <w:trPr>
          <w:trHeight w:val="340"/>
        </w:trPr>
        <w:tc>
          <w:tcPr>
            <w:tcW w:w="1418" w:type="dxa"/>
            <w:vAlign w:val="bottom"/>
          </w:tcPr>
          <w:p w14:paraId="57688BDA" w14:textId="4FC483E2" w:rsidR="00100091" w:rsidRPr="00E028D4" w:rsidRDefault="00100091" w:rsidP="00237B14">
            <w:pPr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sz w:val="18"/>
                <w:lang w:val="en-GB"/>
              </w:rPr>
              <w:t>IT:</w:t>
            </w:r>
          </w:p>
        </w:tc>
        <w:tc>
          <w:tcPr>
            <w:tcW w:w="7649" w:type="dxa"/>
            <w:gridSpan w:val="11"/>
            <w:vAlign w:val="bottom"/>
          </w:tcPr>
          <w:p w14:paraId="60CA2168" w14:textId="697DDFCA" w:rsidR="00100091" w:rsidRPr="00E028D4" w:rsidRDefault="00100091" w:rsidP="00237B14">
            <w:pPr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</w:pPr>
            <w:r w:rsidRPr="00E028D4">
              <w:rPr>
                <w:rFonts w:ascii="Arial" w:hAnsi="Arial" w:cs="Arial"/>
                <w:color w:val="000000"/>
                <w:sz w:val="18"/>
                <w:lang w:val="en-GB"/>
              </w:rPr>
              <w:t xml:space="preserve">Microsoft Office </w:t>
            </w:r>
            <w:r w:rsidRPr="00E028D4"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  <w:t xml:space="preserve">(advanced), </w:t>
            </w:r>
            <w:r w:rsidRPr="005463C5">
              <w:rPr>
                <w:rFonts w:ascii="Arial" w:hAnsi="Arial" w:cs="Arial"/>
                <w:color w:val="000000"/>
                <w:sz w:val="18"/>
                <w:lang w:val="en-GB"/>
              </w:rPr>
              <w:t>Capital IQ</w:t>
            </w:r>
            <w:r w:rsidRPr="00E028D4"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  <w:t xml:space="preserve"> (basic), </w:t>
            </w:r>
            <w:proofErr w:type="spellStart"/>
            <w:r w:rsidRPr="005463C5">
              <w:rPr>
                <w:rFonts w:ascii="Arial" w:hAnsi="Arial" w:cs="Arial"/>
                <w:color w:val="000000"/>
                <w:sz w:val="18"/>
                <w:lang w:val="en-GB"/>
              </w:rPr>
              <w:t>Mergermarket</w:t>
            </w:r>
            <w:proofErr w:type="spellEnd"/>
            <w:r w:rsidRPr="00E028D4"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  <w:t xml:space="preserve"> (basic)</w:t>
            </w:r>
          </w:p>
        </w:tc>
      </w:tr>
      <w:tr w:rsidR="00100091" w:rsidRPr="00BF3744" w14:paraId="70CB01B0" w14:textId="77777777" w:rsidTr="002D55A3">
        <w:trPr>
          <w:trHeight w:val="340"/>
        </w:trPr>
        <w:tc>
          <w:tcPr>
            <w:tcW w:w="1418" w:type="dxa"/>
            <w:vAlign w:val="bottom"/>
          </w:tcPr>
          <w:p w14:paraId="04F58216" w14:textId="3EE9536C" w:rsidR="00100091" w:rsidRPr="00E028D4" w:rsidRDefault="00100091" w:rsidP="00237B14">
            <w:pPr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sz w:val="18"/>
                <w:lang w:val="en-GB"/>
              </w:rPr>
              <w:t>Interes</w:t>
            </w:r>
            <w:r>
              <w:rPr>
                <w:rFonts w:ascii="Arial" w:hAnsi="Arial" w:cs="Arial"/>
                <w:sz w:val="18"/>
                <w:lang w:val="en-GB"/>
              </w:rPr>
              <w:t>ts</w:t>
            </w:r>
            <w:r w:rsidRPr="00E028D4">
              <w:rPr>
                <w:rFonts w:ascii="Arial" w:hAnsi="Arial" w:cs="Arial"/>
                <w:sz w:val="18"/>
                <w:lang w:val="en-GB"/>
              </w:rPr>
              <w:t xml:space="preserve">: </w:t>
            </w:r>
          </w:p>
        </w:tc>
        <w:tc>
          <w:tcPr>
            <w:tcW w:w="7649" w:type="dxa"/>
            <w:gridSpan w:val="11"/>
            <w:vAlign w:val="bottom"/>
          </w:tcPr>
          <w:p w14:paraId="598C2742" w14:textId="7AFD91FA" w:rsidR="00100091" w:rsidRPr="00E028D4" w:rsidRDefault="00100091" w:rsidP="00237B14">
            <w:pPr>
              <w:rPr>
                <w:rFonts w:ascii="Arial" w:hAnsi="Arial" w:cs="Arial"/>
                <w:color w:val="000000"/>
                <w:sz w:val="18"/>
                <w:lang w:val="en-GB"/>
              </w:rPr>
            </w:pPr>
            <w:r w:rsidRPr="00E028D4">
              <w:rPr>
                <w:rFonts w:ascii="Arial" w:hAnsi="Arial" w:cs="Arial"/>
                <w:color w:val="000000"/>
                <w:sz w:val="18"/>
                <w:lang w:val="en-GB"/>
              </w:rPr>
              <w:t>Fitness, Martial Arts</w:t>
            </w:r>
          </w:p>
        </w:tc>
      </w:tr>
    </w:tbl>
    <w:p w14:paraId="0747D2BF" w14:textId="69F47280" w:rsidR="00723643" w:rsidRPr="00DE096F" w:rsidRDefault="00723643" w:rsidP="005463C5">
      <w:pPr>
        <w:spacing w:line="240" w:lineRule="auto"/>
        <w:rPr>
          <w:rFonts w:ascii="Arial" w:hAnsi="Arial" w:cs="Arial"/>
          <w:sz w:val="18"/>
        </w:rPr>
      </w:pPr>
    </w:p>
    <w:sectPr w:rsidR="00723643" w:rsidRPr="00DE096F" w:rsidSect="00583DFB">
      <w:footerReference w:type="even" r:id="rId12"/>
      <w:pgSz w:w="11906" w:h="16838"/>
      <w:pgMar w:top="1418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5" w:author="Catharina Freier" w:date="2025-06-05T12:21:00Z" w:initials="CF">
    <w:p w14:paraId="70193485" w14:textId="77777777" w:rsidR="00237B14" w:rsidRDefault="00237B14" w:rsidP="00237B14">
      <w:r>
        <w:rPr>
          <w:rStyle w:val="Kommentarzeichen"/>
        </w:rPr>
        <w:annotationRef/>
      </w:r>
      <w:r>
        <w:rPr>
          <w:sz w:val="20"/>
          <w:szCs w:val="20"/>
        </w:rPr>
        <w:t>Sowas ist noch etwas allgemein, nenne am besten noch ein paar Zahlen und Fakten, generell können deine Bullets gerne noch etwas länger werden. :)</w:t>
      </w:r>
    </w:p>
  </w:comment>
  <w:comment w:id="16" w:author="Catharina Freier" w:date="2025-06-05T12:23:00Z" w:initials="CF">
    <w:p w14:paraId="109EEB81" w14:textId="30AE7402" w:rsidR="003E5FEF" w:rsidRDefault="003E5FEF" w:rsidP="003E5FEF">
      <w:r>
        <w:rPr>
          <w:rStyle w:val="Kommentarzeichen"/>
        </w:rPr>
        <w:annotationRef/>
      </w:r>
      <w:r>
        <w:rPr>
          <w:sz w:val="20"/>
          <w:szCs w:val="20"/>
        </w:rPr>
        <w:t>Das passt so, hier würde ich aber auch</w:t>
      </w:r>
      <w:r w:rsidR="00583DFB">
        <w:rPr>
          <w:sz w:val="20"/>
          <w:szCs w:val="20"/>
        </w:rPr>
        <w:t xml:space="preserve"> Beispiele oder so nennen </w:t>
      </w:r>
      <w:r w:rsidR="00583DFB" w:rsidRPr="00583DF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sz w:val="20"/>
          <w:szCs w:val="20"/>
        </w:rP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193485" w15:done="0"/>
  <w15:commentEx w15:paraId="109EEB8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4CFD72" w16cex:dateUtc="2025-06-05T10:21:00Z"/>
  <w16cex:commentExtensible w16cex:durableId="5D55C8D4" w16cex:dateUtc="2025-06-05T10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193485" w16cid:durableId="6B4CFD72"/>
  <w16cid:commentId w16cid:paraId="109EEB81" w16cid:durableId="5D55C8D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0ADB3" w14:textId="77777777" w:rsidR="000E6CAA" w:rsidRDefault="000E6CAA" w:rsidP="00BE053D">
      <w:pPr>
        <w:spacing w:after="0" w:line="240" w:lineRule="auto"/>
      </w:pPr>
      <w:r>
        <w:separator/>
      </w:r>
    </w:p>
  </w:endnote>
  <w:endnote w:type="continuationSeparator" w:id="0">
    <w:p w14:paraId="72426DB7" w14:textId="77777777" w:rsidR="000E6CAA" w:rsidRDefault="000E6CA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CC591" w14:textId="77777777" w:rsidR="000E6CAA" w:rsidRDefault="000E6CAA" w:rsidP="00BE053D">
      <w:pPr>
        <w:spacing w:after="0" w:line="240" w:lineRule="auto"/>
      </w:pPr>
      <w:r>
        <w:separator/>
      </w:r>
    </w:p>
  </w:footnote>
  <w:footnote w:type="continuationSeparator" w:id="0">
    <w:p w14:paraId="3123224F" w14:textId="77777777" w:rsidR="000E6CAA" w:rsidRDefault="000E6CA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E257BB"/>
    <w:multiLevelType w:val="hybridMultilevel"/>
    <w:tmpl w:val="BB400F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4"/>
  </w:num>
  <w:num w:numId="2" w16cid:durableId="377361294">
    <w:abstractNumId w:val="17"/>
  </w:num>
  <w:num w:numId="3" w16cid:durableId="336345113">
    <w:abstractNumId w:val="19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3"/>
  </w:num>
  <w:num w:numId="8" w16cid:durableId="1075594514">
    <w:abstractNumId w:val="22"/>
  </w:num>
  <w:num w:numId="9" w16cid:durableId="898982785">
    <w:abstractNumId w:val="12"/>
  </w:num>
  <w:num w:numId="10" w16cid:durableId="185335975">
    <w:abstractNumId w:val="24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8"/>
  </w:num>
  <w:num w:numId="14" w16cid:durableId="1121849525">
    <w:abstractNumId w:val="9"/>
  </w:num>
  <w:num w:numId="15" w16cid:durableId="1503474673">
    <w:abstractNumId w:val="21"/>
  </w:num>
  <w:num w:numId="16" w16cid:durableId="19404558">
    <w:abstractNumId w:val="4"/>
  </w:num>
  <w:num w:numId="17" w16cid:durableId="214433808">
    <w:abstractNumId w:val="16"/>
  </w:num>
  <w:num w:numId="18" w16cid:durableId="1430194805">
    <w:abstractNumId w:val="3"/>
  </w:num>
  <w:num w:numId="19" w16cid:durableId="1216696515">
    <w:abstractNumId w:val="18"/>
  </w:num>
  <w:num w:numId="20" w16cid:durableId="478157362">
    <w:abstractNumId w:val="10"/>
  </w:num>
  <w:num w:numId="21" w16cid:durableId="100032957">
    <w:abstractNumId w:val="11"/>
  </w:num>
  <w:num w:numId="22" w16cid:durableId="594166681">
    <w:abstractNumId w:val="15"/>
  </w:num>
  <w:num w:numId="23" w16cid:durableId="1852791210">
    <w:abstractNumId w:val="7"/>
  </w:num>
  <w:num w:numId="24" w16cid:durableId="1732848252">
    <w:abstractNumId w:val="20"/>
  </w:num>
  <w:num w:numId="25" w16cid:durableId="642546398">
    <w:abstractNumId w:val="23"/>
  </w:num>
  <w:num w:numId="26" w16cid:durableId="483202775">
    <w:abstractNumId w:val="19"/>
  </w:num>
  <w:num w:numId="27" w16cid:durableId="906572333">
    <w:abstractNumId w:val="19"/>
  </w:num>
  <w:num w:numId="28" w16cid:durableId="1724519635">
    <w:abstractNumId w:val="19"/>
  </w:num>
  <w:num w:numId="29" w16cid:durableId="1908302398">
    <w:abstractNumId w:val="19"/>
  </w:num>
  <w:num w:numId="30" w16cid:durableId="1230385375">
    <w:abstractNumId w:val="19"/>
  </w:num>
  <w:num w:numId="31" w16cid:durableId="932205303">
    <w:abstractNumId w:val="19"/>
  </w:num>
  <w:num w:numId="32" w16cid:durableId="19934587">
    <w:abstractNumId w:val="19"/>
  </w:num>
  <w:num w:numId="33" w16cid:durableId="1948847978">
    <w:abstractNumId w:val="19"/>
  </w:num>
  <w:num w:numId="34" w16cid:durableId="465515082">
    <w:abstractNumId w:val="19"/>
  </w:num>
  <w:num w:numId="35" w16cid:durableId="1837726876">
    <w:abstractNumId w:val="19"/>
  </w:num>
  <w:num w:numId="36" w16cid:durableId="563031724">
    <w:abstractNumId w:val="19"/>
  </w:num>
  <w:num w:numId="37" w16cid:durableId="131143230">
    <w:abstractNumId w:val="19"/>
  </w:num>
  <w:num w:numId="38" w16cid:durableId="1103889386">
    <w:abstractNumId w:val="19"/>
  </w:num>
  <w:num w:numId="39" w16cid:durableId="840045466">
    <w:abstractNumId w:val="19"/>
  </w:num>
  <w:num w:numId="40" w16cid:durableId="352650125">
    <w:abstractNumId w:val="19"/>
  </w:num>
  <w:num w:numId="41" w16cid:durableId="466893534">
    <w:abstractNumId w:val="19"/>
  </w:num>
  <w:num w:numId="42" w16cid:durableId="514349389">
    <w:abstractNumId w:val="19"/>
  </w:num>
  <w:num w:numId="43" w16cid:durableId="524364251">
    <w:abstractNumId w:val="19"/>
  </w:num>
  <w:num w:numId="44" w16cid:durableId="1482766764">
    <w:abstractNumId w:val="19"/>
  </w:num>
  <w:num w:numId="45" w16cid:durableId="1750226422">
    <w:abstractNumId w:val="19"/>
  </w:num>
  <w:num w:numId="46" w16cid:durableId="996148524">
    <w:abstractNumId w:val="19"/>
  </w:num>
  <w:num w:numId="47" w16cid:durableId="1235167951">
    <w:abstractNumId w:val="19"/>
  </w:num>
  <w:num w:numId="48" w16cid:durableId="1411736974">
    <w:abstractNumId w:val="19"/>
  </w:num>
  <w:num w:numId="49" w16cid:durableId="158891998">
    <w:abstractNumId w:val="19"/>
  </w:num>
  <w:num w:numId="50" w16cid:durableId="50737165">
    <w:abstractNumId w:val="19"/>
  </w:num>
  <w:num w:numId="51" w16cid:durableId="12850726">
    <w:abstractNumId w:val="19"/>
  </w:num>
  <w:num w:numId="52" w16cid:durableId="1995714411">
    <w:abstractNumId w:val="19"/>
  </w:num>
  <w:num w:numId="53" w16cid:durableId="178349622">
    <w:abstractNumId w:val="19"/>
  </w:num>
  <w:num w:numId="54" w16cid:durableId="453909186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em.jan@outlook.com">
    <w15:presenceInfo w15:providerId="Windows Live" w15:userId="9e9b66e32aa8cfd3"/>
  </w15:person>
  <w15:person w15:author="Catharina Freier">
    <w15:presenceInfo w15:providerId="AD" w15:userId="S::catharina.freier@pumpkincareeres.onmicrosoft.com::2a0dfad8-64e5-4aa7-8211-17b0a64b40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683F"/>
    <w:rsid w:val="00061D33"/>
    <w:rsid w:val="00064643"/>
    <w:rsid w:val="00087747"/>
    <w:rsid w:val="00092A2C"/>
    <w:rsid w:val="000A1FDA"/>
    <w:rsid w:val="000B63E2"/>
    <w:rsid w:val="000B6548"/>
    <w:rsid w:val="000D671A"/>
    <w:rsid w:val="000E6CAA"/>
    <w:rsid w:val="000F0F21"/>
    <w:rsid w:val="00100091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047B"/>
    <w:rsid w:val="001B62CA"/>
    <w:rsid w:val="001D25E1"/>
    <w:rsid w:val="001D4DCD"/>
    <w:rsid w:val="001F4175"/>
    <w:rsid w:val="00223A4D"/>
    <w:rsid w:val="0023054D"/>
    <w:rsid w:val="00232CB5"/>
    <w:rsid w:val="00234A7E"/>
    <w:rsid w:val="00237B14"/>
    <w:rsid w:val="0024373D"/>
    <w:rsid w:val="002508C2"/>
    <w:rsid w:val="00267252"/>
    <w:rsid w:val="00282DB0"/>
    <w:rsid w:val="002B2091"/>
    <w:rsid w:val="002C6972"/>
    <w:rsid w:val="002D2B32"/>
    <w:rsid w:val="002D4516"/>
    <w:rsid w:val="002D55A3"/>
    <w:rsid w:val="002E1067"/>
    <w:rsid w:val="002E66C8"/>
    <w:rsid w:val="002F46AD"/>
    <w:rsid w:val="003101F0"/>
    <w:rsid w:val="00314B7A"/>
    <w:rsid w:val="00324BC5"/>
    <w:rsid w:val="00335366"/>
    <w:rsid w:val="00340BAB"/>
    <w:rsid w:val="003418E0"/>
    <w:rsid w:val="00347F8D"/>
    <w:rsid w:val="00372F7B"/>
    <w:rsid w:val="003733E5"/>
    <w:rsid w:val="00390EA6"/>
    <w:rsid w:val="003C7A0B"/>
    <w:rsid w:val="003E27C3"/>
    <w:rsid w:val="003E3934"/>
    <w:rsid w:val="003E5FEF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E72E6"/>
    <w:rsid w:val="00507EA7"/>
    <w:rsid w:val="00526089"/>
    <w:rsid w:val="00527A28"/>
    <w:rsid w:val="00527DCA"/>
    <w:rsid w:val="0053025C"/>
    <w:rsid w:val="005463C5"/>
    <w:rsid w:val="005716D4"/>
    <w:rsid w:val="00571B60"/>
    <w:rsid w:val="00583DFB"/>
    <w:rsid w:val="00585A4D"/>
    <w:rsid w:val="00594143"/>
    <w:rsid w:val="005B047A"/>
    <w:rsid w:val="005C4ACA"/>
    <w:rsid w:val="005D6329"/>
    <w:rsid w:val="005E57F6"/>
    <w:rsid w:val="006058D8"/>
    <w:rsid w:val="00610200"/>
    <w:rsid w:val="0062225B"/>
    <w:rsid w:val="00623699"/>
    <w:rsid w:val="00632D5A"/>
    <w:rsid w:val="00635515"/>
    <w:rsid w:val="00635C93"/>
    <w:rsid w:val="006546FD"/>
    <w:rsid w:val="0065727E"/>
    <w:rsid w:val="00665BF3"/>
    <w:rsid w:val="006732D6"/>
    <w:rsid w:val="00686627"/>
    <w:rsid w:val="00693E09"/>
    <w:rsid w:val="006A2DE9"/>
    <w:rsid w:val="006A7230"/>
    <w:rsid w:val="006B4E32"/>
    <w:rsid w:val="006B6DDA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090A"/>
    <w:rsid w:val="00723643"/>
    <w:rsid w:val="00725D3C"/>
    <w:rsid w:val="00733DA1"/>
    <w:rsid w:val="00737822"/>
    <w:rsid w:val="0074111D"/>
    <w:rsid w:val="00753233"/>
    <w:rsid w:val="00753D4A"/>
    <w:rsid w:val="00756912"/>
    <w:rsid w:val="00760B84"/>
    <w:rsid w:val="00761609"/>
    <w:rsid w:val="00763DCE"/>
    <w:rsid w:val="00772614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318D"/>
    <w:rsid w:val="00866846"/>
    <w:rsid w:val="00875DA9"/>
    <w:rsid w:val="00895E38"/>
    <w:rsid w:val="008A0F3B"/>
    <w:rsid w:val="008A782B"/>
    <w:rsid w:val="008B0FC0"/>
    <w:rsid w:val="008C429A"/>
    <w:rsid w:val="008E1F3D"/>
    <w:rsid w:val="008E640D"/>
    <w:rsid w:val="008F2C87"/>
    <w:rsid w:val="009053D7"/>
    <w:rsid w:val="0091331D"/>
    <w:rsid w:val="0093223C"/>
    <w:rsid w:val="00941A87"/>
    <w:rsid w:val="009501C2"/>
    <w:rsid w:val="009668B9"/>
    <w:rsid w:val="00975C24"/>
    <w:rsid w:val="00976577"/>
    <w:rsid w:val="00996356"/>
    <w:rsid w:val="00997D9A"/>
    <w:rsid w:val="009C523D"/>
    <w:rsid w:val="009D7C49"/>
    <w:rsid w:val="009E3598"/>
    <w:rsid w:val="009E7297"/>
    <w:rsid w:val="009F7821"/>
    <w:rsid w:val="00A01217"/>
    <w:rsid w:val="00A0257D"/>
    <w:rsid w:val="00A12EDC"/>
    <w:rsid w:val="00A262BD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B4523"/>
    <w:rsid w:val="00AD28F8"/>
    <w:rsid w:val="00B0230B"/>
    <w:rsid w:val="00B17D95"/>
    <w:rsid w:val="00B23509"/>
    <w:rsid w:val="00B359DB"/>
    <w:rsid w:val="00B3632B"/>
    <w:rsid w:val="00B409D8"/>
    <w:rsid w:val="00B5178D"/>
    <w:rsid w:val="00B51D27"/>
    <w:rsid w:val="00B5333D"/>
    <w:rsid w:val="00B67F1F"/>
    <w:rsid w:val="00B701D7"/>
    <w:rsid w:val="00B90595"/>
    <w:rsid w:val="00BA173E"/>
    <w:rsid w:val="00BA215A"/>
    <w:rsid w:val="00BB5F09"/>
    <w:rsid w:val="00BC0D9F"/>
    <w:rsid w:val="00BE053D"/>
    <w:rsid w:val="00BF0C16"/>
    <w:rsid w:val="00BF1A7A"/>
    <w:rsid w:val="00BF1FA3"/>
    <w:rsid w:val="00BF3744"/>
    <w:rsid w:val="00C00974"/>
    <w:rsid w:val="00C018E4"/>
    <w:rsid w:val="00C066FA"/>
    <w:rsid w:val="00C25387"/>
    <w:rsid w:val="00C30D37"/>
    <w:rsid w:val="00C54BE3"/>
    <w:rsid w:val="00C57F80"/>
    <w:rsid w:val="00C70EA9"/>
    <w:rsid w:val="00C768ED"/>
    <w:rsid w:val="00C82A8F"/>
    <w:rsid w:val="00C916C2"/>
    <w:rsid w:val="00CC7F56"/>
    <w:rsid w:val="00CD1B12"/>
    <w:rsid w:val="00CD4F9E"/>
    <w:rsid w:val="00CD55DC"/>
    <w:rsid w:val="00CE1BBC"/>
    <w:rsid w:val="00CE2595"/>
    <w:rsid w:val="00CE28CC"/>
    <w:rsid w:val="00CE72FC"/>
    <w:rsid w:val="00CF31EE"/>
    <w:rsid w:val="00CF654B"/>
    <w:rsid w:val="00D1492F"/>
    <w:rsid w:val="00D17B69"/>
    <w:rsid w:val="00D3003C"/>
    <w:rsid w:val="00D331F4"/>
    <w:rsid w:val="00D470E4"/>
    <w:rsid w:val="00D52142"/>
    <w:rsid w:val="00D5280E"/>
    <w:rsid w:val="00D61F14"/>
    <w:rsid w:val="00D714E3"/>
    <w:rsid w:val="00D80D6B"/>
    <w:rsid w:val="00D90950"/>
    <w:rsid w:val="00D96CCB"/>
    <w:rsid w:val="00DA69DF"/>
    <w:rsid w:val="00DB33F8"/>
    <w:rsid w:val="00DD25DC"/>
    <w:rsid w:val="00DD38E2"/>
    <w:rsid w:val="00DE096F"/>
    <w:rsid w:val="00E028D4"/>
    <w:rsid w:val="00E13110"/>
    <w:rsid w:val="00E24DF1"/>
    <w:rsid w:val="00E431ED"/>
    <w:rsid w:val="00E64FF5"/>
    <w:rsid w:val="00E907EC"/>
    <w:rsid w:val="00EA18D9"/>
    <w:rsid w:val="00EA5421"/>
    <w:rsid w:val="00EA6CA1"/>
    <w:rsid w:val="00EA7EE8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C3F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FD0C3F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D0C3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D0C3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D0C3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D0C3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D0C3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1940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dcterms:created xsi:type="dcterms:W3CDTF">2025-06-06T13:29:00Z</dcterms:created>
  <dcterms:modified xsi:type="dcterms:W3CDTF">2025-06-06T21:14:00Z</dcterms:modified>
</cp:coreProperties>
</file>