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C7C9D" w14:textId="4091874E" w:rsidR="006D2592" w:rsidRPr="00785743" w:rsidRDefault="00A42F2F" w:rsidP="002B66A5">
      <w:pPr>
        <w:jc w:val="center"/>
        <w:rPr>
          <w:sz w:val="22"/>
          <w:szCs w:val="22"/>
          <w:rPrChange w:id="0" w:author="David Döbele" w:date="2026-09-01T20:29:00Z" w16du:dateUtc="2026-09-01T18:29:00Z">
            <w:rPr>
              <w:rFonts w:ascii="Georgia" w:hAnsi="Georgia"/>
              <w:sz w:val="21"/>
              <w:szCs w:val="21"/>
            </w:rPr>
          </w:rPrChange>
        </w:rPr>
      </w:pPr>
      <w:r w:rsidRPr="00785743">
        <w:rPr>
          <w:sz w:val="22"/>
          <w:szCs w:val="22"/>
          <w:rPrChange w:id="1" w:author="David Döbele" w:date="2026-09-01T20:29:00Z" w16du:dateUtc="2026-09-01T18:29:00Z">
            <w:rPr>
              <w:rFonts w:ascii="Georgia" w:hAnsi="Georgia"/>
              <w:sz w:val="21"/>
              <w:szCs w:val="21"/>
            </w:rPr>
          </w:rPrChange>
        </w:rPr>
        <w:t>Jacob</w:t>
      </w:r>
      <w:r w:rsidR="003D5D1E" w:rsidRPr="00785743">
        <w:rPr>
          <w:sz w:val="22"/>
          <w:szCs w:val="22"/>
          <w:rPrChange w:id="2" w:author="David Döbele" w:date="2026-09-01T20:29:00Z" w16du:dateUtc="2026-09-01T18:29:00Z">
            <w:rPr>
              <w:rFonts w:ascii="Georgia" w:hAnsi="Georgia"/>
              <w:sz w:val="21"/>
              <w:szCs w:val="21"/>
            </w:rPr>
          </w:rPrChange>
        </w:rPr>
        <w:t xml:space="preserve"> </w:t>
      </w:r>
      <w:r w:rsidRPr="00785743">
        <w:rPr>
          <w:sz w:val="22"/>
          <w:szCs w:val="22"/>
          <w:rPrChange w:id="3" w:author="David Döbele" w:date="2026-09-01T20:29:00Z" w16du:dateUtc="2026-09-01T18:29:00Z">
            <w:rPr>
              <w:rFonts w:ascii="Georgia" w:hAnsi="Georgia"/>
              <w:sz w:val="21"/>
              <w:szCs w:val="21"/>
            </w:rPr>
          </w:rPrChange>
        </w:rPr>
        <w:t>Keintzel</w:t>
      </w:r>
    </w:p>
    <w:p w14:paraId="798FA6C2" w14:textId="1E1D2A19" w:rsidR="00E65B09" w:rsidRPr="00785743" w:rsidRDefault="00A42F2F" w:rsidP="002B66A5">
      <w:pPr>
        <w:jc w:val="center"/>
        <w:rPr>
          <w:sz w:val="22"/>
          <w:szCs w:val="22"/>
          <w:rPrChange w:id="4" w:author="David Döbele" w:date="2026-09-01T20:29:00Z" w16du:dateUtc="2026-09-01T18:29:00Z">
            <w:rPr>
              <w:rFonts w:ascii="Georgia" w:hAnsi="Georgia"/>
              <w:sz w:val="21"/>
              <w:szCs w:val="21"/>
            </w:rPr>
          </w:rPrChange>
        </w:rPr>
      </w:pPr>
      <w:r w:rsidRPr="00785743">
        <w:rPr>
          <w:sz w:val="22"/>
          <w:szCs w:val="22"/>
          <w:rPrChange w:id="5" w:author="David Döbele" w:date="2026-09-01T20:29:00Z" w16du:dateUtc="2026-09-01T18:29:00Z">
            <w:rPr>
              <w:rFonts w:ascii="Georgia" w:hAnsi="Georgia"/>
              <w:sz w:val="21"/>
              <w:szCs w:val="21"/>
            </w:rPr>
          </w:rPrChange>
        </w:rPr>
        <w:t>Bismarckstr</w:t>
      </w:r>
      <w:r w:rsidR="007C7EA4" w:rsidRPr="00785743">
        <w:rPr>
          <w:sz w:val="22"/>
          <w:szCs w:val="22"/>
          <w:rPrChange w:id="6" w:author="David Döbele" w:date="2026-09-01T20:29:00Z" w16du:dateUtc="2026-09-01T18:29:00Z">
            <w:rPr>
              <w:rFonts w:ascii="Georgia" w:hAnsi="Georgia"/>
              <w:sz w:val="21"/>
              <w:szCs w:val="21"/>
            </w:rPr>
          </w:rPrChange>
        </w:rPr>
        <w:t>aß</w:t>
      </w:r>
      <w:r w:rsidRPr="00785743">
        <w:rPr>
          <w:sz w:val="22"/>
          <w:szCs w:val="22"/>
          <w:rPrChange w:id="7" w:author="David Döbele" w:date="2026-09-01T20:29:00Z" w16du:dateUtc="2026-09-01T18:29:00Z">
            <w:rPr>
              <w:rFonts w:ascii="Georgia" w:hAnsi="Georgia"/>
              <w:sz w:val="21"/>
              <w:szCs w:val="21"/>
            </w:rPr>
          </w:rPrChange>
        </w:rPr>
        <w:t>e</w:t>
      </w:r>
      <w:r w:rsidR="003D5D1E" w:rsidRPr="00785743">
        <w:rPr>
          <w:sz w:val="22"/>
          <w:szCs w:val="22"/>
          <w:rPrChange w:id="8" w:author="David Döbele" w:date="2026-09-01T20:29:00Z" w16du:dateUtc="2026-09-01T18:29:00Z">
            <w:rPr>
              <w:rFonts w:ascii="Georgia" w:hAnsi="Georgia"/>
              <w:sz w:val="21"/>
              <w:szCs w:val="21"/>
            </w:rPr>
          </w:rPrChange>
        </w:rPr>
        <w:t xml:space="preserve"> </w:t>
      </w:r>
      <w:r w:rsidRPr="00785743">
        <w:rPr>
          <w:sz w:val="22"/>
          <w:szCs w:val="22"/>
          <w:rPrChange w:id="9" w:author="David Döbele" w:date="2026-09-01T20:29:00Z" w16du:dateUtc="2026-09-01T18:29:00Z">
            <w:rPr>
              <w:rFonts w:ascii="Georgia" w:hAnsi="Georgia"/>
              <w:sz w:val="21"/>
              <w:szCs w:val="21"/>
            </w:rPr>
          </w:rPrChange>
        </w:rPr>
        <w:t>56</w:t>
      </w:r>
      <w:r w:rsidR="002B66A5" w:rsidRPr="00785743">
        <w:rPr>
          <w:sz w:val="22"/>
          <w:szCs w:val="22"/>
          <w:rPrChange w:id="10" w:author="David Döbele" w:date="2026-09-01T20:29:00Z" w16du:dateUtc="2026-09-01T18:29:00Z">
            <w:rPr>
              <w:rFonts w:ascii="Georgia" w:hAnsi="Georgia"/>
              <w:sz w:val="21"/>
              <w:szCs w:val="21"/>
            </w:rPr>
          </w:rPrChange>
        </w:rPr>
        <w:t xml:space="preserve">, </w:t>
      </w:r>
      <w:r w:rsidR="008900CF" w:rsidRPr="00785743">
        <w:rPr>
          <w:sz w:val="22"/>
          <w:szCs w:val="22"/>
          <w:rPrChange w:id="11" w:author="David Döbele" w:date="2026-09-01T20:29:00Z" w16du:dateUtc="2026-09-01T18:29:00Z">
            <w:rPr>
              <w:rFonts w:ascii="Georgia" w:hAnsi="Georgia"/>
              <w:sz w:val="21"/>
              <w:szCs w:val="21"/>
            </w:rPr>
          </w:rPrChange>
        </w:rPr>
        <w:t>73240</w:t>
      </w:r>
      <w:r w:rsidR="00857C6F" w:rsidRPr="00785743">
        <w:rPr>
          <w:sz w:val="22"/>
          <w:szCs w:val="22"/>
          <w:rPrChange w:id="12" w:author="David Döbele" w:date="2026-09-01T20:29:00Z" w16du:dateUtc="2026-09-01T18:29:00Z">
            <w:rPr>
              <w:rFonts w:ascii="Georgia" w:hAnsi="Georgia"/>
              <w:sz w:val="21"/>
              <w:szCs w:val="21"/>
            </w:rPr>
          </w:rPrChange>
        </w:rPr>
        <w:t xml:space="preserve"> </w:t>
      </w:r>
      <w:r w:rsidRPr="00785743">
        <w:rPr>
          <w:sz w:val="22"/>
          <w:szCs w:val="22"/>
          <w:rPrChange w:id="13" w:author="David Döbele" w:date="2026-09-01T20:29:00Z" w16du:dateUtc="2026-09-01T18:29:00Z">
            <w:rPr>
              <w:rFonts w:ascii="Georgia" w:hAnsi="Georgia"/>
              <w:sz w:val="21"/>
              <w:szCs w:val="21"/>
            </w:rPr>
          </w:rPrChange>
        </w:rPr>
        <w:t>Wendlingen am Neckar</w:t>
      </w:r>
      <w:r w:rsidR="002B66A5" w:rsidRPr="00785743">
        <w:rPr>
          <w:sz w:val="22"/>
          <w:szCs w:val="22"/>
          <w:rPrChange w:id="14" w:author="David Döbele" w:date="2026-09-01T20:29:00Z" w16du:dateUtc="2026-09-01T18:29:00Z">
            <w:rPr>
              <w:rFonts w:ascii="Georgia" w:hAnsi="Georgia"/>
              <w:sz w:val="21"/>
              <w:szCs w:val="21"/>
            </w:rPr>
          </w:rPrChange>
        </w:rPr>
        <w:t xml:space="preserve">, </w:t>
      </w:r>
      <w:r w:rsidR="00E65B09" w:rsidRPr="00785743">
        <w:rPr>
          <w:sz w:val="22"/>
          <w:szCs w:val="22"/>
          <w:rPrChange w:id="15" w:author="David Döbele" w:date="2026-09-01T20:29:00Z" w16du:dateUtc="2026-09-01T18:29:00Z">
            <w:rPr>
              <w:rFonts w:ascii="Georgia" w:hAnsi="Georgia"/>
              <w:sz w:val="21"/>
              <w:szCs w:val="21"/>
            </w:rPr>
          </w:rPrChange>
        </w:rPr>
        <w:t>Germany</w:t>
      </w:r>
    </w:p>
    <w:p w14:paraId="096C8AF5" w14:textId="0A345A29" w:rsidR="00647413" w:rsidRPr="00785743" w:rsidRDefault="00A42F2F" w:rsidP="002B66A5">
      <w:pPr>
        <w:jc w:val="center"/>
        <w:rPr>
          <w:sz w:val="22"/>
          <w:szCs w:val="22"/>
          <w:rPrChange w:id="16" w:author="David Döbele" w:date="2026-09-01T20:29:00Z" w16du:dateUtc="2026-09-01T18:29:00Z">
            <w:rPr>
              <w:rFonts w:ascii="Georgia" w:hAnsi="Georgia"/>
              <w:sz w:val="21"/>
              <w:szCs w:val="21"/>
            </w:rPr>
          </w:rPrChange>
        </w:rPr>
      </w:pPr>
      <w:r w:rsidRPr="00785743">
        <w:rPr>
          <w:sz w:val="22"/>
          <w:szCs w:val="22"/>
          <w:rPrChange w:id="17" w:author="David Döbele" w:date="2026-09-01T20:29:00Z" w16du:dateUtc="2026-09-01T18:29:00Z">
            <w:rPr/>
          </w:rPrChange>
        </w:rPr>
        <w:fldChar w:fldCharType="begin"/>
      </w:r>
      <w:r w:rsidRPr="00785743">
        <w:rPr>
          <w:sz w:val="22"/>
          <w:szCs w:val="22"/>
          <w:rPrChange w:id="18" w:author="David Döbele" w:date="2026-09-01T20:29:00Z" w16du:dateUtc="2026-09-01T18:29:00Z">
            <w:rPr/>
          </w:rPrChange>
        </w:rPr>
        <w:instrText>HYPERLINK "mailto:jacobkeintzel@gmail.com"</w:instrText>
      </w:r>
      <w:r w:rsidRPr="00785743">
        <w:rPr>
          <w:sz w:val="22"/>
          <w:szCs w:val="22"/>
          <w:rPrChange w:id="19" w:author="David Döbele" w:date="2026-09-01T20:29:00Z" w16du:dateUtc="2026-09-01T18:29:00Z">
            <w:rPr/>
          </w:rPrChange>
        </w:rPr>
      </w:r>
      <w:r w:rsidRPr="00785743">
        <w:rPr>
          <w:sz w:val="22"/>
          <w:szCs w:val="22"/>
          <w:rPrChange w:id="20" w:author="David Döbele" w:date="2026-09-01T20:29:00Z" w16du:dateUtc="2026-09-01T18:29:00Z">
            <w:rPr/>
          </w:rPrChange>
        </w:rPr>
        <w:fldChar w:fldCharType="separate"/>
      </w:r>
      <w:r w:rsidRPr="00785743">
        <w:rPr>
          <w:rStyle w:val="Hyperlink"/>
          <w:sz w:val="22"/>
          <w:szCs w:val="22"/>
          <w:rPrChange w:id="21" w:author="David Döbele" w:date="2026-09-01T20:29:00Z" w16du:dateUtc="2026-09-01T18:29:00Z">
            <w:rPr>
              <w:rStyle w:val="Hyperlink"/>
              <w:rFonts w:ascii="Georgia" w:hAnsi="Georgia" w:cs="Georgia"/>
              <w:sz w:val="21"/>
              <w:szCs w:val="21"/>
            </w:rPr>
          </w:rPrChange>
        </w:rPr>
        <w:t>jacobkeintzel@gmail.com</w:t>
      </w:r>
      <w:r w:rsidRPr="00785743">
        <w:rPr>
          <w:sz w:val="22"/>
          <w:szCs w:val="22"/>
          <w:rPrChange w:id="22" w:author="David Döbele" w:date="2026-09-01T20:29:00Z" w16du:dateUtc="2026-09-01T18:29:00Z">
            <w:rPr/>
          </w:rPrChange>
        </w:rPr>
        <w:fldChar w:fldCharType="end"/>
      </w:r>
      <w:r w:rsidR="002B66A5" w:rsidRPr="00785743">
        <w:rPr>
          <w:sz w:val="22"/>
          <w:szCs w:val="22"/>
          <w:rPrChange w:id="23" w:author="David Döbele" w:date="2026-09-01T20:29:00Z" w16du:dateUtc="2026-09-01T18:29:00Z">
            <w:rPr>
              <w:rFonts w:ascii="Georgia" w:hAnsi="Georgia"/>
              <w:sz w:val="21"/>
              <w:szCs w:val="21"/>
            </w:rPr>
          </w:rPrChange>
        </w:rPr>
        <w:t xml:space="preserve"> | </w:t>
      </w:r>
      <w:r w:rsidR="006D2592" w:rsidRPr="00785743">
        <w:rPr>
          <w:color w:val="000000"/>
          <w:sz w:val="22"/>
          <w:szCs w:val="22"/>
          <w:rPrChange w:id="24" w:author="David Döbele" w:date="2026-09-01T20:29:00Z" w16du:dateUtc="2026-09-01T18:29:00Z">
            <w:rPr>
              <w:rFonts w:ascii="Georgia" w:hAnsi="Georgia" w:cs="Georgia"/>
              <w:color w:val="000000"/>
              <w:sz w:val="21"/>
              <w:szCs w:val="21"/>
            </w:rPr>
          </w:rPrChange>
        </w:rPr>
        <w:t>+</w:t>
      </w:r>
      <w:r w:rsidR="00857C6F" w:rsidRPr="00785743">
        <w:rPr>
          <w:color w:val="000000"/>
          <w:sz w:val="22"/>
          <w:szCs w:val="22"/>
          <w:rPrChange w:id="25" w:author="David Döbele" w:date="2026-09-01T20:29:00Z" w16du:dateUtc="2026-09-01T18:29:00Z">
            <w:rPr>
              <w:rFonts w:ascii="Georgia" w:hAnsi="Georgia" w:cs="Georgia"/>
              <w:color w:val="000000"/>
              <w:sz w:val="21"/>
              <w:szCs w:val="21"/>
            </w:rPr>
          </w:rPrChange>
        </w:rPr>
        <w:t>49 17</w:t>
      </w:r>
      <w:r w:rsidRPr="00785743">
        <w:rPr>
          <w:color w:val="000000"/>
          <w:sz w:val="22"/>
          <w:szCs w:val="22"/>
          <w:rPrChange w:id="26" w:author="David Döbele" w:date="2026-09-01T20:29:00Z" w16du:dateUtc="2026-09-01T18:29:00Z">
            <w:rPr>
              <w:rFonts w:ascii="Georgia" w:hAnsi="Georgia" w:cs="Georgia"/>
              <w:color w:val="000000"/>
              <w:sz w:val="21"/>
              <w:szCs w:val="21"/>
            </w:rPr>
          </w:rPrChange>
        </w:rPr>
        <w:t>7 9173277</w:t>
      </w:r>
    </w:p>
    <w:p w14:paraId="747EA2ED" w14:textId="77777777" w:rsidR="009E24C6" w:rsidRPr="00785743" w:rsidRDefault="009E24C6" w:rsidP="002B66A5">
      <w:pPr>
        <w:pBdr>
          <w:bottom w:val="single" w:sz="8" w:space="1" w:color="auto"/>
        </w:pBdr>
        <w:rPr>
          <w:sz w:val="22"/>
          <w:szCs w:val="22"/>
          <w:lang w:val="en-US"/>
          <w:rPrChange w:id="27" w:author="David Döbele" w:date="2026-09-01T20:29:00Z" w16du:dateUtc="2026-09-01T18:29:00Z">
            <w:rPr>
              <w:rFonts w:ascii="Georgia" w:hAnsi="Georgia"/>
              <w:sz w:val="21"/>
              <w:szCs w:val="21"/>
              <w:lang w:val="en-US"/>
            </w:rPr>
          </w:rPrChange>
        </w:rPr>
      </w:pPr>
    </w:p>
    <w:p w14:paraId="19A54BA8" w14:textId="77777777" w:rsidR="009E24C6" w:rsidRPr="00785743" w:rsidRDefault="009E24C6" w:rsidP="002B66A5">
      <w:pPr>
        <w:rPr>
          <w:sz w:val="22"/>
          <w:szCs w:val="22"/>
          <w:lang w:val="en-US"/>
          <w:rPrChange w:id="28" w:author="David Döbele" w:date="2026-09-01T20:29:00Z" w16du:dateUtc="2026-09-01T18:29:00Z">
            <w:rPr>
              <w:rFonts w:ascii="Georgia" w:hAnsi="Georgia"/>
              <w:sz w:val="21"/>
              <w:szCs w:val="21"/>
              <w:lang w:val="en-US"/>
            </w:rPr>
          </w:rPrChange>
        </w:rPr>
      </w:pPr>
    </w:p>
    <w:p w14:paraId="70A974D0" w14:textId="752C9832" w:rsidR="000A5AB8" w:rsidRPr="00785743" w:rsidRDefault="00AE077E" w:rsidP="000A5AB8">
      <w:pPr>
        <w:rPr>
          <w:b/>
          <w:sz w:val="22"/>
          <w:szCs w:val="22"/>
          <w:lang w:val="en-US"/>
          <w:rPrChange w:id="29" w:author="David Döbele" w:date="2026-09-01T20:29:00Z" w16du:dateUtc="2026-09-01T18:29:00Z">
            <w:rPr>
              <w:rFonts w:ascii="Georgia" w:hAnsi="Georgia" w:cs="Arial"/>
              <w:b/>
              <w:sz w:val="21"/>
              <w:szCs w:val="21"/>
              <w:lang w:val="en-US"/>
            </w:rPr>
          </w:rPrChange>
        </w:rPr>
      </w:pPr>
      <w:r w:rsidRPr="00785743">
        <w:rPr>
          <w:b/>
          <w:sz w:val="22"/>
          <w:szCs w:val="22"/>
          <w:lang w:val="en-US"/>
          <w:rPrChange w:id="30" w:author="David Döbele" w:date="2026-09-01T20:29:00Z" w16du:dateUtc="2026-09-01T18:29:00Z">
            <w:rPr>
              <w:rFonts w:ascii="Georgia" w:hAnsi="Georgia" w:cs="Arial"/>
              <w:b/>
              <w:sz w:val="21"/>
              <w:szCs w:val="21"/>
              <w:lang w:val="en-US"/>
            </w:rPr>
          </w:rPrChange>
        </w:rPr>
        <w:t>Application for the 2027 Spring into J.P. Morgan Program</w:t>
      </w:r>
    </w:p>
    <w:p w14:paraId="4EE64989" w14:textId="77777777" w:rsidR="002B66A5" w:rsidRPr="00785743" w:rsidRDefault="002B66A5" w:rsidP="00C3171B">
      <w:pPr>
        <w:jc w:val="both"/>
        <w:rPr>
          <w:color w:val="000000"/>
          <w:sz w:val="22"/>
          <w:szCs w:val="22"/>
          <w:lang w:val="en-GB"/>
          <w:rPrChange w:id="31" w:author="David Döbele" w:date="2026-09-01T20:29:00Z" w16du:dateUtc="2026-09-01T18:29:00Z">
            <w:rPr>
              <w:color w:val="000000"/>
              <w:lang w:val="en-GB"/>
            </w:rPr>
          </w:rPrChange>
        </w:rPr>
      </w:pPr>
    </w:p>
    <w:p w14:paraId="16B5E4DA" w14:textId="13AFEFE1" w:rsidR="009D3F88" w:rsidRPr="00785743" w:rsidRDefault="009D3F88" w:rsidP="008B713E">
      <w:pPr>
        <w:jc w:val="both"/>
        <w:rPr>
          <w:color w:val="000000"/>
          <w:sz w:val="22"/>
          <w:szCs w:val="22"/>
          <w:lang w:val="en-GB"/>
          <w:rPrChange w:id="32" w:author="David Döbele" w:date="2026-09-01T20:29:00Z" w16du:dateUtc="2026-09-01T18:29:00Z">
            <w:rPr>
              <w:color w:val="000000"/>
              <w:lang w:val="en-GB"/>
            </w:rPr>
          </w:rPrChange>
        </w:rPr>
      </w:pPr>
      <w:r w:rsidRPr="00785743">
        <w:rPr>
          <w:color w:val="000000"/>
          <w:sz w:val="22"/>
          <w:szCs w:val="22"/>
          <w:lang w:val="en-GB"/>
          <w:rPrChange w:id="33" w:author="David Döbele" w:date="2026-09-01T20:29:00Z" w16du:dateUtc="2026-09-01T18:29:00Z">
            <w:rPr>
              <w:color w:val="000000"/>
              <w:lang w:val="en-GB"/>
            </w:rPr>
          </w:rPrChange>
        </w:rPr>
        <w:t xml:space="preserve">Dear Sir or Madam, </w:t>
      </w:r>
    </w:p>
    <w:p w14:paraId="0C6DB1BD" w14:textId="77777777" w:rsidR="00A42F2F" w:rsidRPr="00785743" w:rsidRDefault="00A42F2F" w:rsidP="008B713E">
      <w:pPr>
        <w:jc w:val="both"/>
        <w:rPr>
          <w:color w:val="000000"/>
          <w:sz w:val="22"/>
          <w:szCs w:val="22"/>
          <w:lang w:val="en-GB"/>
          <w:rPrChange w:id="34" w:author="David Döbele" w:date="2026-09-01T20:29:00Z" w16du:dateUtc="2026-09-01T18:29:00Z">
            <w:rPr>
              <w:color w:val="000000"/>
              <w:lang w:val="en-GB"/>
            </w:rPr>
          </w:rPrChange>
        </w:rPr>
      </w:pPr>
    </w:p>
    <w:p w14:paraId="11586649" w14:textId="77777777" w:rsidR="00556995" w:rsidRPr="00785743" w:rsidRDefault="00556995" w:rsidP="00556995">
      <w:pPr>
        <w:jc w:val="both"/>
        <w:rPr>
          <w:color w:val="000000"/>
          <w:sz w:val="22"/>
          <w:szCs w:val="22"/>
          <w:lang w:val="en-GB"/>
          <w:rPrChange w:id="35" w:author="David Döbele" w:date="2026-09-01T20:29:00Z" w16du:dateUtc="2026-09-01T18:29:00Z">
            <w:rPr>
              <w:color w:val="000000"/>
              <w:lang w:val="en-GB"/>
            </w:rPr>
          </w:rPrChange>
        </w:rPr>
      </w:pPr>
      <w:r w:rsidRPr="00785743">
        <w:rPr>
          <w:color w:val="000000"/>
          <w:sz w:val="22"/>
          <w:szCs w:val="22"/>
          <w:lang w:val="en-GB"/>
          <w:rPrChange w:id="36" w:author="David Döbele" w:date="2026-09-01T20:29:00Z" w16du:dateUtc="2026-09-01T18:29:00Z">
            <w:rPr>
              <w:color w:val="000000"/>
              <w:lang w:val="en-GB"/>
            </w:rPr>
          </w:rPrChange>
        </w:rPr>
        <w:t>I am fascinated by the global economy and international financial markets because they are constantly determined by the interactions of numerous players and by economic and business factors, such as individual corporate decisions and capital allocation. It is precisely these contacts that interest me most, as no two market situations are alike and new information continually influences the market. I am notably impressed by the capital markets, as they channel capital to where it can most effectively encourage long-term development and innovation. The relationship between global developments and analytical decision-making methods motivates me to deepen my comprehension of market processes, such as investment processes.</w:t>
      </w:r>
    </w:p>
    <w:p w14:paraId="02147E89" w14:textId="77777777" w:rsidR="00556995" w:rsidRPr="00785743" w:rsidRDefault="00556995" w:rsidP="00556995">
      <w:pPr>
        <w:jc w:val="both"/>
        <w:rPr>
          <w:color w:val="000000"/>
          <w:sz w:val="22"/>
          <w:szCs w:val="22"/>
          <w:lang w:val="en-GB"/>
          <w:rPrChange w:id="37" w:author="David Döbele" w:date="2026-09-01T20:29:00Z" w16du:dateUtc="2026-09-01T18:29:00Z">
            <w:rPr>
              <w:color w:val="000000"/>
              <w:lang w:val="en-GB"/>
            </w:rPr>
          </w:rPrChange>
        </w:rPr>
      </w:pPr>
    </w:p>
    <w:p w14:paraId="0758B2F9" w14:textId="65117CCD" w:rsidR="00556995" w:rsidRPr="00785743" w:rsidRDefault="00556995" w:rsidP="00556995">
      <w:pPr>
        <w:jc w:val="both"/>
        <w:rPr>
          <w:color w:val="000000"/>
          <w:sz w:val="22"/>
          <w:szCs w:val="22"/>
          <w:lang w:val="en-GB"/>
          <w:rPrChange w:id="38" w:author="David Döbele" w:date="2026-09-01T20:29:00Z" w16du:dateUtc="2026-09-01T18:29:00Z">
            <w:rPr>
              <w:color w:val="000000"/>
              <w:lang w:val="en-GB"/>
            </w:rPr>
          </w:rPrChange>
        </w:rPr>
      </w:pPr>
      <w:r w:rsidRPr="00785743">
        <w:rPr>
          <w:color w:val="000000"/>
          <w:sz w:val="22"/>
          <w:szCs w:val="22"/>
          <w:lang w:val="en-GB"/>
          <w:rPrChange w:id="39" w:author="David Döbele" w:date="2026-09-01T20:29:00Z" w16du:dateUtc="2026-09-01T18:29:00Z">
            <w:rPr>
              <w:color w:val="000000"/>
              <w:lang w:val="en-GB"/>
            </w:rPr>
          </w:rPrChange>
        </w:rPr>
        <w:t>My career to date has been defined by a drive to continually measure myself against the best, thereby constantly developing my competencies and, through initiative and discipline, achieving above-average performance. This was already evident in competitive football, where I was voted the best player out of around 140 participants at a Real Madrid summer camp, thereby qualifying for the national Real Madrid try-outs. I apply this same standard of excellence in my academic life as well. For instance, I was awarded a scholarship from e-fellows.net, received recognition for my exceptional devotion to the Democracy Club, and came second in the 2022 Baden-Württemberg State Parliament competition. Through these projects, I improved my communication skills, teamwork, and sense of personal responsibility, especially by planning and organizing school events such as the ‘Night of Democracy’. My great interest in finance led me, even before I began my degree, to undertake an internship in auditing at Baker Tilly, where I gained initial insights into annual accounts and balance sheet analysis, as well as into the workings of an internationally active professional services firm. At the same time, I joined the Helvetian Investment Club before starting my degree to strengthen my analytical reasoning skills and interact with like-minded students. I will be taking the next step in my academic development at the University of St Gallen</w:t>
      </w:r>
      <w:ins w:id="40" w:author="David Döbele" w:date="2026-09-01T20:29:00Z" w16du:dateUtc="2026-09-01T18:29:00Z">
        <w:r w:rsidR="00785743" w:rsidRPr="00785743">
          <w:rPr>
            <w:color w:val="000000"/>
            <w:sz w:val="22"/>
            <w:szCs w:val="22"/>
            <w:lang w:val="en-GB"/>
            <w:rPrChange w:id="41" w:author="David Döbele" w:date="2026-09-01T20:29:00Z" w16du:dateUtc="2026-09-01T18:29:00Z">
              <w:rPr>
                <w:color w:val="000000"/>
                <w:lang w:val="en-GB"/>
              </w:rPr>
            </w:rPrChange>
          </w:rPr>
          <w:t xml:space="preserve">. </w:t>
        </w:r>
      </w:ins>
      <w:del w:id="42" w:author="David Döbele" w:date="2026-09-01T20:28:00Z" w16du:dateUtc="2026-09-01T18:28:00Z">
        <w:r w:rsidRPr="00785743" w:rsidDel="00785743">
          <w:rPr>
            <w:color w:val="000000"/>
            <w:sz w:val="22"/>
            <w:szCs w:val="22"/>
            <w:lang w:val="en-GB"/>
            <w:rPrChange w:id="43" w:author="David Döbele" w:date="2026-09-01T20:29:00Z" w16du:dateUtc="2026-09-01T18:29:00Z">
              <w:rPr>
                <w:color w:val="000000"/>
                <w:lang w:val="en-GB"/>
              </w:rPr>
            </w:rPrChange>
          </w:rPr>
          <w:delText xml:space="preserve">, having completed its exacting admissions process and achieved a result that outperformed 89.4 percent of applicants. This test enabled me to display my logical thinking and quantitative problem-solving abilities, notably under significant time pressure and the need to perform. </w:delText>
        </w:r>
      </w:del>
      <w:proofErr w:type="spellStart"/>
      <w:r w:rsidRPr="00785743">
        <w:rPr>
          <w:color w:val="000000"/>
          <w:sz w:val="22"/>
          <w:szCs w:val="22"/>
          <w:lang w:val="en-GB"/>
          <w:rPrChange w:id="44" w:author="David Döbele" w:date="2026-09-01T20:29:00Z" w16du:dateUtc="2026-09-01T18:29:00Z">
            <w:rPr>
              <w:color w:val="000000"/>
              <w:lang w:val="en-GB"/>
            </w:rPr>
          </w:rPrChange>
        </w:rPr>
        <w:t>My</w:t>
      </w:r>
      <w:proofErr w:type="spellEnd"/>
      <w:r w:rsidRPr="00785743">
        <w:rPr>
          <w:color w:val="000000"/>
          <w:sz w:val="22"/>
          <w:szCs w:val="22"/>
          <w:lang w:val="en-GB"/>
          <w:rPrChange w:id="45" w:author="David Döbele" w:date="2026-09-01T20:29:00Z" w16du:dateUtc="2026-09-01T18:29:00Z">
            <w:rPr>
              <w:color w:val="000000"/>
              <w:lang w:val="en-GB"/>
            </w:rPr>
          </w:rPrChange>
        </w:rPr>
        <w:t xml:space="preserve"> qualities, in particular my analytical mindset, resilience, and performance-oriented approach, have had a strong impact on me and reinforced my ability to add value, even in a demanding, performance-oriented environment such as Morgan’s Spring Week.</w:t>
      </w:r>
    </w:p>
    <w:p w14:paraId="2A2A1E03" w14:textId="77777777" w:rsidR="00556995" w:rsidRPr="00785743" w:rsidRDefault="00556995" w:rsidP="00556995">
      <w:pPr>
        <w:jc w:val="both"/>
        <w:rPr>
          <w:color w:val="000000"/>
          <w:sz w:val="22"/>
          <w:szCs w:val="22"/>
          <w:lang w:val="en-GB"/>
          <w:rPrChange w:id="46" w:author="David Döbele" w:date="2026-09-01T20:29:00Z" w16du:dateUtc="2026-09-01T18:29:00Z">
            <w:rPr>
              <w:color w:val="000000"/>
              <w:lang w:val="en-GB"/>
            </w:rPr>
          </w:rPrChange>
        </w:rPr>
      </w:pPr>
    </w:p>
    <w:p w14:paraId="70D6B3A0" w14:textId="7924A008" w:rsidR="00556995" w:rsidRPr="00785743" w:rsidRDefault="00556995" w:rsidP="00556995">
      <w:pPr>
        <w:jc w:val="both"/>
        <w:rPr>
          <w:color w:val="000000"/>
          <w:sz w:val="22"/>
          <w:szCs w:val="22"/>
          <w:lang w:val="en-GB"/>
          <w:rPrChange w:id="47" w:author="David Döbele" w:date="2026-09-01T20:29:00Z" w16du:dateUtc="2026-09-01T18:29:00Z">
            <w:rPr>
              <w:color w:val="000000"/>
              <w:lang w:val="en-GB"/>
            </w:rPr>
          </w:rPrChange>
        </w:rPr>
      </w:pPr>
      <w:r w:rsidRPr="00785743">
        <w:rPr>
          <w:color w:val="000000"/>
          <w:sz w:val="22"/>
          <w:szCs w:val="22"/>
          <w:lang w:val="en-GB"/>
          <w:rPrChange w:id="48" w:author="David Döbele" w:date="2026-09-01T20:29:00Z" w16du:dateUtc="2026-09-01T18:29:00Z">
            <w:rPr>
              <w:color w:val="000000"/>
              <w:lang w:val="en-GB"/>
            </w:rPr>
          </w:rPrChange>
        </w:rPr>
        <w:t>“We have long championed the essential role of banking in a community – its potential for bringing people together, for enabling companies and individuals to reach for their dreams…” (Jamie Dimon). In my view, this quote reflects an attitude that I also associate with J.P. Morgan.  I find it particularly interesting that J</w:t>
      </w:r>
      <w:r w:rsidR="00AE077E" w:rsidRPr="00785743">
        <w:rPr>
          <w:color w:val="000000"/>
          <w:sz w:val="22"/>
          <w:szCs w:val="22"/>
          <w:lang w:val="en-GB"/>
          <w:rPrChange w:id="49" w:author="David Döbele" w:date="2026-09-01T20:29:00Z" w16du:dateUtc="2026-09-01T18:29:00Z">
            <w:rPr>
              <w:color w:val="000000"/>
              <w:lang w:val="en-GB"/>
            </w:rPr>
          </w:rPrChange>
        </w:rPr>
        <w:t xml:space="preserve">.P. </w:t>
      </w:r>
      <w:r w:rsidRPr="00785743">
        <w:rPr>
          <w:color w:val="000000"/>
          <w:sz w:val="22"/>
          <w:szCs w:val="22"/>
          <w:lang w:val="en-GB"/>
          <w:rPrChange w:id="50" w:author="David Döbele" w:date="2026-09-01T20:29:00Z" w16du:dateUtc="2026-09-01T18:29:00Z">
            <w:rPr>
              <w:color w:val="000000"/>
              <w:lang w:val="en-GB"/>
            </w:rPr>
          </w:rPrChange>
        </w:rPr>
        <w:t>Morga</w:t>
      </w:r>
      <w:r w:rsidR="00AE077E" w:rsidRPr="00785743">
        <w:rPr>
          <w:color w:val="000000"/>
          <w:sz w:val="22"/>
          <w:szCs w:val="22"/>
          <w:lang w:val="en-GB"/>
          <w:rPrChange w:id="51" w:author="David Döbele" w:date="2026-09-01T20:29:00Z" w16du:dateUtc="2026-09-01T18:29:00Z">
            <w:rPr>
              <w:color w:val="000000"/>
              <w:lang w:val="en-GB"/>
            </w:rPr>
          </w:rPrChange>
        </w:rPr>
        <w:t>n</w:t>
      </w:r>
      <w:r w:rsidRPr="00785743">
        <w:rPr>
          <w:color w:val="000000"/>
          <w:sz w:val="22"/>
          <w:szCs w:val="22"/>
          <w:lang w:val="en-GB"/>
          <w:rPrChange w:id="52" w:author="David Döbele" w:date="2026-09-01T20:29:00Z" w16du:dateUtc="2026-09-01T18:29:00Z">
            <w:rPr>
              <w:color w:val="000000"/>
              <w:lang w:val="en-GB"/>
            </w:rPr>
          </w:rPrChange>
        </w:rPr>
        <w:t xml:space="preserve"> goes beyond traditional investment banking to offer a unique platform that integrates investment banking, commercial banking, and asset and wealth management. As the quote describes, this enables J.P. Morgan to offer its services to a broad array of companies and individuals across a variety of sectors. I am also fascinated that, despite its broad range of services, J.P. Morgan ranks among the world’s leading banks in M&amp;A advisory and debt financing. This strong global position is apparent in major M&amp;A transactions, such as J.P. Morga</w:t>
      </w:r>
      <w:r w:rsidR="00AE077E" w:rsidRPr="00785743">
        <w:rPr>
          <w:color w:val="000000"/>
          <w:sz w:val="22"/>
          <w:szCs w:val="22"/>
          <w:lang w:val="en-GB"/>
          <w:rPrChange w:id="53" w:author="David Döbele" w:date="2026-09-01T20:29:00Z" w16du:dateUtc="2026-09-01T18:29:00Z">
            <w:rPr>
              <w:color w:val="000000"/>
              <w:lang w:val="en-GB"/>
            </w:rPr>
          </w:rPrChange>
        </w:rPr>
        <w:t xml:space="preserve">n’s </w:t>
      </w:r>
      <w:r w:rsidRPr="00785743">
        <w:rPr>
          <w:color w:val="000000"/>
          <w:sz w:val="22"/>
          <w:szCs w:val="22"/>
          <w:lang w:val="en-GB"/>
          <w:rPrChange w:id="54" w:author="David Döbele" w:date="2026-09-01T20:29:00Z" w16du:dateUtc="2026-09-01T18:29:00Z">
            <w:rPr>
              <w:color w:val="000000"/>
              <w:lang w:val="en-GB"/>
            </w:rPr>
          </w:rPrChange>
        </w:rPr>
        <w:t>role in advising Warner Bros. Discovery on Paramount Skydance's acquisition of the company. I am following this transaction with great interest, but it was this very transaction that sparked my initial interest in J.P. Morgan. The idea of finding out how J.P. Morgan advises on and handles such advisory engagements and major transactions has remained with me ever since. Furthermore, as part of Spring Week, I would like to explore the strategic decisions behind a successful M&amp;A transaction.</w:t>
      </w:r>
    </w:p>
    <w:p w14:paraId="797CB48F" w14:textId="77777777" w:rsidR="00556995" w:rsidRPr="00785743" w:rsidRDefault="00556995" w:rsidP="00556995">
      <w:pPr>
        <w:jc w:val="both"/>
        <w:rPr>
          <w:color w:val="000000"/>
          <w:sz w:val="22"/>
          <w:szCs w:val="22"/>
          <w:lang w:val="en-GB"/>
          <w:rPrChange w:id="55" w:author="David Döbele" w:date="2026-09-01T20:29:00Z" w16du:dateUtc="2026-09-01T18:29:00Z">
            <w:rPr>
              <w:color w:val="000000"/>
              <w:lang w:val="en-GB"/>
            </w:rPr>
          </w:rPrChange>
        </w:rPr>
      </w:pPr>
    </w:p>
    <w:p w14:paraId="5A1B80DE" w14:textId="3E43D02F" w:rsidR="00556995" w:rsidRPr="00785743" w:rsidRDefault="00556995" w:rsidP="00556995">
      <w:pPr>
        <w:jc w:val="both"/>
        <w:rPr>
          <w:color w:val="000000"/>
          <w:sz w:val="22"/>
          <w:szCs w:val="22"/>
          <w:lang w:val="en-GB"/>
          <w:rPrChange w:id="56" w:author="David Döbele" w:date="2026-09-01T20:29:00Z" w16du:dateUtc="2026-09-01T18:29:00Z">
            <w:rPr>
              <w:color w:val="000000"/>
              <w:lang w:val="en-GB"/>
            </w:rPr>
          </w:rPrChange>
        </w:rPr>
      </w:pPr>
      <w:r w:rsidRPr="00785743">
        <w:rPr>
          <w:color w:val="000000"/>
          <w:sz w:val="22"/>
          <w:szCs w:val="22"/>
          <w:lang w:val="en-GB"/>
          <w:rPrChange w:id="57" w:author="David Döbele" w:date="2026-09-01T20:29:00Z" w16du:dateUtc="2026-09-01T18:29:00Z">
            <w:rPr>
              <w:color w:val="000000"/>
              <w:lang w:val="en-GB"/>
            </w:rPr>
          </w:rPrChange>
        </w:rPr>
        <w:t>In conclusion, I am confident I meet the requirements for J.P. Morga</w:t>
      </w:r>
      <w:r w:rsidR="00AE077E" w:rsidRPr="00785743">
        <w:rPr>
          <w:color w:val="000000"/>
          <w:sz w:val="22"/>
          <w:szCs w:val="22"/>
          <w:lang w:val="en-GB"/>
          <w:rPrChange w:id="58" w:author="David Döbele" w:date="2026-09-01T20:29:00Z" w16du:dateUtc="2026-09-01T18:29:00Z">
            <w:rPr>
              <w:color w:val="000000"/>
              <w:lang w:val="en-GB"/>
            </w:rPr>
          </w:rPrChange>
        </w:rPr>
        <w:t xml:space="preserve">n’s </w:t>
      </w:r>
      <w:r w:rsidRPr="00785743">
        <w:rPr>
          <w:color w:val="000000"/>
          <w:sz w:val="22"/>
          <w:szCs w:val="22"/>
          <w:lang w:val="en-GB"/>
          <w:rPrChange w:id="59" w:author="David Döbele" w:date="2026-09-01T20:29:00Z" w16du:dateUtc="2026-09-01T18:29:00Z">
            <w:rPr>
              <w:color w:val="000000"/>
              <w:lang w:val="en-GB"/>
            </w:rPr>
          </w:rPrChange>
        </w:rPr>
        <w:t xml:space="preserve">Spring Week program. My motivation stems from my passion for capital markets, notable sporting achievements, and strong academic background. I am </w:t>
      </w:r>
      <w:r w:rsidR="00164A80" w:rsidRPr="00785743">
        <w:rPr>
          <w:color w:val="000000"/>
          <w:sz w:val="22"/>
          <w:szCs w:val="22"/>
          <w:lang w:val="en-GB"/>
          <w:rPrChange w:id="60" w:author="David Döbele" w:date="2026-09-01T20:29:00Z" w16du:dateUtc="2026-09-01T18:29:00Z">
            <w:rPr>
              <w:color w:val="000000"/>
              <w:lang w:val="en-GB"/>
            </w:rPr>
          </w:rPrChange>
        </w:rPr>
        <w:t>keen</w:t>
      </w:r>
      <w:r w:rsidRPr="00785743">
        <w:rPr>
          <w:color w:val="000000"/>
          <w:sz w:val="22"/>
          <w:szCs w:val="22"/>
          <w:lang w:val="en-GB"/>
          <w:rPrChange w:id="61" w:author="David Döbele" w:date="2026-09-01T20:29:00Z" w16du:dateUtc="2026-09-01T18:29:00Z">
            <w:rPr>
              <w:color w:val="000000"/>
              <w:lang w:val="en-GB"/>
            </w:rPr>
          </w:rPrChange>
        </w:rPr>
        <w:t xml:space="preserve"> to deepen my understanding of economic interrelationships and decision-making, and </w:t>
      </w:r>
      <w:r w:rsidR="00164A80" w:rsidRPr="00785743">
        <w:rPr>
          <w:color w:val="000000"/>
          <w:sz w:val="22"/>
          <w:szCs w:val="22"/>
          <w:lang w:val="en-GB"/>
          <w:rPrChange w:id="62" w:author="David Döbele" w:date="2026-09-01T20:29:00Z" w16du:dateUtc="2026-09-01T18:29:00Z">
            <w:rPr>
              <w:color w:val="000000"/>
              <w:lang w:val="en-GB"/>
            </w:rPr>
          </w:rPrChange>
        </w:rPr>
        <w:t xml:space="preserve">to </w:t>
      </w:r>
      <w:r w:rsidRPr="00785743">
        <w:rPr>
          <w:color w:val="000000"/>
          <w:sz w:val="22"/>
          <w:szCs w:val="22"/>
          <w:lang w:val="en-GB"/>
          <w:rPrChange w:id="63" w:author="David Döbele" w:date="2026-09-01T20:29:00Z" w16du:dateUtc="2026-09-01T18:29:00Z">
            <w:rPr>
              <w:color w:val="000000"/>
              <w:lang w:val="en-GB"/>
            </w:rPr>
          </w:rPrChange>
        </w:rPr>
        <w:t>further develop my resilience, discipline</w:t>
      </w:r>
      <w:r w:rsidR="00164A80" w:rsidRPr="00785743">
        <w:rPr>
          <w:color w:val="000000"/>
          <w:sz w:val="22"/>
          <w:szCs w:val="22"/>
          <w:lang w:val="en-GB"/>
          <w:rPrChange w:id="64" w:author="David Döbele" w:date="2026-09-01T20:29:00Z" w16du:dateUtc="2026-09-01T18:29:00Z">
            <w:rPr>
              <w:color w:val="000000"/>
              <w:lang w:val="en-GB"/>
            </w:rPr>
          </w:rPrChange>
        </w:rPr>
        <w:t xml:space="preserve"> and </w:t>
      </w:r>
      <w:r w:rsidRPr="00785743">
        <w:rPr>
          <w:color w:val="000000"/>
          <w:sz w:val="22"/>
          <w:szCs w:val="22"/>
          <w:lang w:val="en-GB"/>
          <w:rPrChange w:id="65" w:author="David Döbele" w:date="2026-09-01T20:29:00Z" w16du:dateUtc="2026-09-01T18:29:00Z">
            <w:rPr>
              <w:color w:val="000000"/>
              <w:lang w:val="en-GB"/>
            </w:rPr>
          </w:rPrChange>
        </w:rPr>
        <w:t xml:space="preserve">analytical thinking. </w:t>
      </w:r>
      <w:r w:rsidR="006C4A57" w:rsidRPr="00785743">
        <w:rPr>
          <w:color w:val="000000"/>
          <w:sz w:val="22"/>
          <w:szCs w:val="22"/>
          <w:lang w:val="en-GB"/>
          <w:rPrChange w:id="66" w:author="David Döbele" w:date="2026-09-01T20:29:00Z" w16du:dateUtc="2026-09-01T18:29:00Z">
            <w:rPr>
              <w:color w:val="000000"/>
              <w:lang w:val="en-GB"/>
            </w:rPr>
          </w:rPrChange>
        </w:rPr>
        <w:t>I look forward to contributing and learning from the</w:t>
      </w:r>
      <w:r w:rsidR="00164A80" w:rsidRPr="00785743">
        <w:rPr>
          <w:color w:val="000000"/>
          <w:sz w:val="22"/>
          <w:szCs w:val="22"/>
          <w:lang w:val="en-GB"/>
          <w:rPrChange w:id="67" w:author="David Döbele" w:date="2026-09-01T20:29:00Z" w16du:dateUtc="2026-09-01T18:29:00Z">
            <w:rPr>
              <w:color w:val="000000"/>
              <w:lang w:val="en-GB"/>
            </w:rPr>
          </w:rPrChange>
        </w:rPr>
        <w:t xml:space="preserve"> </w:t>
      </w:r>
      <w:r w:rsidR="006C4A57" w:rsidRPr="00785743">
        <w:rPr>
          <w:color w:val="000000"/>
          <w:sz w:val="22"/>
          <w:szCs w:val="22"/>
          <w:lang w:val="en-GB"/>
          <w:rPrChange w:id="68" w:author="David Döbele" w:date="2026-09-01T20:29:00Z" w16du:dateUtc="2026-09-01T18:29:00Z">
            <w:rPr>
              <w:color w:val="000000"/>
              <w:lang w:val="en-GB"/>
            </w:rPr>
          </w:rPrChange>
        </w:rPr>
        <w:t>progr</w:t>
      </w:r>
      <w:r w:rsidR="00164A80" w:rsidRPr="00785743">
        <w:rPr>
          <w:color w:val="000000"/>
          <w:sz w:val="22"/>
          <w:szCs w:val="22"/>
          <w:lang w:val="en-GB"/>
          <w:rPrChange w:id="69" w:author="David Döbele" w:date="2026-09-01T20:29:00Z" w16du:dateUtc="2026-09-01T18:29:00Z">
            <w:rPr>
              <w:color w:val="000000"/>
              <w:lang w:val="en-GB"/>
            </w:rPr>
          </w:rPrChange>
        </w:rPr>
        <w:t>am.</w:t>
      </w:r>
    </w:p>
    <w:p w14:paraId="5DDC4753" w14:textId="77777777" w:rsidR="00556995" w:rsidRPr="00785743" w:rsidRDefault="00556995" w:rsidP="00D3183F">
      <w:pPr>
        <w:jc w:val="both"/>
        <w:rPr>
          <w:color w:val="000000"/>
          <w:sz w:val="22"/>
          <w:szCs w:val="22"/>
          <w:lang w:val="en-GB"/>
          <w:rPrChange w:id="70" w:author="David Döbele" w:date="2026-09-01T20:29:00Z" w16du:dateUtc="2026-09-01T18:29:00Z">
            <w:rPr>
              <w:color w:val="000000"/>
              <w:lang w:val="en-GB"/>
            </w:rPr>
          </w:rPrChange>
        </w:rPr>
      </w:pPr>
    </w:p>
    <w:p w14:paraId="4459D038" w14:textId="678ADF19" w:rsidR="00E65B09" w:rsidRPr="00785743" w:rsidRDefault="00E65B09" w:rsidP="00D3183F">
      <w:pPr>
        <w:jc w:val="both"/>
        <w:rPr>
          <w:color w:val="000000"/>
          <w:sz w:val="22"/>
          <w:szCs w:val="22"/>
          <w:lang w:val="en-GB"/>
          <w:rPrChange w:id="71" w:author="David Döbele" w:date="2026-09-01T20:29:00Z" w16du:dateUtc="2026-09-01T18:29:00Z">
            <w:rPr>
              <w:color w:val="000000"/>
              <w:lang w:val="en-GB"/>
            </w:rPr>
          </w:rPrChange>
        </w:rPr>
      </w:pPr>
      <w:r w:rsidRPr="00785743">
        <w:rPr>
          <w:color w:val="000000"/>
          <w:sz w:val="22"/>
          <w:szCs w:val="22"/>
          <w:lang w:val="en-GB"/>
          <w:rPrChange w:id="72" w:author="David Döbele" w:date="2026-09-01T20:29:00Z" w16du:dateUtc="2026-09-01T18:29:00Z">
            <w:rPr>
              <w:color w:val="000000"/>
              <w:lang w:val="en-GB"/>
            </w:rPr>
          </w:rPrChange>
        </w:rPr>
        <w:t>Yours sincerely,</w:t>
      </w:r>
    </w:p>
    <w:p w14:paraId="210B741E" w14:textId="6E9155BF" w:rsidR="00E030FE" w:rsidRPr="00785743" w:rsidRDefault="00B55884" w:rsidP="00D3183F">
      <w:pPr>
        <w:jc w:val="both"/>
        <w:rPr>
          <w:color w:val="000000"/>
          <w:sz w:val="22"/>
          <w:szCs w:val="22"/>
          <w:lang w:val="en-GB"/>
          <w:rPrChange w:id="73" w:author="David Döbele" w:date="2026-09-01T20:29:00Z" w16du:dateUtc="2026-09-01T18:29:00Z">
            <w:rPr>
              <w:color w:val="000000"/>
              <w:lang w:val="en-GB"/>
            </w:rPr>
          </w:rPrChange>
        </w:rPr>
      </w:pPr>
      <w:r w:rsidRPr="00785743">
        <w:rPr>
          <w:color w:val="000000"/>
          <w:sz w:val="22"/>
          <w:szCs w:val="22"/>
          <w:lang w:val="en-GB"/>
          <w:rPrChange w:id="74" w:author="David Döbele" w:date="2026-09-01T20:29:00Z" w16du:dateUtc="2026-09-01T18:29:00Z">
            <w:rPr>
              <w:color w:val="000000"/>
              <w:lang w:val="en-GB"/>
            </w:rPr>
          </w:rPrChange>
        </w:rPr>
        <w:t>Jacob Keintzel</w:t>
      </w:r>
    </w:p>
    <w:sectPr w:rsidR="00E030FE" w:rsidRPr="00785743" w:rsidSect="00785743">
      <w:pgSz w:w="11906" w:h="16838"/>
      <w:pgMar w:top="397" w:right="737" w:bottom="816" w:left="737" w:header="397" w:footer="227" w:gutter="0"/>
      <w:cols w:space="708"/>
      <w:docGrid w:linePitch="360"/>
      <w:sectPrChange w:id="75" w:author="David Döbele" w:date="2026-09-01T20:29:00Z" w16du:dateUtc="2026-09-01T18:29:00Z">
        <w:sectPr w:rsidR="00E030FE" w:rsidRPr="00785743" w:rsidSect="00785743">
          <w:pgMar w:top="397" w:right="397" w:bottom="816" w:left="397" w:header="397" w:footer="227"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5B37DA" w14:textId="77777777" w:rsidR="00981BE0" w:rsidRDefault="00981BE0" w:rsidP="006D28ED">
      <w:r>
        <w:separator/>
      </w:r>
    </w:p>
  </w:endnote>
  <w:endnote w:type="continuationSeparator" w:id="0">
    <w:p w14:paraId="2342137F" w14:textId="77777777" w:rsidR="00981BE0" w:rsidRDefault="00981BE0" w:rsidP="006D2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CE87D7" w14:textId="77777777" w:rsidR="00981BE0" w:rsidRDefault="00981BE0" w:rsidP="006D28ED">
      <w:r>
        <w:separator/>
      </w:r>
    </w:p>
  </w:footnote>
  <w:footnote w:type="continuationSeparator" w:id="0">
    <w:p w14:paraId="79C6EEA5" w14:textId="77777777" w:rsidR="00981BE0" w:rsidRDefault="00981BE0" w:rsidP="006D28ED">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22AF"/>
    <w:rsid w:val="00034B68"/>
    <w:rsid w:val="0004591A"/>
    <w:rsid w:val="00046459"/>
    <w:rsid w:val="000555E4"/>
    <w:rsid w:val="0005670D"/>
    <w:rsid w:val="000710B0"/>
    <w:rsid w:val="00073C82"/>
    <w:rsid w:val="00081359"/>
    <w:rsid w:val="00082CDC"/>
    <w:rsid w:val="0008568C"/>
    <w:rsid w:val="000A154E"/>
    <w:rsid w:val="000A5AB8"/>
    <w:rsid w:val="000A6678"/>
    <w:rsid w:val="000A7DEB"/>
    <w:rsid w:val="000C55DE"/>
    <w:rsid w:val="000D01EC"/>
    <w:rsid w:val="000F371C"/>
    <w:rsid w:val="000F5E36"/>
    <w:rsid w:val="00117F83"/>
    <w:rsid w:val="001404C6"/>
    <w:rsid w:val="00146C8E"/>
    <w:rsid w:val="00152DF9"/>
    <w:rsid w:val="00156A98"/>
    <w:rsid w:val="00164A80"/>
    <w:rsid w:val="001669DB"/>
    <w:rsid w:val="00171D11"/>
    <w:rsid w:val="001819B1"/>
    <w:rsid w:val="001A046F"/>
    <w:rsid w:val="001A4522"/>
    <w:rsid w:val="001C17FC"/>
    <w:rsid w:val="001D079A"/>
    <w:rsid w:val="001D68AA"/>
    <w:rsid w:val="001E0088"/>
    <w:rsid w:val="001E0903"/>
    <w:rsid w:val="001E1EE7"/>
    <w:rsid w:val="002042CB"/>
    <w:rsid w:val="002062F6"/>
    <w:rsid w:val="00206368"/>
    <w:rsid w:val="00211D72"/>
    <w:rsid w:val="00212042"/>
    <w:rsid w:val="002213EE"/>
    <w:rsid w:val="0023683A"/>
    <w:rsid w:val="002467A0"/>
    <w:rsid w:val="002536DC"/>
    <w:rsid w:val="00255EC1"/>
    <w:rsid w:val="00257D2A"/>
    <w:rsid w:val="00264191"/>
    <w:rsid w:val="0027047C"/>
    <w:rsid w:val="0027087D"/>
    <w:rsid w:val="002708C2"/>
    <w:rsid w:val="00270C41"/>
    <w:rsid w:val="00272128"/>
    <w:rsid w:val="00274324"/>
    <w:rsid w:val="00274BEF"/>
    <w:rsid w:val="002A47DC"/>
    <w:rsid w:val="002A5B9F"/>
    <w:rsid w:val="002B369C"/>
    <w:rsid w:val="002B66A5"/>
    <w:rsid w:val="002D309E"/>
    <w:rsid w:val="002D594E"/>
    <w:rsid w:val="002D708C"/>
    <w:rsid w:val="002E39B8"/>
    <w:rsid w:val="002F01B3"/>
    <w:rsid w:val="002F51FA"/>
    <w:rsid w:val="00311A15"/>
    <w:rsid w:val="003250EA"/>
    <w:rsid w:val="003421B1"/>
    <w:rsid w:val="00375D2D"/>
    <w:rsid w:val="003765BF"/>
    <w:rsid w:val="003811BC"/>
    <w:rsid w:val="0038277B"/>
    <w:rsid w:val="0038671F"/>
    <w:rsid w:val="003947A8"/>
    <w:rsid w:val="003A5954"/>
    <w:rsid w:val="003D464F"/>
    <w:rsid w:val="003D5D1E"/>
    <w:rsid w:val="003F3290"/>
    <w:rsid w:val="003F4DCA"/>
    <w:rsid w:val="003F688C"/>
    <w:rsid w:val="0040257C"/>
    <w:rsid w:val="00410827"/>
    <w:rsid w:val="00414655"/>
    <w:rsid w:val="00415608"/>
    <w:rsid w:val="00415AF6"/>
    <w:rsid w:val="00424CAF"/>
    <w:rsid w:val="00434D23"/>
    <w:rsid w:val="00436A33"/>
    <w:rsid w:val="00436E64"/>
    <w:rsid w:val="004403CB"/>
    <w:rsid w:val="004422F0"/>
    <w:rsid w:val="00451E49"/>
    <w:rsid w:val="00453C2F"/>
    <w:rsid w:val="00454C0B"/>
    <w:rsid w:val="00461800"/>
    <w:rsid w:val="0046226E"/>
    <w:rsid w:val="00474FC2"/>
    <w:rsid w:val="00492923"/>
    <w:rsid w:val="00494457"/>
    <w:rsid w:val="004A0528"/>
    <w:rsid w:val="004A1501"/>
    <w:rsid w:val="004A615C"/>
    <w:rsid w:val="004B4510"/>
    <w:rsid w:val="004C156C"/>
    <w:rsid w:val="004C174A"/>
    <w:rsid w:val="004F5485"/>
    <w:rsid w:val="00500EFA"/>
    <w:rsid w:val="00506322"/>
    <w:rsid w:val="00507BBD"/>
    <w:rsid w:val="00527A5C"/>
    <w:rsid w:val="005407D6"/>
    <w:rsid w:val="00542F06"/>
    <w:rsid w:val="00553EC8"/>
    <w:rsid w:val="00556995"/>
    <w:rsid w:val="005705F7"/>
    <w:rsid w:val="00570723"/>
    <w:rsid w:val="00570B1D"/>
    <w:rsid w:val="00574140"/>
    <w:rsid w:val="00575559"/>
    <w:rsid w:val="005762CF"/>
    <w:rsid w:val="005842A0"/>
    <w:rsid w:val="00590834"/>
    <w:rsid w:val="00590E7F"/>
    <w:rsid w:val="00593C9C"/>
    <w:rsid w:val="005B231F"/>
    <w:rsid w:val="005C55F7"/>
    <w:rsid w:val="005D7D49"/>
    <w:rsid w:val="005E00BC"/>
    <w:rsid w:val="005E1FAA"/>
    <w:rsid w:val="005E63B8"/>
    <w:rsid w:val="005F350B"/>
    <w:rsid w:val="005F4FE0"/>
    <w:rsid w:val="00603752"/>
    <w:rsid w:val="00630640"/>
    <w:rsid w:val="00632F05"/>
    <w:rsid w:val="0063723B"/>
    <w:rsid w:val="00647413"/>
    <w:rsid w:val="006502BE"/>
    <w:rsid w:val="00654057"/>
    <w:rsid w:val="00676A7E"/>
    <w:rsid w:val="006A7895"/>
    <w:rsid w:val="006B302C"/>
    <w:rsid w:val="006C4A57"/>
    <w:rsid w:val="006D2592"/>
    <w:rsid w:val="006D28ED"/>
    <w:rsid w:val="006F36CA"/>
    <w:rsid w:val="006F58EC"/>
    <w:rsid w:val="006F70CE"/>
    <w:rsid w:val="00706233"/>
    <w:rsid w:val="00714D13"/>
    <w:rsid w:val="007251EA"/>
    <w:rsid w:val="00726202"/>
    <w:rsid w:val="007340D7"/>
    <w:rsid w:val="007409A4"/>
    <w:rsid w:val="007472BD"/>
    <w:rsid w:val="00755A3D"/>
    <w:rsid w:val="007675B1"/>
    <w:rsid w:val="00785743"/>
    <w:rsid w:val="00797EF1"/>
    <w:rsid w:val="007A3246"/>
    <w:rsid w:val="007A64C5"/>
    <w:rsid w:val="007A719D"/>
    <w:rsid w:val="007B1B2B"/>
    <w:rsid w:val="007C274B"/>
    <w:rsid w:val="007C59D2"/>
    <w:rsid w:val="007C7EA4"/>
    <w:rsid w:val="007E4326"/>
    <w:rsid w:val="007F0344"/>
    <w:rsid w:val="007F6DAF"/>
    <w:rsid w:val="007F7EA0"/>
    <w:rsid w:val="008049F7"/>
    <w:rsid w:val="0080665C"/>
    <w:rsid w:val="00807293"/>
    <w:rsid w:val="0083750F"/>
    <w:rsid w:val="008428CF"/>
    <w:rsid w:val="008437A9"/>
    <w:rsid w:val="0085213A"/>
    <w:rsid w:val="008565FD"/>
    <w:rsid w:val="00857C6F"/>
    <w:rsid w:val="0086358B"/>
    <w:rsid w:val="008657E3"/>
    <w:rsid w:val="00867666"/>
    <w:rsid w:val="00867CED"/>
    <w:rsid w:val="00874503"/>
    <w:rsid w:val="00883B55"/>
    <w:rsid w:val="008900CF"/>
    <w:rsid w:val="00892372"/>
    <w:rsid w:val="008924F9"/>
    <w:rsid w:val="0089337A"/>
    <w:rsid w:val="008A248F"/>
    <w:rsid w:val="008B402E"/>
    <w:rsid w:val="008B713E"/>
    <w:rsid w:val="008C27C1"/>
    <w:rsid w:val="008D3CBA"/>
    <w:rsid w:val="008D6664"/>
    <w:rsid w:val="008D7CDB"/>
    <w:rsid w:val="008E100E"/>
    <w:rsid w:val="008E3C4E"/>
    <w:rsid w:val="008E4BA9"/>
    <w:rsid w:val="008E7A27"/>
    <w:rsid w:val="008E7D17"/>
    <w:rsid w:val="008F409C"/>
    <w:rsid w:val="008F42B1"/>
    <w:rsid w:val="00927D47"/>
    <w:rsid w:val="0094067F"/>
    <w:rsid w:val="00941B00"/>
    <w:rsid w:val="00962D2B"/>
    <w:rsid w:val="00964B13"/>
    <w:rsid w:val="009776B1"/>
    <w:rsid w:val="00980C57"/>
    <w:rsid w:val="00981BE0"/>
    <w:rsid w:val="00982CD6"/>
    <w:rsid w:val="00991E04"/>
    <w:rsid w:val="009A256E"/>
    <w:rsid w:val="009B3876"/>
    <w:rsid w:val="009B4613"/>
    <w:rsid w:val="009C1709"/>
    <w:rsid w:val="009D07DC"/>
    <w:rsid w:val="009D3BBF"/>
    <w:rsid w:val="009D3F88"/>
    <w:rsid w:val="009D5E4A"/>
    <w:rsid w:val="009E24C6"/>
    <w:rsid w:val="009E5008"/>
    <w:rsid w:val="009F46A7"/>
    <w:rsid w:val="00A1282E"/>
    <w:rsid w:val="00A14247"/>
    <w:rsid w:val="00A40D57"/>
    <w:rsid w:val="00A419D7"/>
    <w:rsid w:val="00A42F2F"/>
    <w:rsid w:val="00A44493"/>
    <w:rsid w:val="00A500DA"/>
    <w:rsid w:val="00A53760"/>
    <w:rsid w:val="00A65031"/>
    <w:rsid w:val="00A9442C"/>
    <w:rsid w:val="00AA2791"/>
    <w:rsid w:val="00AA4C7C"/>
    <w:rsid w:val="00AB4CD0"/>
    <w:rsid w:val="00AC61EE"/>
    <w:rsid w:val="00AC66C4"/>
    <w:rsid w:val="00AC7086"/>
    <w:rsid w:val="00AD1350"/>
    <w:rsid w:val="00AD27C0"/>
    <w:rsid w:val="00AE077E"/>
    <w:rsid w:val="00AE26F5"/>
    <w:rsid w:val="00AE3A33"/>
    <w:rsid w:val="00B135CE"/>
    <w:rsid w:val="00B339B8"/>
    <w:rsid w:val="00B346A7"/>
    <w:rsid w:val="00B43970"/>
    <w:rsid w:val="00B50A34"/>
    <w:rsid w:val="00B54C38"/>
    <w:rsid w:val="00B55884"/>
    <w:rsid w:val="00B5613E"/>
    <w:rsid w:val="00B57CB1"/>
    <w:rsid w:val="00B71D4B"/>
    <w:rsid w:val="00B73D33"/>
    <w:rsid w:val="00B74173"/>
    <w:rsid w:val="00B77DCE"/>
    <w:rsid w:val="00B81B0E"/>
    <w:rsid w:val="00B87CA9"/>
    <w:rsid w:val="00B94E0D"/>
    <w:rsid w:val="00B95C2A"/>
    <w:rsid w:val="00B9666E"/>
    <w:rsid w:val="00BA30CD"/>
    <w:rsid w:val="00BB0119"/>
    <w:rsid w:val="00BB3512"/>
    <w:rsid w:val="00BB3C75"/>
    <w:rsid w:val="00BC4472"/>
    <w:rsid w:val="00BE6974"/>
    <w:rsid w:val="00BF38DF"/>
    <w:rsid w:val="00BF522D"/>
    <w:rsid w:val="00C0214A"/>
    <w:rsid w:val="00C030C1"/>
    <w:rsid w:val="00C150E1"/>
    <w:rsid w:val="00C1562F"/>
    <w:rsid w:val="00C27098"/>
    <w:rsid w:val="00C3171B"/>
    <w:rsid w:val="00C4304F"/>
    <w:rsid w:val="00C4738B"/>
    <w:rsid w:val="00C5720B"/>
    <w:rsid w:val="00C6717B"/>
    <w:rsid w:val="00C71380"/>
    <w:rsid w:val="00C86853"/>
    <w:rsid w:val="00C86F60"/>
    <w:rsid w:val="00C9003C"/>
    <w:rsid w:val="00C9037A"/>
    <w:rsid w:val="00C97ECA"/>
    <w:rsid w:val="00CA1160"/>
    <w:rsid w:val="00CA702E"/>
    <w:rsid w:val="00CA7350"/>
    <w:rsid w:val="00CB0753"/>
    <w:rsid w:val="00CB639D"/>
    <w:rsid w:val="00CD51E6"/>
    <w:rsid w:val="00CE433B"/>
    <w:rsid w:val="00CF040B"/>
    <w:rsid w:val="00CF30C3"/>
    <w:rsid w:val="00D30CEA"/>
    <w:rsid w:val="00D3183F"/>
    <w:rsid w:val="00D51C12"/>
    <w:rsid w:val="00D71D8E"/>
    <w:rsid w:val="00D83B8B"/>
    <w:rsid w:val="00D85C76"/>
    <w:rsid w:val="00D925AA"/>
    <w:rsid w:val="00D9281A"/>
    <w:rsid w:val="00DA3404"/>
    <w:rsid w:val="00DA524B"/>
    <w:rsid w:val="00DB471D"/>
    <w:rsid w:val="00DD1863"/>
    <w:rsid w:val="00DD3349"/>
    <w:rsid w:val="00DD54E1"/>
    <w:rsid w:val="00DD6747"/>
    <w:rsid w:val="00DE1FBC"/>
    <w:rsid w:val="00DE5C3D"/>
    <w:rsid w:val="00E02500"/>
    <w:rsid w:val="00E030FE"/>
    <w:rsid w:val="00E12ED8"/>
    <w:rsid w:val="00E162C9"/>
    <w:rsid w:val="00E3005D"/>
    <w:rsid w:val="00E30491"/>
    <w:rsid w:val="00E473ED"/>
    <w:rsid w:val="00E47DAF"/>
    <w:rsid w:val="00E6086E"/>
    <w:rsid w:val="00E62264"/>
    <w:rsid w:val="00E62550"/>
    <w:rsid w:val="00E64C90"/>
    <w:rsid w:val="00E65B09"/>
    <w:rsid w:val="00E67780"/>
    <w:rsid w:val="00E83116"/>
    <w:rsid w:val="00E914E5"/>
    <w:rsid w:val="00E91B86"/>
    <w:rsid w:val="00EA6CEC"/>
    <w:rsid w:val="00EA7AC2"/>
    <w:rsid w:val="00EC000C"/>
    <w:rsid w:val="00ED4F1B"/>
    <w:rsid w:val="00EF2FD5"/>
    <w:rsid w:val="00F04DCB"/>
    <w:rsid w:val="00F11473"/>
    <w:rsid w:val="00F253C5"/>
    <w:rsid w:val="00F30624"/>
    <w:rsid w:val="00F4717F"/>
    <w:rsid w:val="00F5301B"/>
    <w:rsid w:val="00F55CE3"/>
    <w:rsid w:val="00F720BD"/>
    <w:rsid w:val="00F74175"/>
    <w:rsid w:val="00F92A04"/>
    <w:rsid w:val="00FA4972"/>
    <w:rsid w:val="00FA4A9E"/>
    <w:rsid w:val="00FA5291"/>
    <w:rsid w:val="00FD7864"/>
    <w:rsid w:val="00FE2347"/>
    <w:rsid w:val="00FE3D28"/>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2D708C"/>
    <w:pPr>
      <w:spacing w:after="0" w:line="240" w:lineRule="auto"/>
    </w:pPr>
    <w:rPr>
      <w:rFonts w:ascii="Times New Roman" w:eastAsia="Times New Roman" w:hAnsi="Times New Roman" w:cs="Times New Roman"/>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pPr>
    <w:rPr>
      <w:lang w:eastAsia="en-GB"/>
    </w:rPr>
  </w:style>
  <w:style w:type="paragraph" w:styleId="Sprechblasentext">
    <w:name w:val="Balloon Text"/>
    <w:basedOn w:val="Standard"/>
    <w:link w:val="SprechblasentextZchn"/>
    <w:uiPriority w:val="99"/>
    <w:semiHidden/>
    <w:unhideWhenUsed/>
    <w:rsid w:val="00654057"/>
    <w:rPr>
      <w:rFonts w:eastAsiaTheme="minorHAnsi"/>
      <w:sz w:val="18"/>
      <w:szCs w:val="18"/>
      <w:lang w:eastAsia="en-US"/>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paragraph" w:styleId="Kopfzeile">
    <w:name w:val="header"/>
    <w:basedOn w:val="Standard"/>
    <w:link w:val="KopfzeileZchn"/>
    <w:uiPriority w:val="99"/>
    <w:unhideWhenUsed/>
    <w:rsid w:val="006D28ED"/>
    <w:pPr>
      <w:tabs>
        <w:tab w:val="center" w:pos="4536"/>
        <w:tab w:val="right" w:pos="9072"/>
      </w:tabs>
    </w:pPr>
    <w:rPr>
      <w:rFonts w:asciiTheme="minorHAnsi" w:eastAsiaTheme="minorHAnsi" w:hAnsiTheme="minorHAnsi" w:cstheme="minorBidi"/>
      <w:sz w:val="22"/>
      <w:szCs w:val="22"/>
      <w:lang w:eastAsia="en-US"/>
    </w:rPr>
  </w:style>
  <w:style w:type="character" w:customStyle="1" w:styleId="KopfzeileZchn">
    <w:name w:val="Kopfzeile Zchn"/>
    <w:basedOn w:val="Absatz-Standardschriftart"/>
    <w:link w:val="Kopfzeile"/>
    <w:uiPriority w:val="99"/>
    <w:rsid w:val="006D28ED"/>
  </w:style>
  <w:style w:type="paragraph" w:styleId="Fuzeile">
    <w:name w:val="footer"/>
    <w:basedOn w:val="Standard"/>
    <w:link w:val="FuzeileZchn"/>
    <w:uiPriority w:val="99"/>
    <w:unhideWhenUsed/>
    <w:rsid w:val="006D28ED"/>
    <w:pPr>
      <w:tabs>
        <w:tab w:val="center" w:pos="4536"/>
        <w:tab w:val="right" w:pos="9072"/>
      </w:tabs>
    </w:pPr>
    <w:rPr>
      <w:rFonts w:asciiTheme="minorHAnsi" w:eastAsiaTheme="minorHAnsi" w:hAnsiTheme="minorHAnsi" w:cstheme="minorBidi"/>
      <w:sz w:val="22"/>
      <w:szCs w:val="22"/>
      <w:lang w:eastAsia="en-US"/>
    </w:rPr>
  </w:style>
  <w:style w:type="character" w:customStyle="1" w:styleId="FuzeileZchn">
    <w:name w:val="Fußzeile Zchn"/>
    <w:basedOn w:val="Absatz-Standardschriftart"/>
    <w:link w:val="Fuzeile"/>
    <w:uiPriority w:val="99"/>
    <w:rsid w:val="006D28ED"/>
  </w:style>
  <w:style w:type="character" w:customStyle="1" w:styleId="apple-converted-space">
    <w:name w:val="apple-converted-space"/>
    <w:basedOn w:val="Absatz-Standardschriftart"/>
    <w:rsid w:val="002D708C"/>
  </w:style>
  <w:style w:type="paragraph" w:customStyle="1" w:styleId="p1">
    <w:name w:val="p1"/>
    <w:basedOn w:val="Standard"/>
    <w:rsid w:val="00274BEF"/>
    <w:pPr>
      <w:spacing w:before="100" w:beforeAutospacing="1" w:after="100" w:afterAutospacing="1"/>
    </w:pPr>
  </w:style>
  <w:style w:type="paragraph" w:styleId="berarbeitung">
    <w:name w:val="Revision"/>
    <w:hidden/>
    <w:uiPriority w:val="99"/>
    <w:semiHidden/>
    <w:rsid w:val="00785743"/>
    <w:pPr>
      <w:spacing w:after="0"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656</Words>
  <Characters>4133</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76</cp:revision>
  <cp:lastPrinted>2026-08-08T13:58:00Z</cp:lastPrinted>
  <dcterms:created xsi:type="dcterms:W3CDTF">2020-08-26T10:39:00Z</dcterms:created>
  <dcterms:modified xsi:type="dcterms:W3CDTF">2026-09-01T18:29:00Z</dcterms:modified>
</cp:coreProperties>
</file>