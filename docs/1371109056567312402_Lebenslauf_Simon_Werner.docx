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PrChange w:id="0" w:author="Sarah Bergmann" w:date="2025-03-09T09:43:00Z" w16du:dateUtc="2025-03-09T08:43:00Z">
          <w:tblPr>
            <w:tblStyle w:val="Tabellenraster"/>
            <w:tblW w:w="9067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985"/>
        <w:gridCol w:w="567"/>
        <w:gridCol w:w="1981"/>
        <w:gridCol w:w="990"/>
        <w:gridCol w:w="147"/>
        <w:gridCol w:w="426"/>
        <w:gridCol w:w="141"/>
        <w:gridCol w:w="142"/>
        <w:gridCol w:w="142"/>
        <w:gridCol w:w="283"/>
        <w:gridCol w:w="284"/>
        <w:gridCol w:w="1979"/>
        <w:tblGridChange w:id="1">
          <w:tblGrid>
            <w:gridCol w:w="1985"/>
            <w:gridCol w:w="2548"/>
            <w:gridCol w:w="990"/>
            <w:gridCol w:w="147"/>
            <w:gridCol w:w="426"/>
            <w:gridCol w:w="141"/>
            <w:gridCol w:w="142"/>
            <w:gridCol w:w="142"/>
            <w:gridCol w:w="283"/>
            <w:gridCol w:w="284"/>
            <w:gridCol w:w="1979"/>
          </w:tblGrid>
        </w:tblGridChange>
      </w:tblGrid>
      <w:tr w:rsidR="002508C2" w:rsidRPr="000A7532" w14:paraId="5DF08F91" w14:textId="77777777" w:rsidTr="000A7532">
        <w:trPr>
          <w:trHeight w:val="20"/>
          <w:trPrChange w:id="2" w:author="Sarah Bergmann" w:date="2025-03-09T09:43:00Z" w16du:dateUtc="2025-03-09T08:43:00Z">
            <w:trPr>
              <w:trHeight w:val="227"/>
            </w:trPr>
          </w:trPrChange>
        </w:trPr>
        <w:tc>
          <w:tcPr>
            <w:tcW w:w="9067" w:type="dxa"/>
            <w:gridSpan w:val="12"/>
            <w:vAlign w:val="bottom"/>
            <w:tcPrChange w:id="3" w:author="Sarah Bergmann" w:date="2025-03-09T09:43:00Z" w16du:dateUtc="2025-03-09T08:43:00Z">
              <w:tcPr>
                <w:tcW w:w="9067" w:type="dxa"/>
                <w:gridSpan w:val="11"/>
                <w:vAlign w:val="bottom"/>
              </w:tcPr>
            </w:tcPrChange>
          </w:tcPr>
          <w:p w14:paraId="1BB60613" w14:textId="1239ABD3" w:rsidR="00AE19A8" w:rsidRPr="000A7532" w:rsidRDefault="00AE19A8">
            <w:pPr>
              <w:jc w:val="center"/>
              <w:rPr>
                <w:rFonts w:ascii="Georgia" w:hAnsi="Georgia" w:cs="Georgia"/>
                <w:color w:val="000000"/>
                <w:sz w:val="20"/>
                <w:lang w:val="de-AT"/>
              </w:rPr>
              <w:pPrChange w:id="4" w:author="Sarah Bergmann" w:date="2025-03-09T09:49:00Z" w16du:dateUtc="2025-03-09T08:49:00Z">
                <w:pPr>
                  <w:spacing w:line="276" w:lineRule="auto"/>
                  <w:jc w:val="center"/>
                </w:pPr>
              </w:pPrChange>
            </w:pPr>
            <w:r w:rsidRPr="000A7532">
              <w:rPr>
                <w:rFonts w:ascii="Georgia" w:hAnsi="Georgia" w:cs="Times New Roman"/>
                <w:b/>
                <w:smallCaps/>
                <w:sz w:val="48"/>
                <w:szCs w:val="32"/>
              </w:rPr>
              <w:t>Simon Werner</w:t>
            </w:r>
            <w:r w:rsidR="008050E4" w:rsidRPr="000A7532">
              <w:rPr>
                <w:rFonts w:ascii="Georgia" w:hAnsi="Georgia"/>
                <w:sz w:val="44"/>
                <w:szCs w:val="64"/>
              </w:rPr>
              <w:br/>
            </w:r>
            <w:r w:rsidRPr="000A7532">
              <w:rPr>
                <w:rFonts w:ascii="Georgia" w:hAnsi="Georgia" w:cs="Times New Roman"/>
                <w:sz w:val="21"/>
                <w:szCs w:val="24"/>
              </w:rPr>
              <w:t>Am Wingert 10, 65205 Wiesbaden</w:t>
            </w:r>
          </w:p>
          <w:p w14:paraId="722A5AF6" w14:textId="6001E954" w:rsidR="008050E4" w:rsidRPr="000A7532" w:rsidRDefault="00AE19A8">
            <w:pPr>
              <w:jc w:val="center"/>
              <w:rPr>
                <w:rFonts w:ascii="Georgia" w:hAnsi="Georgia"/>
                <w:lang w:val="de-AT"/>
              </w:rPr>
              <w:pPrChange w:id="5" w:author="Sarah Bergmann" w:date="2025-03-09T09:49:00Z" w16du:dateUtc="2025-03-09T08:49:00Z">
                <w:pPr>
                  <w:spacing w:line="276" w:lineRule="auto"/>
                  <w:jc w:val="center"/>
                </w:pPr>
              </w:pPrChange>
            </w:pPr>
            <w:r w:rsidRPr="000A7532">
              <w:rPr>
                <w:rFonts w:ascii="Georgia" w:hAnsi="Georgia" w:cs="Times New Roman"/>
                <w:color w:val="000000"/>
                <w:sz w:val="21"/>
                <w:szCs w:val="24"/>
              </w:rPr>
              <w:t xml:space="preserve">+49 176 47161917 </w:t>
            </w:r>
            <w:r w:rsidR="008050E4" w:rsidRPr="000A7532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Pr="000A7532">
              <w:rPr>
                <w:rFonts w:ascii="Georgia" w:hAnsi="Georgia" w:cs="Times New Roman"/>
                <w:color w:val="000000"/>
                <w:sz w:val="21"/>
                <w:szCs w:val="24"/>
              </w:rPr>
              <w:t xml:space="preserve">simon.w.2004@gmail.com </w:t>
            </w:r>
            <w:r w:rsidR="008050E4" w:rsidRPr="000A7532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Pr="000A7532">
              <w:rPr>
                <w:rFonts w:ascii="Georgia" w:hAnsi="Georgia" w:cs="Times New Roman"/>
                <w:color w:val="000000"/>
                <w:sz w:val="21"/>
                <w:szCs w:val="24"/>
              </w:rPr>
              <w:t>03.12.2004 in Wiesbaden</w:t>
            </w:r>
          </w:p>
        </w:tc>
      </w:tr>
      <w:tr w:rsidR="002508C2" w:rsidRPr="000A7532" w14:paraId="0FCADE56" w14:textId="77777777" w:rsidTr="00BE097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0A7532" w:rsidRDefault="006E2C9C" w:rsidP="000A7532">
            <w:pPr>
              <w:jc w:val="center"/>
              <w:rPr>
                <w:rFonts w:ascii="Georgia" w:hAnsi="Georgia"/>
                <w:sz w:val="30"/>
                <w:szCs w:val="30"/>
              </w:rPr>
            </w:pPr>
            <w:r w:rsidRPr="000A7532">
              <w:rPr>
                <w:rFonts w:ascii="Georgia" w:hAnsi="Georgia"/>
                <w:b/>
                <w:smallCaps/>
                <w:sz w:val="30"/>
                <w:szCs w:val="30"/>
              </w:rPr>
              <w:t>Schule &amp; Studium</w:t>
            </w:r>
          </w:p>
        </w:tc>
      </w:tr>
      <w:tr w:rsidR="00D1492F" w:rsidRPr="000A7532" w14:paraId="7D1DEBF7" w14:textId="77777777" w:rsidTr="00BE097C">
        <w:trPr>
          <w:trHeight w:val="340"/>
        </w:trPr>
        <w:tc>
          <w:tcPr>
            <w:tcW w:w="6804" w:type="dxa"/>
            <w:gridSpan w:val="10"/>
            <w:tcBorders>
              <w:top w:val="single" w:sz="4" w:space="0" w:color="auto"/>
            </w:tcBorders>
            <w:vAlign w:val="bottom"/>
          </w:tcPr>
          <w:p w14:paraId="0C2B846F" w14:textId="342E8E16" w:rsidR="00D1492F" w:rsidRPr="000A7532" w:rsidRDefault="00B17D95" w:rsidP="000A7532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0A7532">
              <w:rPr>
                <w:rFonts w:ascii="Georgia" w:hAnsi="Georgia"/>
                <w:b/>
                <w:smallCaps/>
                <w:sz w:val="24"/>
                <w:szCs w:val="24"/>
              </w:rPr>
              <w:t xml:space="preserve">Johann </w:t>
            </w:r>
            <w:proofErr w:type="gramStart"/>
            <w:r w:rsidRPr="000A7532">
              <w:rPr>
                <w:rFonts w:ascii="Georgia" w:hAnsi="Georgia"/>
                <w:b/>
                <w:smallCaps/>
                <w:sz w:val="24"/>
                <w:szCs w:val="24"/>
              </w:rPr>
              <w:t>Wolfgang Goethe-Universität</w:t>
            </w:r>
            <w:proofErr w:type="gramEnd"/>
          </w:p>
        </w:tc>
        <w:tc>
          <w:tcPr>
            <w:tcW w:w="2263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0A7532" w:rsidRDefault="00B17D95" w:rsidP="000A7532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0A7532">
              <w:rPr>
                <w:rFonts w:ascii="Georgia" w:hAnsi="Georgia"/>
                <w:i/>
                <w:smallCaps/>
                <w:sz w:val="24"/>
                <w:szCs w:val="24"/>
              </w:rPr>
              <w:t>Frankfurt am Main</w:t>
            </w:r>
          </w:p>
        </w:tc>
      </w:tr>
      <w:tr w:rsidR="00D1492F" w:rsidRPr="000A7532" w14:paraId="61E5D482" w14:textId="77777777" w:rsidTr="000A7532">
        <w:trPr>
          <w:trHeight w:val="20"/>
        </w:trPr>
        <w:tc>
          <w:tcPr>
            <w:tcW w:w="5523" w:type="dxa"/>
            <w:gridSpan w:val="4"/>
            <w:vAlign w:val="bottom"/>
            <w:tcPrChange w:id="6" w:author="Sarah Bergmann" w:date="2025-03-09T09:43:00Z" w16du:dateUtc="2025-03-09T08:43:00Z">
              <w:tcPr>
                <w:tcW w:w="5523" w:type="dxa"/>
                <w:gridSpan w:val="3"/>
              </w:tcPr>
            </w:tcPrChange>
          </w:tcPr>
          <w:p w14:paraId="11CB9A0F" w14:textId="6E31FCCD" w:rsidR="00D1492F" w:rsidRPr="000A7532" w:rsidRDefault="00D1492F" w:rsidP="000A7532">
            <w:pPr>
              <w:rPr>
                <w:rFonts w:ascii="Georgia" w:hAnsi="Georgia"/>
                <w:sz w:val="20"/>
                <w:szCs w:val="20"/>
              </w:rPr>
            </w:pPr>
            <w:r w:rsidRPr="000A7532">
              <w:rPr>
                <w:rFonts w:ascii="Georgia" w:hAnsi="Georgia"/>
                <w:sz w:val="20"/>
                <w:szCs w:val="20"/>
              </w:rPr>
              <w:t xml:space="preserve">B.Sc. in </w:t>
            </w:r>
            <w:r w:rsidR="00B17D95" w:rsidRPr="000A7532">
              <w:rPr>
                <w:rFonts w:ascii="Georgia" w:hAnsi="Georgia"/>
                <w:sz w:val="20"/>
                <w:szCs w:val="20"/>
              </w:rPr>
              <w:t>Wirtschaftswissenschaften (</w:t>
            </w:r>
            <w:r w:rsidR="00426D7E" w:rsidRPr="000A7532">
              <w:rPr>
                <w:rFonts w:ascii="Georgia" w:hAnsi="Georgia"/>
                <w:sz w:val="20"/>
                <w:szCs w:val="20"/>
              </w:rPr>
              <w:t xml:space="preserve">aktueller </w:t>
            </w:r>
            <w:r w:rsidR="00B17D95" w:rsidRPr="000A7532">
              <w:rPr>
                <w:rFonts w:ascii="Georgia" w:hAnsi="Georgia"/>
                <w:sz w:val="20"/>
                <w:szCs w:val="20"/>
              </w:rPr>
              <w:t>Schnitt: 1,</w:t>
            </w:r>
            <w:ins w:id="7" w:author="Simon Werner" w:date="2025-03-20T19:37:00Z" w16du:dateUtc="2025-03-20T18:37:00Z">
              <w:r w:rsidR="00A73086">
                <w:rPr>
                  <w:rFonts w:ascii="Georgia" w:hAnsi="Georgia"/>
                  <w:sz w:val="20"/>
                  <w:szCs w:val="20"/>
                </w:rPr>
                <w:t>8</w:t>
              </w:r>
            </w:ins>
            <w:del w:id="8" w:author="Simon Werner" w:date="2025-03-20T19:37:00Z" w16du:dateUtc="2025-03-20T18:37:00Z">
              <w:r w:rsidR="00B17D95" w:rsidRPr="000A7532" w:rsidDel="00A73086">
                <w:rPr>
                  <w:rFonts w:ascii="Georgia" w:hAnsi="Georgia"/>
                  <w:sz w:val="20"/>
                  <w:szCs w:val="20"/>
                </w:rPr>
                <w:delText>7</w:delText>
              </w:r>
            </w:del>
            <w:r w:rsidR="00B17D95" w:rsidRPr="000A7532">
              <w:rPr>
                <w:rFonts w:ascii="Georgia" w:hAnsi="Georgia"/>
                <w:sz w:val="20"/>
                <w:szCs w:val="20"/>
              </w:rPr>
              <w:t>)</w:t>
            </w:r>
          </w:p>
        </w:tc>
        <w:tc>
          <w:tcPr>
            <w:tcW w:w="3544" w:type="dxa"/>
            <w:gridSpan w:val="8"/>
            <w:vAlign w:val="bottom"/>
            <w:tcPrChange w:id="9" w:author="Sarah Bergmann" w:date="2025-03-09T09:43:00Z" w16du:dateUtc="2025-03-09T08:43:00Z">
              <w:tcPr>
                <w:tcW w:w="3544" w:type="dxa"/>
                <w:gridSpan w:val="8"/>
              </w:tcPr>
            </w:tcPrChange>
          </w:tcPr>
          <w:p w14:paraId="419A9228" w14:textId="7D28A6E8" w:rsidR="00D1492F" w:rsidRPr="000A7532" w:rsidRDefault="00D16690" w:rsidP="000A7532">
            <w:pPr>
              <w:jc w:val="right"/>
              <w:rPr>
                <w:rFonts w:ascii="Georgia" w:hAnsi="Georgia"/>
                <w:sz w:val="20"/>
                <w:szCs w:val="20"/>
              </w:rPr>
            </w:pPr>
            <w:r w:rsidRPr="000A7532">
              <w:rPr>
                <w:rFonts w:ascii="Georgia" w:hAnsi="Georgia"/>
                <w:sz w:val="20"/>
                <w:szCs w:val="20"/>
              </w:rPr>
              <w:t>10</w:t>
            </w:r>
            <w:r w:rsidR="00D1492F" w:rsidRPr="000A7532">
              <w:rPr>
                <w:rFonts w:ascii="Georgia" w:hAnsi="Georgia"/>
                <w:sz w:val="20"/>
                <w:szCs w:val="20"/>
              </w:rPr>
              <w:t>/20</w:t>
            </w:r>
            <w:r w:rsidRPr="000A7532">
              <w:rPr>
                <w:rFonts w:ascii="Georgia" w:hAnsi="Georgia"/>
                <w:sz w:val="20"/>
                <w:szCs w:val="20"/>
              </w:rPr>
              <w:t>24</w:t>
            </w:r>
            <w:r w:rsidR="00D1492F" w:rsidRPr="000A7532">
              <w:rPr>
                <w:rFonts w:ascii="Georgia" w:hAnsi="Georgia"/>
                <w:sz w:val="20"/>
                <w:szCs w:val="20"/>
              </w:rPr>
              <w:t xml:space="preserve"> –</w:t>
            </w:r>
            <w:r w:rsidR="00B17D95" w:rsidRPr="000A7532">
              <w:rPr>
                <w:rFonts w:ascii="Georgia" w:hAnsi="Georgia"/>
                <w:sz w:val="20"/>
                <w:szCs w:val="20"/>
              </w:rPr>
              <w:t xml:space="preserve"> </w:t>
            </w:r>
            <w:r w:rsidR="00D5280E" w:rsidRPr="000A7532">
              <w:rPr>
                <w:rFonts w:ascii="Georgia" w:hAnsi="Georgia"/>
                <w:sz w:val="20"/>
                <w:szCs w:val="20"/>
              </w:rPr>
              <w:t>heute</w:t>
            </w:r>
          </w:p>
        </w:tc>
      </w:tr>
      <w:tr w:rsidR="00D5280E" w:rsidRPr="000A7532" w14:paraId="7EABE9F1" w14:textId="77777777" w:rsidTr="000A7532">
        <w:trPr>
          <w:trHeight w:val="20"/>
        </w:trPr>
        <w:tc>
          <w:tcPr>
            <w:tcW w:w="9067" w:type="dxa"/>
            <w:gridSpan w:val="12"/>
            <w:vAlign w:val="bottom"/>
            <w:tcPrChange w:id="10" w:author="Sarah Bergmann" w:date="2025-03-09T09:44:00Z" w16du:dateUtc="2025-03-09T08:44:00Z">
              <w:tcPr>
                <w:tcW w:w="9067" w:type="dxa"/>
                <w:gridSpan w:val="11"/>
              </w:tcPr>
            </w:tcPrChange>
          </w:tcPr>
          <w:p w14:paraId="216713FB" w14:textId="77777777" w:rsidR="000A7532" w:rsidRPr="000A7532" w:rsidRDefault="00B17D95" w:rsidP="000A7532">
            <w:pPr>
              <w:pStyle w:val="Listenabsatz"/>
              <w:numPr>
                <w:ilvl w:val="0"/>
                <w:numId w:val="2"/>
              </w:numPr>
              <w:rPr>
                <w:ins w:id="11" w:author="Sarah Bergmann" w:date="2025-03-09T09:44:00Z" w16du:dateUtc="2025-03-09T08:44:00Z"/>
                <w:rFonts w:ascii="Georgia" w:hAnsi="Georgia" w:cs="Georgia"/>
                <w:i/>
                <w:iCs/>
                <w:color w:val="000000"/>
                <w:sz w:val="20"/>
                <w:szCs w:val="20"/>
              </w:rPr>
            </w:pPr>
            <w:r w:rsidRPr="000A7532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 xml:space="preserve">Relevante Module: Mathematik (Note: </w:t>
            </w:r>
            <w:r w:rsidR="00AE19A8" w:rsidRPr="000A7532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>1</w:t>
            </w:r>
            <w:r w:rsidRPr="000A7532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>,0)</w:t>
            </w:r>
            <w:r w:rsidR="00D90950" w:rsidRPr="000A7532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 xml:space="preserve">, </w:t>
            </w:r>
            <w:r w:rsidR="00AE19A8" w:rsidRPr="000A7532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 xml:space="preserve">Statistik (Note: </w:t>
            </w:r>
            <w:r w:rsidR="00D16690" w:rsidRPr="000A7532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>2</w:t>
            </w:r>
            <w:r w:rsidR="00AE19A8" w:rsidRPr="000A7532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>,</w:t>
            </w:r>
            <w:r w:rsidR="00D16690" w:rsidRPr="000A7532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>3</w:t>
            </w:r>
            <w:r w:rsidR="00AE19A8" w:rsidRPr="000A7532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>),</w:t>
            </w:r>
            <w:r w:rsidR="00D16690" w:rsidRPr="000A7532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 xml:space="preserve"> Rechnungswesen </w:t>
            </w:r>
          </w:p>
          <w:p w14:paraId="7A71E6B0" w14:textId="35DE04B3" w:rsidR="00426D7E" w:rsidRPr="000A7532" w:rsidRDefault="00D16690">
            <w:pPr>
              <w:pStyle w:val="Listenabsatz"/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pPrChange w:id="12" w:author="Sarah Bergmann" w:date="2025-03-09T09:49:00Z" w16du:dateUtc="2025-03-09T08:49:00Z">
                <w:pPr>
                  <w:pStyle w:val="Listenabsatz"/>
                  <w:numPr>
                    <w:numId w:val="2"/>
                  </w:numPr>
                  <w:ind w:hanging="360"/>
                </w:pPr>
              </w:pPrChange>
            </w:pPr>
            <w:r w:rsidRPr="000A7532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>(Note: 2,0)</w:t>
            </w:r>
          </w:p>
        </w:tc>
      </w:tr>
      <w:tr w:rsidR="00D5280E" w:rsidRPr="000A7532" w14:paraId="1C51E2FF" w14:textId="77777777" w:rsidTr="00BE097C">
        <w:trPr>
          <w:trHeight w:val="340"/>
        </w:trPr>
        <w:tc>
          <w:tcPr>
            <w:tcW w:w="5670" w:type="dxa"/>
            <w:gridSpan w:val="5"/>
            <w:vAlign w:val="bottom"/>
          </w:tcPr>
          <w:p w14:paraId="4BAC65D2" w14:textId="03553D99" w:rsidR="00665BF3" w:rsidRPr="000A7532" w:rsidRDefault="00524AD2" w:rsidP="000A7532">
            <w:pPr>
              <w:rPr>
                <w:rFonts w:ascii="Georgia" w:hAnsi="Georgia"/>
                <w:sz w:val="24"/>
                <w:szCs w:val="24"/>
                <w:lang w:val="en-US"/>
              </w:rPr>
            </w:pPr>
            <w:r w:rsidRPr="000A7532">
              <w:rPr>
                <w:rFonts w:ascii="Georgia" w:hAnsi="Georgia"/>
                <w:b/>
                <w:smallCaps/>
                <w:sz w:val="24"/>
                <w:szCs w:val="24"/>
              </w:rPr>
              <w:t>FRIEDRICH-LIST-GYMNASIUM</w:t>
            </w:r>
          </w:p>
        </w:tc>
        <w:tc>
          <w:tcPr>
            <w:tcW w:w="3397" w:type="dxa"/>
            <w:gridSpan w:val="7"/>
            <w:vAlign w:val="bottom"/>
          </w:tcPr>
          <w:p w14:paraId="2FCB10D7" w14:textId="54192A34" w:rsidR="00665BF3" w:rsidRPr="000A7532" w:rsidRDefault="009C657C" w:rsidP="000A7532">
            <w:pPr>
              <w:jc w:val="right"/>
              <w:rPr>
                <w:rFonts w:ascii="Georgia" w:hAnsi="Georgia"/>
                <w:sz w:val="24"/>
                <w:szCs w:val="24"/>
              </w:rPr>
            </w:pPr>
            <w:r w:rsidRPr="000A7532">
              <w:rPr>
                <w:rFonts w:ascii="Georgia" w:hAnsi="Georgia"/>
                <w:i/>
                <w:smallCaps/>
                <w:sz w:val="24"/>
                <w:szCs w:val="24"/>
              </w:rPr>
              <w:t>Wiesbaden</w:t>
            </w:r>
          </w:p>
        </w:tc>
      </w:tr>
      <w:tr w:rsidR="0091331D" w:rsidRPr="000A7532" w14:paraId="312B82BC" w14:textId="77777777" w:rsidTr="000A7532">
        <w:trPr>
          <w:trHeight w:val="20"/>
        </w:trPr>
        <w:tc>
          <w:tcPr>
            <w:tcW w:w="5670" w:type="dxa"/>
            <w:gridSpan w:val="5"/>
            <w:vAlign w:val="bottom"/>
            <w:tcPrChange w:id="13" w:author="Sarah Bergmann" w:date="2025-03-09T09:44:00Z" w16du:dateUtc="2025-03-09T08:44:00Z">
              <w:tcPr>
                <w:tcW w:w="5670" w:type="dxa"/>
                <w:gridSpan w:val="4"/>
              </w:tcPr>
            </w:tcPrChange>
          </w:tcPr>
          <w:p w14:paraId="1CEE182B" w14:textId="523817F7" w:rsidR="0091331D" w:rsidRPr="000A7532" w:rsidRDefault="0091331D" w:rsidP="000A7532">
            <w:pPr>
              <w:rPr>
                <w:rFonts w:ascii="Georgia" w:hAnsi="Georgia"/>
                <w:sz w:val="20"/>
                <w:szCs w:val="20"/>
                <w:lang w:val="de-AT"/>
              </w:rPr>
            </w:pPr>
            <w:r w:rsidRPr="000A7532">
              <w:rPr>
                <w:rFonts w:ascii="Georgia" w:hAnsi="Georgia"/>
                <w:sz w:val="20"/>
                <w:szCs w:val="20"/>
                <w:lang w:val="de-AT"/>
              </w:rPr>
              <w:t>Allgemeine Hochschulreife (Note: 1,</w:t>
            </w:r>
            <w:r w:rsidR="00524AD2" w:rsidRPr="000A7532">
              <w:rPr>
                <w:rFonts w:ascii="Georgia" w:hAnsi="Georgia"/>
                <w:sz w:val="20"/>
                <w:szCs w:val="20"/>
                <w:lang w:val="de-AT"/>
              </w:rPr>
              <w:t>5</w:t>
            </w:r>
            <w:r w:rsidRPr="000A7532">
              <w:rPr>
                <w:rFonts w:ascii="Georgia" w:hAnsi="Georgia"/>
                <w:sz w:val="20"/>
                <w:szCs w:val="20"/>
                <w:lang w:val="de-AT"/>
              </w:rPr>
              <w:t>)</w:t>
            </w:r>
          </w:p>
        </w:tc>
        <w:tc>
          <w:tcPr>
            <w:tcW w:w="3397" w:type="dxa"/>
            <w:gridSpan w:val="7"/>
            <w:vAlign w:val="bottom"/>
            <w:tcPrChange w:id="14" w:author="Sarah Bergmann" w:date="2025-03-09T09:44:00Z" w16du:dateUtc="2025-03-09T08:44:00Z">
              <w:tcPr>
                <w:tcW w:w="3397" w:type="dxa"/>
                <w:gridSpan w:val="7"/>
              </w:tcPr>
            </w:tcPrChange>
          </w:tcPr>
          <w:p w14:paraId="7521EA6E" w14:textId="075322AA" w:rsidR="0091331D" w:rsidRPr="000A7532" w:rsidRDefault="009C657C" w:rsidP="000A7532">
            <w:pPr>
              <w:jc w:val="right"/>
              <w:rPr>
                <w:rFonts w:ascii="Georgia" w:hAnsi="Georgia"/>
                <w:sz w:val="20"/>
                <w:szCs w:val="20"/>
              </w:rPr>
            </w:pPr>
            <w:r w:rsidRPr="000A7532">
              <w:rPr>
                <w:rFonts w:ascii="Georgia" w:hAnsi="Georgia"/>
                <w:sz w:val="20"/>
                <w:szCs w:val="20"/>
              </w:rPr>
              <w:t>09/2021 – 07/2024</w:t>
            </w:r>
          </w:p>
        </w:tc>
      </w:tr>
      <w:tr w:rsidR="00D5280E" w:rsidRPr="000A7532" w14:paraId="69F47C1D" w14:textId="77777777" w:rsidTr="000A7532">
        <w:trPr>
          <w:trHeight w:val="20"/>
        </w:trPr>
        <w:tc>
          <w:tcPr>
            <w:tcW w:w="9067" w:type="dxa"/>
            <w:gridSpan w:val="12"/>
            <w:vAlign w:val="bottom"/>
            <w:tcPrChange w:id="15" w:author="Sarah Bergmann" w:date="2025-03-09T09:44:00Z" w16du:dateUtc="2025-03-09T08:44:00Z">
              <w:tcPr>
                <w:tcW w:w="9067" w:type="dxa"/>
                <w:gridSpan w:val="11"/>
              </w:tcPr>
            </w:tcPrChange>
          </w:tcPr>
          <w:p w14:paraId="5154E9E2" w14:textId="0D38D3F4" w:rsidR="0091331D" w:rsidRPr="000A7532" w:rsidRDefault="00D16690" w:rsidP="000A7532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20"/>
                <w:szCs w:val="20"/>
                <w:lang w:val="de-AT"/>
              </w:rPr>
            </w:pPr>
            <w:r w:rsidRPr="000A7532">
              <w:rPr>
                <w:rFonts w:ascii="Georgia" w:hAnsi="Georgia"/>
                <w:i/>
                <w:iCs/>
                <w:sz w:val="20"/>
                <w:szCs w:val="20"/>
                <w:lang w:val="de-AT"/>
              </w:rPr>
              <w:t>Leistungskurse: Wirtschaftslehre – bilingual (10 Punkte), Physik (9 Punkte)</w:t>
            </w:r>
          </w:p>
          <w:p w14:paraId="23575F6C" w14:textId="258CDB98" w:rsidR="00D5280E" w:rsidRPr="000A7532" w:rsidRDefault="00D16690" w:rsidP="000A7532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20"/>
                <w:szCs w:val="20"/>
              </w:rPr>
            </w:pPr>
            <w:r w:rsidRPr="000A7532">
              <w:rPr>
                <w:rFonts w:ascii="Georgia" w:hAnsi="Georgia"/>
                <w:i/>
                <w:iCs/>
                <w:sz w:val="20"/>
                <w:szCs w:val="20"/>
              </w:rPr>
              <w:t>Schwerpunktfächer: Datenverarbeitung (15 Punkte), Rechnungswesen (14 Punkte)</w:t>
            </w:r>
          </w:p>
        </w:tc>
      </w:tr>
      <w:tr w:rsidR="00D5280E" w:rsidRPr="000A7532" w14:paraId="3A2665B3" w14:textId="77777777" w:rsidTr="00BE097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0A7532" w:rsidRDefault="006E2C9C" w:rsidP="000A7532">
            <w:pPr>
              <w:pStyle w:val="BERSCHRIFT"/>
              <w:jc w:val="center"/>
              <w:rPr>
                <w:sz w:val="30"/>
                <w:szCs w:val="30"/>
              </w:rPr>
            </w:pPr>
            <w:r w:rsidRPr="000A7532">
              <w:rPr>
                <w:sz w:val="30"/>
                <w:szCs w:val="30"/>
              </w:rPr>
              <w:t>Praxiserfahrungen</w:t>
            </w:r>
          </w:p>
        </w:tc>
      </w:tr>
      <w:tr w:rsidR="00D5280E" w:rsidRPr="000A7532" w14:paraId="127C64E2" w14:textId="77777777" w:rsidTr="00BE097C">
        <w:trPr>
          <w:trHeight w:val="340"/>
        </w:trPr>
        <w:tc>
          <w:tcPr>
            <w:tcW w:w="6521" w:type="dxa"/>
            <w:gridSpan w:val="9"/>
            <w:tcBorders>
              <w:top w:val="single" w:sz="4" w:space="0" w:color="auto"/>
            </w:tcBorders>
            <w:vAlign w:val="bottom"/>
          </w:tcPr>
          <w:p w14:paraId="38F27285" w14:textId="53C82611" w:rsidR="00665BF3" w:rsidRPr="000A7532" w:rsidRDefault="00D16690" w:rsidP="000A7532">
            <w:pPr>
              <w:rPr>
                <w:rFonts w:ascii="Georgia" w:hAnsi="Georgia"/>
                <w:sz w:val="24"/>
                <w:szCs w:val="24"/>
              </w:rPr>
            </w:pPr>
            <w:r w:rsidRPr="000A7532">
              <w:rPr>
                <w:rFonts w:ascii="Georgia" w:hAnsi="Georgia"/>
                <w:b/>
                <w:smallCaps/>
                <w:sz w:val="24"/>
                <w:szCs w:val="24"/>
              </w:rPr>
              <w:t>STIFTUNG KLOSTER EBERBACH</w:t>
            </w:r>
          </w:p>
        </w:tc>
        <w:tc>
          <w:tcPr>
            <w:tcW w:w="2546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5CC1055F" w:rsidR="00665BF3" w:rsidRPr="000A7532" w:rsidRDefault="00D16690" w:rsidP="000A7532">
            <w:pPr>
              <w:jc w:val="right"/>
              <w:rPr>
                <w:rFonts w:ascii="Georgia" w:hAnsi="Georgia"/>
                <w:i/>
                <w:smallCaps/>
                <w:sz w:val="24"/>
                <w:szCs w:val="24"/>
              </w:rPr>
            </w:pPr>
            <w:r w:rsidRPr="000A7532">
              <w:rPr>
                <w:rFonts w:ascii="Georgia" w:hAnsi="Georgia"/>
                <w:i/>
                <w:smallCaps/>
                <w:sz w:val="24"/>
                <w:szCs w:val="24"/>
              </w:rPr>
              <w:t>Eltville im Rheingau</w:t>
            </w:r>
          </w:p>
        </w:tc>
      </w:tr>
      <w:tr w:rsidR="00D5280E" w:rsidRPr="000A7532" w14:paraId="335D84E9" w14:textId="77777777" w:rsidTr="000A7532">
        <w:trPr>
          <w:trHeight w:val="20"/>
        </w:trPr>
        <w:tc>
          <w:tcPr>
            <w:tcW w:w="6237" w:type="dxa"/>
            <w:gridSpan w:val="7"/>
            <w:vAlign w:val="bottom"/>
            <w:tcPrChange w:id="16" w:author="Sarah Bergmann" w:date="2025-03-09T09:44:00Z" w16du:dateUtc="2025-03-09T08:44:00Z">
              <w:tcPr>
                <w:tcW w:w="6237" w:type="dxa"/>
                <w:gridSpan w:val="6"/>
              </w:tcPr>
            </w:tcPrChange>
          </w:tcPr>
          <w:p w14:paraId="20B1570F" w14:textId="7D06901A" w:rsidR="00665BF3" w:rsidRPr="000A7532" w:rsidRDefault="003733E5" w:rsidP="000A7532">
            <w:pPr>
              <w:rPr>
                <w:rFonts w:ascii="Georgia" w:hAnsi="Georgia"/>
                <w:sz w:val="20"/>
                <w:szCs w:val="20"/>
                <w:lang w:val="en-US"/>
              </w:rPr>
            </w:pPr>
            <w:proofErr w:type="spellStart"/>
            <w:r w:rsidRPr="000A7532">
              <w:rPr>
                <w:rFonts w:ascii="Georgia" w:hAnsi="Georgia"/>
                <w:sz w:val="20"/>
                <w:szCs w:val="20"/>
                <w:lang w:val="en-US"/>
              </w:rPr>
              <w:t>Praktikant</w:t>
            </w:r>
            <w:proofErr w:type="spellEnd"/>
            <w:r w:rsidRPr="000A7532">
              <w:rPr>
                <w:rFonts w:ascii="Georgia" w:hAnsi="Georgia"/>
                <w:sz w:val="20"/>
                <w:szCs w:val="20"/>
                <w:lang w:val="en-US"/>
              </w:rPr>
              <w:t xml:space="preserve"> </w:t>
            </w:r>
            <w:r w:rsidR="009C657C" w:rsidRPr="000A7532">
              <w:rPr>
                <w:rFonts w:ascii="Georgia" w:hAnsi="Georgia"/>
                <w:sz w:val="20"/>
                <w:szCs w:val="20"/>
                <w:lang w:val="en-US"/>
              </w:rPr>
              <w:t xml:space="preserve">in der </w:t>
            </w:r>
            <w:proofErr w:type="spellStart"/>
            <w:r w:rsidR="004236F6" w:rsidRPr="000A7532">
              <w:rPr>
                <w:rFonts w:ascii="Georgia" w:hAnsi="Georgia"/>
                <w:sz w:val="20"/>
                <w:szCs w:val="20"/>
                <w:lang w:val="en-US"/>
              </w:rPr>
              <w:t>Finanzadministration</w:t>
            </w:r>
            <w:proofErr w:type="spellEnd"/>
          </w:p>
        </w:tc>
        <w:tc>
          <w:tcPr>
            <w:tcW w:w="2830" w:type="dxa"/>
            <w:gridSpan w:val="5"/>
            <w:vAlign w:val="bottom"/>
            <w:tcPrChange w:id="17" w:author="Sarah Bergmann" w:date="2025-03-09T09:44:00Z" w16du:dateUtc="2025-03-09T08:44:00Z">
              <w:tcPr>
                <w:tcW w:w="2830" w:type="dxa"/>
                <w:gridSpan w:val="5"/>
              </w:tcPr>
            </w:tcPrChange>
          </w:tcPr>
          <w:p w14:paraId="0475B997" w14:textId="1642C271" w:rsidR="00665BF3" w:rsidRPr="000A7532" w:rsidRDefault="00D16690" w:rsidP="000A7532">
            <w:pPr>
              <w:jc w:val="right"/>
              <w:rPr>
                <w:rFonts w:ascii="Georgia" w:hAnsi="Georgia"/>
                <w:sz w:val="20"/>
                <w:szCs w:val="20"/>
                <w:lang w:val="en-US"/>
              </w:rPr>
            </w:pPr>
            <w:r w:rsidRPr="000A7532">
              <w:rPr>
                <w:rFonts w:ascii="Georgia" w:hAnsi="Georgia"/>
                <w:sz w:val="20"/>
                <w:szCs w:val="20"/>
                <w:lang w:val="en-US"/>
              </w:rPr>
              <w:t>03/2025</w:t>
            </w:r>
            <w:r w:rsidR="00665BF3" w:rsidRPr="000A7532">
              <w:rPr>
                <w:rFonts w:ascii="Georgia" w:hAnsi="Georgia"/>
                <w:sz w:val="20"/>
                <w:szCs w:val="20"/>
                <w:lang w:val="en-US"/>
              </w:rPr>
              <w:t xml:space="preserve">– </w:t>
            </w:r>
            <w:r w:rsidRPr="000A7532">
              <w:rPr>
                <w:rFonts w:ascii="Georgia" w:hAnsi="Georgia"/>
                <w:sz w:val="20"/>
                <w:szCs w:val="20"/>
                <w:lang w:val="en-US"/>
              </w:rPr>
              <w:t>05/2025</w:t>
            </w:r>
          </w:p>
        </w:tc>
      </w:tr>
      <w:tr w:rsidR="00D5280E" w:rsidRPr="000A7532" w14:paraId="54C3D64C" w14:textId="77777777" w:rsidTr="000A7532">
        <w:trPr>
          <w:trHeight w:val="20"/>
        </w:trPr>
        <w:tc>
          <w:tcPr>
            <w:tcW w:w="9067" w:type="dxa"/>
            <w:gridSpan w:val="12"/>
            <w:vAlign w:val="bottom"/>
            <w:tcPrChange w:id="18" w:author="Sarah Bergmann" w:date="2025-03-09T09:45:00Z" w16du:dateUtc="2025-03-09T08:45:00Z">
              <w:tcPr>
                <w:tcW w:w="9067" w:type="dxa"/>
                <w:gridSpan w:val="11"/>
              </w:tcPr>
            </w:tcPrChange>
          </w:tcPr>
          <w:p w14:paraId="27184178" w14:textId="2ED08A5D" w:rsidR="003418E0" w:rsidRPr="000A7532" w:rsidRDefault="002605E8" w:rsidP="000A7532">
            <w:pPr>
              <w:pStyle w:val="Bullets"/>
              <w:rPr>
                <w:sz w:val="20"/>
                <w:szCs w:val="20"/>
                <w:lang w:val="de-AT"/>
              </w:rPr>
            </w:pPr>
            <w:r w:rsidRPr="000A7532">
              <w:rPr>
                <w:sz w:val="20"/>
                <w:szCs w:val="20"/>
                <w:lang w:val="de-AT"/>
              </w:rPr>
              <w:t>Registratur und Kategorisierung der digitalen Rechnungen in DocuWare</w:t>
            </w:r>
          </w:p>
          <w:p w14:paraId="21AC178F" w14:textId="77777777" w:rsidR="00CE28CC" w:rsidRDefault="002605E8" w:rsidP="000A7532">
            <w:pPr>
              <w:pStyle w:val="Bullets"/>
              <w:rPr>
                <w:ins w:id="19" w:author="Simon Werner" w:date="2025-03-20T19:29:00Z" w16du:dateUtc="2025-03-20T18:29:00Z"/>
                <w:sz w:val="20"/>
                <w:szCs w:val="20"/>
                <w:lang w:val="de-AT"/>
              </w:rPr>
            </w:pPr>
            <w:commentRangeStart w:id="20"/>
            <w:del w:id="21" w:author="Simon Werner" w:date="2025-03-20T19:25:00Z" w16du:dateUtc="2025-03-20T18:25:00Z">
              <w:r w:rsidRPr="000A7532" w:rsidDel="0008325A">
                <w:rPr>
                  <w:sz w:val="20"/>
                  <w:szCs w:val="20"/>
                  <w:lang w:val="de-AT"/>
                </w:rPr>
                <w:delText>Reconciliatio</w:delText>
              </w:r>
              <w:commentRangeEnd w:id="20"/>
              <w:r w:rsidR="000A7532" w:rsidRPr="000A7532" w:rsidDel="0008325A">
                <w:rPr>
                  <w:rStyle w:val="Kommentarzeichen"/>
                  <w:rFonts w:cstheme="minorBidi"/>
                  <w:i w:val="0"/>
                  <w:iCs w:val="0"/>
                  <w:color w:val="auto"/>
                  <w:rPrChange w:id="22" w:author="Sarah Bergmann" w:date="2025-03-09T09:49:00Z" w16du:dateUtc="2025-03-09T08:49:00Z">
                    <w:rPr>
                      <w:rStyle w:val="Kommentarzeichen"/>
                      <w:rFonts w:asciiTheme="minorHAnsi" w:hAnsiTheme="minorHAnsi" w:cstheme="minorBidi"/>
                      <w:i w:val="0"/>
                      <w:iCs w:val="0"/>
                      <w:color w:val="auto"/>
                    </w:rPr>
                  </w:rPrChange>
                </w:rPr>
                <w:commentReference w:id="20"/>
              </w:r>
              <w:r w:rsidRPr="000A7532" w:rsidDel="0008325A">
                <w:rPr>
                  <w:sz w:val="20"/>
                  <w:szCs w:val="20"/>
                  <w:lang w:val="de-AT"/>
                </w:rPr>
                <w:delText xml:space="preserve">n der </w:delText>
              </w:r>
              <w:r w:rsidR="004236F6" w:rsidRPr="000A7532" w:rsidDel="0008325A">
                <w:rPr>
                  <w:sz w:val="20"/>
                  <w:szCs w:val="20"/>
                  <w:lang w:val="de-AT"/>
                </w:rPr>
                <w:delText>Zahlungen des Vormonats</w:delText>
              </w:r>
            </w:del>
            <w:ins w:id="23" w:author="Simon Werner" w:date="2025-03-20T19:27:00Z" w16du:dateUtc="2025-03-20T18:27:00Z">
              <w:r w:rsidR="0008325A">
                <w:rPr>
                  <w:sz w:val="20"/>
                  <w:szCs w:val="20"/>
                  <w:lang w:val="de-AT"/>
                </w:rPr>
                <w:t>Verb</w:t>
              </w:r>
            </w:ins>
            <w:ins w:id="24" w:author="Simon Werner" w:date="2025-03-20T19:25:00Z" w16du:dateUtc="2025-03-20T18:25:00Z">
              <w:r w:rsidR="0008325A">
                <w:rPr>
                  <w:sz w:val="20"/>
                  <w:szCs w:val="20"/>
                  <w:lang w:val="de-AT"/>
                </w:rPr>
                <w:t>uchung der Erträge</w:t>
              </w:r>
            </w:ins>
            <w:ins w:id="25" w:author="Simon Werner" w:date="2025-03-20T19:26:00Z" w16du:dateUtc="2025-03-20T18:26:00Z">
              <w:r w:rsidR="0008325A">
                <w:rPr>
                  <w:sz w:val="20"/>
                  <w:szCs w:val="20"/>
                  <w:lang w:val="de-AT"/>
                </w:rPr>
                <w:t xml:space="preserve">, Forderungen und </w:t>
              </w:r>
            </w:ins>
            <w:ins w:id="26" w:author="Simon Werner" w:date="2025-03-20T19:27:00Z" w16du:dateUtc="2025-03-20T18:27:00Z">
              <w:r w:rsidR="0008325A">
                <w:rPr>
                  <w:sz w:val="20"/>
                  <w:szCs w:val="20"/>
                  <w:lang w:val="de-AT"/>
                </w:rPr>
                <w:t>Eingangsrechnungen i</w:t>
              </w:r>
            </w:ins>
            <w:ins w:id="27" w:author="Simon Werner" w:date="2025-03-20T19:28:00Z" w16du:dateUtc="2025-03-20T18:28:00Z">
              <w:r w:rsidR="0008325A">
                <w:rPr>
                  <w:sz w:val="20"/>
                  <w:szCs w:val="20"/>
                  <w:lang w:val="de-AT"/>
                </w:rPr>
                <w:t>n Navision</w:t>
              </w:r>
            </w:ins>
          </w:p>
          <w:p w14:paraId="6DD9BA0F" w14:textId="03B1218B" w:rsidR="0008325A" w:rsidRPr="000A7532" w:rsidRDefault="0008325A">
            <w:pPr>
              <w:pStyle w:val="Bullets"/>
              <w:numPr>
                <w:ilvl w:val="0"/>
                <w:numId w:val="0"/>
              </w:numPr>
              <w:ind w:left="720"/>
              <w:rPr>
                <w:sz w:val="20"/>
                <w:szCs w:val="20"/>
                <w:lang w:val="de-AT"/>
              </w:rPr>
              <w:pPrChange w:id="28" w:author="Simon Werner" w:date="2025-03-20T19:31:00Z" w16du:dateUtc="2025-03-20T18:31:00Z">
                <w:pPr>
                  <w:pStyle w:val="Bullets"/>
                </w:pPr>
              </w:pPrChange>
            </w:pPr>
          </w:p>
        </w:tc>
      </w:tr>
      <w:tr w:rsidR="00D5280E" w:rsidRPr="000A7532" w14:paraId="50AFEA03" w14:textId="77777777" w:rsidTr="00BE097C">
        <w:trPr>
          <w:trHeight w:val="346"/>
        </w:trPr>
        <w:tc>
          <w:tcPr>
            <w:tcW w:w="5523" w:type="dxa"/>
            <w:gridSpan w:val="4"/>
            <w:vAlign w:val="bottom"/>
          </w:tcPr>
          <w:p w14:paraId="42FB0D26" w14:textId="2714CCBC" w:rsidR="00665BF3" w:rsidRPr="000A7532" w:rsidRDefault="004236F6" w:rsidP="000A753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4"/>
                <w:szCs w:val="24"/>
              </w:rPr>
            </w:pPr>
            <w:r w:rsidRPr="000A7532">
              <w:rPr>
                <w:b/>
                <w:i w:val="0"/>
                <w:iCs w:val="0"/>
                <w:smallCaps/>
                <w:sz w:val="24"/>
                <w:szCs w:val="24"/>
              </w:rPr>
              <w:t>FRANKFURTER HOF SPRENGER</w:t>
            </w:r>
          </w:p>
        </w:tc>
        <w:tc>
          <w:tcPr>
            <w:tcW w:w="3544" w:type="dxa"/>
            <w:gridSpan w:val="8"/>
            <w:vAlign w:val="bottom"/>
          </w:tcPr>
          <w:p w14:paraId="11E31BD8" w14:textId="0ACBF6B2" w:rsidR="00665BF3" w:rsidRPr="000A7532" w:rsidRDefault="004236F6" w:rsidP="000A7532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24"/>
                <w:szCs w:val="24"/>
              </w:rPr>
            </w:pPr>
            <w:r w:rsidRPr="000A7532">
              <w:rPr>
                <w:iCs w:val="0"/>
                <w:smallCaps/>
                <w:sz w:val="24"/>
                <w:szCs w:val="24"/>
              </w:rPr>
              <w:t>WIESBADEN</w:t>
            </w:r>
          </w:p>
        </w:tc>
      </w:tr>
      <w:tr w:rsidR="00D5280E" w:rsidRPr="000A7532" w14:paraId="48328CB9" w14:textId="77777777" w:rsidTr="000A7532">
        <w:trPr>
          <w:trHeight w:val="20"/>
        </w:trPr>
        <w:tc>
          <w:tcPr>
            <w:tcW w:w="6379" w:type="dxa"/>
            <w:gridSpan w:val="8"/>
            <w:vAlign w:val="bottom"/>
            <w:tcPrChange w:id="29" w:author="Sarah Bergmann" w:date="2025-03-09T09:45:00Z" w16du:dateUtc="2025-03-09T08:45:00Z">
              <w:tcPr>
                <w:tcW w:w="6379" w:type="dxa"/>
                <w:gridSpan w:val="7"/>
              </w:tcPr>
            </w:tcPrChange>
          </w:tcPr>
          <w:p w14:paraId="74B74B41" w14:textId="0F4C37FA" w:rsidR="00665BF3" w:rsidRPr="000A7532" w:rsidRDefault="004236F6" w:rsidP="000A753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0"/>
                <w:szCs w:val="20"/>
                <w:lang w:val="en-US"/>
              </w:rPr>
            </w:pPr>
            <w:proofErr w:type="spellStart"/>
            <w:r w:rsidRPr="000A7532">
              <w:rPr>
                <w:i w:val="0"/>
                <w:iCs w:val="0"/>
                <w:sz w:val="20"/>
                <w:szCs w:val="20"/>
                <w:lang w:val="en-US"/>
              </w:rPr>
              <w:t>Büffetier</w:t>
            </w:r>
            <w:proofErr w:type="spellEnd"/>
            <w:r w:rsidRPr="000A7532">
              <w:rPr>
                <w:i w:val="0"/>
                <w:iCs w:val="0"/>
                <w:sz w:val="20"/>
                <w:szCs w:val="20"/>
                <w:lang w:val="en-US"/>
              </w:rPr>
              <w:t xml:space="preserve"> in der </w:t>
            </w:r>
            <w:proofErr w:type="spellStart"/>
            <w:r w:rsidRPr="000A7532">
              <w:rPr>
                <w:i w:val="0"/>
                <w:iCs w:val="0"/>
                <w:sz w:val="20"/>
                <w:szCs w:val="20"/>
                <w:lang w:val="en-US"/>
              </w:rPr>
              <w:t>Gastronomie</w:t>
            </w:r>
            <w:proofErr w:type="spellEnd"/>
          </w:p>
        </w:tc>
        <w:tc>
          <w:tcPr>
            <w:tcW w:w="2688" w:type="dxa"/>
            <w:gridSpan w:val="4"/>
            <w:vAlign w:val="bottom"/>
            <w:tcPrChange w:id="30" w:author="Sarah Bergmann" w:date="2025-03-09T09:45:00Z" w16du:dateUtc="2025-03-09T08:45:00Z">
              <w:tcPr>
                <w:tcW w:w="2688" w:type="dxa"/>
                <w:gridSpan w:val="4"/>
              </w:tcPr>
            </w:tcPrChange>
          </w:tcPr>
          <w:p w14:paraId="2CB21DEB" w14:textId="58F0B6F9" w:rsidR="00665BF3" w:rsidRPr="000A7532" w:rsidRDefault="009D1095" w:rsidP="000A7532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20"/>
                <w:szCs w:val="20"/>
                <w:lang w:val="en-US"/>
              </w:rPr>
            </w:pPr>
            <w:r w:rsidRPr="000A7532">
              <w:rPr>
                <w:i w:val="0"/>
                <w:iCs w:val="0"/>
                <w:sz w:val="20"/>
                <w:szCs w:val="20"/>
                <w:lang w:val="en-US"/>
              </w:rPr>
              <w:t>09/2022 – 10/2024</w:t>
            </w:r>
          </w:p>
        </w:tc>
      </w:tr>
      <w:tr w:rsidR="00D5280E" w:rsidRPr="000A7532" w14:paraId="7C4155D6" w14:textId="77777777" w:rsidTr="000A7532">
        <w:trPr>
          <w:trHeight w:val="20"/>
        </w:trPr>
        <w:tc>
          <w:tcPr>
            <w:tcW w:w="9067" w:type="dxa"/>
            <w:gridSpan w:val="12"/>
            <w:vAlign w:val="bottom"/>
            <w:tcPrChange w:id="31" w:author="Sarah Bergmann" w:date="2025-03-09T09:45:00Z" w16du:dateUtc="2025-03-09T08:45:00Z">
              <w:tcPr>
                <w:tcW w:w="9067" w:type="dxa"/>
                <w:gridSpan w:val="11"/>
              </w:tcPr>
            </w:tcPrChange>
          </w:tcPr>
          <w:p w14:paraId="2FBF10AF" w14:textId="3D68676F" w:rsidR="004236F6" w:rsidRPr="000A7532" w:rsidRDefault="004236F6" w:rsidP="000A7532">
            <w:pPr>
              <w:pStyle w:val="Bullets"/>
              <w:rPr>
                <w:sz w:val="20"/>
                <w:szCs w:val="20"/>
                <w:lang w:val="de-AT"/>
              </w:rPr>
            </w:pPr>
            <w:r w:rsidRPr="000A7532">
              <w:rPr>
                <w:sz w:val="20"/>
                <w:szCs w:val="20"/>
                <w:lang w:val="de-AT"/>
              </w:rPr>
              <w:t>Bearbeitung und Herausgabe von</w:t>
            </w:r>
            <w:r w:rsidR="00580759" w:rsidRPr="000A7532">
              <w:rPr>
                <w:sz w:val="20"/>
                <w:szCs w:val="20"/>
                <w:lang w:val="de-AT"/>
              </w:rPr>
              <w:t xml:space="preserve"> </w:t>
            </w:r>
            <w:proofErr w:type="spellStart"/>
            <w:r w:rsidR="00580759" w:rsidRPr="000A7532">
              <w:rPr>
                <w:sz w:val="20"/>
                <w:szCs w:val="20"/>
                <w:lang w:val="de-AT"/>
              </w:rPr>
              <w:t>To</w:t>
            </w:r>
            <w:proofErr w:type="spellEnd"/>
            <w:r w:rsidR="00580759" w:rsidRPr="000A7532">
              <w:rPr>
                <w:sz w:val="20"/>
                <w:szCs w:val="20"/>
                <w:lang w:val="de-AT"/>
              </w:rPr>
              <w:t>-Go-</w:t>
            </w:r>
            <w:r w:rsidRPr="000A7532">
              <w:rPr>
                <w:sz w:val="20"/>
                <w:szCs w:val="20"/>
                <w:lang w:val="de-AT"/>
              </w:rPr>
              <w:t>Bestellungen</w:t>
            </w:r>
            <w:r w:rsidR="009D1095" w:rsidRPr="000A7532">
              <w:rPr>
                <w:sz w:val="20"/>
                <w:szCs w:val="20"/>
                <w:lang w:val="de-AT"/>
              </w:rPr>
              <w:t xml:space="preserve"> </w:t>
            </w:r>
            <w:r w:rsidR="001C19D2" w:rsidRPr="000A7532">
              <w:rPr>
                <w:sz w:val="20"/>
                <w:szCs w:val="20"/>
                <w:lang w:val="de-AT"/>
              </w:rPr>
              <w:t>sowie Getränken</w:t>
            </w:r>
          </w:p>
          <w:p w14:paraId="43CAB330" w14:textId="77777777" w:rsidR="00580759" w:rsidRPr="000A7532" w:rsidRDefault="00580759" w:rsidP="000A7532">
            <w:pPr>
              <w:pStyle w:val="Bullets"/>
              <w:rPr>
                <w:sz w:val="20"/>
                <w:szCs w:val="20"/>
                <w:lang w:val="de-AT"/>
              </w:rPr>
            </w:pPr>
            <w:r w:rsidRPr="000A7532">
              <w:rPr>
                <w:sz w:val="20"/>
                <w:szCs w:val="20"/>
                <w:lang w:val="de-AT"/>
              </w:rPr>
              <w:t>Telefonische Annahme und Verwaltung von Terminanfragen</w:t>
            </w:r>
          </w:p>
          <w:p w14:paraId="3658805E" w14:textId="0BE98BBB" w:rsidR="00BA215A" w:rsidRPr="000A7532" w:rsidRDefault="00D5280E" w:rsidP="000A7532">
            <w:pPr>
              <w:pStyle w:val="Bullets"/>
              <w:rPr>
                <w:sz w:val="20"/>
                <w:szCs w:val="20"/>
                <w:lang w:val="de-AT"/>
              </w:rPr>
            </w:pPr>
            <w:del w:id="32" w:author="Sarah Bergmann" w:date="2025-03-09T09:45:00Z" w16du:dateUtc="2025-03-09T08:45:00Z">
              <w:r w:rsidRPr="000A7532" w:rsidDel="000A7532">
                <w:rPr>
                  <w:sz w:val="20"/>
                  <w:szCs w:val="20"/>
                  <w:lang w:val="de-AT"/>
                </w:rPr>
                <w:delText xml:space="preserve"> </w:delText>
              </w:r>
            </w:del>
            <w:r w:rsidR="009D1095" w:rsidRPr="000A7532">
              <w:rPr>
                <w:sz w:val="20"/>
                <w:szCs w:val="20"/>
                <w:lang w:val="de-AT"/>
              </w:rPr>
              <w:t>Instandhaltung des Tresens</w:t>
            </w:r>
            <w:ins w:id="33" w:author="Sarah Bergmann" w:date="2025-03-09T09:46:00Z" w16du:dateUtc="2025-03-09T08:46:00Z">
              <w:r w:rsidR="000A7532" w:rsidRPr="000A7532">
                <w:rPr>
                  <w:sz w:val="20"/>
                  <w:szCs w:val="20"/>
                  <w:lang w:val="de-AT"/>
                </w:rPr>
                <w:t>,</w:t>
              </w:r>
            </w:ins>
            <w:r w:rsidR="009D1095" w:rsidRPr="000A7532">
              <w:rPr>
                <w:sz w:val="20"/>
                <w:szCs w:val="20"/>
                <w:lang w:val="de-AT"/>
              </w:rPr>
              <w:t xml:space="preserve"> inkl. der Getränkebestände und Glässer</w:t>
            </w:r>
          </w:p>
        </w:tc>
      </w:tr>
      <w:tr w:rsidR="0091331D" w:rsidRPr="000A7532" w14:paraId="0D4DF1FA" w14:textId="77777777" w:rsidTr="00BE097C">
        <w:trPr>
          <w:trHeight w:val="346"/>
        </w:trPr>
        <w:tc>
          <w:tcPr>
            <w:tcW w:w="6379" w:type="dxa"/>
            <w:gridSpan w:val="8"/>
            <w:vAlign w:val="bottom"/>
          </w:tcPr>
          <w:p w14:paraId="52DCB940" w14:textId="067BA083" w:rsidR="0091331D" w:rsidRPr="000A7532" w:rsidRDefault="009D1095" w:rsidP="000A753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4"/>
                <w:szCs w:val="24"/>
              </w:rPr>
            </w:pPr>
            <w:r w:rsidRPr="000A7532">
              <w:rPr>
                <w:b/>
                <w:i w:val="0"/>
                <w:iCs w:val="0"/>
                <w:smallCaps/>
                <w:sz w:val="24"/>
                <w:szCs w:val="24"/>
              </w:rPr>
              <w:t xml:space="preserve">MARIANNE BREUER </w:t>
            </w:r>
            <w:r w:rsidR="00F27C4B" w:rsidRPr="000A7532">
              <w:rPr>
                <w:rFonts w:eastAsiaTheme="minorEastAsia"/>
                <w:b/>
                <w:i w:val="0"/>
                <w:iCs w:val="0"/>
                <w:smallCaps/>
                <w:sz w:val="24"/>
                <w:szCs w:val="24"/>
              </w:rPr>
              <w:t>VERLAG</w:t>
            </w:r>
          </w:p>
        </w:tc>
        <w:tc>
          <w:tcPr>
            <w:tcW w:w="2688" w:type="dxa"/>
            <w:gridSpan w:val="4"/>
            <w:vAlign w:val="bottom"/>
          </w:tcPr>
          <w:p w14:paraId="00F3353C" w14:textId="713B748D" w:rsidR="0091331D" w:rsidRPr="000A7532" w:rsidRDefault="009D1095" w:rsidP="000A7532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24"/>
                <w:szCs w:val="24"/>
              </w:rPr>
            </w:pPr>
            <w:r w:rsidRPr="000A7532">
              <w:rPr>
                <w:iCs w:val="0"/>
                <w:smallCaps/>
                <w:sz w:val="24"/>
                <w:szCs w:val="24"/>
              </w:rPr>
              <w:t>WIESBADEN</w:t>
            </w:r>
          </w:p>
        </w:tc>
      </w:tr>
      <w:tr w:rsidR="00D5280E" w:rsidRPr="000A7532" w14:paraId="7A1EBBAB" w14:textId="77777777" w:rsidTr="000A7532">
        <w:trPr>
          <w:trHeight w:val="20"/>
        </w:trPr>
        <w:tc>
          <w:tcPr>
            <w:tcW w:w="6096" w:type="dxa"/>
            <w:gridSpan w:val="6"/>
            <w:vAlign w:val="bottom"/>
            <w:tcPrChange w:id="34" w:author="Sarah Bergmann" w:date="2025-03-09T09:46:00Z" w16du:dateUtc="2025-03-09T08:46:00Z">
              <w:tcPr>
                <w:tcW w:w="6096" w:type="dxa"/>
                <w:gridSpan w:val="5"/>
              </w:tcPr>
            </w:tcPrChange>
          </w:tcPr>
          <w:p w14:paraId="06A0ABEE" w14:textId="1CA4299B" w:rsidR="00665BF3" w:rsidRPr="000A7532" w:rsidRDefault="009D1095" w:rsidP="000A753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0"/>
                <w:szCs w:val="20"/>
                <w:lang w:val="en-US"/>
              </w:rPr>
            </w:pPr>
            <w:proofErr w:type="spellStart"/>
            <w:r w:rsidRPr="000A7532">
              <w:rPr>
                <w:i w:val="0"/>
                <w:iCs w:val="0"/>
                <w:sz w:val="20"/>
                <w:szCs w:val="20"/>
                <w:lang w:val="en-US"/>
              </w:rPr>
              <w:t>Zeitungskurier</w:t>
            </w:r>
            <w:proofErr w:type="spellEnd"/>
          </w:p>
        </w:tc>
        <w:tc>
          <w:tcPr>
            <w:tcW w:w="2971" w:type="dxa"/>
            <w:gridSpan w:val="6"/>
            <w:vAlign w:val="bottom"/>
            <w:tcPrChange w:id="35" w:author="Sarah Bergmann" w:date="2025-03-09T09:46:00Z" w16du:dateUtc="2025-03-09T08:46:00Z">
              <w:tcPr>
                <w:tcW w:w="2971" w:type="dxa"/>
                <w:gridSpan w:val="6"/>
              </w:tcPr>
            </w:tcPrChange>
          </w:tcPr>
          <w:p w14:paraId="59E67B8D" w14:textId="55085E1C" w:rsidR="00665BF3" w:rsidRPr="000A7532" w:rsidRDefault="009D1095" w:rsidP="000A7532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20"/>
                <w:szCs w:val="20"/>
                <w:lang w:val="en-US"/>
              </w:rPr>
            </w:pPr>
            <w:r w:rsidRPr="000A7532">
              <w:rPr>
                <w:i w:val="0"/>
                <w:iCs w:val="0"/>
                <w:sz w:val="20"/>
                <w:szCs w:val="20"/>
                <w:lang w:val="en-US"/>
              </w:rPr>
              <w:t>02/2020 – 12/2022</w:t>
            </w:r>
          </w:p>
        </w:tc>
      </w:tr>
      <w:tr w:rsidR="0083605E" w:rsidRPr="000A7532" w14:paraId="76B55717" w14:textId="77777777" w:rsidTr="00BE097C">
        <w:trPr>
          <w:trHeight w:val="346"/>
        </w:trPr>
        <w:tc>
          <w:tcPr>
            <w:tcW w:w="4533" w:type="dxa"/>
            <w:gridSpan w:val="3"/>
            <w:vAlign w:val="bottom"/>
          </w:tcPr>
          <w:p w14:paraId="28824A5F" w14:textId="07B7BC94" w:rsidR="0083605E" w:rsidRPr="000A7532" w:rsidRDefault="0083605E" w:rsidP="000A7532">
            <w:pPr>
              <w:pStyle w:val="Bullets"/>
              <w:numPr>
                <w:ilvl w:val="0"/>
                <w:numId w:val="0"/>
              </w:numPr>
              <w:tabs>
                <w:tab w:val="left" w:pos="0"/>
              </w:tabs>
              <w:jc w:val="both"/>
              <w:rPr>
                <w:b/>
                <w:bCs/>
                <w:i w:val="0"/>
                <w:iCs w:val="0"/>
                <w:sz w:val="24"/>
                <w:szCs w:val="24"/>
                <w:lang w:val="de-AT"/>
              </w:rPr>
            </w:pPr>
            <w:r w:rsidRPr="000A7532">
              <w:rPr>
                <w:b/>
                <w:bCs/>
                <w:i w:val="0"/>
                <w:iCs w:val="0"/>
                <w:sz w:val="24"/>
                <w:szCs w:val="24"/>
                <w:lang w:val="de-AT"/>
              </w:rPr>
              <w:t>KK AUTOREPARATUR GMBH</w:t>
            </w:r>
          </w:p>
        </w:tc>
        <w:tc>
          <w:tcPr>
            <w:tcW w:w="4534" w:type="dxa"/>
            <w:gridSpan w:val="9"/>
            <w:vAlign w:val="bottom"/>
          </w:tcPr>
          <w:p w14:paraId="61BE6954" w14:textId="43313070" w:rsidR="0083605E" w:rsidRPr="000A7532" w:rsidRDefault="0083605E" w:rsidP="000A7532">
            <w:pPr>
              <w:pStyle w:val="Bullets"/>
              <w:numPr>
                <w:ilvl w:val="0"/>
                <w:numId w:val="0"/>
              </w:numPr>
              <w:jc w:val="right"/>
              <w:rPr>
                <w:sz w:val="24"/>
                <w:szCs w:val="24"/>
                <w:lang w:val="de-AT"/>
              </w:rPr>
            </w:pPr>
            <w:r w:rsidRPr="000A7532">
              <w:rPr>
                <w:iCs w:val="0"/>
                <w:smallCaps/>
                <w:sz w:val="24"/>
                <w:szCs w:val="24"/>
              </w:rPr>
              <w:t>WIESBADEN</w:t>
            </w:r>
          </w:p>
        </w:tc>
      </w:tr>
      <w:tr w:rsidR="0083605E" w:rsidRPr="000A7532" w14:paraId="2CD68655" w14:textId="77777777" w:rsidTr="000A7532">
        <w:trPr>
          <w:trHeight w:val="20"/>
          <w:trPrChange w:id="36" w:author="Sarah Bergmann" w:date="2025-03-09T09:46:00Z" w16du:dateUtc="2025-03-09T08:46:00Z">
            <w:trPr>
              <w:trHeight w:val="115"/>
            </w:trPr>
          </w:trPrChange>
        </w:trPr>
        <w:tc>
          <w:tcPr>
            <w:tcW w:w="4533" w:type="dxa"/>
            <w:gridSpan w:val="3"/>
            <w:vAlign w:val="bottom"/>
            <w:tcPrChange w:id="37" w:author="Sarah Bergmann" w:date="2025-03-09T09:46:00Z" w16du:dateUtc="2025-03-09T08:46:00Z">
              <w:tcPr>
                <w:tcW w:w="4533" w:type="dxa"/>
                <w:gridSpan w:val="2"/>
              </w:tcPr>
            </w:tcPrChange>
          </w:tcPr>
          <w:p w14:paraId="6C6828DA" w14:textId="4C122808" w:rsidR="0083605E" w:rsidRPr="000A7532" w:rsidRDefault="0083605E">
            <w:pPr>
              <w:pStyle w:val="Bullets"/>
              <w:numPr>
                <w:ilvl w:val="0"/>
                <w:numId w:val="0"/>
              </w:numPr>
              <w:tabs>
                <w:tab w:val="left" w:pos="0"/>
              </w:tabs>
              <w:rPr>
                <w:b/>
                <w:bCs/>
                <w:sz w:val="20"/>
                <w:szCs w:val="20"/>
              </w:rPr>
              <w:pPrChange w:id="38" w:author="Sarah Bergmann" w:date="2025-03-09T09:49:00Z" w16du:dateUtc="2025-03-09T08:49:00Z">
                <w:pPr>
                  <w:pStyle w:val="Bullets"/>
                  <w:numPr>
                    <w:numId w:val="0"/>
                  </w:numPr>
                  <w:tabs>
                    <w:tab w:val="left" w:pos="0"/>
                  </w:tabs>
                  <w:ind w:left="0" w:firstLine="0"/>
                  <w:jc w:val="both"/>
                </w:pPr>
              </w:pPrChange>
            </w:pPr>
            <w:r w:rsidRPr="000A7532">
              <w:rPr>
                <w:i w:val="0"/>
                <w:iCs w:val="0"/>
                <w:sz w:val="20"/>
                <w:szCs w:val="20"/>
              </w:rPr>
              <w:t>Praktikant in der Kfz-Mechatronik</w:t>
            </w:r>
          </w:p>
        </w:tc>
        <w:tc>
          <w:tcPr>
            <w:tcW w:w="4534" w:type="dxa"/>
            <w:gridSpan w:val="9"/>
            <w:vAlign w:val="bottom"/>
            <w:tcPrChange w:id="39" w:author="Sarah Bergmann" w:date="2025-03-09T09:46:00Z" w16du:dateUtc="2025-03-09T08:46:00Z">
              <w:tcPr>
                <w:tcW w:w="4534" w:type="dxa"/>
                <w:gridSpan w:val="9"/>
                <w:vAlign w:val="bottom"/>
              </w:tcPr>
            </w:tcPrChange>
          </w:tcPr>
          <w:p w14:paraId="72F431D2" w14:textId="1CCCB968" w:rsidR="0083605E" w:rsidRPr="000A7532" w:rsidRDefault="0083605E" w:rsidP="000A7532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0"/>
                <w:szCs w:val="20"/>
              </w:rPr>
            </w:pPr>
            <w:r w:rsidRPr="000A7532">
              <w:rPr>
                <w:i w:val="0"/>
                <w:iCs w:val="0"/>
                <w:sz w:val="20"/>
                <w:szCs w:val="20"/>
                <w:lang w:val="en-US"/>
              </w:rPr>
              <w:t>02/2019</w:t>
            </w:r>
          </w:p>
        </w:tc>
      </w:tr>
      <w:tr w:rsidR="00D5280E" w:rsidRPr="000A7532" w14:paraId="414B4085" w14:textId="77777777" w:rsidTr="00BE097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4741C5BA" w14:textId="6BCE35EC" w:rsidR="00665BF3" w:rsidRPr="000A7532" w:rsidRDefault="00C00974" w:rsidP="000A7532">
            <w:pPr>
              <w:pStyle w:val="BERSCHRIFT"/>
              <w:jc w:val="center"/>
              <w:rPr>
                <w:i/>
                <w:sz w:val="30"/>
                <w:szCs w:val="30"/>
              </w:rPr>
            </w:pPr>
            <w:r w:rsidRPr="000A7532">
              <w:rPr>
                <w:sz w:val="30"/>
                <w:szCs w:val="30"/>
              </w:rPr>
              <w:t>Au</w:t>
            </w:r>
            <w:ins w:id="40" w:author="Sarah Bergmann" w:date="2025-03-09T09:46:00Z" w16du:dateUtc="2025-03-09T08:46:00Z">
              <w:r w:rsidR="000A7532" w:rsidRPr="000A7532">
                <w:rPr>
                  <w:sz w:val="30"/>
                  <w:szCs w:val="30"/>
                </w:rPr>
                <w:t>ß</w:t>
              </w:r>
            </w:ins>
            <w:del w:id="41" w:author="Sarah Bergmann" w:date="2025-03-09T09:46:00Z" w16du:dateUtc="2025-03-09T08:46:00Z">
              <w:r w:rsidRPr="000A7532" w:rsidDel="000A7532">
                <w:rPr>
                  <w:sz w:val="30"/>
                  <w:szCs w:val="30"/>
                </w:rPr>
                <w:delText>ss</w:delText>
              </w:r>
            </w:del>
            <w:r w:rsidRPr="000A7532">
              <w:rPr>
                <w:sz w:val="30"/>
                <w:szCs w:val="30"/>
              </w:rPr>
              <w:t>eruniversitäres</w:t>
            </w:r>
            <w:r w:rsidR="00D5280E" w:rsidRPr="000A7532">
              <w:rPr>
                <w:sz w:val="30"/>
                <w:szCs w:val="30"/>
              </w:rPr>
              <w:t xml:space="preserve"> Engagement</w:t>
            </w:r>
          </w:p>
        </w:tc>
      </w:tr>
      <w:tr w:rsidR="00CE28CC" w:rsidRPr="000A7532" w14:paraId="74251178" w14:textId="77777777" w:rsidTr="00BE097C">
        <w:trPr>
          <w:trHeight w:val="340"/>
        </w:trPr>
        <w:tc>
          <w:tcPr>
            <w:tcW w:w="5523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77BE74CA" w:rsidR="00CE28CC" w:rsidRPr="000A7532" w:rsidRDefault="00830DDE" w:rsidP="000A7532">
            <w:pPr>
              <w:pStyle w:val="Ort"/>
              <w:jc w:val="left"/>
              <w:rPr>
                <w:b/>
                <w:bCs/>
                <w:i w:val="0"/>
                <w:iCs/>
                <w:sz w:val="24"/>
                <w:szCs w:val="24"/>
                <w:lang w:val="en-US"/>
              </w:rPr>
            </w:pPr>
            <w:r w:rsidRPr="000A7532">
              <w:rPr>
                <w:b/>
                <w:i w:val="0"/>
                <w:iCs/>
                <w:sz w:val="24"/>
                <w:szCs w:val="24"/>
                <w:lang w:val="en-US"/>
              </w:rPr>
              <w:t>JUNGE LIBERALE WIESBADEN</w:t>
            </w:r>
          </w:p>
        </w:tc>
        <w:tc>
          <w:tcPr>
            <w:tcW w:w="3544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685BC5CC" w:rsidR="00CE28CC" w:rsidRPr="000A7532" w:rsidRDefault="00830DDE" w:rsidP="000A7532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4"/>
                <w:szCs w:val="24"/>
              </w:rPr>
            </w:pPr>
            <w:r w:rsidRPr="000A7532">
              <w:rPr>
                <w:sz w:val="24"/>
                <w:szCs w:val="24"/>
              </w:rPr>
              <w:t>WIESBADEN</w:t>
            </w:r>
          </w:p>
        </w:tc>
      </w:tr>
      <w:tr w:rsidR="00D5280E" w:rsidRPr="000A7532" w14:paraId="4F59C612" w14:textId="77777777" w:rsidTr="000A7532">
        <w:trPr>
          <w:trHeight w:val="20"/>
          <w:trPrChange w:id="42" w:author="Sarah Bergmann" w:date="2025-03-09T09:48:00Z" w16du:dateUtc="2025-03-09T08:48:00Z">
            <w:trPr>
              <w:trHeight w:val="193"/>
            </w:trPr>
          </w:trPrChange>
        </w:trPr>
        <w:tc>
          <w:tcPr>
            <w:tcW w:w="6804" w:type="dxa"/>
            <w:gridSpan w:val="10"/>
            <w:vAlign w:val="bottom"/>
            <w:tcPrChange w:id="43" w:author="Sarah Bergmann" w:date="2025-03-09T09:48:00Z" w16du:dateUtc="2025-03-09T08:48:00Z">
              <w:tcPr>
                <w:tcW w:w="6804" w:type="dxa"/>
                <w:gridSpan w:val="9"/>
              </w:tcPr>
            </w:tcPrChange>
          </w:tcPr>
          <w:p w14:paraId="32F07601" w14:textId="3C8D24C4" w:rsidR="00665BF3" w:rsidRPr="000A7532" w:rsidRDefault="00830DDE" w:rsidP="000A7532">
            <w:pPr>
              <w:pStyle w:val="Beschreibung"/>
              <w:rPr>
                <w:sz w:val="20"/>
                <w:szCs w:val="20"/>
                <w:lang w:val="de-AT"/>
              </w:rPr>
            </w:pPr>
            <w:r w:rsidRPr="000A7532">
              <w:rPr>
                <w:sz w:val="20"/>
                <w:szCs w:val="20"/>
                <w:lang w:val="de-AT"/>
              </w:rPr>
              <w:t>Stellvertretender Vorsitzender für Programmatik</w:t>
            </w:r>
          </w:p>
        </w:tc>
        <w:tc>
          <w:tcPr>
            <w:tcW w:w="2263" w:type="dxa"/>
            <w:gridSpan w:val="2"/>
            <w:vAlign w:val="bottom"/>
            <w:tcPrChange w:id="44" w:author="Sarah Bergmann" w:date="2025-03-09T09:48:00Z" w16du:dateUtc="2025-03-09T08:48:00Z">
              <w:tcPr>
                <w:tcW w:w="2263" w:type="dxa"/>
                <w:gridSpan w:val="2"/>
              </w:tcPr>
            </w:tcPrChange>
          </w:tcPr>
          <w:p w14:paraId="45DD2178" w14:textId="487DE48B" w:rsidR="00665BF3" w:rsidRPr="000A7532" w:rsidRDefault="00830DDE" w:rsidP="000A7532">
            <w:pPr>
              <w:pStyle w:val="Beschreibung"/>
              <w:jc w:val="right"/>
              <w:rPr>
                <w:sz w:val="20"/>
                <w:szCs w:val="20"/>
                <w:lang w:val="en-US"/>
              </w:rPr>
            </w:pPr>
            <w:r w:rsidRPr="000A7532">
              <w:rPr>
                <w:sz w:val="20"/>
                <w:szCs w:val="20"/>
                <w:lang w:val="en-US"/>
              </w:rPr>
              <w:t xml:space="preserve">02/2024 – </w:t>
            </w:r>
            <w:proofErr w:type="spellStart"/>
            <w:r w:rsidRPr="000A7532">
              <w:rPr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D5280E" w:rsidRPr="000A7532" w14:paraId="02437711" w14:textId="77777777" w:rsidTr="000A7532">
        <w:trPr>
          <w:trHeight w:val="20"/>
          <w:trPrChange w:id="45" w:author="Sarah Bergmann" w:date="2025-03-09T09:48:00Z" w16du:dateUtc="2025-03-09T08:48:00Z">
            <w:trPr>
              <w:trHeight w:val="193"/>
            </w:trPr>
          </w:trPrChange>
        </w:trPr>
        <w:tc>
          <w:tcPr>
            <w:tcW w:w="9067" w:type="dxa"/>
            <w:gridSpan w:val="12"/>
            <w:vAlign w:val="bottom"/>
            <w:tcPrChange w:id="46" w:author="Sarah Bergmann" w:date="2025-03-09T09:48:00Z" w16du:dateUtc="2025-03-09T08:48:00Z">
              <w:tcPr>
                <w:tcW w:w="9067" w:type="dxa"/>
                <w:gridSpan w:val="11"/>
              </w:tcPr>
            </w:tcPrChange>
          </w:tcPr>
          <w:p w14:paraId="36B53C04" w14:textId="77777777" w:rsidR="00830DDE" w:rsidRPr="000A7532" w:rsidRDefault="00830DDE" w:rsidP="000A7532">
            <w:pPr>
              <w:pStyle w:val="Listenabsatz"/>
              <w:numPr>
                <w:ilvl w:val="0"/>
                <w:numId w:val="24"/>
              </w:numPr>
              <w:rPr>
                <w:rFonts w:ascii="Georgia" w:hAnsi="Georgia"/>
                <w:i/>
                <w:sz w:val="20"/>
                <w:szCs w:val="20"/>
                <w:lang w:val="de-AT"/>
              </w:rPr>
            </w:pPr>
            <w:r w:rsidRPr="000A7532">
              <w:rPr>
                <w:rFonts w:ascii="Georgia" w:hAnsi="Georgia"/>
                <w:i/>
                <w:sz w:val="20"/>
                <w:szCs w:val="20"/>
                <w:lang w:val="de-AT"/>
              </w:rPr>
              <w:t xml:space="preserve">Erarbeitung und Evaluierung von Anträgen </w:t>
            </w:r>
          </w:p>
          <w:p w14:paraId="2553276F" w14:textId="575D1989" w:rsidR="00830DDE" w:rsidRPr="000A7532" w:rsidRDefault="00830DDE" w:rsidP="000A7532">
            <w:pPr>
              <w:pStyle w:val="Listenabsatz"/>
              <w:numPr>
                <w:ilvl w:val="0"/>
                <w:numId w:val="24"/>
              </w:numPr>
              <w:rPr>
                <w:rFonts w:ascii="Georgia" w:hAnsi="Georgia"/>
                <w:i/>
                <w:sz w:val="20"/>
                <w:szCs w:val="20"/>
                <w:lang w:val="de-AT"/>
              </w:rPr>
            </w:pPr>
            <w:del w:id="47" w:author="Simon Werner" w:date="2025-05-11T14:44:00Z" w16du:dateUtc="2025-05-11T12:44:00Z">
              <w:r w:rsidRPr="000A7532" w:rsidDel="00B65A6C">
                <w:rPr>
                  <w:rFonts w:ascii="Georgia" w:hAnsi="Georgia"/>
                  <w:i/>
                  <w:sz w:val="20"/>
                  <w:szCs w:val="20"/>
                  <w:lang w:val="de-AT"/>
                </w:rPr>
                <w:delText>Partizipation am Wahlkampf der Europa-, Bundestags- und Oberbürgermeisterwahlen</w:delText>
              </w:r>
            </w:del>
            <w:ins w:id="48" w:author="Simon Werner" w:date="2025-05-11T14:44:00Z" w16du:dateUtc="2025-05-11T12:44:00Z">
              <w:r w:rsidR="00B65A6C">
                <w:rPr>
                  <w:rFonts w:ascii="Georgia" w:hAnsi="Georgia"/>
                  <w:i/>
                  <w:sz w:val="20"/>
                  <w:szCs w:val="20"/>
                  <w:lang w:val="de-AT"/>
                </w:rPr>
                <w:t>Leitung der programmatischen Abende</w:t>
              </w:r>
            </w:ins>
          </w:p>
          <w:p w14:paraId="68CFAD97" w14:textId="5DB37189" w:rsidR="00F64C22" w:rsidRPr="000A7532" w:rsidRDefault="00830DDE" w:rsidP="000A7532">
            <w:pPr>
              <w:pStyle w:val="Beschreibung"/>
              <w:numPr>
                <w:ilvl w:val="0"/>
                <w:numId w:val="24"/>
              </w:numPr>
              <w:rPr>
                <w:sz w:val="20"/>
                <w:szCs w:val="20"/>
                <w:lang w:val="de-AT"/>
              </w:rPr>
            </w:pPr>
            <w:r w:rsidRPr="000A7532">
              <w:rPr>
                <w:i/>
                <w:sz w:val="20"/>
                <w:szCs w:val="20"/>
                <w:lang w:val="de-AT"/>
              </w:rPr>
              <w:t>Beisitz im Vorstand des Bezirks Westhessen</w:t>
            </w:r>
          </w:p>
        </w:tc>
      </w:tr>
      <w:tr w:rsidR="00F64FA7" w:rsidRPr="000A7532" w14:paraId="4AF19DD1" w14:textId="77777777" w:rsidTr="00BE097C">
        <w:trPr>
          <w:trHeight w:val="346"/>
        </w:trPr>
        <w:tc>
          <w:tcPr>
            <w:tcW w:w="6237" w:type="dxa"/>
            <w:gridSpan w:val="7"/>
            <w:vAlign w:val="bottom"/>
          </w:tcPr>
          <w:p w14:paraId="7756FD9A" w14:textId="60F32CDE" w:rsidR="00F64FA7" w:rsidRPr="000A7532" w:rsidRDefault="00830DDE" w:rsidP="000A7532">
            <w:pPr>
              <w:pStyle w:val="Bullets"/>
              <w:numPr>
                <w:ilvl w:val="0"/>
                <w:numId w:val="0"/>
              </w:numPr>
              <w:rPr>
                <w:smallCaps/>
                <w:sz w:val="24"/>
                <w:szCs w:val="24"/>
              </w:rPr>
            </w:pPr>
            <w:r w:rsidRPr="000A7532">
              <w:rPr>
                <w:b/>
                <w:i w:val="0"/>
                <w:iCs w:val="0"/>
                <w:smallCaps/>
                <w:sz w:val="24"/>
                <w:szCs w:val="24"/>
              </w:rPr>
              <w:t>TuS Nordenstadt 1883 e. V.</w:t>
            </w:r>
          </w:p>
        </w:tc>
        <w:tc>
          <w:tcPr>
            <w:tcW w:w="2830" w:type="dxa"/>
            <w:gridSpan w:val="5"/>
            <w:vAlign w:val="bottom"/>
          </w:tcPr>
          <w:p w14:paraId="30626CB8" w14:textId="5CFF550E" w:rsidR="00F64FA7" w:rsidRPr="000A7532" w:rsidRDefault="00830DDE" w:rsidP="000A7532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4"/>
                <w:szCs w:val="24"/>
              </w:rPr>
            </w:pPr>
            <w:r w:rsidRPr="000A7532">
              <w:rPr>
                <w:smallCaps/>
                <w:sz w:val="24"/>
                <w:szCs w:val="24"/>
              </w:rPr>
              <w:t>Wiesbaden</w:t>
            </w:r>
          </w:p>
        </w:tc>
      </w:tr>
      <w:tr w:rsidR="00F64FA7" w:rsidRPr="000A7532" w14:paraId="56372BDE" w14:textId="77777777" w:rsidTr="000A7532">
        <w:trPr>
          <w:trHeight w:val="20"/>
          <w:trPrChange w:id="49" w:author="Sarah Bergmann" w:date="2025-03-09T09:47:00Z" w16du:dateUtc="2025-03-09T08:47:00Z">
            <w:trPr>
              <w:trHeight w:val="94"/>
            </w:trPr>
          </w:trPrChange>
        </w:trPr>
        <w:tc>
          <w:tcPr>
            <w:tcW w:w="7088" w:type="dxa"/>
            <w:gridSpan w:val="11"/>
            <w:vAlign w:val="bottom"/>
            <w:tcPrChange w:id="50" w:author="Sarah Bergmann" w:date="2025-03-09T09:47:00Z" w16du:dateUtc="2025-03-09T08:47:00Z">
              <w:tcPr>
                <w:tcW w:w="7088" w:type="dxa"/>
                <w:gridSpan w:val="10"/>
              </w:tcPr>
            </w:tcPrChange>
          </w:tcPr>
          <w:p w14:paraId="3C87D247" w14:textId="00237F6B" w:rsidR="00F64FA7" w:rsidRPr="000A7532" w:rsidRDefault="00830DDE" w:rsidP="000A753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0"/>
                <w:szCs w:val="20"/>
                <w:lang w:val="de-AT"/>
              </w:rPr>
            </w:pPr>
            <w:r w:rsidRPr="000A7532">
              <w:rPr>
                <w:i w:val="0"/>
                <w:iCs w:val="0"/>
                <w:sz w:val="20"/>
                <w:szCs w:val="20"/>
                <w:lang w:val="de-AT"/>
              </w:rPr>
              <w:t>Zweiter Vorsitzender der Abteilung Darts</w:t>
            </w:r>
          </w:p>
        </w:tc>
        <w:tc>
          <w:tcPr>
            <w:tcW w:w="1979" w:type="dxa"/>
            <w:vAlign w:val="bottom"/>
            <w:tcPrChange w:id="51" w:author="Sarah Bergmann" w:date="2025-03-09T09:47:00Z" w16du:dateUtc="2025-03-09T08:47:00Z">
              <w:tcPr>
                <w:tcW w:w="1979" w:type="dxa"/>
              </w:tcPr>
            </w:tcPrChange>
          </w:tcPr>
          <w:p w14:paraId="288A2195" w14:textId="57979D9E" w:rsidR="00F64FA7" w:rsidRPr="000A7532" w:rsidRDefault="00F64FA7" w:rsidP="000A7532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20"/>
                <w:szCs w:val="20"/>
                <w:lang w:val="en-US"/>
              </w:rPr>
            </w:pPr>
            <w:r w:rsidRPr="000A7532">
              <w:rPr>
                <w:i w:val="0"/>
                <w:iCs w:val="0"/>
                <w:sz w:val="20"/>
                <w:szCs w:val="20"/>
                <w:lang w:val="en-US"/>
              </w:rPr>
              <w:t>09/2018 – 08/2019</w:t>
            </w:r>
          </w:p>
        </w:tc>
      </w:tr>
      <w:tr w:rsidR="00CE28CC" w:rsidRPr="000A7532" w14:paraId="7ECB507F" w14:textId="77777777" w:rsidTr="000A7532">
        <w:trPr>
          <w:trHeight w:val="20"/>
          <w:trPrChange w:id="52" w:author="Sarah Bergmann" w:date="2025-03-09T09:48:00Z" w16du:dateUtc="2025-03-09T08:48:00Z">
            <w:trPr>
              <w:trHeight w:val="193"/>
            </w:trPr>
          </w:trPrChange>
        </w:trPr>
        <w:tc>
          <w:tcPr>
            <w:tcW w:w="9067" w:type="dxa"/>
            <w:gridSpan w:val="12"/>
            <w:vAlign w:val="bottom"/>
            <w:tcPrChange w:id="53" w:author="Sarah Bergmann" w:date="2025-03-09T09:48:00Z" w16du:dateUtc="2025-03-09T08:48:00Z">
              <w:tcPr>
                <w:tcW w:w="9067" w:type="dxa"/>
                <w:gridSpan w:val="11"/>
              </w:tcPr>
            </w:tcPrChange>
          </w:tcPr>
          <w:p w14:paraId="1A6A237B" w14:textId="24D71FF4" w:rsidR="00CE28CC" w:rsidRPr="000A7532" w:rsidRDefault="00B00B57" w:rsidP="000A7532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20"/>
                <w:szCs w:val="20"/>
                <w:lang w:val="de-AT"/>
              </w:rPr>
            </w:pPr>
            <w:r w:rsidRPr="000A7532">
              <w:rPr>
                <w:i/>
                <w:sz w:val="20"/>
                <w:szCs w:val="20"/>
                <w:lang w:val="de-AT"/>
              </w:rPr>
              <w:t>Organisation und Kommunikation</w:t>
            </w:r>
            <w:r w:rsidR="00830DDE" w:rsidRPr="000A7532">
              <w:rPr>
                <w:i/>
                <w:sz w:val="20"/>
                <w:szCs w:val="20"/>
                <w:lang w:val="de-AT"/>
              </w:rPr>
              <w:t xml:space="preserve"> </w:t>
            </w:r>
            <w:r w:rsidRPr="000A7532">
              <w:rPr>
                <w:i/>
                <w:sz w:val="20"/>
                <w:szCs w:val="20"/>
                <w:lang w:val="de-AT"/>
              </w:rPr>
              <w:t xml:space="preserve">von Terminen </w:t>
            </w:r>
          </w:p>
          <w:p w14:paraId="2CC438FF" w14:textId="52856099" w:rsidR="004067B8" w:rsidRPr="000A7532" w:rsidRDefault="00B00B57" w:rsidP="000A7532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20"/>
                <w:szCs w:val="20"/>
                <w:lang w:val="de-AT"/>
              </w:rPr>
            </w:pPr>
            <w:r w:rsidRPr="000A7532">
              <w:rPr>
                <w:i/>
                <w:sz w:val="20"/>
                <w:szCs w:val="20"/>
                <w:lang w:val="de-AT"/>
              </w:rPr>
              <w:t>Unterstützung der Vereinsveranstaltungen</w:t>
            </w:r>
          </w:p>
        </w:tc>
      </w:tr>
      <w:tr w:rsidR="00B00B57" w:rsidRPr="000A7532" w14:paraId="0EB9971E" w14:textId="77777777" w:rsidTr="00BE097C">
        <w:trPr>
          <w:trHeight w:val="346"/>
        </w:trPr>
        <w:tc>
          <w:tcPr>
            <w:tcW w:w="6237" w:type="dxa"/>
            <w:gridSpan w:val="7"/>
            <w:vAlign w:val="bottom"/>
          </w:tcPr>
          <w:p w14:paraId="7B2B8C3E" w14:textId="4D13E899" w:rsidR="00B00B57" w:rsidRPr="000A7532" w:rsidRDefault="00B00B57" w:rsidP="000A7532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4"/>
                <w:szCs w:val="24"/>
              </w:rPr>
            </w:pPr>
            <w:commentRangeStart w:id="54"/>
            <w:r w:rsidRPr="000A7532">
              <w:rPr>
                <w:b/>
                <w:i w:val="0"/>
                <w:iCs w:val="0"/>
                <w:smallCaps/>
                <w:sz w:val="24"/>
                <w:szCs w:val="24"/>
              </w:rPr>
              <w:t>EUROPEAN BUSINESS COMPETENCE LICENCE</w:t>
            </w:r>
            <w:commentRangeEnd w:id="54"/>
            <w:r w:rsidR="000A7532" w:rsidRPr="000A7532">
              <w:rPr>
                <w:rStyle w:val="Kommentarzeichen"/>
                <w:rFonts w:cstheme="minorBidi"/>
                <w:i w:val="0"/>
                <w:iCs w:val="0"/>
                <w:color w:val="auto"/>
                <w:rPrChange w:id="55" w:author="Sarah Bergmann" w:date="2025-03-09T09:49:00Z" w16du:dateUtc="2025-03-09T08:49:00Z">
                  <w:rPr>
                    <w:rStyle w:val="Kommentarzeichen"/>
                    <w:rFonts w:asciiTheme="minorHAnsi" w:hAnsiTheme="minorHAnsi" w:cstheme="minorBidi"/>
                    <w:i w:val="0"/>
                    <w:iCs w:val="0"/>
                    <w:color w:val="auto"/>
                  </w:rPr>
                </w:rPrChange>
              </w:rPr>
              <w:commentReference w:id="54"/>
            </w:r>
          </w:p>
        </w:tc>
        <w:tc>
          <w:tcPr>
            <w:tcW w:w="2830" w:type="dxa"/>
            <w:gridSpan w:val="5"/>
            <w:vAlign w:val="bottom"/>
          </w:tcPr>
          <w:p w14:paraId="50B018F0" w14:textId="6FEAFE2F" w:rsidR="00B00B57" w:rsidRPr="000A7532" w:rsidRDefault="00BE097C" w:rsidP="000A7532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4"/>
                <w:szCs w:val="24"/>
              </w:rPr>
            </w:pPr>
            <w:r w:rsidRPr="000A7532">
              <w:rPr>
                <w:smallCaps/>
                <w:sz w:val="24"/>
                <w:szCs w:val="24"/>
              </w:rPr>
              <w:t>Wien</w:t>
            </w:r>
          </w:p>
        </w:tc>
      </w:tr>
      <w:tr w:rsidR="00B00B57" w:rsidRPr="00A32170" w14:paraId="0864F35F" w14:textId="77777777" w:rsidTr="000A7532">
        <w:trPr>
          <w:trHeight w:val="20"/>
          <w:trPrChange w:id="56" w:author="Sarah Bergmann" w:date="2025-03-09T09:47:00Z" w16du:dateUtc="2025-03-09T08:47:00Z">
            <w:trPr>
              <w:trHeight w:val="193"/>
            </w:trPr>
          </w:trPrChange>
        </w:trPr>
        <w:tc>
          <w:tcPr>
            <w:tcW w:w="7088" w:type="dxa"/>
            <w:gridSpan w:val="11"/>
            <w:vAlign w:val="bottom"/>
            <w:tcPrChange w:id="57" w:author="Sarah Bergmann" w:date="2025-03-09T09:47:00Z" w16du:dateUtc="2025-03-09T08:47:00Z">
              <w:tcPr>
                <w:tcW w:w="7088" w:type="dxa"/>
                <w:gridSpan w:val="10"/>
              </w:tcPr>
            </w:tcPrChange>
          </w:tcPr>
          <w:p w14:paraId="47FA1196" w14:textId="1BD1202C" w:rsidR="00B00B57" w:rsidRPr="000A7532" w:rsidRDefault="00BE097C" w:rsidP="000A753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0"/>
                <w:szCs w:val="20"/>
                <w:lang w:val="en-US"/>
              </w:rPr>
            </w:pPr>
            <w:proofErr w:type="spellStart"/>
            <w:r w:rsidRPr="000A7532">
              <w:rPr>
                <w:i w:val="0"/>
                <w:iCs w:val="0"/>
                <w:sz w:val="20"/>
                <w:szCs w:val="20"/>
                <w:lang w:val="en-US"/>
              </w:rPr>
              <w:t>Zertifikat</w:t>
            </w:r>
            <w:proofErr w:type="spellEnd"/>
            <w:r w:rsidRPr="000A7532">
              <w:rPr>
                <w:i w:val="0"/>
                <w:iCs w:val="0"/>
                <w:sz w:val="20"/>
                <w:szCs w:val="20"/>
                <w:lang w:val="en-US"/>
              </w:rPr>
              <w:t xml:space="preserve"> für Commercial English Level A</w:t>
            </w:r>
          </w:p>
        </w:tc>
        <w:tc>
          <w:tcPr>
            <w:tcW w:w="1979" w:type="dxa"/>
            <w:tcPrChange w:id="58" w:author="Sarah Bergmann" w:date="2025-03-09T09:47:00Z" w16du:dateUtc="2025-03-09T08:47:00Z">
              <w:tcPr>
                <w:tcW w:w="1979" w:type="dxa"/>
              </w:tcPr>
            </w:tcPrChange>
          </w:tcPr>
          <w:p w14:paraId="5F818F57" w14:textId="35D9AE39" w:rsidR="00B00B57" w:rsidRPr="000A7532" w:rsidRDefault="00A32170" w:rsidP="00A32170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20"/>
                <w:szCs w:val="20"/>
                <w:lang w:val="en-US"/>
              </w:rPr>
            </w:pPr>
            <w:ins w:id="59" w:author="Simon Werner" w:date="2025-03-16T15:13:00Z" w16du:dateUtc="2025-03-16T14:13:00Z">
              <w:r>
                <w:rPr>
                  <w:i w:val="0"/>
                  <w:iCs w:val="0"/>
                  <w:sz w:val="20"/>
                  <w:szCs w:val="20"/>
                  <w:lang w:val="en-US"/>
                </w:rPr>
                <w:t>02/2023</w:t>
              </w:r>
            </w:ins>
          </w:p>
        </w:tc>
      </w:tr>
      <w:tr w:rsidR="00BE097C" w:rsidRPr="000A7532" w14:paraId="77C0D262" w14:textId="77777777" w:rsidTr="000A7532">
        <w:trPr>
          <w:trHeight w:val="20"/>
          <w:trPrChange w:id="60" w:author="Sarah Bergmann" w:date="2025-03-09T09:47:00Z" w16du:dateUtc="2025-03-09T08:47:00Z">
            <w:trPr>
              <w:trHeight w:val="193"/>
            </w:trPr>
          </w:trPrChange>
        </w:trPr>
        <w:tc>
          <w:tcPr>
            <w:tcW w:w="9067" w:type="dxa"/>
            <w:gridSpan w:val="12"/>
            <w:vAlign w:val="bottom"/>
            <w:tcPrChange w:id="61" w:author="Sarah Bergmann" w:date="2025-03-09T09:47:00Z" w16du:dateUtc="2025-03-09T08:47:00Z">
              <w:tcPr>
                <w:tcW w:w="9067" w:type="dxa"/>
                <w:gridSpan w:val="11"/>
              </w:tcPr>
            </w:tcPrChange>
          </w:tcPr>
          <w:p w14:paraId="0D3650A7" w14:textId="603214C4" w:rsidR="00BE097C" w:rsidRPr="000A7532" w:rsidRDefault="00BE097C" w:rsidP="000A7532">
            <w:pPr>
              <w:pStyle w:val="Bullets"/>
              <w:numPr>
                <w:ilvl w:val="0"/>
                <w:numId w:val="29"/>
              </w:numPr>
              <w:rPr>
                <w:sz w:val="20"/>
                <w:szCs w:val="20"/>
                <w:rPrChange w:id="62" w:author="Sarah Bergmann" w:date="2025-03-09T09:50:00Z" w16du:dateUtc="2025-03-09T08:50:00Z">
                  <w:rPr>
                    <w:i w:val="0"/>
                    <w:iCs w:val="0"/>
                    <w:sz w:val="20"/>
                    <w:szCs w:val="20"/>
                  </w:rPr>
                </w:rPrChange>
              </w:rPr>
            </w:pPr>
            <w:r w:rsidRPr="000A7532">
              <w:rPr>
                <w:sz w:val="20"/>
                <w:szCs w:val="20"/>
                <w:rPrChange w:id="63" w:author="Sarah Bergmann" w:date="2025-03-09T09:50:00Z" w16du:dateUtc="2025-03-09T08:50:00Z">
                  <w:rPr>
                    <w:i w:val="0"/>
                    <w:iCs w:val="0"/>
                    <w:sz w:val="20"/>
                    <w:szCs w:val="20"/>
                  </w:rPr>
                </w:rPrChange>
              </w:rPr>
              <w:t>Inhalte: Bilanz, Kennzahlen, Kostenrechnung, Wirtschaftsrecht</w:t>
            </w:r>
          </w:p>
        </w:tc>
      </w:tr>
      <w:tr w:rsidR="00BE097C" w:rsidRPr="000A7532" w14:paraId="5D6C19D8" w14:textId="77777777" w:rsidTr="00025F05">
        <w:trPr>
          <w:trHeight w:val="346"/>
        </w:trPr>
        <w:tc>
          <w:tcPr>
            <w:tcW w:w="6237" w:type="dxa"/>
            <w:gridSpan w:val="7"/>
            <w:vAlign w:val="bottom"/>
          </w:tcPr>
          <w:p w14:paraId="307059E5" w14:textId="79EF91F7" w:rsidR="00BE097C" w:rsidRPr="000A7532" w:rsidRDefault="00BE097C" w:rsidP="000A7532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4"/>
                <w:szCs w:val="24"/>
              </w:rPr>
            </w:pPr>
            <w:r w:rsidRPr="000A7532">
              <w:rPr>
                <w:b/>
                <w:i w:val="0"/>
                <w:iCs w:val="0"/>
                <w:smallCaps/>
                <w:sz w:val="24"/>
                <w:szCs w:val="24"/>
              </w:rPr>
              <w:t>KIM-CHI-WIESBADEN</w:t>
            </w:r>
          </w:p>
        </w:tc>
        <w:tc>
          <w:tcPr>
            <w:tcW w:w="2830" w:type="dxa"/>
            <w:gridSpan w:val="5"/>
            <w:vAlign w:val="bottom"/>
          </w:tcPr>
          <w:p w14:paraId="6135863F" w14:textId="1E23617C" w:rsidR="00BE097C" w:rsidRPr="000A7532" w:rsidRDefault="00BE097C" w:rsidP="000A7532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4"/>
                <w:szCs w:val="24"/>
              </w:rPr>
            </w:pPr>
            <w:r w:rsidRPr="000A7532">
              <w:rPr>
                <w:smallCaps/>
                <w:sz w:val="24"/>
                <w:szCs w:val="24"/>
              </w:rPr>
              <w:t>INTERNATIONAL</w:t>
            </w:r>
          </w:p>
        </w:tc>
      </w:tr>
      <w:tr w:rsidR="00BE097C" w:rsidRPr="000A7532" w14:paraId="110823F8" w14:textId="77777777" w:rsidTr="000A7532">
        <w:trPr>
          <w:trHeight w:val="20"/>
          <w:trPrChange w:id="64" w:author="Sarah Bergmann" w:date="2025-03-09T09:47:00Z" w16du:dateUtc="2025-03-09T08:47:00Z">
            <w:trPr>
              <w:trHeight w:val="193"/>
            </w:trPr>
          </w:trPrChange>
        </w:trPr>
        <w:tc>
          <w:tcPr>
            <w:tcW w:w="7088" w:type="dxa"/>
            <w:gridSpan w:val="11"/>
            <w:vAlign w:val="bottom"/>
            <w:tcPrChange w:id="65" w:author="Sarah Bergmann" w:date="2025-03-09T09:47:00Z" w16du:dateUtc="2025-03-09T08:47:00Z">
              <w:tcPr>
                <w:tcW w:w="7088" w:type="dxa"/>
                <w:gridSpan w:val="10"/>
              </w:tcPr>
            </w:tcPrChange>
          </w:tcPr>
          <w:p w14:paraId="1A9D953C" w14:textId="6BC54A9D" w:rsidR="00BE097C" w:rsidRPr="000A7532" w:rsidRDefault="00BE097C" w:rsidP="000A753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0"/>
                <w:szCs w:val="20"/>
              </w:rPr>
            </w:pPr>
            <w:r w:rsidRPr="000A7532">
              <w:rPr>
                <w:i w:val="0"/>
                <w:iCs w:val="0"/>
                <w:sz w:val="20"/>
                <w:szCs w:val="20"/>
              </w:rPr>
              <w:t>Mitglied im Leistungssportverein (Judo und Sambo)</w:t>
            </w:r>
          </w:p>
        </w:tc>
        <w:tc>
          <w:tcPr>
            <w:tcW w:w="1979" w:type="dxa"/>
            <w:vAlign w:val="bottom"/>
            <w:tcPrChange w:id="66" w:author="Sarah Bergmann" w:date="2025-03-09T09:47:00Z" w16du:dateUtc="2025-03-09T08:47:00Z">
              <w:tcPr>
                <w:tcW w:w="1979" w:type="dxa"/>
              </w:tcPr>
            </w:tcPrChange>
          </w:tcPr>
          <w:p w14:paraId="2A72CBFB" w14:textId="34F49FE1" w:rsidR="00BE097C" w:rsidRPr="000A7532" w:rsidRDefault="00BE097C" w:rsidP="000A7532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20"/>
                <w:szCs w:val="20"/>
              </w:rPr>
            </w:pPr>
            <w:r w:rsidRPr="000A7532">
              <w:rPr>
                <w:i w:val="0"/>
                <w:iCs w:val="0"/>
                <w:sz w:val="20"/>
                <w:szCs w:val="20"/>
              </w:rPr>
              <w:t>07/2008 – 12/2017</w:t>
            </w:r>
          </w:p>
        </w:tc>
      </w:tr>
      <w:tr w:rsidR="00BE097C" w:rsidRPr="000A7532" w14:paraId="6DDDE069" w14:textId="77777777" w:rsidTr="000A7532">
        <w:trPr>
          <w:trHeight w:val="20"/>
          <w:trPrChange w:id="67" w:author="Sarah Bergmann" w:date="2025-03-09T09:47:00Z" w16du:dateUtc="2025-03-09T08:47:00Z">
            <w:trPr>
              <w:trHeight w:val="193"/>
            </w:trPr>
          </w:trPrChange>
        </w:trPr>
        <w:tc>
          <w:tcPr>
            <w:tcW w:w="9067" w:type="dxa"/>
            <w:gridSpan w:val="12"/>
            <w:vAlign w:val="bottom"/>
            <w:tcPrChange w:id="68" w:author="Sarah Bergmann" w:date="2025-03-09T09:47:00Z" w16du:dateUtc="2025-03-09T08:47:00Z">
              <w:tcPr>
                <w:tcW w:w="9067" w:type="dxa"/>
                <w:gridSpan w:val="11"/>
              </w:tcPr>
            </w:tcPrChange>
          </w:tcPr>
          <w:p w14:paraId="0A4E72CA" w14:textId="77777777" w:rsidR="00BE097C" w:rsidRPr="000A7532" w:rsidRDefault="00BE097C" w:rsidP="000A7532">
            <w:pPr>
              <w:pStyle w:val="Bullets"/>
              <w:tabs>
                <w:tab w:val="left" w:pos="1200"/>
              </w:tabs>
              <w:rPr>
                <w:sz w:val="20"/>
                <w:szCs w:val="20"/>
                <w:rPrChange w:id="69" w:author="Sarah Bergmann" w:date="2025-03-09T09:50:00Z" w16du:dateUtc="2025-03-09T08:50:00Z">
                  <w:rPr>
                    <w:i w:val="0"/>
                    <w:iCs w:val="0"/>
                    <w:sz w:val="20"/>
                    <w:szCs w:val="20"/>
                  </w:rPr>
                </w:rPrChange>
              </w:rPr>
            </w:pPr>
            <w:r w:rsidRPr="000A7532">
              <w:rPr>
                <w:sz w:val="20"/>
                <w:szCs w:val="20"/>
                <w:rPrChange w:id="70" w:author="Sarah Bergmann" w:date="2025-03-09T09:50:00Z" w16du:dateUtc="2025-03-09T08:50:00Z">
                  <w:rPr>
                    <w:i w:val="0"/>
                    <w:iCs w:val="0"/>
                    <w:sz w:val="20"/>
                    <w:szCs w:val="20"/>
                  </w:rPr>
                </w:rPrChange>
              </w:rPr>
              <w:t>Größte Erfolge: Deutscher Vizemeister im Sambo (U15-Einzel) und Judo (U16-Mannschaft)</w:t>
            </w:r>
          </w:p>
          <w:p w14:paraId="1DB6364B" w14:textId="6B111B3A" w:rsidR="00BE097C" w:rsidRPr="000A7532" w:rsidRDefault="00BE097C" w:rsidP="000A7532">
            <w:pPr>
              <w:pStyle w:val="Bullets"/>
              <w:tabs>
                <w:tab w:val="left" w:pos="1200"/>
              </w:tabs>
              <w:rPr>
                <w:i w:val="0"/>
                <w:iCs w:val="0"/>
                <w:sz w:val="20"/>
                <w:szCs w:val="20"/>
              </w:rPr>
            </w:pPr>
            <w:r w:rsidRPr="000A7532">
              <w:rPr>
                <w:sz w:val="20"/>
                <w:szCs w:val="20"/>
                <w:rPrChange w:id="71" w:author="Sarah Bergmann" w:date="2025-03-09T09:50:00Z" w16du:dateUtc="2025-03-09T08:50:00Z">
                  <w:rPr>
                    <w:i w:val="0"/>
                    <w:iCs w:val="0"/>
                    <w:sz w:val="20"/>
                    <w:szCs w:val="20"/>
                  </w:rPr>
                </w:rPrChange>
              </w:rPr>
              <w:t>Bestreitung von über 100 Turnieren</w:t>
            </w:r>
          </w:p>
        </w:tc>
      </w:tr>
      <w:tr w:rsidR="00BE097C" w:rsidRPr="000A7532" w14:paraId="482569A2" w14:textId="77777777" w:rsidTr="00BE097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78D7F049" w:rsidR="00BE097C" w:rsidRPr="000A7532" w:rsidRDefault="00BE097C" w:rsidP="000A7532">
            <w:pPr>
              <w:jc w:val="center"/>
              <w:rPr>
                <w:rFonts w:ascii="Georgia" w:hAnsi="Georgia"/>
                <w:b/>
                <w:smallCaps/>
                <w:sz w:val="30"/>
                <w:szCs w:val="30"/>
              </w:rPr>
            </w:pPr>
            <w:r w:rsidRPr="000A7532">
              <w:rPr>
                <w:rFonts w:ascii="Georgia" w:hAnsi="Georgia"/>
                <w:b/>
                <w:smallCaps/>
                <w:sz w:val="30"/>
                <w:szCs w:val="30"/>
              </w:rPr>
              <w:t>Fähigkeiten &amp; Interessen</w:t>
            </w:r>
          </w:p>
        </w:tc>
      </w:tr>
      <w:tr w:rsidR="00BE097C" w:rsidRPr="000A7532" w14:paraId="2B257790" w14:textId="77777777" w:rsidTr="00BE097C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BE097C" w:rsidRPr="000A7532" w:rsidRDefault="00BE097C" w:rsidP="000A7532">
            <w:pPr>
              <w:rPr>
                <w:rFonts w:ascii="Georgia" w:hAnsi="Georgia"/>
                <w:sz w:val="20"/>
                <w:szCs w:val="20"/>
              </w:rPr>
            </w:pPr>
            <w:r w:rsidRPr="000A7532">
              <w:rPr>
                <w:rFonts w:ascii="Georgia" w:hAnsi="Georgia"/>
                <w:sz w:val="20"/>
                <w:szCs w:val="20"/>
              </w:rPr>
              <w:t>Sprachen:</w:t>
            </w:r>
          </w:p>
        </w:tc>
        <w:tc>
          <w:tcPr>
            <w:tcW w:w="7082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275BA4BD" w:rsidR="00BE097C" w:rsidRPr="000A7532" w:rsidRDefault="00BE097C" w:rsidP="000A7532">
            <w:pPr>
              <w:rPr>
                <w:rFonts w:ascii="Georgia" w:hAnsi="Georgia"/>
                <w:sz w:val="20"/>
                <w:szCs w:val="20"/>
                <w:lang w:val="de-AT"/>
              </w:rPr>
            </w:pPr>
            <w:commentRangeStart w:id="72"/>
            <w:r w:rsidRPr="000A7532">
              <w:rPr>
                <w:rFonts w:ascii="Georgia" w:hAnsi="Georgia" w:cs="Georgia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0A7532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0A7532">
              <w:rPr>
                <w:rFonts w:ascii="Georgia" w:hAnsi="Georgia" w:cs="Georgia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0A7532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ins w:id="73" w:author="Sarah Bergmann" w:date="2025-03-09T09:48:00Z" w16du:dateUtc="2025-03-09T08:48:00Z">
              <w:r w:rsidR="000A7532" w:rsidRPr="000A7532">
                <w:rPr>
                  <w:rFonts w:ascii="Georgia" w:hAnsi="Georgia" w:cs="Georgia"/>
                  <w:i/>
                  <w:iCs/>
                  <w:color w:val="000000"/>
                  <w:sz w:val="20"/>
                  <w:szCs w:val="20"/>
                  <w:lang w:val="de-AT"/>
                </w:rPr>
                <w:t>v</w:t>
              </w:r>
            </w:ins>
            <w:del w:id="74" w:author="Sarah Bergmann" w:date="2025-03-09T09:48:00Z" w16du:dateUtc="2025-03-09T08:48:00Z">
              <w:r w:rsidRPr="000A7532" w:rsidDel="000A7532">
                <w:rPr>
                  <w:rFonts w:ascii="Georgia" w:hAnsi="Georgia" w:cs="Georgia"/>
                  <w:i/>
                  <w:iCs/>
                  <w:color w:val="000000"/>
                  <w:sz w:val="20"/>
                  <w:szCs w:val="20"/>
                  <w:lang w:val="de-AT"/>
                </w:rPr>
                <w:delText>V</w:delText>
              </w:r>
            </w:del>
            <w:r w:rsidRPr="000A7532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de-AT"/>
              </w:rPr>
              <w:t>erhandlungssicher)</w:t>
            </w:r>
            <w:r w:rsidRPr="000A7532">
              <w:rPr>
                <w:rFonts w:ascii="Georgia" w:hAnsi="Georgia" w:cs="Georgia"/>
                <w:color w:val="000000"/>
                <w:sz w:val="20"/>
                <w:szCs w:val="20"/>
                <w:lang w:val="de-AT"/>
              </w:rPr>
              <w:t xml:space="preserve">, </w:t>
            </w:r>
            <w:r w:rsidR="001C19D2" w:rsidRPr="000A7532">
              <w:rPr>
                <w:rFonts w:ascii="Georgia" w:hAnsi="Georgia" w:cs="Georgia"/>
                <w:color w:val="000000"/>
                <w:sz w:val="20"/>
                <w:szCs w:val="20"/>
                <w:lang w:val="de-AT"/>
              </w:rPr>
              <w:t>Französisch</w:t>
            </w:r>
            <w:r w:rsidRPr="000A7532">
              <w:rPr>
                <w:rFonts w:ascii="Georgia" w:hAnsi="Georgia" w:cs="Georgia"/>
                <w:color w:val="000000"/>
                <w:sz w:val="20"/>
                <w:szCs w:val="20"/>
                <w:lang w:val="de-AT"/>
              </w:rPr>
              <w:t xml:space="preserve"> </w:t>
            </w:r>
            <w:r w:rsidRPr="000A7532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524AD2" w:rsidRPr="000A7532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de-AT"/>
              </w:rPr>
              <w:t>A</w:t>
            </w:r>
            <w:r w:rsidRPr="000A7532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de-AT"/>
              </w:rPr>
              <w:t>2)</w:t>
            </w:r>
            <w:r w:rsidRPr="000A7532">
              <w:rPr>
                <w:rFonts w:ascii="Georgia" w:hAnsi="Georgia" w:cs="Georgia"/>
                <w:color w:val="000000"/>
                <w:sz w:val="20"/>
                <w:szCs w:val="20"/>
                <w:lang w:val="de-AT"/>
              </w:rPr>
              <w:t xml:space="preserve"> </w:t>
            </w:r>
            <w:commentRangeEnd w:id="72"/>
            <w:r w:rsidR="000A7532" w:rsidRPr="000A7532">
              <w:rPr>
                <w:rStyle w:val="Kommentarzeichen"/>
                <w:rFonts w:ascii="Georgia" w:hAnsi="Georgia"/>
                <w:rPrChange w:id="75" w:author="Sarah Bergmann" w:date="2025-03-09T09:49:00Z" w16du:dateUtc="2025-03-09T08:49:00Z">
                  <w:rPr>
                    <w:rStyle w:val="Kommentarzeichen"/>
                  </w:rPr>
                </w:rPrChange>
              </w:rPr>
              <w:commentReference w:id="72"/>
            </w:r>
          </w:p>
        </w:tc>
      </w:tr>
      <w:tr w:rsidR="00BE097C" w:rsidRPr="000A7532" w14:paraId="45706C3F" w14:textId="77777777" w:rsidTr="000A7532">
        <w:trPr>
          <w:trHeight w:val="340"/>
          <w:trPrChange w:id="76" w:author="Sarah Bergmann" w:date="2025-03-09T09:49:00Z" w16du:dateUtc="2025-03-09T08:49:00Z">
            <w:trPr>
              <w:trHeight w:val="283"/>
            </w:trPr>
          </w:trPrChange>
        </w:trPr>
        <w:tc>
          <w:tcPr>
            <w:tcW w:w="1985" w:type="dxa"/>
            <w:vAlign w:val="bottom"/>
            <w:tcPrChange w:id="77" w:author="Sarah Bergmann" w:date="2025-03-09T09:49:00Z" w16du:dateUtc="2025-03-09T08:49:00Z">
              <w:tcPr>
                <w:tcW w:w="1985" w:type="dxa"/>
                <w:vAlign w:val="bottom"/>
              </w:tcPr>
            </w:tcPrChange>
          </w:tcPr>
          <w:p w14:paraId="57688BDA" w14:textId="350496FE" w:rsidR="00BE097C" w:rsidRPr="000A7532" w:rsidRDefault="00BE097C" w:rsidP="000A7532">
            <w:pPr>
              <w:rPr>
                <w:rFonts w:ascii="Georgia" w:hAnsi="Georgia"/>
                <w:sz w:val="20"/>
                <w:szCs w:val="20"/>
              </w:rPr>
            </w:pPr>
            <w:r w:rsidRPr="000A7532">
              <w:rPr>
                <w:rFonts w:ascii="Georgia" w:hAnsi="Georgia"/>
                <w:sz w:val="20"/>
                <w:szCs w:val="20"/>
              </w:rPr>
              <w:t>Technisch:</w:t>
            </w:r>
          </w:p>
        </w:tc>
        <w:tc>
          <w:tcPr>
            <w:tcW w:w="7082" w:type="dxa"/>
            <w:gridSpan w:val="11"/>
            <w:vAlign w:val="bottom"/>
            <w:tcPrChange w:id="78" w:author="Sarah Bergmann" w:date="2025-03-09T09:49:00Z" w16du:dateUtc="2025-03-09T08:49:00Z">
              <w:tcPr>
                <w:tcW w:w="7082" w:type="dxa"/>
                <w:gridSpan w:val="10"/>
                <w:vAlign w:val="bottom"/>
              </w:tcPr>
            </w:tcPrChange>
          </w:tcPr>
          <w:p w14:paraId="60CA2168" w14:textId="45808DA8" w:rsidR="00BE097C" w:rsidRPr="000A7532" w:rsidRDefault="00BE097C" w:rsidP="000A7532">
            <w:pPr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rPrChange w:id="79" w:author="Sarah Bergmann" w:date="2025-03-09T09:49:00Z" w16du:dateUtc="2025-03-09T08:49:00Z">
                  <w:rPr>
                    <w:rFonts w:ascii="Georgia" w:hAnsi="Georgia" w:cs="Georgia"/>
                    <w:i/>
                    <w:iCs/>
                    <w:color w:val="000000"/>
                    <w:sz w:val="20"/>
                    <w:szCs w:val="20"/>
                    <w:lang w:val="en-US"/>
                  </w:rPr>
                </w:rPrChange>
              </w:rPr>
            </w:pPr>
            <w:r w:rsidRPr="000A7532">
              <w:rPr>
                <w:rFonts w:ascii="Georgia" w:hAnsi="Georgia" w:cs="Georgia"/>
                <w:color w:val="000000"/>
                <w:sz w:val="20"/>
                <w:szCs w:val="20"/>
                <w:rPrChange w:id="80" w:author="Sarah Bergmann" w:date="2025-03-09T09:49:00Z" w16du:dateUtc="2025-03-09T08:49:00Z">
                  <w:rPr>
                    <w:rFonts w:ascii="Georgia" w:hAnsi="Georgia" w:cs="Georgia"/>
                    <w:color w:val="000000"/>
                    <w:sz w:val="20"/>
                    <w:szCs w:val="20"/>
                    <w:lang w:val="en-US"/>
                  </w:rPr>
                </w:rPrChange>
              </w:rPr>
              <w:t xml:space="preserve">Microsoft Office </w:t>
            </w:r>
            <w:r w:rsidRPr="000A7532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rPrChange w:id="81" w:author="Sarah Bergmann" w:date="2025-03-09T09:49:00Z" w16du:dateUtc="2025-03-09T08:49:00Z">
                  <w:rPr>
                    <w:rFonts w:ascii="Georgia" w:hAnsi="Georgia" w:cs="Georgia"/>
                    <w:i/>
                    <w:iCs/>
                    <w:color w:val="000000"/>
                    <w:sz w:val="20"/>
                    <w:szCs w:val="20"/>
                    <w:lang w:val="en-US"/>
                  </w:rPr>
                </w:rPrChange>
              </w:rPr>
              <w:t>(fortgeschritten)</w:t>
            </w:r>
            <w:r w:rsidRPr="000A7532">
              <w:rPr>
                <w:rFonts w:ascii="Georgia" w:hAnsi="Georgia" w:cs="Georgia"/>
                <w:color w:val="000000"/>
                <w:sz w:val="20"/>
                <w:szCs w:val="20"/>
                <w:rPrChange w:id="82" w:author="Sarah Bergmann" w:date="2025-03-09T09:49:00Z" w16du:dateUtc="2025-03-09T08:49:00Z">
                  <w:rPr>
                    <w:rFonts w:ascii="Georgia" w:hAnsi="Georgia" w:cs="Georgia"/>
                    <w:color w:val="000000"/>
                    <w:sz w:val="20"/>
                    <w:szCs w:val="20"/>
                    <w:lang w:val="en-US"/>
                  </w:rPr>
                </w:rPrChange>
              </w:rPr>
              <w:t xml:space="preserve">, </w:t>
            </w:r>
            <w:r w:rsidR="00524AD2" w:rsidRPr="000A7532">
              <w:rPr>
                <w:rFonts w:ascii="Georgia" w:hAnsi="Georgia" w:cs="Georgia"/>
                <w:color w:val="000000"/>
                <w:sz w:val="20"/>
                <w:szCs w:val="20"/>
                <w:rPrChange w:id="83" w:author="Sarah Bergmann" w:date="2025-03-09T09:49:00Z" w16du:dateUtc="2025-03-09T08:49:00Z">
                  <w:rPr>
                    <w:rFonts w:ascii="Georgia" w:hAnsi="Georgia" w:cs="Georgia"/>
                    <w:color w:val="000000"/>
                    <w:sz w:val="20"/>
                    <w:szCs w:val="20"/>
                    <w:lang w:val="en-US"/>
                  </w:rPr>
                </w:rPrChange>
              </w:rPr>
              <w:t xml:space="preserve">Visual Basic </w:t>
            </w:r>
            <w:ins w:id="84" w:author="Sarah Bergmann" w:date="2025-03-09T09:49:00Z" w16du:dateUtc="2025-03-09T08:49:00Z">
              <w:r w:rsidR="000A7532" w:rsidRPr="000A7532">
                <w:rPr>
                  <w:rFonts w:ascii="Georgia" w:hAnsi="Georgia" w:cs="Georgia"/>
                  <w:i/>
                  <w:iCs/>
                  <w:color w:val="000000"/>
                  <w:sz w:val="20"/>
                  <w:szCs w:val="20"/>
                  <w:rPrChange w:id="85" w:author="Sarah Bergmann" w:date="2025-03-09T09:49:00Z" w16du:dateUtc="2025-03-09T08:49:00Z">
                    <w:rPr>
                      <w:rFonts w:ascii="Georgia" w:hAnsi="Georgia" w:cs="Georgia"/>
                      <w:i/>
                      <w:iCs/>
                      <w:color w:val="000000"/>
                      <w:sz w:val="20"/>
                      <w:szCs w:val="20"/>
                      <w:lang w:val="en-US"/>
                    </w:rPr>
                  </w:rPrChange>
                </w:rPr>
                <w:t>(Grundkenntnisse</w:t>
              </w:r>
            </w:ins>
            <w:del w:id="86" w:author="Sarah Bergmann" w:date="2025-03-09T09:49:00Z" w16du:dateUtc="2025-03-09T08:49:00Z">
              <w:r w:rsidR="00524AD2" w:rsidRPr="000A7532" w:rsidDel="000A7532">
                <w:rPr>
                  <w:rFonts w:ascii="Georgia" w:hAnsi="Georgia" w:cs="Georgia"/>
                  <w:i/>
                  <w:iCs/>
                  <w:color w:val="000000"/>
                  <w:sz w:val="20"/>
                  <w:szCs w:val="20"/>
                  <w:rPrChange w:id="87" w:author="Sarah Bergmann" w:date="2025-03-09T09:49:00Z" w16du:dateUtc="2025-03-09T08:49:00Z">
                    <w:rPr>
                      <w:rFonts w:ascii="Georgia" w:hAnsi="Georgia" w:cs="Georgia"/>
                      <w:i/>
                      <w:iCs/>
                      <w:color w:val="000000"/>
                      <w:sz w:val="20"/>
                      <w:szCs w:val="20"/>
                      <w:lang w:val="en-US"/>
                    </w:rPr>
                  </w:rPrChange>
                </w:rPr>
                <w:delText>(basic</w:delText>
              </w:r>
            </w:del>
            <w:r w:rsidRPr="000A7532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rPrChange w:id="88" w:author="Sarah Bergmann" w:date="2025-03-09T09:49:00Z" w16du:dateUtc="2025-03-09T08:49:00Z">
                  <w:rPr>
                    <w:rFonts w:ascii="Georgia" w:hAnsi="Georgia" w:cs="Georgia"/>
                    <w:i/>
                    <w:iCs/>
                    <w:color w:val="000000"/>
                    <w:sz w:val="20"/>
                    <w:szCs w:val="20"/>
                    <w:lang w:val="en-US"/>
                  </w:rPr>
                </w:rPrChange>
              </w:rPr>
              <w:t>)</w:t>
            </w:r>
          </w:p>
        </w:tc>
      </w:tr>
      <w:tr w:rsidR="00BE097C" w:rsidRPr="000A7532" w14:paraId="071AB173" w14:textId="77777777" w:rsidTr="000A7532">
        <w:trPr>
          <w:trHeight w:val="1020"/>
          <w:trPrChange w:id="89" w:author="Sarah Bergmann" w:date="2025-03-09T09:49:00Z" w16du:dateUtc="2025-03-09T08:49:00Z">
            <w:trPr>
              <w:trHeight w:val="1020"/>
            </w:trPr>
          </w:trPrChange>
        </w:trPr>
        <w:tc>
          <w:tcPr>
            <w:tcW w:w="2552" w:type="dxa"/>
            <w:gridSpan w:val="2"/>
            <w:vAlign w:val="bottom"/>
            <w:tcPrChange w:id="90" w:author="Sarah Bergmann" w:date="2025-03-09T09:49:00Z" w16du:dateUtc="2025-03-09T08:49:00Z">
              <w:tcPr>
                <w:tcW w:w="1985" w:type="dxa"/>
                <w:vAlign w:val="bottom"/>
              </w:tcPr>
            </w:tcPrChange>
          </w:tcPr>
          <w:p w14:paraId="406B03AC" w14:textId="0E78F58E" w:rsidR="00BE097C" w:rsidRPr="000A7532" w:rsidRDefault="000A7532" w:rsidP="000A7532">
            <w:pPr>
              <w:rPr>
                <w:rFonts w:ascii="Georgia" w:hAnsi="Georgia"/>
                <w:sz w:val="20"/>
                <w:szCs w:val="20"/>
                <w:rPrChange w:id="91" w:author="Sarah Bergmann" w:date="2025-03-09T09:49:00Z" w16du:dateUtc="2025-03-09T08:49:00Z">
                  <w:rPr>
                    <w:rFonts w:ascii="Georgia" w:hAnsi="Georgia"/>
                    <w:sz w:val="20"/>
                    <w:szCs w:val="20"/>
                    <w:lang w:val="en-US"/>
                  </w:rPr>
                </w:rPrChange>
              </w:rPr>
            </w:pPr>
            <w:ins w:id="92" w:author="Sarah Bergmann" w:date="2025-03-09T09:49:00Z" w16du:dateUtc="2025-03-09T08:49:00Z">
              <w:r w:rsidRPr="000A7532">
                <w:rPr>
                  <w:rFonts w:ascii="Georgia" w:hAnsi="Georgia"/>
                  <w:sz w:val="20"/>
                  <w:szCs w:val="20"/>
                </w:rPr>
                <w:t xml:space="preserve">Wiesbaden, </w:t>
              </w:r>
              <w:del w:id="93" w:author="Simon Werner" w:date="2025-03-16T15:13:00Z" w16du:dateUtc="2025-03-16T14:13:00Z">
                <w:r w:rsidRPr="000A7532" w:rsidDel="00666C40">
                  <w:rPr>
                    <w:rFonts w:ascii="Georgia" w:hAnsi="Georgia"/>
                    <w:sz w:val="20"/>
                    <w:szCs w:val="20"/>
                  </w:rPr>
                  <w:delText>0</w:delText>
                </w:r>
              </w:del>
              <w:del w:id="94" w:author="Simon Werner" w:date="2025-03-16T15:12:00Z" w16du:dateUtc="2025-03-16T14:12:00Z">
                <w:r w:rsidRPr="000A7532" w:rsidDel="00A32170">
                  <w:rPr>
                    <w:rFonts w:ascii="Georgia" w:hAnsi="Georgia"/>
                    <w:sz w:val="20"/>
                    <w:szCs w:val="20"/>
                  </w:rPr>
                  <w:delText>9</w:delText>
                </w:r>
              </w:del>
              <w:del w:id="95" w:author="Simon Werner" w:date="2025-03-16T15:13:00Z" w16du:dateUtc="2025-03-16T14:13:00Z">
                <w:r w:rsidRPr="000A7532" w:rsidDel="00666C40">
                  <w:rPr>
                    <w:rFonts w:ascii="Georgia" w:hAnsi="Georgia"/>
                    <w:sz w:val="20"/>
                    <w:szCs w:val="20"/>
                  </w:rPr>
                  <w:delText>.03.2025</w:delText>
                </w:r>
              </w:del>
            </w:ins>
            <w:ins w:id="96" w:author="Simon Werner" w:date="2025-03-30T11:25:00Z" w16du:dateUtc="2025-03-30T09:25:00Z">
              <w:r w:rsidR="00FC1D64">
                <w:rPr>
                  <w:rFonts w:ascii="Georgia" w:hAnsi="Georgia"/>
                  <w:sz w:val="20"/>
                  <w:szCs w:val="20"/>
                </w:rPr>
                <w:t>30</w:t>
              </w:r>
            </w:ins>
            <w:ins w:id="97" w:author="Simon Werner" w:date="2025-03-16T15:13:00Z" w16du:dateUtc="2025-03-16T14:13:00Z">
              <w:r w:rsidR="00666C40">
                <w:rPr>
                  <w:rFonts w:ascii="Georgia" w:hAnsi="Georgia"/>
                  <w:sz w:val="20"/>
                  <w:szCs w:val="20"/>
                </w:rPr>
                <w:t>.03</w:t>
              </w:r>
            </w:ins>
            <w:ins w:id="98" w:author="Simon Werner" w:date="2025-03-16T15:14:00Z" w16du:dateUtc="2025-03-16T14:14:00Z">
              <w:r w:rsidR="00666C40">
                <w:rPr>
                  <w:rFonts w:ascii="Georgia" w:hAnsi="Georgia"/>
                  <w:sz w:val="20"/>
                  <w:szCs w:val="20"/>
                </w:rPr>
                <w:t>.2025</w:t>
              </w:r>
            </w:ins>
          </w:p>
        </w:tc>
        <w:tc>
          <w:tcPr>
            <w:tcW w:w="6515" w:type="dxa"/>
            <w:gridSpan w:val="10"/>
            <w:vAlign w:val="bottom"/>
            <w:tcPrChange w:id="99" w:author="Sarah Bergmann" w:date="2025-03-09T09:49:00Z" w16du:dateUtc="2025-03-09T08:49:00Z">
              <w:tcPr>
                <w:tcW w:w="7082" w:type="dxa"/>
                <w:gridSpan w:val="10"/>
                <w:vAlign w:val="bottom"/>
              </w:tcPr>
            </w:tcPrChange>
          </w:tcPr>
          <w:p w14:paraId="6478BDEA" w14:textId="3EDFC6F2" w:rsidR="00BE097C" w:rsidRPr="000A7532" w:rsidRDefault="00524AD2" w:rsidP="000A7532">
            <w:pPr>
              <w:jc w:val="right"/>
              <w:rPr>
                <w:rFonts w:ascii="Georgia" w:hAnsi="Georgia" w:cs="Georgia"/>
                <w:color w:val="000000"/>
                <w:sz w:val="20"/>
                <w:szCs w:val="20"/>
                <w:lang w:val="de-AT"/>
              </w:rPr>
            </w:pPr>
            <w:del w:id="100" w:author="Sarah Bergmann" w:date="2025-03-09T09:49:00Z" w16du:dateUtc="2025-03-09T08:49:00Z">
              <w:r w:rsidRPr="000A7532" w:rsidDel="000A7532">
                <w:rPr>
                  <w:rFonts w:ascii="Georgia" w:hAnsi="Georgia" w:cs="Georgia"/>
                  <w:color w:val="000000"/>
                  <w:sz w:val="20"/>
                  <w:szCs w:val="20"/>
                  <w:lang w:val="de-AT"/>
                </w:rPr>
                <w:delText>Wiesbaden 09.03.2025</w:delText>
              </w:r>
            </w:del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0B63E2">
      <w:footerReference w:type="even" r:id="rId12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0" w:author="Sarah Bergmann" w:date="2025-03-09T09:45:00Z" w:initials="SB">
    <w:p w14:paraId="6369EB9A" w14:textId="1F975687" w:rsidR="000A7532" w:rsidRDefault="000A7532">
      <w:pPr>
        <w:pStyle w:val="Kommentartext"/>
      </w:pPr>
      <w:r>
        <w:rPr>
          <w:rStyle w:val="Kommentarzeichen"/>
        </w:rPr>
        <w:annotationRef/>
      </w:r>
      <w:r>
        <w:t xml:space="preserve">Gibt es dafür auch eine deutsche Bezeichnung? Sonst ist es okay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</w:comment>
  <w:comment w:id="54" w:author="Sarah Bergmann" w:date="2025-03-09T09:47:00Z" w:initials="SB">
    <w:p w14:paraId="6B045144" w14:textId="6DAA1E65" w:rsidR="000A7532" w:rsidRDefault="000A7532">
      <w:pPr>
        <w:pStyle w:val="Kommentartext"/>
      </w:pPr>
      <w:r>
        <w:rPr>
          <w:rStyle w:val="Kommentarzeichen"/>
        </w:rPr>
        <w:annotationRef/>
      </w:r>
      <w:r>
        <w:t xml:space="preserve">Hier fehlt noch das Datum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</w:comment>
  <w:comment w:id="72" w:author="Sarah Bergmann" w:date="2025-03-09T09:48:00Z" w:initials="SB">
    <w:p w14:paraId="481ABB20" w14:textId="7BED6CE0" w:rsidR="000A7532" w:rsidRDefault="000A7532">
      <w:pPr>
        <w:pStyle w:val="Kommentartext"/>
      </w:pPr>
      <w:r>
        <w:rPr>
          <w:rStyle w:val="Kommentarzeichen"/>
        </w:rPr>
        <w:annotationRef/>
      </w:r>
      <w:r>
        <w:t xml:space="preserve">Bitte gib den Kenntnisstand einheitlich an, also bei Französisch zum Beispiel „Grundkenntnisse“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369EB9A" w15:done="0"/>
  <w15:commentEx w15:paraId="6B045144" w15:done="0"/>
  <w15:commentEx w15:paraId="481ABB2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E82BE0B" w16cex:dateUtc="2025-03-09T08:45:00Z"/>
  <w16cex:commentExtensible w16cex:durableId="6C81BBD2" w16cex:dateUtc="2025-03-09T08:47:00Z"/>
  <w16cex:commentExtensible w16cex:durableId="7C2BC7BB" w16cex:dateUtc="2025-03-09T08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369EB9A" w16cid:durableId="3E82BE0B"/>
  <w16cid:commentId w16cid:paraId="6B045144" w16cid:durableId="6C81BBD2"/>
  <w16cid:commentId w16cid:paraId="481ABB20" w16cid:durableId="7C2BC7B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D555F" w14:textId="77777777" w:rsidR="00CE0D7E" w:rsidRDefault="00CE0D7E" w:rsidP="00BE053D">
      <w:pPr>
        <w:spacing w:after="0" w:line="240" w:lineRule="auto"/>
      </w:pPr>
      <w:r>
        <w:separator/>
      </w:r>
    </w:p>
  </w:endnote>
  <w:endnote w:type="continuationSeparator" w:id="0">
    <w:p w14:paraId="512687DF" w14:textId="77777777" w:rsidR="00CE0D7E" w:rsidRDefault="00CE0D7E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B9354" w14:textId="77777777" w:rsidR="00CE0D7E" w:rsidRDefault="00CE0D7E" w:rsidP="00BE053D">
      <w:pPr>
        <w:spacing w:after="0" w:line="240" w:lineRule="auto"/>
      </w:pPr>
      <w:r>
        <w:separator/>
      </w:r>
    </w:p>
  </w:footnote>
  <w:footnote w:type="continuationSeparator" w:id="0">
    <w:p w14:paraId="23609D3D" w14:textId="77777777" w:rsidR="00CE0D7E" w:rsidRDefault="00CE0D7E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83237B8"/>
    <w:multiLevelType w:val="hybridMultilevel"/>
    <w:tmpl w:val="81D2C0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B854DF7"/>
    <w:multiLevelType w:val="hybridMultilevel"/>
    <w:tmpl w:val="76BA4A6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AB912CF"/>
    <w:multiLevelType w:val="hybridMultilevel"/>
    <w:tmpl w:val="A154C4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38021677">
    <w:abstractNumId w:val="15"/>
  </w:num>
  <w:num w:numId="2" w16cid:durableId="2093352790">
    <w:abstractNumId w:val="18"/>
  </w:num>
  <w:num w:numId="3" w16cid:durableId="1465810276">
    <w:abstractNumId w:val="20"/>
  </w:num>
  <w:num w:numId="4" w16cid:durableId="2023126577">
    <w:abstractNumId w:val="0"/>
  </w:num>
  <w:num w:numId="5" w16cid:durableId="1380931029">
    <w:abstractNumId w:val="1"/>
  </w:num>
  <w:num w:numId="6" w16cid:durableId="2032879179">
    <w:abstractNumId w:val="2"/>
  </w:num>
  <w:num w:numId="7" w16cid:durableId="1459758133">
    <w:abstractNumId w:val="14"/>
  </w:num>
  <w:num w:numId="8" w16cid:durableId="1455557134">
    <w:abstractNumId w:val="24"/>
  </w:num>
  <w:num w:numId="9" w16cid:durableId="273636952">
    <w:abstractNumId w:val="13"/>
  </w:num>
  <w:num w:numId="10" w16cid:durableId="1112479680">
    <w:abstractNumId w:val="26"/>
  </w:num>
  <w:num w:numId="11" w16cid:durableId="852380429">
    <w:abstractNumId w:val="5"/>
  </w:num>
  <w:num w:numId="12" w16cid:durableId="1043024546">
    <w:abstractNumId w:val="6"/>
  </w:num>
  <w:num w:numId="13" w16cid:durableId="176619700">
    <w:abstractNumId w:val="8"/>
  </w:num>
  <w:num w:numId="14" w16cid:durableId="1038697178">
    <w:abstractNumId w:val="9"/>
  </w:num>
  <w:num w:numId="15" w16cid:durableId="674652271">
    <w:abstractNumId w:val="22"/>
  </w:num>
  <w:num w:numId="16" w16cid:durableId="580256525">
    <w:abstractNumId w:val="4"/>
  </w:num>
  <w:num w:numId="17" w16cid:durableId="1871868078">
    <w:abstractNumId w:val="17"/>
  </w:num>
  <w:num w:numId="18" w16cid:durableId="169755653">
    <w:abstractNumId w:val="3"/>
  </w:num>
  <w:num w:numId="19" w16cid:durableId="1288661268">
    <w:abstractNumId w:val="19"/>
  </w:num>
  <w:num w:numId="20" w16cid:durableId="134300038">
    <w:abstractNumId w:val="11"/>
  </w:num>
  <w:num w:numId="21" w16cid:durableId="1043559132">
    <w:abstractNumId w:val="12"/>
  </w:num>
  <w:num w:numId="22" w16cid:durableId="887256448">
    <w:abstractNumId w:val="16"/>
  </w:num>
  <w:num w:numId="23" w16cid:durableId="676465051">
    <w:abstractNumId w:val="7"/>
  </w:num>
  <w:num w:numId="24" w16cid:durableId="541555390">
    <w:abstractNumId w:val="21"/>
  </w:num>
  <w:num w:numId="25" w16cid:durableId="329911999">
    <w:abstractNumId w:val="20"/>
  </w:num>
  <w:num w:numId="26" w16cid:durableId="1607927235">
    <w:abstractNumId w:val="20"/>
  </w:num>
  <w:num w:numId="27" w16cid:durableId="1154494998">
    <w:abstractNumId w:val="10"/>
  </w:num>
  <w:num w:numId="28" w16cid:durableId="1929652886">
    <w:abstractNumId w:val="25"/>
  </w:num>
  <w:num w:numId="29" w16cid:durableId="206918022">
    <w:abstractNumId w:val="2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rah Bergmann">
    <w15:presenceInfo w15:providerId="AD" w15:userId="S::sarah.bergmann@uni-oldenburg.de::47e7dfd8-e13e-4e5e-8470-81b1e3cfedfe"/>
  </w15:person>
  <w15:person w15:author="Simon Werner">
    <w15:presenceInfo w15:providerId="Windows Live" w15:userId="378e1dfc5c221f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325A"/>
    <w:rsid w:val="00087747"/>
    <w:rsid w:val="00092A2C"/>
    <w:rsid w:val="000A1FDA"/>
    <w:rsid w:val="000A7532"/>
    <w:rsid w:val="000A7EAA"/>
    <w:rsid w:val="000B63E2"/>
    <w:rsid w:val="000B6548"/>
    <w:rsid w:val="000D671A"/>
    <w:rsid w:val="00103EC5"/>
    <w:rsid w:val="00116C6E"/>
    <w:rsid w:val="00125CA6"/>
    <w:rsid w:val="0014039E"/>
    <w:rsid w:val="00146E47"/>
    <w:rsid w:val="00156FC9"/>
    <w:rsid w:val="00162A5A"/>
    <w:rsid w:val="00172867"/>
    <w:rsid w:val="00175B6D"/>
    <w:rsid w:val="001901ED"/>
    <w:rsid w:val="0019483A"/>
    <w:rsid w:val="00195D5D"/>
    <w:rsid w:val="001A46BF"/>
    <w:rsid w:val="001A481B"/>
    <w:rsid w:val="001B0186"/>
    <w:rsid w:val="001B62CA"/>
    <w:rsid w:val="001C19D2"/>
    <w:rsid w:val="001D4DCD"/>
    <w:rsid w:val="001F4175"/>
    <w:rsid w:val="00223A4D"/>
    <w:rsid w:val="00232CB5"/>
    <w:rsid w:val="00234A7E"/>
    <w:rsid w:val="0024373D"/>
    <w:rsid w:val="002508C2"/>
    <w:rsid w:val="002605E8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D0B60"/>
    <w:rsid w:val="003D5634"/>
    <w:rsid w:val="003E27C3"/>
    <w:rsid w:val="003F3E3F"/>
    <w:rsid w:val="004067B8"/>
    <w:rsid w:val="004154BE"/>
    <w:rsid w:val="0042013D"/>
    <w:rsid w:val="00422F83"/>
    <w:rsid w:val="004236F6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4F2918"/>
    <w:rsid w:val="00507EA7"/>
    <w:rsid w:val="00524AD2"/>
    <w:rsid w:val="00526089"/>
    <w:rsid w:val="00527A28"/>
    <w:rsid w:val="00527DCA"/>
    <w:rsid w:val="005716D4"/>
    <w:rsid w:val="00571B60"/>
    <w:rsid w:val="00580759"/>
    <w:rsid w:val="00585A4D"/>
    <w:rsid w:val="005D6329"/>
    <w:rsid w:val="005E57F6"/>
    <w:rsid w:val="005E6EAD"/>
    <w:rsid w:val="006058D8"/>
    <w:rsid w:val="00610200"/>
    <w:rsid w:val="00623699"/>
    <w:rsid w:val="00632D5A"/>
    <w:rsid w:val="00635515"/>
    <w:rsid w:val="006546FD"/>
    <w:rsid w:val="00665BF3"/>
    <w:rsid w:val="00666C40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0175D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5129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30DDE"/>
    <w:rsid w:val="0083605E"/>
    <w:rsid w:val="00853438"/>
    <w:rsid w:val="0085546E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C657C"/>
    <w:rsid w:val="009D1095"/>
    <w:rsid w:val="009D7C49"/>
    <w:rsid w:val="009E7297"/>
    <w:rsid w:val="00A0257D"/>
    <w:rsid w:val="00A12EDC"/>
    <w:rsid w:val="00A26D0D"/>
    <w:rsid w:val="00A32170"/>
    <w:rsid w:val="00A33BDE"/>
    <w:rsid w:val="00A34885"/>
    <w:rsid w:val="00A43BC1"/>
    <w:rsid w:val="00A73086"/>
    <w:rsid w:val="00A74225"/>
    <w:rsid w:val="00A936D5"/>
    <w:rsid w:val="00AA1EB0"/>
    <w:rsid w:val="00AA2DA3"/>
    <w:rsid w:val="00AA5A9C"/>
    <w:rsid w:val="00AB016A"/>
    <w:rsid w:val="00AB2A5A"/>
    <w:rsid w:val="00AD28F8"/>
    <w:rsid w:val="00AE19A8"/>
    <w:rsid w:val="00B00B57"/>
    <w:rsid w:val="00B0230B"/>
    <w:rsid w:val="00B17D95"/>
    <w:rsid w:val="00B23509"/>
    <w:rsid w:val="00B359DB"/>
    <w:rsid w:val="00B3632B"/>
    <w:rsid w:val="00B409D8"/>
    <w:rsid w:val="00B5178D"/>
    <w:rsid w:val="00B65A6C"/>
    <w:rsid w:val="00B67F1F"/>
    <w:rsid w:val="00B701D7"/>
    <w:rsid w:val="00B90595"/>
    <w:rsid w:val="00BA215A"/>
    <w:rsid w:val="00BB5F09"/>
    <w:rsid w:val="00BB63C7"/>
    <w:rsid w:val="00BC0D9F"/>
    <w:rsid w:val="00BE053D"/>
    <w:rsid w:val="00BE097C"/>
    <w:rsid w:val="00BF1A7A"/>
    <w:rsid w:val="00BF1FA3"/>
    <w:rsid w:val="00BF4A01"/>
    <w:rsid w:val="00C00974"/>
    <w:rsid w:val="00C018E4"/>
    <w:rsid w:val="00C066FA"/>
    <w:rsid w:val="00C25387"/>
    <w:rsid w:val="00C355A0"/>
    <w:rsid w:val="00C54BE3"/>
    <w:rsid w:val="00C57F80"/>
    <w:rsid w:val="00C57F9E"/>
    <w:rsid w:val="00C67833"/>
    <w:rsid w:val="00C768ED"/>
    <w:rsid w:val="00C82A8F"/>
    <w:rsid w:val="00C916C2"/>
    <w:rsid w:val="00CC7F56"/>
    <w:rsid w:val="00CD1B12"/>
    <w:rsid w:val="00CD55DC"/>
    <w:rsid w:val="00CE0D7E"/>
    <w:rsid w:val="00CE1BBC"/>
    <w:rsid w:val="00CE2595"/>
    <w:rsid w:val="00CE28CC"/>
    <w:rsid w:val="00CE72FC"/>
    <w:rsid w:val="00CF31EE"/>
    <w:rsid w:val="00D1492F"/>
    <w:rsid w:val="00D16690"/>
    <w:rsid w:val="00D17B69"/>
    <w:rsid w:val="00D3003C"/>
    <w:rsid w:val="00D331F4"/>
    <w:rsid w:val="00D470E4"/>
    <w:rsid w:val="00D52142"/>
    <w:rsid w:val="00D5280E"/>
    <w:rsid w:val="00D61F14"/>
    <w:rsid w:val="00D80D6B"/>
    <w:rsid w:val="00D90950"/>
    <w:rsid w:val="00DA69DF"/>
    <w:rsid w:val="00DB33F8"/>
    <w:rsid w:val="00DD38E2"/>
    <w:rsid w:val="00E13110"/>
    <w:rsid w:val="00E24DF1"/>
    <w:rsid w:val="00E431ED"/>
    <w:rsid w:val="00E64FF5"/>
    <w:rsid w:val="00E907EC"/>
    <w:rsid w:val="00EA5421"/>
    <w:rsid w:val="00EB34FC"/>
    <w:rsid w:val="00EB5816"/>
    <w:rsid w:val="00ED0EA9"/>
    <w:rsid w:val="00EF77DF"/>
    <w:rsid w:val="00F11BEF"/>
    <w:rsid w:val="00F258E7"/>
    <w:rsid w:val="00F27C4B"/>
    <w:rsid w:val="00F31B84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C1D64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0A7532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0A753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0A7532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0A7532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A753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A753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340</Words>
  <Characters>2146</Characters>
  <Application>Microsoft Office Word</Application>
  <DocSecurity>0</DocSecurity>
  <Lines>17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Simon Werner</cp:lastModifiedBy>
  <cp:revision>5</cp:revision>
  <dcterms:created xsi:type="dcterms:W3CDTF">2025-03-20T18:34:00Z</dcterms:created>
  <dcterms:modified xsi:type="dcterms:W3CDTF">2025-05-11T12:44:00Z</dcterms:modified>
</cp:coreProperties>
</file>