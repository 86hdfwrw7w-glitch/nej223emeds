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E0B87" w14:textId="71E3008D" w:rsidR="00B8750F" w:rsidRDefault="00B8750F" w:rsidP="00B8750F">
      <w:pPr>
        <w:jc w:val="both"/>
        <w:rPr>
          <w:rFonts w:ascii="Georgia" w:hAnsi="Georgia" w:cs="Times New Roman"/>
          <w:b/>
          <w:bCs/>
          <w:sz w:val="21"/>
          <w:szCs w:val="21"/>
        </w:rPr>
      </w:pPr>
      <w:r>
        <w:rPr>
          <w:rFonts w:ascii="Georgia" w:hAnsi="Georgia" w:cs="Times New Roman"/>
          <w:b/>
          <w:bCs/>
          <w:sz w:val="21"/>
          <w:szCs w:val="21"/>
        </w:rPr>
        <w:t>Absatz 1:</w:t>
      </w:r>
    </w:p>
    <w:p w14:paraId="2C9912AA" w14:textId="076DDDE6" w:rsidR="00B8750F" w:rsidRDefault="00B8750F" w:rsidP="00B8750F">
      <w:pPr>
        <w:jc w:val="both"/>
        <w:rPr>
          <w:rFonts w:ascii="Georgia" w:hAnsi="Georgia" w:cs="Times New Roman"/>
          <w:b/>
          <w:bCs/>
          <w:sz w:val="21"/>
          <w:szCs w:val="21"/>
        </w:rPr>
      </w:pPr>
    </w:p>
    <w:p w14:paraId="1CE687BD" w14:textId="77777777" w:rsidR="00B8750F" w:rsidRDefault="00B8750F" w:rsidP="00B8750F">
      <w:pPr>
        <w:jc w:val="both"/>
        <w:rPr>
          <w:rFonts w:ascii="Georgia" w:hAnsi="Georgia" w:cs="Times New Roman"/>
          <w:sz w:val="21"/>
          <w:szCs w:val="21"/>
        </w:rPr>
      </w:pPr>
    </w:p>
    <w:p w14:paraId="5CBF2818" w14:textId="593FB3B5" w:rsidR="00B8750F" w:rsidRDefault="00B8750F" w:rsidP="00B8750F">
      <w:pPr>
        <w:jc w:val="both"/>
        <w:rPr>
          <w:rFonts w:ascii="Georgia" w:hAnsi="Georgia" w:cs="Times New Roman"/>
          <w:sz w:val="21"/>
          <w:szCs w:val="21"/>
        </w:rPr>
      </w:pPr>
      <w:r>
        <w:rPr>
          <w:rFonts w:ascii="Georgia" w:hAnsi="Georgia" w:cs="Times New Roman"/>
          <w:sz w:val="21"/>
          <w:szCs w:val="21"/>
        </w:rPr>
        <w:t>schon zu Schulzeiten hat sich mein großes Interesse an finanzwirtschaftlichen Themen bemerkbar gemacht, indem ich mich in meiner Freizeit viel mit der Börse und makroökonomischen Themen beschäftigt habe. Durch diverse M&amp;A Workshops sowie Gesprächen mit Alumni der Uni Mannheim ist mir klar geworden, dass mich eine zukünftige Karriere im Bereich des Investment Banking enorm reizt. Mich fasziniert der Einfluss, den man durch die Mitarbeit an bedeutsamen Transaktionen erzielt und die damit verbundene hohe Lernkurve, die durch ein kompetitives und spannendes Arbeitsumfeld automatisch geschaffen wird. Um mein bisheriges Wissen über Corporate Finance und M&amp;A weiter in der Praxis zu vertiefen, möchte ich Ihnen ab Ende Juni 2023 als Praktikant für eine Dauer von acht bis zwölf Wochen zur Verfügung stehen.</w:t>
      </w:r>
    </w:p>
    <w:p w14:paraId="177EA5AD" w14:textId="52F22691" w:rsidR="00227B49" w:rsidRDefault="00227B49"/>
    <w:p w14:paraId="2EBE5867" w14:textId="57522515" w:rsidR="00B8750F" w:rsidRDefault="00B8750F"/>
    <w:p w14:paraId="05658347" w14:textId="2269FCCF" w:rsidR="00B8750F" w:rsidRDefault="00B8750F"/>
    <w:p w14:paraId="571445A6" w14:textId="2EBD9BC4" w:rsidR="00B8750F" w:rsidRDefault="00B8750F">
      <w:pPr>
        <w:rPr>
          <w:b/>
          <w:bCs/>
        </w:rPr>
      </w:pPr>
      <w:r w:rsidRPr="00B8750F">
        <w:rPr>
          <w:b/>
          <w:bCs/>
        </w:rPr>
        <w:t>Absatz 2:</w:t>
      </w:r>
    </w:p>
    <w:p w14:paraId="3B0D78AF" w14:textId="0EDB9A2F" w:rsidR="00B8750F" w:rsidRDefault="00B8750F">
      <w:pPr>
        <w:rPr>
          <w:b/>
          <w:bCs/>
        </w:rPr>
      </w:pPr>
    </w:p>
    <w:p w14:paraId="0830560A" w14:textId="77777777" w:rsidR="00B8750F" w:rsidRDefault="00B8750F" w:rsidP="00B8750F">
      <w:pPr>
        <w:jc w:val="both"/>
        <w:rPr>
          <w:rFonts w:ascii="Georgia" w:hAnsi="Georgia" w:cs="Times New Roman"/>
          <w:sz w:val="21"/>
          <w:szCs w:val="21"/>
        </w:rPr>
      </w:pPr>
      <w:r>
        <w:rPr>
          <w:rFonts w:ascii="Georgia" w:hAnsi="Georgia" w:cs="Times New Roman"/>
          <w:sz w:val="21"/>
          <w:szCs w:val="21"/>
        </w:rPr>
        <w:t>Nachdem ich meine Schullaufbahn erfolgreich absolviert hatte, stellte die Universität Mannheim für mich die beste Option dar, meinen ambitionierten Zielen gerecht zu werden.</w:t>
      </w:r>
      <w:r w:rsidRPr="0089698A">
        <w:rPr>
          <w:rFonts w:ascii="Georgia" w:hAnsi="Georgia" w:cs="Times New Roman"/>
          <w:sz w:val="21"/>
          <w:szCs w:val="21"/>
        </w:rPr>
        <w:t xml:space="preserve"> Dieser Schritt war für mich </w:t>
      </w:r>
      <w:r>
        <w:rPr>
          <w:rFonts w:ascii="Georgia" w:hAnsi="Georgia" w:cs="Times New Roman"/>
          <w:sz w:val="21"/>
          <w:szCs w:val="21"/>
        </w:rPr>
        <w:t>optimal</w:t>
      </w:r>
      <w:r w:rsidRPr="0089698A">
        <w:rPr>
          <w:rFonts w:ascii="Georgia" w:hAnsi="Georgia" w:cs="Times New Roman"/>
          <w:sz w:val="21"/>
          <w:szCs w:val="21"/>
        </w:rPr>
        <w:t>, da ich</w:t>
      </w:r>
      <w:r>
        <w:rPr>
          <w:rFonts w:ascii="Georgia" w:hAnsi="Georgia" w:cs="Times New Roman"/>
          <w:sz w:val="21"/>
          <w:szCs w:val="21"/>
        </w:rPr>
        <w:t xml:space="preserve"> mittlerweile über ein großes Netzwerk an ähnlich ambitionierten Kommilitonen verfüge</w:t>
      </w:r>
      <w:r w:rsidRPr="0089698A">
        <w:rPr>
          <w:rFonts w:ascii="Georgia" w:hAnsi="Georgia" w:cs="Times New Roman"/>
          <w:sz w:val="21"/>
          <w:szCs w:val="21"/>
        </w:rPr>
        <w:t>. An der Universität Mannheim engagiere ich mich seit Studienbeginn in de</w:t>
      </w:r>
      <w:r>
        <w:rPr>
          <w:rFonts w:ascii="Georgia" w:hAnsi="Georgia" w:cs="Times New Roman"/>
          <w:sz w:val="21"/>
          <w:szCs w:val="21"/>
        </w:rPr>
        <w:t xml:space="preserve">r </w:t>
      </w:r>
      <w:r w:rsidRPr="0089698A">
        <w:rPr>
          <w:rFonts w:ascii="Georgia" w:hAnsi="Georgia" w:cs="Times New Roman"/>
          <w:sz w:val="21"/>
          <w:szCs w:val="21"/>
        </w:rPr>
        <w:t xml:space="preserve">Hochschulgruppe „Q-Summit“, welches jährlich ein gr0ßes </w:t>
      </w:r>
      <w:r>
        <w:rPr>
          <w:rFonts w:ascii="Georgia" w:hAnsi="Georgia" w:cs="Times New Roman"/>
          <w:sz w:val="21"/>
          <w:szCs w:val="21"/>
        </w:rPr>
        <w:t xml:space="preserve">Finance/Consulting </w:t>
      </w:r>
      <w:r w:rsidRPr="0089698A">
        <w:rPr>
          <w:rFonts w:ascii="Georgia" w:hAnsi="Georgia" w:cs="Times New Roman"/>
          <w:sz w:val="21"/>
          <w:szCs w:val="21"/>
        </w:rPr>
        <w:t>Event organisiert. Hier bin ich im Team „Corporate Relations“ für die Akquirierung großer Unternehmen wie BlackRock oder Bain &amp; Company verantwortlich. Besonders relevant für das Praktikum bei Ihnen dürfte darüber hinaus mein angehendes Praktikum bei PricewaterhouseCo</w:t>
      </w:r>
      <w:r>
        <w:rPr>
          <w:rFonts w:ascii="Georgia" w:hAnsi="Georgia" w:cs="Times New Roman"/>
          <w:sz w:val="21"/>
          <w:szCs w:val="21"/>
        </w:rPr>
        <w:t>o</w:t>
      </w:r>
      <w:r w:rsidRPr="0089698A">
        <w:rPr>
          <w:rFonts w:ascii="Georgia" w:hAnsi="Georgia" w:cs="Times New Roman"/>
          <w:sz w:val="21"/>
          <w:szCs w:val="21"/>
        </w:rPr>
        <w:t>pers</w:t>
      </w:r>
      <w:r>
        <w:rPr>
          <w:rFonts w:ascii="Georgia" w:hAnsi="Georgia" w:cs="Times New Roman"/>
          <w:sz w:val="21"/>
          <w:szCs w:val="21"/>
        </w:rPr>
        <w:t xml:space="preserve"> (PwC)</w:t>
      </w:r>
      <w:r w:rsidRPr="0089698A">
        <w:rPr>
          <w:rFonts w:ascii="Georgia" w:hAnsi="Georgia" w:cs="Times New Roman"/>
          <w:sz w:val="21"/>
          <w:szCs w:val="21"/>
        </w:rPr>
        <w:t xml:space="preserve"> sein, welches ich ab Januar im Bereich der Wirtschaftsprüfung antreten werde. In meiner Jugendlaufbahn konnte ich durch den Fußball </w:t>
      </w:r>
      <w:r>
        <w:rPr>
          <w:rFonts w:ascii="Georgia" w:hAnsi="Georgia" w:cs="Times New Roman"/>
          <w:sz w:val="21"/>
          <w:szCs w:val="21"/>
        </w:rPr>
        <w:t xml:space="preserve">weitere </w:t>
      </w:r>
      <w:r w:rsidRPr="0089698A">
        <w:rPr>
          <w:rFonts w:ascii="Georgia" w:hAnsi="Georgia" w:cs="Times New Roman"/>
          <w:sz w:val="21"/>
          <w:szCs w:val="21"/>
        </w:rPr>
        <w:t xml:space="preserve">bedeutsame Erfahrungen sammeln. Als Juniorenfußballer habe ich neben der Schule insgesamt drei Jahre in der Zweiten-Juniorenbundesliga Fußball gespielt, </w:t>
      </w:r>
      <w:r w:rsidRPr="00BB5E05">
        <w:rPr>
          <w:rFonts w:ascii="Georgia" w:hAnsi="Georgia" w:cs="Times New Roman"/>
          <w:sz w:val="21"/>
          <w:szCs w:val="21"/>
          <w:highlight w:val="yellow"/>
        </w:rPr>
        <w:t>was ein hohes Maß an</w:t>
      </w:r>
      <w:r w:rsidRPr="0089698A">
        <w:rPr>
          <w:rFonts w:ascii="Georgia" w:hAnsi="Georgia" w:cs="Times New Roman"/>
          <w:sz w:val="21"/>
          <w:szCs w:val="21"/>
        </w:rPr>
        <w:t xml:space="preserve"> </w:t>
      </w:r>
      <w:r w:rsidRPr="00BB5E05">
        <w:rPr>
          <w:rFonts w:ascii="Georgia" w:hAnsi="Georgia" w:cs="Times New Roman"/>
          <w:sz w:val="21"/>
          <w:szCs w:val="21"/>
          <w:highlight w:val="yellow"/>
        </w:rPr>
        <w:t>Disziplin erfordert</w:t>
      </w:r>
      <w:r w:rsidRPr="0089698A">
        <w:rPr>
          <w:rFonts w:ascii="Georgia" w:hAnsi="Georgia" w:cs="Times New Roman"/>
          <w:sz w:val="21"/>
          <w:szCs w:val="21"/>
        </w:rPr>
        <w:t>. Zudem hat mir der Fußball gezeigt, wie wichtig es ist an seiner Teamfähigkeit zu arbeiten, da man im Fußballsport nur als gemeinsames Team Erfolge erzielen kann. Darüber hinaus konnte ich als Restaurant Manager in unserem Familienunternehmen meine Führungsqualitäten, sowie analytischen Fähigkeiten weiter ausbauen und viel Verantwortung übernehmen</w:t>
      </w:r>
    </w:p>
    <w:p w14:paraId="19B6B0ED" w14:textId="4161675E" w:rsidR="00B8750F" w:rsidRDefault="00B8750F">
      <w:pPr>
        <w:rPr>
          <w:b/>
          <w:bCs/>
        </w:rPr>
      </w:pPr>
    </w:p>
    <w:p w14:paraId="50C761A8" w14:textId="0BFA4213" w:rsidR="00B8750F" w:rsidRDefault="00B8750F">
      <w:pPr>
        <w:rPr>
          <w:b/>
          <w:bCs/>
        </w:rPr>
      </w:pPr>
    </w:p>
    <w:p w14:paraId="1AC596CA" w14:textId="29368C97" w:rsidR="00B8750F" w:rsidRDefault="00B8750F">
      <w:pPr>
        <w:rPr>
          <w:b/>
          <w:bCs/>
        </w:rPr>
      </w:pPr>
    </w:p>
    <w:p w14:paraId="2CBC4217" w14:textId="2BBACFA2" w:rsidR="00B8750F" w:rsidRDefault="00B8750F">
      <w:pPr>
        <w:rPr>
          <w:b/>
          <w:bCs/>
        </w:rPr>
      </w:pPr>
      <w:r>
        <w:rPr>
          <w:b/>
          <w:bCs/>
        </w:rPr>
        <w:t>Absatz 3:</w:t>
      </w:r>
    </w:p>
    <w:p w14:paraId="38BC3A71" w14:textId="281ACA8F" w:rsidR="00B8750F" w:rsidRDefault="00B8750F">
      <w:pPr>
        <w:rPr>
          <w:b/>
          <w:bCs/>
        </w:rPr>
      </w:pPr>
    </w:p>
    <w:p w14:paraId="31B5EF4B" w14:textId="3EA88843" w:rsidR="00B8750F" w:rsidRDefault="00B8750F" w:rsidP="00B8750F">
      <w:pPr>
        <w:jc w:val="both"/>
        <w:rPr>
          <w:rFonts w:ascii="Georgia" w:hAnsi="Georgia" w:cs="Times New Roman"/>
          <w:sz w:val="21"/>
          <w:szCs w:val="21"/>
        </w:rPr>
      </w:pPr>
      <w:r>
        <w:rPr>
          <w:b/>
          <w:bCs/>
        </w:rPr>
        <w:t>1)</w:t>
      </w:r>
      <w:r w:rsidRPr="00B8750F">
        <w:rPr>
          <w:rFonts w:ascii="Georgia" w:hAnsi="Georgia" w:cs="Times New Roman"/>
          <w:sz w:val="21"/>
          <w:szCs w:val="21"/>
        </w:rPr>
        <w:t xml:space="preserve"> </w:t>
      </w:r>
      <w:r>
        <w:rPr>
          <w:rFonts w:ascii="Georgia" w:hAnsi="Georgia" w:cs="Times New Roman"/>
          <w:sz w:val="21"/>
          <w:szCs w:val="21"/>
        </w:rPr>
        <w:t>Hauk Aufhäuser Lampe</w:t>
      </w:r>
      <w:r w:rsidRPr="002A6B60">
        <w:rPr>
          <w:rFonts w:ascii="Georgia" w:hAnsi="Georgia" w:cs="Times New Roman"/>
          <w:sz w:val="21"/>
          <w:szCs w:val="21"/>
        </w:rPr>
        <w:t xml:space="preserve"> scheint mir für dieses Praktikum ideal. Durch Ihren breiten Beratungsansatz</w:t>
      </w:r>
      <w:r>
        <w:rPr>
          <w:rFonts w:ascii="Georgia" w:hAnsi="Georgia" w:cs="Times New Roman"/>
          <w:sz w:val="21"/>
          <w:szCs w:val="21"/>
        </w:rPr>
        <w:t xml:space="preserve"> im Bereich der Vermögensberatung, versichern Sie Ihren Kunden eine nachhaltige Ausrichtung ihrer Anlagen. Gleichzeitig sehen Sie den Aspekt der Diversität und Chancengleichheit nicht nur als Trend, sondern als absolute Voraussetzung für Innovation in Ihrem Unternehmen, wodurch man die Möglichkeit hat sich persönlich bestens zu entfalten.</w:t>
      </w:r>
    </w:p>
    <w:p w14:paraId="2BA9D2B6" w14:textId="77777777" w:rsidR="00B8750F" w:rsidRDefault="00B8750F" w:rsidP="00B8750F">
      <w:pPr>
        <w:jc w:val="both"/>
        <w:rPr>
          <w:rFonts w:ascii="Georgia" w:hAnsi="Georgia" w:cs="Times New Roman"/>
          <w:sz w:val="21"/>
          <w:szCs w:val="21"/>
        </w:rPr>
      </w:pPr>
      <w:r w:rsidRPr="006E2230">
        <w:rPr>
          <w:rFonts w:ascii="Georgia" w:hAnsi="Georgia" w:cs="Times New Roman"/>
          <w:sz w:val="21"/>
          <w:szCs w:val="21"/>
          <w:highlight w:val="yellow"/>
        </w:rPr>
        <w:t>Darüber hinaus reizt mich unteranderem Ihre internationale Ausrichtung,</w:t>
      </w:r>
      <w:r>
        <w:rPr>
          <w:rFonts w:ascii="Georgia" w:hAnsi="Georgia" w:cs="Times New Roman"/>
          <w:sz w:val="21"/>
          <w:szCs w:val="21"/>
        </w:rPr>
        <w:t xml:space="preserve">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26D98AB2" w14:textId="62803EC4" w:rsidR="00B8750F" w:rsidRDefault="00B8750F">
      <w:pPr>
        <w:rPr>
          <w:b/>
          <w:bCs/>
        </w:rPr>
      </w:pPr>
    </w:p>
    <w:p w14:paraId="6CF4C988" w14:textId="05E44891" w:rsidR="00B8750F" w:rsidRDefault="00B8750F">
      <w:pPr>
        <w:rPr>
          <w:b/>
          <w:bCs/>
        </w:rPr>
      </w:pPr>
    </w:p>
    <w:p w14:paraId="0130CE8C" w14:textId="36C68A5B" w:rsidR="00B8750F" w:rsidRDefault="00B8750F" w:rsidP="00B8750F">
      <w:pPr>
        <w:jc w:val="both"/>
        <w:rPr>
          <w:rFonts w:ascii="Georgia" w:hAnsi="Georgia" w:cs="Times New Roman"/>
          <w:sz w:val="21"/>
          <w:szCs w:val="21"/>
        </w:rPr>
      </w:pPr>
      <w:r>
        <w:rPr>
          <w:b/>
          <w:bCs/>
        </w:rPr>
        <w:t xml:space="preserve">2) </w:t>
      </w:r>
      <w:r>
        <w:rPr>
          <w:rFonts w:ascii="Georgia" w:hAnsi="Georgia" w:cs="Times New Roman"/>
          <w:sz w:val="21"/>
          <w:szCs w:val="21"/>
        </w:rPr>
        <w:t>Bertelsmann SE &amp; Co. KGaA</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einem Umsatz von 18,7 Milliarden Euro im Geschäftsjahr 2021 und einer langjährigen Erfahrung im Finanzsektor, helfen Sie internationalen Unternehmen in allen Aspekten des Unternehmenskaufs und -verkaufs. Besonders fasziniert mich </w:t>
      </w:r>
      <w:ins w:id="0" w:author="David Döbele" w:date="2023-01-03T21:03:00Z">
        <w:r w:rsidR="003E7C12">
          <w:rPr>
            <w:rFonts w:ascii="Georgia" w:hAnsi="Georgia" w:cs="Times New Roman"/>
            <w:sz w:val="21"/>
            <w:szCs w:val="21"/>
          </w:rPr>
          <w:t>I</w:t>
        </w:r>
      </w:ins>
      <w:del w:id="1" w:author="David Döbele" w:date="2023-01-03T21:03:00Z">
        <w:r w:rsidDel="003E7C12">
          <w:rPr>
            <w:rFonts w:ascii="Georgia" w:hAnsi="Georgia" w:cs="Times New Roman"/>
            <w:sz w:val="21"/>
            <w:szCs w:val="21"/>
          </w:rPr>
          <w:delText>i</w:delText>
        </w:r>
      </w:del>
      <w:r>
        <w:rPr>
          <w:rFonts w:ascii="Georgia" w:hAnsi="Georgia" w:cs="Times New Roman"/>
          <w:sz w:val="21"/>
          <w:szCs w:val="21"/>
        </w:rPr>
        <w:t xml:space="preserve">hr weitreichender Fokus auf den Technologie Markt, weil die Relevanz dieses dynamischen Marktes in unserer heutigen Zeit immer weiter zunimmt. Darüber hinaus sehen Sie den Aspekt der Diversität und Integrität nicht nur als Trend, sondern als Mittelpunkt für Innovation im Unternehmen. Diese internationale Ausrichtung reizt mich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48708F80" w14:textId="77777777" w:rsidR="00B8750F" w:rsidRDefault="00B8750F" w:rsidP="00B8750F">
      <w:pPr>
        <w:jc w:val="both"/>
        <w:rPr>
          <w:rFonts w:ascii="Georgia" w:hAnsi="Georgia" w:cs="Times New Roman"/>
          <w:sz w:val="21"/>
          <w:szCs w:val="21"/>
        </w:rPr>
      </w:pPr>
    </w:p>
    <w:p w14:paraId="36C8394F" w14:textId="61244C75" w:rsidR="00B8750F" w:rsidRDefault="00B8750F">
      <w:pPr>
        <w:rPr>
          <w:rFonts w:ascii="Georgia" w:hAnsi="Georgia" w:cs="Times New Roman"/>
          <w:sz w:val="21"/>
          <w:szCs w:val="21"/>
        </w:rPr>
      </w:pPr>
      <w:r>
        <w:rPr>
          <w:b/>
          <w:bCs/>
        </w:rPr>
        <w:lastRenderedPageBreak/>
        <w:t xml:space="preserve">3) </w:t>
      </w:r>
      <w:r>
        <w:rPr>
          <w:rFonts w:ascii="Georgia" w:hAnsi="Georgia" w:cs="Times New Roman"/>
          <w:sz w:val="21"/>
          <w:szCs w:val="21"/>
        </w:rPr>
        <w:t xml:space="preserve">Herbst </w:t>
      </w:r>
      <w:proofErr w:type="spellStart"/>
      <w:r>
        <w:rPr>
          <w:rFonts w:ascii="Georgia" w:hAnsi="Georgia" w:cs="Times New Roman"/>
          <w:sz w:val="21"/>
          <w:szCs w:val="21"/>
        </w:rPr>
        <w:t>Hilgenfeldt</w:t>
      </w:r>
      <w:proofErr w:type="spellEnd"/>
      <w:r>
        <w:rPr>
          <w:rFonts w:ascii="Georgia" w:hAnsi="Georgia" w:cs="Times New Roman"/>
          <w:sz w:val="21"/>
          <w:szCs w:val="21"/>
        </w:rPr>
        <w:t xml:space="preserve"> Partners</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einem Gesamttransaktionsvolumen von mehr als 250 Milliarden Euro und einer langjährigen Erfahrung von über 50 Jahren helfen Sie internationalen Unternehmen in allen Aspekten des Unternehmenskaufs und -verkaufs. Besonders fasziniert mich Ihr weitreichender Fokus auf den TMT-Markt, weil die Relevanz dieses dynamischen Marktes in unserer heutigen Zeit immer weiter zunimmt.  Darüber hinaus reizt mich unteranderem Ihre internationale Ausrichtung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48960310" w14:textId="3E005F7E" w:rsidR="00B8750F" w:rsidRDefault="00B8750F">
      <w:pPr>
        <w:rPr>
          <w:rFonts w:ascii="Georgia" w:hAnsi="Georgia" w:cs="Times New Roman"/>
          <w:sz w:val="21"/>
          <w:szCs w:val="21"/>
        </w:rPr>
      </w:pPr>
    </w:p>
    <w:p w14:paraId="2F5C4715" w14:textId="28ACB958" w:rsidR="00B8750F" w:rsidRDefault="00B8750F">
      <w:pPr>
        <w:rPr>
          <w:b/>
          <w:bCs/>
        </w:rPr>
      </w:pPr>
    </w:p>
    <w:p w14:paraId="4A24545A" w14:textId="77777777" w:rsidR="00B8750F" w:rsidRDefault="00B8750F" w:rsidP="00B8750F">
      <w:pPr>
        <w:jc w:val="both"/>
        <w:rPr>
          <w:rFonts w:ascii="Georgia" w:hAnsi="Georgia" w:cs="Times New Roman"/>
          <w:sz w:val="21"/>
          <w:szCs w:val="21"/>
        </w:rPr>
      </w:pPr>
      <w:r>
        <w:rPr>
          <w:b/>
          <w:bCs/>
        </w:rPr>
        <w:t xml:space="preserve">4) </w:t>
      </w:r>
      <w:r>
        <w:rPr>
          <w:rFonts w:ascii="Georgia" w:hAnsi="Georgia" w:cs="Times New Roman"/>
          <w:sz w:val="21"/>
          <w:szCs w:val="21"/>
        </w:rPr>
        <w:t>MCF Corporate Finance</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einer langjährigen Erfahrung von mehr als 30 Jahren und insgesamt über 500 durchgeführten Transaktionen helfen Sie internationalen Unternehmen in allen Aspekten des Unternehmenskaufs und -verkaufs. Durch Ihren umfassenden Beratungsansatz in den Branchen, wie der Technologie bis hin zum Industriesektor, versichern Sie Ihren Kunden eine nachhaltige Lösungsfindung. Gleichzeitig sehen sie den Aspekt der Diversität und Integrität nicht nur als Trend, sondern als Mittelpunkt für ein erfolgreiches Auftreten Ihres Unternehmens. Darüber hinaus reizt mich unteranderem Ihre internationale Ausrichtung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054F3B4A" w14:textId="10541334" w:rsidR="00B8750F" w:rsidRDefault="00B8750F">
      <w:pPr>
        <w:rPr>
          <w:b/>
          <w:bCs/>
        </w:rPr>
      </w:pPr>
    </w:p>
    <w:p w14:paraId="04717627" w14:textId="0FCE7BDB" w:rsidR="00B8750F" w:rsidRDefault="00B8750F">
      <w:pPr>
        <w:rPr>
          <w:b/>
          <w:bCs/>
        </w:rPr>
      </w:pPr>
    </w:p>
    <w:p w14:paraId="4880C949" w14:textId="77777777" w:rsidR="00B8750F" w:rsidRDefault="00B8750F" w:rsidP="00B8750F">
      <w:pPr>
        <w:jc w:val="both"/>
        <w:rPr>
          <w:rFonts w:ascii="Georgia" w:hAnsi="Georgia" w:cs="Times New Roman"/>
          <w:sz w:val="21"/>
          <w:szCs w:val="21"/>
        </w:rPr>
      </w:pPr>
      <w:r>
        <w:rPr>
          <w:b/>
          <w:bCs/>
        </w:rPr>
        <w:t xml:space="preserve">5) </w:t>
      </w:r>
      <w:proofErr w:type="spellStart"/>
      <w:r>
        <w:rPr>
          <w:rFonts w:ascii="Georgia" w:hAnsi="Georgia" w:cs="Times New Roman"/>
          <w:sz w:val="21"/>
          <w:szCs w:val="21"/>
        </w:rPr>
        <w:t>Mayerhöfer</w:t>
      </w:r>
      <w:proofErr w:type="spellEnd"/>
      <w:r>
        <w:rPr>
          <w:rFonts w:ascii="Georgia" w:hAnsi="Georgia" w:cs="Times New Roman"/>
          <w:sz w:val="21"/>
          <w:szCs w:val="21"/>
        </w:rPr>
        <w:t xml:space="preserve"> &amp; Co</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einer langjährigen Erfahrung von mehr als 11 Jahren und insgesamt über 300 durchgeführten Transaktionen helfen Sie internationalen Unternehmen in allen Aspekten des Unternehmenskaufs und -verkaufs. Durch Ihren breiten Beratungsansatz im Bereich M&amp;A und der leidenschaftlichen Zusammenarbeit mit den Kunden, versichern Sie eine nachhaltige Lösungsfindung. Gleichzeitig sehen sie den Aspekt einer wertschätzenden Unternehmenskultur nicht nur als Trend, sondern als Mittelpunkt für ein erfolgreiches Auftreten Ihres Unternehmens. Darüber hinaus reizt mich unteranderem Ihre internationale Ausrichtung,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7F72312F" w14:textId="74C1F3A3" w:rsidR="00B8750F" w:rsidRDefault="00B8750F">
      <w:pPr>
        <w:rPr>
          <w:b/>
          <w:bCs/>
        </w:rPr>
      </w:pPr>
    </w:p>
    <w:p w14:paraId="4FAC97A5" w14:textId="2B427048" w:rsidR="00B8750F" w:rsidRDefault="00B8750F">
      <w:pPr>
        <w:rPr>
          <w:b/>
          <w:bCs/>
        </w:rPr>
      </w:pPr>
    </w:p>
    <w:p w14:paraId="674C7740" w14:textId="77777777" w:rsidR="00B8750F" w:rsidRDefault="00B8750F" w:rsidP="00B8750F">
      <w:pPr>
        <w:jc w:val="both"/>
        <w:rPr>
          <w:rFonts w:ascii="Georgia" w:hAnsi="Georgia" w:cs="Times New Roman"/>
          <w:sz w:val="21"/>
          <w:szCs w:val="21"/>
        </w:rPr>
      </w:pPr>
      <w:r>
        <w:rPr>
          <w:b/>
          <w:bCs/>
        </w:rPr>
        <w:t xml:space="preserve">6) </w:t>
      </w:r>
      <w:r>
        <w:rPr>
          <w:rFonts w:ascii="Georgia" w:hAnsi="Georgia" w:cs="Times New Roman"/>
          <w:sz w:val="21"/>
          <w:szCs w:val="21"/>
        </w:rPr>
        <w:t>Zeiss Group</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Durch Ihren breiten Beratungsansatz</w:t>
      </w:r>
    </w:p>
    <w:p w14:paraId="7B87C855" w14:textId="77777777" w:rsidR="00B8750F" w:rsidRDefault="00B8750F" w:rsidP="00B8750F">
      <w:pPr>
        <w:jc w:val="both"/>
        <w:rPr>
          <w:rFonts w:ascii="Georgia" w:hAnsi="Georgia" w:cs="Times New Roman"/>
          <w:sz w:val="21"/>
          <w:szCs w:val="21"/>
        </w:rPr>
      </w:pPr>
      <w:r>
        <w:rPr>
          <w:rFonts w:ascii="Georgia" w:hAnsi="Georgia" w:cs="Times New Roman"/>
          <w:sz w:val="21"/>
          <w:szCs w:val="21"/>
        </w:rPr>
        <w:t xml:space="preserve">versichern Sie Ihren Kunden eine nachhaltige Ausrichtung ihrer Anlagen. Gleichzeitig sehen Sie den Aspekt der Diversität und Chancengleichheit nicht nur als Trend, sondern als absolute Voraussetzung für Innovation in Ihrem Unternehmen, wodurch man die Möglichkeit hat sich persönlich bestens zu entfalten. Darüber hinaus reizt mich unteranderem Ihre internationale Ausrichtung,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231D6F46" w14:textId="77777777" w:rsidR="00B8750F" w:rsidRDefault="00B8750F" w:rsidP="00B8750F">
      <w:pPr>
        <w:jc w:val="both"/>
        <w:rPr>
          <w:rFonts w:ascii="Georgia" w:hAnsi="Georgia" w:cs="Times New Roman"/>
          <w:sz w:val="21"/>
          <w:szCs w:val="21"/>
        </w:rPr>
      </w:pPr>
    </w:p>
    <w:p w14:paraId="2EDA3DBE" w14:textId="3B4296CA" w:rsidR="00B8750F" w:rsidRPr="00B8750F" w:rsidRDefault="00B8750F">
      <w:pPr>
        <w:rPr>
          <w:b/>
          <w:bCs/>
        </w:rPr>
      </w:pPr>
    </w:p>
    <w:sectPr w:rsidR="00B8750F" w:rsidRPr="00B875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0F"/>
    <w:rsid w:val="00227B49"/>
    <w:rsid w:val="003E7C12"/>
    <w:rsid w:val="00B875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4721A2"/>
  <w15:chartTrackingRefBased/>
  <w15:docId w15:val="{3C3226D1-2C8A-9A4D-BC44-8EFCE77C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750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3E7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854</Words>
  <Characters>5383</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 Najpi</dc:creator>
  <cp:keywords/>
  <dc:description/>
  <cp:lastModifiedBy>David Döbele</cp:lastModifiedBy>
  <cp:revision>2</cp:revision>
  <dcterms:created xsi:type="dcterms:W3CDTF">2023-01-03T18:04:00Z</dcterms:created>
  <dcterms:modified xsi:type="dcterms:W3CDTF">2023-01-03T20:03:00Z</dcterms:modified>
</cp:coreProperties>
</file>