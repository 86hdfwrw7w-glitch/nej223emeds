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"/>
        <w:gridCol w:w="2698"/>
        <w:gridCol w:w="136"/>
        <w:gridCol w:w="147"/>
        <w:gridCol w:w="142"/>
        <w:gridCol w:w="142"/>
        <w:gridCol w:w="425"/>
        <w:gridCol w:w="142"/>
        <w:gridCol w:w="283"/>
        <w:gridCol w:w="142"/>
        <w:gridCol w:w="2978"/>
      </w:tblGrid>
      <w:tr w:rsidR="00E55D90" w:rsidRPr="00E55D90" w14:paraId="487AC9CE" w14:textId="77777777" w:rsidTr="00724FAD">
        <w:trPr>
          <w:trHeight w:val="283"/>
        </w:trPr>
        <w:tc>
          <w:tcPr>
            <w:tcW w:w="9924" w:type="dxa"/>
            <w:gridSpan w:val="12"/>
            <w:tcBorders>
              <w:bottom w:val="single" w:sz="4" w:space="0" w:color="auto"/>
            </w:tcBorders>
          </w:tcPr>
          <w:p w14:paraId="135895E2" w14:textId="630C7DE5" w:rsidR="00E55D90" w:rsidRPr="00E55D90" w:rsidRDefault="00F10A4A" w:rsidP="006801FB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 xml:space="preserve">Finn Conner </w:t>
            </w:r>
            <w:proofErr w:type="spellStart"/>
            <w:r>
              <w:rPr>
                <w:rFonts w:ascii="Optima" w:hAnsi="Optima" w:cs="Times New Roman (Body CS)"/>
                <w:b/>
                <w:sz w:val="36"/>
                <w:szCs w:val="32"/>
              </w:rPr>
              <w:t>Freywald</w:t>
            </w:r>
            <w:proofErr w:type="spellEnd"/>
          </w:p>
        </w:tc>
      </w:tr>
      <w:tr w:rsidR="00E55D90" w:rsidRPr="00E55D90" w14:paraId="034602FF" w14:textId="77777777" w:rsidTr="00724FAD">
        <w:trPr>
          <w:trHeight w:val="283"/>
        </w:trPr>
        <w:tc>
          <w:tcPr>
            <w:tcW w:w="9924" w:type="dxa"/>
            <w:gridSpan w:val="12"/>
            <w:tcBorders>
              <w:top w:val="single" w:sz="4" w:space="0" w:color="auto"/>
            </w:tcBorders>
          </w:tcPr>
          <w:p w14:paraId="45E1D21A" w14:textId="059F4D75" w:rsidR="00E55D90" w:rsidRPr="00E55D90" w:rsidRDefault="00F10A4A" w:rsidP="006801FB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Berger Straße 118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Frankfurt am Main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60316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Deutschland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freywald.finn@gmail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>.com • +49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176 56829129</w:t>
            </w:r>
          </w:p>
        </w:tc>
      </w:tr>
      <w:tr w:rsidR="002508C2" w:rsidRPr="00E55D90" w14:paraId="0FCADE56" w14:textId="77777777" w:rsidTr="00724FAD">
        <w:trPr>
          <w:trHeight w:val="68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6801FB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724FAD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0AB8F2CD" w:rsidR="00D1492F" w:rsidRPr="00E55D90" w:rsidRDefault="00B17D95" w:rsidP="006801F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>Goethe-Universität</w:t>
            </w:r>
            <w:r w:rsidR="00F10A4A">
              <w:rPr>
                <w:rFonts w:ascii="Optima" w:hAnsi="Optim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6BC6636" w:rsidR="00D1492F" w:rsidRPr="00E55D90" w:rsidRDefault="00B17D95" w:rsidP="006801F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75E0A">
              <w:rPr>
                <w:rFonts w:ascii="Optima" w:hAnsi="Optim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1492F" w:rsidRPr="00E55D90" w14:paraId="61E5D482" w14:textId="77777777" w:rsidTr="00724FAD">
        <w:tc>
          <w:tcPr>
            <w:tcW w:w="5523" w:type="dxa"/>
            <w:gridSpan w:val="4"/>
            <w:vAlign w:val="bottom"/>
          </w:tcPr>
          <w:p w14:paraId="11CB9A0F" w14:textId="532C5FB3" w:rsidR="00D1492F" w:rsidRPr="00E55D90" w:rsidRDefault="00D1492F" w:rsidP="006801FB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 w:rsidR="00B17D95" w:rsidRPr="00E55D90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4401" w:type="dxa"/>
            <w:gridSpan w:val="8"/>
            <w:vAlign w:val="bottom"/>
          </w:tcPr>
          <w:p w14:paraId="419A9228" w14:textId="386B6A0E" w:rsidR="00D1492F" w:rsidRPr="00E55D90" w:rsidRDefault="00F10A4A" w:rsidP="006801FB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97115" w14:paraId="7EABE9F1" w14:textId="77777777" w:rsidTr="00724FAD">
        <w:tc>
          <w:tcPr>
            <w:tcW w:w="9924" w:type="dxa"/>
            <w:gridSpan w:val="12"/>
            <w:vAlign w:val="bottom"/>
          </w:tcPr>
          <w:p w14:paraId="75836EF1" w14:textId="77777777" w:rsidR="00426D7E" w:rsidRDefault="00F10A4A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Geplante spätere Vertiefung: Finance &amp; Accounting</w:t>
            </w:r>
          </w:p>
          <w:p w14:paraId="7A71E6B0" w14:textId="7ACE35F3" w:rsidR="00B97115" w:rsidRPr="00B97115" w:rsidRDefault="00B97115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97115">
              <w:rPr>
                <w:rFonts w:ascii="Optima" w:hAnsi="Optima" w:cs="Georgia"/>
                <w:i/>
                <w:iCs/>
                <w:color w:val="000000"/>
                <w:sz w:val="18"/>
              </w:rPr>
              <w:t>Absolvierte Module in u.a. Accounting, Mathematik für Wir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tschaftswissenschaften, Einführung in die VWL</w:t>
            </w:r>
          </w:p>
        </w:tc>
      </w:tr>
      <w:tr w:rsidR="00D5280E" w:rsidRPr="00E55D90" w14:paraId="013361E1" w14:textId="77777777" w:rsidTr="00724FAD">
        <w:trPr>
          <w:trHeight w:val="340"/>
        </w:trPr>
        <w:tc>
          <w:tcPr>
            <w:tcW w:w="6946" w:type="dxa"/>
            <w:gridSpan w:val="11"/>
            <w:vAlign w:val="bottom"/>
          </w:tcPr>
          <w:p w14:paraId="197620E3" w14:textId="224BF831" w:rsidR="00D1492F" w:rsidRPr="00E55D90" w:rsidRDefault="00F10A4A" w:rsidP="006801F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Bethmannschule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2978" w:type="dxa"/>
            <w:vAlign w:val="bottom"/>
          </w:tcPr>
          <w:p w14:paraId="63D86F51" w14:textId="32B50CE4" w:rsidR="00D1492F" w:rsidRPr="00E55D90" w:rsidRDefault="00775E0A" w:rsidP="006801FB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Frankfurt am Main </w:t>
            </w:r>
          </w:p>
        </w:tc>
      </w:tr>
      <w:tr w:rsidR="00D5280E" w:rsidRPr="00E55D90" w14:paraId="62632213" w14:textId="77777777" w:rsidTr="00724FAD">
        <w:tc>
          <w:tcPr>
            <w:tcW w:w="5387" w:type="dxa"/>
            <w:gridSpan w:val="3"/>
          </w:tcPr>
          <w:p w14:paraId="5F71027E" w14:textId="1B53D97F" w:rsidR="00D1492F" w:rsidRPr="00E55D90" w:rsidRDefault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Aus</w:t>
            </w:r>
            <w:r w:rsidR="00F10A4A">
              <w:rPr>
                <w:rFonts w:ascii="Optima" w:hAnsi="Optima"/>
                <w:sz w:val="18"/>
                <w:lang w:val="de-AT"/>
              </w:rPr>
              <w:t xml:space="preserve">bildung zum Bankkaufmann </w:t>
            </w:r>
            <w:r w:rsidR="00BE34C2">
              <w:rPr>
                <w:rFonts w:ascii="Optima" w:hAnsi="Optima"/>
                <w:sz w:val="18"/>
                <w:lang w:val="de-AT"/>
              </w:rPr>
              <w:t>(IHK)</w:t>
            </w:r>
          </w:p>
        </w:tc>
        <w:tc>
          <w:tcPr>
            <w:tcW w:w="4537" w:type="dxa"/>
            <w:gridSpan w:val="9"/>
            <w:vAlign w:val="bottom"/>
          </w:tcPr>
          <w:p w14:paraId="51FC9814" w14:textId="523EF602" w:rsidR="00D1492F" w:rsidRPr="00E55D90" w:rsidRDefault="008A67E4" w:rsidP="006801FB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</w:rPr>
              <w:t>08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21</w:t>
            </w:r>
            <w:r w:rsidR="00426D7E"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</w:p>
        </w:tc>
      </w:tr>
      <w:tr w:rsidR="00D5280E" w:rsidRPr="00E55D90" w14:paraId="4D68BFE7" w14:textId="77777777" w:rsidTr="00724FAD">
        <w:tc>
          <w:tcPr>
            <w:tcW w:w="9924" w:type="dxa"/>
            <w:gridSpan w:val="12"/>
            <w:vAlign w:val="bottom"/>
          </w:tcPr>
          <w:p w14:paraId="5A1AD320" w14:textId="52F58C9A" w:rsidR="00426D7E" w:rsidRPr="00E55D90" w:rsidRDefault="00775E0A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Unterricht im Blockmodell während der Ausbildung zum Bankkaufmann</w:t>
            </w:r>
          </w:p>
          <w:p w14:paraId="54BF63E9" w14:textId="5EC2B042" w:rsidR="003147AA" w:rsidRPr="003147AA" w:rsidRDefault="000F111C" w:rsidP="003147AA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 xml:space="preserve">Teilnahme an Unterricht in Lernfeldern über u.a. </w:t>
            </w:r>
            <w:r w:rsidR="00724FAD">
              <w:rPr>
                <w:rFonts w:ascii="Optima" w:hAnsi="Optima"/>
                <w:i/>
                <w:iCs/>
                <w:sz w:val="18"/>
                <w:lang w:val="de-AT"/>
              </w:rPr>
              <w:t>Firmenfinanzierung, Aktien und Anleihen, Derivate, Kreditgeschäft</w:t>
            </w:r>
          </w:p>
        </w:tc>
      </w:tr>
      <w:tr w:rsidR="008A67E4" w:rsidRPr="00E55D90" w14:paraId="12FD139A" w14:textId="77777777" w:rsidTr="00724FAD">
        <w:trPr>
          <w:trHeight w:val="340"/>
        </w:trPr>
        <w:tc>
          <w:tcPr>
            <w:tcW w:w="5812" w:type="dxa"/>
            <w:gridSpan w:val="6"/>
            <w:vAlign w:val="bottom"/>
          </w:tcPr>
          <w:p w14:paraId="72847BB3" w14:textId="0C077CB2" w:rsidR="008A67E4" w:rsidRPr="008A67E4" w:rsidRDefault="008A67E4" w:rsidP="006801FB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8A67E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European College of Business a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nd Management</w:t>
            </w:r>
          </w:p>
        </w:tc>
        <w:tc>
          <w:tcPr>
            <w:tcW w:w="4112" w:type="dxa"/>
            <w:gridSpan w:val="6"/>
            <w:vAlign w:val="bottom"/>
          </w:tcPr>
          <w:p w14:paraId="67B48271" w14:textId="211226F7" w:rsidR="008A67E4" w:rsidRPr="00E55D90" w:rsidRDefault="008A67E4" w:rsidP="006801FB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Dublin, Irland</w:t>
            </w:r>
          </w:p>
        </w:tc>
      </w:tr>
      <w:tr w:rsidR="008A67E4" w:rsidRPr="00E55D90" w14:paraId="2BC35A38" w14:textId="77777777" w:rsidTr="00724FAD">
        <w:tc>
          <w:tcPr>
            <w:tcW w:w="5670" w:type="dxa"/>
            <w:gridSpan w:val="5"/>
          </w:tcPr>
          <w:p w14:paraId="2B55BC21" w14:textId="7E6BDE1E" w:rsidR="008A67E4" w:rsidRPr="00E55D90" w:rsidRDefault="008A67E4" w:rsidP="008A67E4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Kaufmann International </w:t>
            </w:r>
            <w:proofErr w:type="spellStart"/>
            <w:r>
              <w:rPr>
                <w:rFonts w:ascii="Optima" w:hAnsi="Optima"/>
                <w:sz w:val="18"/>
                <w:lang w:val="de-AT"/>
              </w:rPr>
              <w:t>Certificate</w:t>
            </w:r>
            <w:proofErr w:type="spellEnd"/>
            <w:r>
              <w:rPr>
                <w:rFonts w:ascii="Optima" w:hAnsi="Optima"/>
                <w:sz w:val="18"/>
                <w:lang w:val="de-AT"/>
              </w:rPr>
              <w:t xml:space="preserve"> (AHK)</w:t>
            </w:r>
          </w:p>
        </w:tc>
        <w:tc>
          <w:tcPr>
            <w:tcW w:w="4254" w:type="dxa"/>
            <w:gridSpan w:val="7"/>
            <w:vAlign w:val="bottom"/>
          </w:tcPr>
          <w:p w14:paraId="61A9021F" w14:textId="10DA0A9A" w:rsidR="008A67E4" w:rsidRPr="00E55D90" w:rsidRDefault="008A67E4" w:rsidP="006801FB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de-AT"/>
              </w:rPr>
              <w:t>01/</w:t>
            </w:r>
            <w:r w:rsidRPr="00E55D90">
              <w:rPr>
                <w:rFonts w:ascii="Optima" w:hAnsi="Optima"/>
                <w:sz w:val="18"/>
              </w:rPr>
              <w:t>20</w:t>
            </w:r>
            <w:r>
              <w:rPr>
                <w:rFonts w:ascii="Optima" w:hAnsi="Optima"/>
                <w:sz w:val="18"/>
              </w:rPr>
              <w:t>23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2</w:t>
            </w:r>
            <w:r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</w:p>
        </w:tc>
      </w:tr>
      <w:tr w:rsidR="008A67E4" w:rsidRPr="00E55D90" w14:paraId="4240AC8E" w14:textId="77777777" w:rsidTr="00724FAD">
        <w:tc>
          <w:tcPr>
            <w:tcW w:w="9924" w:type="dxa"/>
            <w:gridSpan w:val="12"/>
            <w:vAlign w:val="bottom"/>
          </w:tcPr>
          <w:p w14:paraId="0D621049" w14:textId="0DB0DBD6" w:rsidR="008A67E4" w:rsidRDefault="008A67E4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Teilnahme am</w:t>
            </w:r>
            <w:r w:rsidR="00F2222A">
              <w:rPr>
                <w:rFonts w:ascii="Optima" w:hAnsi="Optima"/>
                <w:i/>
                <w:iCs/>
                <w:sz w:val="18"/>
              </w:rPr>
              <w:t xml:space="preserve"> </w:t>
            </w:r>
            <w:r>
              <w:rPr>
                <w:rFonts w:ascii="Optima" w:hAnsi="Optima"/>
                <w:i/>
                <w:iCs/>
                <w:sz w:val="18"/>
              </w:rPr>
              <w:t>Erasmus+ Austauschprogramm der IHK/AHK während der Ausbildung zum Bankkaufmann</w:t>
            </w:r>
          </w:p>
          <w:p w14:paraId="0303C246" w14:textId="67D3C704" w:rsidR="00A81DD2" w:rsidRPr="00724FAD" w:rsidRDefault="00FF2E40" w:rsidP="00724FA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Unterricht in u.a. Internationalem Bankgeschäft, Irland als Wirtschaftsstandort, Business English</w:t>
            </w:r>
          </w:p>
        </w:tc>
      </w:tr>
      <w:tr w:rsidR="008A67E4" w:rsidRPr="00E55D90" w14:paraId="1C51E2FF" w14:textId="77777777" w:rsidTr="00724FAD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085420C5" w:rsidR="008A67E4" w:rsidRPr="00E55D90" w:rsidRDefault="00FF2E40" w:rsidP="006801FB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Otto-Hahn-Schule Hanau</w:t>
            </w:r>
          </w:p>
        </w:tc>
        <w:tc>
          <w:tcPr>
            <w:tcW w:w="4254" w:type="dxa"/>
            <w:gridSpan w:val="7"/>
            <w:vAlign w:val="bottom"/>
          </w:tcPr>
          <w:p w14:paraId="2FCB10D7" w14:textId="736356C7" w:rsidR="008A67E4" w:rsidRPr="00E55D90" w:rsidRDefault="008A67E4" w:rsidP="006801FB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Hanau</w:t>
            </w:r>
          </w:p>
        </w:tc>
      </w:tr>
      <w:tr w:rsidR="008A67E4" w:rsidRPr="00E55D90" w14:paraId="312B82BC" w14:textId="77777777" w:rsidTr="00724FAD">
        <w:tc>
          <w:tcPr>
            <w:tcW w:w="5670" w:type="dxa"/>
            <w:gridSpan w:val="5"/>
            <w:vAlign w:val="bottom"/>
          </w:tcPr>
          <w:p w14:paraId="1CEE182B" w14:textId="512564A3" w:rsidR="008A67E4" w:rsidRPr="00E55D90" w:rsidRDefault="008A67E4" w:rsidP="006801FB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254" w:type="dxa"/>
            <w:gridSpan w:val="7"/>
            <w:vAlign w:val="bottom"/>
          </w:tcPr>
          <w:p w14:paraId="7521EA6E" w14:textId="1369EA7D" w:rsidR="008A67E4" w:rsidRPr="00E55D90" w:rsidRDefault="008A67E4" w:rsidP="006801FB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FF2E40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F2E40">
              <w:rPr>
                <w:rFonts w:ascii="Optima" w:hAnsi="Optima"/>
                <w:sz w:val="18"/>
              </w:rPr>
              <w:t>12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FF2E40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F2E40">
              <w:rPr>
                <w:rFonts w:ascii="Optima" w:hAnsi="Optima"/>
                <w:sz w:val="18"/>
              </w:rPr>
              <w:t>21</w:t>
            </w:r>
          </w:p>
        </w:tc>
      </w:tr>
      <w:tr w:rsidR="008A67E4" w:rsidRPr="00E55D90" w14:paraId="69F47C1D" w14:textId="77777777" w:rsidTr="00724FAD">
        <w:tc>
          <w:tcPr>
            <w:tcW w:w="9924" w:type="dxa"/>
            <w:gridSpan w:val="12"/>
            <w:vAlign w:val="bottom"/>
          </w:tcPr>
          <w:p w14:paraId="23575F6C" w14:textId="25054E54" w:rsidR="00B94C36" w:rsidRPr="00B94C36" w:rsidRDefault="00FF2E40" w:rsidP="00B94C3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bookmarkStart w:id="0" w:name="_Hlk159932637"/>
            <w:r>
              <w:rPr>
                <w:rFonts w:ascii="Optima" w:hAnsi="Optima"/>
                <w:i/>
                <w:iCs/>
                <w:sz w:val="18"/>
              </w:rPr>
              <w:t>Leistungskurse: Geschichte, Biologie</w:t>
            </w:r>
          </w:p>
        </w:tc>
      </w:tr>
      <w:tr w:rsidR="008A67E4" w:rsidRPr="00E55D90" w14:paraId="3A2665B3" w14:textId="77777777" w:rsidTr="00724FAD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DDD477C" w:rsidR="008A67E4" w:rsidRPr="00E55D90" w:rsidRDefault="008A67E4" w:rsidP="006801FB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bookmarkStart w:id="1" w:name="_Hlk160454271"/>
            <w:bookmarkEnd w:id="0"/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821864" w:rsidRPr="00E55D90" w14:paraId="127C64E2" w14:textId="77777777" w:rsidTr="00724FAD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673DBD63" w:rsidR="00821864" w:rsidRPr="00E55D90" w:rsidRDefault="0070022A" w:rsidP="00821864">
            <w:pPr>
              <w:rPr>
                <w:rFonts w:ascii="Optima" w:hAnsi="Optima"/>
                <w:sz w:val="23"/>
                <w:szCs w:val="23"/>
              </w:rPr>
            </w:pPr>
            <w:bookmarkStart w:id="2" w:name="_Hlk167371348"/>
            <w:r>
              <w:rPr>
                <w:rFonts w:ascii="Optima" w:hAnsi="Optima"/>
                <w:b/>
                <w:smallCaps/>
                <w:sz w:val="23"/>
                <w:szCs w:val="23"/>
              </w:rPr>
              <w:t>P</w:t>
            </w:r>
            <w:r w:rsidR="00724FAD">
              <w:rPr>
                <w:rFonts w:ascii="Optima" w:hAnsi="Optima"/>
                <w:b/>
                <w:smallCaps/>
                <w:sz w:val="23"/>
                <w:szCs w:val="23"/>
              </w:rPr>
              <w:t>ricewaterhouseCoopers GmbH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01C3307F" w:rsidR="00821864" w:rsidRPr="00E55D90" w:rsidRDefault="00821864" w:rsidP="00821864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821864" w:rsidRPr="00E55D90" w14:paraId="335D84E9" w14:textId="77777777" w:rsidTr="00724FAD">
        <w:tc>
          <w:tcPr>
            <w:tcW w:w="5954" w:type="dxa"/>
            <w:gridSpan w:val="7"/>
            <w:vAlign w:val="bottom"/>
          </w:tcPr>
          <w:p w14:paraId="20B1570F" w14:textId="79CD244F" w:rsidR="00821864" w:rsidRPr="00FF2E40" w:rsidRDefault="00821864" w:rsidP="00821864">
            <w:pPr>
              <w:rPr>
                <w:rFonts w:ascii="Optima" w:hAnsi="Optima"/>
                <w:sz w:val="18"/>
              </w:rPr>
            </w:pPr>
            <w:r w:rsidRPr="00FF2E40">
              <w:rPr>
                <w:rFonts w:ascii="Optima" w:hAnsi="Optima"/>
                <w:sz w:val="18"/>
              </w:rPr>
              <w:t>Praktikum im M&amp;A/C</w:t>
            </w:r>
            <w:r>
              <w:rPr>
                <w:rFonts w:ascii="Optima" w:hAnsi="Optima"/>
                <w:sz w:val="18"/>
              </w:rPr>
              <w:t>orporate Finance</w:t>
            </w:r>
          </w:p>
        </w:tc>
        <w:tc>
          <w:tcPr>
            <w:tcW w:w="3970" w:type="dxa"/>
            <w:gridSpan w:val="5"/>
            <w:vAlign w:val="bottom"/>
          </w:tcPr>
          <w:p w14:paraId="0475B997" w14:textId="6C76142A" w:rsidR="00821864" w:rsidRPr="00E55D90" w:rsidRDefault="00821864" w:rsidP="00821864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</w:t>
            </w:r>
            <w:r w:rsidR="0070022A">
              <w:rPr>
                <w:rFonts w:ascii="Optima" w:hAnsi="Optima"/>
                <w:sz w:val="18"/>
                <w:lang w:val="en-US"/>
              </w:rPr>
              <w:t>3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  <w:r w:rsidR="0070022A"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70022A">
              <w:rPr>
                <w:rFonts w:ascii="Optima" w:hAnsi="Optima"/>
                <w:sz w:val="18"/>
                <w:lang w:val="en-US"/>
              </w:rPr>
              <w:t>05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  <w:r w:rsidR="0070022A">
              <w:rPr>
                <w:rFonts w:ascii="Optima" w:hAnsi="Optima"/>
                <w:sz w:val="18"/>
                <w:lang w:val="en-US"/>
              </w:rPr>
              <w:t>5</w:t>
            </w:r>
          </w:p>
        </w:tc>
      </w:tr>
      <w:tr w:rsidR="00821864" w:rsidRPr="00E55D90" w14:paraId="54C3D64C" w14:textId="77777777" w:rsidTr="00724FAD">
        <w:tc>
          <w:tcPr>
            <w:tcW w:w="9924" w:type="dxa"/>
            <w:gridSpan w:val="12"/>
            <w:vAlign w:val="bottom"/>
          </w:tcPr>
          <w:p w14:paraId="6DD9BA0F" w14:textId="509DF021" w:rsidR="00821864" w:rsidRPr="00FF2E40" w:rsidRDefault="00821864" w:rsidP="00821864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Geplantes Praktikum nach Beendigung des </w:t>
            </w:r>
            <w:r w:rsidR="0070022A">
              <w:rPr>
                <w:rFonts w:ascii="Optima" w:hAnsi="Optima"/>
                <w:sz w:val="18"/>
                <w:lang w:val="de-AT"/>
              </w:rPr>
              <w:t>dritt</w:t>
            </w:r>
            <w:r>
              <w:rPr>
                <w:rFonts w:ascii="Optima" w:hAnsi="Optima"/>
                <w:sz w:val="18"/>
                <w:lang w:val="de-AT"/>
              </w:rPr>
              <w:t>en Fachsemesters</w:t>
            </w:r>
            <w:ins w:id="3" w:author="David Döbele" w:date="2024-06-11T19:04:00Z">
              <w:r w:rsidR="00B76B30">
                <w:rPr>
                  <w:rFonts w:ascii="Optima" w:hAnsi="Optima"/>
                  <w:sz w:val="18"/>
                  <w:lang w:val="de-AT"/>
                </w:rPr>
                <w:t xml:space="preserve"> (Vertrag bereits unterschrieben)</w:t>
              </w:r>
            </w:ins>
          </w:p>
        </w:tc>
      </w:tr>
      <w:tr w:rsidR="0070022A" w:rsidRPr="00E55D90" w14:paraId="73799C82" w14:textId="77777777" w:rsidTr="00724FAD">
        <w:trPr>
          <w:trHeight w:val="340"/>
        </w:trPr>
        <w:tc>
          <w:tcPr>
            <w:tcW w:w="6521" w:type="dxa"/>
            <w:gridSpan w:val="9"/>
            <w:vAlign w:val="bottom"/>
          </w:tcPr>
          <w:p w14:paraId="54D1D699" w14:textId="5003736B" w:rsidR="0070022A" w:rsidRPr="00E55D90" w:rsidRDefault="0070022A" w:rsidP="009D7865">
            <w:pPr>
              <w:rPr>
                <w:rFonts w:ascii="Optima" w:hAnsi="Optima"/>
                <w:sz w:val="23"/>
                <w:szCs w:val="23"/>
              </w:rPr>
            </w:pPr>
            <w:bookmarkStart w:id="4" w:name="_Hlk159933903"/>
            <w:bookmarkEnd w:id="1"/>
            <w:bookmarkEnd w:id="2"/>
            <w:r>
              <w:rPr>
                <w:rFonts w:ascii="Optima" w:hAnsi="Optima"/>
                <w:b/>
                <w:smallCaps/>
                <w:sz w:val="23"/>
                <w:szCs w:val="23"/>
              </w:rPr>
              <w:t>Sigma Corporate Finance GmbH</w:t>
            </w:r>
          </w:p>
        </w:tc>
        <w:tc>
          <w:tcPr>
            <w:tcW w:w="3403" w:type="dxa"/>
            <w:gridSpan w:val="3"/>
            <w:vAlign w:val="bottom"/>
          </w:tcPr>
          <w:p w14:paraId="11227F48" w14:textId="77777777" w:rsidR="0070022A" w:rsidRPr="00E55D90" w:rsidRDefault="0070022A" w:rsidP="009D786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70022A" w:rsidRPr="00E55D90" w14:paraId="652F937B" w14:textId="77777777" w:rsidTr="00724FAD">
        <w:tc>
          <w:tcPr>
            <w:tcW w:w="5954" w:type="dxa"/>
            <w:gridSpan w:val="7"/>
            <w:vAlign w:val="bottom"/>
          </w:tcPr>
          <w:p w14:paraId="1B761FA4" w14:textId="77777777" w:rsidR="0070022A" w:rsidRPr="00FF2E40" w:rsidRDefault="0070022A" w:rsidP="009D7865">
            <w:pPr>
              <w:rPr>
                <w:rFonts w:ascii="Optima" w:hAnsi="Optima"/>
                <w:sz w:val="18"/>
              </w:rPr>
            </w:pPr>
            <w:r w:rsidRPr="00FF2E40">
              <w:rPr>
                <w:rFonts w:ascii="Optima" w:hAnsi="Optima"/>
                <w:sz w:val="18"/>
              </w:rPr>
              <w:t>Praktikum im M&amp;A/C</w:t>
            </w:r>
            <w:r>
              <w:rPr>
                <w:rFonts w:ascii="Optima" w:hAnsi="Optima"/>
                <w:sz w:val="18"/>
              </w:rPr>
              <w:t>orporate Finance</w:t>
            </w:r>
          </w:p>
        </w:tc>
        <w:tc>
          <w:tcPr>
            <w:tcW w:w="3970" w:type="dxa"/>
            <w:gridSpan w:val="5"/>
            <w:vAlign w:val="bottom"/>
          </w:tcPr>
          <w:p w14:paraId="1DA88629" w14:textId="77777777" w:rsidR="0070022A" w:rsidRPr="00E55D90" w:rsidRDefault="0070022A" w:rsidP="009D7865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08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1</w:t>
            </w:r>
            <w:r>
              <w:rPr>
                <w:rFonts w:ascii="Optima" w:hAnsi="Optima"/>
                <w:sz w:val="18"/>
                <w:lang w:val="en-US"/>
              </w:rPr>
              <w:t>0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</w:p>
        </w:tc>
      </w:tr>
      <w:tr w:rsidR="0070022A" w:rsidRPr="00FF2E40" w14:paraId="5C5C9354" w14:textId="77777777" w:rsidTr="00724FAD">
        <w:tc>
          <w:tcPr>
            <w:tcW w:w="9924" w:type="dxa"/>
            <w:gridSpan w:val="12"/>
            <w:vAlign w:val="bottom"/>
          </w:tcPr>
          <w:p w14:paraId="6D39C58D" w14:textId="08F41F69" w:rsidR="0070022A" w:rsidRPr="00FF2E40" w:rsidRDefault="0070022A" w:rsidP="009D7865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Geplantes Praktikum nach Beendigung des zweiten Fachsemesters</w:t>
            </w:r>
            <w:ins w:id="5" w:author="David Döbele" w:date="2024-06-11T19:05:00Z">
              <w:r w:rsidR="00B76B30">
                <w:rPr>
                  <w:rFonts w:ascii="Optima" w:hAnsi="Optima"/>
                  <w:sz w:val="18"/>
                  <w:lang w:val="de-AT"/>
                </w:rPr>
                <w:t xml:space="preserve"> (Vertrag bereits unterschrieben)</w:t>
              </w:r>
            </w:ins>
          </w:p>
        </w:tc>
      </w:tr>
      <w:tr w:rsidR="008A67E4" w:rsidRPr="00E55D90" w14:paraId="50AFEA03" w14:textId="77777777" w:rsidTr="00724FAD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74E91310" w:rsidR="008A67E4" w:rsidRPr="00E55D90" w:rsidRDefault="00FF2E40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RSM Ebner Stolz</w:t>
            </w:r>
            <w:r w:rsidR="0070022A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4401" w:type="dxa"/>
            <w:gridSpan w:val="8"/>
            <w:vAlign w:val="bottom"/>
          </w:tcPr>
          <w:p w14:paraId="11E31BD8" w14:textId="33FC7EA9" w:rsidR="008A67E4" w:rsidRPr="00E55D90" w:rsidRDefault="008A67E4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8A67E4" w:rsidRPr="00E55D90" w14:paraId="48328CB9" w14:textId="77777777" w:rsidTr="00724FAD">
        <w:tc>
          <w:tcPr>
            <w:tcW w:w="6379" w:type="dxa"/>
            <w:gridSpan w:val="8"/>
            <w:vAlign w:val="bottom"/>
          </w:tcPr>
          <w:p w14:paraId="74B74B41" w14:textId="6BDEEEC1" w:rsidR="008A67E4" w:rsidRPr="00E55D90" w:rsidRDefault="00FF2E40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Werkstudium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545" w:type="dxa"/>
            <w:gridSpan w:val="4"/>
          </w:tcPr>
          <w:p w14:paraId="2CB21DEB" w14:textId="2EC6E8AE" w:rsidR="008A67E4" w:rsidRPr="00E55D90" w:rsidRDefault="004B4C55" w:rsidP="008A67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="008A67E4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  <w:r w:rsidR="008A67E4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="00D9126F">
              <w:rPr>
                <w:rFonts w:ascii="Optima" w:hAnsi="Optima"/>
                <w:i w:val="0"/>
                <w:iCs w:val="0"/>
                <w:sz w:val="18"/>
                <w:lang w:val="en-US"/>
              </w:rPr>
              <w:t>6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/2024</w:t>
            </w:r>
          </w:p>
        </w:tc>
      </w:tr>
      <w:tr w:rsidR="008A67E4" w:rsidRPr="00E55D90" w14:paraId="7C4155D6" w14:textId="77777777" w:rsidTr="00724FAD">
        <w:tc>
          <w:tcPr>
            <w:tcW w:w="9924" w:type="dxa"/>
            <w:gridSpan w:val="12"/>
            <w:vAlign w:val="bottom"/>
          </w:tcPr>
          <w:p w14:paraId="1A135F1D" w14:textId="12C17741" w:rsidR="008A67E4" w:rsidRPr="00E55D90" w:rsidRDefault="00FF2E40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Mitarbeit an der Jahresabschlussprüfung von kleinen und mittelständischen Unternehmen nach HGB und IFRS</w:t>
            </w:r>
          </w:p>
          <w:p w14:paraId="3658805E" w14:textId="25AA7EEE" w:rsidR="008A67E4" w:rsidRP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Eigenständige Betreuung von externen Revisionsprojekten</w:t>
            </w:r>
          </w:p>
        </w:tc>
      </w:tr>
      <w:bookmarkEnd w:id="4"/>
      <w:tr w:rsidR="003B78B6" w:rsidRPr="00E55D90" w14:paraId="0D4DF1FA" w14:textId="77777777" w:rsidTr="00724FAD">
        <w:trPr>
          <w:trHeight w:val="283"/>
        </w:trPr>
        <w:tc>
          <w:tcPr>
            <w:tcW w:w="6379" w:type="dxa"/>
            <w:gridSpan w:val="8"/>
            <w:vAlign w:val="bottom"/>
          </w:tcPr>
          <w:p w14:paraId="52DCB940" w14:textId="36F08BD9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Praktikum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545" w:type="dxa"/>
            <w:gridSpan w:val="4"/>
            <w:vAlign w:val="bottom"/>
          </w:tcPr>
          <w:p w14:paraId="00F3353C" w14:textId="13447ADB" w:rsidR="003B78B6" w:rsidRPr="00E55D90" w:rsidRDefault="003B78B6" w:rsidP="001D689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4B4C55"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4B4C55"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09/20</w:t>
            </w:r>
            <w:r w:rsidR="009F157E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="004B4C55">
              <w:rPr>
                <w:rFonts w:ascii="Optima" w:hAnsi="Optima"/>
                <w:i w:val="0"/>
                <w:iCs w:val="0"/>
                <w:sz w:val="18"/>
                <w:lang w:val="en-US"/>
              </w:rPr>
              <w:t>3</w:t>
            </w:r>
          </w:p>
        </w:tc>
      </w:tr>
      <w:tr w:rsidR="003B78B6" w:rsidRPr="00E55D90" w14:paraId="7A1EBBAB" w14:textId="77777777" w:rsidTr="00724FAD">
        <w:tc>
          <w:tcPr>
            <w:tcW w:w="9924" w:type="dxa"/>
            <w:gridSpan w:val="12"/>
            <w:vAlign w:val="bottom"/>
          </w:tcPr>
          <w:p w14:paraId="13BF9959" w14:textId="77777777" w:rsid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Mitarbeit an der Jahresabschlussprüfung von kleinen und mittelständischen Unternehmen nach HGB und IFRS</w:t>
            </w:r>
          </w:p>
          <w:p w14:paraId="3BAD0702" w14:textId="77777777" w:rsid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Durchführung von externen Revisionsprojekten</w:t>
            </w:r>
          </w:p>
          <w:p w14:paraId="06A0ABEE" w14:textId="592C0C4E" w:rsidR="003B78B6" w:rsidRPr="003B78B6" w:rsidRDefault="003B78B6" w:rsidP="006801F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Erstellung und Auswertung von Datentabellen in Excel</w:t>
            </w:r>
          </w:p>
        </w:tc>
      </w:tr>
      <w:tr w:rsidR="003B78B6" w:rsidRPr="00E55D90" w14:paraId="5DC5735C" w14:textId="77777777" w:rsidTr="00724FAD">
        <w:trPr>
          <w:trHeight w:val="346"/>
        </w:trPr>
        <w:tc>
          <w:tcPr>
            <w:tcW w:w="5523" w:type="dxa"/>
            <w:gridSpan w:val="4"/>
            <w:vAlign w:val="bottom"/>
          </w:tcPr>
          <w:p w14:paraId="310A9A93" w14:textId="18DD6AB7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KfW Bankengruppe</w:t>
            </w:r>
          </w:p>
        </w:tc>
        <w:tc>
          <w:tcPr>
            <w:tcW w:w="4401" w:type="dxa"/>
            <w:gridSpan w:val="8"/>
            <w:vAlign w:val="bottom"/>
          </w:tcPr>
          <w:p w14:paraId="7ED8C9DF" w14:textId="77777777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3B78B6" w:rsidRPr="00E55D90" w14:paraId="74D3F714" w14:textId="77777777" w:rsidTr="00724FAD">
        <w:tc>
          <w:tcPr>
            <w:tcW w:w="6379" w:type="dxa"/>
            <w:gridSpan w:val="8"/>
            <w:vAlign w:val="bottom"/>
          </w:tcPr>
          <w:p w14:paraId="7AE77A4B" w14:textId="62B967F7" w:rsidR="003B78B6" w:rsidRPr="00E55D90" w:rsidRDefault="005F0EBD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zum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Bankkaufmann</w:t>
            </w:r>
            <w:proofErr w:type="spellEnd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(IHK)</w:t>
            </w:r>
          </w:p>
        </w:tc>
        <w:tc>
          <w:tcPr>
            <w:tcW w:w="3545" w:type="dxa"/>
            <w:gridSpan w:val="4"/>
            <w:vAlign w:val="bottom"/>
          </w:tcPr>
          <w:p w14:paraId="1D4B8257" w14:textId="03571FE0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3B78B6" w:rsidRPr="003B78B6" w14:paraId="59AE36C1" w14:textId="77777777" w:rsidTr="00724FAD">
        <w:tc>
          <w:tcPr>
            <w:tcW w:w="9924" w:type="dxa"/>
            <w:gridSpan w:val="12"/>
          </w:tcPr>
          <w:p w14:paraId="4F570D83" w14:textId="4CEBEF15" w:rsidR="003B78B6" w:rsidRPr="0070022A" w:rsidRDefault="00750AED" w:rsidP="0070022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Abgeschlossene Ausbildung zum Bankkaufmann mit Einsatzstationen im Neukundengeschäft (Privatkunden), Compliance, Human Resources sowie in der KfW IPEX im Bereich Exportfinanzierung (Branche Maritime Industries)</w:t>
            </w:r>
          </w:p>
        </w:tc>
      </w:tr>
      <w:tr w:rsidR="00E00098" w:rsidRPr="00E55D90" w14:paraId="289C92D7" w14:textId="77777777" w:rsidTr="00724FAD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542394A" w14:textId="6AD7C435" w:rsidR="00E00098" w:rsidRPr="00E55D90" w:rsidRDefault="00B97115" w:rsidP="00C24A13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Ehrenamtliches</w:t>
            </w:r>
            <w:r w:rsidR="00E00098">
              <w:rPr>
                <w:rFonts w:ascii="Optima" w:hAnsi="Optima" w:cs="Times New Roman (Body CS)"/>
                <w:sz w:val="28"/>
              </w:rPr>
              <w:t xml:space="preserve"> Engagement</w:t>
            </w:r>
          </w:p>
        </w:tc>
      </w:tr>
      <w:tr w:rsidR="00821864" w:rsidRPr="00E55D90" w14:paraId="574ADC4D" w14:textId="77777777" w:rsidTr="00724FAD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04C33854" w14:textId="70FEB217" w:rsidR="00821864" w:rsidRPr="00821864" w:rsidRDefault="00821864" w:rsidP="009D7865">
            <w:pPr>
              <w:rPr>
                <w:rFonts w:ascii="Optima" w:hAnsi="Optima"/>
                <w:sz w:val="23"/>
                <w:szCs w:val="23"/>
                <w:lang w:val="en-US"/>
              </w:rPr>
            </w:pPr>
            <w:bookmarkStart w:id="6" w:name="_Hlk167371429"/>
            <w:r w:rsidRPr="0082186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Skyline Investment Club </w:t>
            </w:r>
            <w:proofErr w:type="spellStart"/>
            <w:r w:rsidRPr="0082186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e.V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.</w:t>
            </w:r>
            <w:proofErr w:type="spellEnd"/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505490FB" w14:textId="77777777" w:rsidR="00821864" w:rsidRPr="00E55D90" w:rsidRDefault="00821864" w:rsidP="009D786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821864" w:rsidRPr="00E55D90" w14:paraId="70BAC860" w14:textId="77777777" w:rsidTr="00724FAD">
        <w:tc>
          <w:tcPr>
            <w:tcW w:w="5954" w:type="dxa"/>
            <w:gridSpan w:val="7"/>
            <w:vAlign w:val="bottom"/>
          </w:tcPr>
          <w:p w14:paraId="6DF25E1F" w14:textId="6E689894" w:rsidR="004036F9" w:rsidRPr="00B76B30" w:rsidRDefault="00821864" w:rsidP="009D7865">
            <w:pPr>
              <w:rPr>
                <w:rFonts w:ascii="Optima" w:hAnsi="Optima"/>
                <w:sz w:val="18"/>
                <w:rPrChange w:id="7" w:author="David Döbele" w:date="2024-06-11T19:05:00Z">
                  <w:rPr>
                    <w:rFonts w:ascii="Optima" w:hAnsi="Optima"/>
                    <w:sz w:val="18"/>
                    <w:lang w:val="en-US"/>
                  </w:rPr>
                </w:rPrChange>
              </w:rPr>
            </w:pPr>
            <w:r w:rsidRPr="00B76B30">
              <w:rPr>
                <w:rFonts w:ascii="Optima" w:hAnsi="Optima"/>
                <w:sz w:val="18"/>
                <w:rPrChange w:id="8" w:author="David Döbele" w:date="2024-06-11T19:05:00Z">
                  <w:rPr>
                    <w:rFonts w:ascii="Optima" w:hAnsi="Optima"/>
                    <w:sz w:val="18"/>
                    <w:lang w:val="en-US"/>
                  </w:rPr>
                </w:rPrChange>
              </w:rPr>
              <w:t>Analyst im M&amp;A-Department</w:t>
            </w:r>
            <w:ins w:id="9" w:author="David Döbele" w:date="2024-06-11T19:05:00Z">
              <w:r w:rsidR="00B76B30" w:rsidRPr="00B76B30">
                <w:rPr>
                  <w:rFonts w:ascii="Optima" w:hAnsi="Optima"/>
                  <w:sz w:val="18"/>
                  <w:rPrChange w:id="10" w:author="David Döbele" w:date="2024-06-11T19:05:00Z">
                    <w:rPr>
                      <w:rFonts w:ascii="Optima" w:hAnsi="Optima"/>
                      <w:sz w:val="18"/>
                      <w:lang w:val="en-US"/>
                    </w:rPr>
                  </w:rPrChange>
                </w:rPr>
                <w:t xml:space="preserve"> einer studentischen </w:t>
              </w:r>
              <w:r w:rsidR="00B76B30">
                <w:rPr>
                  <w:rFonts w:ascii="Optima" w:hAnsi="Optima"/>
                  <w:sz w:val="18"/>
                </w:rPr>
                <w:t>Finance-</w:t>
              </w:r>
              <w:r w:rsidR="00B76B30" w:rsidRPr="00B76B30">
                <w:rPr>
                  <w:rFonts w:ascii="Optima" w:hAnsi="Optima"/>
                  <w:sz w:val="18"/>
                  <w:rPrChange w:id="11" w:author="David Döbele" w:date="2024-06-11T19:05:00Z">
                    <w:rPr>
                      <w:rFonts w:ascii="Optima" w:hAnsi="Optima"/>
                      <w:sz w:val="18"/>
                      <w:lang w:val="en-US"/>
                    </w:rPr>
                  </w:rPrChange>
                </w:rPr>
                <w:t>Initiative</w:t>
              </w:r>
            </w:ins>
          </w:p>
        </w:tc>
        <w:tc>
          <w:tcPr>
            <w:tcW w:w="3970" w:type="dxa"/>
            <w:gridSpan w:val="5"/>
            <w:vAlign w:val="bottom"/>
          </w:tcPr>
          <w:p w14:paraId="0611B789" w14:textId="7021E707" w:rsidR="00821864" w:rsidRPr="00E55D90" w:rsidRDefault="00821864" w:rsidP="009D7865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821864" w:rsidRPr="00FF2E40" w14:paraId="238B40E2" w14:textId="77777777" w:rsidTr="00724FAD">
        <w:tc>
          <w:tcPr>
            <w:tcW w:w="9924" w:type="dxa"/>
            <w:gridSpan w:val="12"/>
            <w:vAlign w:val="bottom"/>
          </w:tcPr>
          <w:p w14:paraId="48A60143" w14:textId="12C95382" w:rsidR="0070022A" w:rsidRPr="0070022A" w:rsidRDefault="00821864" w:rsidP="0070022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Erstellung</w:t>
            </w:r>
            <w:r w:rsidR="004036F9">
              <w:rPr>
                <w:rFonts w:ascii="Optima" w:hAnsi="Optima"/>
                <w:sz w:val="18"/>
                <w:lang w:val="de-AT"/>
              </w:rPr>
              <w:t xml:space="preserve"> und Präsentation</w:t>
            </w:r>
            <w:r>
              <w:rPr>
                <w:rFonts w:ascii="Optima" w:hAnsi="Optima"/>
                <w:sz w:val="18"/>
                <w:lang w:val="de-AT"/>
              </w:rPr>
              <w:t xml:space="preserve"> eines </w:t>
            </w:r>
            <w:proofErr w:type="spellStart"/>
            <w:r>
              <w:rPr>
                <w:rFonts w:ascii="Optima" w:hAnsi="Optima"/>
                <w:sz w:val="18"/>
                <w:lang w:val="de-AT"/>
              </w:rPr>
              <w:t>Sellside</w:t>
            </w:r>
            <w:proofErr w:type="spellEnd"/>
            <w:r>
              <w:rPr>
                <w:rFonts w:ascii="Optima" w:hAnsi="Optima"/>
                <w:sz w:val="18"/>
                <w:lang w:val="de-AT"/>
              </w:rPr>
              <w:t xml:space="preserve">-Pitchs </w:t>
            </w:r>
            <w:r w:rsidR="0070022A">
              <w:rPr>
                <w:rFonts w:ascii="Optima" w:hAnsi="Optima"/>
                <w:sz w:val="18"/>
                <w:lang w:val="de-AT"/>
              </w:rPr>
              <w:t>für Unternehmen im Bereich Chemical Life Sciences mit ca. 500 Millionen</w:t>
            </w:r>
            <w:ins w:id="12" w:author="David Döbele" w:date="2024-06-11T19:05:00Z">
              <w:r w:rsidR="00B76B30">
                <w:rPr>
                  <w:rFonts w:ascii="Optima" w:hAnsi="Optima"/>
                  <w:sz w:val="18"/>
                  <w:lang w:val="de-AT"/>
                </w:rPr>
                <w:t xml:space="preserve"> EUR</w:t>
              </w:r>
            </w:ins>
            <w:r w:rsidR="0070022A">
              <w:rPr>
                <w:rFonts w:ascii="Optima" w:hAnsi="Optima"/>
                <w:sz w:val="18"/>
                <w:lang w:val="de-AT"/>
              </w:rPr>
              <w:t xml:space="preserve"> Jahresumsatz</w:t>
            </w:r>
          </w:p>
        </w:tc>
      </w:tr>
      <w:tr w:rsidR="00E00098" w:rsidRPr="00E55D90" w14:paraId="07110D1F" w14:textId="77777777" w:rsidTr="00724FAD">
        <w:trPr>
          <w:trHeight w:val="340"/>
        </w:trPr>
        <w:tc>
          <w:tcPr>
            <w:tcW w:w="6521" w:type="dxa"/>
            <w:gridSpan w:val="9"/>
            <w:vAlign w:val="bottom"/>
          </w:tcPr>
          <w:p w14:paraId="19BA1C79" w14:textId="616CEE0A" w:rsidR="00E00098" w:rsidRPr="00E55D90" w:rsidRDefault="00877418" w:rsidP="00C24A13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RockYourLife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>!</w:t>
            </w:r>
            <w:r w:rsidR="00821864">
              <w:rPr>
                <w:rFonts w:ascii="Optima" w:hAnsi="Optima"/>
                <w:b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403" w:type="dxa"/>
            <w:gridSpan w:val="3"/>
            <w:vAlign w:val="bottom"/>
          </w:tcPr>
          <w:p w14:paraId="13E303AF" w14:textId="77777777" w:rsidR="00E00098" w:rsidRPr="00E55D90" w:rsidRDefault="00E00098" w:rsidP="00C24A13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00098" w:rsidRPr="00E55D90" w14:paraId="46756064" w14:textId="77777777" w:rsidTr="00724FAD">
        <w:tc>
          <w:tcPr>
            <w:tcW w:w="5954" w:type="dxa"/>
            <w:gridSpan w:val="7"/>
            <w:vAlign w:val="bottom"/>
          </w:tcPr>
          <w:p w14:paraId="343108BF" w14:textId="1456E070" w:rsidR="00E00098" w:rsidRPr="00FF2E40" w:rsidRDefault="00877418" w:rsidP="00C24A13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Mentoring von Jugendlichen und jungen Erwachsenen</w:t>
            </w:r>
          </w:p>
        </w:tc>
        <w:tc>
          <w:tcPr>
            <w:tcW w:w="3970" w:type="dxa"/>
            <w:gridSpan w:val="5"/>
            <w:vAlign w:val="bottom"/>
          </w:tcPr>
          <w:p w14:paraId="582960DA" w14:textId="7F22E2AB" w:rsidR="00E00098" w:rsidRPr="00E55D90" w:rsidRDefault="00F2222A" w:rsidP="00C24A13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1</w:t>
            </w:r>
            <w:r w:rsidR="00821864">
              <w:rPr>
                <w:rFonts w:ascii="Optima" w:hAnsi="Optima"/>
                <w:sz w:val="18"/>
                <w:lang w:val="en-US"/>
              </w:rPr>
              <w:t>1</w:t>
            </w:r>
            <w:r w:rsidR="00E00098"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E00098">
              <w:rPr>
                <w:rFonts w:ascii="Optima" w:hAnsi="Optima"/>
                <w:sz w:val="18"/>
                <w:lang w:val="en-US"/>
              </w:rPr>
              <w:t>2</w:t>
            </w:r>
            <w:r w:rsidR="00821864">
              <w:rPr>
                <w:rFonts w:ascii="Optima" w:hAnsi="Optima"/>
                <w:sz w:val="18"/>
                <w:lang w:val="en-US"/>
              </w:rPr>
              <w:t>3</w:t>
            </w:r>
            <w:r w:rsidR="00E00098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00098" w:rsidRPr="00FF2E40" w14:paraId="2D41E0B8" w14:textId="77777777" w:rsidTr="00724FAD">
        <w:tc>
          <w:tcPr>
            <w:tcW w:w="9924" w:type="dxa"/>
            <w:gridSpan w:val="12"/>
            <w:vAlign w:val="bottom"/>
          </w:tcPr>
          <w:p w14:paraId="1FFFA3F6" w14:textId="4CBAC7E6" w:rsidR="00E00098" w:rsidRPr="00FF2E40" w:rsidRDefault="00877418" w:rsidP="00C24A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Betreuung</w:t>
            </w:r>
            <w:r w:rsidR="00E17B88">
              <w:rPr>
                <w:rFonts w:ascii="Optima" w:hAnsi="Optima"/>
                <w:sz w:val="18"/>
                <w:lang w:val="de-AT"/>
              </w:rPr>
              <w:t xml:space="preserve"> und </w:t>
            </w:r>
            <w:r w:rsidR="00F2222A">
              <w:rPr>
                <w:rFonts w:ascii="Optima" w:hAnsi="Optima"/>
                <w:sz w:val="18"/>
                <w:lang w:val="de-AT"/>
              </w:rPr>
              <w:t>Unterstützung von</w:t>
            </w:r>
            <w:r>
              <w:rPr>
                <w:rFonts w:ascii="Optima" w:hAnsi="Optima"/>
                <w:sz w:val="18"/>
                <w:lang w:val="de-AT"/>
              </w:rPr>
              <w:t xml:space="preserve"> Jugendlichen und jungen Erw</w:t>
            </w:r>
            <w:r w:rsidR="00E17B88">
              <w:rPr>
                <w:rFonts w:ascii="Optima" w:hAnsi="Optima"/>
                <w:sz w:val="18"/>
                <w:lang w:val="de-AT"/>
              </w:rPr>
              <w:t xml:space="preserve">achsenen aus prekären Verhältnissen beim Schulabschluss und beruflicher </w:t>
            </w:r>
            <w:r w:rsidR="00A81DD2">
              <w:rPr>
                <w:rFonts w:ascii="Optima" w:hAnsi="Optima"/>
                <w:sz w:val="18"/>
                <w:lang w:val="de-AT"/>
              </w:rPr>
              <w:t>Ersto</w:t>
            </w:r>
            <w:r w:rsidR="00E17B88">
              <w:rPr>
                <w:rFonts w:ascii="Optima" w:hAnsi="Optima"/>
                <w:sz w:val="18"/>
                <w:lang w:val="de-AT"/>
              </w:rPr>
              <w:t>rientierung</w:t>
            </w:r>
          </w:p>
        </w:tc>
      </w:tr>
      <w:bookmarkEnd w:id="6"/>
      <w:tr w:rsidR="003B78B6" w:rsidRPr="00E55D90" w14:paraId="482569A2" w14:textId="77777777" w:rsidTr="00724FAD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3B78B6" w:rsidRPr="00E55D90" w:rsidRDefault="003B78B6" w:rsidP="005F0EBD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B78B6" w:rsidRPr="00E55D90" w14:paraId="2B257790" w14:textId="77777777" w:rsidTr="00724FAD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D9F2900" w:rsidR="003B78B6" w:rsidRPr="00E55D90" w:rsidRDefault="003B78B6" w:rsidP="005F0EB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Italienisch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750AED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3B78B6" w:rsidRPr="00750AED" w14:paraId="45706C3F" w14:textId="77777777" w:rsidTr="00724FAD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939" w:type="dxa"/>
            <w:gridSpan w:val="11"/>
            <w:vAlign w:val="bottom"/>
          </w:tcPr>
          <w:p w14:paraId="60CA2168" w14:textId="2F1C7A21" w:rsidR="003B78B6" w:rsidRPr="00750AED" w:rsidRDefault="003B78B6" w:rsidP="005F0EBD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4036F9">
              <w:rPr>
                <w:rFonts w:ascii="Optima" w:hAnsi="Optima" w:cs="Georgia"/>
                <w:i/>
                <w:iCs/>
                <w:color w:val="000000"/>
                <w:sz w:val="18"/>
              </w:rPr>
              <w:t>F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ortgeschritten)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750AED" w:rsidRPr="00750AED">
              <w:rPr>
                <w:rFonts w:ascii="Optima" w:hAnsi="Optima" w:cs="Georgia"/>
                <w:color w:val="000000"/>
                <w:sz w:val="18"/>
              </w:rPr>
              <w:t>SAP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A81DD2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70022A">
              <w:rPr>
                <w:rFonts w:ascii="Optima" w:hAnsi="Optima" w:cs="Georgia"/>
                <w:color w:val="000000"/>
                <w:sz w:val="18"/>
              </w:rPr>
              <w:t>Python</w:t>
            </w:r>
            <w:r w:rsidRPr="00750AED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Pr="00750AED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3B78B6" w:rsidRPr="00E55D90" w14:paraId="70CB01B0" w14:textId="77777777" w:rsidTr="00724FA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939" w:type="dxa"/>
            <w:gridSpan w:val="11"/>
            <w:vAlign w:val="bottom"/>
          </w:tcPr>
          <w:p w14:paraId="598C2742" w14:textId="7DAB1A8C" w:rsidR="003B78B6" w:rsidRPr="00E55D90" w:rsidRDefault="00750AED" w:rsidP="005F0EBD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Fußball </w:t>
            </w:r>
            <w:r w:rsidRPr="001D689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(Mitglied bei Eintracht Frankfurt),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Schach, Fitness, Kochen</w:t>
            </w:r>
          </w:p>
        </w:tc>
      </w:tr>
      <w:tr w:rsidR="003B78B6" w:rsidRPr="00E55D90" w14:paraId="071AB173" w14:textId="77777777" w:rsidTr="00724FAD">
        <w:trPr>
          <w:trHeight w:val="880"/>
        </w:trPr>
        <w:tc>
          <w:tcPr>
            <w:tcW w:w="2689" w:type="dxa"/>
            <w:gridSpan w:val="2"/>
          </w:tcPr>
          <w:p w14:paraId="5D1A0A2B" w14:textId="77777777" w:rsidR="00750AED" w:rsidRDefault="00750AED" w:rsidP="003B78B6">
            <w:pPr>
              <w:rPr>
                <w:rFonts w:ascii="Optima" w:hAnsi="Optima"/>
                <w:sz w:val="18"/>
              </w:rPr>
            </w:pPr>
          </w:p>
          <w:p w14:paraId="2F44820A" w14:textId="0BB78016" w:rsidR="00750AED" w:rsidRDefault="001D689A" w:rsidP="003B78B6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br/>
            </w:r>
          </w:p>
          <w:p w14:paraId="3F4F5AA1" w14:textId="77777777" w:rsidR="00750AED" w:rsidRDefault="00750AED" w:rsidP="003B78B6">
            <w:pPr>
              <w:rPr>
                <w:rFonts w:ascii="Optima" w:hAnsi="Optima"/>
                <w:sz w:val="18"/>
              </w:rPr>
            </w:pPr>
          </w:p>
          <w:p w14:paraId="406B03AC" w14:textId="4A004648" w:rsidR="003B78B6" w:rsidRPr="00E55D90" w:rsidRDefault="003B78B6" w:rsidP="003B78B6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Frankfurt</w:t>
            </w:r>
            <w:r w:rsidR="00750AED">
              <w:rPr>
                <w:rFonts w:ascii="Optima" w:hAnsi="Optima"/>
                <w:sz w:val="18"/>
              </w:rPr>
              <w:t xml:space="preserve"> am Main</w:t>
            </w:r>
            <w:r w:rsidRPr="00E55D90">
              <w:rPr>
                <w:rFonts w:ascii="Optima" w:hAnsi="Optima"/>
                <w:sz w:val="18"/>
              </w:rPr>
              <w:t xml:space="preserve">, </w:t>
            </w:r>
            <w:r w:rsidR="00724FAD">
              <w:rPr>
                <w:rFonts w:ascii="Optima" w:hAnsi="Optima"/>
                <w:sz w:val="18"/>
              </w:rPr>
              <w:t>2</w:t>
            </w:r>
            <w:r w:rsidR="00096845">
              <w:rPr>
                <w:rFonts w:ascii="Optima" w:hAnsi="Optima"/>
                <w:sz w:val="18"/>
              </w:rPr>
              <w:t>3</w:t>
            </w:r>
            <w:r w:rsidRPr="00E55D90">
              <w:rPr>
                <w:rFonts w:ascii="Optima" w:hAnsi="Optima"/>
                <w:sz w:val="18"/>
              </w:rPr>
              <w:t>.</w:t>
            </w:r>
            <w:r w:rsidR="00A81DD2">
              <w:rPr>
                <w:rFonts w:ascii="Optima" w:hAnsi="Optima"/>
                <w:sz w:val="18"/>
              </w:rPr>
              <w:t>0</w:t>
            </w:r>
            <w:r w:rsidR="00CC3548">
              <w:rPr>
                <w:rFonts w:ascii="Optima" w:hAnsi="Optima"/>
                <w:sz w:val="18"/>
              </w:rPr>
              <w:t>5</w:t>
            </w:r>
            <w:r w:rsidRPr="00E55D90">
              <w:rPr>
                <w:rFonts w:ascii="Optima" w:hAnsi="Optima"/>
                <w:sz w:val="18"/>
              </w:rPr>
              <w:t>.20</w:t>
            </w:r>
            <w:r w:rsidR="00A81DD2">
              <w:rPr>
                <w:rFonts w:ascii="Optima" w:hAnsi="Optima"/>
                <w:sz w:val="18"/>
              </w:rPr>
              <w:t>24</w:t>
            </w:r>
          </w:p>
        </w:tc>
        <w:tc>
          <w:tcPr>
            <w:tcW w:w="7235" w:type="dxa"/>
            <w:gridSpan w:val="10"/>
          </w:tcPr>
          <w:p w14:paraId="6478BDEA" w14:textId="77777777" w:rsidR="003B78B6" w:rsidRPr="00E55D90" w:rsidRDefault="003B78B6" w:rsidP="003B78B6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08E">
      <w:footerReference w:type="even" r:id="rId8"/>
      <w:pgSz w:w="11906" w:h="16838"/>
      <w:pgMar w:top="851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ECAAF" w14:textId="77777777" w:rsidR="004463CC" w:rsidRDefault="004463CC" w:rsidP="00BE053D">
      <w:pPr>
        <w:spacing w:after="0" w:line="240" w:lineRule="auto"/>
      </w:pPr>
      <w:r>
        <w:separator/>
      </w:r>
    </w:p>
  </w:endnote>
  <w:endnote w:type="continuationSeparator" w:id="0">
    <w:p w14:paraId="1B84B2C9" w14:textId="77777777" w:rsidR="004463CC" w:rsidRDefault="004463C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27E94" w14:textId="77777777" w:rsidR="004463CC" w:rsidRDefault="004463CC" w:rsidP="00BE053D">
      <w:pPr>
        <w:spacing w:after="0" w:line="240" w:lineRule="auto"/>
      </w:pPr>
      <w:r>
        <w:separator/>
      </w:r>
    </w:p>
  </w:footnote>
  <w:footnote w:type="continuationSeparator" w:id="0">
    <w:p w14:paraId="5090B8D3" w14:textId="77777777" w:rsidR="004463CC" w:rsidRDefault="004463C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756340">
    <w:abstractNumId w:val="14"/>
  </w:num>
  <w:num w:numId="2" w16cid:durableId="384960910">
    <w:abstractNumId w:val="17"/>
  </w:num>
  <w:num w:numId="3" w16cid:durableId="1621688441">
    <w:abstractNumId w:val="19"/>
  </w:num>
  <w:num w:numId="4" w16cid:durableId="652488822">
    <w:abstractNumId w:val="0"/>
  </w:num>
  <w:num w:numId="5" w16cid:durableId="1802919532">
    <w:abstractNumId w:val="1"/>
  </w:num>
  <w:num w:numId="6" w16cid:durableId="697858560">
    <w:abstractNumId w:val="2"/>
  </w:num>
  <w:num w:numId="7" w16cid:durableId="1303315451">
    <w:abstractNumId w:val="13"/>
  </w:num>
  <w:num w:numId="8" w16cid:durableId="708531420">
    <w:abstractNumId w:val="22"/>
  </w:num>
  <w:num w:numId="9" w16cid:durableId="784079451">
    <w:abstractNumId w:val="12"/>
  </w:num>
  <w:num w:numId="10" w16cid:durableId="1356074308">
    <w:abstractNumId w:val="23"/>
  </w:num>
  <w:num w:numId="11" w16cid:durableId="670529517">
    <w:abstractNumId w:val="5"/>
  </w:num>
  <w:num w:numId="12" w16cid:durableId="1567104467">
    <w:abstractNumId w:val="6"/>
  </w:num>
  <w:num w:numId="13" w16cid:durableId="300504867">
    <w:abstractNumId w:val="8"/>
  </w:num>
  <w:num w:numId="14" w16cid:durableId="1750813163">
    <w:abstractNumId w:val="9"/>
  </w:num>
  <w:num w:numId="15" w16cid:durableId="1434208277">
    <w:abstractNumId w:val="21"/>
  </w:num>
  <w:num w:numId="16" w16cid:durableId="1045636391">
    <w:abstractNumId w:val="4"/>
  </w:num>
  <w:num w:numId="17" w16cid:durableId="452595587">
    <w:abstractNumId w:val="16"/>
  </w:num>
  <w:num w:numId="18" w16cid:durableId="568806028">
    <w:abstractNumId w:val="3"/>
  </w:num>
  <w:num w:numId="19" w16cid:durableId="1393164465">
    <w:abstractNumId w:val="18"/>
  </w:num>
  <w:num w:numId="20" w16cid:durableId="1250509170">
    <w:abstractNumId w:val="10"/>
  </w:num>
  <w:num w:numId="21" w16cid:durableId="380710673">
    <w:abstractNumId w:val="11"/>
  </w:num>
  <w:num w:numId="22" w16cid:durableId="398132663">
    <w:abstractNumId w:val="15"/>
  </w:num>
  <w:num w:numId="23" w16cid:durableId="1358390296">
    <w:abstractNumId w:val="7"/>
  </w:num>
  <w:num w:numId="24" w16cid:durableId="114400347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6845"/>
    <w:rsid w:val="000A1FDA"/>
    <w:rsid w:val="000B608E"/>
    <w:rsid w:val="000B63E2"/>
    <w:rsid w:val="000B6548"/>
    <w:rsid w:val="000D671A"/>
    <w:rsid w:val="000F111C"/>
    <w:rsid w:val="00103EC5"/>
    <w:rsid w:val="001130F9"/>
    <w:rsid w:val="00116C6E"/>
    <w:rsid w:val="00125CA6"/>
    <w:rsid w:val="00156FC9"/>
    <w:rsid w:val="00162A5A"/>
    <w:rsid w:val="00172867"/>
    <w:rsid w:val="00175B6D"/>
    <w:rsid w:val="00182FE2"/>
    <w:rsid w:val="001853B8"/>
    <w:rsid w:val="001901ED"/>
    <w:rsid w:val="0019483A"/>
    <w:rsid w:val="001A46BF"/>
    <w:rsid w:val="001A481B"/>
    <w:rsid w:val="001B0186"/>
    <w:rsid w:val="001B62CA"/>
    <w:rsid w:val="001B7F9F"/>
    <w:rsid w:val="001D4DCD"/>
    <w:rsid w:val="001D689A"/>
    <w:rsid w:val="001E126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7AA"/>
    <w:rsid w:val="00314B7A"/>
    <w:rsid w:val="00324BC5"/>
    <w:rsid w:val="00340BAB"/>
    <w:rsid w:val="003418E0"/>
    <w:rsid w:val="00346CB8"/>
    <w:rsid w:val="00347F8D"/>
    <w:rsid w:val="00372F7B"/>
    <w:rsid w:val="003733E5"/>
    <w:rsid w:val="00390EA6"/>
    <w:rsid w:val="003B78B6"/>
    <w:rsid w:val="003E27C3"/>
    <w:rsid w:val="003F3E3F"/>
    <w:rsid w:val="004036F9"/>
    <w:rsid w:val="004067B8"/>
    <w:rsid w:val="004154BE"/>
    <w:rsid w:val="0042013D"/>
    <w:rsid w:val="00422F83"/>
    <w:rsid w:val="00426D7E"/>
    <w:rsid w:val="0043430C"/>
    <w:rsid w:val="00435E6D"/>
    <w:rsid w:val="00443668"/>
    <w:rsid w:val="004463CC"/>
    <w:rsid w:val="00456B0D"/>
    <w:rsid w:val="00476AF8"/>
    <w:rsid w:val="00484FD7"/>
    <w:rsid w:val="004929FB"/>
    <w:rsid w:val="004A54BA"/>
    <w:rsid w:val="004B4C55"/>
    <w:rsid w:val="004B6A5E"/>
    <w:rsid w:val="00507EA7"/>
    <w:rsid w:val="00526089"/>
    <w:rsid w:val="00527A28"/>
    <w:rsid w:val="00527DCA"/>
    <w:rsid w:val="0053623C"/>
    <w:rsid w:val="005716D4"/>
    <w:rsid w:val="00571B60"/>
    <w:rsid w:val="005769BA"/>
    <w:rsid w:val="00585A4D"/>
    <w:rsid w:val="005D6329"/>
    <w:rsid w:val="005E57F6"/>
    <w:rsid w:val="005F0EBD"/>
    <w:rsid w:val="006058D8"/>
    <w:rsid w:val="00610200"/>
    <w:rsid w:val="006167DE"/>
    <w:rsid w:val="00623699"/>
    <w:rsid w:val="006264CD"/>
    <w:rsid w:val="00632D5A"/>
    <w:rsid w:val="00635515"/>
    <w:rsid w:val="006546FD"/>
    <w:rsid w:val="00665BF3"/>
    <w:rsid w:val="006732D6"/>
    <w:rsid w:val="006801FB"/>
    <w:rsid w:val="00693E09"/>
    <w:rsid w:val="006A2DE9"/>
    <w:rsid w:val="006A7230"/>
    <w:rsid w:val="006B4E32"/>
    <w:rsid w:val="006B72C7"/>
    <w:rsid w:val="006B7F78"/>
    <w:rsid w:val="006C2252"/>
    <w:rsid w:val="006D1B72"/>
    <w:rsid w:val="006D7F7F"/>
    <w:rsid w:val="006E2C9C"/>
    <w:rsid w:val="006E40EF"/>
    <w:rsid w:val="006F0039"/>
    <w:rsid w:val="0070022A"/>
    <w:rsid w:val="00711CEF"/>
    <w:rsid w:val="00720320"/>
    <w:rsid w:val="00723643"/>
    <w:rsid w:val="00724FAD"/>
    <w:rsid w:val="00725D3C"/>
    <w:rsid w:val="00727F13"/>
    <w:rsid w:val="00733DA1"/>
    <w:rsid w:val="00737822"/>
    <w:rsid w:val="0074111D"/>
    <w:rsid w:val="00750AED"/>
    <w:rsid w:val="00753D4A"/>
    <w:rsid w:val="00756912"/>
    <w:rsid w:val="00761609"/>
    <w:rsid w:val="00763DCE"/>
    <w:rsid w:val="00775E0A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1864"/>
    <w:rsid w:val="0082257D"/>
    <w:rsid w:val="00853438"/>
    <w:rsid w:val="00866846"/>
    <w:rsid w:val="00875DA9"/>
    <w:rsid w:val="00877418"/>
    <w:rsid w:val="00895E38"/>
    <w:rsid w:val="008A67E4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157E"/>
    <w:rsid w:val="00A0257D"/>
    <w:rsid w:val="00A07E57"/>
    <w:rsid w:val="00A12EDC"/>
    <w:rsid w:val="00A26D0D"/>
    <w:rsid w:val="00A30E73"/>
    <w:rsid w:val="00A33BDE"/>
    <w:rsid w:val="00A34885"/>
    <w:rsid w:val="00A43BC1"/>
    <w:rsid w:val="00A74225"/>
    <w:rsid w:val="00A81DD2"/>
    <w:rsid w:val="00A936D5"/>
    <w:rsid w:val="00AA1EB0"/>
    <w:rsid w:val="00AA2DA3"/>
    <w:rsid w:val="00AA5A9C"/>
    <w:rsid w:val="00AB016A"/>
    <w:rsid w:val="00AB2A5A"/>
    <w:rsid w:val="00AC7F70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6B30"/>
    <w:rsid w:val="00B90595"/>
    <w:rsid w:val="00B94C36"/>
    <w:rsid w:val="00B97115"/>
    <w:rsid w:val="00BA215A"/>
    <w:rsid w:val="00BB5F09"/>
    <w:rsid w:val="00BC0D9F"/>
    <w:rsid w:val="00BE053D"/>
    <w:rsid w:val="00BE34C2"/>
    <w:rsid w:val="00BF1A7A"/>
    <w:rsid w:val="00BF1FA3"/>
    <w:rsid w:val="00C00974"/>
    <w:rsid w:val="00C018E4"/>
    <w:rsid w:val="00C066FA"/>
    <w:rsid w:val="00C25387"/>
    <w:rsid w:val="00C506B7"/>
    <w:rsid w:val="00C54BE3"/>
    <w:rsid w:val="00C57F80"/>
    <w:rsid w:val="00C768ED"/>
    <w:rsid w:val="00C82A8F"/>
    <w:rsid w:val="00C916C2"/>
    <w:rsid w:val="00CC354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17A2"/>
    <w:rsid w:val="00D90950"/>
    <w:rsid w:val="00D9126F"/>
    <w:rsid w:val="00DA69DF"/>
    <w:rsid w:val="00DB2027"/>
    <w:rsid w:val="00DB33F8"/>
    <w:rsid w:val="00DD38E2"/>
    <w:rsid w:val="00E00098"/>
    <w:rsid w:val="00E13110"/>
    <w:rsid w:val="00E17B88"/>
    <w:rsid w:val="00E24DF1"/>
    <w:rsid w:val="00E40B9A"/>
    <w:rsid w:val="00E431ED"/>
    <w:rsid w:val="00E5200D"/>
    <w:rsid w:val="00E55D90"/>
    <w:rsid w:val="00E64FF5"/>
    <w:rsid w:val="00E907EC"/>
    <w:rsid w:val="00EA5421"/>
    <w:rsid w:val="00EB34FC"/>
    <w:rsid w:val="00EB5816"/>
    <w:rsid w:val="00ED0EA9"/>
    <w:rsid w:val="00EF77DF"/>
    <w:rsid w:val="00F10A4A"/>
    <w:rsid w:val="00F11BEF"/>
    <w:rsid w:val="00F2222A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E0009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76B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2804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2024-05-03T09:28:00Z</cp:lastPrinted>
  <dcterms:created xsi:type="dcterms:W3CDTF">2024-05-23T13:55:00Z</dcterms:created>
  <dcterms:modified xsi:type="dcterms:W3CDTF">2024-06-11T17:08:00Z</dcterms:modified>
</cp:coreProperties>
</file>