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3"/>
        <w:gridCol w:w="147"/>
        <w:gridCol w:w="284"/>
        <w:gridCol w:w="567"/>
        <w:gridCol w:w="283"/>
        <w:gridCol w:w="1276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7590279" w:rsidR="00E55D90" w:rsidRPr="003413D2" w:rsidRDefault="009F2F03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7A12D5C7" w:rsidR="00F44F5F" w:rsidRPr="003413D2" w:rsidRDefault="00BA426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467A7E">
              <w:rPr>
                <w:rFonts w:ascii="Optima" w:hAnsi="Optima" w:cs="Times New Roman"/>
                <w:bCs/>
                <w:sz w:val="20"/>
                <w:szCs w:val="20"/>
              </w:rPr>
              <w:t xml:space="preserve">78532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Tuttlingen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</w:p>
          <w:p w14:paraId="135895E2" w14:textId="6B96ADBF" w:rsidR="00F44F5F" w:rsidRPr="003413D2" w:rsidRDefault="00DE45C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ars-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h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iller@outlook.de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 xml:space="preserve"> 173 2140611</w:t>
            </w:r>
          </w:p>
        </w:tc>
      </w:tr>
      <w:tr w:rsidR="002508C2" w:rsidRPr="003413D2" w14:paraId="0FCADE56" w14:textId="77777777" w:rsidTr="00A95DA4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A95DA4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4E0A420" w:rsidR="00D1492F" w:rsidRPr="003413D2" w:rsidRDefault="005E744D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Duale Hochschule </w:t>
            </w:r>
            <w:r w:rsidR="00F0332A">
              <w:rPr>
                <w:rFonts w:ascii="Optima" w:hAnsi="Optima" w:cs="Times New Roman"/>
                <w:b/>
                <w:sz w:val="21"/>
                <w:szCs w:val="21"/>
              </w:rPr>
              <w:t>Baden-Württemberg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F88ED51" w:rsidR="00D1492F" w:rsidRPr="003413D2" w:rsidRDefault="00F0332A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</w:p>
        </w:tc>
      </w:tr>
      <w:tr w:rsidR="00D1492F" w:rsidRPr="003413D2" w14:paraId="61E5D482" w14:textId="77777777" w:rsidTr="00FE0496">
        <w:tc>
          <w:tcPr>
            <w:tcW w:w="5523" w:type="dxa"/>
            <w:gridSpan w:val="2"/>
          </w:tcPr>
          <w:p w14:paraId="11CB9A0F" w14:textId="13350685" w:rsidR="00D1492F" w:rsidRPr="00F0332A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B.</w:t>
            </w:r>
            <w:r w:rsidR="00F0332A"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="00F0332A" w:rsidRP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BWL</w:t>
            </w:r>
            <w:r w:rsidR="00F0332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-Bank</w:t>
            </w:r>
          </w:p>
        </w:tc>
        <w:tc>
          <w:tcPr>
            <w:tcW w:w="4683" w:type="dxa"/>
            <w:gridSpan w:val="7"/>
          </w:tcPr>
          <w:p w14:paraId="419A9228" w14:textId="231E6E9C" w:rsidR="00D1492F" w:rsidRPr="003413D2" w:rsidRDefault="008F118A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23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9"/>
          </w:tcPr>
          <w:p w14:paraId="078D370C" w14:textId="1D958FFE" w:rsidR="00F25EB2" w:rsidRPr="003413D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8F118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5</w:t>
            </w:r>
          </w:p>
          <w:p w14:paraId="71191931" w14:textId="4DE599C1" w:rsidR="00ED0F48" w:rsidRPr="00564414" w:rsidRDefault="00B17D95" w:rsidP="00ED0F48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564414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Vertiefung</w:t>
            </w:r>
            <w:proofErr w:type="spellEnd"/>
            <w:r w:rsidRPr="00564414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:</w:t>
            </w:r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Corporate </w:t>
            </w:r>
            <w:proofErr w:type="spellStart"/>
            <w:r w:rsid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und</w:t>
            </w:r>
            <w:proofErr w:type="spellEnd"/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Investment Banking</w:t>
            </w:r>
          </w:p>
          <w:p w14:paraId="7A71E6B0" w14:textId="6AE851E0" w:rsidR="00426D7E" w:rsidRPr="003413D2" w:rsidRDefault="00ED0F48" w:rsidP="00ED0F48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DB3BCE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</w:rPr>
              <w:t>Relevante Module:</w:t>
            </w:r>
            <w:r w:rsidRPr="00ED0F48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Finanzbuchführung (1,8), Mathematik und Statistik (1,1), CIB – Kapitalmarktorientiertes Firmenkundengeschäft (1,5)</w:t>
            </w:r>
          </w:p>
        </w:tc>
      </w:tr>
      <w:tr w:rsidR="001015F2" w:rsidRPr="003413D2" w14:paraId="4DFD3C38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C6B3857" w14:textId="79685A46" w:rsidR="001015F2" w:rsidRDefault="001F340F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4536" w:type="dxa"/>
            <w:gridSpan w:val="6"/>
            <w:vAlign w:val="bottom"/>
          </w:tcPr>
          <w:p w14:paraId="185D4A6F" w14:textId="61BB9BA4" w:rsidR="001015F2" w:rsidRDefault="001F340F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1015F2" w:rsidRPr="00324538" w14:paraId="6A0AEE7C" w14:textId="77777777" w:rsidTr="00324538">
        <w:trPr>
          <w:trHeight w:val="57"/>
        </w:trPr>
        <w:tc>
          <w:tcPr>
            <w:tcW w:w="5670" w:type="dxa"/>
            <w:gridSpan w:val="3"/>
            <w:vAlign w:val="bottom"/>
          </w:tcPr>
          <w:p w14:paraId="656AD51D" w14:textId="09BE6FF4" w:rsidR="001015F2" w:rsidRPr="00324538" w:rsidRDefault="0039660F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</w:t>
            </w:r>
            <w:r w:rsidR="00324538"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(FMVA)</w:t>
            </w:r>
          </w:p>
        </w:tc>
        <w:tc>
          <w:tcPr>
            <w:tcW w:w="4536" w:type="dxa"/>
            <w:gridSpan w:val="6"/>
            <w:vAlign w:val="bottom"/>
          </w:tcPr>
          <w:p w14:paraId="4E7E9AF1" w14:textId="3BA8DD5C" w:rsidR="001015F2" w:rsidRPr="00324538" w:rsidRDefault="00802067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12/2025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–</w:t>
            </w: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01/2026</w:t>
            </w:r>
          </w:p>
        </w:tc>
      </w:tr>
      <w:tr w:rsidR="00AE4ED3" w:rsidRPr="003413D2" w14:paraId="6B19CF91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1BAE8C49" w:rsidR="00AE4ED3" w:rsidRPr="003413D2" w:rsidRDefault="00D14B1A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</w:t>
            </w:r>
            <w:r w:rsidR="00323B16">
              <w:rPr>
                <w:rFonts w:ascii="Optima" w:hAnsi="Optima" w:cs="Times New Roman"/>
                <w:b/>
                <w:sz w:val="21"/>
                <w:szCs w:val="21"/>
              </w:rPr>
              <w:t>-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2A71C2B" w:rsidR="00AE4ED3" w:rsidRPr="003413D2" w:rsidRDefault="00CC452A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03783A96" w:rsidR="00AE4ED3" w:rsidRPr="003413D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6"/>
          </w:tcPr>
          <w:p w14:paraId="3DE8C75D" w14:textId="32AC1A2A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2015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 w:rsidR="00D75FCF">
              <w:rPr>
                <w:rFonts w:ascii="Optima" w:hAnsi="Optima" w:cs="Times New Roman"/>
                <w:sz w:val="20"/>
                <w:szCs w:val="20"/>
              </w:rPr>
              <w:t>2023</w:t>
            </w:r>
          </w:p>
        </w:tc>
      </w:tr>
      <w:tr w:rsidR="00AE4ED3" w:rsidRPr="003413D2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6ECF7248" w14:textId="673238BD" w:rsidR="00AE4ED3" w:rsidRPr="00A95DA4" w:rsidRDefault="00F25EB2" w:rsidP="008B612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3413D2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  <w:r w:rsidR="00CC452A">
              <w:rPr>
                <w:rFonts w:ascii="Optima" w:hAnsi="Optima" w:cs="Times New Roman"/>
                <w:sz w:val="20"/>
                <w:szCs w:val="20"/>
                <w:lang w:val="de-AT"/>
              </w:rPr>
              <w:t>2,</w:t>
            </w:r>
            <w:r w:rsidR="0042486A">
              <w:rPr>
                <w:rFonts w:ascii="Optima" w:hAnsi="Optima" w:cs="Times New Roman"/>
                <w:sz w:val="20"/>
                <w:szCs w:val="20"/>
                <w:lang w:val="de-AT"/>
              </w:rPr>
              <w:t>2</w:t>
            </w:r>
          </w:p>
        </w:tc>
      </w:tr>
      <w:tr w:rsidR="00E55D90" w:rsidRPr="003413D2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A95DA4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D704698" w:rsidR="00E55D90" w:rsidRPr="003413D2" w:rsidRDefault="00F03CE9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Deloitte </w:t>
            </w:r>
            <w:r w:rsidR="00F10180">
              <w:rPr>
                <w:rFonts w:ascii="Optima" w:hAnsi="Optima" w:cs="Times New Roman"/>
                <w:b/>
                <w:sz w:val="21"/>
                <w:szCs w:val="21"/>
              </w:rPr>
              <w:t>GmbH Wirtschaftsprüfungsgesellschaft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BA536DF" w:rsidR="00E55D90" w:rsidRPr="003413D2" w:rsidRDefault="006449C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7"/>
          </w:tcPr>
          <w:p w14:paraId="20B1570F" w14:textId="419B546A" w:rsidR="00E55D90" w:rsidRPr="00F65C35" w:rsidRDefault="00E55D9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887E7A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Bereich </w:t>
            </w:r>
            <w:r w:rsidR="009F67F9"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>Valuation &amp; Modeling</w:t>
            </w:r>
            <w:r w:rsidR="00F65C35" w:rsidRP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(g</w:t>
            </w:r>
            <w:r w:rsidR="00F65C35">
              <w:rPr>
                <w:rFonts w:ascii="Optima" w:hAnsi="Optima" w:cs="Times New Roman"/>
                <w:i/>
                <w:iCs/>
                <w:sz w:val="20"/>
                <w:szCs w:val="20"/>
              </w:rPr>
              <w:t>eplant, Vertrag bereits unterzeichnet)</w:t>
            </w:r>
          </w:p>
        </w:tc>
        <w:tc>
          <w:tcPr>
            <w:tcW w:w="2126" w:type="dxa"/>
            <w:gridSpan w:val="2"/>
          </w:tcPr>
          <w:p w14:paraId="0475B997" w14:textId="719930A3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2026</w:t>
            </w:r>
            <w:r w:rsidR="00D958FE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– 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2027</w:t>
            </w:r>
          </w:p>
        </w:tc>
      </w:tr>
      <w:tr w:rsidR="00E55D90" w:rsidRPr="003413D2" w14:paraId="54C3D64C" w14:textId="77777777" w:rsidTr="00FE0496">
        <w:tc>
          <w:tcPr>
            <w:tcW w:w="10206" w:type="dxa"/>
            <w:gridSpan w:val="9"/>
          </w:tcPr>
          <w:p w14:paraId="7939B5D4" w14:textId="16B69560" w:rsidR="00AE1C55" w:rsidRPr="00AE1C55" w:rsidRDefault="00AE1C55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del w:id="0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Ich erstelle</w:delText>
              </w:r>
            </w:del>
            <w:ins w:id="1" w:author="David Döbele" w:date="2026-03-16T11:00:00Z" w16du:dateUtc="2026-03-16T09:00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Erstellung von</w:t>
              </w:r>
            </w:ins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Finanzmodelle unter Verwendung verschiedener Bewertungsmethoden für M&amp;A-Transaktionen und bilanzbezogene Bewertungen</w:t>
            </w:r>
          </w:p>
          <w:p w14:paraId="36017EF3" w14:textId="7640DEEE" w:rsidR="00AE1C55" w:rsidRPr="00AE1C55" w:rsidRDefault="00AE1C55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del w:id="2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Ich ermittele</w:delText>
              </w:r>
            </w:del>
            <w:ins w:id="3" w:author="David Döbele" w:date="2026-03-16T11:00:00Z" w16du:dateUtc="2026-03-16T09:00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Ermittlung von</w:t>
              </w:r>
            </w:ins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Multiplikatoren und Kapitalkosten auf der Grundlage von Kapitalmarktinformationen</w:t>
            </w:r>
          </w:p>
          <w:p w14:paraId="6DD9BA0F" w14:textId="48C5D28B" w:rsidR="00E55D90" w:rsidRPr="003413D2" w:rsidRDefault="00AE1C55" w:rsidP="00AE1C55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del w:id="4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Ich beurteile</w:delText>
              </w:r>
            </w:del>
            <w:ins w:id="5" w:author="David Döbele" w:date="2026-03-16T11:00:00Z" w16du:dateUtc="2026-03-16T09:00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Beurteilung der</w:t>
              </w:r>
            </w:ins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del w:id="6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die </w:delText>
              </w:r>
            </w:del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Machbarkeit von Geschäftsplänen und </w:t>
            </w:r>
            <w:ins w:id="7" w:author="David Döbele" w:date="2026-03-16T11:01:00Z" w16du:dateUtc="2026-03-16T09:01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E</w:t>
              </w:r>
            </w:ins>
            <w:del w:id="8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e</w:delText>
              </w:r>
            </w:del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ntwickl</w:t>
            </w:r>
            <w:ins w:id="9" w:author="David Döbele" w:date="2026-03-16T11:00:00Z" w16du:dateUtc="2026-03-16T09:00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ung </w:t>
              </w:r>
            </w:ins>
            <w:del w:id="10" w:author="David Döbele" w:date="2026-03-16T11:00:00Z" w16du:dateUtc="2026-03-16T09:00:00Z">
              <w:r w:rsidRPr="00AE1C55" w:rsidDel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e </w:delText>
              </w:r>
            </w:del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entsprechende</w:t>
            </w:r>
            <w:ins w:id="11" w:author="David Döbele" w:date="2026-03-16T11:01:00Z" w16du:dateUtc="2026-03-16T09:01:00Z">
              <w:r w:rsidR="001B279D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r</w:t>
              </w:r>
            </w:ins>
            <w:r w:rsidRPr="00AE1C5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Modelle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A555936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563B15D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4F3C0F0B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Duales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Studium</w:t>
            </w:r>
          </w:p>
        </w:tc>
        <w:tc>
          <w:tcPr>
            <w:tcW w:w="4683" w:type="dxa"/>
            <w:gridSpan w:val="7"/>
          </w:tcPr>
          <w:p w14:paraId="2D9DB8CA" w14:textId="0E2A4591" w:rsidR="00AE4ED3" w:rsidRPr="003413D2" w:rsidRDefault="007F78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4469ACA7" w14:textId="37465989" w:rsidR="00AE4ED3" w:rsidRPr="007C106F" w:rsidRDefault="00497C45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Teilhabe an Anbahnung und Abschluss </w:t>
            </w:r>
            <w:r w:rsidR="00F8515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eines </w:t>
            </w:r>
            <w:r w:rsidR="00490CC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internationalen </w:t>
            </w:r>
            <w:r w:rsidR="00F8515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Konsortialkreditvertrags </w:t>
            </w:r>
            <w:r w:rsidR="007403A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 50 Mio. </w:t>
            </w:r>
            <w:r w:rsidR="00B961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EUR</w:t>
            </w:r>
          </w:p>
          <w:p w14:paraId="16B1989A" w14:textId="7A76CF5B" w:rsidR="007C106F" w:rsidRPr="0087289B" w:rsidRDefault="00F707C0" w:rsidP="00F25EB2">
            <w:pPr>
              <w:pStyle w:val="Bullets"/>
              <w:rPr>
                <w:rFonts w:ascii="Optima" w:hAnsi="Optima"/>
                <w:lang w:val="de-AT"/>
              </w:rPr>
            </w:pPr>
            <w:r w:rsidRPr="00F707C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eines Financing Case für die Entscheidungsfindung interner Aufsichtsgremien im Rahmen einer Akquisitionsfinanzierung über 25 Mio. EUR</w:t>
            </w:r>
          </w:p>
          <w:p w14:paraId="132465C4" w14:textId="44CAE57D" w:rsidR="002D1AA5" w:rsidRPr="00262629" w:rsidRDefault="007F7A8F" w:rsidP="00262629">
            <w:pPr>
              <w:pStyle w:val="Bullets"/>
              <w:rPr>
                <w:rFonts w:ascii="Optima" w:hAnsi="Optima"/>
                <w:lang w:val="de-AT"/>
              </w:rPr>
            </w:pPr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</w:t>
            </w:r>
            <w:proofErr w:type="spellStart"/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Pitchbooks</w:t>
            </w:r>
            <w:proofErr w:type="spellEnd"/>
            <w:r w:rsidRPr="007F7A8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interne Präsentationen sowie Kundengespräche zur Darstellung individueller Finanzierungslösungen für Investitionsvorhaben von Unternehmenskunden</w:t>
            </w:r>
          </w:p>
        </w:tc>
      </w:tr>
      <w:tr w:rsidR="00FE0496" w:rsidRPr="003413D2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0BD29AFB" w:rsidR="00FE0496" w:rsidRPr="003413D2" w:rsidRDefault="00883C48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Getsch + Hiller Medizintechnik GmbH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3FDD137E" w:rsidR="00FE0496" w:rsidRPr="003413D2" w:rsidRDefault="00350A6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FE0496" w:rsidRPr="003413D2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0B1DEE0B" w:rsidR="00FE0496" w:rsidRPr="003413D2" w:rsidRDefault="00350A6C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Ferienjob</w:t>
            </w:r>
            <w:r w:rsidR="00321516">
              <w:rPr>
                <w:rFonts w:ascii="Optima" w:hAnsi="Optima" w:cs="Times New Roman"/>
                <w:sz w:val="20"/>
                <w:szCs w:val="20"/>
                <w:lang w:val="en-US"/>
              </w:rPr>
              <w:t>s</w:t>
            </w:r>
            <w:proofErr w:type="spellEnd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</w:t>
            </w:r>
            <w:proofErr w:type="spellStart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>unserem</w:t>
            </w:r>
            <w:proofErr w:type="spellEnd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33CC5">
              <w:rPr>
                <w:rFonts w:ascii="Optima" w:hAnsi="Optima" w:cs="Times New Roman"/>
                <w:sz w:val="20"/>
                <w:szCs w:val="20"/>
                <w:lang w:val="en-US"/>
              </w:rPr>
              <w:t>Familienunternehmen</w:t>
            </w:r>
            <w:proofErr w:type="spellEnd"/>
          </w:p>
        </w:tc>
        <w:tc>
          <w:tcPr>
            <w:tcW w:w="4683" w:type="dxa"/>
            <w:gridSpan w:val="7"/>
          </w:tcPr>
          <w:p w14:paraId="7444AF8F" w14:textId="7176AD8F" w:rsidR="00FE0496" w:rsidRPr="003413D2" w:rsidRDefault="00B3587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01/2020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–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08/2023</w:t>
            </w:r>
          </w:p>
        </w:tc>
      </w:tr>
      <w:tr w:rsidR="00FB237F" w:rsidRPr="003413D2" w14:paraId="4C00CD42" w14:textId="77777777" w:rsidTr="002F248E">
        <w:trPr>
          <w:trHeight w:val="113"/>
        </w:trPr>
        <w:tc>
          <w:tcPr>
            <w:tcW w:w="10206" w:type="dxa"/>
            <w:gridSpan w:val="9"/>
          </w:tcPr>
          <w:p w14:paraId="746118C9" w14:textId="6DEB7416" w:rsidR="00FB237F" w:rsidRPr="003413D2" w:rsidRDefault="00FB237F" w:rsidP="00FB237F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Erhalt </w:t>
            </w:r>
            <w:r w:rsidR="007A54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von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Einblick</w:t>
            </w:r>
            <w:r w:rsidR="000E6CE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in </w:t>
            </w:r>
            <w:r w:rsidR="00680E6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verschiedene Prozessschritte bei einer 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strategische</w:t>
            </w:r>
            <w:r w:rsidR="00680E6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C94CA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Übernahme eines Zulieferers mit über 20 Mitarbeitern und über 2 Mio. EUR Jahresumsatz</w:t>
            </w:r>
          </w:p>
        </w:tc>
      </w:tr>
      <w:tr w:rsidR="00E55D90" w:rsidRPr="003413D2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2138D9D" w:rsidR="00E55D90" w:rsidRPr="003413D2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</w:t>
            </w:r>
            <w:r w:rsidR="00ED7085">
              <w:rPr>
                <w:rFonts w:ascii="Optima" w:hAnsi="Optima" w:cs="Times New Roman"/>
                <w:smallCaps w:val="0"/>
                <w:sz w:val="26"/>
                <w:szCs w:val="26"/>
              </w:rPr>
              <w:t>K</w:t>
            </w: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URRICULARES ENGAGEMENT</w:t>
            </w:r>
          </w:p>
        </w:tc>
      </w:tr>
      <w:tr w:rsidR="00E55D90" w:rsidRPr="003413D2" w14:paraId="74251178" w14:textId="77777777" w:rsidTr="00A95DA4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203F2DF" w:rsidR="00E55D90" w:rsidRPr="003413D2" w:rsidRDefault="003D7C8B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VfL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Nendingen</w:t>
            </w:r>
            <w:proofErr w:type="spellEnd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C767E5B" w:rsidR="00E55D90" w:rsidRPr="003413D2" w:rsidRDefault="003D7C8B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</w:p>
        </w:tc>
      </w:tr>
      <w:tr w:rsidR="00E55D90" w:rsidRPr="003413D2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013FCA09" w:rsidR="00E55D90" w:rsidRPr="003413D2" w:rsidRDefault="003D7C8B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Stellvertre</w:t>
            </w:r>
            <w:r w:rsidR="00FA61C5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tender Vorstand für Finanzen</w:t>
            </w:r>
          </w:p>
        </w:tc>
        <w:tc>
          <w:tcPr>
            <w:tcW w:w="3402" w:type="dxa"/>
            <w:gridSpan w:val="3"/>
          </w:tcPr>
          <w:p w14:paraId="45DD2178" w14:textId="11D22211" w:rsidR="00E55D90" w:rsidRPr="003413D2" w:rsidRDefault="00DE3AF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02/2024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7CABF001" w14:textId="77777777" w:rsidR="00E55D90" w:rsidRDefault="00DB53A6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5618C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Entwicklung eines neuen Sponsorenkonzepts</w:t>
            </w:r>
          </w:p>
          <w:p w14:paraId="68CFAD97" w14:textId="42565D67" w:rsidR="00CA348E" w:rsidRPr="005618CA" w:rsidRDefault="00CA348E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CA348E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Betreuung der Sponsorenpartnerschaften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1FA5027B" w:rsidR="00FE0496" w:rsidRPr="003413D2" w:rsidRDefault="007708C7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377586F5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08DC00A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Stellvertretender Team-Leader</w:t>
            </w:r>
            <w:r w:rsidR="00704A2F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für die Region Sub-Sahara Afrika</w:t>
            </w:r>
          </w:p>
        </w:tc>
        <w:tc>
          <w:tcPr>
            <w:tcW w:w="1842" w:type="dxa"/>
          </w:tcPr>
          <w:p w14:paraId="0D2FFB14" w14:textId="23150C22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1054F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3F71A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50B5B9CB" w14:textId="5DF3FBDA" w:rsidR="00FE0496" w:rsidRPr="003413D2" w:rsidRDefault="00FE0496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r w:rsidR="005744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eines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054F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Working Paper</w:t>
            </w:r>
            <w:r w:rsidR="00E17DD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6448F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20 Seiten</w:t>
            </w:r>
          </w:p>
        </w:tc>
      </w:tr>
      <w:tr w:rsidR="00E55D90" w:rsidRPr="003413D2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13D2" w:rsidRDefault="001647AB" w:rsidP="001647AB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C0C3D" w:rsidRPr="003413D2" w14:paraId="2B257790" w14:textId="77777777" w:rsidTr="00A95DA4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54F1E3DF" w14:textId="3C8E989B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64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EE63716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C0C3D" w:rsidRPr="00836B13" w14:paraId="45706C3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398B4A52" w14:textId="51A13143" w:rsidR="006C0C3D" w:rsidRPr="003413D2" w:rsidRDefault="006C0C3D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646" w:type="dxa"/>
            <w:gridSpan w:val="8"/>
            <w:vAlign w:val="bottom"/>
          </w:tcPr>
          <w:p w14:paraId="60CA2168" w14:textId="2164507E" w:rsidR="006C0C3D" w:rsidRPr="003413D2" w:rsidRDefault="006C0C3D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Outlook)</w:t>
            </w:r>
          </w:p>
        </w:tc>
      </w:tr>
      <w:tr w:rsidR="006C0C3D" w:rsidRPr="003413D2" w14:paraId="70CB01B0" w14:textId="77777777" w:rsidTr="00A95DA4">
        <w:trPr>
          <w:trHeight w:val="624"/>
        </w:trPr>
        <w:tc>
          <w:tcPr>
            <w:tcW w:w="1560" w:type="dxa"/>
            <w:vAlign w:val="bottom"/>
          </w:tcPr>
          <w:p w14:paraId="34DD86BC" w14:textId="2FEBC7F5" w:rsidR="00961474" w:rsidRDefault="006C0C3D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26B77FC3" w14:textId="267B604D" w:rsidR="00D958FE" w:rsidRPr="00A95DA4" w:rsidRDefault="00D958FE" w:rsidP="00E55D90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598C2742" w14:textId="6E4C7993" w:rsidR="006C0C3D" w:rsidRPr="003413D2" w:rsidRDefault="006C0C3D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1225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(seit 16 Jahren aktiver Spieler), Lesen (täglich mindestens drei Artikel des WSJ, Bücher über Finanzen)</w:t>
            </w:r>
          </w:p>
        </w:tc>
      </w:tr>
      <w:tr w:rsidR="001647AB" w:rsidRPr="003413D2" w14:paraId="071AB173" w14:textId="77777777" w:rsidTr="003413D2">
        <w:trPr>
          <w:trHeight w:val="1134"/>
        </w:trPr>
        <w:tc>
          <w:tcPr>
            <w:tcW w:w="10206" w:type="dxa"/>
            <w:gridSpan w:val="9"/>
            <w:vAlign w:val="bottom"/>
          </w:tcPr>
          <w:p w14:paraId="235CE597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55AEE8A3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E09A1E" wp14:editId="68855D05">
                  <wp:extent cx="830546" cy="410258"/>
                  <wp:effectExtent l="0" t="0" r="8255" b="8890"/>
                  <wp:docPr id="1393869013" name="Grafik 1" descr="Ein Bild, das Typografie, Kalligrafie, Hand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&#10;&#10;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687117E7" w:rsidR="001647AB" w:rsidRPr="003413D2" w:rsidRDefault="002D51B5" w:rsidP="002D51B5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Tuttlingen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13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1647AB"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3E6348"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7F7A8F">
      <w:footerReference w:type="even" r:id="rId9"/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2F9D" w14:textId="77777777" w:rsidR="00FB2F01" w:rsidRDefault="00FB2F01" w:rsidP="00BE053D">
      <w:pPr>
        <w:spacing w:after="0" w:line="240" w:lineRule="auto"/>
      </w:pPr>
      <w:r>
        <w:separator/>
      </w:r>
    </w:p>
  </w:endnote>
  <w:endnote w:type="continuationSeparator" w:id="0">
    <w:p w14:paraId="142A02BC" w14:textId="77777777" w:rsidR="00FB2F01" w:rsidRDefault="00FB2F0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C1D6" w14:textId="77777777" w:rsidR="00FB2F01" w:rsidRDefault="00FB2F01" w:rsidP="00BE053D">
      <w:pPr>
        <w:spacing w:after="0" w:line="240" w:lineRule="auto"/>
      </w:pPr>
      <w:r>
        <w:separator/>
      </w:r>
    </w:p>
  </w:footnote>
  <w:footnote w:type="continuationSeparator" w:id="0">
    <w:p w14:paraId="6429CA53" w14:textId="77777777" w:rsidR="00FB2F01" w:rsidRDefault="00FB2F0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5084F"/>
    <w:rsid w:val="00056E25"/>
    <w:rsid w:val="00061D33"/>
    <w:rsid w:val="00064643"/>
    <w:rsid w:val="000774E4"/>
    <w:rsid w:val="00087747"/>
    <w:rsid w:val="000A1FDA"/>
    <w:rsid w:val="000A6716"/>
    <w:rsid w:val="000B63E2"/>
    <w:rsid w:val="000B6548"/>
    <w:rsid w:val="000C49A0"/>
    <w:rsid w:val="000C7F09"/>
    <w:rsid w:val="000D671A"/>
    <w:rsid w:val="000E6CE9"/>
    <w:rsid w:val="00101470"/>
    <w:rsid w:val="001015F2"/>
    <w:rsid w:val="00102963"/>
    <w:rsid w:val="00103EC5"/>
    <w:rsid w:val="001054F6"/>
    <w:rsid w:val="00116C6E"/>
    <w:rsid w:val="00125CA6"/>
    <w:rsid w:val="00156FC9"/>
    <w:rsid w:val="0016099B"/>
    <w:rsid w:val="00162A5A"/>
    <w:rsid w:val="001647AB"/>
    <w:rsid w:val="00172867"/>
    <w:rsid w:val="00175B6D"/>
    <w:rsid w:val="001901ED"/>
    <w:rsid w:val="0019483A"/>
    <w:rsid w:val="00197387"/>
    <w:rsid w:val="001A1F0E"/>
    <w:rsid w:val="001A46BF"/>
    <w:rsid w:val="001A481B"/>
    <w:rsid w:val="001A74A7"/>
    <w:rsid w:val="001B0186"/>
    <w:rsid w:val="001B279D"/>
    <w:rsid w:val="001B62CA"/>
    <w:rsid w:val="001D4DCD"/>
    <w:rsid w:val="001F10D8"/>
    <w:rsid w:val="001F340F"/>
    <w:rsid w:val="001F4175"/>
    <w:rsid w:val="00222579"/>
    <w:rsid w:val="00223A4D"/>
    <w:rsid w:val="0023054D"/>
    <w:rsid w:val="00232CB5"/>
    <w:rsid w:val="00233CC5"/>
    <w:rsid w:val="00234A7E"/>
    <w:rsid w:val="0024373D"/>
    <w:rsid w:val="002508C2"/>
    <w:rsid w:val="00262629"/>
    <w:rsid w:val="00267252"/>
    <w:rsid w:val="00282DB0"/>
    <w:rsid w:val="002873A0"/>
    <w:rsid w:val="0029070D"/>
    <w:rsid w:val="002A0DFA"/>
    <w:rsid w:val="002A318C"/>
    <w:rsid w:val="002B2091"/>
    <w:rsid w:val="002C6972"/>
    <w:rsid w:val="002D1AA5"/>
    <w:rsid w:val="002D27BE"/>
    <w:rsid w:val="002D2B32"/>
    <w:rsid w:val="002D4516"/>
    <w:rsid w:val="002D51B5"/>
    <w:rsid w:val="002E7545"/>
    <w:rsid w:val="002F46AD"/>
    <w:rsid w:val="00300520"/>
    <w:rsid w:val="003101F0"/>
    <w:rsid w:val="00314B7A"/>
    <w:rsid w:val="00321516"/>
    <w:rsid w:val="00323B16"/>
    <w:rsid w:val="00324538"/>
    <w:rsid w:val="00324BC5"/>
    <w:rsid w:val="003356C9"/>
    <w:rsid w:val="00340BAB"/>
    <w:rsid w:val="003413D2"/>
    <w:rsid w:val="003418E0"/>
    <w:rsid w:val="00347F8D"/>
    <w:rsid w:val="00350A6C"/>
    <w:rsid w:val="00353FF9"/>
    <w:rsid w:val="0036711F"/>
    <w:rsid w:val="00372F7B"/>
    <w:rsid w:val="003733E5"/>
    <w:rsid w:val="00390EA6"/>
    <w:rsid w:val="0039660F"/>
    <w:rsid w:val="003D7C8B"/>
    <w:rsid w:val="003E27C3"/>
    <w:rsid w:val="003E6348"/>
    <w:rsid w:val="003E7BCB"/>
    <w:rsid w:val="003F3E3F"/>
    <w:rsid w:val="003F71A8"/>
    <w:rsid w:val="00406000"/>
    <w:rsid w:val="004067B8"/>
    <w:rsid w:val="00407587"/>
    <w:rsid w:val="004154BE"/>
    <w:rsid w:val="0042013D"/>
    <w:rsid w:val="00422F83"/>
    <w:rsid w:val="0042486A"/>
    <w:rsid w:val="00426D7E"/>
    <w:rsid w:val="0043430C"/>
    <w:rsid w:val="00435E6D"/>
    <w:rsid w:val="00443668"/>
    <w:rsid w:val="00456B0D"/>
    <w:rsid w:val="00467A7E"/>
    <w:rsid w:val="00476AF8"/>
    <w:rsid w:val="0048163E"/>
    <w:rsid w:val="00484FD7"/>
    <w:rsid w:val="00485621"/>
    <w:rsid w:val="00490CCF"/>
    <w:rsid w:val="004929FB"/>
    <w:rsid w:val="00497C45"/>
    <w:rsid w:val="004A1612"/>
    <w:rsid w:val="004A54BA"/>
    <w:rsid w:val="004B383F"/>
    <w:rsid w:val="004B6A5E"/>
    <w:rsid w:val="004D2699"/>
    <w:rsid w:val="005020BF"/>
    <w:rsid w:val="00503C6B"/>
    <w:rsid w:val="00507EA7"/>
    <w:rsid w:val="00526089"/>
    <w:rsid w:val="00527A28"/>
    <w:rsid w:val="00527DCA"/>
    <w:rsid w:val="005432C9"/>
    <w:rsid w:val="00550C3E"/>
    <w:rsid w:val="005618CA"/>
    <w:rsid w:val="00564414"/>
    <w:rsid w:val="005716D4"/>
    <w:rsid w:val="00571B60"/>
    <w:rsid w:val="00572876"/>
    <w:rsid w:val="0057447F"/>
    <w:rsid w:val="00585A4D"/>
    <w:rsid w:val="005D2B48"/>
    <w:rsid w:val="005D6329"/>
    <w:rsid w:val="005E57F6"/>
    <w:rsid w:val="005E744D"/>
    <w:rsid w:val="005F0AC4"/>
    <w:rsid w:val="006058D8"/>
    <w:rsid w:val="00610200"/>
    <w:rsid w:val="00623699"/>
    <w:rsid w:val="00627AF8"/>
    <w:rsid w:val="00632D5A"/>
    <w:rsid w:val="00635515"/>
    <w:rsid w:val="006448FE"/>
    <w:rsid w:val="006449C0"/>
    <w:rsid w:val="006546FD"/>
    <w:rsid w:val="00665BF3"/>
    <w:rsid w:val="006732D6"/>
    <w:rsid w:val="00680E67"/>
    <w:rsid w:val="00693E09"/>
    <w:rsid w:val="006A2DE9"/>
    <w:rsid w:val="006A7230"/>
    <w:rsid w:val="006B4E32"/>
    <w:rsid w:val="006B72C7"/>
    <w:rsid w:val="006B7F78"/>
    <w:rsid w:val="006C0C3D"/>
    <w:rsid w:val="006C2252"/>
    <w:rsid w:val="006D7F7F"/>
    <w:rsid w:val="006E2C9C"/>
    <w:rsid w:val="006E34CC"/>
    <w:rsid w:val="006E3A04"/>
    <w:rsid w:val="006E40EF"/>
    <w:rsid w:val="006F0039"/>
    <w:rsid w:val="00704A2F"/>
    <w:rsid w:val="00711CEF"/>
    <w:rsid w:val="00720320"/>
    <w:rsid w:val="00723643"/>
    <w:rsid w:val="00725D3C"/>
    <w:rsid w:val="00733DA1"/>
    <w:rsid w:val="00737822"/>
    <w:rsid w:val="007403AF"/>
    <w:rsid w:val="0074111D"/>
    <w:rsid w:val="00753D4A"/>
    <w:rsid w:val="00756912"/>
    <w:rsid w:val="00761609"/>
    <w:rsid w:val="00763DCE"/>
    <w:rsid w:val="007708C7"/>
    <w:rsid w:val="00776C46"/>
    <w:rsid w:val="0078260B"/>
    <w:rsid w:val="007838D1"/>
    <w:rsid w:val="00783D50"/>
    <w:rsid w:val="00785254"/>
    <w:rsid w:val="00785853"/>
    <w:rsid w:val="007966F0"/>
    <w:rsid w:val="00797BFC"/>
    <w:rsid w:val="007A54EE"/>
    <w:rsid w:val="007A720F"/>
    <w:rsid w:val="007C106F"/>
    <w:rsid w:val="007C6A3C"/>
    <w:rsid w:val="007D175B"/>
    <w:rsid w:val="007D4BEE"/>
    <w:rsid w:val="007D5BE9"/>
    <w:rsid w:val="007D5D0E"/>
    <w:rsid w:val="007E066C"/>
    <w:rsid w:val="007F78F6"/>
    <w:rsid w:val="007F7A8F"/>
    <w:rsid w:val="00802067"/>
    <w:rsid w:val="008050E4"/>
    <w:rsid w:val="0082257D"/>
    <w:rsid w:val="00823733"/>
    <w:rsid w:val="00836B13"/>
    <w:rsid w:val="00840E2F"/>
    <w:rsid w:val="00853438"/>
    <w:rsid w:val="00866846"/>
    <w:rsid w:val="0087289B"/>
    <w:rsid w:val="00875DA9"/>
    <w:rsid w:val="00883C48"/>
    <w:rsid w:val="00884768"/>
    <w:rsid w:val="00887E7A"/>
    <w:rsid w:val="00895E38"/>
    <w:rsid w:val="008A782B"/>
    <w:rsid w:val="008B0FC0"/>
    <w:rsid w:val="008B6124"/>
    <w:rsid w:val="008C26FA"/>
    <w:rsid w:val="008C429A"/>
    <w:rsid w:val="008E1F3D"/>
    <w:rsid w:val="008F118A"/>
    <w:rsid w:val="00904781"/>
    <w:rsid w:val="009053D7"/>
    <w:rsid w:val="0091331D"/>
    <w:rsid w:val="009237C7"/>
    <w:rsid w:val="0093223C"/>
    <w:rsid w:val="00941A87"/>
    <w:rsid w:val="009456B5"/>
    <w:rsid w:val="009501C2"/>
    <w:rsid w:val="00953C7D"/>
    <w:rsid w:val="00954F42"/>
    <w:rsid w:val="00961474"/>
    <w:rsid w:val="009668B9"/>
    <w:rsid w:val="00976577"/>
    <w:rsid w:val="00996356"/>
    <w:rsid w:val="00997D9A"/>
    <w:rsid w:val="009A7C99"/>
    <w:rsid w:val="009D7C49"/>
    <w:rsid w:val="009E7297"/>
    <w:rsid w:val="009F04AB"/>
    <w:rsid w:val="009F2F03"/>
    <w:rsid w:val="009F67F9"/>
    <w:rsid w:val="00A0257D"/>
    <w:rsid w:val="00A0309B"/>
    <w:rsid w:val="00A12EDC"/>
    <w:rsid w:val="00A26D0D"/>
    <w:rsid w:val="00A33BDE"/>
    <w:rsid w:val="00A34885"/>
    <w:rsid w:val="00A43BC1"/>
    <w:rsid w:val="00A46728"/>
    <w:rsid w:val="00A63A01"/>
    <w:rsid w:val="00A70871"/>
    <w:rsid w:val="00A74225"/>
    <w:rsid w:val="00A74B69"/>
    <w:rsid w:val="00A81608"/>
    <w:rsid w:val="00A87BA8"/>
    <w:rsid w:val="00A9050B"/>
    <w:rsid w:val="00A936D5"/>
    <w:rsid w:val="00A95DA4"/>
    <w:rsid w:val="00AA1EB0"/>
    <w:rsid w:val="00AA2DA3"/>
    <w:rsid w:val="00AA5A9C"/>
    <w:rsid w:val="00AB016A"/>
    <w:rsid w:val="00AB2A5A"/>
    <w:rsid w:val="00AB3383"/>
    <w:rsid w:val="00AD28F8"/>
    <w:rsid w:val="00AE1C55"/>
    <w:rsid w:val="00AE4ED3"/>
    <w:rsid w:val="00AF5A35"/>
    <w:rsid w:val="00B0230B"/>
    <w:rsid w:val="00B1225A"/>
    <w:rsid w:val="00B17D95"/>
    <w:rsid w:val="00B23509"/>
    <w:rsid w:val="00B253B0"/>
    <w:rsid w:val="00B33412"/>
    <w:rsid w:val="00B35877"/>
    <w:rsid w:val="00B359DB"/>
    <w:rsid w:val="00B3632B"/>
    <w:rsid w:val="00B409D8"/>
    <w:rsid w:val="00B42552"/>
    <w:rsid w:val="00B5178D"/>
    <w:rsid w:val="00B62598"/>
    <w:rsid w:val="00B67F1F"/>
    <w:rsid w:val="00B701D7"/>
    <w:rsid w:val="00B90595"/>
    <w:rsid w:val="00B961E3"/>
    <w:rsid w:val="00BA215A"/>
    <w:rsid w:val="00BA4264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1BBC"/>
    <w:rsid w:val="00C54BE3"/>
    <w:rsid w:val="00C57207"/>
    <w:rsid w:val="00C57F80"/>
    <w:rsid w:val="00C768ED"/>
    <w:rsid w:val="00C82A8F"/>
    <w:rsid w:val="00C916C2"/>
    <w:rsid w:val="00C94CA5"/>
    <w:rsid w:val="00CA348E"/>
    <w:rsid w:val="00CC452A"/>
    <w:rsid w:val="00CC721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31F4"/>
    <w:rsid w:val="00D470E4"/>
    <w:rsid w:val="00D52142"/>
    <w:rsid w:val="00D5280E"/>
    <w:rsid w:val="00D61299"/>
    <w:rsid w:val="00D61F14"/>
    <w:rsid w:val="00D75FCF"/>
    <w:rsid w:val="00D80D6B"/>
    <w:rsid w:val="00D83C18"/>
    <w:rsid w:val="00D85D41"/>
    <w:rsid w:val="00D86751"/>
    <w:rsid w:val="00D90950"/>
    <w:rsid w:val="00D958FE"/>
    <w:rsid w:val="00DA5D62"/>
    <w:rsid w:val="00DA69DF"/>
    <w:rsid w:val="00DB33F8"/>
    <w:rsid w:val="00DB3BCE"/>
    <w:rsid w:val="00DB53A6"/>
    <w:rsid w:val="00DD38E2"/>
    <w:rsid w:val="00DE3AF0"/>
    <w:rsid w:val="00DE45C1"/>
    <w:rsid w:val="00E00140"/>
    <w:rsid w:val="00E07763"/>
    <w:rsid w:val="00E13110"/>
    <w:rsid w:val="00E17DD3"/>
    <w:rsid w:val="00E24DF1"/>
    <w:rsid w:val="00E3388D"/>
    <w:rsid w:val="00E37582"/>
    <w:rsid w:val="00E40B9A"/>
    <w:rsid w:val="00E431ED"/>
    <w:rsid w:val="00E5536B"/>
    <w:rsid w:val="00E55D90"/>
    <w:rsid w:val="00E64FF5"/>
    <w:rsid w:val="00E86966"/>
    <w:rsid w:val="00E907EC"/>
    <w:rsid w:val="00EA5421"/>
    <w:rsid w:val="00EA6C2D"/>
    <w:rsid w:val="00EB34FC"/>
    <w:rsid w:val="00EB5816"/>
    <w:rsid w:val="00ED0EA9"/>
    <w:rsid w:val="00ED0F48"/>
    <w:rsid w:val="00ED527D"/>
    <w:rsid w:val="00ED7085"/>
    <w:rsid w:val="00EF77DF"/>
    <w:rsid w:val="00F0332A"/>
    <w:rsid w:val="00F03CE9"/>
    <w:rsid w:val="00F10180"/>
    <w:rsid w:val="00F11BEF"/>
    <w:rsid w:val="00F1338F"/>
    <w:rsid w:val="00F165E1"/>
    <w:rsid w:val="00F258E7"/>
    <w:rsid w:val="00F25EB2"/>
    <w:rsid w:val="00F31B84"/>
    <w:rsid w:val="00F44F5F"/>
    <w:rsid w:val="00F5220A"/>
    <w:rsid w:val="00F57BA5"/>
    <w:rsid w:val="00F631EC"/>
    <w:rsid w:val="00F64C22"/>
    <w:rsid w:val="00F64FA7"/>
    <w:rsid w:val="00F65C35"/>
    <w:rsid w:val="00F674A3"/>
    <w:rsid w:val="00F707C0"/>
    <w:rsid w:val="00F71AA2"/>
    <w:rsid w:val="00F74D19"/>
    <w:rsid w:val="00F75D8E"/>
    <w:rsid w:val="00F80053"/>
    <w:rsid w:val="00F8515F"/>
    <w:rsid w:val="00FA02C7"/>
    <w:rsid w:val="00FA4186"/>
    <w:rsid w:val="00FA61C5"/>
    <w:rsid w:val="00FB237F"/>
    <w:rsid w:val="00FB2F0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87E7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7E7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87E7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87E7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7E7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7E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2297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131</cp:revision>
  <dcterms:created xsi:type="dcterms:W3CDTF">2024-07-17T05:40:00Z</dcterms:created>
  <dcterms:modified xsi:type="dcterms:W3CDTF">2026-03-16T09:01:00Z</dcterms:modified>
</cp:coreProperties>
</file>