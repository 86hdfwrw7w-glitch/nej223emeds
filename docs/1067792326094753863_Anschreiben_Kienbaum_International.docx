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0486CD41" w:rsidR="006D2592" w:rsidRPr="00172DAD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172DAD">
        <w:rPr>
          <w:rFonts w:ascii="Times New Roman" w:hAnsi="Times New Roman" w:cs="Times New Roman"/>
          <w:sz w:val="20"/>
          <w:szCs w:val="20"/>
          <w:lang w:val="it-IT"/>
        </w:rPr>
        <w:t>Olivia Tamburlini</w:t>
      </w:r>
    </w:p>
    <w:p w14:paraId="2458A2A0" w14:textId="153BD544" w:rsidR="00857C6F" w:rsidRPr="00172DAD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172DAD">
        <w:rPr>
          <w:rFonts w:ascii="Times New Roman" w:hAnsi="Times New Roman" w:cs="Times New Roman"/>
          <w:sz w:val="20"/>
          <w:szCs w:val="20"/>
          <w:lang w:val="it-IT"/>
        </w:rPr>
        <w:t>Kirchlistrasse 41</w:t>
      </w:r>
    </w:p>
    <w:p w14:paraId="451AEE20" w14:textId="18B49CFE" w:rsidR="00857C6F" w:rsidRPr="00172DAD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172DAD">
        <w:rPr>
          <w:rFonts w:ascii="Times New Roman" w:hAnsi="Times New Roman" w:cs="Times New Roman"/>
          <w:sz w:val="20"/>
          <w:szCs w:val="20"/>
          <w:lang w:val="it-IT"/>
        </w:rPr>
        <w:t>9010 St.</w:t>
      </w:r>
      <w:r w:rsidR="00C047E3" w:rsidRPr="00172DAD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Pr="00172DAD">
        <w:rPr>
          <w:rFonts w:ascii="Times New Roman" w:hAnsi="Times New Roman" w:cs="Times New Roman"/>
          <w:sz w:val="20"/>
          <w:szCs w:val="20"/>
          <w:lang w:val="it-IT"/>
        </w:rPr>
        <w:t>Gallen</w:t>
      </w:r>
    </w:p>
    <w:p w14:paraId="12BA391A" w14:textId="793D82FE" w:rsidR="006A7895" w:rsidRPr="00172DAD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172DAD">
        <w:rPr>
          <w:rFonts w:ascii="Times New Roman" w:hAnsi="Times New Roman" w:cs="Times New Roman"/>
          <w:color w:val="000000"/>
          <w:sz w:val="20"/>
          <w:szCs w:val="20"/>
          <w:lang w:val="it-IT"/>
        </w:rPr>
        <w:t>olivia.tamburlini@bluewin.ch</w:t>
      </w:r>
    </w:p>
    <w:p w14:paraId="170FE07D" w14:textId="441A42BA" w:rsidR="00F270C0" w:rsidRPr="00172DAD" w:rsidRDefault="006D2592" w:rsidP="00D75367">
      <w:pPr>
        <w:spacing w:after="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172DAD">
        <w:rPr>
          <w:rFonts w:ascii="Times New Roman" w:hAnsi="Times New Roman" w:cs="Times New Roman"/>
          <w:color w:val="000000"/>
          <w:sz w:val="20"/>
          <w:szCs w:val="20"/>
        </w:rPr>
        <w:t>+</w:t>
      </w:r>
      <w:r w:rsidR="00857C6F" w:rsidRPr="00172DAD">
        <w:rPr>
          <w:rFonts w:ascii="Times New Roman" w:hAnsi="Times New Roman" w:cs="Times New Roman"/>
          <w:color w:val="000000"/>
          <w:sz w:val="20"/>
          <w:szCs w:val="20"/>
        </w:rPr>
        <w:t>4</w:t>
      </w:r>
      <w:r w:rsidR="00EA4698" w:rsidRPr="00172DAD">
        <w:rPr>
          <w:rFonts w:ascii="Times New Roman" w:hAnsi="Times New Roman" w:cs="Times New Roman"/>
          <w:color w:val="000000"/>
          <w:sz w:val="20"/>
          <w:szCs w:val="20"/>
        </w:rPr>
        <w:t>1 (0)79 767 03 85</w:t>
      </w:r>
    </w:p>
    <w:p w14:paraId="573618E9" w14:textId="43D6FAF3" w:rsidR="00170F82" w:rsidRPr="00172DAD" w:rsidRDefault="009C12A0" w:rsidP="00F74175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172DAD">
        <w:rPr>
          <w:rFonts w:ascii="Times New Roman" w:hAnsi="Times New Roman" w:cs="Times New Roman"/>
          <w:color w:val="000000"/>
          <w:sz w:val="20"/>
          <w:szCs w:val="20"/>
        </w:rPr>
        <w:t xml:space="preserve">Kienbaum international </w:t>
      </w:r>
      <w:r w:rsidR="00170F82" w:rsidRPr="00172DAD">
        <w:rPr>
          <w:rFonts w:ascii="Times New Roman" w:hAnsi="Times New Roman" w:cs="Times New Roman"/>
          <w:color w:val="000000"/>
          <w:sz w:val="20"/>
          <w:szCs w:val="20"/>
        </w:rPr>
        <w:t>AG</w:t>
      </w:r>
    </w:p>
    <w:p w14:paraId="096C8AF5" w14:textId="1C8F21B9" w:rsidR="00647413" w:rsidRPr="00172DAD" w:rsidRDefault="00B52B63" w:rsidP="00F7417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sz w:val="20"/>
          <w:szCs w:val="20"/>
        </w:rPr>
        <w:t xml:space="preserve">Dufourstrasse </w:t>
      </w:r>
      <w:r w:rsidR="00D23F13" w:rsidRPr="00172DAD">
        <w:rPr>
          <w:rFonts w:ascii="Times New Roman" w:hAnsi="Times New Roman" w:cs="Times New Roman"/>
          <w:sz w:val="20"/>
          <w:szCs w:val="20"/>
        </w:rPr>
        <w:t>43</w:t>
      </w:r>
      <w:r w:rsidR="00F74175" w:rsidRPr="00172DAD">
        <w:rPr>
          <w:rFonts w:ascii="Times New Roman" w:hAnsi="Times New Roman" w:cs="Times New Roman"/>
          <w:sz w:val="20"/>
          <w:szCs w:val="20"/>
        </w:rPr>
        <w:br/>
      </w:r>
      <w:r w:rsidR="00D23F13" w:rsidRPr="00172DAD">
        <w:rPr>
          <w:rFonts w:ascii="Times New Roman" w:hAnsi="Times New Roman" w:cs="Times New Roman"/>
          <w:sz w:val="20"/>
          <w:szCs w:val="20"/>
        </w:rPr>
        <w:t xml:space="preserve">8008 Zürich </w:t>
      </w:r>
    </w:p>
    <w:p w14:paraId="0731715D" w14:textId="4E82ECC6" w:rsidR="001E0088" w:rsidRPr="00172DAD" w:rsidRDefault="00EA4698" w:rsidP="00D75367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sz w:val="20"/>
          <w:szCs w:val="20"/>
        </w:rPr>
        <w:t>Winter Park</w:t>
      </w:r>
      <w:r w:rsidR="002D594E" w:rsidRPr="00172DAD">
        <w:rPr>
          <w:rFonts w:ascii="Times New Roman" w:hAnsi="Times New Roman" w:cs="Times New Roman"/>
          <w:sz w:val="20"/>
          <w:szCs w:val="20"/>
        </w:rPr>
        <w:t>,</w:t>
      </w:r>
      <w:r w:rsidRPr="00172DAD">
        <w:rPr>
          <w:rFonts w:ascii="Times New Roman" w:hAnsi="Times New Roman" w:cs="Times New Roman"/>
          <w:sz w:val="20"/>
          <w:szCs w:val="20"/>
        </w:rPr>
        <w:t xml:space="preserve"> Florida,</w:t>
      </w:r>
      <w:r w:rsidR="002D594E"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313E75" w:rsidRPr="00172DAD">
        <w:rPr>
          <w:rFonts w:ascii="Times New Roman" w:hAnsi="Times New Roman" w:cs="Times New Roman"/>
          <w:sz w:val="20"/>
          <w:szCs w:val="20"/>
        </w:rPr>
        <w:t>23</w:t>
      </w:r>
      <w:r w:rsidRPr="00172DAD">
        <w:rPr>
          <w:rFonts w:ascii="Times New Roman" w:hAnsi="Times New Roman" w:cs="Times New Roman"/>
          <w:sz w:val="20"/>
          <w:szCs w:val="20"/>
        </w:rPr>
        <w:t>.01.2023</w:t>
      </w:r>
    </w:p>
    <w:p w14:paraId="670DB82B" w14:textId="77777777" w:rsidR="00D75367" w:rsidRPr="00172DAD" w:rsidRDefault="00D75367" w:rsidP="00D75367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</w:p>
    <w:p w14:paraId="0098600D" w14:textId="6F3988BC" w:rsidR="000A5AB8" w:rsidRPr="00172DAD" w:rsidRDefault="0099776A" w:rsidP="00590834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72DAD">
        <w:rPr>
          <w:rFonts w:ascii="Times New Roman" w:hAnsi="Times New Roman" w:cs="Times New Roman"/>
          <w:b/>
          <w:sz w:val="20"/>
          <w:szCs w:val="20"/>
        </w:rPr>
        <w:t xml:space="preserve">Bewerbung um ein Praktikum im Bereich </w:t>
      </w:r>
      <w:r w:rsidR="00446341" w:rsidRPr="00172DAD">
        <w:rPr>
          <w:rFonts w:ascii="Times New Roman" w:hAnsi="Times New Roman" w:cs="Times New Roman"/>
          <w:b/>
          <w:sz w:val="20"/>
          <w:szCs w:val="20"/>
        </w:rPr>
        <w:t>Compensation &amp; Performance Management Zürich</w:t>
      </w:r>
      <w:r w:rsidR="00313E75" w:rsidRPr="00172DAD">
        <w:rPr>
          <w:rFonts w:ascii="Times New Roman" w:hAnsi="Times New Roman" w:cs="Times New Roman"/>
          <w:b/>
          <w:sz w:val="20"/>
          <w:szCs w:val="20"/>
        </w:rPr>
        <w:t xml:space="preserve"> Mai bis Juli</w:t>
      </w:r>
    </w:p>
    <w:p w14:paraId="3A5BDDA8" w14:textId="77777777" w:rsidR="004A615C" w:rsidRPr="00172DAD" w:rsidRDefault="004A615C" w:rsidP="000A5AB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61CDE0AD" w14:textId="5D9C3695" w:rsidR="00034B68" w:rsidRPr="00172DAD" w:rsidRDefault="0099776A" w:rsidP="00375D2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sz w:val="20"/>
          <w:szCs w:val="20"/>
        </w:rPr>
        <w:t>Sehr geehrte Damen und Herren</w:t>
      </w:r>
      <w:r w:rsidR="00E65B09" w:rsidRPr="00172DAD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433CF1AE" w14:textId="14106765" w:rsidR="00E65B09" w:rsidRPr="00172DAD" w:rsidRDefault="00E65B09" w:rsidP="00375D2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F793B13" w14:textId="479D5448" w:rsidR="00C047E3" w:rsidRPr="00172DAD" w:rsidRDefault="00C047E3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del w:id="0" w:author="David Döbele" w:date="2023-01-25T14:00:00Z">
        <w:r w:rsidRPr="00B52D97" w:rsidDel="00172DAD">
          <w:rPr>
            <w:rFonts w:ascii="Times New Roman" w:hAnsi="Times New Roman" w:cs="Times New Roman"/>
            <w:sz w:val="20"/>
            <w:szCs w:val="20"/>
          </w:rPr>
          <w:delText xml:space="preserve">Mit </w:delText>
        </w:r>
      </w:del>
      <w:ins w:id="1" w:author="David Döbele" w:date="2023-01-25T14:00:00Z">
        <w:r w:rsidR="00172DAD" w:rsidRPr="00172DAD">
          <w:rPr>
            <w:rFonts w:ascii="Times New Roman" w:hAnsi="Times New Roman" w:cs="Times New Roman"/>
            <w:sz w:val="20"/>
            <w:szCs w:val="20"/>
          </w:rPr>
          <w:t>m</w:t>
        </w:r>
        <w:r w:rsidR="00172DAD" w:rsidRPr="00172DAD">
          <w:rPr>
            <w:rFonts w:ascii="Times New Roman" w:hAnsi="Times New Roman" w:cs="Times New Roman"/>
            <w:sz w:val="20"/>
            <w:szCs w:val="20"/>
          </w:rPr>
          <w:t xml:space="preserve">it </w:t>
        </w:r>
      </w:ins>
      <w:r w:rsidRPr="00172DAD">
        <w:rPr>
          <w:rFonts w:ascii="Times New Roman" w:hAnsi="Times New Roman" w:cs="Times New Roman"/>
          <w:sz w:val="20"/>
          <w:szCs w:val="20"/>
        </w:rPr>
        <w:t xml:space="preserve">einer Tätigkeit in der Strategieberatung verbinde </w:t>
      </w:r>
      <w:r w:rsidR="004A19E8" w:rsidRPr="00172DAD">
        <w:rPr>
          <w:rFonts w:ascii="Times New Roman" w:hAnsi="Times New Roman" w:cs="Times New Roman"/>
          <w:sz w:val="20"/>
          <w:szCs w:val="20"/>
        </w:rPr>
        <w:t xml:space="preserve">ich </w:t>
      </w:r>
      <w:r w:rsidRPr="00172DAD">
        <w:rPr>
          <w:rFonts w:ascii="Times New Roman" w:hAnsi="Times New Roman" w:cs="Times New Roman"/>
          <w:sz w:val="20"/>
          <w:szCs w:val="20"/>
        </w:rPr>
        <w:t>die Mitarbeit an spannenden Projekten</w:t>
      </w:r>
      <w:ins w:id="2" w:author="David Döbele" w:date="2023-01-25T14:00:00Z">
        <w:r w:rsidR="00172DAD" w:rsidRPr="00172DAD">
          <w:rPr>
            <w:rFonts w:ascii="Times New Roman" w:hAnsi="Times New Roman" w:cs="Times New Roman"/>
            <w:sz w:val="20"/>
            <w:szCs w:val="20"/>
          </w:rPr>
          <w:t>,</w:t>
        </w:r>
      </w:ins>
      <w:r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4A19E8" w:rsidRPr="00172DAD">
        <w:rPr>
          <w:rFonts w:ascii="Times New Roman" w:hAnsi="Times New Roman" w:cs="Times New Roman"/>
          <w:sz w:val="20"/>
          <w:szCs w:val="20"/>
        </w:rPr>
        <w:t>die am Herz der Wirtschaft stattfinden und die Welt von morgen beeinflussen. Strategieberater:</w:t>
      </w:r>
      <w:del w:id="3" w:author="David Döbele" w:date="2023-01-25T14:00:00Z">
        <w:r w:rsidR="004A19E8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 </w:delText>
        </w:r>
      </w:del>
      <w:r w:rsidR="004A19E8" w:rsidRPr="00172DAD">
        <w:rPr>
          <w:rFonts w:ascii="Times New Roman" w:hAnsi="Times New Roman" w:cs="Times New Roman"/>
          <w:sz w:val="20"/>
          <w:szCs w:val="20"/>
        </w:rPr>
        <w:t>innen helfen Unternehmen zu wachsen</w:t>
      </w:r>
      <w:r w:rsidR="00ED282C" w:rsidRPr="00172DAD">
        <w:rPr>
          <w:rFonts w:ascii="Times New Roman" w:hAnsi="Times New Roman" w:cs="Times New Roman"/>
          <w:sz w:val="20"/>
          <w:szCs w:val="20"/>
        </w:rPr>
        <w:t xml:space="preserve">, effizienter zu werden und </w:t>
      </w:r>
      <w:r w:rsidR="005133F2" w:rsidRPr="00172DAD">
        <w:rPr>
          <w:rFonts w:ascii="Times New Roman" w:hAnsi="Times New Roman" w:cs="Times New Roman"/>
          <w:sz w:val="20"/>
          <w:szCs w:val="20"/>
        </w:rPr>
        <w:t>tragen zu ihrem langfristigen Erfolg bei</w:t>
      </w:r>
      <w:r w:rsidR="00A20F6E" w:rsidRPr="00172DAD">
        <w:rPr>
          <w:rFonts w:ascii="Times New Roman" w:hAnsi="Times New Roman" w:cs="Times New Roman"/>
          <w:sz w:val="20"/>
          <w:szCs w:val="20"/>
        </w:rPr>
        <w:t xml:space="preserve">, und genau das möchte ich auch machen. Ich erhoffe mir durch einen Berufseinstieg in der Strategieberatung eine </w:t>
      </w:r>
      <w:r w:rsidR="00043122" w:rsidRPr="00172DAD">
        <w:rPr>
          <w:rFonts w:ascii="Times New Roman" w:hAnsi="Times New Roman" w:cs="Times New Roman"/>
          <w:sz w:val="20"/>
          <w:szCs w:val="20"/>
        </w:rPr>
        <w:t>sehr steile</w:t>
      </w:r>
      <w:r w:rsidR="00A20F6E" w:rsidRPr="00172DAD">
        <w:rPr>
          <w:rFonts w:ascii="Times New Roman" w:hAnsi="Times New Roman" w:cs="Times New Roman"/>
          <w:sz w:val="20"/>
          <w:szCs w:val="20"/>
        </w:rPr>
        <w:t xml:space="preserve"> Lernkurve</w:t>
      </w:r>
      <w:r w:rsidR="00774DF7" w:rsidRPr="00172DAD">
        <w:rPr>
          <w:rFonts w:ascii="Times New Roman" w:hAnsi="Times New Roman" w:cs="Times New Roman"/>
          <w:sz w:val="20"/>
          <w:szCs w:val="20"/>
        </w:rPr>
        <w:t xml:space="preserve"> und die Zusammenarbeit mit </w:t>
      </w:r>
      <w:r w:rsidR="00A20A4C" w:rsidRPr="00172DAD">
        <w:rPr>
          <w:rFonts w:ascii="Times New Roman" w:hAnsi="Times New Roman" w:cs="Times New Roman"/>
          <w:sz w:val="20"/>
          <w:szCs w:val="20"/>
        </w:rPr>
        <w:t>schlauen</w:t>
      </w:r>
      <w:r w:rsidR="00774DF7" w:rsidRPr="00172DAD">
        <w:rPr>
          <w:rFonts w:ascii="Times New Roman" w:hAnsi="Times New Roman" w:cs="Times New Roman"/>
          <w:sz w:val="20"/>
          <w:szCs w:val="20"/>
        </w:rPr>
        <w:t xml:space="preserve"> und innovativen Menschen, welche mich beruflich sowie persönlich weiterbringen. </w:t>
      </w:r>
      <w:r w:rsidR="00A20A4C" w:rsidRPr="00172DAD">
        <w:rPr>
          <w:rFonts w:ascii="Times New Roman" w:hAnsi="Times New Roman" w:cs="Times New Roman"/>
          <w:sz w:val="20"/>
          <w:szCs w:val="20"/>
        </w:rPr>
        <w:t xml:space="preserve">Um diese Steile Lernkurve wahrzunehmen </w:t>
      </w:r>
      <w:r w:rsidR="00FF3B4F" w:rsidRPr="00172DAD">
        <w:rPr>
          <w:rFonts w:ascii="Times New Roman" w:hAnsi="Times New Roman" w:cs="Times New Roman"/>
          <w:sz w:val="20"/>
          <w:szCs w:val="20"/>
        </w:rPr>
        <w:t xml:space="preserve">und meine Fähigkeiten </w:t>
      </w:r>
      <w:r w:rsidR="00170D63" w:rsidRPr="00172DAD">
        <w:rPr>
          <w:rFonts w:ascii="Times New Roman" w:hAnsi="Times New Roman" w:cs="Times New Roman"/>
          <w:sz w:val="20"/>
          <w:szCs w:val="20"/>
        </w:rPr>
        <w:t>zu schärfen</w:t>
      </w:r>
      <w:r w:rsidR="00B80D08" w:rsidRPr="00172DAD">
        <w:rPr>
          <w:rFonts w:ascii="Times New Roman" w:hAnsi="Times New Roman" w:cs="Times New Roman"/>
          <w:sz w:val="20"/>
          <w:szCs w:val="20"/>
        </w:rPr>
        <w:t xml:space="preserve"> möchte mich bei </w:t>
      </w:r>
      <w:r w:rsidR="00170D63" w:rsidRPr="00172DAD">
        <w:rPr>
          <w:rFonts w:ascii="Times New Roman" w:hAnsi="Times New Roman" w:cs="Times New Roman"/>
          <w:sz w:val="20"/>
          <w:szCs w:val="20"/>
        </w:rPr>
        <w:t xml:space="preserve">Ihnen </w:t>
      </w:r>
      <w:r w:rsidR="00B80D08" w:rsidRPr="00172DAD">
        <w:rPr>
          <w:rFonts w:ascii="Times New Roman" w:hAnsi="Times New Roman" w:cs="Times New Roman"/>
          <w:sz w:val="20"/>
          <w:szCs w:val="20"/>
        </w:rPr>
        <w:t>für ein achtwöchiges Praktikum</w:t>
      </w:r>
      <w:r w:rsidR="0085604E" w:rsidRPr="00172DAD">
        <w:rPr>
          <w:rFonts w:ascii="Times New Roman" w:hAnsi="Times New Roman" w:cs="Times New Roman"/>
          <w:sz w:val="20"/>
          <w:szCs w:val="20"/>
        </w:rPr>
        <w:t xml:space="preserve"> im Bereich </w:t>
      </w:r>
      <w:r w:rsidR="00836F6B" w:rsidRPr="00172DAD">
        <w:rPr>
          <w:rFonts w:ascii="Times New Roman" w:hAnsi="Times New Roman" w:cs="Times New Roman"/>
          <w:sz w:val="20"/>
          <w:szCs w:val="20"/>
        </w:rPr>
        <w:t>Compensation &amp; Performance Management</w:t>
      </w:r>
      <w:r w:rsidR="00B80D08" w:rsidRPr="00172DAD">
        <w:rPr>
          <w:rFonts w:ascii="Times New Roman" w:hAnsi="Times New Roman" w:cs="Times New Roman"/>
          <w:sz w:val="20"/>
          <w:szCs w:val="20"/>
        </w:rPr>
        <w:t xml:space="preserve"> ab Mitte Mai in Zürich bewerben.</w:t>
      </w:r>
    </w:p>
    <w:p w14:paraId="0F8C77A0" w14:textId="1AD5F724" w:rsidR="00D06473" w:rsidRPr="00172DAD" w:rsidRDefault="00D06473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D76D488" w14:textId="5DE38709" w:rsidR="00D06473" w:rsidRPr="00172DAD" w:rsidRDefault="00AF5C65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sz w:val="20"/>
          <w:szCs w:val="20"/>
        </w:rPr>
        <w:t xml:space="preserve">Nach meiner </w:t>
      </w:r>
      <w:r w:rsidR="003313E1" w:rsidRPr="00172DAD">
        <w:rPr>
          <w:rFonts w:ascii="Times New Roman" w:hAnsi="Times New Roman" w:cs="Times New Roman"/>
          <w:sz w:val="20"/>
          <w:szCs w:val="20"/>
        </w:rPr>
        <w:t>Matura 2020 begann ich mein Studium am Rollins College in Winter Park, Florida</w:t>
      </w:r>
      <w:r w:rsidR="002831D9" w:rsidRPr="00172DAD">
        <w:rPr>
          <w:rFonts w:ascii="Times New Roman" w:hAnsi="Times New Roman" w:cs="Times New Roman"/>
          <w:sz w:val="20"/>
          <w:szCs w:val="20"/>
        </w:rPr>
        <w:t>,</w:t>
      </w:r>
      <w:r w:rsidR="003921E8" w:rsidRPr="00172DAD">
        <w:rPr>
          <w:rFonts w:ascii="Times New Roman" w:hAnsi="Times New Roman" w:cs="Times New Roman"/>
          <w:sz w:val="20"/>
          <w:szCs w:val="20"/>
        </w:rPr>
        <w:t xml:space="preserve"> wo ich durch ein Sportstipendium m</w:t>
      </w:r>
      <w:r w:rsidR="002C447E" w:rsidRPr="00172DAD">
        <w:rPr>
          <w:rFonts w:ascii="Times New Roman" w:hAnsi="Times New Roman" w:cs="Times New Roman"/>
          <w:sz w:val="20"/>
          <w:szCs w:val="20"/>
        </w:rPr>
        <w:t xml:space="preserve">einer Leidenschaft, dem Golfspiel in der Uni-Mannschaft, intensiv </w:t>
      </w:r>
      <w:r w:rsidR="007A256C" w:rsidRPr="00172DAD">
        <w:rPr>
          <w:rFonts w:ascii="Times New Roman" w:hAnsi="Times New Roman" w:cs="Times New Roman"/>
          <w:sz w:val="20"/>
          <w:szCs w:val="20"/>
        </w:rPr>
        <w:t>nachgehen</w:t>
      </w:r>
      <w:r w:rsidR="002C447E" w:rsidRPr="00172DAD">
        <w:rPr>
          <w:rFonts w:ascii="Times New Roman" w:hAnsi="Times New Roman" w:cs="Times New Roman"/>
          <w:sz w:val="20"/>
          <w:szCs w:val="20"/>
        </w:rPr>
        <w:t xml:space="preserve"> und gleichzeitig meinen Bachelor an einer der besten Universitäten Floridas absolvieren</w:t>
      </w:r>
      <w:r w:rsidR="007A256C" w:rsidRPr="00172DAD">
        <w:rPr>
          <w:rFonts w:ascii="Times New Roman" w:hAnsi="Times New Roman" w:cs="Times New Roman"/>
          <w:sz w:val="20"/>
          <w:szCs w:val="20"/>
        </w:rPr>
        <w:t xml:space="preserve"> kann.</w:t>
      </w:r>
      <w:r w:rsidR="002C447E"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5920F8" w:rsidRPr="00172DAD">
        <w:rPr>
          <w:rFonts w:ascii="Times New Roman" w:hAnsi="Times New Roman" w:cs="Times New Roman"/>
          <w:sz w:val="20"/>
          <w:szCs w:val="20"/>
        </w:rPr>
        <w:t xml:space="preserve">Als internationale Studentensportlerin </w:t>
      </w:r>
      <w:r w:rsidR="00D32A7B" w:rsidRPr="00172DAD">
        <w:rPr>
          <w:rFonts w:ascii="Times New Roman" w:hAnsi="Times New Roman" w:cs="Times New Roman"/>
          <w:sz w:val="20"/>
          <w:szCs w:val="20"/>
        </w:rPr>
        <w:t>kann</w:t>
      </w:r>
      <w:r w:rsidR="007D4753" w:rsidRPr="00172DAD">
        <w:rPr>
          <w:rFonts w:ascii="Times New Roman" w:hAnsi="Times New Roman" w:cs="Times New Roman"/>
          <w:sz w:val="20"/>
          <w:szCs w:val="20"/>
        </w:rPr>
        <w:t xml:space="preserve"> ich</w:t>
      </w:r>
      <w:ins w:id="4" w:author="David Döbele" w:date="2023-01-25T14:01:00Z">
        <w:r w:rsidR="00172DAD" w:rsidRPr="00172DAD">
          <w:rPr>
            <w:rFonts w:ascii="Times New Roman" w:hAnsi="Times New Roman" w:cs="Times New Roman"/>
            <w:sz w:val="20"/>
            <w:szCs w:val="20"/>
          </w:rPr>
          <w:t xml:space="preserve"> mich</w:t>
        </w:r>
      </w:ins>
      <w:r w:rsidR="007D4753" w:rsidRPr="00172DAD">
        <w:rPr>
          <w:rFonts w:ascii="Times New Roman" w:hAnsi="Times New Roman" w:cs="Times New Roman"/>
          <w:sz w:val="20"/>
          <w:szCs w:val="20"/>
        </w:rPr>
        <w:t xml:space="preserve"> persönlich enorm weiterentwickeln, was mich perfekt auf einen Berufseinstieg in einer kompetitiven Branche vorbereitet. </w:t>
      </w:r>
      <w:r w:rsidR="00964E15" w:rsidRPr="00172DAD">
        <w:rPr>
          <w:rFonts w:ascii="Times New Roman" w:hAnsi="Times New Roman" w:cs="Times New Roman"/>
          <w:sz w:val="20"/>
          <w:szCs w:val="20"/>
        </w:rPr>
        <w:t xml:space="preserve">Meine Tätigkeit ist </w:t>
      </w:r>
      <w:r w:rsidR="00A779D7" w:rsidRPr="00172DAD">
        <w:rPr>
          <w:rFonts w:ascii="Times New Roman" w:hAnsi="Times New Roman" w:cs="Times New Roman"/>
          <w:sz w:val="20"/>
          <w:szCs w:val="20"/>
        </w:rPr>
        <w:t>ausgesprochen</w:t>
      </w:r>
      <w:r w:rsidR="00964E15" w:rsidRPr="00172DAD">
        <w:rPr>
          <w:rFonts w:ascii="Times New Roman" w:hAnsi="Times New Roman" w:cs="Times New Roman"/>
          <w:sz w:val="20"/>
          <w:szCs w:val="20"/>
        </w:rPr>
        <w:t xml:space="preserve"> zeitintensiv</w:t>
      </w:r>
      <w:r w:rsidR="004D5B0E" w:rsidRPr="00172DAD">
        <w:rPr>
          <w:rFonts w:ascii="Times New Roman" w:hAnsi="Times New Roman" w:cs="Times New Roman"/>
          <w:sz w:val="20"/>
          <w:szCs w:val="20"/>
        </w:rPr>
        <w:t>, wodur</w:t>
      </w:r>
      <w:r w:rsidR="000D215F" w:rsidRPr="00172DAD">
        <w:rPr>
          <w:rFonts w:ascii="Times New Roman" w:hAnsi="Times New Roman" w:cs="Times New Roman"/>
          <w:sz w:val="20"/>
          <w:szCs w:val="20"/>
        </w:rPr>
        <w:t xml:space="preserve">ch </w:t>
      </w:r>
      <w:r w:rsidR="00783CD0" w:rsidRPr="00172DAD">
        <w:rPr>
          <w:rFonts w:ascii="Times New Roman" w:hAnsi="Times New Roman" w:cs="Times New Roman"/>
          <w:sz w:val="20"/>
          <w:szCs w:val="20"/>
        </w:rPr>
        <w:t>ich effizientes Zei</w:t>
      </w:r>
      <w:r w:rsidR="007C50CA" w:rsidRPr="00172DAD">
        <w:rPr>
          <w:rFonts w:ascii="Times New Roman" w:hAnsi="Times New Roman" w:cs="Times New Roman"/>
          <w:sz w:val="20"/>
          <w:szCs w:val="20"/>
        </w:rPr>
        <w:t xml:space="preserve">tmanagement, Pflichtbewusstsein und </w:t>
      </w:r>
      <w:del w:id="5" w:author="David Döbele" w:date="2023-01-25T14:01:00Z">
        <w:r w:rsidR="007C50CA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Biss </w:delText>
        </w:r>
      </w:del>
      <w:ins w:id="6" w:author="David Döbele" w:date="2023-01-25T14:01:00Z">
        <w:r w:rsidR="00172DAD" w:rsidRPr="00172DAD">
          <w:rPr>
            <w:rFonts w:ascii="Times New Roman" w:hAnsi="Times New Roman" w:cs="Times New Roman"/>
            <w:sz w:val="20"/>
            <w:szCs w:val="20"/>
          </w:rPr>
          <w:t>Durchhaltevermögen</w:t>
        </w:r>
        <w:r w:rsidR="00172DAD" w:rsidRPr="00172DAD">
          <w:rPr>
            <w:rFonts w:ascii="Times New Roman" w:hAnsi="Times New Roman" w:cs="Times New Roman"/>
            <w:sz w:val="20"/>
            <w:szCs w:val="20"/>
          </w:rPr>
          <w:t xml:space="preserve"> </w:t>
        </w:r>
      </w:ins>
      <w:r w:rsidR="007C50CA" w:rsidRPr="00172DAD">
        <w:rPr>
          <w:rFonts w:ascii="Times New Roman" w:hAnsi="Times New Roman" w:cs="Times New Roman"/>
          <w:sz w:val="20"/>
          <w:szCs w:val="20"/>
        </w:rPr>
        <w:t>gelernt habe. Zusätzlich bin ich mi</w:t>
      </w:r>
      <w:r w:rsidR="00942AF2" w:rsidRPr="00172DAD">
        <w:rPr>
          <w:rFonts w:ascii="Times New Roman" w:hAnsi="Times New Roman" w:cs="Times New Roman"/>
          <w:sz w:val="20"/>
          <w:szCs w:val="20"/>
        </w:rPr>
        <w:t>ch</w:t>
      </w:r>
      <w:r w:rsidR="007C50CA" w:rsidRPr="00172DAD">
        <w:rPr>
          <w:rFonts w:ascii="Times New Roman" w:hAnsi="Times New Roman" w:cs="Times New Roman"/>
          <w:sz w:val="20"/>
          <w:szCs w:val="20"/>
        </w:rPr>
        <w:t xml:space="preserve"> durch </w:t>
      </w:r>
      <w:r w:rsidR="00942AF2" w:rsidRPr="00172DAD">
        <w:rPr>
          <w:rFonts w:ascii="Times New Roman" w:hAnsi="Times New Roman" w:cs="Times New Roman"/>
          <w:sz w:val="20"/>
          <w:szCs w:val="20"/>
        </w:rPr>
        <w:t xml:space="preserve">die vielen Turniere und Qualifikationen an Drucksituationen gewöhnt und kann mich darin </w:t>
      </w:r>
      <w:r w:rsidR="00A779D7" w:rsidRPr="00172DAD">
        <w:rPr>
          <w:rFonts w:ascii="Times New Roman" w:hAnsi="Times New Roman" w:cs="Times New Roman"/>
          <w:sz w:val="20"/>
          <w:szCs w:val="20"/>
        </w:rPr>
        <w:t>äußerst</w:t>
      </w:r>
      <w:r w:rsidR="00942AF2" w:rsidRPr="00172DAD">
        <w:rPr>
          <w:rFonts w:ascii="Times New Roman" w:hAnsi="Times New Roman" w:cs="Times New Roman"/>
          <w:sz w:val="20"/>
          <w:szCs w:val="20"/>
        </w:rPr>
        <w:t xml:space="preserve"> gut entfalten. </w:t>
      </w:r>
      <w:r w:rsidR="00BA1439" w:rsidRPr="00172DAD">
        <w:rPr>
          <w:rFonts w:ascii="Times New Roman" w:hAnsi="Times New Roman" w:cs="Times New Roman"/>
          <w:sz w:val="20"/>
          <w:szCs w:val="20"/>
        </w:rPr>
        <w:t xml:space="preserve">Obwohl Golf ein Einzelsport ist, steht im </w:t>
      </w:r>
      <w:r w:rsidR="0016790B" w:rsidRPr="00172DAD">
        <w:rPr>
          <w:rFonts w:ascii="Times New Roman" w:hAnsi="Times New Roman" w:cs="Times New Roman"/>
          <w:sz w:val="20"/>
          <w:szCs w:val="20"/>
        </w:rPr>
        <w:t>amerikanischen Universitätssport</w:t>
      </w:r>
      <w:r w:rsidR="00BA1439" w:rsidRPr="00172DAD">
        <w:rPr>
          <w:rFonts w:ascii="Times New Roman" w:hAnsi="Times New Roman" w:cs="Times New Roman"/>
          <w:sz w:val="20"/>
          <w:szCs w:val="20"/>
        </w:rPr>
        <w:t xml:space="preserve"> das Teamergebnis </w:t>
      </w:r>
      <w:r w:rsidR="008756AD" w:rsidRPr="00172DAD">
        <w:rPr>
          <w:rFonts w:ascii="Times New Roman" w:hAnsi="Times New Roman" w:cs="Times New Roman"/>
          <w:sz w:val="20"/>
          <w:szCs w:val="20"/>
        </w:rPr>
        <w:t>an erster Stelle</w:t>
      </w:r>
      <w:ins w:id="7" w:author="David Döbele" w:date="2023-01-25T14:02:00Z">
        <w:r w:rsidR="00172DAD">
          <w:rPr>
            <w:rFonts w:ascii="Times New Roman" w:hAnsi="Times New Roman" w:cs="Times New Roman"/>
            <w:sz w:val="20"/>
            <w:szCs w:val="20"/>
          </w:rPr>
          <w:t xml:space="preserve">, wodurch ich </w:t>
        </w:r>
      </w:ins>
      <w:del w:id="8" w:author="David Döbele" w:date="2023-01-25T14:02:00Z">
        <w:r w:rsidR="00427702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 und dadurch habe ich </w:delText>
        </w:r>
        <w:r w:rsidR="0038522E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eine </w:delText>
        </w:r>
        <w:r w:rsidR="007C48D2" w:rsidRPr="00172DAD" w:rsidDel="00172DAD">
          <w:rPr>
            <w:rFonts w:ascii="Times New Roman" w:hAnsi="Times New Roman" w:cs="Times New Roman"/>
            <w:sz w:val="20"/>
            <w:szCs w:val="20"/>
          </w:rPr>
          <w:delText>große</w:delText>
        </w:r>
        <w:r w:rsidR="0038522E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 Teamfähigkeit entwickelt und </w:delText>
        </w:r>
      </w:del>
      <w:r w:rsidR="0038522E" w:rsidRPr="00172DAD">
        <w:rPr>
          <w:rFonts w:ascii="Times New Roman" w:hAnsi="Times New Roman" w:cs="Times New Roman"/>
          <w:sz w:val="20"/>
          <w:szCs w:val="20"/>
        </w:rPr>
        <w:t>gelernt</w:t>
      </w:r>
      <w:ins w:id="9" w:author="David Döbele" w:date="2023-01-25T14:02:00Z">
        <w:r w:rsidR="00172DAD">
          <w:rPr>
            <w:rFonts w:ascii="Times New Roman" w:hAnsi="Times New Roman" w:cs="Times New Roman"/>
            <w:sz w:val="20"/>
            <w:szCs w:val="20"/>
          </w:rPr>
          <w:t xml:space="preserve"> habe</w:t>
        </w:r>
      </w:ins>
      <w:r w:rsidR="0038522E" w:rsidRPr="00172DAD">
        <w:rPr>
          <w:rFonts w:ascii="Times New Roman" w:hAnsi="Times New Roman" w:cs="Times New Roman"/>
          <w:sz w:val="20"/>
          <w:szCs w:val="20"/>
        </w:rPr>
        <w:t xml:space="preserve">, wie ich meine eigenen Stärken nutzen </w:t>
      </w:r>
      <w:r w:rsidR="007C48D2" w:rsidRPr="00172DAD">
        <w:rPr>
          <w:rFonts w:ascii="Times New Roman" w:hAnsi="Times New Roman" w:cs="Times New Roman"/>
          <w:sz w:val="20"/>
          <w:szCs w:val="20"/>
        </w:rPr>
        <w:t>kann,</w:t>
      </w:r>
      <w:r w:rsidR="009E131B" w:rsidRPr="00172DAD">
        <w:rPr>
          <w:rFonts w:ascii="Times New Roman" w:hAnsi="Times New Roman" w:cs="Times New Roman"/>
          <w:sz w:val="20"/>
          <w:szCs w:val="20"/>
        </w:rPr>
        <w:t xml:space="preserve"> um am besten zu der Teamleistung beizutragen. Diese Fähigkeiten, welche ich mir durch den </w:t>
      </w:r>
      <w:r w:rsidR="00D80B84" w:rsidRPr="00172DAD">
        <w:rPr>
          <w:rFonts w:ascii="Times New Roman" w:hAnsi="Times New Roman" w:cs="Times New Roman"/>
          <w:sz w:val="20"/>
          <w:szCs w:val="20"/>
        </w:rPr>
        <w:t>Leistungssport</w:t>
      </w:r>
      <w:r w:rsidR="009E131B" w:rsidRPr="00172DAD">
        <w:rPr>
          <w:rFonts w:ascii="Times New Roman" w:hAnsi="Times New Roman" w:cs="Times New Roman"/>
          <w:sz w:val="20"/>
          <w:szCs w:val="20"/>
        </w:rPr>
        <w:t xml:space="preserve"> aneignen konnte,</w:t>
      </w:r>
      <w:r w:rsidR="00367B64" w:rsidRPr="00172DAD">
        <w:rPr>
          <w:rFonts w:ascii="Times New Roman" w:hAnsi="Times New Roman" w:cs="Times New Roman"/>
          <w:sz w:val="20"/>
          <w:szCs w:val="20"/>
        </w:rPr>
        <w:t xml:space="preserve"> lassen sich perfekt auch </w:t>
      </w:r>
      <w:r w:rsidR="00BE4630" w:rsidRPr="00172DAD">
        <w:rPr>
          <w:rFonts w:ascii="Times New Roman" w:hAnsi="Times New Roman" w:cs="Times New Roman"/>
          <w:sz w:val="20"/>
          <w:szCs w:val="20"/>
        </w:rPr>
        <w:t>eine Karriere</w:t>
      </w:r>
      <w:r w:rsidR="00367B64" w:rsidRPr="00172DAD">
        <w:rPr>
          <w:rFonts w:ascii="Times New Roman" w:hAnsi="Times New Roman" w:cs="Times New Roman"/>
          <w:sz w:val="20"/>
          <w:szCs w:val="20"/>
        </w:rPr>
        <w:t xml:space="preserve"> in der Strategieberatung übertragen. </w:t>
      </w:r>
      <w:r w:rsidR="00AB3E7A" w:rsidRPr="00172DAD">
        <w:rPr>
          <w:rFonts w:ascii="Times New Roman" w:hAnsi="Times New Roman" w:cs="Times New Roman"/>
          <w:sz w:val="20"/>
          <w:szCs w:val="20"/>
        </w:rPr>
        <w:t>Des Weiteren</w:t>
      </w:r>
      <w:r w:rsidR="00A25572"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AB3E7A" w:rsidRPr="00172DAD">
        <w:rPr>
          <w:rFonts w:ascii="Times New Roman" w:hAnsi="Times New Roman" w:cs="Times New Roman"/>
          <w:sz w:val="20"/>
          <w:szCs w:val="20"/>
        </w:rPr>
        <w:t>engagiere ich mich in zwei studentischen Vereinen</w:t>
      </w:r>
      <w:ins w:id="10" w:author="David Döbele" w:date="2023-01-25T14:02:00Z">
        <w:r w:rsidR="00172DAD">
          <w:rPr>
            <w:rFonts w:ascii="Times New Roman" w:hAnsi="Times New Roman" w:cs="Times New Roman"/>
            <w:sz w:val="20"/>
            <w:szCs w:val="20"/>
          </w:rPr>
          <w:t>,</w:t>
        </w:r>
      </w:ins>
      <w:r w:rsidR="00AB3E7A" w:rsidRPr="00172DAD">
        <w:rPr>
          <w:rFonts w:ascii="Times New Roman" w:hAnsi="Times New Roman" w:cs="Times New Roman"/>
          <w:sz w:val="20"/>
          <w:szCs w:val="20"/>
        </w:rPr>
        <w:t xml:space="preserve"> </w:t>
      </w:r>
      <w:del w:id="11" w:author="David Döbele" w:date="2023-01-25T14:02:00Z">
        <w:r w:rsidR="00AB3E7A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was mein Netzwerk erweitert und </w:delText>
        </w:r>
        <w:r w:rsidR="009638AD" w:rsidRPr="00172DAD" w:rsidDel="00172DAD">
          <w:rPr>
            <w:rFonts w:ascii="Times New Roman" w:hAnsi="Times New Roman" w:cs="Times New Roman"/>
            <w:sz w:val="20"/>
            <w:szCs w:val="20"/>
          </w:rPr>
          <w:delText>in denen ich</w:delText>
        </w:r>
      </w:del>
      <w:ins w:id="12" w:author="David Döbele" w:date="2023-01-25T14:02:00Z">
        <w:r w:rsidR="00172DAD">
          <w:rPr>
            <w:rFonts w:ascii="Times New Roman" w:hAnsi="Times New Roman" w:cs="Times New Roman"/>
            <w:sz w:val="20"/>
            <w:szCs w:val="20"/>
          </w:rPr>
          <w:t>wo ich konstant mein Netzwerk erweitern und</w:t>
        </w:r>
      </w:ins>
      <w:r w:rsidR="009638AD" w:rsidRPr="00172DAD">
        <w:rPr>
          <w:rFonts w:ascii="Times New Roman" w:hAnsi="Times New Roman" w:cs="Times New Roman"/>
          <w:sz w:val="20"/>
          <w:szCs w:val="20"/>
        </w:rPr>
        <w:t xml:space="preserve"> meine Ideen mit anderen ambitionierten Wirtschaftsstudenten und Sportlern austauschen und zu leben bringen lassen kann. </w:t>
      </w:r>
      <w:r w:rsidR="00F939E3" w:rsidRPr="00172DAD">
        <w:rPr>
          <w:rFonts w:ascii="Times New Roman" w:hAnsi="Times New Roman" w:cs="Times New Roman"/>
          <w:sz w:val="20"/>
          <w:szCs w:val="20"/>
        </w:rPr>
        <w:t>Zusätzlich hatte ich letzten Sommer die Möglichkeit</w:t>
      </w:r>
      <w:ins w:id="13" w:author="David Döbele" w:date="2023-01-25T14:03:00Z">
        <w:r w:rsidR="00172DAD">
          <w:rPr>
            <w:rFonts w:ascii="Times New Roman" w:hAnsi="Times New Roman" w:cs="Times New Roman"/>
            <w:sz w:val="20"/>
            <w:szCs w:val="20"/>
          </w:rPr>
          <w:t>,</w:t>
        </w:r>
      </w:ins>
      <w:r w:rsidR="00F939E3" w:rsidRPr="00172DAD">
        <w:rPr>
          <w:rFonts w:ascii="Times New Roman" w:hAnsi="Times New Roman" w:cs="Times New Roman"/>
          <w:sz w:val="20"/>
          <w:szCs w:val="20"/>
        </w:rPr>
        <w:t xml:space="preserve"> meine erst</w:t>
      </w:r>
      <w:r w:rsidR="00B0374E" w:rsidRPr="00172DAD">
        <w:rPr>
          <w:rFonts w:ascii="Times New Roman" w:hAnsi="Times New Roman" w:cs="Times New Roman"/>
          <w:sz w:val="20"/>
          <w:szCs w:val="20"/>
        </w:rPr>
        <w:t>e relevante Pra</w:t>
      </w:r>
      <w:r w:rsidR="00F46284" w:rsidRPr="00172DAD">
        <w:rPr>
          <w:rFonts w:ascii="Times New Roman" w:hAnsi="Times New Roman" w:cs="Times New Roman"/>
          <w:sz w:val="20"/>
          <w:szCs w:val="20"/>
        </w:rPr>
        <w:t>xi</w:t>
      </w:r>
      <w:r w:rsidR="00B0374E" w:rsidRPr="00172DAD">
        <w:rPr>
          <w:rFonts w:ascii="Times New Roman" w:hAnsi="Times New Roman" w:cs="Times New Roman"/>
          <w:sz w:val="20"/>
          <w:szCs w:val="20"/>
        </w:rPr>
        <w:t xml:space="preserve">serfahrung im Bereich Business Development bei dem Schweizer Sportstech-Start-up collectID zu </w:t>
      </w:r>
      <w:r w:rsidR="00CB4E13" w:rsidRPr="00172DAD">
        <w:rPr>
          <w:rFonts w:ascii="Times New Roman" w:hAnsi="Times New Roman" w:cs="Times New Roman"/>
          <w:sz w:val="20"/>
          <w:szCs w:val="20"/>
        </w:rPr>
        <w:t>sammeln</w:t>
      </w:r>
      <w:r w:rsidR="00B0374E" w:rsidRPr="00172DAD">
        <w:rPr>
          <w:rFonts w:ascii="Times New Roman" w:hAnsi="Times New Roman" w:cs="Times New Roman"/>
          <w:sz w:val="20"/>
          <w:szCs w:val="20"/>
        </w:rPr>
        <w:t>.</w:t>
      </w:r>
      <w:r w:rsidR="00CB4E13"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1A0CAB" w:rsidRPr="00172DAD">
        <w:rPr>
          <w:rFonts w:ascii="Times New Roman" w:hAnsi="Times New Roman" w:cs="Times New Roman"/>
          <w:sz w:val="20"/>
          <w:szCs w:val="20"/>
        </w:rPr>
        <w:t>Viele meiner</w:t>
      </w:r>
      <w:r w:rsidR="00A179AF" w:rsidRPr="00172DAD">
        <w:rPr>
          <w:rFonts w:ascii="Times New Roman" w:hAnsi="Times New Roman" w:cs="Times New Roman"/>
          <w:sz w:val="20"/>
          <w:szCs w:val="20"/>
        </w:rPr>
        <w:t xml:space="preserve"> Aufgaben</w:t>
      </w:r>
      <w:r w:rsidR="00427054" w:rsidRPr="00172DAD">
        <w:rPr>
          <w:rFonts w:ascii="Times New Roman" w:hAnsi="Times New Roman" w:cs="Times New Roman"/>
          <w:sz w:val="20"/>
          <w:szCs w:val="20"/>
        </w:rPr>
        <w:t xml:space="preserve">, wie zum Beispiel das Erstellen von Pitch Präsentationen </w:t>
      </w:r>
      <w:r w:rsidR="00706C10" w:rsidRPr="00172DAD">
        <w:rPr>
          <w:rFonts w:ascii="Times New Roman" w:hAnsi="Times New Roman" w:cs="Times New Roman"/>
          <w:sz w:val="20"/>
          <w:szCs w:val="20"/>
        </w:rPr>
        <w:t xml:space="preserve">und </w:t>
      </w:r>
      <w:del w:id="14" w:author="David Döbele" w:date="2023-01-25T14:03:00Z">
        <w:r w:rsidR="00706C10" w:rsidRPr="00172DAD" w:rsidDel="00172DAD">
          <w:rPr>
            <w:rFonts w:ascii="Times New Roman" w:hAnsi="Times New Roman" w:cs="Times New Roman"/>
            <w:sz w:val="20"/>
            <w:szCs w:val="20"/>
          </w:rPr>
          <w:delText>Marktrecherche</w:delText>
        </w:r>
        <w:r w:rsidR="00741FA0" w:rsidRPr="00172DAD" w:rsidDel="00172DAD">
          <w:rPr>
            <w:rFonts w:ascii="Times New Roman" w:hAnsi="Times New Roman" w:cs="Times New Roman"/>
            <w:sz w:val="20"/>
            <w:szCs w:val="20"/>
          </w:rPr>
          <w:delText>n</w:delText>
        </w:r>
        <w:r w:rsidR="00706C10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 </w:delText>
        </w:r>
      </w:del>
      <w:ins w:id="15" w:author="David Döbele" w:date="2023-01-25T14:03:00Z">
        <w:r w:rsidR="00172DAD" w:rsidRPr="00172DAD">
          <w:rPr>
            <w:rFonts w:ascii="Times New Roman" w:hAnsi="Times New Roman" w:cs="Times New Roman"/>
            <w:sz w:val="20"/>
            <w:szCs w:val="20"/>
          </w:rPr>
          <w:t>Marktrecherchen</w:t>
        </w:r>
        <w:r w:rsidR="00172DAD">
          <w:rPr>
            <w:rFonts w:ascii="Times New Roman" w:hAnsi="Times New Roman" w:cs="Times New Roman"/>
            <w:sz w:val="20"/>
            <w:szCs w:val="20"/>
          </w:rPr>
          <w:t xml:space="preserve">, werden mir vermutlich auch einen Vorteil in meinem geplanten Consulting-Praktikum bringen. </w:t>
        </w:r>
      </w:ins>
      <w:del w:id="16" w:author="David Döbele" w:date="2023-01-25T14:03:00Z">
        <w:r w:rsidR="00706C10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lassen sich gut in einem Praktikum in der Strategieberatung anwenden. </w:delText>
        </w:r>
      </w:del>
      <w:r w:rsidR="00DC7C8A" w:rsidRPr="00172DAD">
        <w:rPr>
          <w:rFonts w:ascii="Times New Roman" w:hAnsi="Times New Roman" w:cs="Times New Roman"/>
          <w:sz w:val="20"/>
          <w:szCs w:val="20"/>
        </w:rPr>
        <w:t>Meine Vorgesetzten charakterisierten mich als hoch motiviert,</w:t>
      </w:r>
      <w:r w:rsidR="00854B2D" w:rsidRPr="00172DAD">
        <w:rPr>
          <w:rFonts w:ascii="Times New Roman" w:hAnsi="Times New Roman" w:cs="Times New Roman"/>
          <w:sz w:val="20"/>
          <w:szCs w:val="20"/>
        </w:rPr>
        <w:t xml:space="preserve"> s</w:t>
      </w:r>
      <w:r w:rsidR="00E3590E" w:rsidRPr="00172DAD">
        <w:rPr>
          <w:rFonts w:ascii="Times New Roman" w:hAnsi="Times New Roman" w:cs="Times New Roman"/>
          <w:sz w:val="20"/>
          <w:szCs w:val="20"/>
        </w:rPr>
        <w:t>chnell auffassungsfähig,</w:t>
      </w:r>
      <w:r w:rsidR="00DC7C8A" w:rsidRPr="00172DAD">
        <w:rPr>
          <w:rFonts w:ascii="Times New Roman" w:hAnsi="Times New Roman" w:cs="Times New Roman"/>
          <w:sz w:val="20"/>
          <w:szCs w:val="20"/>
        </w:rPr>
        <w:t xml:space="preserve"> loyal und teamfähig. Mein Praktikum gab mir einen großartigen Einblick in die Blockchain-Technologie, das Metavers</w:t>
      </w:r>
      <w:r w:rsidR="00D9459F" w:rsidRPr="00172DAD">
        <w:rPr>
          <w:rFonts w:ascii="Times New Roman" w:hAnsi="Times New Roman" w:cs="Times New Roman"/>
          <w:sz w:val="20"/>
          <w:szCs w:val="20"/>
        </w:rPr>
        <w:t>e</w:t>
      </w:r>
      <w:r w:rsidR="00DC7C8A" w:rsidRPr="00172DAD">
        <w:rPr>
          <w:rFonts w:ascii="Times New Roman" w:hAnsi="Times New Roman" w:cs="Times New Roman"/>
          <w:sz w:val="20"/>
          <w:szCs w:val="20"/>
        </w:rPr>
        <w:t xml:space="preserve"> und </w:t>
      </w:r>
      <w:del w:id="17" w:author="David Döbele" w:date="2023-01-25T14:04:00Z">
        <w:r w:rsidR="00DC7C8A" w:rsidRPr="00172DAD" w:rsidDel="00172DAD">
          <w:rPr>
            <w:rFonts w:ascii="Times New Roman" w:hAnsi="Times New Roman" w:cs="Times New Roman"/>
            <w:sz w:val="20"/>
            <w:szCs w:val="20"/>
          </w:rPr>
          <w:delText>die Startup-Kultur im Allgemeinen</w:delText>
        </w:r>
      </w:del>
      <w:ins w:id="18" w:author="David Döbele" w:date="2023-01-25T14:04:00Z">
        <w:r w:rsidR="00172DAD">
          <w:rPr>
            <w:rFonts w:ascii="Times New Roman" w:hAnsi="Times New Roman" w:cs="Times New Roman"/>
            <w:sz w:val="20"/>
            <w:szCs w:val="20"/>
          </w:rPr>
          <w:t xml:space="preserve">die Möglichkeit, was es heißt, in einem Team an wichtigen Projekten mitzuarbeiten und wirklich etwas zu bewegen. </w:t>
        </w:r>
      </w:ins>
      <w:del w:id="19" w:author="David Döbele" w:date="2023-01-25T14:04:00Z">
        <w:r w:rsidR="00DC7C8A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, was ich </w:delText>
        </w:r>
        <w:r w:rsidR="00C213F7" w:rsidRPr="00172DAD" w:rsidDel="00172DAD">
          <w:rPr>
            <w:rFonts w:ascii="Times New Roman" w:hAnsi="Times New Roman" w:cs="Times New Roman"/>
            <w:sz w:val="20"/>
            <w:szCs w:val="20"/>
          </w:rPr>
          <w:delText>extrem</w:delText>
        </w:r>
        <w:r w:rsidR="00DC7C8A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 wertvoll finde</w:delText>
        </w:r>
        <w:r w:rsidR="000322B5" w:rsidRPr="00172DAD" w:rsidDel="00172DAD">
          <w:rPr>
            <w:rFonts w:ascii="Times New Roman" w:hAnsi="Times New Roman" w:cs="Times New Roman"/>
            <w:sz w:val="20"/>
            <w:szCs w:val="20"/>
          </w:rPr>
          <w:delText xml:space="preserve">. </w:delText>
        </w:r>
      </w:del>
      <w:r w:rsidR="000322B5" w:rsidRPr="00172DAD">
        <w:rPr>
          <w:rFonts w:ascii="Times New Roman" w:hAnsi="Times New Roman" w:cs="Times New Roman"/>
          <w:sz w:val="20"/>
          <w:szCs w:val="20"/>
        </w:rPr>
        <w:t xml:space="preserve">Diese Fähigkeiten und </w:t>
      </w:r>
      <w:r w:rsidR="008C42CA" w:rsidRPr="00172DAD">
        <w:rPr>
          <w:rFonts w:ascii="Times New Roman" w:hAnsi="Times New Roman" w:cs="Times New Roman"/>
          <w:sz w:val="20"/>
          <w:szCs w:val="20"/>
        </w:rPr>
        <w:t>Kenntnisse</w:t>
      </w:r>
      <w:r w:rsidR="000322B5" w:rsidRPr="00172DAD">
        <w:rPr>
          <w:rFonts w:ascii="Times New Roman" w:hAnsi="Times New Roman" w:cs="Times New Roman"/>
          <w:sz w:val="20"/>
          <w:szCs w:val="20"/>
        </w:rPr>
        <w:t xml:space="preserve"> möchte ich nun </w:t>
      </w:r>
      <w:r w:rsidR="008C42CA" w:rsidRPr="00172DAD">
        <w:rPr>
          <w:rFonts w:ascii="Times New Roman" w:hAnsi="Times New Roman" w:cs="Times New Roman"/>
          <w:sz w:val="20"/>
          <w:szCs w:val="20"/>
        </w:rPr>
        <w:t xml:space="preserve">gerne im Rahmen eines </w:t>
      </w:r>
      <w:r w:rsidR="004E78BB" w:rsidRPr="00172DAD">
        <w:rPr>
          <w:rFonts w:ascii="Times New Roman" w:hAnsi="Times New Roman" w:cs="Times New Roman"/>
          <w:sz w:val="20"/>
          <w:szCs w:val="20"/>
        </w:rPr>
        <w:t>Praktikums</w:t>
      </w:r>
      <w:r w:rsidR="008C42CA" w:rsidRPr="00172DAD">
        <w:rPr>
          <w:rFonts w:ascii="Times New Roman" w:hAnsi="Times New Roman" w:cs="Times New Roman"/>
          <w:sz w:val="20"/>
          <w:szCs w:val="20"/>
        </w:rPr>
        <w:t xml:space="preserve"> bei Ihnen einbringen</w:t>
      </w:r>
      <w:commentRangeStart w:id="20"/>
      <w:commentRangeStart w:id="21"/>
      <w:r w:rsidR="00DC7C8A" w:rsidRPr="00172DAD">
        <w:rPr>
          <w:rFonts w:ascii="Times New Roman" w:hAnsi="Times New Roman" w:cs="Times New Roman"/>
          <w:sz w:val="20"/>
          <w:szCs w:val="20"/>
        </w:rPr>
        <w:t>.</w:t>
      </w:r>
      <w:commentRangeEnd w:id="20"/>
      <w:r w:rsidR="00D9459F" w:rsidRPr="00172DAD">
        <w:rPr>
          <w:rStyle w:val="Kommentarzeichen"/>
          <w:rFonts w:ascii="Times New Roman" w:hAnsi="Times New Roman" w:cs="Times New Roman"/>
          <w:sz w:val="20"/>
          <w:szCs w:val="20"/>
          <w:rPrChange w:id="22" w:author="David Döbele" w:date="2023-01-25T14:01:00Z">
            <w:rPr>
              <w:rStyle w:val="Kommentarzeichen"/>
              <w:sz w:val="20"/>
              <w:szCs w:val="20"/>
            </w:rPr>
          </w:rPrChange>
        </w:rPr>
        <w:commentReference w:id="20"/>
      </w:r>
      <w:commentRangeEnd w:id="21"/>
      <w:r w:rsidR="009268D1" w:rsidRPr="00172DAD">
        <w:rPr>
          <w:rStyle w:val="Kommentarzeichen"/>
          <w:rFonts w:ascii="Times New Roman" w:hAnsi="Times New Roman" w:cs="Times New Roman"/>
          <w:sz w:val="20"/>
          <w:szCs w:val="20"/>
          <w:rPrChange w:id="23" w:author="David Döbele" w:date="2023-01-25T14:01:00Z">
            <w:rPr>
              <w:rStyle w:val="Kommentarzeichen"/>
            </w:rPr>
          </w:rPrChange>
        </w:rPr>
        <w:commentReference w:id="21"/>
      </w:r>
    </w:p>
    <w:p w14:paraId="766FADD9" w14:textId="356D5558" w:rsidR="00F939E3" w:rsidRPr="00172DAD" w:rsidRDefault="00F939E3" w:rsidP="000E4F92">
      <w:pPr>
        <w:spacing w:after="0"/>
        <w:ind w:right="32"/>
        <w:jc w:val="both"/>
        <w:rPr>
          <w:rFonts w:ascii="Times New Roman" w:hAnsi="Times New Roman" w:cs="Times New Roman"/>
          <w:sz w:val="20"/>
          <w:szCs w:val="20"/>
        </w:rPr>
      </w:pPr>
    </w:p>
    <w:p w14:paraId="3E6FE005" w14:textId="7590A65E" w:rsidR="00F939E3" w:rsidRPr="00172DAD" w:rsidRDefault="00931EA3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sz w:val="20"/>
          <w:szCs w:val="20"/>
        </w:rPr>
        <w:t xml:space="preserve">Kienbaum international scheint </w:t>
      </w:r>
      <w:r w:rsidR="00E74D87" w:rsidRPr="00172DAD">
        <w:rPr>
          <w:rFonts w:ascii="Times New Roman" w:hAnsi="Times New Roman" w:cs="Times New Roman"/>
          <w:sz w:val="20"/>
          <w:szCs w:val="20"/>
        </w:rPr>
        <w:t xml:space="preserve">mir </w:t>
      </w:r>
      <w:commentRangeStart w:id="24"/>
      <w:r w:rsidR="00E74D87" w:rsidRPr="00172DAD">
        <w:rPr>
          <w:rFonts w:ascii="Times New Roman" w:hAnsi="Times New Roman" w:cs="Times New Roman"/>
          <w:sz w:val="20"/>
          <w:szCs w:val="20"/>
        </w:rPr>
        <w:t>ideal für dieses Praktikum zu sein</w:t>
      </w:r>
      <w:r w:rsidR="00EF417E" w:rsidRPr="00172DAD">
        <w:rPr>
          <w:rFonts w:ascii="Times New Roman" w:hAnsi="Times New Roman" w:cs="Times New Roman"/>
          <w:sz w:val="20"/>
          <w:szCs w:val="20"/>
        </w:rPr>
        <w:t>, da sie durch Ihre globale Präsenz ein starkes Netzwerk auf</w:t>
      </w:r>
      <w:r w:rsidR="003C3148" w:rsidRPr="00172DAD">
        <w:rPr>
          <w:rFonts w:ascii="Times New Roman" w:hAnsi="Times New Roman" w:cs="Times New Roman"/>
          <w:sz w:val="20"/>
          <w:szCs w:val="20"/>
        </w:rPr>
        <w:t xml:space="preserve">gebaut hat. Mir gefällt besonders, dass </w:t>
      </w:r>
      <w:ins w:id="25" w:author="David Döbele" w:date="2023-01-25T14:04:00Z">
        <w:r w:rsidR="006835D9">
          <w:rPr>
            <w:rFonts w:ascii="Times New Roman" w:hAnsi="Times New Roman" w:cs="Times New Roman"/>
            <w:sz w:val="20"/>
            <w:szCs w:val="20"/>
          </w:rPr>
          <w:t>S</w:t>
        </w:r>
      </w:ins>
      <w:del w:id="26" w:author="David Döbele" w:date="2023-01-25T14:04:00Z">
        <w:r w:rsidR="003C3148" w:rsidRPr="00172DAD" w:rsidDel="006835D9">
          <w:rPr>
            <w:rFonts w:ascii="Times New Roman" w:hAnsi="Times New Roman" w:cs="Times New Roman"/>
            <w:sz w:val="20"/>
            <w:szCs w:val="20"/>
          </w:rPr>
          <w:delText>s</w:delText>
        </w:r>
      </w:del>
      <w:r w:rsidR="003C3148" w:rsidRPr="00172DAD">
        <w:rPr>
          <w:rFonts w:ascii="Times New Roman" w:hAnsi="Times New Roman" w:cs="Times New Roman"/>
          <w:sz w:val="20"/>
          <w:szCs w:val="20"/>
        </w:rPr>
        <w:t xml:space="preserve">ie </w:t>
      </w:r>
      <w:r w:rsidR="00217381" w:rsidRPr="00172DAD">
        <w:rPr>
          <w:rFonts w:ascii="Times New Roman" w:hAnsi="Times New Roman" w:cs="Times New Roman"/>
          <w:sz w:val="20"/>
          <w:szCs w:val="20"/>
        </w:rPr>
        <w:t xml:space="preserve">auf lokaler, sowie auf internationaler Ebene </w:t>
      </w:r>
      <w:r w:rsidR="00423DD7" w:rsidRPr="00172DAD">
        <w:rPr>
          <w:rFonts w:ascii="Times New Roman" w:hAnsi="Times New Roman" w:cs="Times New Roman"/>
          <w:sz w:val="20"/>
          <w:szCs w:val="20"/>
        </w:rPr>
        <w:t xml:space="preserve">sehr stark vertreten sind und dadurch </w:t>
      </w:r>
      <w:r w:rsidR="004B00D8" w:rsidRPr="00172DAD">
        <w:rPr>
          <w:rFonts w:ascii="Times New Roman" w:hAnsi="Times New Roman" w:cs="Times New Roman"/>
          <w:sz w:val="20"/>
          <w:szCs w:val="20"/>
        </w:rPr>
        <w:t xml:space="preserve">auf ein breites Wissen aus verschiedensten Regionen zurückgreifen können. </w:t>
      </w:r>
      <w:r w:rsidR="008B42C8" w:rsidRPr="00172DAD">
        <w:rPr>
          <w:rFonts w:ascii="Times New Roman" w:hAnsi="Times New Roman" w:cs="Times New Roman"/>
          <w:sz w:val="20"/>
          <w:szCs w:val="20"/>
        </w:rPr>
        <w:t xml:space="preserve">Ich bin überzeugt, dass ich meine eigene internationale Erfahrung bei Ihnen miteinbringen kann, sowie mehr über andere </w:t>
      </w:r>
      <w:r w:rsidR="00143FAB" w:rsidRPr="00172DAD">
        <w:rPr>
          <w:rFonts w:ascii="Times New Roman" w:hAnsi="Times New Roman" w:cs="Times New Roman"/>
          <w:sz w:val="20"/>
          <w:szCs w:val="20"/>
        </w:rPr>
        <w:t xml:space="preserve">Länder und Regionen zu erfahren. </w:t>
      </w:r>
      <w:r w:rsidR="004B514F" w:rsidRPr="00172DAD">
        <w:rPr>
          <w:rFonts w:ascii="Times New Roman" w:hAnsi="Times New Roman" w:cs="Times New Roman"/>
          <w:sz w:val="20"/>
          <w:szCs w:val="20"/>
        </w:rPr>
        <w:t>Ebenfalls</w:t>
      </w:r>
      <w:r w:rsidR="00A046ED"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547A6F" w:rsidRPr="00172DAD">
        <w:rPr>
          <w:rFonts w:ascii="Times New Roman" w:hAnsi="Times New Roman" w:cs="Times New Roman"/>
          <w:sz w:val="20"/>
          <w:szCs w:val="20"/>
        </w:rPr>
        <w:t xml:space="preserve">finde ich es spannend, </w:t>
      </w:r>
      <w:r w:rsidR="00A74D78" w:rsidRPr="00172DAD">
        <w:rPr>
          <w:rFonts w:ascii="Times New Roman" w:hAnsi="Times New Roman" w:cs="Times New Roman"/>
          <w:sz w:val="20"/>
          <w:szCs w:val="20"/>
        </w:rPr>
        <w:t>dass</w:t>
      </w:r>
      <w:r w:rsidR="00547A6F" w:rsidRPr="00172DAD">
        <w:rPr>
          <w:rFonts w:ascii="Times New Roman" w:hAnsi="Times New Roman" w:cs="Times New Roman"/>
          <w:sz w:val="20"/>
          <w:szCs w:val="20"/>
        </w:rPr>
        <w:t xml:space="preserve"> sie sehr breit aufgestellt </w:t>
      </w:r>
      <w:r w:rsidR="00A662C1" w:rsidRPr="00172DAD">
        <w:rPr>
          <w:rFonts w:ascii="Times New Roman" w:hAnsi="Times New Roman" w:cs="Times New Roman"/>
          <w:sz w:val="20"/>
          <w:szCs w:val="20"/>
        </w:rPr>
        <w:t xml:space="preserve">und gleichzeitig in so vielen Branchen Expertenwissen </w:t>
      </w:r>
      <w:r w:rsidR="004B514F" w:rsidRPr="00172DAD">
        <w:rPr>
          <w:rFonts w:ascii="Times New Roman" w:hAnsi="Times New Roman" w:cs="Times New Roman"/>
          <w:sz w:val="20"/>
          <w:szCs w:val="20"/>
        </w:rPr>
        <w:t xml:space="preserve">haben. </w:t>
      </w:r>
      <w:r w:rsidR="00A74D78" w:rsidRPr="00172DAD">
        <w:rPr>
          <w:rFonts w:ascii="Times New Roman" w:hAnsi="Times New Roman" w:cs="Times New Roman"/>
          <w:sz w:val="20"/>
          <w:szCs w:val="20"/>
        </w:rPr>
        <w:t xml:space="preserve">Ein Praktikum bei Kienbaum international würde es mir erlauben in sehr viele Branchen hineinzusehen </w:t>
      </w:r>
      <w:r w:rsidR="009C12A0" w:rsidRPr="00172DAD">
        <w:rPr>
          <w:rFonts w:ascii="Times New Roman" w:hAnsi="Times New Roman" w:cs="Times New Roman"/>
          <w:sz w:val="20"/>
          <w:szCs w:val="20"/>
        </w:rPr>
        <w:t>und mehr über die einzelnen Gebiete zu lernen.</w:t>
      </w:r>
      <w:commentRangeEnd w:id="24"/>
      <w:r w:rsidR="007674BC">
        <w:rPr>
          <w:rStyle w:val="Kommentarzeichen"/>
        </w:rPr>
        <w:commentReference w:id="24"/>
      </w:r>
    </w:p>
    <w:p w14:paraId="09735749" w14:textId="77777777" w:rsidR="00F939E3" w:rsidRPr="00172DAD" w:rsidRDefault="00F939E3" w:rsidP="00F939E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77DF623" w14:textId="42410D6C" w:rsidR="0046705A" w:rsidRPr="00172DAD" w:rsidRDefault="00D57313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sz w:val="20"/>
          <w:szCs w:val="20"/>
        </w:rPr>
        <w:t xml:space="preserve">Durch ein Praktikum bei </w:t>
      </w:r>
      <w:r w:rsidR="009C12A0" w:rsidRPr="00172DAD">
        <w:rPr>
          <w:rFonts w:ascii="Times New Roman" w:hAnsi="Times New Roman" w:cs="Times New Roman"/>
          <w:sz w:val="20"/>
          <w:szCs w:val="20"/>
        </w:rPr>
        <w:t>Kienbaum international</w:t>
      </w:r>
      <w:r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A24AB0" w:rsidRPr="00172DAD">
        <w:rPr>
          <w:rFonts w:ascii="Times New Roman" w:hAnsi="Times New Roman" w:cs="Times New Roman"/>
          <w:sz w:val="20"/>
          <w:szCs w:val="20"/>
        </w:rPr>
        <w:t>kann ich mein Wissen im Bereich Consulting vertiefen</w:t>
      </w:r>
      <w:r w:rsidR="008E1AEB" w:rsidRPr="00172DAD">
        <w:rPr>
          <w:rFonts w:ascii="Times New Roman" w:hAnsi="Times New Roman" w:cs="Times New Roman"/>
          <w:sz w:val="20"/>
          <w:szCs w:val="20"/>
        </w:rPr>
        <w:t xml:space="preserve"> und </w:t>
      </w:r>
      <w:r w:rsidR="00A3410D" w:rsidRPr="00172DAD">
        <w:rPr>
          <w:rFonts w:ascii="Times New Roman" w:hAnsi="Times New Roman" w:cs="Times New Roman"/>
          <w:sz w:val="20"/>
          <w:szCs w:val="20"/>
        </w:rPr>
        <w:t xml:space="preserve">in einem </w:t>
      </w:r>
      <w:r w:rsidR="00623273" w:rsidRPr="00172DAD">
        <w:rPr>
          <w:rFonts w:ascii="Times New Roman" w:hAnsi="Times New Roman" w:cs="Times New Roman"/>
          <w:sz w:val="20"/>
          <w:szCs w:val="20"/>
        </w:rPr>
        <w:t>h</w:t>
      </w:r>
      <w:r w:rsidR="00A3410D" w:rsidRPr="00172DAD">
        <w:rPr>
          <w:rFonts w:ascii="Times New Roman" w:hAnsi="Times New Roman" w:cs="Times New Roman"/>
          <w:sz w:val="20"/>
          <w:szCs w:val="20"/>
        </w:rPr>
        <w:t xml:space="preserve">ochmotivieren </w:t>
      </w:r>
      <w:r w:rsidR="00A779D7" w:rsidRPr="00172DAD">
        <w:rPr>
          <w:rFonts w:ascii="Times New Roman" w:hAnsi="Times New Roman" w:cs="Times New Roman"/>
          <w:sz w:val="20"/>
          <w:szCs w:val="20"/>
        </w:rPr>
        <w:t xml:space="preserve">Team </w:t>
      </w:r>
      <w:r w:rsidR="00830E4B" w:rsidRPr="00172DAD">
        <w:rPr>
          <w:rFonts w:ascii="Times New Roman" w:hAnsi="Times New Roman" w:cs="Times New Roman"/>
          <w:sz w:val="20"/>
          <w:szCs w:val="20"/>
        </w:rPr>
        <w:t>arbeiten,</w:t>
      </w:r>
      <w:r w:rsidR="00A3410D" w:rsidRPr="00172DAD">
        <w:rPr>
          <w:rFonts w:ascii="Times New Roman" w:hAnsi="Times New Roman" w:cs="Times New Roman"/>
          <w:sz w:val="20"/>
          <w:szCs w:val="20"/>
        </w:rPr>
        <w:t xml:space="preserve"> von dem ich viel lernen kann</w:t>
      </w:r>
      <w:r w:rsidR="00EB360C" w:rsidRPr="00172DAD">
        <w:rPr>
          <w:rFonts w:ascii="Times New Roman" w:hAnsi="Times New Roman" w:cs="Times New Roman"/>
          <w:sz w:val="20"/>
          <w:szCs w:val="20"/>
        </w:rPr>
        <w:t xml:space="preserve">, sowie meine </w:t>
      </w:r>
      <w:r w:rsidR="002A62C7" w:rsidRPr="00172DAD">
        <w:rPr>
          <w:rFonts w:ascii="Times New Roman" w:hAnsi="Times New Roman" w:cs="Times New Roman"/>
          <w:sz w:val="20"/>
          <w:szCs w:val="20"/>
        </w:rPr>
        <w:t>eigenen</w:t>
      </w:r>
      <w:r w:rsidR="006E198C"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EB360C" w:rsidRPr="00172DAD">
        <w:rPr>
          <w:rFonts w:ascii="Times New Roman" w:hAnsi="Times New Roman" w:cs="Times New Roman"/>
          <w:sz w:val="20"/>
          <w:szCs w:val="20"/>
        </w:rPr>
        <w:t xml:space="preserve">Ideen </w:t>
      </w:r>
      <w:r w:rsidR="006E198C" w:rsidRPr="00172DAD">
        <w:rPr>
          <w:rFonts w:ascii="Times New Roman" w:hAnsi="Times New Roman" w:cs="Times New Roman"/>
          <w:sz w:val="20"/>
          <w:szCs w:val="20"/>
        </w:rPr>
        <w:t xml:space="preserve">und bisherigen </w:t>
      </w:r>
      <w:r w:rsidR="00D539F6" w:rsidRPr="00172DAD">
        <w:rPr>
          <w:rFonts w:ascii="Times New Roman" w:hAnsi="Times New Roman" w:cs="Times New Roman"/>
          <w:sz w:val="20"/>
          <w:szCs w:val="20"/>
        </w:rPr>
        <w:t>Erfahrungen</w:t>
      </w:r>
      <w:r w:rsidR="006E198C" w:rsidRPr="00172DAD">
        <w:rPr>
          <w:rFonts w:ascii="Times New Roman" w:hAnsi="Times New Roman" w:cs="Times New Roman"/>
          <w:sz w:val="20"/>
          <w:szCs w:val="20"/>
        </w:rPr>
        <w:t xml:space="preserve"> bei Ihnen einbringen und für</w:t>
      </w:r>
      <w:r w:rsidR="00623273" w:rsidRPr="00172DAD">
        <w:rPr>
          <w:rFonts w:ascii="Times New Roman" w:hAnsi="Times New Roman" w:cs="Times New Roman"/>
          <w:sz w:val="20"/>
          <w:szCs w:val="20"/>
        </w:rPr>
        <w:t xml:space="preserve"> Sie</w:t>
      </w:r>
      <w:r w:rsidR="006E198C" w:rsidRPr="00172DAD">
        <w:rPr>
          <w:rFonts w:ascii="Times New Roman" w:hAnsi="Times New Roman" w:cs="Times New Roman"/>
          <w:sz w:val="20"/>
          <w:szCs w:val="20"/>
        </w:rPr>
        <w:t xml:space="preserve"> </w:t>
      </w:r>
      <w:r w:rsidR="00D539F6" w:rsidRPr="00172DAD">
        <w:rPr>
          <w:rFonts w:ascii="Times New Roman" w:hAnsi="Times New Roman" w:cs="Times New Roman"/>
          <w:sz w:val="20"/>
          <w:szCs w:val="20"/>
        </w:rPr>
        <w:t>dadurch einen Mehrwert erzeugen. Ich bin überzeugt, dass ich du</w:t>
      </w:r>
      <w:r w:rsidR="005A6D2C" w:rsidRPr="00172DAD">
        <w:rPr>
          <w:rFonts w:ascii="Times New Roman" w:hAnsi="Times New Roman" w:cs="Times New Roman"/>
          <w:sz w:val="20"/>
          <w:szCs w:val="20"/>
        </w:rPr>
        <w:t>rch mein starkes Interesse und meine</w:t>
      </w:r>
      <w:r w:rsidR="00A03302" w:rsidRPr="00172DAD">
        <w:rPr>
          <w:rFonts w:ascii="Times New Roman" w:hAnsi="Times New Roman" w:cs="Times New Roman"/>
          <w:sz w:val="20"/>
          <w:szCs w:val="20"/>
        </w:rPr>
        <w:t xml:space="preserve">r hohen Tatkraft </w:t>
      </w:r>
      <w:r w:rsidR="00046C17" w:rsidRPr="00172DAD">
        <w:rPr>
          <w:rFonts w:ascii="Times New Roman" w:hAnsi="Times New Roman" w:cs="Times New Roman"/>
          <w:sz w:val="20"/>
          <w:szCs w:val="20"/>
        </w:rPr>
        <w:t xml:space="preserve">eine Bereicherung für </w:t>
      </w:r>
      <w:r w:rsidR="009C12A0" w:rsidRPr="00172DAD">
        <w:rPr>
          <w:rFonts w:ascii="Times New Roman" w:hAnsi="Times New Roman" w:cs="Times New Roman"/>
          <w:sz w:val="20"/>
          <w:szCs w:val="20"/>
        </w:rPr>
        <w:t>Kienbaum international</w:t>
      </w:r>
      <w:r w:rsidR="00046C17" w:rsidRPr="00172DAD">
        <w:rPr>
          <w:rFonts w:ascii="Times New Roman" w:hAnsi="Times New Roman" w:cs="Times New Roman"/>
          <w:sz w:val="20"/>
          <w:szCs w:val="20"/>
        </w:rPr>
        <w:t xml:space="preserve"> darstellen w</w:t>
      </w:r>
      <w:r w:rsidR="00BA244D" w:rsidRPr="00172DAD">
        <w:rPr>
          <w:rFonts w:ascii="Times New Roman" w:hAnsi="Times New Roman" w:cs="Times New Roman"/>
          <w:sz w:val="20"/>
          <w:szCs w:val="20"/>
        </w:rPr>
        <w:t xml:space="preserve">erde und würde mich sehr über </w:t>
      </w:r>
      <w:r w:rsidR="00246BC3" w:rsidRPr="00172DAD">
        <w:rPr>
          <w:rFonts w:ascii="Times New Roman" w:hAnsi="Times New Roman" w:cs="Times New Roman"/>
          <w:sz w:val="20"/>
          <w:szCs w:val="20"/>
        </w:rPr>
        <w:t>die Möglichkeit freuen, Sie in einem persönliche</w:t>
      </w:r>
      <w:r w:rsidR="00BE4630" w:rsidRPr="00172DAD">
        <w:rPr>
          <w:rFonts w:ascii="Times New Roman" w:hAnsi="Times New Roman" w:cs="Times New Roman"/>
          <w:sz w:val="20"/>
          <w:szCs w:val="20"/>
        </w:rPr>
        <w:t>n</w:t>
      </w:r>
      <w:r w:rsidR="00246BC3" w:rsidRPr="00172DAD">
        <w:rPr>
          <w:rFonts w:ascii="Times New Roman" w:hAnsi="Times New Roman" w:cs="Times New Roman"/>
          <w:sz w:val="20"/>
          <w:szCs w:val="20"/>
        </w:rPr>
        <w:t xml:space="preserve"> Gespräch von mir überzeugen zu dürfen. </w:t>
      </w:r>
    </w:p>
    <w:p w14:paraId="2C090CDF" w14:textId="723F9A8E" w:rsidR="00E65B09" w:rsidRPr="00172DAD" w:rsidRDefault="00E65B09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1B49693" w14:textId="63C4B0FD" w:rsidR="00E65B09" w:rsidRPr="00172DAD" w:rsidRDefault="00E65B09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459D038" w14:textId="07A27375" w:rsidR="00E65B09" w:rsidRPr="00172DAD" w:rsidRDefault="0099776A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sz w:val="20"/>
          <w:szCs w:val="20"/>
        </w:rPr>
        <w:t>Mit freundlichen Grüßen</w:t>
      </w:r>
    </w:p>
    <w:p w14:paraId="3BDB02BA" w14:textId="09FF0509" w:rsidR="00BB3512" w:rsidRPr="00172DAD" w:rsidRDefault="003C1B6B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770ED8F" wp14:editId="22A2B37E">
                <wp:simplePos x="0" y="0"/>
                <wp:positionH relativeFrom="column">
                  <wp:posOffset>-39560</wp:posOffset>
                </wp:positionH>
                <wp:positionV relativeFrom="paragraph">
                  <wp:posOffset>376136</wp:posOffset>
                </wp:positionV>
                <wp:extent cx="360" cy="360"/>
                <wp:effectExtent l="38100" t="38100" r="57150" b="57150"/>
                <wp:wrapNone/>
                <wp:docPr id="39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A9DF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9" o:spid="_x0000_s1026" type="#_x0000_t75" style="position:absolute;margin-left:-3.8pt;margin-top:28.9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">
                <v:imagedata r:id="rId10" o:title=""/>
              </v:shape>
            </w:pict>
          </mc:Fallback>
        </mc:AlternateContent>
      </w:r>
      <w:r w:rsidRPr="00172DA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2573FD7" wp14:editId="6D438F6D">
                <wp:simplePos x="0" y="0"/>
                <wp:positionH relativeFrom="column">
                  <wp:posOffset>-128905</wp:posOffset>
                </wp:positionH>
                <wp:positionV relativeFrom="paragraph">
                  <wp:posOffset>334010</wp:posOffset>
                </wp:positionV>
                <wp:extent cx="1859940" cy="279440"/>
                <wp:effectExtent l="38100" t="57150" r="6985" b="44450"/>
                <wp:wrapNone/>
                <wp:docPr id="37" name="Freihand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59940" cy="2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2118F" id="Freihand 37" o:spid="_x0000_s1026" type="#_x0000_t75" style="position:absolute;margin-left:-10.85pt;margin-top:25.6pt;width:147.85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">
                <v:imagedata r:id="rId12" o:title=""/>
              </v:shape>
            </w:pict>
          </mc:Fallback>
        </mc:AlternateContent>
      </w:r>
      <w:r w:rsidR="00213EE4" w:rsidRPr="00172DAD">
        <w:rPr>
          <w:rFonts w:ascii="Times New Roman" w:hAnsi="Times New Roman" w:cs="Times New Roman"/>
          <w:sz w:val="20"/>
          <w:szCs w:val="20"/>
        </w:rPr>
        <w:t>Olivia Tamburlini</w:t>
      </w:r>
    </w:p>
    <w:sectPr w:rsidR="00BB3512" w:rsidRPr="00172DAD" w:rsidSect="00D75367">
      <w:pgSz w:w="11906" w:h="16838"/>
      <w:pgMar w:top="851" w:right="1077" w:bottom="397" w:left="107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0" w:author="Olivia Tamburlini" w:date="2023-01-22T17:32:00Z" w:initials="OT">
    <w:p w14:paraId="2FA4C0BA" w14:textId="5A87BF61" w:rsidR="00D9459F" w:rsidRDefault="00D9459F" w:rsidP="00D96219">
      <w:pPr>
        <w:pStyle w:val="Kommentartext"/>
      </w:pPr>
      <w:r>
        <w:rPr>
          <w:rStyle w:val="Kommentarzeichen"/>
        </w:rPr>
        <w:annotationRef/>
      </w:r>
      <w:r>
        <w:rPr>
          <w:lang w:val="en-US"/>
        </w:rPr>
        <w:t>Zu lang? soll ich erwähnen, dass ich auch sehr ambitioniert in der schule bin und gute noten schreibe oder reicht das im lebenslauf?</w:t>
      </w:r>
      <w:r w:rsidR="00122D31">
        <w:rPr>
          <w:lang w:val="en-US"/>
        </w:rPr>
        <w:t>e</w:t>
      </w:r>
    </w:p>
  </w:comment>
  <w:comment w:id="21" w:author="Olivia Tamburlini" w:date="2023-01-23T01:43:00Z" w:initials="OT">
    <w:p w14:paraId="672DE7A6" w14:textId="77777777" w:rsidR="009268D1" w:rsidRDefault="009268D1" w:rsidP="00096B3B">
      <w:pPr>
        <w:pStyle w:val="Kommentartext"/>
      </w:pPr>
      <w:r>
        <w:rPr>
          <w:rStyle w:val="Kommentarzeichen"/>
        </w:rPr>
        <w:annotationRef/>
      </w:r>
      <w:r>
        <w:rPr>
          <w:lang w:val="en-US"/>
        </w:rPr>
        <w:t>Noch mehr expanden bei extra curriculars?</w:t>
      </w:r>
    </w:p>
  </w:comment>
  <w:comment w:id="24" w:author="David Döbele" w:date="2023-01-25T14:05:00Z" w:initials="DD">
    <w:p w14:paraId="381AD5BD" w14:textId="77777777" w:rsidR="007674BC" w:rsidRDefault="007674BC" w:rsidP="00FA6671">
      <w:r>
        <w:rPr>
          <w:rStyle w:val="Kommentarzeichen"/>
        </w:rPr>
        <w:annotationRef/>
      </w:r>
      <w:r>
        <w:rPr>
          <w:sz w:val="20"/>
          <w:szCs w:val="20"/>
        </w:rPr>
        <w:t>Kienbaum hat ja einen Fokus auf Organisationsberatung/HR - das würde ich noch etwas einbauen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A4C0BA" w15:done="0"/>
  <w15:commentEx w15:paraId="672DE7A6" w15:paraIdParent="2FA4C0BA" w15:done="0"/>
  <w15:commentEx w15:paraId="381AD5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7F1C8" w16cex:dateUtc="2023-01-22T16:32:00Z"/>
  <w16cex:commentExtensible w16cex:durableId="277864BF" w16cex:dateUtc="2023-01-23T00:43:00Z"/>
  <w16cex:commentExtensible w16cex:durableId="277BB597" w16cex:dateUtc="2023-01-25T1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4C0BA" w16cid:durableId="2777F1C8"/>
  <w16cid:commentId w16cid:paraId="672DE7A6" w16cid:durableId="277864BF"/>
  <w16cid:commentId w16cid:paraId="381AD5BD" w16cid:durableId="277BB59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  <w15:person w15:author="Olivia Tamburlini">
    <w15:presenceInfo w15:providerId="None" w15:userId="Olivia Tamburlin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22B5"/>
    <w:rsid w:val="00034A6E"/>
    <w:rsid w:val="00034B68"/>
    <w:rsid w:val="00043122"/>
    <w:rsid w:val="0004591A"/>
    <w:rsid w:val="00046459"/>
    <w:rsid w:val="00046C17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215F"/>
    <w:rsid w:val="000D74CE"/>
    <w:rsid w:val="000E4F92"/>
    <w:rsid w:val="000F371C"/>
    <w:rsid w:val="00111FC0"/>
    <w:rsid w:val="00117F83"/>
    <w:rsid w:val="00122D31"/>
    <w:rsid w:val="00143FAB"/>
    <w:rsid w:val="00146C8E"/>
    <w:rsid w:val="00152DF9"/>
    <w:rsid w:val="00156A98"/>
    <w:rsid w:val="001669DB"/>
    <w:rsid w:val="0016790B"/>
    <w:rsid w:val="00170D63"/>
    <w:rsid w:val="00170F82"/>
    <w:rsid w:val="00171D11"/>
    <w:rsid w:val="00172DAD"/>
    <w:rsid w:val="001819B1"/>
    <w:rsid w:val="001A0CAB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13EE4"/>
    <w:rsid w:val="00217381"/>
    <w:rsid w:val="002213EE"/>
    <w:rsid w:val="0023683A"/>
    <w:rsid w:val="002467A0"/>
    <w:rsid w:val="00246BC3"/>
    <w:rsid w:val="0025029F"/>
    <w:rsid w:val="002536DC"/>
    <w:rsid w:val="00255EC1"/>
    <w:rsid w:val="00257D2A"/>
    <w:rsid w:val="002627D2"/>
    <w:rsid w:val="00264191"/>
    <w:rsid w:val="0027047C"/>
    <w:rsid w:val="002708C2"/>
    <w:rsid w:val="00274324"/>
    <w:rsid w:val="002831D9"/>
    <w:rsid w:val="002A5B9F"/>
    <w:rsid w:val="002A62C7"/>
    <w:rsid w:val="002C447E"/>
    <w:rsid w:val="002D309E"/>
    <w:rsid w:val="002D594E"/>
    <w:rsid w:val="002E39B8"/>
    <w:rsid w:val="002F51FA"/>
    <w:rsid w:val="00311A15"/>
    <w:rsid w:val="00313E75"/>
    <w:rsid w:val="003250EA"/>
    <w:rsid w:val="003313E1"/>
    <w:rsid w:val="003421B1"/>
    <w:rsid w:val="00367B64"/>
    <w:rsid w:val="00375D2D"/>
    <w:rsid w:val="003811BC"/>
    <w:rsid w:val="0038522E"/>
    <w:rsid w:val="0038671F"/>
    <w:rsid w:val="003921E8"/>
    <w:rsid w:val="003947A8"/>
    <w:rsid w:val="003C1B6B"/>
    <w:rsid w:val="003C2DC3"/>
    <w:rsid w:val="003C3148"/>
    <w:rsid w:val="003D464F"/>
    <w:rsid w:val="003D5D1E"/>
    <w:rsid w:val="003E7586"/>
    <w:rsid w:val="003F3290"/>
    <w:rsid w:val="003F688C"/>
    <w:rsid w:val="00415608"/>
    <w:rsid w:val="00423DD7"/>
    <w:rsid w:val="00424CAF"/>
    <w:rsid w:val="00427054"/>
    <w:rsid w:val="00427702"/>
    <w:rsid w:val="00434D23"/>
    <w:rsid w:val="004403CB"/>
    <w:rsid w:val="00446341"/>
    <w:rsid w:val="004514E6"/>
    <w:rsid w:val="00453C2F"/>
    <w:rsid w:val="00454C0B"/>
    <w:rsid w:val="0046226E"/>
    <w:rsid w:val="0046705A"/>
    <w:rsid w:val="00474FC2"/>
    <w:rsid w:val="00492923"/>
    <w:rsid w:val="00496565"/>
    <w:rsid w:val="004A1501"/>
    <w:rsid w:val="004A19E8"/>
    <w:rsid w:val="004A615C"/>
    <w:rsid w:val="004B00D8"/>
    <w:rsid w:val="004B4510"/>
    <w:rsid w:val="004B514F"/>
    <w:rsid w:val="004C156C"/>
    <w:rsid w:val="004C174A"/>
    <w:rsid w:val="004D5B0E"/>
    <w:rsid w:val="004E78BB"/>
    <w:rsid w:val="00500EFA"/>
    <w:rsid w:val="00506322"/>
    <w:rsid w:val="00507BBD"/>
    <w:rsid w:val="005133F2"/>
    <w:rsid w:val="005407D6"/>
    <w:rsid w:val="00542F06"/>
    <w:rsid w:val="00547A6F"/>
    <w:rsid w:val="00553EC8"/>
    <w:rsid w:val="005705F7"/>
    <w:rsid w:val="00570B1D"/>
    <w:rsid w:val="00574140"/>
    <w:rsid w:val="005762CF"/>
    <w:rsid w:val="005842A0"/>
    <w:rsid w:val="00590834"/>
    <w:rsid w:val="00590E7F"/>
    <w:rsid w:val="005920F8"/>
    <w:rsid w:val="00593C9C"/>
    <w:rsid w:val="005A6D2C"/>
    <w:rsid w:val="005B231F"/>
    <w:rsid w:val="005C55F7"/>
    <w:rsid w:val="005D7D49"/>
    <w:rsid w:val="005E00BC"/>
    <w:rsid w:val="005E63B8"/>
    <w:rsid w:val="005F350B"/>
    <w:rsid w:val="00603752"/>
    <w:rsid w:val="00623273"/>
    <w:rsid w:val="006240C4"/>
    <w:rsid w:val="00632F05"/>
    <w:rsid w:val="0063723B"/>
    <w:rsid w:val="00647413"/>
    <w:rsid w:val="006502BE"/>
    <w:rsid w:val="006835D9"/>
    <w:rsid w:val="006A7895"/>
    <w:rsid w:val="006B302C"/>
    <w:rsid w:val="006D2592"/>
    <w:rsid w:val="006E198C"/>
    <w:rsid w:val="006F58EC"/>
    <w:rsid w:val="00706233"/>
    <w:rsid w:val="00706C10"/>
    <w:rsid w:val="007251EA"/>
    <w:rsid w:val="007340D7"/>
    <w:rsid w:val="00741FA0"/>
    <w:rsid w:val="007472BD"/>
    <w:rsid w:val="00755A3D"/>
    <w:rsid w:val="007674BC"/>
    <w:rsid w:val="007675B1"/>
    <w:rsid w:val="00774DF7"/>
    <w:rsid w:val="00783CD0"/>
    <w:rsid w:val="00797EF1"/>
    <w:rsid w:val="007A256C"/>
    <w:rsid w:val="007A3246"/>
    <w:rsid w:val="007A64C5"/>
    <w:rsid w:val="007A719D"/>
    <w:rsid w:val="007B1B2B"/>
    <w:rsid w:val="007C48D2"/>
    <w:rsid w:val="007C50CA"/>
    <w:rsid w:val="007C59D2"/>
    <w:rsid w:val="007D4753"/>
    <w:rsid w:val="007E4326"/>
    <w:rsid w:val="007E45E5"/>
    <w:rsid w:val="007F0344"/>
    <w:rsid w:val="007F7EA0"/>
    <w:rsid w:val="008049F7"/>
    <w:rsid w:val="00807293"/>
    <w:rsid w:val="00830E4B"/>
    <w:rsid w:val="00836F6B"/>
    <w:rsid w:val="0083750F"/>
    <w:rsid w:val="008428CF"/>
    <w:rsid w:val="0085213A"/>
    <w:rsid w:val="00854B2D"/>
    <w:rsid w:val="0085604E"/>
    <w:rsid w:val="008565FD"/>
    <w:rsid w:val="00857C6F"/>
    <w:rsid w:val="00864E9A"/>
    <w:rsid w:val="008657E3"/>
    <w:rsid w:val="00867CED"/>
    <w:rsid w:val="00874503"/>
    <w:rsid w:val="008756AD"/>
    <w:rsid w:val="00883B55"/>
    <w:rsid w:val="008850E2"/>
    <w:rsid w:val="0089337A"/>
    <w:rsid w:val="008A248F"/>
    <w:rsid w:val="008B402E"/>
    <w:rsid w:val="008B42C8"/>
    <w:rsid w:val="008C27C1"/>
    <w:rsid w:val="008C42CA"/>
    <w:rsid w:val="008D6664"/>
    <w:rsid w:val="008D7CDB"/>
    <w:rsid w:val="008E100E"/>
    <w:rsid w:val="008E1AEB"/>
    <w:rsid w:val="008E4BA9"/>
    <w:rsid w:val="008E7A27"/>
    <w:rsid w:val="008E7D17"/>
    <w:rsid w:val="009268D1"/>
    <w:rsid w:val="00931EA3"/>
    <w:rsid w:val="00942AF2"/>
    <w:rsid w:val="009638AD"/>
    <w:rsid w:val="00964E15"/>
    <w:rsid w:val="00977F81"/>
    <w:rsid w:val="00991E04"/>
    <w:rsid w:val="0099776A"/>
    <w:rsid w:val="009A256E"/>
    <w:rsid w:val="009A36F3"/>
    <w:rsid w:val="009C12A0"/>
    <w:rsid w:val="009D07DC"/>
    <w:rsid w:val="009D3BBF"/>
    <w:rsid w:val="009E131B"/>
    <w:rsid w:val="009F46A7"/>
    <w:rsid w:val="00A03302"/>
    <w:rsid w:val="00A046ED"/>
    <w:rsid w:val="00A1282E"/>
    <w:rsid w:val="00A14247"/>
    <w:rsid w:val="00A179AF"/>
    <w:rsid w:val="00A20A4C"/>
    <w:rsid w:val="00A20F6E"/>
    <w:rsid w:val="00A24AB0"/>
    <w:rsid w:val="00A25572"/>
    <w:rsid w:val="00A3410D"/>
    <w:rsid w:val="00A40D57"/>
    <w:rsid w:val="00A44493"/>
    <w:rsid w:val="00A53760"/>
    <w:rsid w:val="00A662C1"/>
    <w:rsid w:val="00A74D78"/>
    <w:rsid w:val="00A779D7"/>
    <w:rsid w:val="00AA2791"/>
    <w:rsid w:val="00AA4C7C"/>
    <w:rsid w:val="00AA66F3"/>
    <w:rsid w:val="00AB3E7A"/>
    <w:rsid w:val="00AB4CD0"/>
    <w:rsid w:val="00AC61EE"/>
    <w:rsid w:val="00AC66C4"/>
    <w:rsid w:val="00AC7086"/>
    <w:rsid w:val="00AE26F5"/>
    <w:rsid w:val="00AE3A33"/>
    <w:rsid w:val="00AF5C65"/>
    <w:rsid w:val="00B0374E"/>
    <w:rsid w:val="00B06313"/>
    <w:rsid w:val="00B135CE"/>
    <w:rsid w:val="00B339B8"/>
    <w:rsid w:val="00B346A7"/>
    <w:rsid w:val="00B43970"/>
    <w:rsid w:val="00B45015"/>
    <w:rsid w:val="00B50A34"/>
    <w:rsid w:val="00B52B63"/>
    <w:rsid w:val="00B54C38"/>
    <w:rsid w:val="00B5613E"/>
    <w:rsid w:val="00B57CB1"/>
    <w:rsid w:val="00B57D0E"/>
    <w:rsid w:val="00B74412"/>
    <w:rsid w:val="00B75105"/>
    <w:rsid w:val="00B77DCE"/>
    <w:rsid w:val="00B80D08"/>
    <w:rsid w:val="00B81B0E"/>
    <w:rsid w:val="00B87CA9"/>
    <w:rsid w:val="00B91FEB"/>
    <w:rsid w:val="00B9666E"/>
    <w:rsid w:val="00BA1439"/>
    <w:rsid w:val="00BA244D"/>
    <w:rsid w:val="00BB3512"/>
    <w:rsid w:val="00BB3C75"/>
    <w:rsid w:val="00BE4630"/>
    <w:rsid w:val="00BF522D"/>
    <w:rsid w:val="00C0214A"/>
    <w:rsid w:val="00C030C1"/>
    <w:rsid w:val="00C047E3"/>
    <w:rsid w:val="00C1562F"/>
    <w:rsid w:val="00C213F7"/>
    <w:rsid w:val="00C6717B"/>
    <w:rsid w:val="00C71380"/>
    <w:rsid w:val="00C9003C"/>
    <w:rsid w:val="00C97ECA"/>
    <w:rsid w:val="00CA1160"/>
    <w:rsid w:val="00CA702E"/>
    <w:rsid w:val="00CA7350"/>
    <w:rsid w:val="00CB4E13"/>
    <w:rsid w:val="00CB639D"/>
    <w:rsid w:val="00CD51E6"/>
    <w:rsid w:val="00CE433B"/>
    <w:rsid w:val="00D06473"/>
    <w:rsid w:val="00D23F13"/>
    <w:rsid w:val="00D30CEA"/>
    <w:rsid w:val="00D32A7B"/>
    <w:rsid w:val="00D539F6"/>
    <w:rsid w:val="00D57313"/>
    <w:rsid w:val="00D71D8E"/>
    <w:rsid w:val="00D75367"/>
    <w:rsid w:val="00D80B84"/>
    <w:rsid w:val="00D9281A"/>
    <w:rsid w:val="00D9459F"/>
    <w:rsid w:val="00DA3404"/>
    <w:rsid w:val="00DA524B"/>
    <w:rsid w:val="00DB471D"/>
    <w:rsid w:val="00DC7C8A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3590E"/>
    <w:rsid w:val="00E473ED"/>
    <w:rsid w:val="00E47DAF"/>
    <w:rsid w:val="00E545E2"/>
    <w:rsid w:val="00E62550"/>
    <w:rsid w:val="00E65B09"/>
    <w:rsid w:val="00E74D87"/>
    <w:rsid w:val="00E83116"/>
    <w:rsid w:val="00E914E5"/>
    <w:rsid w:val="00E91B86"/>
    <w:rsid w:val="00EA4698"/>
    <w:rsid w:val="00EA6CEC"/>
    <w:rsid w:val="00EA7AC2"/>
    <w:rsid w:val="00EB360C"/>
    <w:rsid w:val="00EB53A1"/>
    <w:rsid w:val="00EC000C"/>
    <w:rsid w:val="00ED282C"/>
    <w:rsid w:val="00EE73E1"/>
    <w:rsid w:val="00EF2FD5"/>
    <w:rsid w:val="00EF417E"/>
    <w:rsid w:val="00F11473"/>
    <w:rsid w:val="00F253C5"/>
    <w:rsid w:val="00F270C0"/>
    <w:rsid w:val="00F30624"/>
    <w:rsid w:val="00F46284"/>
    <w:rsid w:val="00F4717F"/>
    <w:rsid w:val="00F5301B"/>
    <w:rsid w:val="00F55CE3"/>
    <w:rsid w:val="00F73364"/>
    <w:rsid w:val="00F74175"/>
    <w:rsid w:val="00F92A04"/>
    <w:rsid w:val="00F939E3"/>
    <w:rsid w:val="00FA4972"/>
    <w:rsid w:val="00FA5291"/>
    <w:rsid w:val="00FD7864"/>
    <w:rsid w:val="00FF3B4F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9459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9459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9459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9459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9459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172D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customXml" Target="ink/ink2.xm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microsoft.com/office/2011/relationships/people" Target="peop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23T03:24:59.816"/>
    </inkml:context>
    <inkml:brush xml:id="br0">
      <inkml:brushProperty name="width" value="0.04988" units="cm"/>
      <inkml:brushProperty name="height" value="0.04988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23T03:24:30.7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672 171 24575,'0'-1'0,"-1"-1"0,1 0 0,0 1 0,0-1 0,-1 1 0,1-1 0,0 0 0,0 1 0,1-3 0,-3-15 0,1 17 0,0-1 0,-1 1 0,0-1 0,1 1 0,-1-1 0,0 1 0,-1 0 0,1 0 0,0 0 0,0 0 0,-1 0 0,1 0 0,-1 1 0,0-1 0,1 1 0,-1 0 0,-5-2 0,-3-1 0,-1 1 0,-25-4 0,13 4 0,-1 2 0,0 0 0,0 2 0,0 1 0,0 1 0,1 1 0,-1 1 0,1 1 0,0 1 0,1 1 0,-34 16 0,38-14 0,0 1 0,1 0 0,0 2 0,1 0 0,-28 27 0,34-28 0,0 1 0,1 0 0,0 0 0,1 1 0,1 0 0,0 1 0,1-1 0,-6 18 0,9-21 0,1 0 0,0 0 0,1 1 0,1-1 0,-1 0 0,2 1 0,0-1 0,0 1 0,1-1 0,0 1 0,1-1 0,0 0 0,1 0 0,0 0 0,1 0 0,0 0 0,1-1 0,0 1 0,1-1 0,0-1 0,0 1 0,1-1 0,0 0 0,1 0 0,0-1 0,0 0 0,1-1 0,0 0 0,17 11 0,-14-12 0,0 0 0,0 0 0,0-2 0,1 1 0,-1-2 0,1 1 0,0-2 0,0 0 0,0 0 0,1-1 0,-1-1 0,0 0 0,0-1 0,20-4 0,-23 3 0,1 0 0,-1-1 0,0-1 0,0 0 0,0 0 0,0-1 0,-1 0 0,1-1 0,-1 0 0,-1 0 0,1-1 0,-1 0 0,-1-1 0,1 0 0,-1 0 0,0 0 0,-1-1 0,7-11 0,-7 8 34,-1-1 1,0 1-1,0-1 0,-1 0 0,-1 0 0,0-1 0,-1 1 0,0-1 0,-1-24 1,-1 21-249,-2-1 1,0 1 0,-1 0-1,0 0 1,-2 1 0,0-1-1,-9-20 1,2 12-6613</inkml:trace>
  <inkml:trace contextRef="#ctx0" brushRef="#br0" timeOffset="373.22">695 742 24575,'0'0'0,"0"0"0,1 0 0,1 0 0</inkml:trace>
  <inkml:trace contextRef="#ctx0" brushRef="#br0" timeOffset="1026.98">997 96 24575,'2'10'0,"9"78"163,-1 154 1,1 19-1856,-8-238-5134</inkml:trace>
  <inkml:trace contextRef="#ctx0" brushRef="#br0" timeOffset="1367.88">786 92 24575,'0'0'0,"1"0"0,4 0 0,6 1 0,12 0 0,14 0 0,12 2 0,9-1 0,2 1 0,0-1 0,-5 1 0,-7 0 0,-8 1 0,-9 3 0,-9-1-8191</inkml:trace>
  <inkml:trace contextRef="#ctx0" brushRef="#br0" timeOffset="2127.54">1154 345 24575,'20'-2'0,"-1"0"0,-1 1 0,0 0 0,0 2 0,1 0 0,-1 1 0,0 1 0,0 0 0,0 2 0,-1 0 0,21 9 0,-26-9 0,1 1 0,-1 1 0,-1 0 0,1 1 0,-1 0 0,0 0 0,-1 1 0,0 1 0,0 0 0,-1 0 0,0 1 0,-1 0 0,-1 0 0,8 16 0,-14-26 0,1 2 0,-1-1 0,0 1 0,0-1 0,0 1 0,0 0 0,0 4 0,-1-7 0,0 1 0,0-1 0,0 1 0,0-1 0,0 1 0,0-1 0,0 1 0,0-1 0,-1 1 0,1-1 0,0 1 0,0-1 0,-1 1 0,1-1 0,0 0 0,-1 1 0,1-1 0,0 1 0,-1-1 0,1 0 0,-1 1 0,1-1 0,0 0 0,-1 0 0,1 1 0,-1-1 0,1 0 0,-1 0 0,1 0 0,-1 0 0,1 1 0,-1-1 0,1 0 0,-1 0 0,1 0 0,-1 0 0,1 0 0,-1 0 0,1 0 0,-1 0 0,0-1 0,-120-7 0,87 4 0,0 1 0,0 2 0,0 1 0,-35 5 0,67-5 0,0 1 0,1-1 0,-1 0 0,0 1 0,1-1 0,-1 1 0,0-1 0,1 1 0,-1 0 0,0 0 0,1 0 0,-1 0 0,1 0 0,0 0 0,-1 0 0,1 0 0,0 1 0,-1-1 0,1 0 0,0 1 0,-1 2 0,1-2 0,1-1 0,0 1 0,0-1 0,0 0 0,0 1 0,0-1 0,0 1 0,1-1 0,-1 1 0,0-1 0,1 1 0,-1-1 0,1 0 0,-1 1 0,1-1 0,0 0 0,-1 1 0,1-1 0,0 0 0,0 0 0,0 0 0,0 0 0,0 1 0,0-2 0,1 1 0,-1 0 0,1 1 0,4 2 0,0 0 0,0 0 0,0-1 0,1 0 0,-1 0 0,1 0 0,0-1 0,12 3 0,3-2 0,34 2 0,-11-4-455,-1-2 0,47-8 0,8-4-6371</inkml:trace>
  <inkml:trace contextRef="#ctx0" brushRef="#br0" timeOffset="3076.39">1664 313 24575,'9'12'0,"1"8"0,0-1 0,-1 1 0,-1 1 0,-1 0 0,-1 0 0,6 37 0,-6-9 0,1 93 0,6-192 0,-5 12 0,11-50 0,-16 76 0,1 0 0,1 0 0,0 1 0,0 0 0,8-11 0,-12 20 0,-1 0 0,2 1 0,-1-1 0,0 1 0,0-1 0,0 1 0,1-1 0,-1 1 0,1 0 0,-1 0 0,1 0 0,-1 0 0,1 0 0,0 0 0,-1 0 0,1 0 0,0 0 0,0 1 0,0-1 0,-1 1 0,1 0 0,0-1 0,0 1 0,4 0 0,-3 1 0,-1 0 0,1 0 0,0 0 0,-1 0 0,1 0 0,-1 1 0,0-1 0,1 1 0,-1-1 0,0 1 0,0 0 0,0 0 0,0 0 0,0 0 0,0 0 0,2 4 0,4 9 0,1 0 0,-2 1 0,0 0 0,-1 0 0,-1 1 0,5 22 0,2 8 0,-11-47 0,-1 1 0,0 0 0,0-1 0,0 1 0,0-1 0,1 1 0,-1 0 0,0-1 0,0 1 0,1-1 0,-1 1 0,1-1 0,-1 1 0,0-1 0,1 1 0,-1-1 0,1 0 0,0 1 0,0-1 0,-1 0 0,0 0 0,1 0 0,-1 0 0,0 0 0,1 0 0,-1 0 0,0 0 0,1 0 0,-1 0 0,0 0 0,1 0 0,-1-1 0,0 1 0,1 0 0,-1 0 0,0 0 0,0-1 0,1 1 0,-1 0 0,0 0 0,0-1 0,0 1 0,1-1 0,12-24 0,-11 21 0,15-35 0,22-47 0,-33 76 0,0 1 0,0-1 0,1 1 0,0 0 0,0 1 0,11-10 0,-17 17 0,1-1 0,-1 1 0,1 0 0,0 0 0,-1 0 0,1 0 0,0 0 0,0 0 0,0 0 0,0 0 0,0 1 0,0-1 0,0 1 0,0-1 0,0 1 0,0 0 0,0 0 0,0 0 0,0 0 0,0 0 0,0 0 0,0 1 0,3 0 0,-2 1 0,0-1 0,0 1 0,-1 0 0,1-1 0,-1 1 0,1 0 0,-1 1 0,0-1 0,0 0 0,0 1 0,0-1 0,0 1 0,-1 0 0,3 5 0,5 14-13,0 0 0,-2 1-1,6 36 1,-4-20-1299,-3-15-5514</inkml:trace>
  <inkml:trace contextRef="#ctx0" brushRef="#br0" timeOffset="3605.34">2342 150 24575,'0'19'0,"23"184"0,-14-145 0,-6-37 0,-2-9 0,0 0 0,2 0 0,-1 0 0,7 16 0,-8-27 0,0 1 0,0-1 0,0 0 0,0 0 0,0 0 0,0 1 0,0-1 0,0 0 0,0 0 0,0-1 0,1 1 0,-1 0 0,0 0 0,1-1 0,-1 1 0,0 0 0,1-1 0,-1 0 0,1 1 0,-1-1 0,1 0 0,-1 0 0,1 0 0,-1 1 0,1-2 0,-1 1 0,1 0 0,-1 0 0,2-1 0,8-1 0,-1 0 0,0-1 0,12-5 0,-7 3 0,24-7 0,0 1 0,45-5 0,-68 14 0,-1 0 0,1 2 0,0 0 0,0 0 0,0 2 0,-1 0 0,1 0 0,23 8 0,-36-9 0,1 1 0,-1-1 0,0 0 0,0 1 0,0 0 0,0-1 0,0 1 0,0 0 0,-1 1 0,1-1 0,3 5 0,-5-6 0,0 0 0,-1 0 0,1 1 0,0-1 0,-1 1 0,0-1 0,1 0 0,-1 1 0,0-1 0,0 1 0,0-1 0,0 0 0,0 1 0,0-1 0,0 1 0,0-1 0,0 1 0,-1-1 0,1 0 0,-1 1 0,1-1 0,-1 0 0,1 1 0,-1-1 0,0 0 0,0 0 0,1 1 0,-1-1 0,0 0 0,-2 1 0,-4 6 0,-1-1 0,0 0 0,0 0 0,0-1 0,-1 0 0,0-1 0,0 0 0,-1 0 0,-17 6 0,0-3 0,0 0 0,-41 6 0,39-9 0,0-2 0,0-1 0,0-1 0,0-1 0,0-2 0,-42-8 0,45 2-1365,10-1-5461</inkml:trace>
  <inkml:trace contextRef="#ctx0" brushRef="#br0" timeOffset="4226.63">2956 410 24575,'1'14'0,"-1"-10"0,8 48 0,-3-6 0,3-1 0,23 81 0,-30-122 0,1-1 0,-1 0 0,1 1 0,-1-1 0,1 0 0,0 0 0,0 0 0,1 0 0,3 4 0,-5-6 0,1 0 0,-1-1 0,0 1 0,0 0 0,1-1 0,-1 1 0,0 0 0,0-1 0,1 0 0,-1 1 0,1-1 0,-1 0 0,0 0 0,1 0 0,-1 0 0,1 0 0,-1 0 0,0 0 0,1 0 0,-1 0 0,1-1 0,-1 1 0,0-1 0,1 1 0,-1-1 0,0 1 0,2-2 0,4-2 0,-1-1 0,1 0 0,-1 0 0,0 0 0,0-1 0,-1 0 0,0 0 0,7-10 0,3-8 0,13-26 0,21-66 0,-43 100 0,-3 13 0,0 7 0,1 15 0,-3-14 0,15 68-682,37 106-1,-42-151-6143</inkml:trace>
  <inkml:trace contextRef="#ctx0" brushRef="#br0" timeOffset="4651.55">3472 458 24575,'2'40'0,"2"0"0,10 48 0,2 14 0,-16-96 0,-4-12 0,-3-15 0,-7-26 0,2-1 0,3 1 0,-6-89 0,14 132 0,1 0 0,0 1 0,0-1 0,0 0 0,1 0 0,0 0 0,-1 0 0,1 0 0,0 1 0,1-1 0,-1 0 0,1 1 0,0-1 0,0 1 0,0 0 0,0 0 0,0-1 0,1 1 0,-1 1 0,1-1 0,0 0 0,0 1 0,0-1 0,0 1 0,0 0 0,1 0 0,-1 0 0,1 0 0,5-1 0,5-2-105,0 2 0,1 0 0,-1 0 0,1 1 0,-1 1 0,1 0 0,0 1 0,-1 1 0,1 1 0,0 0 0,-1 0 0,18 6 0,-3 2-6721</inkml:trace>
  <inkml:trace contextRef="#ctx0" brushRef="#br0" timeOffset="5038.61">3923 154 24575,'0'0'0,"0"1"0,0 2 0,0 5 0,0 8 0,0 11 0,1 12 0,0 10 0,2 8 0,0 3 0,1 0 0,-1-3 0,0-8 0,1-9 0,0-9 0,-1-9 0,1-9-8191</inkml:trace>
  <inkml:trace contextRef="#ctx0" brushRef="#br0" timeOffset="5378.46">4251 330 24575,'0'0'0,"0"1"0,0 1 0,-1 6 0,0 8 0,-2 10 0,0 9 0,-1 8 0,0 4 0,0-2 0,2-5 0,0-8 0,1-9 0,0-8-8191</inkml:trace>
  <inkml:trace contextRef="#ctx0" brushRef="#br0" timeOffset="5739.85">4121 130 24575,'0'0'0,"0"0"0,0 0 0,0 3 0,0 0 0</inkml:trace>
  <inkml:trace contextRef="#ctx0" brushRef="#br0" timeOffset="6240.7">4382 368 24575,'1'16'0,"-2"-10"0,18 246 0,-16-249 0,-1 4 0,1-1 0,0 1 0,1-1 0,2 8 0,-4-13 0,0-1 0,1 0 0,-1 1 0,0-1 0,0 1 0,0-1 0,1 0 0,-1 1 0,0-1 0,1 1 0,-1-1 0,0 0 0,1 0 0,-1 1 0,0-1 0,1 0 0,-1 0 0,1 1 0,-1-1 0,1 0 0,-1 0 0,0 0 0,1 0 0,-1 1 0,1-1 0,-1 0 0,1 0 0,-1 0 0,1 0 0,-1 0 0,1 0 0,-1 0 0,1 0 0,-1-1 0,1 1 0,-1 0 0,0 0 0,1 0 0,-1 0 0,1-1 0,-1 1 0,1 0 0,-1 0 0,0-1 0,1 1 0,-1 0 0,1-1 0,18-18 0,-18 18 0,21-28 0,-2-2 0,18-32 0,-24 37 0,1 0 0,2 1 0,0 1 0,28-29 0,-42 50 0,1 0 0,-1-1 0,1 2 0,0-1 0,0 0 0,0 1 0,0 0 0,7-3 0,-9 4 0,0 1 0,0-1 0,0 1 0,-1 0 0,1 0 0,0 0 0,0 0 0,0 0 0,0 0 0,-1 0 0,1 0 0,0 1 0,0-1 0,-1 1 0,1 0 0,0-1 0,-1 1 0,1 0 0,0 0 0,-1 0 0,1 0 0,-1 0 0,0 0 0,1 1 0,0 1 0,4 3 0,-1 1 0,0 0 0,-1 0 0,1 0 0,-1 0 0,5 15 0,13 51 0,-14-46 0,1 9 0,-5-20 0,1 0 0,0 0 0,11 24 0,-15-38 0,-1-1 0,1 0 0,0 0 0,0 0 0,0 0 0,-1-1 0,1 1 0,0 0 0,0 0 0,0 0 0,0-1 0,0 1 0,0-1 0,1 1 0,-1-1 0,0 1 0,0-1 0,0 1 0,0-1 0,1 0 0,-1 0 0,0 0 0,0 0 0,1 1 0,-1-2 0,0 1 0,0 0 0,1 0 0,-1 0 0,0-1 0,0 1 0,0 0 0,0-1 0,3 0 0,3-3 0,0 0 0,0 0 0,-1 0 0,8-6 0,-13 9 0,18-14 0,-1-1 0,-1-1 0,22-27 0,38-62 0,-76 105 0,0-1 0,0 0 0,0 1 0,0 0 0,1-1 0,-1 1 0,0 0 0,3-2 0,-4 3 0,0 0 0,1 0 0,-1 0 0,1 0 0,-1 0 0,0 0 0,1 0 0,-1 0 0,1 0 0,-1 0 0,1 0 0,-1 0 0,0 0 0,1 0 0,-1 1 0,1-1 0,-1 0 0,0 0 0,1 1 0,-1-1 0,0 0 0,1 0 0,-1 1 0,0-1 0,0 0 0,1 1 0,-1-1 0,0 0 0,0 1 0,1-1 0,-1 0 0,0 1 0,0-1 0,0 1 0,0-1 0,1 0 0,-1 1 0,0-1 0,0 1 0,28 81 327,-6-17-2019,-11-37-5134</inkml:trace>
  <inkml:trace contextRef="#ctx0" brushRef="#br0" timeOffset="6606.58">4919 0 24575,'0'0'0,"1"2"0,1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665</Words>
  <Characters>4194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7</cp:revision>
  <dcterms:created xsi:type="dcterms:W3CDTF">2023-01-23T03:26:00Z</dcterms:created>
  <dcterms:modified xsi:type="dcterms:W3CDTF">2023-01-25T13:05:00Z</dcterms:modified>
</cp:coreProperties>
</file>