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F8D28" w14:textId="77777777" w:rsidR="008743D6" w:rsidRDefault="008743D6"/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850"/>
        <w:gridCol w:w="142"/>
        <w:gridCol w:w="1418"/>
        <w:gridCol w:w="283"/>
        <w:gridCol w:w="1134"/>
        <w:gridCol w:w="425"/>
        <w:tblGridChange w:id="0">
          <w:tblGrid>
            <w:gridCol w:w="1418"/>
            <w:gridCol w:w="3969"/>
            <w:gridCol w:w="136"/>
            <w:gridCol w:w="431"/>
            <w:gridCol w:w="850"/>
            <w:gridCol w:w="142"/>
            <w:gridCol w:w="1418"/>
            <w:gridCol w:w="283"/>
            <w:gridCol w:w="1134"/>
            <w:gridCol w:w="425"/>
          </w:tblGrid>
        </w:tblGridChange>
      </w:tblGrid>
      <w:tr w:rsidR="00E55D90" w:rsidRPr="007A1D1A" w14:paraId="487AC9CE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11C40DE9" w:rsidR="00E55D90" w:rsidRPr="007A1D1A" w:rsidRDefault="008C26CE" w:rsidP="001C58E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A1D1A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Maximilian </w:t>
            </w:r>
            <w:proofErr w:type="spellStart"/>
            <w:r w:rsidRPr="007A1D1A">
              <w:rPr>
                <w:rFonts w:ascii="Times New Roman" w:hAnsi="Times New Roman" w:cs="Times New Roman"/>
                <w:b/>
                <w:sz w:val="48"/>
                <w:szCs w:val="44"/>
              </w:rPr>
              <w:t>Seipl</w:t>
            </w:r>
            <w:proofErr w:type="spellEnd"/>
          </w:p>
          <w:p w14:paraId="2D363F9A" w14:textId="2BAC8A26" w:rsidR="00F44F5F" w:rsidRPr="007A1D1A" w:rsidRDefault="0089397B" w:rsidP="001C58E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Amtsstraße</w:t>
            </w:r>
            <w:r w:rsidR="00E90E0C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4</w:t>
            </w:r>
            <w:r w:rsidR="00F44F5F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1210 Wien</w:t>
            </w:r>
            <w:r w:rsidR="00E90E0C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5F774E">
              <w:rPr>
                <w:rFonts w:ascii="Times New Roman" w:hAnsi="Times New Roman" w:cs="Times New Roman"/>
                <w:bCs/>
                <w:sz w:val="20"/>
                <w:szCs w:val="20"/>
              </w:rPr>
              <w:t>Österreich</w:t>
            </w:r>
          </w:p>
          <w:p w14:paraId="135895E2" w14:textId="4D308187" w:rsidR="00F44F5F" w:rsidRPr="007A1D1A" w:rsidRDefault="001013D4" w:rsidP="001C58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 w:rsidR="0089397B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aximilian.seipl@gmail.com</w:t>
            </w:r>
            <w:r w:rsidR="00F44F5F"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7A1D1A">
              <w:rPr>
                <w:rFonts w:ascii="Times New Roman" w:hAnsi="Times New Roman" w:cs="Times New Roman"/>
                <w:bCs/>
                <w:sz w:val="20"/>
                <w:szCs w:val="20"/>
              </w:rPr>
              <w:t>43 664 4179381</w:t>
            </w:r>
          </w:p>
        </w:tc>
      </w:tr>
      <w:tr w:rsidR="002508C2" w:rsidRPr="007A1D1A" w14:paraId="0FCADE56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A1D1A" w:rsidRDefault="00F44F5F" w:rsidP="00230D5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A1D1A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A1D1A" w14:paraId="7D1DEBF7" w14:textId="77777777" w:rsidTr="00017356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373BBB0" w:rsidR="00D1492F" w:rsidRPr="007A1D1A" w:rsidRDefault="00016DD7" w:rsidP="00230D5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WU – Wirtschaftsuniversität Wien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0CA155E" w:rsidR="00D1492F" w:rsidRPr="007A1D1A" w:rsidRDefault="004E4241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7A1D1A" w14:paraId="61E5D482" w14:textId="77777777" w:rsidTr="00017356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6C8A1F3F" w:rsidR="00D1492F" w:rsidRPr="007A1D1A" w:rsidRDefault="00D1492F" w:rsidP="00230D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7E7C1F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und Sozial</w:t>
            </w:r>
            <w:r w:rsidR="00B17D95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wissenschaften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12DF0CB8" w:rsidR="00D1492F" w:rsidRPr="007A1D1A" w:rsidRDefault="00D1492F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8457D" w:rsidRPr="007A1D1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E4241" w:rsidRPr="007A1D1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7A1D1A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7A1D1A" w14:paraId="013361E1" w14:textId="77777777" w:rsidTr="0001735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18781D55" w:rsidR="00D1492F" w:rsidRPr="007A1D1A" w:rsidRDefault="009142ED" w:rsidP="00230D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De la Salle Schule Strebersdorf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04E55786" w:rsidR="00D1492F" w:rsidRPr="007A1D1A" w:rsidRDefault="00001427" w:rsidP="00230D5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5280E" w:rsidRPr="007A1D1A" w14:paraId="62632213" w14:textId="77777777" w:rsidTr="00017356">
        <w:trPr>
          <w:trHeight w:val="20"/>
        </w:trPr>
        <w:tc>
          <w:tcPr>
            <w:tcW w:w="5387" w:type="dxa"/>
            <w:gridSpan w:val="2"/>
            <w:vAlign w:val="bottom"/>
          </w:tcPr>
          <w:p w14:paraId="5F71027E" w14:textId="3F237E1C" w:rsidR="00D1492F" w:rsidRPr="007A1D1A" w:rsidRDefault="00001427" w:rsidP="00230D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Matura </w:t>
            </w:r>
            <w:r w:rsidR="00CD24D0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(Note</w:t>
            </w:r>
            <w:r w:rsidR="000C1703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1,2)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02C098B9" w:rsidR="00D1492F" w:rsidRPr="007A1D1A" w:rsidRDefault="00426D7E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7A1D1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F7A6A" w:rsidRPr="007A1D1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7A1D1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F7A6A" w:rsidRPr="007A1D1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E4241" w:rsidRPr="007A1D1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7A1D1A" w14:paraId="4D68BFE7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401B24C3" w14:textId="797CD15E" w:rsidR="0091331D" w:rsidRPr="00A605CE" w:rsidRDefault="00CD1AA4" w:rsidP="00230D5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ED7D31" w:themeColor="accent2"/>
                <w:sz w:val="20"/>
                <w:szCs w:val="20"/>
                <w:lang w:val="de-AT"/>
              </w:rPr>
            </w:pPr>
            <w:r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Nachhilfelehrer für </w:t>
            </w:r>
            <w:r w:rsidR="00E66403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Mitschüler</w:t>
            </w:r>
            <w:r w:rsidR="00F30499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 </w:t>
            </w:r>
            <w:r w:rsidR="00A47172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in</w:t>
            </w:r>
            <w:r w:rsidR="00F30499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 </w:t>
            </w:r>
            <w:r w:rsidR="005F774E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den Fächern </w:t>
            </w:r>
            <w:r w:rsidR="00F30499" w:rsidRPr="00A605C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Mathematik und Englisch</w:t>
            </w:r>
          </w:p>
          <w:p w14:paraId="54BF63E9" w14:textId="2DE4D747" w:rsidR="0002691A" w:rsidRPr="007A1D1A" w:rsidRDefault="009C495A" w:rsidP="00230D5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Kapitän der Fußball-Schulmannschaft</w:t>
            </w:r>
            <w:r w:rsidR="005F774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</w:t>
            </w: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Sieger der Wiener Schülerliga (B-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Pool</w:t>
            </w: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</w:p>
        </w:tc>
      </w:tr>
      <w:tr w:rsidR="00E55D90" w:rsidRPr="007A1D1A" w14:paraId="3A2665B3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487E8755" w:rsidR="00E55D90" w:rsidRPr="007A1D1A" w:rsidRDefault="00F921AD" w:rsidP="00230D5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A1D1A">
              <w:rPr>
                <w:rFonts w:ascii="Times New Roman" w:hAnsi="Times New Roman" w:cs="Times New Roman"/>
                <w:smallCaps w:val="0"/>
                <w:sz w:val="28"/>
              </w:rPr>
              <w:t>LEISTUNGSSPORT</w:t>
            </w:r>
          </w:p>
        </w:tc>
      </w:tr>
      <w:tr w:rsidR="001D4F76" w:rsidRPr="007A1D1A" w14:paraId="5FDF36F2" w14:textId="77777777" w:rsidTr="00017356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12FAA300" w14:textId="71484EAE" w:rsidR="001D4F76" w:rsidRPr="007A1D1A" w:rsidRDefault="0090052A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FK Austria Wien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344BED66" w14:textId="1993326D" w:rsidR="001D4F76" w:rsidRPr="007A1D1A" w:rsidRDefault="00067F79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1D4F76" w:rsidRPr="007A1D1A" w14:paraId="2A7148A2" w14:textId="77777777" w:rsidTr="00017356">
        <w:trPr>
          <w:trHeight w:val="20"/>
        </w:trPr>
        <w:tc>
          <w:tcPr>
            <w:tcW w:w="8647" w:type="dxa"/>
            <w:gridSpan w:val="8"/>
            <w:vAlign w:val="bottom"/>
          </w:tcPr>
          <w:p w14:paraId="4E98829D" w14:textId="5073E19C" w:rsidR="001D4F76" w:rsidRPr="007A1D1A" w:rsidRDefault="00A65F3F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Fußball-Leistungsspieler beim Bundesligisten Austria Wien</w:t>
            </w:r>
            <w:r w:rsidR="005B36B9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der Nachwuchsakademie</w:t>
            </w:r>
          </w:p>
        </w:tc>
        <w:tc>
          <w:tcPr>
            <w:tcW w:w="1559" w:type="dxa"/>
            <w:gridSpan w:val="2"/>
            <w:vAlign w:val="bottom"/>
          </w:tcPr>
          <w:p w14:paraId="4BD7A211" w14:textId="78641179" w:rsidR="001D4F76" w:rsidRPr="007A1D1A" w:rsidRDefault="00266917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07/2018 </w:t>
            </w:r>
            <w:r w:rsidR="00BA3546" w:rsidRPr="007A1D1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A3546" w:rsidRPr="007A1D1A">
              <w:rPr>
                <w:rFonts w:ascii="Times New Roman" w:hAnsi="Times New Roman" w:cs="Times New Roman"/>
                <w:sz w:val="20"/>
                <w:szCs w:val="20"/>
              </w:rPr>
              <w:t>07/2020</w:t>
            </w:r>
          </w:p>
        </w:tc>
      </w:tr>
      <w:tr w:rsidR="001C58EC" w:rsidRPr="007A1D1A" w14:paraId="624783AE" w14:textId="77777777" w:rsidTr="00017356">
        <w:trPr>
          <w:trHeight w:val="20"/>
        </w:trPr>
        <w:tc>
          <w:tcPr>
            <w:tcW w:w="9781" w:type="dxa"/>
            <w:gridSpan w:val="9"/>
            <w:vAlign w:val="bottom"/>
          </w:tcPr>
          <w:p w14:paraId="47B9BCFE" w14:textId="3FF0A63B" w:rsidR="001C58EC" w:rsidRPr="00B56346" w:rsidRDefault="001C58EC" w:rsidP="00542AA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56346">
              <w:rPr>
                <w:rFonts w:ascii="Times New Roman" w:hAnsi="Times New Roman" w:cs="Times New Roman"/>
                <w:sz w:val="20"/>
                <w:szCs w:val="20"/>
              </w:rPr>
              <w:t xml:space="preserve">Teilnahme an diversen nationalen und internationalen Turnieren </w:t>
            </w:r>
            <w:r w:rsidR="002F4CE5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B51C76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 xml:space="preserve">(Gegner u.a.: FC Barcelona, Bayern München, FC Chelsea, Ajax Amsterdam) </w:t>
            </w:r>
          </w:p>
        </w:tc>
        <w:tc>
          <w:tcPr>
            <w:tcW w:w="425" w:type="dxa"/>
            <w:vAlign w:val="bottom"/>
          </w:tcPr>
          <w:p w14:paraId="21C6CA31" w14:textId="74B10FD8" w:rsidR="001C58EC" w:rsidRPr="001C58EC" w:rsidRDefault="001C58EC" w:rsidP="001C58EC">
            <w:p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E2534C" w:rsidRPr="007A1D1A" w14:paraId="6F3E61BD" w14:textId="77777777" w:rsidTr="00017356">
        <w:trPr>
          <w:trHeight w:val="340"/>
        </w:trPr>
        <w:tc>
          <w:tcPr>
            <w:tcW w:w="8647" w:type="dxa"/>
            <w:gridSpan w:val="8"/>
            <w:vAlign w:val="bottom"/>
          </w:tcPr>
          <w:p w14:paraId="51BF6400" w14:textId="022C4102" w:rsidR="00E2534C" w:rsidRPr="007A1D1A" w:rsidRDefault="00404C31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LAZ Niederösterreich</w:t>
            </w:r>
            <w:r w:rsidR="000E226A"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-Mitte</w:t>
            </w:r>
          </w:p>
        </w:tc>
        <w:tc>
          <w:tcPr>
            <w:tcW w:w="1559" w:type="dxa"/>
            <w:gridSpan w:val="2"/>
            <w:vAlign w:val="bottom"/>
          </w:tcPr>
          <w:p w14:paraId="366C2E70" w14:textId="19B22318" w:rsidR="00E2534C" w:rsidRPr="007A1D1A" w:rsidRDefault="00934BAB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Pölten</w:t>
            </w:r>
          </w:p>
        </w:tc>
      </w:tr>
      <w:tr w:rsidR="00200F4B" w:rsidRPr="007A1D1A" w14:paraId="4E812D13" w14:textId="77777777" w:rsidTr="00017356">
        <w:trPr>
          <w:trHeight w:val="20"/>
        </w:trPr>
        <w:tc>
          <w:tcPr>
            <w:tcW w:w="8647" w:type="dxa"/>
            <w:gridSpan w:val="8"/>
            <w:vAlign w:val="bottom"/>
          </w:tcPr>
          <w:p w14:paraId="1B975ACE" w14:textId="5BDFE25F" w:rsidR="00200F4B" w:rsidRPr="007A1D1A" w:rsidRDefault="00200F4B" w:rsidP="00230D5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Spieler eines Landesausbildungszentrum</w:t>
            </w:r>
            <w:r w:rsidR="00917449"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</w:t>
            </w:r>
            <w:r w:rsidRPr="007A1D1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welches sich der Förderung von Fußball-Talenten widmet</w:t>
            </w:r>
          </w:p>
        </w:tc>
        <w:tc>
          <w:tcPr>
            <w:tcW w:w="1559" w:type="dxa"/>
            <w:gridSpan w:val="2"/>
            <w:vAlign w:val="bottom"/>
          </w:tcPr>
          <w:p w14:paraId="18E61A07" w14:textId="680B7BC0" w:rsidR="00200F4B" w:rsidRPr="007A1D1A" w:rsidRDefault="00200F4B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06/2014 – 07/2018</w:t>
            </w:r>
          </w:p>
        </w:tc>
      </w:tr>
      <w:tr w:rsidR="007A1D1A" w:rsidRPr="007A1D1A" w14:paraId="05BBAFD0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3896A16D" w14:textId="77542790" w:rsidR="007A1D1A" w:rsidRPr="00B56346" w:rsidRDefault="007A1D1A" w:rsidP="00B5634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Aufnahme in das U-14 „Future-Team“ von</w:t>
            </w:r>
            <w:r w:rsidRPr="00B56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Niederösterreich, St.Pölten</w:t>
            </w:r>
            <w:r w:rsidRPr="00B563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41140" w:rsidRPr="007A1D1A" w14:paraId="2F2F9F05" w14:textId="77777777" w:rsidTr="00017356">
        <w:trPr>
          <w:trHeight w:val="510"/>
        </w:trPr>
        <w:tc>
          <w:tcPr>
            <w:tcW w:w="10206" w:type="dxa"/>
            <w:gridSpan w:val="10"/>
            <w:vAlign w:val="bottom"/>
          </w:tcPr>
          <w:p w14:paraId="310530D8" w14:textId="53E6A0C2" w:rsidR="00B41140" w:rsidRPr="007A1D1A" w:rsidRDefault="00B41140" w:rsidP="00230D50">
            <w:pPr>
              <w:pStyle w:val="BERSCHRIFT"/>
              <w:rPr>
                <w:rFonts w:ascii="Times New Roman" w:hAnsi="Times New Roman" w:cs="Times New Roman"/>
                <w:b w:val="0"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41140" w:rsidRPr="007A1D1A" w14:paraId="127C64E2" w14:textId="77777777" w:rsidTr="00017356">
        <w:trPr>
          <w:trHeight w:val="340"/>
        </w:trPr>
        <w:tc>
          <w:tcPr>
            <w:tcW w:w="8647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5486C5A6" w:rsidR="00B41140" w:rsidRPr="007A1D1A" w:rsidRDefault="000F77C8" w:rsidP="00230D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sz w:val="21"/>
                <w:szCs w:val="21"/>
              </w:rPr>
              <w:t>Wiener Rotes Kreuz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52D7BB7" w:rsidR="00B41140" w:rsidRPr="007A1D1A" w:rsidRDefault="000F77C8" w:rsidP="00230D5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B41140" w:rsidRPr="007A1D1A" w14:paraId="335D84E9" w14:textId="77777777" w:rsidTr="00017356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5F869324" w:rsidR="00B41140" w:rsidRPr="00B56346" w:rsidRDefault="003C2E0F" w:rsidP="00230D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Verpflichtender Zivildienst</w:t>
            </w:r>
            <w:r w:rsidR="007A1D1A"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leistender</w:t>
            </w:r>
            <w:r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als Rettungssanitäter </w:t>
            </w:r>
            <w:r w:rsidR="000F77C8" w:rsidRPr="00B5634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4252" w:type="dxa"/>
            <w:gridSpan w:val="6"/>
            <w:vAlign w:val="bottom"/>
          </w:tcPr>
          <w:p w14:paraId="0475B997" w14:textId="2D6CA95B" w:rsidR="00B41140" w:rsidRPr="007A1D1A" w:rsidRDefault="00996502" w:rsidP="00230D5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10/2</w:t>
            </w:r>
            <w:r w:rsidR="00D7166B" w:rsidRPr="007A1D1A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="001423EA" w:rsidRPr="007A1D1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423EA" w:rsidRPr="007A1D1A">
              <w:rPr>
                <w:rFonts w:ascii="Times New Roman" w:hAnsi="Times New Roman" w:cs="Times New Roman"/>
                <w:sz w:val="20"/>
                <w:szCs w:val="20"/>
              </w:rPr>
              <w:t>06/2</w:t>
            </w:r>
            <w:r w:rsidR="00D7166B" w:rsidRPr="007A1D1A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="001423EA" w:rsidRPr="007A1D1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7A1D1A" w:rsidRPr="007A1D1A" w14:paraId="54C3D64C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24E75161" w14:textId="3EB0CB3F" w:rsidR="007A1D1A" w:rsidRPr="007A1D1A" w:rsidRDefault="007A1D1A" w:rsidP="00230D50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Unterstützung multidisziplinärer Teams bei der Durchführung von Rettungseinsätzen, was meine Fähigkeiten in Teamarbeit, Problemlösung und klarer Kommunikation in hochstressigen Umgebungen förderte</w:t>
            </w:r>
          </w:p>
          <w:p w14:paraId="6DD9BA0F" w14:textId="5929AA9D" w:rsidR="007A1D1A" w:rsidRPr="007A1D1A" w:rsidRDefault="007A1D1A" w:rsidP="00B56346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Aufrechterhaltung von Ruhe und Entscheidungsfähigkeit in kritischen Situationen sowie Optimierung meiner Leistung unter hohem Druck</w:t>
            </w:r>
          </w:p>
        </w:tc>
      </w:tr>
      <w:tr w:rsidR="00B41140" w:rsidRPr="007A1D1A" w14:paraId="414B4085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B41140" w:rsidRPr="00B56346" w:rsidRDefault="00B41140" w:rsidP="00230D5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B56346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9F4642" w:rsidRPr="007A1D1A" w14:paraId="37217C0F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325AED54" w14:textId="0F8515F7" w:rsidR="009F4642" w:rsidRPr="009F564E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Business Consulting Society</w:t>
            </w:r>
          </w:p>
        </w:tc>
        <w:tc>
          <w:tcPr>
            <w:tcW w:w="4252" w:type="dxa"/>
            <w:gridSpan w:val="6"/>
            <w:vAlign w:val="bottom"/>
          </w:tcPr>
          <w:p w14:paraId="654F8801" w14:textId="2314869C" w:rsidR="009F4642" w:rsidRPr="009F564E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F564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F4642" w:rsidRPr="007A1D1A" w14:paraId="4017EA59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1AA1224B" w14:textId="354E8BF3" w:rsidR="009F4642" w:rsidRPr="009F564E" w:rsidRDefault="001C1724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……</w:t>
            </w:r>
          </w:p>
        </w:tc>
        <w:tc>
          <w:tcPr>
            <w:tcW w:w="4252" w:type="dxa"/>
            <w:gridSpan w:val="6"/>
            <w:vAlign w:val="bottom"/>
          </w:tcPr>
          <w:p w14:paraId="32AD5EBB" w14:textId="157A8FC0" w:rsidR="009F4642" w:rsidRPr="009F4642" w:rsidRDefault="001C1724" w:rsidP="009F4642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10</w:t>
            </w:r>
            <w:r w:rsidR="009F4642" w:rsidRPr="009F4642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/2024 – heute</w:t>
            </w:r>
          </w:p>
        </w:tc>
      </w:tr>
      <w:tr w:rsidR="009F4642" w:rsidRPr="007A1D1A" w14:paraId="2E3F5E55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70863DEF" w14:textId="01CD0B6F" w:rsidR="009F4642" w:rsidRPr="009F564E" w:rsidRDefault="001C1724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……..</w:t>
            </w:r>
          </w:p>
        </w:tc>
        <w:tc>
          <w:tcPr>
            <w:tcW w:w="4252" w:type="dxa"/>
            <w:gridSpan w:val="6"/>
            <w:vAlign w:val="bottom"/>
          </w:tcPr>
          <w:p w14:paraId="6902DF5A" w14:textId="77777777" w:rsidR="009F4642" w:rsidRPr="009F564E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9F4642" w:rsidRPr="007A1D1A" w14:paraId="06D41215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6259A7FC" w14:textId="3110E344" w:rsidR="009F4642" w:rsidRPr="009F564E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proofErr w:type="spellStart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aspire</w:t>
            </w:r>
            <w:proofErr w:type="spellEnd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 xml:space="preserve"> </w:t>
            </w:r>
            <w:proofErr w:type="spellStart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icons</w:t>
            </w:r>
            <w:proofErr w:type="spellEnd"/>
            <w:r w:rsidRPr="009F564E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 xml:space="preserve"> </w:t>
            </w:r>
          </w:p>
        </w:tc>
        <w:tc>
          <w:tcPr>
            <w:tcW w:w="4252" w:type="dxa"/>
            <w:gridSpan w:val="6"/>
            <w:vAlign w:val="bottom"/>
          </w:tcPr>
          <w:p w14:paraId="248E6C0E" w14:textId="5A3284DC" w:rsidR="009F4642" w:rsidRPr="007A1D1A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9F564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F4642" w:rsidRPr="007A1D1A" w14:paraId="196F1016" w14:textId="77777777" w:rsidTr="009F564E">
        <w:trPr>
          <w:trHeight w:val="170"/>
        </w:trPr>
        <w:tc>
          <w:tcPr>
            <w:tcW w:w="5954" w:type="dxa"/>
            <w:gridSpan w:val="4"/>
            <w:vAlign w:val="bottom"/>
          </w:tcPr>
          <w:p w14:paraId="5D87E027" w14:textId="5664AFEC" w:rsidR="009F4642" w:rsidRPr="009F564E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</w:pPr>
            <w:r w:rsidRPr="009F564E">
              <w:rPr>
                <w:rFonts w:ascii="Times New Roman" w:hAnsi="Times New Roman" w:cs="Times New Roman"/>
                <w:color w:val="ED7D31" w:themeColor="accent2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4252" w:type="dxa"/>
            <w:gridSpan w:val="6"/>
            <w:vAlign w:val="bottom"/>
          </w:tcPr>
          <w:p w14:paraId="40AF2018" w14:textId="7D530BD2" w:rsidR="009F4642" w:rsidRPr="009F564E" w:rsidRDefault="009F4642" w:rsidP="009F4642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/2024 – </w:t>
            </w:r>
            <w:proofErr w:type="spellStart"/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9F4642" w:rsidRPr="007A1D1A" w14:paraId="11D4877B" w14:textId="77777777" w:rsidTr="00F42D9B">
        <w:trPr>
          <w:trHeight w:val="170"/>
        </w:trPr>
        <w:tc>
          <w:tcPr>
            <w:tcW w:w="10206" w:type="dxa"/>
            <w:gridSpan w:val="10"/>
            <w:vAlign w:val="bottom"/>
          </w:tcPr>
          <w:p w14:paraId="3B1E3B45" w14:textId="4E7B4A8A" w:rsidR="009F4642" w:rsidRPr="009F564E" w:rsidRDefault="009F4642" w:rsidP="009F4642">
            <w:pPr>
              <w:pStyle w:val="Ort"/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color w:val="ED7D31" w:themeColor="accent2"/>
                <w:sz w:val="20"/>
                <w:szCs w:val="20"/>
              </w:rPr>
            </w:pPr>
            <w:proofErr w:type="spellStart"/>
            <w:r w:rsidRPr="009F564E">
              <w:rPr>
                <w:rFonts w:ascii="Times New Roman" w:hAnsi="Times New Roman" w:cs="Times New Roman"/>
                <w:i w:val="0"/>
                <w:iCs/>
                <w:smallCaps w:val="0"/>
                <w:color w:val="ED7D31" w:themeColor="accent2"/>
                <w:sz w:val="20"/>
                <w:szCs w:val="20"/>
              </w:rPr>
              <w:t>blablabla</w:t>
            </w:r>
            <w:proofErr w:type="spellEnd"/>
          </w:p>
        </w:tc>
      </w:tr>
      <w:tr w:rsidR="009F4642" w:rsidRPr="007A1D1A" w14:paraId="447D5F81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1A6E2F0C" w14:textId="2F819014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Business &amp; Finance Club Vienna</w:t>
            </w:r>
          </w:p>
        </w:tc>
        <w:tc>
          <w:tcPr>
            <w:tcW w:w="4252" w:type="dxa"/>
            <w:gridSpan w:val="6"/>
            <w:vAlign w:val="bottom"/>
          </w:tcPr>
          <w:p w14:paraId="100FAD70" w14:textId="00F93FB3" w:rsidR="009F4642" w:rsidRPr="007A1D1A" w:rsidRDefault="009F4642" w:rsidP="009F464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F4642" w:rsidRPr="007A1D1A" w14:paraId="6A2E35B4" w14:textId="77777777" w:rsidTr="00017356">
        <w:trPr>
          <w:trHeight w:val="20"/>
        </w:trPr>
        <w:tc>
          <w:tcPr>
            <w:tcW w:w="5954" w:type="dxa"/>
            <w:gridSpan w:val="4"/>
            <w:vAlign w:val="bottom"/>
          </w:tcPr>
          <w:p w14:paraId="337D3FE7" w14:textId="29611C1A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4252" w:type="dxa"/>
            <w:gridSpan w:val="6"/>
            <w:vAlign w:val="bottom"/>
          </w:tcPr>
          <w:p w14:paraId="67094879" w14:textId="00E06FC7" w:rsidR="009F4642" w:rsidRPr="007A1D1A" w:rsidRDefault="009F4642" w:rsidP="009F4642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08/2024 – heute</w:t>
            </w:r>
          </w:p>
        </w:tc>
      </w:tr>
      <w:tr w:rsidR="009F4642" w:rsidRPr="007A1D1A" w14:paraId="71A4107F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0ABAC481" w14:textId="6D811905" w:rsidR="009F4642" w:rsidRPr="007A1D1A" w:rsidRDefault="009F4642" w:rsidP="009F4642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Nutzung von regelmäßigen Karriere-, Bildungs- und Networking-Events zur beruflichen und persönlichen Weiterentwicklung</w:t>
            </w:r>
          </w:p>
          <w:p w14:paraId="1B5D9EDC" w14:textId="19EF91A2" w:rsidR="009F4642" w:rsidRPr="007A1D1A" w:rsidRDefault="009F4642" w:rsidP="009F4642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Beteiligung an Workshops und Schulungen zur Förderung von Business- und Finanzkompetenzen</w:t>
            </w:r>
          </w:p>
        </w:tc>
      </w:tr>
      <w:tr w:rsidR="009F4642" w:rsidRPr="007A1D1A" w14:paraId="3B26943D" w14:textId="77777777" w:rsidTr="00017356">
        <w:trPr>
          <w:trHeight w:val="340"/>
        </w:trPr>
        <w:tc>
          <w:tcPr>
            <w:tcW w:w="5954" w:type="dxa"/>
            <w:gridSpan w:val="4"/>
            <w:vAlign w:val="bottom"/>
          </w:tcPr>
          <w:p w14:paraId="11E538C2" w14:textId="52C7461C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A1D1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Wiener Rotes Kreuz 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0493E02F" w:rsidR="009F4642" w:rsidRPr="007A1D1A" w:rsidRDefault="009F4642" w:rsidP="009F464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6F2DA6" w:rsidRPr="007A1D1A" w14:paraId="03003B9E" w14:textId="77777777" w:rsidTr="00017356">
        <w:trPr>
          <w:trHeight w:val="20"/>
          <w:ins w:id="1" w:author="David Döbele" w:date="2024-09-24T18:51:00Z" w16du:dateUtc="2024-09-24T16:51:00Z"/>
        </w:trPr>
        <w:tc>
          <w:tcPr>
            <w:tcW w:w="8364" w:type="dxa"/>
            <w:gridSpan w:val="7"/>
            <w:vAlign w:val="bottom"/>
          </w:tcPr>
          <w:p w14:paraId="4818CDD6" w14:textId="018E3552" w:rsidR="006F2DA6" w:rsidRPr="007A1D1A" w:rsidRDefault="006F2DA6" w:rsidP="006F2DA6">
            <w:pPr>
              <w:pStyle w:val="Bullets"/>
              <w:numPr>
                <w:ilvl w:val="0"/>
                <w:numId w:val="0"/>
              </w:numPr>
              <w:rPr>
                <w:ins w:id="2" w:author="David Döbele" w:date="2024-09-24T18:51:00Z" w16du:dateUtc="2024-09-24T16:51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ins w:id="3" w:author="David Döbele" w:date="2024-09-24T18:51:00Z" w16du:dateUtc="2024-09-24T16:51:00Z">
              <w:r w:rsidRPr="007A1D1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Ehrenamtlicher Rettungssanitäter</w:t>
              </w:r>
            </w:ins>
          </w:p>
        </w:tc>
        <w:tc>
          <w:tcPr>
            <w:tcW w:w="1842" w:type="dxa"/>
            <w:gridSpan w:val="3"/>
            <w:vAlign w:val="bottom"/>
          </w:tcPr>
          <w:p w14:paraId="7A9D6387" w14:textId="47A03CEA" w:rsidR="006F2DA6" w:rsidRPr="007A1D1A" w:rsidRDefault="006F2DA6" w:rsidP="006F2DA6">
            <w:pPr>
              <w:pStyle w:val="Bullets"/>
              <w:numPr>
                <w:ilvl w:val="0"/>
                <w:numId w:val="0"/>
              </w:numPr>
              <w:jc w:val="right"/>
              <w:rPr>
                <w:ins w:id="4" w:author="David Döbele" w:date="2024-09-24T18:51:00Z" w16du:dateUtc="2024-09-24T16:5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ins w:id="5" w:author="David Döbele" w:date="2024-09-24T18:51:00Z" w16du:dateUtc="2024-09-24T16:51:00Z">
              <w:r w:rsidRPr="007A1D1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07/2024 – </w:t>
              </w:r>
              <w:proofErr w:type="spellStart"/>
              <w:r w:rsidRPr="007A1D1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heute</w:t>
              </w:r>
              <w:proofErr w:type="spellEnd"/>
            </w:ins>
          </w:p>
        </w:tc>
      </w:tr>
      <w:tr w:rsidR="006F2DA6" w:rsidRPr="007A1D1A" w14:paraId="04BFDD79" w14:textId="77777777" w:rsidTr="006F2DA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" w:author="David Döbele" w:date="2024-09-24T18:51:00Z" w16du:dateUtc="2024-09-24T16:51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7" w:author="David Döbele" w:date="2024-09-24T18:51:00Z" w16du:dateUtc="2024-09-24T16:51:00Z">
            <w:trPr>
              <w:trHeight w:val="20"/>
            </w:trPr>
          </w:trPrChange>
        </w:trPr>
        <w:tc>
          <w:tcPr>
            <w:tcW w:w="8364" w:type="dxa"/>
            <w:gridSpan w:val="7"/>
            <w:vAlign w:val="bottom"/>
            <w:tcPrChange w:id="8" w:author="David Döbele" w:date="2024-09-24T18:51:00Z" w16du:dateUtc="2024-09-24T16:51:00Z">
              <w:tcPr>
                <w:tcW w:w="8364" w:type="dxa"/>
                <w:gridSpan w:val="7"/>
                <w:vAlign w:val="bottom"/>
              </w:tcPr>
            </w:tcPrChange>
          </w:tcPr>
          <w:p w14:paraId="5D908AF7" w14:textId="6EFF53DE" w:rsidR="006F2DA6" w:rsidRPr="007A1D1A" w:rsidRDefault="006F2DA6" w:rsidP="006F2DA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ins w:id="9" w:author="David Döbele" w:date="2024-09-24T18:51:00Z" w16du:dateUtc="2024-09-24T16:51:00Z">
              <w:r w:rsidRPr="00B56346">
                <w:rPr>
                  <w:rFonts w:ascii="Times New Roman" w:hAnsi="Times New Roman" w:cs="Times New Roman"/>
                  <w:sz w:val="20"/>
                  <w:szCs w:val="20"/>
                </w:rPr>
                <w:t xml:space="preserve">Verpflichtender Zivildienstleistender als Rettungssanitäter  </w:t>
              </w:r>
            </w:ins>
            <w:del w:id="10" w:author="David Döbele" w:date="2024-09-24T18:51:00Z" w16du:dateUtc="2024-09-24T16:51:00Z">
              <w:r w:rsidRPr="007A1D1A" w:rsidDel="00DE5C49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Ehrenamtlicher Rettungssanitäter</w:delText>
              </w:r>
            </w:del>
          </w:p>
        </w:tc>
        <w:tc>
          <w:tcPr>
            <w:tcW w:w="1842" w:type="dxa"/>
            <w:gridSpan w:val="3"/>
            <w:vAlign w:val="bottom"/>
            <w:tcPrChange w:id="11" w:author="David Döbele" w:date="2024-09-24T18:51:00Z" w16du:dateUtc="2024-09-24T16:51:00Z">
              <w:tcPr>
                <w:tcW w:w="1842" w:type="dxa"/>
                <w:gridSpan w:val="3"/>
                <w:vAlign w:val="bottom"/>
              </w:tcPr>
            </w:tcPrChange>
          </w:tcPr>
          <w:p w14:paraId="0D2FFB14" w14:textId="6B916A6D" w:rsidR="006F2DA6" w:rsidRPr="006F2DA6" w:rsidRDefault="006F2DA6" w:rsidP="006F2DA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ins w:id="12" w:author="David Döbele" w:date="2024-09-24T18:51:00Z" w16du:dateUtc="2024-09-24T16:51:00Z">
              <w:r w:rsidRPr="006F2DA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rPrChange w:id="13" w:author="David Döbele" w:date="2024-09-24T18:52:00Z" w16du:dateUtc="2024-09-24T16:52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t>10/2023 – 06/2024</w:t>
              </w:r>
            </w:ins>
            <w:del w:id="14" w:author="David Döbele" w:date="2024-09-24T18:51:00Z" w16du:dateUtc="2024-09-24T16:51:00Z">
              <w:r w:rsidRPr="006F2DA6" w:rsidDel="00DE5C49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07/2024 – heute</w:delText>
              </w:r>
            </w:del>
          </w:p>
        </w:tc>
      </w:tr>
      <w:tr w:rsidR="009F4642" w:rsidRPr="007A1D1A" w14:paraId="66A58453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50B5B9CB" w14:textId="23AC1FF6" w:rsidR="009F4642" w:rsidRPr="00EE3DA7" w:rsidRDefault="009F4642" w:rsidP="009F4642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Teilnahme an regelmäßigen Fortbildungsmaßnahmen und Übungen zur Verbesserung der medizinischen Kenntnisse und Rettungsfähigkeiten sowie zur Anpassung an neue medizinische Richtlinien</w:t>
            </w:r>
          </w:p>
        </w:tc>
      </w:tr>
      <w:tr w:rsidR="001C1724" w:rsidRPr="007A1D1A" w14:paraId="4B64C76B" w14:textId="77777777" w:rsidTr="001C1724">
        <w:trPr>
          <w:trHeight w:val="340"/>
        </w:trPr>
        <w:tc>
          <w:tcPr>
            <w:tcW w:w="10206" w:type="dxa"/>
            <w:gridSpan w:val="10"/>
            <w:vAlign w:val="bottom"/>
          </w:tcPr>
          <w:p w14:paraId="4CED6C69" w14:textId="49996F71" w:rsidR="001C1724" w:rsidRPr="00B51C76" w:rsidRDefault="00B51C76" w:rsidP="001C172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color w:val="ED7D31" w:themeColor="accent2"/>
                <w:sz w:val="20"/>
                <w:szCs w:val="20"/>
              </w:rPr>
            </w:pPr>
            <w:r w:rsidRPr="00B51C76">
              <w:rPr>
                <w:rFonts w:ascii="Times New Roman" w:hAnsi="Times New Roman" w:cs="Times New Roman"/>
                <w:b/>
                <w:i w:val="0"/>
                <w:iCs w:val="0"/>
                <w:color w:val="ED7D31" w:themeColor="accent2"/>
                <w:sz w:val="21"/>
                <w:szCs w:val="21"/>
              </w:rPr>
              <w:t>Nachhilfelehrer für Mitschüler in den Fächern Mathematik und Englisch</w:t>
            </w:r>
          </w:p>
        </w:tc>
      </w:tr>
      <w:tr w:rsidR="001C1724" w:rsidRPr="007A1D1A" w14:paraId="51402526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74433473" w14:textId="696B64C7" w:rsidR="001C1724" w:rsidRPr="00B51C76" w:rsidRDefault="00B51C76" w:rsidP="00B51C7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</w:pPr>
            <w:proofErr w:type="spellStart"/>
            <w:r w:rsidRPr="00B51C76">
              <w:rPr>
                <w:rFonts w:ascii="Times New Roman" w:hAnsi="Times New Roman" w:cs="Times New Roman"/>
                <w:color w:val="ED7D31" w:themeColor="accent2"/>
                <w:sz w:val="20"/>
                <w:szCs w:val="20"/>
              </w:rPr>
              <w:t>blablabla</w:t>
            </w:r>
            <w:proofErr w:type="spellEnd"/>
          </w:p>
        </w:tc>
      </w:tr>
      <w:tr w:rsidR="001C1724" w:rsidRPr="007A1D1A" w14:paraId="75098267" w14:textId="77777777" w:rsidTr="00017356">
        <w:trPr>
          <w:trHeight w:val="20"/>
        </w:trPr>
        <w:tc>
          <w:tcPr>
            <w:tcW w:w="10206" w:type="dxa"/>
            <w:gridSpan w:val="10"/>
            <w:vAlign w:val="bottom"/>
          </w:tcPr>
          <w:p w14:paraId="24DE08EF" w14:textId="172ADFF1" w:rsidR="001C1724" w:rsidRPr="00B51C76" w:rsidRDefault="00B51C76" w:rsidP="00B51C76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ED7D31" w:themeColor="accent2"/>
                <w:sz w:val="20"/>
                <w:szCs w:val="20"/>
              </w:rPr>
            </w:pPr>
            <w:proofErr w:type="spellStart"/>
            <w:r w:rsidRPr="00B51C76">
              <w:rPr>
                <w:rFonts w:ascii="Times New Roman" w:hAnsi="Times New Roman" w:cs="Times New Roman"/>
                <w:i w:val="0"/>
                <w:iCs w:val="0"/>
                <w:color w:val="ED7D31" w:themeColor="accent2"/>
                <w:sz w:val="20"/>
                <w:szCs w:val="20"/>
              </w:rPr>
              <w:t>blablabla</w:t>
            </w:r>
            <w:proofErr w:type="spellEnd"/>
          </w:p>
        </w:tc>
      </w:tr>
      <w:tr w:rsidR="009F4642" w:rsidRPr="007A1D1A" w14:paraId="482569A2" w14:textId="77777777" w:rsidTr="0001735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9F4642" w:rsidRPr="00EB413E" w:rsidRDefault="009F4642" w:rsidP="009F464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413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9F4642" w:rsidRPr="007A1D1A" w14:paraId="2B257790" w14:textId="77777777" w:rsidTr="0001735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02FD2787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(C2)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(C1 – Cambridge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Certificate in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Advanced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English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195/200 Punkten)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9F4642" w:rsidRPr="006F2DA6" w14:paraId="45706C3F" w14:textId="77777777" w:rsidTr="00017356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4FC75DDA" w:rsidR="009F4642" w:rsidRPr="007A1D1A" w:rsidRDefault="009F4642" w:rsidP="009F4642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7A1D1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(Word, Excel, PowerPoint, Outlook)</w:t>
            </w:r>
          </w:p>
        </w:tc>
      </w:tr>
      <w:tr w:rsidR="009F4642" w:rsidRPr="007A1D1A" w14:paraId="70CB01B0" w14:textId="77777777" w:rsidTr="00017356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9F4642" w:rsidRPr="007A1D1A" w:rsidRDefault="009F4642" w:rsidP="009F46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319C3FCB" w:rsidR="009F4642" w:rsidRPr="007A1D1A" w:rsidRDefault="009F4642" w:rsidP="009F4642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Fußball, 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Kampfsport </w:t>
            </w:r>
            <w:r w:rsidRPr="001C58E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(Mitglied des Vereins „Dimos“)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Kraftsport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669E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(Fitnesstrainer B Lizenz)</w:t>
            </w:r>
            <w:r w:rsidRPr="007A1D1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Lesen, Klavier  </w:t>
            </w:r>
          </w:p>
        </w:tc>
      </w:tr>
      <w:tr w:rsidR="009F4642" w:rsidRPr="007A1D1A" w14:paraId="071AB173" w14:textId="77777777" w:rsidTr="006F2DA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" w:author="David Döbele" w:date="2024-09-24T18:49:00Z" w16du:dateUtc="2024-09-24T16:49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94"/>
          <w:trPrChange w:id="16" w:author="David Döbele" w:date="2024-09-24T18:49:00Z" w16du:dateUtc="2024-09-24T16:49:00Z">
            <w:trPr>
              <w:trHeight w:val="1531"/>
            </w:trPr>
          </w:trPrChange>
        </w:trPr>
        <w:tc>
          <w:tcPr>
            <w:tcW w:w="10206" w:type="dxa"/>
            <w:gridSpan w:val="10"/>
            <w:vAlign w:val="bottom"/>
            <w:tcPrChange w:id="17" w:author="David Döbele" w:date="2024-09-24T18:49:00Z" w16du:dateUtc="2024-09-24T16:49:00Z">
              <w:tcPr>
                <w:tcW w:w="10206" w:type="dxa"/>
                <w:gridSpan w:val="10"/>
                <w:vAlign w:val="bottom"/>
              </w:tcPr>
            </w:tcPrChange>
          </w:tcPr>
          <w:p w14:paraId="6478BDEA" w14:textId="3760281F" w:rsidR="009F4642" w:rsidRPr="007A1D1A" w:rsidRDefault="009F4642" w:rsidP="009F464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A1D1A">
              <w:rPr>
                <w:rFonts w:ascii="Times New Roman" w:hAnsi="Times New Roman" w:cs="Times New Roman"/>
                <w:sz w:val="20"/>
                <w:szCs w:val="20"/>
              </w:rPr>
              <w:t>Wien, 01.09.2024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6F2DA6">
      <w:footerReference w:type="even" r:id="rId8"/>
      <w:pgSz w:w="11906" w:h="16838"/>
      <w:pgMar w:top="57" w:right="1418" w:bottom="57" w:left="1418" w:header="709" w:footer="709" w:gutter="0"/>
      <w:cols w:space="708"/>
      <w:docGrid w:linePitch="360"/>
      <w:sectPrChange w:id="18" w:author="David Döbele" w:date="2024-09-24T18:49:00Z" w16du:dateUtc="2024-09-24T16:49:00Z">
        <w:sectPr w:rsidR="00723643" w:rsidRPr="0074111D" w:rsidSect="006F2DA6">
          <w:pgMar w:top="964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7305D" w14:textId="77777777" w:rsidR="00C104DE" w:rsidRDefault="00C104DE" w:rsidP="00BE053D">
      <w:pPr>
        <w:spacing w:after="0" w:line="240" w:lineRule="auto"/>
      </w:pPr>
      <w:r>
        <w:separator/>
      </w:r>
    </w:p>
  </w:endnote>
  <w:endnote w:type="continuationSeparator" w:id="0">
    <w:p w14:paraId="3FE3759B" w14:textId="77777777" w:rsidR="00C104DE" w:rsidRDefault="00C104D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35F201" w14:textId="77777777" w:rsidR="00C104DE" w:rsidRDefault="00C104DE" w:rsidP="00BE053D">
      <w:pPr>
        <w:spacing w:after="0" w:line="240" w:lineRule="auto"/>
      </w:pPr>
      <w:r>
        <w:separator/>
      </w:r>
    </w:p>
  </w:footnote>
  <w:footnote w:type="continuationSeparator" w:id="0">
    <w:p w14:paraId="271F3603" w14:textId="77777777" w:rsidR="00C104DE" w:rsidRDefault="00C104D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C23431"/>
    <w:multiLevelType w:val="hybridMultilevel"/>
    <w:tmpl w:val="3E440FB6"/>
    <w:lvl w:ilvl="0" w:tplc="73A86B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2336E3"/>
    <w:multiLevelType w:val="hybridMultilevel"/>
    <w:tmpl w:val="107CB1F8"/>
    <w:lvl w:ilvl="0" w:tplc="BC5215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66403AA6"/>
    <w:lvl w:ilvl="0" w:tplc="47841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sz w:val="21"/>
        <w:szCs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D592E398"/>
    <w:lvl w:ilvl="0" w:tplc="00868D7E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ADF2B792"/>
    <w:lvl w:ilvl="0" w:tplc="CFE65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151219">
    <w:abstractNumId w:val="16"/>
  </w:num>
  <w:num w:numId="2" w16cid:durableId="60494555">
    <w:abstractNumId w:val="19"/>
  </w:num>
  <w:num w:numId="3" w16cid:durableId="667951827">
    <w:abstractNumId w:val="22"/>
  </w:num>
  <w:num w:numId="4" w16cid:durableId="533155813">
    <w:abstractNumId w:val="0"/>
  </w:num>
  <w:num w:numId="5" w16cid:durableId="856697919">
    <w:abstractNumId w:val="1"/>
  </w:num>
  <w:num w:numId="6" w16cid:durableId="81490692">
    <w:abstractNumId w:val="2"/>
  </w:num>
  <w:num w:numId="7" w16cid:durableId="911891738">
    <w:abstractNumId w:val="15"/>
  </w:num>
  <w:num w:numId="8" w16cid:durableId="539172632">
    <w:abstractNumId w:val="25"/>
  </w:num>
  <w:num w:numId="9" w16cid:durableId="1886139435">
    <w:abstractNumId w:val="14"/>
  </w:num>
  <w:num w:numId="10" w16cid:durableId="39328839">
    <w:abstractNumId w:val="26"/>
  </w:num>
  <w:num w:numId="11" w16cid:durableId="2014380091">
    <w:abstractNumId w:val="5"/>
  </w:num>
  <w:num w:numId="12" w16cid:durableId="241567774">
    <w:abstractNumId w:val="7"/>
  </w:num>
  <w:num w:numId="13" w16cid:durableId="2127579645">
    <w:abstractNumId w:val="9"/>
  </w:num>
  <w:num w:numId="14" w16cid:durableId="1466699544">
    <w:abstractNumId w:val="10"/>
  </w:num>
  <w:num w:numId="15" w16cid:durableId="672146368">
    <w:abstractNumId w:val="24"/>
  </w:num>
  <w:num w:numId="16" w16cid:durableId="335421778">
    <w:abstractNumId w:val="4"/>
  </w:num>
  <w:num w:numId="17" w16cid:durableId="1268541336">
    <w:abstractNumId w:val="18"/>
  </w:num>
  <w:num w:numId="18" w16cid:durableId="1094980786">
    <w:abstractNumId w:val="3"/>
  </w:num>
  <w:num w:numId="19" w16cid:durableId="2139104734">
    <w:abstractNumId w:val="21"/>
  </w:num>
  <w:num w:numId="20" w16cid:durableId="1796213158">
    <w:abstractNumId w:val="11"/>
  </w:num>
  <w:num w:numId="21" w16cid:durableId="114060400">
    <w:abstractNumId w:val="13"/>
  </w:num>
  <w:num w:numId="22" w16cid:durableId="1785269178">
    <w:abstractNumId w:val="17"/>
  </w:num>
  <w:num w:numId="23" w16cid:durableId="476652707">
    <w:abstractNumId w:val="8"/>
  </w:num>
  <w:num w:numId="24" w16cid:durableId="1372804281">
    <w:abstractNumId w:val="23"/>
  </w:num>
  <w:num w:numId="25" w16cid:durableId="150567897">
    <w:abstractNumId w:val="27"/>
  </w:num>
  <w:num w:numId="26" w16cid:durableId="609554683">
    <w:abstractNumId w:val="20"/>
  </w:num>
  <w:num w:numId="27" w16cid:durableId="1435396264">
    <w:abstractNumId w:val="6"/>
  </w:num>
  <w:num w:numId="28" w16cid:durableId="1483810256">
    <w:abstractNumId w:val="12"/>
  </w:num>
  <w:num w:numId="29" w16cid:durableId="1484083396">
    <w:abstractNumId w:val="22"/>
  </w:num>
  <w:num w:numId="30" w16cid:durableId="82577831">
    <w:abstractNumId w:val="22"/>
  </w:num>
  <w:num w:numId="31" w16cid:durableId="822088288">
    <w:abstractNumId w:val="22"/>
  </w:num>
  <w:num w:numId="32" w16cid:durableId="277025899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427"/>
    <w:rsid w:val="000028C1"/>
    <w:rsid w:val="000042E6"/>
    <w:rsid w:val="00016DD7"/>
    <w:rsid w:val="00017356"/>
    <w:rsid w:val="0002691A"/>
    <w:rsid w:val="00043414"/>
    <w:rsid w:val="00061D33"/>
    <w:rsid w:val="00064643"/>
    <w:rsid w:val="00067F79"/>
    <w:rsid w:val="00070084"/>
    <w:rsid w:val="00083A78"/>
    <w:rsid w:val="00087747"/>
    <w:rsid w:val="00095A4C"/>
    <w:rsid w:val="000A1FDA"/>
    <w:rsid w:val="000B63E2"/>
    <w:rsid w:val="000B6548"/>
    <w:rsid w:val="000C1703"/>
    <w:rsid w:val="000C3C28"/>
    <w:rsid w:val="000D671A"/>
    <w:rsid w:val="000E226A"/>
    <w:rsid w:val="000E6070"/>
    <w:rsid w:val="000F3546"/>
    <w:rsid w:val="000F77C8"/>
    <w:rsid w:val="001004D5"/>
    <w:rsid w:val="001013D4"/>
    <w:rsid w:val="00103EC5"/>
    <w:rsid w:val="00105374"/>
    <w:rsid w:val="00116C6E"/>
    <w:rsid w:val="00122B33"/>
    <w:rsid w:val="00125CA6"/>
    <w:rsid w:val="001423EA"/>
    <w:rsid w:val="00156FC9"/>
    <w:rsid w:val="001575B3"/>
    <w:rsid w:val="00162A5A"/>
    <w:rsid w:val="001647AB"/>
    <w:rsid w:val="001662C3"/>
    <w:rsid w:val="00172867"/>
    <w:rsid w:val="00175B6D"/>
    <w:rsid w:val="001901ED"/>
    <w:rsid w:val="0019483A"/>
    <w:rsid w:val="00196905"/>
    <w:rsid w:val="001A46BF"/>
    <w:rsid w:val="001A481B"/>
    <w:rsid w:val="001B0186"/>
    <w:rsid w:val="001B62CA"/>
    <w:rsid w:val="001C1724"/>
    <w:rsid w:val="001C58EC"/>
    <w:rsid w:val="001D4DCD"/>
    <w:rsid w:val="001D4F76"/>
    <w:rsid w:val="001F4175"/>
    <w:rsid w:val="00200F4B"/>
    <w:rsid w:val="00223A4D"/>
    <w:rsid w:val="002263B7"/>
    <w:rsid w:val="00230D50"/>
    <w:rsid w:val="00232CB5"/>
    <w:rsid w:val="00234A7E"/>
    <w:rsid w:val="0024373D"/>
    <w:rsid w:val="002508C2"/>
    <w:rsid w:val="00266917"/>
    <w:rsid w:val="00267252"/>
    <w:rsid w:val="00282DB0"/>
    <w:rsid w:val="0029559C"/>
    <w:rsid w:val="002A5D84"/>
    <w:rsid w:val="002B2091"/>
    <w:rsid w:val="002B2BE9"/>
    <w:rsid w:val="002B5454"/>
    <w:rsid w:val="002C6972"/>
    <w:rsid w:val="002D2B32"/>
    <w:rsid w:val="002D4516"/>
    <w:rsid w:val="002D4D23"/>
    <w:rsid w:val="002D6734"/>
    <w:rsid w:val="002D7A80"/>
    <w:rsid w:val="002F2D3C"/>
    <w:rsid w:val="002F46AD"/>
    <w:rsid w:val="002F4CE5"/>
    <w:rsid w:val="003101F0"/>
    <w:rsid w:val="00314B7A"/>
    <w:rsid w:val="00320E56"/>
    <w:rsid w:val="00324BC5"/>
    <w:rsid w:val="003309D9"/>
    <w:rsid w:val="0033346F"/>
    <w:rsid w:val="00340BAB"/>
    <w:rsid w:val="003418E0"/>
    <w:rsid w:val="00347F8D"/>
    <w:rsid w:val="00351285"/>
    <w:rsid w:val="00352C69"/>
    <w:rsid w:val="003701C9"/>
    <w:rsid w:val="00372F7B"/>
    <w:rsid w:val="003733E5"/>
    <w:rsid w:val="00390EA6"/>
    <w:rsid w:val="003A1668"/>
    <w:rsid w:val="003A6C8D"/>
    <w:rsid w:val="003C2E0F"/>
    <w:rsid w:val="003E27C3"/>
    <w:rsid w:val="003F3E3F"/>
    <w:rsid w:val="00404C31"/>
    <w:rsid w:val="004067B8"/>
    <w:rsid w:val="004154BE"/>
    <w:rsid w:val="0042013D"/>
    <w:rsid w:val="00422F83"/>
    <w:rsid w:val="00426D7E"/>
    <w:rsid w:val="0043284E"/>
    <w:rsid w:val="0043430C"/>
    <w:rsid w:val="00435E6D"/>
    <w:rsid w:val="00443668"/>
    <w:rsid w:val="00445914"/>
    <w:rsid w:val="00456B0D"/>
    <w:rsid w:val="004628BF"/>
    <w:rsid w:val="004669EB"/>
    <w:rsid w:val="00473EAD"/>
    <w:rsid w:val="00476AF8"/>
    <w:rsid w:val="00484FD7"/>
    <w:rsid w:val="004929FB"/>
    <w:rsid w:val="00493177"/>
    <w:rsid w:val="004A54BA"/>
    <w:rsid w:val="004B3D73"/>
    <w:rsid w:val="004B6A5E"/>
    <w:rsid w:val="004D7919"/>
    <w:rsid w:val="004E4241"/>
    <w:rsid w:val="004E4F4E"/>
    <w:rsid w:val="004F1834"/>
    <w:rsid w:val="0050648B"/>
    <w:rsid w:val="00507EA7"/>
    <w:rsid w:val="00526089"/>
    <w:rsid w:val="00527A28"/>
    <w:rsid w:val="00527DCA"/>
    <w:rsid w:val="00527EE0"/>
    <w:rsid w:val="00533404"/>
    <w:rsid w:val="00542AAD"/>
    <w:rsid w:val="005716D4"/>
    <w:rsid w:val="00571B60"/>
    <w:rsid w:val="00572876"/>
    <w:rsid w:val="00582BC5"/>
    <w:rsid w:val="00585A4D"/>
    <w:rsid w:val="005B047A"/>
    <w:rsid w:val="005B3496"/>
    <w:rsid w:val="005B36B9"/>
    <w:rsid w:val="005C6127"/>
    <w:rsid w:val="005D6329"/>
    <w:rsid w:val="005E3199"/>
    <w:rsid w:val="005E57F6"/>
    <w:rsid w:val="005F69B0"/>
    <w:rsid w:val="005F774E"/>
    <w:rsid w:val="006003D6"/>
    <w:rsid w:val="00603528"/>
    <w:rsid w:val="006058D8"/>
    <w:rsid w:val="00610200"/>
    <w:rsid w:val="006143D2"/>
    <w:rsid w:val="00623699"/>
    <w:rsid w:val="00624529"/>
    <w:rsid w:val="00632D5A"/>
    <w:rsid w:val="006344C4"/>
    <w:rsid w:val="00634661"/>
    <w:rsid w:val="00635515"/>
    <w:rsid w:val="006405D1"/>
    <w:rsid w:val="006426B8"/>
    <w:rsid w:val="006546FD"/>
    <w:rsid w:val="00665BF3"/>
    <w:rsid w:val="006728ED"/>
    <w:rsid w:val="006732D6"/>
    <w:rsid w:val="00686D22"/>
    <w:rsid w:val="00693E09"/>
    <w:rsid w:val="006A20DA"/>
    <w:rsid w:val="006A2DE9"/>
    <w:rsid w:val="006A6C38"/>
    <w:rsid w:val="006A7230"/>
    <w:rsid w:val="006A798E"/>
    <w:rsid w:val="006B4E32"/>
    <w:rsid w:val="006B72C7"/>
    <w:rsid w:val="006B7F78"/>
    <w:rsid w:val="006C11B2"/>
    <w:rsid w:val="006C2252"/>
    <w:rsid w:val="006D4C89"/>
    <w:rsid w:val="006D7F7F"/>
    <w:rsid w:val="006E2C9C"/>
    <w:rsid w:val="006E40EF"/>
    <w:rsid w:val="006F0039"/>
    <w:rsid w:val="006F2DA6"/>
    <w:rsid w:val="006F7404"/>
    <w:rsid w:val="007102E9"/>
    <w:rsid w:val="00711CEF"/>
    <w:rsid w:val="00711E31"/>
    <w:rsid w:val="00720320"/>
    <w:rsid w:val="007226C1"/>
    <w:rsid w:val="00723643"/>
    <w:rsid w:val="00725D3C"/>
    <w:rsid w:val="00727764"/>
    <w:rsid w:val="00730410"/>
    <w:rsid w:val="00733DA1"/>
    <w:rsid w:val="00737822"/>
    <w:rsid w:val="0074111D"/>
    <w:rsid w:val="00753D4A"/>
    <w:rsid w:val="007540D2"/>
    <w:rsid w:val="00756912"/>
    <w:rsid w:val="00761609"/>
    <w:rsid w:val="00763DCE"/>
    <w:rsid w:val="00767990"/>
    <w:rsid w:val="00776C46"/>
    <w:rsid w:val="00780990"/>
    <w:rsid w:val="0078260B"/>
    <w:rsid w:val="007838D1"/>
    <w:rsid w:val="00783A6F"/>
    <w:rsid w:val="0078457D"/>
    <w:rsid w:val="00785254"/>
    <w:rsid w:val="00785853"/>
    <w:rsid w:val="00790AC4"/>
    <w:rsid w:val="007966F0"/>
    <w:rsid w:val="00797BFC"/>
    <w:rsid w:val="007A1D1A"/>
    <w:rsid w:val="007A5DD7"/>
    <w:rsid w:val="007A720F"/>
    <w:rsid w:val="007B4430"/>
    <w:rsid w:val="007C3816"/>
    <w:rsid w:val="007C6A3C"/>
    <w:rsid w:val="007D4BEE"/>
    <w:rsid w:val="007D5BE9"/>
    <w:rsid w:val="007D7F21"/>
    <w:rsid w:val="007E0E1E"/>
    <w:rsid w:val="007E4FBF"/>
    <w:rsid w:val="007E7C1F"/>
    <w:rsid w:val="008050E4"/>
    <w:rsid w:val="008070D7"/>
    <w:rsid w:val="0082257D"/>
    <w:rsid w:val="008324FF"/>
    <w:rsid w:val="00853438"/>
    <w:rsid w:val="00866846"/>
    <w:rsid w:val="008743D6"/>
    <w:rsid w:val="00875DA9"/>
    <w:rsid w:val="0089397B"/>
    <w:rsid w:val="00895E38"/>
    <w:rsid w:val="008A782B"/>
    <w:rsid w:val="008B0FC0"/>
    <w:rsid w:val="008B1AE0"/>
    <w:rsid w:val="008B7DEA"/>
    <w:rsid w:val="008C26CE"/>
    <w:rsid w:val="008C38B7"/>
    <w:rsid w:val="008C429A"/>
    <w:rsid w:val="008D207A"/>
    <w:rsid w:val="008E1F3D"/>
    <w:rsid w:val="0090052A"/>
    <w:rsid w:val="009053D7"/>
    <w:rsid w:val="0091331D"/>
    <w:rsid w:val="009142ED"/>
    <w:rsid w:val="00917449"/>
    <w:rsid w:val="00930CD1"/>
    <w:rsid w:val="0093223C"/>
    <w:rsid w:val="00934BAB"/>
    <w:rsid w:val="00941A87"/>
    <w:rsid w:val="00943355"/>
    <w:rsid w:val="00945CDB"/>
    <w:rsid w:val="009501C2"/>
    <w:rsid w:val="0095092A"/>
    <w:rsid w:val="009519AA"/>
    <w:rsid w:val="009668B9"/>
    <w:rsid w:val="00967C05"/>
    <w:rsid w:val="00976577"/>
    <w:rsid w:val="00996356"/>
    <w:rsid w:val="00996502"/>
    <w:rsid w:val="00997D9A"/>
    <w:rsid w:val="009A0F36"/>
    <w:rsid w:val="009A63F4"/>
    <w:rsid w:val="009C495A"/>
    <w:rsid w:val="009D4051"/>
    <w:rsid w:val="009D7C49"/>
    <w:rsid w:val="009E1EEE"/>
    <w:rsid w:val="009E7297"/>
    <w:rsid w:val="009F4642"/>
    <w:rsid w:val="009F564E"/>
    <w:rsid w:val="00A0257D"/>
    <w:rsid w:val="00A05C7D"/>
    <w:rsid w:val="00A12EDC"/>
    <w:rsid w:val="00A16FCE"/>
    <w:rsid w:val="00A26D0D"/>
    <w:rsid w:val="00A3198A"/>
    <w:rsid w:val="00A33BDE"/>
    <w:rsid w:val="00A34885"/>
    <w:rsid w:val="00A400AE"/>
    <w:rsid w:val="00A437C5"/>
    <w:rsid w:val="00A43BC1"/>
    <w:rsid w:val="00A47172"/>
    <w:rsid w:val="00A47E38"/>
    <w:rsid w:val="00A605CE"/>
    <w:rsid w:val="00A65F3F"/>
    <w:rsid w:val="00A74225"/>
    <w:rsid w:val="00A76981"/>
    <w:rsid w:val="00A8117B"/>
    <w:rsid w:val="00A9273D"/>
    <w:rsid w:val="00A936D5"/>
    <w:rsid w:val="00AA0B1A"/>
    <w:rsid w:val="00AA1EB0"/>
    <w:rsid w:val="00AA2DA3"/>
    <w:rsid w:val="00AA5A9C"/>
    <w:rsid w:val="00AB016A"/>
    <w:rsid w:val="00AB2A5A"/>
    <w:rsid w:val="00AB7B2B"/>
    <w:rsid w:val="00AD28F8"/>
    <w:rsid w:val="00AE2457"/>
    <w:rsid w:val="00AE4351"/>
    <w:rsid w:val="00AE4ED3"/>
    <w:rsid w:val="00AF1B89"/>
    <w:rsid w:val="00AF333C"/>
    <w:rsid w:val="00B0230B"/>
    <w:rsid w:val="00B04B58"/>
    <w:rsid w:val="00B17D95"/>
    <w:rsid w:val="00B23509"/>
    <w:rsid w:val="00B359DB"/>
    <w:rsid w:val="00B3632B"/>
    <w:rsid w:val="00B409D8"/>
    <w:rsid w:val="00B41140"/>
    <w:rsid w:val="00B5178D"/>
    <w:rsid w:val="00B51C76"/>
    <w:rsid w:val="00B544CC"/>
    <w:rsid w:val="00B56346"/>
    <w:rsid w:val="00B600D1"/>
    <w:rsid w:val="00B60925"/>
    <w:rsid w:val="00B64EAA"/>
    <w:rsid w:val="00B66B7E"/>
    <w:rsid w:val="00B67F1F"/>
    <w:rsid w:val="00B701D7"/>
    <w:rsid w:val="00B76A25"/>
    <w:rsid w:val="00B90595"/>
    <w:rsid w:val="00B9169F"/>
    <w:rsid w:val="00B918E3"/>
    <w:rsid w:val="00B94936"/>
    <w:rsid w:val="00BA215A"/>
    <w:rsid w:val="00BA3546"/>
    <w:rsid w:val="00BB5F09"/>
    <w:rsid w:val="00BC0D9F"/>
    <w:rsid w:val="00BD24F9"/>
    <w:rsid w:val="00BE053D"/>
    <w:rsid w:val="00BE4B22"/>
    <w:rsid w:val="00BF0AEA"/>
    <w:rsid w:val="00BF1A7A"/>
    <w:rsid w:val="00BF1FA3"/>
    <w:rsid w:val="00BF7A6A"/>
    <w:rsid w:val="00C00974"/>
    <w:rsid w:val="00C018E4"/>
    <w:rsid w:val="00C066FA"/>
    <w:rsid w:val="00C104DE"/>
    <w:rsid w:val="00C20DEF"/>
    <w:rsid w:val="00C25387"/>
    <w:rsid w:val="00C47A9C"/>
    <w:rsid w:val="00C54BE3"/>
    <w:rsid w:val="00C57AF6"/>
    <w:rsid w:val="00C57F80"/>
    <w:rsid w:val="00C768ED"/>
    <w:rsid w:val="00C82A8F"/>
    <w:rsid w:val="00C87399"/>
    <w:rsid w:val="00C916C2"/>
    <w:rsid w:val="00CA245B"/>
    <w:rsid w:val="00CB474B"/>
    <w:rsid w:val="00CC7F56"/>
    <w:rsid w:val="00CD1AA4"/>
    <w:rsid w:val="00CD1B12"/>
    <w:rsid w:val="00CD24D0"/>
    <w:rsid w:val="00CD492F"/>
    <w:rsid w:val="00CD55DC"/>
    <w:rsid w:val="00CE1BBC"/>
    <w:rsid w:val="00CE2595"/>
    <w:rsid w:val="00CE28CC"/>
    <w:rsid w:val="00CE3C4F"/>
    <w:rsid w:val="00CE72FC"/>
    <w:rsid w:val="00CF31EE"/>
    <w:rsid w:val="00D1492F"/>
    <w:rsid w:val="00D17B69"/>
    <w:rsid w:val="00D3003C"/>
    <w:rsid w:val="00D30A6A"/>
    <w:rsid w:val="00D331F4"/>
    <w:rsid w:val="00D470E4"/>
    <w:rsid w:val="00D51E25"/>
    <w:rsid w:val="00D52142"/>
    <w:rsid w:val="00D5280E"/>
    <w:rsid w:val="00D61F14"/>
    <w:rsid w:val="00D7166B"/>
    <w:rsid w:val="00D80D6B"/>
    <w:rsid w:val="00D82D28"/>
    <w:rsid w:val="00D82DBC"/>
    <w:rsid w:val="00D85D41"/>
    <w:rsid w:val="00D901E8"/>
    <w:rsid w:val="00D90950"/>
    <w:rsid w:val="00DA69DF"/>
    <w:rsid w:val="00DB33F8"/>
    <w:rsid w:val="00DB3472"/>
    <w:rsid w:val="00DB467E"/>
    <w:rsid w:val="00DC747B"/>
    <w:rsid w:val="00DD38E2"/>
    <w:rsid w:val="00DD7454"/>
    <w:rsid w:val="00DE5BB1"/>
    <w:rsid w:val="00DE7254"/>
    <w:rsid w:val="00E00140"/>
    <w:rsid w:val="00E12DA3"/>
    <w:rsid w:val="00E13110"/>
    <w:rsid w:val="00E24DF1"/>
    <w:rsid w:val="00E2534C"/>
    <w:rsid w:val="00E36AFE"/>
    <w:rsid w:val="00E375B6"/>
    <w:rsid w:val="00E40B9A"/>
    <w:rsid w:val="00E431ED"/>
    <w:rsid w:val="00E45AB1"/>
    <w:rsid w:val="00E51AAB"/>
    <w:rsid w:val="00E54612"/>
    <w:rsid w:val="00E55D90"/>
    <w:rsid w:val="00E56485"/>
    <w:rsid w:val="00E64FF5"/>
    <w:rsid w:val="00E65E33"/>
    <w:rsid w:val="00E66403"/>
    <w:rsid w:val="00E8021D"/>
    <w:rsid w:val="00E907EC"/>
    <w:rsid w:val="00E90E0C"/>
    <w:rsid w:val="00EA5421"/>
    <w:rsid w:val="00EB34FC"/>
    <w:rsid w:val="00EB413E"/>
    <w:rsid w:val="00EB5816"/>
    <w:rsid w:val="00EC3459"/>
    <w:rsid w:val="00ED0EA9"/>
    <w:rsid w:val="00ED14CF"/>
    <w:rsid w:val="00EE3DA7"/>
    <w:rsid w:val="00EF77DF"/>
    <w:rsid w:val="00F115BE"/>
    <w:rsid w:val="00F11BEF"/>
    <w:rsid w:val="00F165E1"/>
    <w:rsid w:val="00F258E7"/>
    <w:rsid w:val="00F271D1"/>
    <w:rsid w:val="00F30499"/>
    <w:rsid w:val="00F31B84"/>
    <w:rsid w:val="00F44B41"/>
    <w:rsid w:val="00F44F5F"/>
    <w:rsid w:val="00F57BA5"/>
    <w:rsid w:val="00F631EC"/>
    <w:rsid w:val="00F64C22"/>
    <w:rsid w:val="00F64FA7"/>
    <w:rsid w:val="00F74D19"/>
    <w:rsid w:val="00F80053"/>
    <w:rsid w:val="00F90641"/>
    <w:rsid w:val="00F921AD"/>
    <w:rsid w:val="00FA02C7"/>
    <w:rsid w:val="00FA4186"/>
    <w:rsid w:val="00FB3FD8"/>
    <w:rsid w:val="00FC0531"/>
    <w:rsid w:val="00FC13F0"/>
    <w:rsid w:val="00FC2509"/>
    <w:rsid w:val="00FD0FB7"/>
    <w:rsid w:val="00FE0496"/>
    <w:rsid w:val="00FE46F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A1D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3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2307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13</cp:revision>
  <cp:lastPrinted>2024-09-17T18:36:00Z</cp:lastPrinted>
  <dcterms:created xsi:type="dcterms:W3CDTF">2024-09-24T15:40:00Z</dcterms:created>
  <dcterms:modified xsi:type="dcterms:W3CDTF">2024-09-24T16:52:00Z</dcterms:modified>
</cp:coreProperties>
</file>