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41" w:rightFromText="141" w:vertAnchor="text" w:horzAnchor="margin" w:tblpXSpec="center" w:tblpY="-224"/>
        <w:tblW w:w="107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686"/>
        <w:gridCol w:w="142"/>
        <w:gridCol w:w="141"/>
        <w:gridCol w:w="284"/>
        <w:gridCol w:w="425"/>
        <w:gridCol w:w="142"/>
        <w:gridCol w:w="142"/>
        <w:gridCol w:w="283"/>
        <w:gridCol w:w="425"/>
        <w:gridCol w:w="3402"/>
      </w:tblGrid>
      <w:tr w:rsidR="00BE2A40" w:rsidRPr="001B1769" w14:paraId="49864BF9" w14:textId="77777777" w:rsidTr="00BE2A40">
        <w:trPr>
          <w:trHeight w:val="283"/>
        </w:trPr>
        <w:tc>
          <w:tcPr>
            <w:tcW w:w="10773" w:type="dxa"/>
            <w:gridSpan w:val="11"/>
            <w:vAlign w:val="bottom"/>
          </w:tcPr>
          <w:p w14:paraId="6D70C765" w14:textId="77777777" w:rsidR="00BE2A40" w:rsidRPr="00612D6F" w:rsidRDefault="00BE2A40" w:rsidP="00BE2A40">
            <w:pPr>
              <w:jc w:val="center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 w:rsidRPr="00612D6F"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Florian Kempf</w:t>
            </w:r>
          </w:p>
          <w:p w14:paraId="1A9E649B" w14:textId="13189417" w:rsidR="00BE2A40" w:rsidRPr="009F4072" w:rsidRDefault="00BE2A40" w:rsidP="00BE2A4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Kilbachweg 4, 65510 Idstein – Heftrich, Deutschland</w:t>
            </w:r>
            <w:r w:rsidR="00A16E73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</w:t>
            </w: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Kempf.florian@t-online.de | +49(0)157 73122100</w:t>
            </w:r>
          </w:p>
        </w:tc>
      </w:tr>
      <w:tr w:rsidR="00BE2A40" w:rsidRPr="001B1769" w14:paraId="462ED9D2" w14:textId="77777777" w:rsidTr="00BE2A40">
        <w:trPr>
          <w:trHeight w:val="454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401D7C1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E2A40" w:rsidRPr="001B1769" w14:paraId="3CE8035D" w14:textId="77777777" w:rsidTr="00BE2A40">
        <w:trPr>
          <w:trHeight w:val="283"/>
        </w:trPr>
        <w:tc>
          <w:tcPr>
            <w:tcW w:w="6663" w:type="dxa"/>
            <w:gridSpan w:val="8"/>
            <w:tcBorders>
              <w:top w:val="single" w:sz="4" w:space="0" w:color="000000"/>
            </w:tcBorders>
            <w:vAlign w:val="bottom"/>
          </w:tcPr>
          <w:p w14:paraId="0E67281B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h_da Hochschule Darmstadt</w:t>
            </w:r>
          </w:p>
        </w:tc>
        <w:tc>
          <w:tcPr>
            <w:tcW w:w="4110" w:type="dxa"/>
            <w:gridSpan w:val="3"/>
            <w:tcBorders>
              <w:top w:val="single" w:sz="4" w:space="0" w:color="000000"/>
            </w:tcBorders>
            <w:vAlign w:val="bottom"/>
          </w:tcPr>
          <w:p w14:paraId="267A4CFB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Darmstadt</w:t>
            </w:r>
          </w:p>
        </w:tc>
      </w:tr>
      <w:tr w:rsidR="00BE2A40" w:rsidRPr="001B1769" w14:paraId="1A36D057" w14:textId="77777777" w:rsidTr="00BE2A40">
        <w:trPr>
          <w:trHeight w:val="227"/>
        </w:trPr>
        <w:tc>
          <w:tcPr>
            <w:tcW w:w="5529" w:type="dxa"/>
            <w:gridSpan w:val="3"/>
            <w:vAlign w:val="bottom"/>
          </w:tcPr>
          <w:p w14:paraId="2BD5D9E2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M.Sc. in Wirtschaftsingenieurwesen (aktueller Schnitt: 1,5)</w:t>
            </w:r>
          </w:p>
        </w:tc>
        <w:tc>
          <w:tcPr>
            <w:tcW w:w="5244" w:type="dxa"/>
            <w:gridSpan w:val="8"/>
            <w:vAlign w:val="bottom"/>
          </w:tcPr>
          <w:p w14:paraId="46147770" w14:textId="0BE57A3D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F4072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9F4072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BE2A40" w:rsidRPr="001B1769" w14:paraId="06C55A1E" w14:textId="77777777" w:rsidTr="00BE2A40">
        <w:trPr>
          <w:trHeight w:val="227"/>
        </w:trPr>
        <w:tc>
          <w:tcPr>
            <w:tcW w:w="10773" w:type="dxa"/>
            <w:gridSpan w:val="11"/>
            <w:vAlign w:val="bottom"/>
          </w:tcPr>
          <w:p w14:paraId="2406B57A" w14:textId="77777777" w:rsidR="00E12D3D" w:rsidRPr="000772B4" w:rsidRDefault="00BE2A40" w:rsidP="00BE2A40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  <w:lang w:val="en-US"/>
                <w:rPrChange w:id="0" w:author="David Döbele" w:date="2023-01-31T19:1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</w:pPr>
            <w:r w:rsidRPr="000772B4">
              <w:rPr>
                <w:rFonts w:ascii="Times New Roman" w:hAnsi="Times New Roman" w:cs="Times New Roman"/>
                <w:sz w:val="20"/>
                <w:szCs w:val="20"/>
                <w:lang w:val="en-US"/>
                <w:rPrChange w:id="1" w:author="David Döbele" w:date="2023-01-31T19:16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Relevante Vertiefungsfächer: Business Development &amp; Entrepreneurship (1,3),</w:t>
            </w:r>
          </w:p>
          <w:p w14:paraId="43E36C7A" w14:textId="306CC351" w:rsidR="00BE2A40" w:rsidRPr="001B1769" w:rsidRDefault="00BE2A40" w:rsidP="00E12D3D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Digitalisierung in der Industrie (1,0), Innovationsmanagement (1,0)</w:t>
            </w:r>
          </w:p>
        </w:tc>
      </w:tr>
      <w:tr w:rsidR="00BE2A40" w:rsidRPr="001B1769" w14:paraId="7F4A2F73" w14:textId="77777777" w:rsidTr="00BE2A40">
        <w:trPr>
          <w:trHeight w:val="283"/>
        </w:trPr>
        <w:tc>
          <w:tcPr>
            <w:tcW w:w="6946" w:type="dxa"/>
            <w:gridSpan w:val="9"/>
            <w:vAlign w:val="bottom"/>
          </w:tcPr>
          <w:p w14:paraId="5C1EE38C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h_da Hochschule Darmstadt</w:t>
            </w:r>
          </w:p>
        </w:tc>
        <w:tc>
          <w:tcPr>
            <w:tcW w:w="3827" w:type="dxa"/>
            <w:gridSpan w:val="2"/>
            <w:vAlign w:val="bottom"/>
          </w:tcPr>
          <w:p w14:paraId="280C69F9" w14:textId="77777777" w:rsidR="00BE2A40" w:rsidRPr="001B1769" w:rsidRDefault="00BE2A40" w:rsidP="00BE2A40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Darmstadt</w:t>
            </w:r>
          </w:p>
        </w:tc>
      </w:tr>
      <w:tr w:rsidR="00BE2A40" w:rsidRPr="001B1769" w14:paraId="5289E1C7" w14:textId="77777777" w:rsidTr="00BE2A40">
        <w:trPr>
          <w:trHeight w:val="227"/>
        </w:trPr>
        <w:tc>
          <w:tcPr>
            <w:tcW w:w="5387" w:type="dxa"/>
            <w:gridSpan w:val="2"/>
            <w:vAlign w:val="bottom"/>
          </w:tcPr>
          <w:p w14:paraId="5C0B3F3E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Wirtschaftsingenieurwesen (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Abschlussnote: 2,3</w:t>
            </w: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5386" w:type="dxa"/>
            <w:gridSpan w:val="9"/>
            <w:vAlign w:val="bottom"/>
          </w:tcPr>
          <w:p w14:paraId="36862017" w14:textId="68E72D78" w:rsidR="00BE2A40" w:rsidRPr="001B1769" w:rsidRDefault="009F4072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E2A40" w:rsidRPr="001B1769" w14:paraId="4A926B54" w14:textId="77777777" w:rsidTr="00BE2A40">
        <w:trPr>
          <w:trHeight w:val="227"/>
        </w:trPr>
        <w:tc>
          <w:tcPr>
            <w:tcW w:w="10773" w:type="dxa"/>
            <w:gridSpan w:val="11"/>
            <w:vAlign w:val="bottom"/>
          </w:tcPr>
          <w:p w14:paraId="0EA77DD1" w14:textId="77777777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Relevante Vertiefung: Strategisches Marketing (1,3), Investition und Finanzierung (1,0), Logistik (1,3)</w:t>
            </w:r>
          </w:p>
        </w:tc>
      </w:tr>
      <w:tr w:rsidR="00BE2A40" w:rsidRPr="001B1769" w14:paraId="7CF6034C" w14:textId="77777777" w:rsidTr="00BE2A40">
        <w:trPr>
          <w:trHeight w:val="283"/>
        </w:trPr>
        <w:tc>
          <w:tcPr>
            <w:tcW w:w="5670" w:type="dxa"/>
            <w:gridSpan w:val="4"/>
            <w:vAlign w:val="bottom"/>
          </w:tcPr>
          <w:p w14:paraId="6E2C5C64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Provadis Partner für Bildung und Beratung</w:t>
            </w:r>
          </w:p>
        </w:tc>
        <w:tc>
          <w:tcPr>
            <w:tcW w:w="5103" w:type="dxa"/>
            <w:gridSpan w:val="7"/>
            <w:vAlign w:val="bottom"/>
          </w:tcPr>
          <w:p w14:paraId="36E1513B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BE2A40" w:rsidRPr="001B1769" w14:paraId="270979B7" w14:textId="77777777" w:rsidTr="00BE2A40">
        <w:trPr>
          <w:trHeight w:val="227"/>
        </w:trPr>
        <w:tc>
          <w:tcPr>
            <w:tcW w:w="5670" w:type="dxa"/>
            <w:gridSpan w:val="4"/>
            <w:vAlign w:val="bottom"/>
          </w:tcPr>
          <w:p w14:paraId="04E963A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Duale Berufsausbildung zum Industriekaufmann</w:t>
            </w:r>
          </w:p>
        </w:tc>
        <w:tc>
          <w:tcPr>
            <w:tcW w:w="5103" w:type="dxa"/>
            <w:gridSpan w:val="7"/>
            <w:vAlign w:val="bottom"/>
          </w:tcPr>
          <w:p w14:paraId="08A11759" w14:textId="21D65F56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BE2A40" w:rsidRPr="001B1769" w14:paraId="5BCFEDE5" w14:textId="77777777" w:rsidTr="00BE2A40">
        <w:trPr>
          <w:trHeight w:val="227"/>
        </w:trPr>
        <w:tc>
          <w:tcPr>
            <w:tcW w:w="10773" w:type="dxa"/>
            <w:gridSpan w:val="11"/>
            <w:vAlign w:val="bottom"/>
          </w:tcPr>
          <w:p w14:paraId="318F26CA" w14:textId="0323533A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In Kooperation mit Sanofi Aventis Deutschland </w:t>
            </w:r>
            <w:r w:rsidR="00541D87">
              <w:rPr>
                <w:rFonts w:ascii="Times New Roman" w:hAnsi="Times New Roman" w:cs="Times New Roman"/>
                <w:sz w:val="20"/>
                <w:szCs w:val="20"/>
              </w:rPr>
              <w:t xml:space="preserve">GmbH 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und EppsteinFOILS </w:t>
            </w:r>
            <w:r w:rsidR="00541D87">
              <w:rPr>
                <w:rFonts w:ascii="Times New Roman" w:hAnsi="Times New Roman" w:cs="Times New Roman"/>
                <w:sz w:val="20"/>
                <w:szCs w:val="20"/>
              </w:rPr>
              <w:t>GmbH</w:t>
            </w:r>
          </w:p>
        </w:tc>
      </w:tr>
      <w:tr w:rsidR="00BE2A40" w:rsidRPr="001B1769" w14:paraId="623B3789" w14:textId="77777777" w:rsidTr="00BE2A40">
        <w:trPr>
          <w:trHeight w:val="283"/>
        </w:trPr>
        <w:tc>
          <w:tcPr>
            <w:tcW w:w="5670" w:type="dxa"/>
            <w:gridSpan w:val="4"/>
            <w:vAlign w:val="bottom"/>
          </w:tcPr>
          <w:p w14:paraId="52E65437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Pestalozzigymnasium Idstein</w:t>
            </w:r>
          </w:p>
        </w:tc>
        <w:tc>
          <w:tcPr>
            <w:tcW w:w="5103" w:type="dxa"/>
            <w:gridSpan w:val="7"/>
            <w:vAlign w:val="bottom"/>
          </w:tcPr>
          <w:p w14:paraId="69399CA4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Idstein</w:t>
            </w:r>
          </w:p>
        </w:tc>
      </w:tr>
      <w:tr w:rsidR="00BE2A40" w:rsidRPr="001B1769" w14:paraId="12374435" w14:textId="77777777" w:rsidTr="00BE2A40">
        <w:trPr>
          <w:trHeight w:val="227"/>
        </w:trPr>
        <w:tc>
          <w:tcPr>
            <w:tcW w:w="5670" w:type="dxa"/>
            <w:gridSpan w:val="4"/>
            <w:vAlign w:val="bottom"/>
          </w:tcPr>
          <w:p w14:paraId="14CE7B8F" w14:textId="763E8370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5103" w:type="dxa"/>
            <w:gridSpan w:val="7"/>
            <w:vAlign w:val="bottom"/>
          </w:tcPr>
          <w:p w14:paraId="5066C8EE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09/2006 – 06/2014</w:t>
            </w:r>
          </w:p>
        </w:tc>
      </w:tr>
      <w:tr w:rsidR="00BE2A40" w:rsidRPr="001B1769" w14:paraId="570C2174" w14:textId="77777777" w:rsidTr="00BE2A40">
        <w:trPr>
          <w:trHeight w:val="454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6D404E63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BE2A40" w:rsidRPr="001B1769" w14:paraId="1FBBE372" w14:textId="77777777" w:rsidTr="00BE2A40">
        <w:trPr>
          <w:trHeight w:val="283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076C31C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Deutsche Bahn Fernverkehr AG</w:t>
            </w:r>
          </w:p>
        </w:tc>
        <w:tc>
          <w:tcPr>
            <w:tcW w:w="4252" w:type="dxa"/>
            <w:gridSpan w:val="4"/>
            <w:tcBorders>
              <w:top w:val="single" w:sz="4" w:space="0" w:color="000000"/>
            </w:tcBorders>
            <w:vAlign w:val="bottom"/>
          </w:tcPr>
          <w:p w14:paraId="5CBED345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BE2A40" w:rsidRPr="001B1769" w14:paraId="05A5F25C" w14:textId="77777777" w:rsidTr="00BE2A40">
        <w:trPr>
          <w:trHeight w:val="227"/>
        </w:trPr>
        <w:tc>
          <w:tcPr>
            <w:tcW w:w="5954" w:type="dxa"/>
            <w:gridSpan w:val="5"/>
            <w:vAlign w:val="bottom"/>
          </w:tcPr>
          <w:p w14:paraId="06115D0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im Bereich Strategie- und Geschäftsfeldentwicklung</w:t>
            </w:r>
          </w:p>
        </w:tc>
        <w:tc>
          <w:tcPr>
            <w:tcW w:w="4819" w:type="dxa"/>
            <w:gridSpan w:val="6"/>
            <w:vAlign w:val="bottom"/>
          </w:tcPr>
          <w:p w14:paraId="632B0D31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12/2022 – heute</w:t>
            </w:r>
          </w:p>
        </w:tc>
      </w:tr>
      <w:tr w:rsidR="00BE2A40" w:rsidRPr="001B1769" w14:paraId="30E38A59" w14:textId="77777777" w:rsidTr="00BE2A40">
        <w:trPr>
          <w:trHeight w:val="1020"/>
        </w:trPr>
        <w:tc>
          <w:tcPr>
            <w:tcW w:w="10773" w:type="dxa"/>
            <w:gridSpan w:val="11"/>
            <w:vAlign w:val="bottom"/>
          </w:tcPr>
          <w:p w14:paraId="4A4F79EE" w14:textId="77777777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Einsatz in der Stabsstelle des Vorstands des DB-Fernverkehrs mit der Verantwortung für die Fernverkehr Strategie 2030</w:t>
            </w:r>
          </w:p>
          <w:p w14:paraId="66057660" w14:textId="3497444C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Erarbeitung von Markt- und Wettbewerbsanalysen im Bereich des Fernverkehrs (u.a. Konkurrenzanalysen zu nationalen und internationalen Mitbewerbern, Machbarkeitsstudien zu</w:t>
            </w:r>
            <w:r w:rsidR="00A16E73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Fixkostenvariabilisierung)</w:t>
            </w:r>
          </w:p>
          <w:p w14:paraId="7A9B35AF" w14:textId="16FE35C6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Erstellung von </w:t>
            </w:r>
            <w:ins w:id="2" w:author="David Döbele" w:date="2023-01-31T19:18:00Z">
              <w:r w:rsidR="000772B4">
                <w:rPr>
                  <w:rFonts w:ascii="Times New Roman" w:hAnsi="Times New Roman" w:cs="Times New Roman"/>
                  <w:sz w:val="20"/>
                  <w:szCs w:val="20"/>
                </w:rPr>
                <w:t xml:space="preserve">Studien und </w:t>
              </w:r>
            </w:ins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Präsentationen </w:t>
            </w:r>
            <w:ins w:id="3" w:author="David Döbele" w:date="2023-01-31T19:19:00Z">
              <w:r w:rsidR="000772B4">
                <w:rPr>
                  <w:rFonts w:ascii="Times New Roman" w:hAnsi="Times New Roman" w:cs="Times New Roman"/>
                  <w:sz w:val="20"/>
                  <w:szCs w:val="20"/>
                </w:rPr>
                <w:t xml:space="preserve">zu unseren Erkenntnissen </w:t>
              </w:r>
            </w:ins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für </w:t>
            </w:r>
            <w:ins w:id="4" w:author="David Döbele" w:date="2023-01-31T19:19:00Z">
              <w:r w:rsidR="000772B4">
                <w:rPr>
                  <w:rFonts w:ascii="Times New Roman" w:hAnsi="Times New Roman" w:cs="Times New Roman"/>
                  <w:sz w:val="20"/>
                  <w:szCs w:val="20"/>
                </w:rPr>
                <w:t xml:space="preserve">die </w:t>
              </w:r>
            </w:ins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Vorstandsebenen</w:t>
            </w:r>
          </w:p>
          <w:p w14:paraId="2F678199" w14:textId="485057A2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Organisation, Durchführung und Moderation von Teamklausuren</w:t>
            </w:r>
            <w:ins w:id="5" w:author="David Döbele" w:date="2023-01-31T19:19:00Z">
              <w:r w:rsidR="000772B4">
                <w:rPr>
                  <w:rFonts w:ascii="Times New Roman" w:hAnsi="Times New Roman" w:cs="Times New Roman"/>
                  <w:sz w:val="20"/>
                  <w:szCs w:val="20"/>
                </w:rPr>
                <w:t xml:space="preserve"> (ca. 30 Mitarbeiter:innen)</w:t>
              </w:r>
            </w:ins>
          </w:p>
        </w:tc>
      </w:tr>
      <w:tr w:rsidR="00BE2A40" w:rsidRPr="001B1769" w14:paraId="3C5ACB26" w14:textId="77777777" w:rsidTr="00BE2A40">
        <w:trPr>
          <w:trHeight w:val="283"/>
        </w:trPr>
        <w:tc>
          <w:tcPr>
            <w:tcW w:w="5529" w:type="dxa"/>
            <w:gridSpan w:val="3"/>
            <w:vAlign w:val="bottom"/>
          </w:tcPr>
          <w:p w14:paraId="243F41EA" w14:textId="46C91734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Sanofi Aventis Deutschland 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GmbH</w:t>
            </w:r>
          </w:p>
        </w:tc>
        <w:tc>
          <w:tcPr>
            <w:tcW w:w="5244" w:type="dxa"/>
            <w:gridSpan w:val="8"/>
            <w:vAlign w:val="bottom"/>
          </w:tcPr>
          <w:p w14:paraId="29D06FB9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BE2A40" w:rsidRPr="001B1769" w14:paraId="138CA10C" w14:textId="77777777" w:rsidTr="00BE2A40">
        <w:trPr>
          <w:trHeight w:val="227"/>
        </w:trPr>
        <w:tc>
          <w:tcPr>
            <w:tcW w:w="5529" w:type="dxa"/>
            <w:gridSpan w:val="3"/>
            <w:vAlign w:val="bottom"/>
          </w:tcPr>
          <w:p w14:paraId="02303A77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Praktikant im Projektmanagement</w:t>
            </w:r>
          </w:p>
        </w:tc>
        <w:tc>
          <w:tcPr>
            <w:tcW w:w="5244" w:type="dxa"/>
            <w:gridSpan w:val="8"/>
            <w:vAlign w:val="bottom"/>
          </w:tcPr>
          <w:p w14:paraId="0F3F898D" w14:textId="71780229" w:rsidR="00BE2A40" w:rsidRPr="001B1769" w:rsidRDefault="00E0644B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BE2A40" w:rsidRPr="001B1769" w14:paraId="7DEB6F3E" w14:textId="77777777" w:rsidTr="00BE2A40">
        <w:trPr>
          <w:trHeight w:val="57"/>
        </w:trPr>
        <w:tc>
          <w:tcPr>
            <w:tcW w:w="10773" w:type="dxa"/>
            <w:gridSpan w:val="11"/>
            <w:vAlign w:val="bottom"/>
          </w:tcPr>
          <w:p w14:paraId="150B0408" w14:textId="77777777" w:rsidR="00BE2A40" w:rsidRPr="001B1769" w:rsidRDefault="00BE2A40" w:rsidP="00BE2A40">
            <w:pPr>
              <w:pStyle w:val="Listenabsatz"/>
              <w:numPr>
                <w:ilvl w:val="0"/>
                <w:numId w:val="5"/>
              </w:numPr>
              <w:suppressAutoHyphens/>
              <w:autoSpaceDN w:val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Entlastung des Projektmanagementteams im Alltagsgeschäft (u.a. Deadline-Management, Priorisierung)</w:t>
            </w:r>
          </w:p>
          <w:p w14:paraId="62A662FF" w14:textId="77777777" w:rsidR="00BE2A40" w:rsidRPr="001B1769" w:rsidRDefault="00BE2A40" w:rsidP="00BE2A40">
            <w:pPr>
              <w:pStyle w:val="Listenabsatz"/>
              <w:numPr>
                <w:ilvl w:val="0"/>
                <w:numId w:val="5"/>
              </w:numPr>
              <w:suppressAutoHyphens/>
              <w:autoSpaceDN w:val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Analyse und Visualisierung des Projektstatus für Meetings auf multinationaler Managementebene</w:t>
            </w:r>
          </w:p>
          <w:p w14:paraId="2430C467" w14:textId="77777777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Proaktives Einholen relevanter Projektformationen aus verschiedensten Workstreams/ Abteilungen zur Gewährleistung der Einhaltung der Projektrahmenbedingungen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BE2A40" w:rsidRPr="001B1769" w14:paraId="324C87D8" w14:textId="77777777" w:rsidTr="00BE2A40">
        <w:trPr>
          <w:trHeight w:val="283"/>
        </w:trPr>
        <w:tc>
          <w:tcPr>
            <w:tcW w:w="5529" w:type="dxa"/>
            <w:gridSpan w:val="3"/>
            <w:vAlign w:val="bottom"/>
          </w:tcPr>
          <w:p w14:paraId="4C1796D5" w14:textId="7456DD76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Innomatec Test- und Sonderanlagen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5244" w:type="dxa"/>
            <w:gridSpan w:val="8"/>
            <w:vAlign w:val="bottom"/>
          </w:tcPr>
          <w:p w14:paraId="40024637" w14:textId="7D2C64A0" w:rsidR="00BE2A40" w:rsidRPr="001B1769" w:rsidRDefault="00E12D3D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Idstein</w:t>
            </w:r>
          </w:p>
        </w:tc>
      </w:tr>
      <w:tr w:rsidR="00BE2A40" w:rsidRPr="001B1769" w14:paraId="175A5E2E" w14:textId="77777777" w:rsidTr="00BE2A40">
        <w:trPr>
          <w:trHeight w:val="227"/>
        </w:trPr>
        <w:tc>
          <w:tcPr>
            <w:tcW w:w="5529" w:type="dxa"/>
            <w:gridSpan w:val="3"/>
            <w:vAlign w:val="bottom"/>
          </w:tcPr>
          <w:p w14:paraId="3D043778" w14:textId="075720F0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Werkstudent </w:t>
            </w:r>
            <w:r w:rsidR="00A16E7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im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technische</w:t>
            </w:r>
            <w:r w:rsidR="00A16E7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Einkauf</w:t>
            </w:r>
          </w:p>
        </w:tc>
        <w:tc>
          <w:tcPr>
            <w:tcW w:w="5244" w:type="dxa"/>
            <w:gridSpan w:val="8"/>
            <w:vAlign w:val="bottom"/>
          </w:tcPr>
          <w:p w14:paraId="65D0D3CD" w14:textId="35F2DF21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</w:p>
        </w:tc>
      </w:tr>
      <w:tr w:rsidR="00BE2A40" w:rsidRPr="001B1769" w14:paraId="09FF1EE5" w14:textId="77777777" w:rsidTr="00BE2A40">
        <w:trPr>
          <w:trHeight w:val="113"/>
        </w:trPr>
        <w:tc>
          <w:tcPr>
            <w:tcW w:w="10773" w:type="dxa"/>
            <w:gridSpan w:val="11"/>
            <w:vAlign w:val="bottom"/>
          </w:tcPr>
          <w:p w14:paraId="00DBC41C" w14:textId="77777777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Analyse, Bewertung und Auswahl potentieller Lieferanten </w:t>
            </w:r>
          </w:p>
        </w:tc>
      </w:tr>
      <w:tr w:rsidR="00BE2A40" w:rsidRPr="001B1769" w14:paraId="289B9630" w14:textId="77777777" w:rsidTr="00BE2A40">
        <w:trPr>
          <w:trHeight w:val="283"/>
        </w:trPr>
        <w:tc>
          <w:tcPr>
            <w:tcW w:w="5529" w:type="dxa"/>
            <w:gridSpan w:val="3"/>
            <w:vAlign w:val="bottom"/>
          </w:tcPr>
          <w:p w14:paraId="1B50FDED" w14:textId="467613C9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Provadis Partner für Bildung und Beratung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5244" w:type="dxa"/>
            <w:gridSpan w:val="8"/>
            <w:vAlign w:val="bottom"/>
          </w:tcPr>
          <w:p w14:paraId="0D2A3E1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BE2A40" w:rsidRPr="001B1769" w14:paraId="26EF1773" w14:textId="77777777" w:rsidTr="00BE2A40">
        <w:trPr>
          <w:trHeight w:val="227"/>
        </w:trPr>
        <w:tc>
          <w:tcPr>
            <w:tcW w:w="6379" w:type="dxa"/>
            <w:gridSpan w:val="6"/>
            <w:vAlign w:val="bottom"/>
          </w:tcPr>
          <w:p w14:paraId="73DD6B44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Duale Berufsausbildung zum Industriekaufmann</w:t>
            </w:r>
          </w:p>
        </w:tc>
        <w:tc>
          <w:tcPr>
            <w:tcW w:w="4394" w:type="dxa"/>
            <w:gridSpan w:val="5"/>
            <w:vAlign w:val="bottom"/>
          </w:tcPr>
          <w:p w14:paraId="1068FE43" w14:textId="2BCEA168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BE2A40" w:rsidRPr="001B1769" w14:paraId="274F3854" w14:textId="77777777" w:rsidTr="00BE2A40">
        <w:tc>
          <w:tcPr>
            <w:tcW w:w="10773" w:type="dxa"/>
            <w:gridSpan w:val="11"/>
            <w:vAlign w:val="bottom"/>
          </w:tcPr>
          <w:p w14:paraId="3D6358B7" w14:textId="77777777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Einsatz in verschiedenen Abteilungen (u.a. Vertrieb, Marketing, Finanzen &amp; Controlling, Qualitätssicherung, Arbeitsvorbereitung und Einkauf) und Unternehmen unterschiedlicher Branchen (u.a. Maschinenbau, Pharmazie)</w:t>
            </w:r>
          </w:p>
        </w:tc>
      </w:tr>
      <w:tr w:rsidR="00BE2A40" w:rsidRPr="001B1769" w14:paraId="573BEE01" w14:textId="77777777" w:rsidTr="00BE2A40">
        <w:trPr>
          <w:trHeight w:val="454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2530ABCF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BE2A40" w:rsidRPr="001B1769" w14:paraId="0143F668" w14:textId="77777777" w:rsidTr="00BE2A40">
        <w:trPr>
          <w:trHeight w:val="283"/>
        </w:trPr>
        <w:tc>
          <w:tcPr>
            <w:tcW w:w="5529" w:type="dxa"/>
            <w:gridSpan w:val="3"/>
            <w:tcBorders>
              <w:top w:val="single" w:sz="4" w:space="0" w:color="000000"/>
            </w:tcBorders>
            <w:vAlign w:val="bottom"/>
          </w:tcPr>
          <w:p w14:paraId="312672FB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SV 1920 Heftrich e.V. </w:t>
            </w:r>
          </w:p>
        </w:tc>
        <w:tc>
          <w:tcPr>
            <w:tcW w:w="5244" w:type="dxa"/>
            <w:gridSpan w:val="8"/>
            <w:tcBorders>
              <w:top w:val="single" w:sz="4" w:space="0" w:color="000000"/>
            </w:tcBorders>
            <w:vAlign w:val="bottom"/>
          </w:tcPr>
          <w:p w14:paraId="2B15E02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Idstein</w:t>
            </w:r>
          </w:p>
        </w:tc>
      </w:tr>
      <w:tr w:rsidR="00BE2A40" w:rsidRPr="001B1769" w14:paraId="7EF061AB" w14:textId="77777777" w:rsidTr="00BE2A40">
        <w:trPr>
          <w:trHeight w:val="227"/>
        </w:trPr>
        <w:tc>
          <w:tcPr>
            <w:tcW w:w="6663" w:type="dxa"/>
            <w:gridSpan w:val="8"/>
            <w:vAlign w:val="bottom"/>
          </w:tcPr>
          <w:p w14:paraId="2750B1E6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im Sportvorstand </w:t>
            </w:r>
          </w:p>
        </w:tc>
        <w:tc>
          <w:tcPr>
            <w:tcW w:w="4110" w:type="dxa"/>
            <w:gridSpan w:val="3"/>
            <w:vAlign w:val="bottom"/>
          </w:tcPr>
          <w:p w14:paraId="5DC58E49" w14:textId="395237E1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 – heute</w:t>
            </w:r>
          </w:p>
        </w:tc>
      </w:tr>
      <w:tr w:rsidR="00BE2A40" w:rsidRPr="001B1769" w14:paraId="5AC3241F" w14:textId="77777777" w:rsidTr="00BE2A40">
        <w:trPr>
          <w:trHeight w:val="193"/>
        </w:trPr>
        <w:tc>
          <w:tcPr>
            <w:tcW w:w="10773" w:type="dxa"/>
            <w:gridSpan w:val="11"/>
            <w:vAlign w:val="bottom"/>
          </w:tcPr>
          <w:p w14:paraId="66DFC8DE" w14:textId="596075B7" w:rsidR="00BE2A40" w:rsidRPr="001B1769" w:rsidRDefault="00BE2A40" w:rsidP="00BE2A40">
            <w:pPr>
              <w:pStyle w:val="Listenabsatz"/>
              <w:numPr>
                <w:ilvl w:val="0"/>
                <w:numId w:val="7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Verantwort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ung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für die Abteilung Senioren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ußball</w:t>
            </w:r>
          </w:p>
          <w:p w14:paraId="3229CE48" w14:textId="1DB6137A" w:rsidR="00BE2A40" w:rsidRPr="001B1769" w:rsidRDefault="00BE2A40" w:rsidP="00BE2A40">
            <w:pPr>
              <w:pStyle w:val="Listenabsatz"/>
              <w:numPr>
                <w:ilvl w:val="0"/>
                <w:numId w:val="7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Organisation und Koordinierung der Sanierung und Erweiterung des 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Vereins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heims (Budget: 0,25 Mio. EUR)</w:t>
            </w:r>
          </w:p>
          <w:p w14:paraId="08DB6DA3" w14:textId="77777777" w:rsidR="00BE2A40" w:rsidRPr="001B1769" w:rsidRDefault="00BE2A40" w:rsidP="00BE2A40">
            <w:pPr>
              <w:pStyle w:val="Listenabsatz"/>
              <w:numPr>
                <w:ilvl w:val="0"/>
                <w:numId w:val="7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Vorantreiben der Erneuerung der Sportanlage (Budget: 0,35 Mio. EUR)</w:t>
            </w:r>
          </w:p>
          <w:p w14:paraId="6509B2A5" w14:textId="77777777" w:rsidR="00BE2A40" w:rsidRPr="001B1769" w:rsidRDefault="00BE2A40" w:rsidP="00BE2A40">
            <w:pPr>
              <w:pStyle w:val="Listenabsatz"/>
              <w:numPr>
                <w:ilvl w:val="0"/>
                <w:numId w:val="7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Entwicklung eines Entwurfs zur Gewinnung neuer Sponsoren und Ausweiten des aktuellen Sponsoring-Konzepts</w:t>
            </w:r>
          </w:p>
          <w:p w14:paraId="40175921" w14:textId="2353B496" w:rsidR="000772B4" w:rsidRPr="000772B4" w:rsidRDefault="00BE2A40" w:rsidP="000772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Erarbeitung neuer Programme zur Stärkung der Jugendabteilung</w:t>
            </w:r>
            <w:r w:rsidR="00E12D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Kooperation mit lokalen Schulen</w:t>
            </w:r>
          </w:p>
        </w:tc>
      </w:tr>
      <w:tr w:rsidR="00BE2A40" w:rsidRPr="001B1769" w14:paraId="1D7C48AA" w14:textId="77777777" w:rsidTr="00BE2A40">
        <w:trPr>
          <w:trHeight w:val="283"/>
        </w:trPr>
        <w:tc>
          <w:tcPr>
            <w:tcW w:w="5954" w:type="dxa"/>
            <w:gridSpan w:val="5"/>
            <w:vAlign w:val="bottom"/>
          </w:tcPr>
          <w:p w14:paraId="0B4DB10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Junior Comtec e.V.</w:t>
            </w:r>
          </w:p>
        </w:tc>
        <w:tc>
          <w:tcPr>
            <w:tcW w:w="4819" w:type="dxa"/>
            <w:gridSpan w:val="6"/>
            <w:vAlign w:val="bottom"/>
          </w:tcPr>
          <w:p w14:paraId="3E8C0A84" w14:textId="0660EEC6" w:rsidR="00BE2A40" w:rsidRPr="001B1769" w:rsidRDefault="00E12D3D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Darmstadt</w:t>
            </w:r>
          </w:p>
        </w:tc>
      </w:tr>
      <w:tr w:rsidR="00BE2A40" w:rsidRPr="001B1769" w14:paraId="394283BF" w14:textId="77777777" w:rsidTr="00BE2A40">
        <w:trPr>
          <w:trHeight w:val="227"/>
        </w:trPr>
        <w:tc>
          <w:tcPr>
            <w:tcW w:w="7371" w:type="dxa"/>
            <w:gridSpan w:val="10"/>
            <w:vAlign w:val="bottom"/>
          </w:tcPr>
          <w:p w14:paraId="43FC6C03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 der studentischen Unternehmensberatung der TU Darmstadt</w:t>
            </w:r>
          </w:p>
        </w:tc>
        <w:tc>
          <w:tcPr>
            <w:tcW w:w="3402" w:type="dxa"/>
            <w:vAlign w:val="bottom"/>
          </w:tcPr>
          <w:p w14:paraId="45C88927" w14:textId="359B4866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BE2A40" w:rsidRPr="001B1769" w14:paraId="15884A36" w14:textId="77777777" w:rsidTr="00BE2A40">
        <w:trPr>
          <w:trHeight w:val="20"/>
        </w:trPr>
        <w:tc>
          <w:tcPr>
            <w:tcW w:w="10773" w:type="dxa"/>
            <w:gridSpan w:val="11"/>
            <w:vAlign w:val="bottom"/>
          </w:tcPr>
          <w:p w14:paraId="47C5036A" w14:textId="52CCA4FE" w:rsidR="00BE2A40" w:rsidRPr="001B1769" w:rsidRDefault="00BE2A40" w:rsidP="00BE2A40">
            <w:pPr>
              <w:pStyle w:val="Listenabsatz"/>
              <w:numPr>
                <w:ilvl w:val="0"/>
                <w:numId w:val="7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del w:id="6" w:author="David Döbele" w:date="2023-01-31T19:23:00Z">
              <w:r w:rsidRPr="001B1769" w:rsidDel="002E60F6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Durchführung und </w:delText>
              </w:r>
            </w:del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Erstellung von Konzepten</w:t>
            </w:r>
            <w:ins w:id="7" w:author="David Döbele" w:date="2023-01-31T19:23:00Z">
              <w:r w:rsidR="002E60F6">
                <w:rPr>
                  <w:rFonts w:ascii="Times New Roman" w:hAnsi="Times New Roman" w:cs="Times New Roman"/>
                  <w:sz w:val="20"/>
                  <w:szCs w:val="20"/>
                </w:rPr>
                <w:t xml:space="preserve"> und Handlungsmaßnahmen</w:t>
              </w:r>
            </w:ins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zur Verbesserung der Arbeitseffizienz und Bürokonzeption </w:t>
            </w:r>
          </w:p>
          <w:p w14:paraId="6C20C8DB" w14:textId="77777777" w:rsidR="00BE2A40" w:rsidRPr="001B1769" w:rsidRDefault="00BE2A40" w:rsidP="00BE2A40">
            <w:pPr>
              <w:pStyle w:val="Listenabsatz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Durchführung von Konkurrenzanalysen und Entwicklung von Strategien mit unterschiedlichsten Schwerpunkten </w:t>
            </w:r>
          </w:p>
          <w:p w14:paraId="40C6611C" w14:textId="78E46A1E" w:rsidR="00BE2A40" w:rsidRPr="001B1769" w:rsidRDefault="009F4072" w:rsidP="00BE2A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Absolvierung g</w:t>
            </w:r>
            <w:r w:rsidR="00BE2A40" w:rsidRPr="001B1769">
              <w:rPr>
                <w:rFonts w:ascii="Times New Roman" w:hAnsi="Times New Roman" w:cs="Times New Roman"/>
                <w:sz w:val="20"/>
                <w:szCs w:val="20"/>
              </w:rPr>
              <w:t>ezielte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BE2A40"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Workshops in Projektkalkulation und -Planung auf Basis abgeschlossener Projekte, sowie Schulungen in Präsentation, Kommunikation, Kundenkontakt und MS-Office</w:t>
            </w:r>
          </w:p>
        </w:tc>
      </w:tr>
      <w:tr w:rsidR="00BE2A40" w:rsidRPr="001B1769" w14:paraId="4860B57B" w14:textId="77777777" w:rsidTr="00BE2A40">
        <w:trPr>
          <w:trHeight w:val="454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2893C7B2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BE2A40" w:rsidRPr="001B1769" w14:paraId="4B93EF49" w14:textId="77777777" w:rsidTr="00BE2A40">
        <w:trPr>
          <w:trHeight w:val="227"/>
        </w:trPr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 w14:paraId="411F03E7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072" w:type="dxa"/>
            <w:gridSpan w:val="10"/>
            <w:tcBorders>
              <w:top w:val="single" w:sz="4" w:space="0" w:color="000000"/>
            </w:tcBorders>
            <w:vAlign w:val="bottom"/>
          </w:tcPr>
          <w:p w14:paraId="5DE5950D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</w:p>
        </w:tc>
      </w:tr>
      <w:tr w:rsidR="00BE2A40" w:rsidRPr="001B1769" w14:paraId="3B349414" w14:textId="77777777" w:rsidTr="00BE2A40">
        <w:trPr>
          <w:trHeight w:val="227"/>
        </w:trPr>
        <w:tc>
          <w:tcPr>
            <w:tcW w:w="1701" w:type="dxa"/>
            <w:vAlign w:val="bottom"/>
          </w:tcPr>
          <w:p w14:paraId="054F9C04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072" w:type="dxa"/>
            <w:gridSpan w:val="10"/>
            <w:vAlign w:val="bottom"/>
          </w:tcPr>
          <w:p w14:paraId="5A20E66C" w14:textId="48744F5D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(fortgeschritten)</w:t>
            </w:r>
            <w:r w:rsidR="009F4072" w:rsidRPr="009F407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, SAP </w:t>
            </w:r>
            <w:r w:rsidR="009F407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(Grundkenntnisse) </w:t>
            </w:r>
          </w:p>
        </w:tc>
      </w:tr>
      <w:tr w:rsidR="00BE2A40" w:rsidRPr="001B1769" w14:paraId="78F77EEF" w14:textId="77777777" w:rsidTr="00BE2A40">
        <w:trPr>
          <w:trHeight w:val="227"/>
        </w:trPr>
        <w:tc>
          <w:tcPr>
            <w:tcW w:w="1701" w:type="dxa"/>
            <w:vAlign w:val="bottom"/>
          </w:tcPr>
          <w:p w14:paraId="3F95C29C" w14:textId="77777777" w:rsidR="00BE2A40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  <w:p w14:paraId="6B218ABF" w14:textId="353EA6E7" w:rsidR="00E12D3D" w:rsidRPr="001B1769" w:rsidRDefault="00E12D3D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72" w:type="dxa"/>
            <w:gridSpan w:val="10"/>
            <w:vAlign w:val="bottom"/>
          </w:tcPr>
          <w:p w14:paraId="00D4A62B" w14:textId="79396F33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Backpacken </w:t>
            </w:r>
            <w:r w:rsidRPr="000E53C1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8" w:author="David Döbele" w:date="2023-01-31T19:23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(3 Auslandsaufenthalte in Südamerika, Asien, Australien, Gesamtdauer 13 Monate),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9" w:author="David Döbele" w:date="2023-01-31T19:23:00Z">
              <w:r w:rsidR="00DB168E">
                <w:rPr>
                  <w:rFonts w:ascii="Times New Roman" w:hAnsi="Times New Roman" w:cs="Times New Roman"/>
                  <w:sz w:val="20"/>
                  <w:szCs w:val="20"/>
                </w:rPr>
                <w:br/>
              </w:r>
            </w:ins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Sport- und Outdooraktivitäten, Heimwerken </w:t>
            </w:r>
            <w:r w:rsidRPr="000E53C1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0" w:author="David Döbele" w:date="2023-01-31T19:23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(seit 2021 Sanierung eines Einfamilienhauses)</w:t>
            </w:r>
          </w:p>
        </w:tc>
      </w:tr>
      <w:tr w:rsidR="00BE2A40" w:rsidRPr="001B1769" w14:paraId="195D2F36" w14:textId="77777777" w:rsidTr="00BE2A40">
        <w:trPr>
          <w:trHeight w:val="1134"/>
        </w:trPr>
        <w:tc>
          <w:tcPr>
            <w:tcW w:w="10773" w:type="dxa"/>
            <w:gridSpan w:val="11"/>
            <w:vAlign w:val="bottom"/>
          </w:tcPr>
          <w:p w14:paraId="4E51D425" w14:textId="631F5FF2" w:rsidR="002E6CD0" w:rsidRDefault="002E6CD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90DA20D" wp14:editId="74A56295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-139700</wp:posOffset>
                  </wp:positionV>
                  <wp:extent cx="913130" cy="425450"/>
                  <wp:effectExtent l="0" t="0" r="1270" b="0"/>
                  <wp:wrapNone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fik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13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9EBFCB" w14:textId="77777777" w:rsidR="002E6CD0" w:rsidRDefault="002E6CD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CD8352" w14:textId="43104B23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Florian Kempf,</w:t>
            </w:r>
          </w:p>
          <w:p w14:paraId="6C33C6C4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Idstein, 27.01.2023</w:t>
            </w:r>
          </w:p>
        </w:tc>
      </w:tr>
    </w:tbl>
    <w:p w14:paraId="7336E75A" w14:textId="20778FD2" w:rsidR="00C80A94" w:rsidRDefault="00C80A94" w:rsidP="002E6C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sectPr w:rsidR="00C80A94" w:rsidSect="00A16E73">
      <w:footerReference w:type="even" r:id="rId10"/>
      <w:pgSz w:w="11906" w:h="16838"/>
      <w:pgMar w:top="567" w:right="1134" w:bottom="340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4F1B8" w14:textId="77777777" w:rsidR="00B23A92" w:rsidRDefault="00B23A92">
      <w:pPr>
        <w:spacing w:after="0" w:line="240" w:lineRule="auto"/>
      </w:pPr>
      <w:r>
        <w:separator/>
      </w:r>
    </w:p>
  </w:endnote>
  <w:endnote w:type="continuationSeparator" w:id="0">
    <w:p w14:paraId="443F9C2E" w14:textId="77777777" w:rsidR="00B23A92" w:rsidRDefault="00B23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3D35C" w14:textId="77777777" w:rsidR="00C80A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D0032E2" w14:textId="77777777" w:rsidR="00C80A94" w:rsidRDefault="00C80A9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47300" w14:textId="77777777" w:rsidR="00B23A92" w:rsidRDefault="00B23A92">
      <w:pPr>
        <w:spacing w:after="0" w:line="240" w:lineRule="auto"/>
      </w:pPr>
      <w:r>
        <w:separator/>
      </w:r>
    </w:p>
  </w:footnote>
  <w:footnote w:type="continuationSeparator" w:id="0">
    <w:p w14:paraId="6D809686" w14:textId="77777777" w:rsidR="00B23A92" w:rsidRDefault="00B23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64DE"/>
    <w:multiLevelType w:val="multilevel"/>
    <w:tmpl w:val="C6B245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7130F1"/>
    <w:multiLevelType w:val="hybridMultilevel"/>
    <w:tmpl w:val="91C23CB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3E3258"/>
    <w:multiLevelType w:val="multilevel"/>
    <w:tmpl w:val="36802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795B2B"/>
    <w:multiLevelType w:val="multilevel"/>
    <w:tmpl w:val="5A0E5C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4422DB"/>
    <w:multiLevelType w:val="multilevel"/>
    <w:tmpl w:val="B560C50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6F4DAD"/>
    <w:multiLevelType w:val="multilevel"/>
    <w:tmpl w:val="332683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245EC2"/>
    <w:multiLevelType w:val="multilevel"/>
    <w:tmpl w:val="E4AC5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C1A73E1"/>
    <w:multiLevelType w:val="multilevel"/>
    <w:tmpl w:val="8458C4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C801D63"/>
    <w:multiLevelType w:val="multilevel"/>
    <w:tmpl w:val="47D88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39680006">
    <w:abstractNumId w:val="2"/>
  </w:num>
  <w:num w:numId="2" w16cid:durableId="907030940">
    <w:abstractNumId w:val="0"/>
  </w:num>
  <w:num w:numId="3" w16cid:durableId="429933554">
    <w:abstractNumId w:val="4"/>
  </w:num>
  <w:num w:numId="4" w16cid:durableId="1795173077">
    <w:abstractNumId w:val="5"/>
  </w:num>
  <w:num w:numId="5" w16cid:durableId="499078122">
    <w:abstractNumId w:val="6"/>
  </w:num>
  <w:num w:numId="6" w16cid:durableId="596250672">
    <w:abstractNumId w:val="7"/>
  </w:num>
  <w:num w:numId="7" w16cid:durableId="1580408440">
    <w:abstractNumId w:val="3"/>
  </w:num>
  <w:num w:numId="8" w16cid:durableId="269627275">
    <w:abstractNumId w:val="8"/>
  </w:num>
  <w:num w:numId="9" w16cid:durableId="51716315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A94"/>
    <w:rsid w:val="00054B23"/>
    <w:rsid w:val="000772B4"/>
    <w:rsid w:val="000E53C1"/>
    <w:rsid w:val="0012555F"/>
    <w:rsid w:val="001B1769"/>
    <w:rsid w:val="002E60F6"/>
    <w:rsid w:val="002E6CD0"/>
    <w:rsid w:val="00403E0E"/>
    <w:rsid w:val="00424EF2"/>
    <w:rsid w:val="00541D87"/>
    <w:rsid w:val="0060150E"/>
    <w:rsid w:val="00612D6F"/>
    <w:rsid w:val="008F2A01"/>
    <w:rsid w:val="009F4072"/>
    <w:rsid w:val="00A16E73"/>
    <w:rsid w:val="00A629F3"/>
    <w:rsid w:val="00AE5161"/>
    <w:rsid w:val="00B23A92"/>
    <w:rsid w:val="00B7282A"/>
    <w:rsid w:val="00B74302"/>
    <w:rsid w:val="00BE2A40"/>
    <w:rsid w:val="00C80A94"/>
    <w:rsid w:val="00D90A70"/>
    <w:rsid w:val="00DB168E"/>
    <w:rsid w:val="00DE0E08"/>
    <w:rsid w:val="00E0644B"/>
    <w:rsid w:val="00E12D3D"/>
    <w:rsid w:val="00F05618"/>
    <w:rsid w:val="00F6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E4925"/>
  <w15:docId w15:val="{297F1B9F-DF3C-4789-9F9C-BABD94E2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0772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4E3D6AC3-67C7-4C8E-A85B-D893415B1E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543</Words>
  <Characters>3424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8</cp:revision>
  <cp:lastPrinted>2023-01-27T21:57:00Z</cp:lastPrinted>
  <dcterms:created xsi:type="dcterms:W3CDTF">2023-01-31T17:08:00Z</dcterms:created>
  <dcterms:modified xsi:type="dcterms:W3CDTF">2023-01-31T18:23:00Z</dcterms:modified>
</cp:coreProperties>
</file>