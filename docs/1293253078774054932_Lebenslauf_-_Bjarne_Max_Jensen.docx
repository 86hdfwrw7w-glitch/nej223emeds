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7F3C9B" w14:textId="77777777" w:rsidR="00D61906" w:rsidRDefault="00D61906"/>
    <w:tbl>
      <w:tblPr>
        <w:tblStyle w:val="Tabellenraster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4-10-04T14:57:00Z" w16du:dateUtc="2024-10-04T12:57:00Z">
          <w:tblPr>
            <w:tblStyle w:val="Tabellenraster"/>
            <w:tblW w:w="10206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134"/>
        <w:gridCol w:w="3822"/>
        <w:gridCol w:w="147"/>
        <w:gridCol w:w="284"/>
        <w:gridCol w:w="283"/>
        <w:gridCol w:w="284"/>
        <w:gridCol w:w="283"/>
        <w:gridCol w:w="2835"/>
        <w:tblGridChange w:id="1">
          <w:tblGrid>
            <w:gridCol w:w="567"/>
            <w:gridCol w:w="851"/>
            <w:gridCol w:w="283"/>
            <w:gridCol w:w="3822"/>
            <w:gridCol w:w="147"/>
            <w:gridCol w:w="284"/>
            <w:gridCol w:w="567"/>
            <w:gridCol w:w="283"/>
            <w:gridCol w:w="2268"/>
            <w:gridCol w:w="567"/>
            <w:gridCol w:w="567"/>
          </w:tblGrid>
        </w:tblGridChange>
      </w:tblGrid>
      <w:tr w:rsidR="00E55D90" w:rsidRPr="00D50B4A" w14:paraId="487AC9CE" w14:textId="77777777" w:rsidTr="00D50B4A">
        <w:trPr>
          <w:trHeight w:val="20"/>
          <w:trPrChange w:id="2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9072" w:type="dxa"/>
            <w:gridSpan w:val="8"/>
            <w:vAlign w:val="bottom"/>
            <w:tcPrChange w:id="3" w:author="Sarah Bergmann" w:date="2024-10-04T14:57:00Z" w16du:dateUtc="2024-10-04T12:57:00Z">
              <w:tcPr>
                <w:tcW w:w="10206" w:type="dxa"/>
                <w:gridSpan w:val="11"/>
                <w:vAlign w:val="bottom"/>
              </w:tcPr>
            </w:tcPrChange>
          </w:tcPr>
          <w:p w14:paraId="5DE62B25" w14:textId="588DB945" w:rsidR="00D61906" w:rsidRPr="00D50B4A" w:rsidRDefault="003322C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  <w:pPrChange w:id="4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r w:rsidRPr="00D50B4A">
              <w:rPr>
                <w:rFonts w:ascii="Times New Roman" w:hAnsi="Times New Roman" w:cs="Times New Roman"/>
                <w:b/>
                <w:sz w:val="48"/>
                <w:szCs w:val="44"/>
              </w:rPr>
              <w:t>Bjarne Max Jensen</w:t>
            </w:r>
          </w:p>
          <w:p w14:paraId="2D363F9A" w14:textId="73EC70A6" w:rsidR="00F44F5F" w:rsidRPr="00D50B4A" w:rsidRDefault="009E68B7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  <w:pPrChange w:id="5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proofErr w:type="spellStart"/>
            <w:r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Adickesallee</w:t>
            </w:r>
            <w:proofErr w:type="spellEnd"/>
            <w:r w:rsidR="003A5F14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38</w:t>
            </w:r>
            <w:r w:rsidR="00F44F5F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3A5F14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Frankfurt am Main</w:t>
            </w:r>
            <w:r w:rsidR="00F44F5F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9B7A41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60322</w:t>
            </w:r>
            <w:del w:id="6" w:author="Sarah Bergmann" w:date="2024-10-04T14:48:00Z" w16du:dateUtc="2024-10-04T12:48:00Z">
              <w:r w:rsidR="00F44F5F" w:rsidRPr="00941660" w:rsidDel="00D50B4A">
                <w:rPr>
                  <w:rFonts w:ascii="Times New Roman" w:hAnsi="Times New Roman" w:cs="Times New Roman"/>
                  <w:bCs/>
                  <w:sz w:val="20"/>
                  <w:szCs w:val="20"/>
                </w:rPr>
                <w:delText>, Germany</w:delText>
              </w:r>
            </w:del>
          </w:p>
          <w:p w14:paraId="135895E2" w14:textId="6122325E" w:rsidR="00F44F5F" w:rsidRPr="00D50B4A" w:rsidRDefault="009B7A41">
            <w:pPr>
              <w:jc w:val="center"/>
              <w:rPr>
                <w:rFonts w:ascii="Times New Roman" w:hAnsi="Times New Roman" w:cs="Times New Roman"/>
                <w:b/>
              </w:rPr>
              <w:pPrChange w:id="7" w:author="Sarah Bergmann" w:date="2024-10-04T14:56:00Z" w16du:dateUtc="2024-10-04T12:56:00Z">
                <w:pPr>
                  <w:spacing w:line="276" w:lineRule="auto"/>
                  <w:jc w:val="center"/>
                </w:pPr>
              </w:pPrChange>
            </w:pPr>
            <w:r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Bjmax2004@gmail.com</w:t>
            </w:r>
            <w:r w:rsidR="00F44F5F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+49(0)151</w:t>
            </w:r>
            <w:r w:rsidR="00EE5D27" w:rsidRPr="00D50B4A">
              <w:rPr>
                <w:rFonts w:ascii="Times New Roman" w:hAnsi="Times New Roman" w:cs="Times New Roman"/>
                <w:bCs/>
                <w:sz w:val="20"/>
                <w:szCs w:val="20"/>
              </w:rPr>
              <w:t>42858506</w:t>
            </w:r>
          </w:p>
        </w:tc>
      </w:tr>
      <w:tr w:rsidR="002508C2" w:rsidRPr="00D50B4A" w14:paraId="0FCADE56" w14:textId="77777777" w:rsidTr="00D50B4A">
        <w:trPr>
          <w:trHeight w:val="510"/>
          <w:trPrChange w:id="8" w:author="Sarah Bergmann" w:date="2024-10-04T14:57:00Z" w16du:dateUtc="2024-10-04T12:57:00Z">
            <w:trPr>
              <w:trHeight w:val="567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9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D50B4A" w:rsidRDefault="00F44F5F" w:rsidP="00D50B4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D50B4A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D50B4A" w14:paraId="7D1DEBF7" w14:textId="77777777" w:rsidTr="00D50B4A">
        <w:trPr>
          <w:trHeight w:val="340"/>
          <w:trPrChange w:id="10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5670" w:type="dxa"/>
            <w:gridSpan w:val="5"/>
            <w:tcBorders>
              <w:top w:val="single" w:sz="4" w:space="0" w:color="auto"/>
            </w:tcBorders>
            <w:vAlign w:val="bottom"/>
            <w:tcPrChange w:id="11" w:author="Sarah Bergmann" w:date="2024-10-04T14:57:00Z" w16du:dateUtc="2024-10-04T12:57:00Z">
              <w:tcPr>
                <w:tcW w:w="6804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6F936DCF" w:rsidR="00D1492F" w:rsidRPr="00D50B4A" w:rsidRDefault="00130E81" w:rsidP="00D50B4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Frankfurt School of Finance and Management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  <w:tcPrChange w:id="12" w:author="Sarah Bergmann" w:date="2024-10-04T14:57:00Z" w16du:dateUtc="2024-10-04T12:57:00Z">
              <w:tcPr>
                <w:tcW w:w="3402" w:type="dxa"/>
                <w:gridSpan w:val="3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30151465" w:rsidR="00D1492F" w:rsidRPr="00D50B4A" w:rsidRDefault="00B17D95" w:rsidP="00D50B4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commentRangeStart w:id="13"/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  <w:del w:id="14" w:author="Bjarne Max Jensen" w:date="2024-10-04T19:51:00Z" w16du:dateUtc="2024-10-04T17:51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,</w:delText>
              </w:r>
            </w:del>
            <w:del w:id="15" w:author="Bjarne Max Jensen" w:date="2024-10-04T19:50:00Z" w16du:dateUtc="2024-10-04T17:50:00Z">
              <w:r w:rsidR="002B2745"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 Deutschlan</w:delText>
              </w:r>
              <w:r w:rsidR="002B2745" w:rsidRPr="00D50B4A" w:rsidDel="00910EA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</w:delText>
              </w:r>
            </w:del>
            <w:commentRangeEnd w:id="13"/>
            <w:r w:rsidR="00D50B4A" w:rsidRPr="00D50B4A">
              <w:rPr>
                <w:rStyle w:val="Kommentarzeichen"/>
                <w:rFonts w:ascii="Times New Roman" w:hAnsi="Times New Roman" w:cs="Times New Roman"/>
                <w:rPrChange w:id="16" w:author="Sarah Bergmann" w:date="2024-10-04T14:56:00Z" w16du:dateUtc="2024-10-04T12:56:00Z">
                  <w:rPr>
                    <w:rStyle w:val="Kommentarzeichen"/>
                  </w:rPr>
                </w:rPrChange>
              </w:rPr>
              <w:commentReference w:id="13"/>
            </w:r>
          </w:p>
        </w:tc>
      </w:tr>
      <w:tr w:rsidR="00D1492F" w:rsidRPr="00D50B4A" w14:paraId="61E5D482" w14:textId="77777777" w:rsidTr="00D50B4A">
        <w:trPr>
          <w:trHeight w:val="20"/>
        </w:trPr>
        <w:tc>
          <w:tcPr>
            <w:tcW w:w="4956" w:type="dxa"/>
            <w:gridSpan w:val="2"/>
            <w:vAlign w:val="bottom"/>
            <w:tcPrChange w:id="17" w:author="Sarah Bergmann" w:date="2024-10-04T14:56:00Z" w16du:dateUtc="2024-10-04T12:56:00Z">
              <w:tcPr>
                <w:tcW w:w="5523" w:type="dxa"/>
                <w:gridSpan w:val="4"/>
              </w:tcPr>
            </w:tcPrChange>
          </w:tcPr>
          <w:p w14:paraId="11CB9A0F" w14:textId="08801D11" w:rsidR="00D1492F" w:rsidRPr="00D50B4A" w:rsidRDefault="00D1492F" w:rsidP="00D50B4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E610BA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Business </w:t>
            </w:r>
            <w:r w:rsidR="00E71C16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Administration </w:t>
            </w:r>
          </w:p>
        </w:tc>
        <w:tc>
          <w:tcPr>
            <w:tcW w:w="4116" w:type="dxa"/>
            <w:gridSpan w:val="6"/>
            <w:vAlign w:val="bottom"/>
            <w:tcPrChange w:id="18" w:author="Sarah Bergmann" w:date="2024-10-04T14:56:00Z" w16du:dateUtc="2024-10-04T12:56:00Z">
              <w:tcPr>
                <w:tcW w:w="4683" w:type="dxa"/>
                <w:gridSpan w:val="7"/>
              </w:tcPr>
            </w:tcPrChange>
          </w:tcPr>
          <w:p w14:paraId="419A9228" w14:textId="06877CF9" w:rsidR="00D1492F" w:rsidRPr="00D50B4A" w:rsidRDefault="00D1492F" w:rsidP="00D50B4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1E3754" w:rsidRPr="00D50B4A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D50B4A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D50B4A" w:rsidDel="00D50B4A" w14:paraId="7EABE9F1" w14:textId="3FB2C56A" w:rsidTr="00D50B4A">
        <w:trPr>
          <w:del w:id="19" w:author="Sarah Bergmann" w:date="2024-10-04T14:49:00Z"/>
        </w:trPr>
        <w:tc>
          <w:tcPr>
            <w:tcW w:w="9072" w:type="dxa"/>
            <w:gridSpan w:val="8"/>
            <w:tcPrChange w:id="20" w:author="Sarah Bergmann" w:date="2024-10-04T14:56:00Z" w16du:dateUtc="2024-10-04T12:56:00Z">
              <w:tcPr>
                <w:tcW w:w="10206" w:type="dxa"/>
                <w:gridSpan w:val="11"/>
              </w:tcPr>
            </w:tcPrChange>
          </w:tcPr>
          <w:p w14:paraId="7A71E6B0" w14:textId="58C95AF1" w:rsidR="00426D7E" w:rsidRPr="00D50B4A" w:rsidDel="00D50B4A" w:rsidRDefault="00426D7E" w:rsidP="00D50B4A">
            <w:pPr>
              <w:rPr>
                <w:del w:id="21" w:author="Sarah Bergmann" w:date="2024-10-04T14:49:00Z" w16du:dateUtc="2024-10-04T12:49:00Z"/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</w:tc>
      </w:tr>
      <w:tr w:rsidR="00D5280E" w:rsidRPr="00D50B4A" w14:paraId="1C51E2FF" w14:textId="77777777" w:rsidTr="00D50B4A">
        <w:trPr>
          <w:trHeight w:val="340"/>
          <w:trPrChange w:id="22" w:author="Sarah Bergmann" w:date="2024-10-04T14:56:00Z" w16du:dateUtc="2024-10-04T12:56:00Z">
            <w:trPr>
              <w:trHeight w:val="340"/>
            </w:trPr>
          </w:trPrChange>
        </w:trPr>
        <w:tc>
          <w:tcPr>
            <w:tcW w:w="5103" w:type="dxa"/>
            <w:gridSpan w:val="3"/>
            <w:vAlign w:val="bottom"/>
            <w:tcPrChange w:id="23" w:author="Sarah Bergmann" w:date="2024-10-04T14:56:00Z" w16du:dateUtc="2024-10-04T12:56:00Z">
              <w:tcPr>
                <w:tcW w:w="5670" w:type="dxa"/>
                <w:gridSpan w:val="5"/>
                <w:vAlign w:val="bottom"/>
              </w:tcPr>
            </w:tcPrChange>
          </w:tcPr>
          <w:p w14:paraId="4BAC65D2" w14:textId="456685DE" w:rsidR="00665BF3" w:rsidRPr="00D50B4A" w:rsidRDefault="007A030A" w:rsidP="00D50B4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Peter-Wust</w:t>
            </w:r>
            <w:r w:rsidR="008C5A4F"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-</w:t>
            </w:r>
            <w:r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Gymnasium</w:t>
            </w:r>
          </w:p>
        </w:tc>
        <w:tc>
          <w:tcPr>
            <w:tcW w:w="3969" w:type="dxa"/>
            <w:gridSpan w:val="5"/>
            <w:vAlign w:val="bottom"/>
            <w:tcPrChange w:id="24" w:author="Sarah Bergmann" w:date="2024-10-04T14:56:00Z" w16du:dateUtc="2024-10-04T12:56:00Z">
              <w:tcPr>
                <w:tcW w:w="4536" w:type="dxa"/>
                <w:gridSpan w:val="6"/>
                <w:vAlign w:val="bottom"/>
              </w:tcPr>
            </w:tcPrChange>
          </w:tcPr>
          <w:p w14:paraId="2FCB10D7" w14:textId="4B1F6BCA" w:rsidR="00665BF3" w:rsidRPr="00D50B4A" w:rsidRDefault="0091331D" w:rsidP="00D50B4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</w:t>
            </w:r>
            <w:r w:rsidR="008C5A4F"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erzig</w:t>
            </w:r>
            <w:del w:id="25" w:author="Bjarne Max Jensen" w:date="2024-10-04T19:50:00Z" w16du:dateUtc="2024-10-04T17:50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 xml:space="preserve">, </w:delText>
              </w:r>
              <w:r w:rsidR="002B2745" w:rsidRPr="00D50B4A" w:rsidDel="00E63F29">
                <w:rPr>
                  <w:rFonts w:ascii="Times New Roman" w:hAnsi="Times New Roman" w:cs="Times New Roman"/>
                  <w:b/>
                  <w:bCs/>
                  <w:iCs/>
                  <w:sz w:val="20"/>
                  <w:szCs w:val="20"/>
                </w:rPr>
                <w:delText>Deutschland</w:delText>
              </w:r>
            </w:del>
          </w:p>
        </w:tc>
      </w:tr>
      <w:tr w:rsidR="0091331D" w:rsidRPr="00D50B4A" w14:paraId="312B82BC" w14:textId="77777777" w:rsidTr="00D50B4A">
        <w:trPr>
          <w:trHeight w:val="20"/>
        </w:trPr>
        <w:tc>
          <w:tcPr>
            <w:tcW w:w="5103" w:type="dxa"/>
            <w:gridSpan w:val="3"/>
            <w:vAlign w:val="bottom"/>
            <w:tcPrChange w:id="26" w:author="Sarah Bergmann" w:date="2024-10-04T14:56:00Z" w16du:dateUtc="2024-10-04T12:56:00Z">
              <w:tcPr>
                <w:tcW w:w="5670" w:type="dxa"/>
                <w:gridSpan w:val="5"/>
              </w:tcPr>
            </w:tcPrChange>
          </w:tcPr>
          <w:p w14:paraId="5159421B" w14:textId="77777777" w:rsidR="0091331D" w:rsidRPr="00D50B4A" w:rsidDel="00D50B4A" w:rsidRDefault="0091331D" w:rsidP="00D50B4A">
            <w:pPr>
              <w:rPr>
                <w:del w:id="27" w:author="Sarah Bergmann" w:date="2024-10-04T14:49:00Z" w16du:dateUtc="2024-10-04T12:49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del w:id="28" w:author="Sarah Bergmann" w:date="2024-10-04T14:49:00Z" w16du:dateUtc="2024-10-04T12:49:00Z">
              <w:r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(Note: </w:delText>
              </w:r>
              <w:r w:rsidR="007A030A"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2</w:delText>
              </w:r>
              <w:r w:rsidR="002E3E3B"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,7</w:delText>
              </w:r>
              <w:r w:rsidRPr="00D50B4A" w:rsidDel="00D50B4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)</w:delText>
              </w:r>
            </w:del>
          </w:p>
          <w:p w14:paraId="1CEE182B" w14:textId="4F7659E0" w:rsidR="00D00503" w:rsidRPr="00D50B4A" w:rsidRDefault="00D00503" w:rsidP="00D50B4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3969" w:type="dxa"/>
            <w:gridSpan w:val="5"/>
            <w:vAlign w:val="bottom"/>
            <w:tcPrChange w:id="29" w:author="Sarah Bergmann" w:date="2024-10-04T14:56:00Z" w16du:dateUtc="2024-10-04T12:56:00Z">
              <w:tcPr>
                <w:tcW w:w="4536" w:type="dxa"/>
                <w:gridSpan w:val="6"/>
              </w:tcPr>
            </w:tcPrChange>
          </w:tcPr>
          <w:p w14:paraId="7521EA6E" w14:textId="26BE289A" w:rsidR="0091331D" w:rsidRPr="00D50B4A" w:rsidRDefault="0091331D" w:rsidP="00D50B4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F001B6" w:rsidRPr="00D50B4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F001B6" w:rsidRPr="00D50B4A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DF0A06" w:rsidRPr="00D50B4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DF0A06" w:rsidRPr="00D50B4A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D5280E" w:rsidRPr="00D50B4A" w14:paraId="69F47C1D" w14:textId="77777777" w:rsidTr="00D50B4A">
        <w:trPr>
          <w:trHeight w:val="20"/>
        </w:trPr>
        <w:tc>
          <w:tcPr>
            <w:tcW w:w="9072" w:type="dxa"/>
            <w:gridSpan w:val="8"/>
            <w:vAlign w:val="bottom"/>
            <w:tcPrChange w:id="30" w:author="Sarah Bergmann" w:date="2024-10-04T14:57:00Z" w16du:dateUtc="2024-10-04T12:57:00Z">
              <w:tcPr>
                <w:tcW w:w="10206" w:type="dxa"/>
                <w:gridSpan w:val="11"/>
              </w:tcPr>
            </w:tcPrChange>
          </w:tcPr>
          <w:p w14:paraId="58FF607C" w14:textId="77777777" w:rsidR="00D5280E" w:rsidRPr="00D50B4A" w:rsidDel="00D50B4A" w:rsidRDefault="0091331D" w:rsidP="00D50B4A">
            <w:pPr>
              <w:pStyle w:val="Listenabsatz"/>
              <w:numPr>
                <w:ilvl w:val="0"/>
                <w:numId w:val="2"/>
              </w:numPr>
              <w:rPr>
                <w:del w:id="31" w:author="Sarah Bergmann" w:date="2024-10-04T14:49:00Z" w16du:dateUtc="2024-10-04T12:49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Schwerpunktfächer: </w:t>
            </w:r>
            <w:r w:rsidR="0056625E" w:rsidRPr="00D50B4A">
              <w:rPr>
                <w:rFonts w:ascii="Times New Roman" w:hAnsi="Times New Roman" w:cs="Times New Roman"/>
                <w:sz w:val="20"/>
                <w:szCs w:val="20"/>
              </w:rPr>
              <w:t>Politik</w:t>
            </w:r>
            <w:r w:rsidR="00E06B3A"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 und Wirtschaft</w:t>
            </w: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, Englisch</w:t>
            </w:r>
          </w:p>
          <w:p w14:paraId="23575F6C" w14:textId="79777223" w:rsidR="00AD2E50" w:rsidRPr="00D50B4A" w:rsidRDefault="00AD2E5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32" w:author="Sarah Bergmann" w:date="2024-10-04T14:56:00Z" w16du:dateUtc="2024-10-04T12:56:00Z">
                  <w:rPr>
                    <w:lang w:val="de-AT"/>
                  </w:rPr>
                </w:rPrChange>
              </w:rPr>
              <w:pPrChange w:id="33" w:author="Sarah Bergmann" w:date="2024-10-04T14:56:00Z" w16du:dateUtc="2024-10-04T12:56:00Z">
                <w:pPr>
                  <w:pStyle w:val="Listenabsatz"/>
                </w:pPr>
              </w:pPrChange>
            </w:pPr>
          </w:p>
        </w:tc>
      </w:tr>
      <w:tr w:rsidR="00E55D90" w:rsidRPr="00D50B4A" w14:paraId="3A2665B3" w14:textId="77777777" w:rsidTr="00D50B4A">
        <w:trPr>
          <w:trHeight w:val="510"/>
          <w:trPrChange w:id="34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35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D50B4A" w:rsidRDefault="00F44F5F" w:rsidP="00D50B4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D50B4A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D50B4A" w14:paraId="127C64E2" w14:textId="77777777" w:rsidTr="00D50B4A">
        <w:trPr>
          <w:trHeight w:val="340"/>
          <w:trPrChange w:id="36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5954" w:type="dxa"/>
            <w:gridSpan w:val="6"/>
            <w:tcBorders>
              <w:top w:val="single" w:sz="4" w:space="0" w:color="auto"/>
            </w:tcBorders>
            <w:vAlign w:val="bottom"/>
            <w:tcPrChange w:id="37" w:author="Sarah Bergmann" w:date="2024-10-04T14:57:00Z" w16du:dateUtc="2024-10-04T12:57:00Z">
              <w:tcPr>
                <w:tcW w:w="6521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F27285" w14:textId="29526F89" w:rsidR="00E55D90" w:rsidRPr="00D50B4A" w:rsidRDefault="009D1180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b/>
                <w:sz w:val="21"/>
                <w:szCs w:val="21"/>
              </w:rPr>
              <w:t>DZ Privatbank S.A.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</w:tcBorders>
            <w:vAlign w:val="bottom"/>
            <w:tcPrChange w:id="38" w:author="Sarah Bergmann" w:date="2024-10-04T14:57:00Z" w16du:dateUtc="2024-10-04T12:57:00Z">
              <w:tcPr>
                <w:tcW w:w="3685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0D4602B5" w:rsidR="00E55D90" w:rsidRPr="00D50B4A" w:rsidRDefault="0037332D" w:rsidP="00D50B4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Strassen</w:t>
            </w:r>
            <w:proofErr w:type="spellEnd"/>
            <w:r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Luxe</w:t>
            </w:r>
            <w:r w:rsidR="007B0005" w:rsidRPr="00D50B4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mbourg</w:t>
            </w:r>
          </w:p>
        </w:tc>
      </w:tr>
      <w:tr w:rsidR="00E55D90" w:rsidRPr="00D50B4A" w14:paraId="335D84E9" w14:textId="77777777" w:rsidTr="00D50B4A">
        <w:trPr>
          <w:trHeight w:val="20"/>
        </w:trPr>
        <w:tc>
          <w:tcPr>
            <w:tcW w:w="5387" w:type="dxa"/>
            <w:gridSpan w:val="4"/>
            <w:vAlign w:val="bottom"/>
            <w:tcPrChange w:id="39" w:author="Sarah Bergmann" w:date="2024-10-04T14:56:00Z" w16du:dateUtc="2024-10-04T12:56:00Z">
              <w:tcPr>
                <w:tcW w:w="5954" w:type="dxa"/>
                <w:gridSpan w:val="6"/>
              </w:tcPr>
            </w:tcPrChange>
          </w:tcPr>
          <w:p w14:paraId="6A2899D1" w14:textId="77777777" w:rsidR="00E55D90" w:rsidRPr="00D50B4A" w:rsidDel="00D50B4A" w:rsidRDefault="00E55D90" w:rsidP="00D50B4A">
            <w:pPr>
              <w:rPr>
                <w:del w:id="40" w:author="Sarah Bergmann" w:date="2024-10-04T14:50:00Z" w16du:dateUtc="2024-10-04T12:50:00Z"/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</w:t>
            </w:r>
            <w:r w:rsidR="006F3D69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im Vertr</w:t>
            </w:r>
            <w:r w:rsidR="00516DBD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ieb </w:t>
            </w:r>
            <w:r w:rsidR="00EF6A1F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PB &amp; LC </w:t>
            </w: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(&gt;1</w:t>
            </w:r>
            <w:r w:rsidR="00AD27D6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100</w:t>
            </w: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MA)</w:t>
            </w:r>
          </w:p>
          <w:p w14:paraId="20B1570F" w14:textId="47A4866A" w:rsidR="001C313A" w:rsidRPr="00D50B4A" w:rsidRDefault="001C313A" w:rsidP="00D50B4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685" w:type="dxa"/>
            <w:gridSpan w:val="4"/>
            <w:vAlign w:val="bottom"/>
            <w:tcPrChange w:id="41" w:author="Sarah Bergmann" w:date="2024-10-04T14:56:00Z" w16du:dateUtc="2024-10-04T12:56:00Z">
              <w:tcPr>
                <w:tcW w:w="4252" w:type="dxa"/>
                <w:gridSpan w:val="5"/>
              </w:tcPr>
            </w:tcPrChange>
          </w:tcPr>
          <w:p w14:paraId="0475B997" w14:textId="6B982822" w:rsidR="00E55D90" w:rsidRPr="00D50B4A" w:rsidRDefault="00B7034E" w:rsidP="00D50B4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89040E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89040E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89040E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D50B4A" w:rsidRPr="00D50B4A" w14:paraId="54C3D64C" w14:textId="77777777" w:rsidTr="00D50B4A">
        <w:trPr>
          <w:trHeight w:val="20"/>
          <w:trPrChange w:id="42" w:author="Sarah Bergmann" w:date="2024-10-04T14:57:00Z" w16du:dateUtc="2024-10-04T12:57:00Z">
            <w:trPr>
              <w:trHeight w:val="20"/>
            </w:trPr>
          </w:trPrChange>
        </w:trPr>
        <w:tc>
          <w:tcPr>
            <w:tcW w:w="9072" w:type="dxa"/>
            <w:gridSpan w:val="8"/>
            <w:vAlign w:val="bottom"/>
            <w:tcPrChange w:id="43" w:author="Sarah Bergmann" w:date="2024-10-04T14:57:00Z" w16du:dateUtc="2024-10-04T12:57:00Z">
              <w:tcPr>
                <w:tcW w:w="10206" w:type="dxa"/>
                <w:gridSpan w:val="11"/>
                <w:vAlign w:val="bottom"/>
              </w:tcPr>
            </w:tcPrChange>
          </w:tcPr>
          <w:p w14:paraId="769EBDEF" w14:textId="77777777" w:rsidR="00141EA9" w:rsidRPr="00D50B4A" w:rsidDel="00D50B4A" w:rsidRDefault="00596BEB" w:rsidP="00D50B4A">
            <w:pPr>
              <w:pStyle w:val="Bullets"/>
              <w:rPr>
                <w:del w:id="44" w:author="Sarah Bergmann" w:date="2024-10-04T14:51:00Z" w16du:dateUtc="2024-10-04T12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Administrative Unterstützung der Assistenz</w:t>
            </w:r>
            <w:r w:rsidR="004B25B2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: Aktive Unterstützung im Tagesgeschäft, </w:t>
            </w:r>
          </w:p>
          <w:p w14:paraId="6E0E3EEB" w14:textId="718A0656" w:rsidR="00904F7B" w:rsidRPr="00D50B4A" w:rsidDel="00D50B4A" w:rsidRDefault="004B25B2">
            <w:pPr>
              <w:pStyle w:val="Bullets"/>
              <w:rPr>
                <w:del w:id="45" w:author="Sarah Bergmann" w:date="2024-10-04T14:51:00Z" w16du:dateUtc="2024-10-04T12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46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Bear</w:t>
            </w:r>
            <w:r w:rsidR="00141EA9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beitung von kundenbezogenen </w:t>
            </w:r>
            <w:r w:rsidR="00CB6A39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Standardprozessen</w:t>
            </w:r>
            <w:ins w:id="47" w:author="Sarah Bergmann" w:date="2024-10-04T14:51:00Z" w16du:dateUtc="2024-10-04T12:51:00Z">
              <w:r w:rsidR="00D50B4A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sowie </w:t>
              </w:r>
            </w:ins>
            <w:del w:id="48" w:author="Sarah Bergmann" w:date="2024-10-04T14:51:00Z" w16du:dateUtc="2024-10-04T12:51:00Z">
              <w:r w:rsidR="00CB6A39" w:rsidRPr="00D50B4A" w:rsidDel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, </w:delText>
              </w:r>
            </w:del>
            <w:r w:rsidR="00CB6A39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Vorbereitung von Kundenunterlagen </w:t>
            </w:r>
          </w:p>
          <w:p w14:paraId="27184178" w14:textId="0203FD04" w:rsidR="00E55D90" w:rsidRPr="00D50B4A" w:rsidRDefault="00CB6A3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49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Präsentationen</w:t>
            </w:r>
          </w:p>
          <w:p w14:paraId="1C2BA72B" w14:textId="4768FD01" w:rsidR="00E55D90" w:rsidRPr="00D50B4A" w:rsidRDefault="00904F7B" w:rsidP="00D50B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commentRangeStart w:id="50"/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Allgemeine Korrespondenz mit </w:t>
            </w:r>
            <w:ins w:id="51" w:author="David Döbele" w:date="2024-10-08T18:43:00Z" w16du:dateUtc="2024-10-08T16:43:00Z">
              <w:r w:rsidR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vermögenden </w:t>
              </w:r>
            </w:ins>
            <w:del w:id="52" w:author="David Döbele" w:date="2024-10-08T18:43:00Z" w16du:dateUtc="2024-10-08T16:43:00Z">
              <w:r w:rsidRPr="00D50B4A" w:rsidDel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Kunden </w:delText>
              </w:r>
            </w:del>
            <w:ins w:id="53" w:author="David Döbele" w:date="2024-10-08T18:43:00Z" w16du:dateUtc="2024-10-08T16:43:00Z">
              <w:r w:rsidR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Privatk</w:t>
              </w:r>
              <w:r w:rsidR="00F71078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unden</w:t>
              </w:r>
              <w:r w:rsidR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(bis zu ca. 30 Mio. EUR Anlagevermögen)</w:t>
              </w:r>
              <w:r w:rsidR="00F71078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und Partnerbanken</w:t>
            </w:r>
            <w:ins w:id="54" w:author="Sarah Bergmann" w:date="2024-10-04T14:51:00Z" w16du:dateUtc="2024-10-04T12:51:00Z">
              <w:r w:rsidR="00D50B4A" w:rsidRPr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sowie </w:t>
              </w:r>
            </w:ins>
            <w:del w:id="55" w:author="Sarah Bergmann" w:date="2024-10-04T14:51:00Z" w16du:dateUtc="2024-10-04T12:51:00Z">
              <w:r w:rsidR="002A24C6" w:rsidRPr="00D50B4A" w:rsidDel="00D50B4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, </w:delText>
              </w:r>
            </w:del>
            <w:r w:rsidR="002A24C6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Bearbeitung des täglichen Posteingangs</w:t>
            </w:r>
          </w:p>
          <w:p w14:paraId="6535EB77" w14:textId="213B055B" w:rsidR="002A24C6" w:rsidRPr="00D50B4A" w:rsidRDefault="002A24C6" w:rsidP="00D50B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Verwaltungs- und Büromanagement</w:t>
            </w:r>
            <w:ins w:id="56" w:author="David Döbele" w:date="2024-10-08T18:43:00Z" w16du:dateUtc="2024-10-08T16:43:00Z">
              <w:r w:rsidR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</w:t>
              </w:r>
            </w:ins>
            <w:ins w:id="57" w:author="David Döbele" w:date="2024-10-08T18:44:00Z" w16du:dateUtc="2024-10-08T16:44:00Z">
              <w:r w:rsidR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>(Kontrolle von Dokumenten, Unterstützung im Sales- und Onboarding-Prozess neuer Kunden, Erstellung von personalisierten Vermögensübersichten)</w:t>
              </w:r>
            </w:ins>
          </w:p>
          <w:p w14:paraId="31C0977F" w14:textId="25E6A5C5" w:rsidR="009D0490" w:rsidRPr="00D50B4A" w:rsidRDefault="00AF1E68" w:rsidP="00D50B4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CF5055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der Kundenberater bei aktuell aufkommenden Themen (</w:t>
            </w:r>
            <w:r w:rsidR="00BE3344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Ausarbeitungen</w:t>
            </w:r>
            <w:ins w:id="58" w:author="David Döbele" w:date="2024-10-08T18:45:00Z" w16du:dateUtc="2024-10-08T16:45:00Z">
              <w:r w:rsidR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 und </w:t>
              </w:r>
            </w:ins>
            <w:del w:id="59" w:author="David Döbele" w:date="2024-10-08T18:45:00Z" w16du:dateUtc="2024-10-08T16:45:00Z">
              <w:r w:rsidR="00BE3344" w:rsidRPr="00D50B4A" w:rsidDel="00F71078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/</w:delText>
              </w:r>
            </w:del>
            <w:r w:rsidR="00BE3344"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Research)</w:t>
            </w:r>
          </w:p>
          <w:p w14:paraId="5898688F" w14:textId="77777777" w:rsidR="00E93B35" w:rsidRPr="00D50B4A" w:rsidDel="00D50B4A" w:rsidRDefault="005255FD" w:rsidP="00D50B4A">
            <w:pPr>
              <w:pStyle w:val="Bullets"/>
              <w:rPr>
                <w:del w:id="60" w:author="Sarah Bergmann" w:date="2024-10-04T14:51:00Z" w16du:dateUtc="2024-10-04T12:51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bei Kontoeröffnungen/Überträgen </w:t>
            </w:r>
            <w:commentRangeEnd w:id="50"/>
            <w:r w:rsidR="002979C2">
              <w:rPr>
                <w:rStyle w:val="Kommentarzeichen"/>
                <w:rFonts w:asciiTheme="minorHAnsi" w:hAnsiTheme="minorHAnsi" w:cstheme="minorBidi"/>
                <w:i w:val="0"/>
                <w:iCs w:val="0"/>
                <w:color w:val="auto"/>
              </w:rPr>
              <w:commentReference w:id="50"/>
            </w:r>
          </w:p>
          <w:p w14:paraId="6DD9BA0F" w14:textId="5595CB31" w:rsidR="009D0490" w:rsidRPr="00D50B4A" w:rsidRDefault="009D04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pPrChange w:id="61" w:author="Sarah Bergmann" w:date="2024-10-04T14:56:00Z" w16du:dateUtc="2024-10-04T12:56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</w:p>
        </w:tc>
      </w:tr>
      <w:tr w:rsidR="00E55D90" w:rsidRPr="00D50B4A" w14:paraId="414B4085" w14:textId="77777777" w:rsidTr="00D50B4A">
        <w:trPr>
          <w:trHeight w:val="510"/>
          <w:trPrChange w:id="62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63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E55D90" w:rsidRPr="00D50B4A" w:rsidRDefault="00F44F5F" w:rsidP="00D50B4A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rPrChange w:id="64" w:author="Sarah Bergmann" w:date="2024-10-04T14:56:00Z" w16du:dateUtc="2024-10-04T12:56:00Z">
                  <w:rPr>
                    <w:rFonts w:ascii="Times New Roman" w:hAnsi="Times New Roman" w:cs="Times New Roman"/>
                    <w:i/>
                    <w:smallCaps w:val="0"/>
                    <w:sz w:val="26"/>
                    <w:szCs w:val="26"/>
                  </w:rPr>
                </w:rPrChange>
              </w:rPr>
            </w:pPr>
            <w:r w:rsidRPr="00D50B4A">
              <w:rPr>
                <w:rFonts w:ascii="Times New Roman" w:hAnsi="Times New Roman" w:cs="Times New Roman"/>
                <w:smallCaps w:val="0"/>
                <w:sz w:val="28"/>
                <w:szCs w:val="28"/>
                <w:rPrChange w:id="65" w:author="Sarah Bergmann" w:date="2024-10-04T14:56:00Z" w16du:dateUtc="2024-10-04T12:56:00Z">
                  <w:rPr>
                    <w:rFonts w:ascii="Times New Roman" w:hAnsi="Times New Roman" w:cs="Times New Roman"/>
                    <w:smallCaps w:val="0"/>
                    <w:sz w:val="26"/>
                    <w:szCs w:val="26"/>
                  </w:rPr>
                </w:rPrChange>
              </w:rPr>
              <w:t>EXTRACURRICULARES ENGAGEMENT</w:t>
            </w:r>
          </w:p>
        </w:tc>
      </w:tr>
      <w:tr w:rsidR="00E55D90" w:rsidRPr="00D50B4A" w14:paraId="74251178" w14:textId="77777777" w:rsidTr="00D50B4A">
        <w:trPr>
          <w:trHeight w:val="340"/>
          <w:trPrChange w:id="66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4956" w:type="dxa"/>
            <w:gridSpan w:val="2"/>
            <w:tcBorders>
              <w:top w:val="single" w:sz="4" w:space="0" w:color="auto"/>
            </w:tcBorders>
            <w:vAlign w:val="bottom"/>
            <w:tcPrChange w:id="67" w:author="Sarah Bergmann" w:date="2024-10-04T14:57:00Z" w16du:dateUtc="2024-10-04T12:57:00Z">
              <w:tcPr>
                <w:tcW w:w="5523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15B69589" w:rsidR="00E55D90" w:rsidRPr="00D50B4A" w:rsidRDefault="00850888" w:rsidP="00D50B4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del w:id="68" w:author="Sarah Bergmann" w:date="2024-10-04T14:52:00Z" w16du:dateUtc="2024-10-04T12:52:00Z">
              <w:r w:rsidRPr="00D50B4A" w:rsidDel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 xml:space="preserve">Bundesfreiwilligendienst beim </w:delText>
              </w:r>
            </w:del>
            <w:r w:rsidRPr="00D50B4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T</w:t>
            </w:r>
            <w:r w:rsidR="00240099" w:rsidRPr="00D50B4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echnische</w:t>
            </w:r>
            <w:ins w:id="69" w:author="Sarah Bergmann" w:date="2024-10-04T14:52:00Z" w16du:dateUtc="2024-10-04T12:52:00Z">
              <w:r w:rsidR="00D50B4A" w:rsidRPr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t>s</w:t>
              </w:r>
            </w:ins>
            <w:del w:id="70" w:author="Sarah Bergmann" w:date="2024-10-04T14:52:00Z" w16du:dateUtc="2024-10-04T12:52:00Z">
              <w:r w:rsidR="00240099" w:rsidRPr="00D50B4A" w:rsidDel="00D50B4A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</w:rPr>
                <w:delText>n</w:delText>
              </w:r>
            </w:del>
            <w:r w:rsidR="00240099" w:rsidRPr="00D50B4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Hilfswerk</w:t>
            </w:r>
          </w:p>
        </w:tc>
        <w:tc>
          <w:tcPr>
            <w:tcW w:w="4116" w:type="dxa"/>
            <w:gridSpan w:val="6"/>
            <w:tcBorders>
              <w:top w:val="single" w:sz="4" w:space="0" w:color="auto"/>
            </w:tcBorders>
            <w:vAlign w:val="bottom"/>
            <w:tcPrChange w:id="71" w:author="Sarah Bergmann" w:date="2024-10-04T14:57:00Z" w16du:dateUtc="2024-10-04T12:57:00Z">
              <w:tcPr>
                <w:tcW w:w="4683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601560CC" w:rsidR="00E55D90" w:rsidRPr="00D50B4A" w:rsidRDefault="00A75EA2" w:rsidP="00D50B4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Merzig</w:t>
            </w:r>
            <w:del w:id="72" w:author="Bjarne Max Jensen" w:date="2024-10-04T19:51:00Z" w16du:dateUtc="2024-10-04T17:51:00Z">
              <w:r w:rsidR="002B2745" w:rsidRPr="00D50B4A" w:rsidDel="001E3AB5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, Deutschland</w:delText>
              </w:r>
            </w:del>
          </w:p>
        </w:tc>
      </w:tr>
      <w:tr w:rsidR="00E55D90" w:rsidRPr="00D50B4A" w14:paraId="4F59C612" w14:textId="77777777" w:rsidTr="00D50B4A">
        <w:trPr>
          <w:trHeight w:val="20"/>
          <w:trPrChange w:id="73" w:author="Sarah Bergmann" w:date="2024-10-04T14:56:00Z" w16du:dateUtc="2024-10-04T12:56:00Z">
            <w:trPr>
              <w:trHeight w:val="193"/>
            </w:trPr>
          </w:trPrChange>
        </w:trPr>
        <w:tc>
          <w:tcPr>
            <w:tcW w:w="6237" w:type="dxa"/>
            <w:gridSpan w:val="7"/>
            <w:vAlign w:val="bottom"/>
            <w:tcPrChange w:id="74" w:author="Sarah Bergmann" w:date="2024-10-04T14:56:00Z" w16du:dateUtc="2024-10-04T12:56:00Z">
              <w:tcPr>
                <w:tcW w:w="6804" w:type="dxa"/>
                <w:gridSpan w:val="8"/>
              </w:tcPr>
            </w:tcPrChange>
          </w:tcPr>
          <w:p w14:paraId="2C17E0D9" w14:textId="77777777" w:rsidR="00E55D90" w:rsidRPr="00D50B4A" w:rsidDel="00D50B4A" w:rsidRDefault="00E55D90" w:rsidP="00D50B4A">
            <w:pPr>
              <w:pStyle w:val="Beschreibung"/>
              <w:rPr>
                <w:del w:id="75" w:author="Sarah Bergmann" w:date="2024-10-04T14:52:00Z" w16du:dateUtc="2024-10-04T12:52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</w:t>
            </w:r>
            <w:r w:rsidR="00811913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 THWs</w:t>
            </w:r>
            <w:r w:rsidR="005263D3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in der Regi</w:t>
            </w:r>
            <w:r w:rsidR="00FD123E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</w:t>
            </w:r>
            <w:r w:rsidR="005263D3" w:rsidRPr="00D50B4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nalstelle Merzig</w:t>
            </w:r>
          </w:p>
          <w:p w14:paraId="32F07601" w14:textId="35E7D743" w:rsidR="00DE0CF1" w:rsidRPr="00D50B4A" w:rsidRDefault="00DE0CF1" w:rsidP="00D50B4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</w:p>
        </w:tc>
        <w:tc>
          <w:tcPr>
            <w:tcW w:w="2835" w:type="dxa"/>
            <w:vAlign w:val="bottom"/>
            <w:tcPrChange w:id="76" w:author="Sarah Bergmann" w:date="2024-10-04T14:56:00Z" w16du:dateUtc="2024-10-04T12:56:00Z">
              <w:tcPr>
                <w:tcW w:w="3402" w:type="dxa"/>
                <w:gridSpan w:val="3"/>
              </w:tcPr>
            </w:tcPrChange>
          </w:tcPr>
          <w:p w14:paraId="45DD2178" w14:textId="3472127C" w:rsidR="00E55D90" w:rsidRPr="00D50B4A" w:rsidRDefault="00835A84" w:rsidP="00D50B4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  <w:r w:rsidR="00E55D90"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D50B4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03/2023</w:t>
            </w:r>
          </w:p>
        </w:tc>
      </w:tr>
      <w:tr w:rsidR="00E55D90" w:rsidRPr="00D50B4A" w14:paraId="02437711" w14:textId="77777777" w:rsidTr="00D50B4A">
        <w:trPr>
          <w:trHeight w:val="20"/>
          <w:trPrChange w:id="77" w:author="Sarah Bergmann" w:date="2024-10-04T14:57:00Z" w16du:dateUtc="2024-10-04T12:57:00Z">
            <w:trPr>
              <w:trHeight w:val="193"/>
            </w:trPr>
          </w:trPrChange>
        </w:trPr>
        <w:tc>
          <w:tcPr>
            <w:tcW w:w="9072" w:type="dxa"/>
            <w:gridSpan w:val="8"/>
            <w:vAlign w:val="bottom"/>
            <w:tcPrChange w:id="78" w:author="Sarah Bergmann" w:date="2024-10-04T14:57:00Z" w16du:dateUtc="2024-10-04T12:57:00Z">
              <w:tcPr>
                <w:tcW w:w="10206" w:type="dxa"/>
                <w:gridSpan w:val="11"/>
              </w:tcPr>
            </w:tcPrChange>
          </w:tcPr>
          <w:p w14:paraId="6BCA02CC" w14:textId="12A90470" w:rsidR="00E55D90" w:rsidRPr="00D50B4A" w:rsidRDefault="00B71CC9" w:rsidP="00D50B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Plan</w:t>
            </w:r>
            <w:ins w:id="79" w:author="Sarah Bergmann" w:date="2024-10-04T14:52:00Z" w16du:dateUtc="2024-10-04T12:52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ung</w:t>
              </w:r>
            </w:ins>
            <w:del w:id="80" w:author="Sarah Bergmann" w:date="2024-10-04T14:52:00Z" w16du:dateUtc="2024-10-04T12:52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en</w:delText>
              </w:r>
            </w:del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Koordin</w:t>
            </w:r>
            <w:ins w:id="81" w:author="Sarah Bergmann" w:date="2024-10-04T14:52:00Z" w16du:dateUtc="2024-10-04T12:52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ation</w:t>
              </w:r>
            </w:ins>
            <w:del w:id="82" w:author="Sarah Bergmann" w:date="2024-10-04T14:52:00Z" w16du:dateUtc="2024-10-04T12:52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ieren</w:delText>
              </w:r>
            </w:del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von </w:t>
            </w:r>
            <w:r w:rsidR="007A0F8D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Rettungsprozessen</w:t>
            </w:r>
            <w:r w:rsidR="00CB4ABA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und </w:t>
            </w:r>
            <w:ins w:id="83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Erlernung des </w:t>
              </w:r>
            </w:ins>
            <w:r w:rsidR="00A2612D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Umgang</w:t>
            </w:r>
            <w:ins w:id="84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s</w:t>
              </w:r>
            </w:ins>
            <w:r w:rsidR="00A2612D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mit </w:t>
            </w:r>
            <w:ins w:id="85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der </w:t>
              </w:r>
            </w:ins>
            <w:r w:rsidR="002E72AF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Ausrüstung</w:t>
            </w:r>
          </w:p>
          <w:p w14:paraId="57A4737E" w14:textId="4FECA004" w:rsidR="00A2612D" w:rsidRPr="00D50B4A" w:rsidRDefault="00843C4E" w:rsidP="00D50B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Bearbeitung und Auswertung von</w:t>
            </w:r>
            <w:r w:rsidR="006465B7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2E0C26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Ausrüstungs</w:t>
            </w:r>
            <w:r w:rsidR="00DA5359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listen</w:t>
            </w:r>
            <w:r w:rsidR="006465B7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in Excel</w:t>
            </w:r>
          </w:p>
          <w:p w14:paraId="62CC27D5" w14:textId="399E8270" w:rsidR="00954313" w:rsidRPr="00D50B4A" w:rsidDel="00D50B4A" w:rsidRDefault="00F62523" w:rsidP="00D50B4A">
            <w:pPr>
              <w:pStyle w:val="Beschreibung"/>
              <w:numPr>
                <w:ilvl w:val="0"/>
                <w:numId w:val="24"/>
              </w:numPr>
              <w:rPr>
                <w:del w:id="86" w:author="Sarah Bergmann" w:date="2024-10-04T14:53:00Z" w16du:dateUtc="2024-10-04T12:53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Prüfung von Ausrüstung</w:t>
            </w:r>
            <w:ins w:id="87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en</w:t>
              </w:r>
            </w:ins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5855D2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in der Region Saarland</w:t>
            </w:r>
            <w:ins w:id="88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sowie </w:t>
              </w:r>
            </w:ins>
          </w:p>
          <w:p w14:paraId="0EC7E844" w14:textId="4C37EE3C" w:rsidR="00703AC2" w:rsidRPr="00D50B4A" w:rsidRDefault="00D2102C" w:rsidP="00D50B4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Unterstützung aktiver Mitglieder </w:t>
            </w:r>
            <w:ins w:id="89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i</w:t>
              </w:r>
            </w:ins>
            <w:del w:id="90" w:author="Sarah Bergmann" w:date="2024-10-04T14:53:00Z" w16du:dateUtc="2024-10-04T12:53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bei</w:delText>
              </w:r>
            </w:del>
            <w:r w:rsidR="00E828F0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 Tagesgeschäft</w:t>
            </w:r>
          </w:p>
          <w:p w14:paraId="489B8BD3" w14:textId="7D3E4446" w:rsidR="008F7480" w:rsidRPr="00D50B4A" w:rsidDel="00D50B4A" w:rsidRDefault="008F7480" w:rsidP="00D50B4A">
            <w:pPr>
              <w:pStyle w:val="Beschreibung"/>
              <w:numPr>
                <w:ilvl w:val="0"/>
                <w:numId w:val="24"/>
              </w:numPr>
              <w:rPr>
                <w:del w:id="91" w:author="Sarah Bergmann" w:date="2024-10-04T14:52:00Z" w16du:dateUtc="2024-10-04T12:52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Abschließ</w:t>
            </w:r>
            <w:ins w:id="92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ung</w:t>
              </w:r>
            </w:ins>
            <w:del w:id="93" w:author="Sarah Bergmann" w:date="2024-10-04T14:53:00Z" w16du:dateUtc="2024-10-04T12:53:00Z">
              <w:r w:rsidRPr="00D50B4A" w:rsidDel="00D50B4A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en</w:delText>
              </w:r>
            </w:del>
            <w:r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der </w:t>
            </w:r>
            <w:r w:rsidR="00FD123E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THW-Grundausbildung:</w:t>
            </w:r>
            <w:r w:rsidR="000207E3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Zivil-und Katastrophenschutz, Rettung und Bergung</w:t>
            </w:r>
            <w:r w:rsidR="00276421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, </w:t>
            </w:r>
            <w:r w:rsidR="00FD123E" w:rsidRPr="00D50B4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usw.</w:t>
            </w:r>
          </w:p>
          <w:p w14:paraId="68CFAD97" w14:textId="5A43BE66" w:rsidR="00276421" w:rsidRPr="00D50B4A" w:rsidRDefault="0027642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94" w:author="Sarah Bergmann" w:date="2024-10-04T14:56:00Z" w16du:dateUtc="2024-10-04T12:56:00Z">
                <w:pPr>
                  <w:pStyle w:val="Beschreibung"/>
                  <w:ind w:left="360"/>
                </w:pPr>
              </w:pPrChange>
            </w:pPr>
          </w:p>
        </w:tc>
      </w:tr>
      <w:tr w:rsidR="00E55D90" w:rsidRPr="00D50B4A" w14:paraId="482569A2" w14:textId="77777777" w:rsidTr="00D50B4A">
        <w:trPr>
          <w:trHeight w:val="510"/>
          <w:trPrChange w:id="95" w:author="Sarah Bergmann" w:date="2024-10-04T14:57:00Z" w16du:dateUtc="2024-10-04T12:57:00Z">
            <w:trPr>
              <w:trHeight w:val="510"/>
            </w:trPr>
          </w:trPrChange>
        </w:trPr>
        <w:tc>
          <w:tcPr>
            <w:tcW w:w="9072" w:type="dxa"/>
            <w:gridSpan w:val="8"/>
            <w:tcBorders>
              <w:bottom w:val="single" w:sz="4" w:space="0" w:color="auto"/>
            </w:tcBorders>
            <w:vAlign w:val="bottom"/>
            <w:tcPrChange w:id="96" w:author="Sarah Bergmann" w:date="2024-10-04T14:57:00Z" w16du:dateUtc="2024-10-04T12:57:00Z">
              <w:tcPr>
                <w:tcW w:w="10206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E55D90" w:rsidRPr="00D50B4A" w:rsidRDefault="001647AB" w:rsidP="00D50B4A">
            <w:pPr>
              <w:rPr>
                <w:rFonts w:ascii="Times New Roman" w:hAnsi="Times New Roman" w:cs="Times New Roman"/>
                <w:b/>
                <w:sz w:val="28"/>
                <w:szCs w:val="28"/>
                <w:rPrChange w:id="97" w:author="Sarah Bergmann" w:date="2024-10-04T14:56:00Z" w16du:dateUtc="2024-10-04T12:56:00Z"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</w:pPr>
            <w:r w:rsidRPr="00D50B4A">
              <w:rPr>
                <w:rFonts w:ascii="Times New Roman" w:hAnsi="Times New Roman" w:cs="Times New Roman"/>
                <w:b/>
                <w:sz w:val="28"/>
                <w:szCs w:val="28"/>
                <w:rPrChange w:id="98" w:author="Sarah Bergmann" w:date="2024-10-04T14:56:00Z" w16du:dateUtc="2024-10-04T12:56:00Z"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</w:rPrChange>
              </w:rPr>
              <w:t>FÄHIGKEITEN &amp; INTERESSEN</w:t>
            </w:r>
          </w:p>
        </w:tc>
      </w:tr>
      <w:tr w:rsidR="00E55D90" w:rsidRPr="00D50B4A" w14:paraId="2B257790" w14:textId="77777777" w:rsidTr="00D50B4A">
        <w:trPr>
          <w:trHeight w:val="567"/>
          <w:trPrChange w:id="99" w:author="Sarah Bergmann" w:date="2024-10-04T14:57:00Z" w16du:dateUtc="2024-10-04T12:57:00Z">
            <w:trPr>
              <w:trHeight w:val="637"/>
            </w:trPr>
          </w:trPrChange>
        </w:trPr>
        <w:tc>
          <w:tcPr>
            <w:tcW w:w="1134" w:type="dxa"/>
            <w:tcBorders>
              <w:top w:val="single" w:sz="4" w:space="0" w:color="auto"/>
            </w:tcBorders>
            <w:vAlign w:val="bottom"/>
            <w:tcPrChange w:id="100" w:author="Sarah Bergmann" w:date="2024-10-04T14:57:00Z" w16du:dateUtc="2024-10-04T12:57:00Z">
              <w:tcPr>
                <w:tcW w:w="1418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05A0461" w14:textId="77777777" w:rsidR="00365F44" w:rsidRPr="00D50B4A" w:rsidDel="00D50B4A" w:rsidRDefault="00365F44" w:rsidP="00D50B4A">
            <w:pPr>
              <w:rPr>
                <w:del w:id="101" w:author="Sarah Bergmann" w:date="2024-10-04T14:55:00Z" w16du:dateUtc="2024-10-04T12:55:00Z"/>
                <w:rFonts w:ascii="Times New Roman" w:hAnsi="Times New Roman" w:cs="Times New Roman"/>
                <w:sz w:val="20"/>
                <w:szCs w:val="20"/>
              </w:rPr>
            </w:pPr>
          </w:p>
          <w:p w14:paraId="29FF7A81" w14:textId="3ED151DB" w:rsidR="003D1033" w:rsidRPr="00D50B4A" w:rsidDel="00D50B4A" w:rsidRDefault="00E55D90" w:rsidP="00D50B4A">
            <w:pPr>
              <w:rPr>
                <w:del w:id="102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Sprachen</w:t>
            </w:r>
            <w:ins w:id="103" w:author="Sarah Bergmann" w:date="2024-10-04T14:54:00Z" w16du:dateUtc="2024-10-04T12:54:00Z">
              <w:r w:rsidR="00D50B4A" w:rsidRPr="00D50B4A">
                <w:rPr>
                  <w:rFonts w:ascii="Times New Roman" w:hAnsi="Times New Roman" w:cs="Times New Roman"/>
                  <w:sz w:val="20"/>
                  <w:szCs w:val="20"/>
                </w:rPr>
                <w:t>:</w:t>
              </w:r>
            </w:ins>
            <w:del w:id="104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sz w:val="20"/>
                  <w:szCs w:val="20"/>
                </w:rPr>
                <w:delText>:</w:delText>
              </w:r>
            </w:del>
          </w:p>
          <w:p w14:paraId="392E7BE5" w14:textId="77777777" w:rsidR="00D50B4A" w:rsidRPr="00D50B4A" w:rsidRDefault="00D50B4A" w:rsidP="00D50B4A">
            <w:pPr>
              <w:rPr>
                <w:ins w:id="105" w:author="Sarah Bergmann" w:date="2024-10-04T14:55:00Z" w16du:dateUtc="2024-10-04T12:55:00Z"/>
                <w:rFonts w:ascii="Times New Roman" w:hAnsi="Times New Roman" w:cs="Times New Roman"/>
                <w:sz w:val="20"/>
                <w:szCs w:val="20"/>
              </w:rPr>
            </w:pPr>
          </w:p>
          <w:p w14:paraId="777DAD2B" w14:textId="77777777" w:rsidR="001E61D1" w:rsidRPr="00D50B4A" w:rsidDel="00D50B4A" w:rsidRDefault="001E61D1" w:rsidP="00D50B4A">
            <w:pPr>
              <w:rPr>
                <w:del w:id="106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</w:p>
          <w:p w14:paraId="0E392B33" w14:textId="77777777" w:rsidR="00630B0E" w:rsidRPr="00D50B4A" w:rsidDel="00D50B4A" w:rsidRDefault="00630B0E" w:rsidP="00D50B4A">
            <w:pPr>
              <w:rPr>
                <w:del w:id="107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</w:p>
          <w:p w14:paraId="15B2C431" w14:textId="2E5E5A08" w:rsidR="00630B0E" w:rsidRPr="00D50B4A" w:rsidRDefault="00630B0E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del w:id="108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sz w:val="20"/>
                  <w:szCs w:val="20"/>
                </w:rPr>
                <w:delText>Zertifikate:</w:delText>
              </w:r>
            </w:del>
          </w:p>
        </w:tc>
        <w:tc>
          <w:tcPr>
            <w:tcW w:w="7938" w:type="dxa"/>
            <w:gridSpan w:val="7"/>
            <w:tcBorders>
              <w:top w:val="single" w:sz="4" w:space="0" w:color="auto"/>
            </w:tcBorders>
            <w:vAlign w:val="bottom"/>
            <w:tcPrChange w:id="109" w:author="Sarah Bergmann" w:date="2024-10-04T14:57:00Z" w16du:dateUtc="2024-10-04T12:57:00Z">
              <w:tcPr>
                <w:tcW w:w="8788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460DA0C" w14:textId="7DA221C9" w:rsidR="001E61D1" w:rsidRPr="00D50B4A" w:rsidDel="00D50B4A" w:rsidRDefault="001E61D1" w:rsidP="00D50B4A">
            <w:pPr>
              <w:rPr>
                <w:del w:id="110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</w:p>
          <w:p w14:paraId="566BBE11" w14:textId="090C5A3A" w:rsidR="00365F44" w:rsidRPr="00D50B4A" w:rsidRDefault="00E55D90" w:rsidP="00D50B4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ins w:id="111" w:author="Sarah Bergmann" w:date="2024-10-04T14:54:00Z" w16du:dateUtc="2024-10-04T12:54:00Z">
              <w:r w:rsidR="00D50B4A"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v</w:t>
              </w:r>
            </w:ins>
            <w:del w:id="112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delText>V</w:delText>
              </w:r>
            </w:del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</w:t>
            </w:r>
            <w:r w:rsidR="0091457B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u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ngssicher)</w:t>
            </w: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91457B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Französisch (</w:t>
            </w:r>
            <w:r w:rsidR="0091457B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Grundkenntnisse)</w:t>
            </w:r>
            <w:r w:rsidR="00AB3151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, </w:t>
            </w:r>
          </w:p>
          <w:p w14:paraId="1F29225C" w14:textId="58522CA8" w:rsidR="001E61D1" w:rsidRPr="00D50B4A" w:rsidDel="00D50B4A" w:rsidRDefault="00AB3151" w:rsidP="00D50B4A">
            <w:pPr>
              <w:rPr>
                <w:del w:id="113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Spanisch</w:t>
            </w:r>
            <w:proofErr w:type="spellEnd"/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365F44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Grundke</w:t>
            </w:r>
            <w:r w:rsidR="00365F44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nntniss</w:t>
            </w:r>
            <w:r w:rsidR="00365F44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</w:t>
            </w:r>
            <w:proofErr w:type="spellEnd"/>
            <w:r w:rsidR="00365F44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</w:t>
            </w:r>
          </w:p>
          <w:p w14:paraId="0FE4C490" w14:textId="77777777" w:rsidR="00F1732F" w:rsidRPr="00D50B4A" w:rsidDel="00D50B4A" w:rsidRDefault="00F1732F" w:rsidP="00D50B4A">
            <w:pPr>
              <w:rPr>
                <w:del w:id="114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  <w:p w14:paraId="061D3FCE" w14:textId="06F22BD9" w:rsidR="00630B0E" w:rsidRPr="00D50B4A" w:rsidRDefault="001C1BB1" w:rsidP="00D50B4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del w:id="115" w:author="Sarah Bergmann" w:date="2024-10-04T14:54:00Z" w16du:dateUtc="2024-10-04T12:54:00Z">
              <w:r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Cambridge</w:delText>
              </w:r>
              <w:r w:rsidR="00EB31BA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C1 Advanced</w:delText>
              </w:r>
              <w:r w:rsidR="0074741E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(</w:delText>
              </w:r>
              <w:r w:rsidR="0074741E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Score 189</w:delText>
              </w:r>
              <w:r w:rsidR="007C104F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)</w:delText>
              </w:r>
              <w:r w:rsidR="007C104F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, ETC</w:delText>
              </w:r>
              <w:r w:rsidR="00480F39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</w:delText>
              </w:r>
              <w:r w:rsidR="00071FA2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International </w:delText>
              </w:r>
              <w:r w:rsidR="00480F39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>College</w:delText>
              </w:r>
              <w:r w:rsidR="0057251C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Bournemouth</w:delText>
              </w:r>
              <w:r w:rsidR="00F67461" w:rsidRPr="00D50B4A" w:rsidDel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</w:rPr>
                <w:delText xml:space="preserve"> (</w:delText>
              </w:r>
              <w:r w:rsidR="00F67461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C2</w:delText>
              </w:r>
              <w:r w:rsidR="0057251C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</w:rPr>
                <w:delText>)</w:delText>
              </w:r>
            </w:del>
          </w:p>
        </w:tc>
      </w:tr>
      <w:tr w:rsidR="00D50B4A" w:rsidRPr="00F71078" w14:paraId="15702F3A" w14:textId="77777777" w:rsidTr="00D50B4A">
        <w:tblPrEx>
          <w:tblPrExChange w:id="116" w:author="Sarah Bergmann" w:date="2024-10-04T14:57:00Z" w16du:dateUtc="2024-10-04T12:57:00Z">
            <w:tblPrEx>
              <w:tblW w:w="9072" w:type="dxa"/>
              <w:tblInd w:w="0" w:type="dxa"/>
            </w:tblPrEx>
          </w:tblPrExChange>
        </w:tblPrEx>
        <w:trPr>
          <w:trHeight w:val="340"/>
          <w:ins w:id="117" w:author="Sarah Bergmann" w:date="2024-10-04T14:54:00Z"/>
          <w:trPrChange w:id="118" w:author="Sarah Bergmann" w:date="2024-10-04T14:57:00Z" w16du:dateUtc="2024-10-04T12:57:00Z">
            <w:trPr>
              <w:gridBefore w:val="1"/>
              <w:gridAfter w:val="0"/>
              <w:trHeight w:val="340"/>
            </w:trPr>
          </w:trPrChange>
        </w:trPr>
        <w:tc>
          <w:tcPr>
            <w:tcW w:w="1134" w:type="dxa"/>
            <w:vAlign w:val="bottom"/>
            <w:tcPrChange w:id="119" w:author="Sarah Bergmann" w:date="2024-10-04T14:57:00Z" w16du:dateUtc="2024-10-04T12:57:00Z">
              <w:tcPr>
                <w:tcW w:w="1134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5B5E1F1" w14:textId="722104BC" w:rsidR="00D50B4A" w:rsidRPr="00D50B4A" w:rsidRDefault="00D50B4A" w:rsidP="00D50B4A">
            <w:pPr>
              <w:rPr>
                <w:ins w:id="120" w:author="Sarah Bergmann" w:date="2024-10-04T14:54:00Z" w16du:dateUtc="2024-10-04T12:54:00Z"/>
                <w:rFonts w:ascii="Times New Roman" w:hAnsi="Times New Roman" w:cs="Times New Roman"/>
                <w:sz w:val="20"/>
                <w:szCs w:val="20"/>
              </w:rPr>
            </w:pPr>
            <w:ins w:id="121" w:author="Sarah Bergmann" w:date="2024-10-04T14:54:00Z" w16du:dateUtc="2024-10-04T12:54:00Z">
              <w:r w:rsidRPr="00D50B4A">
                <w:rPr>
                  <w:rFonts w:ascii="Times New Roman" w:hAnsi="Times New Roman" w:cs="Times New Roman"/>
                  <w:sz w:val="20"/>
                  <w:szCs w:val="20"/>
                </w:rPr>
                <w:t>Zertifikate:</w:t>
              </w:r>
            </w:ins>
          </w:p>
        </w:tc>
        <w:tc>
          <w:tcPr>
            <w:tcW w:w="7938" w:type="dxa"/>
            <w:gridSpan w:val="7"/>
            <w:vAlign w:val="bottom"/>
            <w:tcPrChange w:id="122" w:author="Sarah Bergmann" w:date="2024-10-04T14:57:00Z" w16du:dateUtc="2024-10-04T12:57:00Z">
              <w:tcPr>
                <w:tcW w:w="7938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DA984F6" w14:textId="764D9774" w:rsidR="00D50B4A" w:rsidRPr="00D50B4A" w:rsidRDefault="00D50B4A" w:rsidP="00D50B4A">
            <w:pPr>
              <w:rPr>
                <w:ins w:id="123" w:author="Sarah Bergmann" w:date="2024-10-04T14:54:00Z" w16du:dateUtc="2024-10-04T12:54:00Z"/>
                <w:rFonts w:ascii="Times New Roman" w:hAnsi="Times New Roman" w:cs="Times New Roman"/>
                <w:color w:val="000000"/>
                <w:sz w:val="20"/>
                <w:szCs w:val="20"/>
                <w:lang w:val="en-US"/>
                <w:rPrChange w:id="124" w:author="Sarah Bergmann" w:date="2024-10-04T14:56:00Z" w16du:dateUtc="2024-10-04T12:56:00Z">
                  <w:rPr>
                    <w:ins w:id="125" w:author="Sarah Bergmann" w:date="2024-10-04T14:54:00Z" w16du:dateUtc="2024-10-04T12:54:00Z"/>
                    <w:rFonts w:ascii="Times New Roman" w:hAnsi="Times New Roman" w:cs="Times New Roman"/>
                    <w:color w:val="000000"/>
                    <w:sz w:val="20"/>
                    <w:szCs w:val="20"/>
                    <w:lang w:val="de-AT"/>
                  </w:rPr>
                </w:rPrChange>
              </w:rPr>
            </w:pPr>
            <w:ins w:id="126" w:author="Sarah Bergmann" w:date="2024-10-04T14:54:00Z" w16du:dateUtc="2024-10-04T12:54:00Z"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127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 xml:space="preserve">Cambridge C1 Advanced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  <w:rPrChange w:id="128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>(Score 189)</w:t>
              </w:r>
              <w:r w:rsidRPr="00D50B4A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US"/>
                  <w:rPrChange w:id="129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 xml:space="preserve">, ETC International College Bournemouth </w:t>
              </w:r>
              <w:r w:rsidRPr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en-US"/>
                  <w:rPrChange w:id="130" w:author="Sarah Bergmann" w:date="2024-10-04T14:56:00Z" w16du:dateUtc="2024-10-04T12:56:00Z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rPrChange>
                </w:rPr>
                <w:t>(C2)</w:t>
              </w:r>
            </w:ins>
          </w:p>
        </w:tc>
      </w:tr>
      <w:tr w:rsidR="00E55D90" w:rsidRPr="00D50B4A" w14:paraId="45706C3F" w14:textId="77777777" w:rsidTr="00D50B4A">
        <w:trPr>
          <w:trHeight w:val="567"/>
          <w:trPrChange w:id="131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1134" w:type="dxa"/>
            <w:vAlign w:val="bottom"/>
            <w:tcPrChange w:id="132" w:author="Sarah Bergmann" w:date="2024-10-04T14:57:00Z" w16du:dateUtc="2024-10-04T12:57:00Z">
              <w:tcPr>
                <w:tcW w:w="1418" w:type="dxa"/>
                <w:gridSpan w:val="2"/>
                <w:vAlign w:val="bottom"/>
              </w:tcPr>
            </w:tcPrChange>
          </w:tcPr>
          <w:p w14:paraId="7298CC94" w14:textId="77777777" w:rsidR="00AB3151" w:rsidRPr="00D50B4A" w:rsidRDefault="00E55D90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  <w:p w14:paraId="57688BDA" w14:textId="767972EA" w:rsidR="003D1033" w:rsidRPr="00D50B4A" w:rsidRDefault="003D1033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38" w:type="dxa"/>
            <w:gridSpan w:val="7"/>
            <w:vAlign w:val="bottom"/>
            <w:tcPrChange w:id="133" w:author="Sarah Bergmann" w:date="2024-10-04T14:57:00Z" w16du:dateUtc="2024-10-04T12:57:00Z">
              <w:tcPr>
                <w:tcW w:w="8788" w:type="dxa"/>
                <w:gridSpan w:val="9"/>
                <w:vAlign w:val="bottom"/>
              </w:tcPr>
            </w:tcPrChange>
          </w:tcPr>
          <w:p w14:paraId="0B1D7209" w14:textId="77777777" w:rsidR="00F07D15" w:rsidRPr="00D50B4A" w:rsidDel="00D50B4A" w:rsidRDefault="00F07D15" w:rsidP="00D50B4A">
            <w:pPr>
              <w:rPr>
                <w:del w:id="134" w:author="Sarah Bergmann" w:date="2024-10-04T14:55:00Z" w16du:dateUtc="2024-10-04T12:55:00Z"/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14:paraId="318CCBA5" w14:textId="77777777" w:rsidR="00AD2E50" w:rsidRPr="00D50B4A" w:rsidDel="00D50B4A" w:rsidRDefault="006112F8" w:rsidP="00D50B4A">
            <w:pPr>
              <w:rPr>
                <w:del w:id="135" w:author="Sarah Bergmann" w:date="2024-10-04T14:55:00Z" w16du:dateUtc="2024-10-04T12:55:00Z"/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Excel (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fortgeschritten)</w:t>
            </w:r>
            <w:r w:rsidR="00E55D90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365296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PowerPoint (</w:t>
            </w:r>
            <w:r w:rsidR="00365296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B8432E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="00B8432E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Word</w:t>
            </w:r>
            <w:r w:rsidR="001A3ADB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B92BA6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1A3ADB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), </w:t>
            </w:r>
            <w:del w:id="136" w:author="Sarah Bergmann" w:date="2024-10-04T14:55:00Z" w16du:dateUtc="2024-10-04T12:55:00Z">
              <w:r w:rsidR="00CF0503" w:rsidRPr="00D50B4A" w:rsidDel="00D50B4A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</w:rPr>
                <w:delText xml:space="preserve"> </w:delText>
              </w:r>
            </w:del>
          </w:p>
          <w:p w14:paraId="60CA2168" w14:textId="5BB45E26" w:rsidR="00B92BA6" w:rsidRPr="00D50B4A" w:rsidRDefault="00E55D90" w:rsidP="00D50B4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Bloomberg</w:t>
            </w:r>
            <w:r w:rsidR="00AD2E50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76329C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CF0503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CF0503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Java</w:t>
            </w:r>
            <w:r w:rsidR="00D9640E" w:rsidRPr="00D50B4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D9640E" w:rsidRPr="00D50B4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Grundkenntnisse)</w:t>
            </w:r>
          </w:p>
        </w:tc>
      </w:tr>
      <w:tr w:rsidR="00E55D90" w:rsidRPr="00D50B4A" w14:paraId="70CB01B0" w14:textId="77777777" w:rsidTr="00D50B4A">
        <w:trPr>
          <w:trHeight w:val="340"/>
          <w:trPrChange w:id="137" w:author="Sarah Bergmann" w:date="2024-10-04T14:57:00Z" w16du:dateUtc="2024-10-04T12:57:00Z">
            <w:trPr>
              <w:trHeight w:val="283"/>
            </w:trPr>
          </w:trPrChange>
        </w:trPr>
        <w:tc>
          <w:tcPr>
            <w:tcW w:w="1134" w:type="dxa"/>
            <w:vAlign w:val="bottom"/>
            <w:tcPrChange w:id="138" w:author="Sarah Bergmann" w:date="2024-10-04T14:57:00Z" w16du:dateUtc="2024-10-04T12:57:00Z">
              <w:tcPr>
                <w:tcW w:w="1418" w:type="dxa"/>
                <w:gridSpan w:val="2"/>
                <w:vAlign w:val="bottom"/>
              </w:tcPr>
            </w:tcPrChange>
          </w:tcPr>
          <w:p w14:paraId="0056EDB5" w14:textId="77777777" w:rsidR="00422EDC" w:rsidRPr="00D50B4A" w:rsidDel="00D50B4A" w:rsidRDefault="00422EDC" w:rsidP="00D50B4A">
            <w:pPr>
              <w:rPr>
                <w:del w:id="139" w:author="Sarah Bergmann" w:date="2024-10-04T14:55:00Z" w16du:dateUtc="2024-10-04T12:55:00Z"/>
                <w:rFonts w:ascii="Times New Roman" w:hAnsi="Times New Roman" w:cs="Times New Roman"/>
                <w:sz w:val="20"/>
                <w:szCs w:val="20"/>
              </w:rPr>
            </w:pPr>
          </w:p>
          <w:p w14:paraId="04F58216" w14:textId="68AE4340" w:rsidR="00422EDC" w:rsidRPr="00D50B4A" w:rsidRDefault="00E55D90" w:rsidP="00D50B4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7938" w:type="dxa"/>
            <w:gridSpan w:val="7"/>
            <w:vAlign w:val="bottom"/>
            <w:tcPrChange w:id="140" w:author="Sarah Bergmann" w:date="2024-10-04T14:57:00Z" w16du:dateUtc="2024-10-04T12:57:00Z">
              <w:tcPr>
                <w:tcW w:w="8788" w:type="dxa"/>
                <w:gridSpan w:val="9"/>
                <w:vAlign w:val="bottom"/>
              </w:tcPr>
            </w:tcPrChange>
          </w:tcPr>
          <w:p w14:paraId="598C2742" w14:textId="3B54C7BF" w:rsidR="00422EDC" w:rsidRPr="00D50B4A" w:rsidRDefault="003D1033" w:rsidP="00D50B4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Fußball</w:t>
            </w:r>
            <w:r w:rsidR="00AD2E50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="0095274F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Formel 1,</w:t>
            </w:r>
            <w:r w:rsidR="00AD2E50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E7275B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Geschichte</w:t>
            </w:r>
            <w:r w:rsidR="000373C0" w:rsidRPr="00D50B4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Politik </w:t>
            </w:r>
          </w:p>
        </w:tc>
      </w:tr>
      <w:tr w:rsidR="001647AB" w:rsidRPr="00D50B4A" w14:paraId="071AB173" w14:textId="77777777" w:rsidTr="00D50B4A">
        <w:trPr>
          <w:trHeight w:val="1279"/>
          <w:trPrChange w:id="141" w:author="Sarah Bergmann" w:date="2024-10-04T14:56:00Z" w16du:dateUtc="2024-10-04T12:56:00Z">
            <w:trPr>
              <w:trHeight w:val="1279"/>
            </w:trPr>
          </w:trPrChange>
        </w:trPr>
        <w:tc>
          <w:tcPr>
            <w:tcW w:w="9072" w:type="dxa"/>
            <w:gridSpan w:val="8"/>
            <w:vAlign w:val="bottom"/>
            <w:tcPrChange w:id="142" w:author="Sarah Bergmann" w:date="2024-10-04T14:56:00Z" w16du:dateUtc="2024-10-04T12:56:00Z">
              <w:tcPr>
                <w:tcW w:w="10206" w:type="dxa"/>
                <w:gridSpan w:val="11"/>
                <w:vAlign w:val="bottom"/>
              </w:tcPr>
            </w:tcPrChange>
          </w:tcPr>
          <w:p w14:paraId="6478BDEA" w14:textId="425F1B80" w:rsidR="001647AB" w:rsidRPr="00D50B4A" w:rsidRDefault="001647AB" w:rsidP="00D50B4A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D50B4A">
              <w:rPr>
                <w:rFonts w:ascii="Times New Roman" w:hAnsi="Times New Roman" w:cs="Times New Roman"/>
                <w:sz w:val="20"/>
                <w:szCs w:val="20"/>
              </w:rPr>
              <w:t>Frankfurt</w:t>
            </w:r>
            <w:ins w:id="143" w:author="Sarah Bergmann" w:date="2024-10-04T14:53:00Z" w16du:dateUtc="2024-10-04T12:53:00Z">
              <w:r w:rsidR="00D50B4A" w:rsidRPr="00D50B4A">
                <w:rPr>
                  <w:rFonts w:ascii="Times New Roman" w:hAnsi="Times New Roman" w:cs="Times New Roman"/>
                  <w:sz w:val="20"/>
                  <w:szCs w:val="20"/>
                </w:rPr>
                <w:t xml:space="preserve"> am </w:t>
              </w:r>
            </w:ins>
            <w:ins w:id="144" w:author="Sarah Bergmann" w:date="2024-10-04T14:54:00Z" w16du:dateUtc="2024-10-04T12:54:00Z">
              <w:r w:rsidR="00D50B4A" w:rsidRPr="00D50B4A">
                <w:rPr>
                  <w:rFonts w:ascii="Times New Roman" w:hAnsi="Times New Roman" w:cs="Times New Roman"/>
                  <w:sz w:val="20"/>
                  <w:szCs w:val="20"/>
                </w:rPr>
                <w:t>Main</w:t>
              </w:r>
            </w:ins>
            <w:r w:rsidRPr="00D50B4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D16838" w:rsidRPr="00D50B4A">
              <w:rPr>
                <w:rFonts w:ascii="Times New Roman" w:hAnsi="Times New Roman" w:cs="Times New Roman"/>
                <w:sz w:val="20"/>
                <w:szCs w:val="20"/>
              </w:rPr>
              <w:t>03.10.2024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D50B4A">
      <w:footerReference w:type="even" r:id="rId12"/>
      <w:pgSz w:w="11906" w:h="16838"/>
      <w:pgMar w:top="1418" w:right="1418" w:bottom="340" w:left="1418" w:header="709" w:footer="709" w:gutter="0"/>
      <w:cols w:space="708"/>
      <w:docGrid w:linePitch="360"/>
      <w:sectPrChange w:id="145" w:author="Sarah Bergmann" w:date="2024-10-04T14:58:00Z" w16du:dateUtc="2024-10-04T12:58:00Z">
        <w:sectPr w:rsidR="00723643" w:rsidRPr="0074111D" w:rsidSect="00D50B4A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3" w:author="Sarah Bergmann" w:date="2024-10-04T14:48:00Z" w:initials="SB">
    <w:p w14:paraId="7AB37A19" w14:textId="0AECBEFD" w:rsidR="00D50B4A" w:rsidRDefault="00D50B4A">
      <w:pPr>
        <w:pStyle w:val="Kommentartext"/>
      </w:pPr>
      <w:r>
        <w:rPr>
          <w:rStyle w:val="Kommentarzeichen"/>
        </w:rPr>
        <w:annotationRef/>
      </w:r>
      <w:r>
        <w:t xml:space="preserve">Bitte bei den deutschen Stationen das „Deutschland“ entfernen, das ist nicht notwendig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50" w:author="David Döbele" w:date="2024-10-04T18:41:00Z" w:initials="MOU">
    <w:p w14:paraId="149E64E8" w14:textId="77777777" w:rsidR="002979C2" w:rsidRDefault="002979C2" w:rsidP="002979C2">
      <w:r>
        <w:rPr>
          <w:rStyle w:val="Kommentarzeichen"/>
        </w:rPr>
        <w:annotationRef/>
      </w:r>
      <w:r>
        <w:rPr>
          <w:sz w:val="20"/>
          <w:szCs w:val="20"/>
        </w:rPr>
        <w:t>Das hier kannst du ruhig noch konkreter machen, was für Kunden, was genau habt ihr für die gemacht etc. Sonst gerne in meinen Call dazu kommen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AB37A19" w15:done="0"/>
  <w15:commentEx w15:paraId="149E64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4628517" w16cex:dateUtc="2024-10-04T12:48:00Z"/>
  <w16cex:commentExtensible w16cex:durableId="556F660B" w16cex:dateUtc="2024-10-04T16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AB37A19" w16cid:durableId="54628517"/>
  <w16cid:commentId w16cid:paraId="149E64E8" w16cid:durableId="556F66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0FC156" w14:textId="77777777" w:rsidR="00227FD0" w:rsidRDefault="00227FD0" w:rsidP="00BE053D">
      <w:pPr>
        <w:spacing w:after="0" w:line="240" w:lineRule="auto"/>
      </w:pPr>
      <w:r>
        <w:separator/>
      </w:r>
    </w:p>
  </w:endnote>
  <w:endnote w:type="continuationSeparator" w:id="0">
    <w:p w14:paraId="21C5CD1C" w14:textId="77777777" w:rsidR="00227FD0" w:rsidRDefault="00227FD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5BA09B" w14:textId="77777777" w:rsidR="00227FD0" w:rsidRDefault="00227FD0" w:rsidP="00BE053D">
      <w:pPr>
        <w:spacing w:after="0" w:line="240" w:lineRule="auto"/>
      </w:pPr>
      <w:r>
        <w:separator/>
      </w:r>
    </w:p>
  </w:footnote>
  <w:footnote w:type="continuationSeparator" w:id="0">
    <w:p w14:paraId="3E61B10C" w14:textId="77777777" w:rsidR="00227FD0" w:rsidRDefault="00227FD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163233">
    <w:abstractNumId w:val="14"/>
  </w:num>
  <w:num w:numId="2" w16cid:durableId="871770512">
    <w:abstractNumId w:val="17"/>
  </w:num>
  <w:num w:numId="3" w16cid:durableId="1051076659">
    <w:abstractNumId w:val="20"/>
  </w:num>
  <w:num w:numId="4" w16cid:durableId="147866586">
    <w:abstractNumId w:val="0"/>
  </w:num>
  <w:num w:numId="5" w16cid:durableId="321005447">
    <w:abstractNumId w:val="1"/>
  </w:num>
  <w:num w:numId="6" w16cid:durableId="559052354">
    <w:abstractNumId w:val="2"/>
  </w:num>
  <w:num w:numId="7" w16cid:durableId="473261603">
    <w:abstractNumId w:val="13"/>
  </w:num>
  <w:num w:numId="8" w16cid:durableId="1329944554">
    <w:abstractNumId w:val="23"/>
  </w:num>
  <w:num w:numId="9" w16cid:durableId="1711494308">
    <w:abstractNumId w:val="12"/>
  </w:num>
  <w:num w:numId="10" w16cid:durableId="2094274982">
    <w:abstractNumId w:val="24"/>
  </w:num>
  <w:num w:numId="11" w16cid:durableId="1966080481">
    <w:abstractNumId w:val="5"/>
  </w:num>
  <w:num w:numId="12" w16cid:durableId="1500923765">
    <w:abstractNumId w:val="6"/>
  </w:num>
  <w:num w:numId="13" w16cid:durableId="730351356">
    <w:abstractNumId w:val="8"/>
  </w:num>
  <w:num w:numId="14" w16cid:durableId="1099791065">
    <w:abstractNumId w:val="9"/>
  </w:num>
  <w:num w:numId="15" w16cid:durableId="812454844">
    <w:abstractNumId w:val="22"/>
  </w:num>
  <w:num w:numId="16" w16cid:durableId="649671300">
    <w:abstractNumId w:val="4"/>
  </w:num>
  <w:num w:numId="17" w16cid:durableId="285355339">
    <w:abstractNumId w:val="16"/>
  </w:num>
  <w:num w:numId="18" w16cid:durableId="922035183">
    <w:abstractNumId w:val="3"/>
  </w:num>
  <w:num w:numId="19" w16cid:durableId="506015732">
    <w:abstractNumId w:val="19"/>
  </w:num>
  <w:num w:numId="20" w16cid:durableId="1947738216">
    <w:abstractNumId w:val="10"/>
  </w:num>
  <w:num w:numId="21" w16cid:durableId="1827432189">
    <w:abstractNumId w:val="11"/>
  </w:num>
  <w:num w:numId="22" w16cid:durableId="1804616125">
    <w:abstractNumId w:val="15"/>
  </w:num>
  <w:num w:numId="23" w16cid:durableId="38288844">
    <w:abstractNumId w:val="7"/>
  </w:num>
  <w:num w:numId="24" w16cid:durableId="1070619197">
    <w:abstractNumId w:val="21"/>
  </w:num>
  <w:num w:numId="25" w16cid:durableId="1289047297">
    <w:abstractNumId w:val="25"/>
  </w:num>
  <w:num w:numId="26" w16cid:durableId="1406799510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arah Bergmann">
    <w15:presenceInfo w15:providerId="Windows Live" w15:userId="f1dd7be93f828254"/>
  </w15:person>
  <w15:person w15:author="Bjarne Max Jensen">
    <w15:presenceInfo w15:providerId="AD" w15:userId="S::bjarne_max.jensen@fs-students.de::7e0b423f-51d6-42f4-9a34-ed66eac67f52"/>
  </w15:person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7E3"/>
    <w:rsid w:val="00026353"/>
    <w:rsid w:val="00031252"/>
    <w:rsid w:val="000373C0"/>
    <w:rsid w:val="00051555"/>
    <w:rsid w:val="00055559"/>
    <w:rsid w:val="00061D33"/>
    <w:rsid w:val="00064643"/>
    <w:rsid w:val="00071FA2"/>
    <w:rsid w:val="00087747"/>
    <w:rsid w:val="000A1FDA"/>
    <w:rsid w:val="000B63E2"/>
    <w:rsid w:val="000B6548"/>
    <w:rsid w:val="000D3C7C"/>
    <w:rsid w:val="000D671A"/>
    <w:rsid w:val="000E1347"/>
    <w:rsid w:val="001025FE"/>
    <w:rsid w:val="00103EC5"/>
    <w:rsid w:val="00116C6E"/>
    <w:rsid w:val="0012361D"/>
    <w:rsid w:val="00125CA6"/>
    <w:rsid w:val="00130E81"/>
    <w:rsid w:val="00141EA9"/>
    <w:rsid w:val="001534E0"/>
    <w:rsid w:val="00156FC9"/>
    <w:rsid w:val="00162A5A"/>
    <w:rsid w:val="001647AB"/>
    <w:rsid w:val="00172867"/>
    <w:rsid w:val="00175B6D"/>
    <w:rsid w:val="001824DE"/>
    <w:rsid w:val="001901ED"/>
    <w:rsid w:val="00193321"/>
    <w:rsid w:val="0019378B"/>
    <w:rsid w:val="0019483A"/>
    <w:rsid w:val="001A3ADB"/>
    <w:rsid w:val="001A46BF"/>
    <w:rsid w:val="001A481B"/>
    <w:rsid w:val="001A7661"/>
    <w:rsid w:val="001B0186"/>
    <w:rsid w:val="001B62CA"/>
    <w:rsid w:val="001C1BB1"/>
    <w:rsid w:val="001C313A"/>
    <w:rsid w:val="001D4DCD"/>
    <w:rsid w:val="001E145C"/>
    <w:rsid w:val="001E3754"/>
    <w:rsid w:val="001E3AB5"/>
    <w:rsid w:val="001E61D1"/>
    <w:rsid w:val="001F4175"/>
    <w:rsid w:val="00223A4D"/>
    <w:rsid w:val="00227FD0"/>
    <w:rsid w:val="00232CB5"/>
    <w:rsid w:val="00233598"/>
    <w:rsid w:val="00234A7E"/>
    <w:rsid w:val="00240099"/>
    <w:rsid w:val="0024373D"/>
    <w:rsid w:val="00244A73"/>
    <w:rsid w:val="002508C2"/>
    <w:rsid w:val="00267252"/>
    <w:rsid w:val="00276421"/>
    <w:rsid w:val="00277AD8"/>
    <w:rsid w:val="00282DB0"/>
    <w:rsid w:val="002979C2"/>
    <w:rsid w:val="002A24C6"/>
    <w:rsid w:val="002B2091"/>
    <w:rsid w:val="002B2745"/>
    <w:rsid w:val="002C6972"/>
    <w:rsid w:val="002D2B32"/>
    <w:rsid w:val="002D4516"/>
    <w:rsid w:val="002E0C26"/>
    <w:rsid w:val="002E3E3B"/>
    <w:rsid w:val="002E72AF"/>
    <w:rsid w:val="002F46AD"/>
    <w:rsid w:val="002F7F25"/>
    <w:rsid w:val="003101F0"/>
    <w:rsid w:val="00314B7A"/>
    <w:rsid w:val="00324BC5"/>
    <w:rsid w:val="003322C0"/>
    <w:rsid w:val="00340BAB"/>
    <w:rsid w:val="003418E0"/>
    <w:rsid w:val="00347F8D"/>
    <w:rsid w:val="00365296"/>
    <w:rsid w:val="00365F44"/>
    <w:rsid w:val="00372F7B"/>
    <w:rsid w:val="0037332D"/>
    <w:rsid w:val="003733E5"/>
    <w:rsid w:val="00390EA6"/>
    <w:rsid w:val="003A5F14"/>
    <w:rsid w:val="003D1033"/>
    <w:rsid w:val="003D44AB"/>
    <w:rsid w:val="003E27C3"/>
    <w:rsid w:val="003F3E3F"/>
    <w:rsid w:val="004067B8"/>
    <w:rsid w:val="004154BE"/>
    <w:rsid w:val="0042013D"/>
    <w:rsid w:val="00422EDC"/>
    <w:rsid w:val="00422F83"/>
    <w:rsid w:val="00426D7E"/>
    <w:rsid w:val="0043430C"/>
    <w:rsid w:val="00435E6D"/>
    <w:rsid w:val="00443668"/>
    <w:rsid w:val="00456B0D"/>
    <w:rsid w:val="00476AF8"/>
    <w:rsid w:val="00480F39"/>
    <w:rsid w:val="00484FD7"/>
    <w:rsid w:val="004929FB"/>
    <w:rsid w:val="004A54BA"/>
    <w:rsid w:val="004B25B2"/>
    <w:rsid w:val="004B6A5E"/>
    <w:rsid w:val="004E0748"/>
    <w:rsid w:val="0050618C"/>
    <w:rsid w:val="00507EA7"/>
    <w:rsid w:val="00516DBD"/>
    <w:rsid w:val="005255FD"/>
    <w:rsid w:val="00526089"/>
    <w:rsid w:val="005263D3"/>
    <w:rsid w:val="00527A28"/>
    <w:rsid w:val="00527DCA"/>
    <w:rsid w:val="00540AA3"/>
    <w:rsid w:val="00545923"/>
    <w:rsid w:val="0056625E"/>
    <w:rsid w:val="005716D4"/>
    <w:rsid w:val="00571B60"/>
    <w:rsid w:val="0057251C"/>
    <w:rsid w:val="00572876"/>
    <w:rsid w:val="00574DBA"/>
    <w:rsid w:val="005855D2"/>
    <w:rsid w:val="00585A4D"/>
    <w:rsid w:val="00596BEB"/>
    <w:rsid w:val="005B047A"/>
    <w:rsid w:val="005D4DC2"/>
    <w:rsid w:val="005D6329"/>
    <w:rsid w:val="005E57F6"/>
    <w:rsid w:val="00604BB6"/>
    <w:rsid w:val="006058D8"/>
    <w:rsid w:val="00610200"/>
    <w:rsid w:val="006112F8"/>
    <w:rsid w:val="00623699"/>
    <w:rsid w:val="00630B0E"/>
    <w:rsid w:val="00632D5A"/>
    <w:rsid w:val="00635515"/>
    <w:rsid w:val="00644F31"/>
    <w:rsid w:val="006465B7"/>
    <w:rsid w:val="006546FD"/>
    <w:rsid w:val="00665BF3"/>
    <w:rsid w:val="006732D6"/>
    <w:rsid w:val="00693E09"/>
    <w:rsid w:val="006961FA"/>
    <w:rsid w:val="006A2DE9"/>
    <w:rsid w:val="006A7230"/>
    <w:rsid w:val="006B4E32"/>
    <w:rsid w:val="006B72C7"/>
    <w:rsid w:val="006B7B92"/>
    <w:rsid w:val="006B7F78"/>
    <w:rsid w:val="006C04B3"/>
    <w:rsid w:val="006C2252"/>
    <w:rsid w:val="006D7F7F"/>
    <w:rsid w:val="006E2C9C"/>
    <w:rsid w:val="006E40EF"/>
    <w:rsid w:val="006F0039"/>
    <w:rsid w:val="006F3D69"/>
    <w:rsid w:val="00703AC2"/>
    <w:rsid w:val="00711CEF"/>
    <w:rsid w:val="00720320"/>
    <w:rsid w:val="00723643"/>
    <w:rsid w:val="00725D3C"/>
    <w:rsid w:val="00733DA1"/>
    <w:rsid w:val="00737822"/>
    <w:rsid w:val="0074111D"/>
    <w:rsid w:val="0074741E"/>
    <w:rsid w:val="00753D4A"/>
    <w:rsid w:val="00756912"/>
    <w:rsid w:val="00761609"/>
    <w:rsid w:val="0076329C"/>
    <w:rsid w:val="00763DCE"/>
    <w:rsid w:val="00776C46"/>
    <w:rsid w:val="0078260B"/>
    <w:rsid w:val="007838D1"/>
    <w:rsid w:val="00785254"/>
    <w:rsid w:val="00785853"/>
    <w:rsid w:val="007966F0"/>
    <w:rsid w:val="00797BFC"/>
    <w:rsid w:val="007A030A"/>
    <w:rsid w:val="007A0F8D"/>
    <w:rsid w:val="007A720F"/>
    <w:rsid w:val="007B0005"/>
    <w:rsid w:val="007B5123"/>
    <w:rsid w:val="007C104F"/>
    <w:rsid w:val="007C6A3C"/>
    <w:rsid w:val="007D4BEE"/>
    <w:rsid w:val="007D5BE9"/>
    <w:rsid w:val="008050E4"/>
    <w:rsid w:val="00811913"/>
    <w:rsid w:val="0082257D"/>
    <w:rsid w:val="00835A84"/>
    <w:rsid w:val="00843C4E"/>
    <w:rsid w:val="00850888"/>
    <w:rsid w:val="00853438"/>
    <w:rsid w:val="00866846"/>
    <w:rsid w:val="00870F4D"/>
    <w:rsid w:val="00875DA9"/>
    <w:rsid w:val="0089040E"/>
    <w:rsid w:val="00895E38"/>
    <w:rsid w:val="008A782B"/>
    <w:rsid w:val="008B0FC0"/>
    <w:rsid w:val="008C429A"/>
    <w:rsid w:val="008C5A4F"/>
    <w:rsid w:val="008E1F3D"/>
    <w:rsid w:val="008F7480"/>
    <w:rsid w:val="00904F7B"/>
    <w:rsid w:val="009053D7"/>
    <w:rsid w:val="00910EA5"/>
    <w:rsid w:val="0091331D"/>
    <w:rsid w:val="0091457B"/>
    <w:rsid w:val="0093223C"/>
    <w:rsid w:val="00941A87"/>
    <w:rsid w:val="009501C2"/>
    <w:rsid w:val="00950683"/>
    <w:rsid w:val="0095274F"/>
    <w:rsid w:val="00954313"/>
    <w:rsid w:val="009668B9"/>
    <w:rsid w:val="00976577"/>
    <w:rsid w:val="00996356"/>
    <w:rsid w:val="00997D9A"/>
    <w:rsid w:val="009B7A41"/>
    <w:rsid w:val="009D0490"/>
    <w:rsid w:val="009D1180"/>
    <w:rsid w:val="009D2128"/>
    <w:rsid w:val="009D7C49"/>
    <w:rsid w:val="009E68B7"/>
    <w:rsid w:val="009E7297"/>
    <w:rsid w:val="00A0171B"/>
    <w:rsid w:val="00A0257D"/>
    <w:rsid w:val="00A12EDC"/>
    <w:rsid w:val="00A2612D"/>
    <w:rsid w:val="00A26D0D"/>
    <w:rsid w:val="00A33BDE"/>
    <w:rsid w:val="00A34885"/>
    <w:rsid w:val="00A43BC1"/>
    <w:rsid w:val="00A74225"/>
    <w:rsid w:val="00A75EA2"/>
    <w:rsid w:val="00A91F4E"/>
    <w:rsid w:val="00A936D5"/>
    <w:rsid w:val="00AA1EB0"/>
    <w:rsid w:val="00AA2DA3"/>
    <w:rsid w:val="00AA5A9C"/>
    <w:rsid w:val="00AB016A"/>
    <w:rsid w:val="00AB2A5A"/>
    <w:rsid w:val="00AB3151"/>
    <w:rsid w:val="00AD27D6"/>
    <w:rsid w:val="00AD28F8"/>
    <w:rsid w:val="00AD2E50"/>
    <w:rsid w:val="00AE4ED3"/>
    <w:rsid w:val="00AF1E6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034E"/>
    <w:rsid w:val="00B71CC9"/>
    <w:rsid w:val="00B8432E"/>
    <w:rsid w:val="00B90595"/>
    <w:rsid w:val="00B92BA6"/>
    <w:rsid w:val="00BA215A"/>
    <w:rsid w:val="00BB5F09"/>
    <w:rsid w:val="00BC0D9F"/>
    <w:rsid w:val="00BD536D"/>
    <w:rsid w:val="00BE053D"/>
    <w:rsid w:val="00BE3344"/>
    <w:rsid w:val="00BF1A7A"/>
    <w:rsid w:val="00BF1FA3"/>
    <w:rsid w:val="00C00974"/>
    <w:rsid w:val="00C018E4"/>
    <w:rsid w:val="00C066FA"/>
    <w:rsid w:val="00C132A5"/>
    <w:rsid w:val="00C25387"/>
    <w:rsid w:val="00C458D6"/>
    <w:rsid w:val="00C54BE3"/>
    <w:rsid w:val="00C57F80"/>
    <w:rsid w:val="00C768ED"/>
    <w:rsid w:val="00C82A8F"/>
    <w:rsid w:val="00C8518D"/>
    <w:rsid w:val="00C916C2"/>
    <w:rsid w:val="00CB4ABA"/>
    <w:rsid w:val="00CB6A39"/>
    <w:rsid w:val="00CC7F56"/>
    <w:rsid w:val="00CD1B12"/>
    <w:rsid w:val="00CD55DC"/>
    <w:rsid w:val="00CE1BBC"/>
    <w:rsid w:val="00CE2595"/>
    <w:rsid w:val="00CE28CC"/>
    <w:rsid w:val="00CE72FC"/>
    <w:rsid w:val="00CF0503"/>
    <w:rsid w:val="00CF31EE"/>
    <w:rsid w:val="00CF5055"/>
    <w:rsid w:val="00D00503"/>
    <w:rsid w:val="00D1492F"/>
    <w:rsid w:val="00D16838"/>
    <w:rsid w:val="00D17B69"/>
    <w:rsid w:val="00D2102C"/>
    <w:rsid w:val="00D3003C"/>
    <w:rsid w:val="00D331F4"/>
    <w:rsid w:val="00D43144"/>
    <w:rsid w:val="00D470E4"/>
    <w:rsid w:val="00D50B4A"/>
    <w:rsid w:val="00D52142"/>
    <w:rsid w:val="00D5280E"/>
    <w:rsid w:val="00D61906"/>
    <w:rsid w:val="00D61F14"/>
    <w:rsid w:val="00D80D6B"/>
    <w:rsid w:val="00D84CB9"/>
    <w:rsid w:val="00D85D41"/>
    <w:rsid w:val="00D90950"/>
    <w:rsid w:val="00D9640E"/>
    <w:rsid w:val="00D97A83"/>
    <w:rsid w:val="00DA5359"/>
    <w:rsid w:val="00DA69DF"/>
    <w:rsid w:val="00DB33F8"/>
    <w:rsid w:val="00DD10DB"/>
    <w:rsid w:val="00DD38E2"/>
    <w:rsid w:val="00DE0CF1"/>
    <w:rsid w:val="00DE5CD6"/>
    <w:rsid w:val="00DF0A06"/>
    <w:rsid w:val="00E00140"/>
    <w:rsid w:val="00E06B3A"/>
    <w:rsid w:val="00E13110"/>
    <w:rsid w:val="00E14836"/>
    <w:rsid w:val="00E24DF1"/>
    <w:rsid w:val="00E40B9A"/>
    <w:rsid w:val="00E431ED"/>
    <w:rsid w:val="00E54EE1"/>
    <w:rsid w:val="00E55D90"/>
    <w:rsid w:val="00E610BA"/>
    <w:rsid w:val="00E63F29"/>
    <w:rsid w:val="00E64FF5"/>
    <w:rsid w:val="00E7042B"/>
    <w:rsid w:val="00E71C16"/>
    <w:rsid w:val="00E7275B"/>
    <w:rsid w:val="00E7648F"/>
    <w:rsid w:val="00E828F0"/>
    <w:rsid w:val="00E907EC"/>
    <w:rsid w:val="00E93B35"/>
    <w:rsid w:val="00EA5421"/>
    <w:rsid w:val="00EA69C3"/>
    <w:rsid w:val="00EB31BA"/>
    <w:rsid w:val="00EB34FC"/>
    <w:rsid w:val="00EB3950"/>
    <w:rsid w:val="00EB5816"/>
    <w:rsid w:val="00ED0EA9"/>
    <w:rsid w:val="00ED5306"/>
    <w:rsid w:val="00EE5D27"/>
    <w:rsid w:val="00EF6A1F"/>
    <w:rsid w:val="00EF77DF"/>
    <w:rsid w:val="00F001B6"/>
    <w:rsid w:val="00F07755"/>
    <w:rsid w:val="00F07D15"/>
    <w:rsid w:val="00F11BEF"/>
    <w:rsid w:val="00F165E1"/>
    <w:rsid w:val="00F1732F"/>
    <w:rsid w:val="00F258E7"/>
    <w:rsid w:val="00F31B84"/>
    <w:rsid w:val="00F34DAC"/>
    <w:rsid w:val="00F44F5F"/>
    <w:rsid w:val="00F57BA5"/>
    <w:rsid w:val="00F62523"/>
    <w:rsid w:val="00F631EC"/>
    <w:rsid w:val="00F64C22"/>
    <w:rsid w:val="00F64FA7"/>
    <w:rsid w:val="00F67461"/>
    <w:rsid w:val="00F71078"/>
    <w:rsid w:val="00F74D19"/>
    <w:rsid w:val="00F80053"/>
    <w:rsid w:val="00FA02C7"/>
    <w:rsid w:val="00FA4186"/>
    <w:rsid w:val="00FC0531"/>
    <w:rsid w:val="00FC13F0"/>
    <w:rsid w:val="00FD0FB7"/>
    <w:rsid w:val="00FD123E"/>
    <w:rsid w:val="00FD63A7"/>
    <w:rsid w:val="00FE0496"/>
    <w:rsid w:val="00FE79A2"/>
    <w:rsid w:val="00FF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50B4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50B4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50B4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50B4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50B4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50B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2019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2024-10-08T15:58:00Z</dcterms:created>
  <dcterms:modified xsi:type="dcterms:W3CDTF">2024-10-08T16:45:00Z</dcterms:modified>
</cp:coreProperties>
</file>