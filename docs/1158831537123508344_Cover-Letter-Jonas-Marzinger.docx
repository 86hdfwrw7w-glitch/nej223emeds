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F2DA" w14:textId="564CC439" w:rsidR="000E65AB" w:rsidRPr="000E65AB" w:rsidRDefault="00EE4185" w:rsidP="000E65AB">
      <w:pPr>
        <w:spacing w:after="0"/>
        <w:jc w:val="right"/>
        <w:rPr>
          <w:rFonts w:ascii="Georgia" w:hAnsi="Georgia" w:cs="Times New Roman"/>
          <w:sz w:val="21"/>
          <w:szCs w:val="21"/>
        </w:rPr>
      </w:pPr>
      <w:r>
        <w:rPr>
          <w:rFonts w:ascii="Georgia" w:hAnsi="Georgia" w:cs="Times New Roman"/>
          <w:sz w:val="21"/>
          <w:szCs w:val="21"/>
        </w:rPr>
        <w:t>Jonas Märzinger</w:t>
      </w:r>
    </w:p>
    <w:p w14:paraId="25238331" w14:textId="168DCDD7" w:rsidR="000E65AB" w:rsidRPr="000E65AB" w:rsidRDefault="00EE4185" w:rsidP="000E65AB">
      <w:pPr>
        <w:spacing w:after="0"/>
        <w:jc w:val="right"/>
        <w:rPr>
          <w:rFonts w:ascii="Georgia" w:hAnsi="Georgia" w:cs="Times New Roman"/>
          <w:sz w:val="21"/>
          <w:szCs w:val="21"/>
        </w:rPr>
      </w:pPr>
      <w:r>
        <w:rPr>
          <w:rFonts w:ascii="Georgia" w:hAnsi="Georgia" w:cs="Times New Roman"/>
          <w:sz w:val="21"/>
          <w:szCs w:val="21"/>
        </w:rPr>
        <w:t>Schottenring 28/3/14</w:t>
      </w:r>
    </w:p>
    <w:p w14:paraId="5E6CBB27" w14:textId="296C9B76" w:rsidR="000E65AB" w:rsidRPr="000E65AB" w:rsidRDefault="00EE4185" w:rsidP="000E65AB">
      <w:pPr>
        <w:spacing w:after="0"/>
        <w:jc w:val="right"/>
        <w:rPr>
          <w:rFonts w:ascii="Georgia" w:hAnsi="Georgia" w:cs="Times New Roman"/>
          <w:sz w:val="21"/>
          <w:szCs w:val="21"/>
        </w:rPr>
      </w:pPr>
      <w:r>
        <w:rPr>
          <w:rFonts w:ascii="Georgia" w:hAnsi="Georgia" w:cs="Times New Roman"/>
          <w:sz w:val="21"/>
          <w:szCs w:val="21"/>
        </w:rPr>
        <w:t>1010 Wien</w:t>
      </w:r>
    </w:p>
    <w:p w14:paraId="0C54A488" w14:textId="38589247" w:rsidR="000E65AB" w:rsidRPr="002A3437" w:rsidRDefault="000E65AB" w:rsidP="000E65AB">
      <w:pPr>
        <w:spacing w:after="0"/>
        <w:jc w:val="right"/>
        <w:rPr>
          <w:rFonts w:ascii="Georgia" w:hAnsi="Georgia" w:cs="Times New Roman"/>
          <w:sz w:val="21"/>
          <w:szCs w:val="21"/>
          <w:lang w:val="de-AT"/>
        </w:rPr>
      </w:pPr>
      <w:r w:rsidRPr="002A3437">
        <w:rPr>
          <w:rFonts w:ascii="Georgia" w:hAnsi="Georgia" w:cs="Times New Roman"/>
          <w:sz w:val="21"/>
          <w:szCs w:val="21"/>
          <w:lang w:val="de-AT"/>
        </w:rPr>
        <w:t xml:space="preserve">Mail: </w:t>
      </w:r>
      <w:r w:rsidR="00ED6D87" w:rsidRPr="002A3437">
        <w:rPr>
          <w:rFonts w:ascii="Georgia" w:hAnsi="Georgia" w:cs="Times New Roman"/>
          <w:sz w:val="21"/>
          <w:szCs w:val="21"/>
          <w:lang w:val="de-AT"/>
        </w:rPr>
        <w:t>jonas.maerzinger@yahoo.com</w:t>
      </w:r>
    </w:p>
    <w:p w14:paraId="6890E24E" w14:textId="73B626DD" w:rsidR="000E65AB" w:rsidRPr="002A3437" w:rsidRDefault="000E65AB" w:rsidP="000E65AB">
      <w:pPr>
        <w:spacing w:after="0"/>
        <w:jc w:val="right"/>
        <w:rPr>
          <w:rFonts w:ascii="Georgia" w:hAnsi="Georgia" w:cs="Times New Roman"/>
          <w:sz w:val="21"/>
          <w:szCs w:val="21"/>
          <w:lang w:val="de-AT"/>
        </w:rPr>
      </w:pPr>
      <w:r w:rsidRPr="002A3437">
        <w:rPr>
          <w:rFonts w:ascii="Georgia" w:hAnsi="Georgia" w:cs="Times New Roman"/>
          <w:sz w:val="21"/>
          <w:szCs w:val="21"/>
          <w:lang w:val="de-AT"/>
        </w:rPr>
        <w:t xml:space="preserve">Mobil: </w:t>
      </w:r>
      <w:r w:rsidR="00C4283C" w:rsidRPr="002A3437">
        <w:rPr>
          <w:rFonts w:ascii="Georgia" w:hAnsi="Georgia" w:cs="Times New Roman"/>
          <w:sz w:val="21"/>
          <w:szCs w:val="21"/>
          <w:lang w:val="de-AT"/>
        </w:rPr>
        <w:t>+43 681 84565547</w:t>
      </w:r>
    </w:p>
    <w:p w14:paraId="5B1B6BCD" w14:textId="77777777" w:rsidR="00F817D1" w:rsidRPr="00F817D1" w:rsidRDefault="00F817D1" w:rsidP="00F817D1">
      <w:pPr>
        <w:spacing w:after="0"/>
        <w:rPr>
          <w:rFonts w:ascii="Georgia" w:hAnsi="Georgia" w:cs="Times New Roman"/>
          <w:sz w:val="21"/>
          <w:szCs w:val="21"/>
        </w:rPr>
      </w:pPr>
      <w:r w:rsidRPr="00F817D1">
        <w:rPr>
          <w:rFonts w:ascii="Georgia" w:hAnsi="Georgia" w:cs="Times New Roman"/>
          <w:sz w:val="21"/>
          <w:szCs w:val="21"/>
        </w:rPr>
        <w:t>Deutsche Bank AG</w:t>
      </w:r>
    </w:p>
    <w:p w14:paraId="46036ED7" w14:textId="77777777" w:rsidR="00F817D1" w:rsidRPr="00F817D1" w:rsidRDefault="00F817D1" w:rsidP="00F817D1">
      <w:pPr>
        <w:spacing w:after="0"/>
        <w:rPr>
          <w:rFonts w:ascii="Georgia" w:hAnsi="Georgia" w:cs="Times New Roman"/>
          <w:sz w:val="21"/>
          <w:szCs w:val="21"/>
        </w:rPr>
      </w:pPr>
      <w:r w:rsidRPr="00F817D1">
        <w:rPr>
          <w:rFonts w:ascii="Georgia" w:hAnsi="Georgia" w:cs="Times New Roman"/>
          <w:sz w:val="21"/>
          <w:szCs w:val="21"/>
        </w:rPr>
        <w:t>Taunusanlage 12</w:t>
      </w:r>
    </w:p>
    <w:p w14:paraId="79C1A8B2" w14:textId="0CC00001" w:rsidR="000E65AB" w:rsidRDefault="00F817D1" w:rsidP="00F817D1">
      <w:pPr>
        <w:spacing w:after="0"/>
        <w:rPr>
          <w:rFonts w:ascii="Georgia" w:hAnsi="Georgia" w:cs="Times New Roman"/>
          <w:sz w:val="21"/>
          <w:szCs w:val="21"/>
        </w:rPr>
      </w:pPr>
      <w:r w:rsidRPr="00F817D1">
        <w:rPr>
          <w:rFonts w:ascii="Georgia" w:hAnsi="Georgia" w:cs="Times New Roman"/>
          <w:sz w:val="21"/>
          <w:szCs w:val="21"/>
        </w:rPr>
        <w:t>60325 Frankfurt am Main</w:t>
      </w:r>
    </w:p>
    <w:p w14:paraId="732ADE81" w14:textId="77777777" w:rsidR="00F817D1" w:rsidRPr="000E65AB" w:rsidRDefault="00F817D1" w:rsidP="00F817D1">
      <w:pPr>
        <w:spacing w:after="0"/>
        <w:rPr>
          <w:rFonts w:ascii="Georgia" w:hAnsi="Georgia" w:cs="Times New Roman"/>
          <w:sz w:val="21"/>
          <w:szCs w:val="21"/>
        </w:rPr>
      </w:pPr>
    </w:p>
    <w:p w14:paraId="47DDE741" w14:textId="7058F962" w:rsidR="000E65AB" w:rsidRPr="000E65AB" w:rsidRDefault="001E5046" w:rsidP="000E65AB">
      <w:pPr>
        <w:spacing w:after="0"/>
        <w:jc w:val="right"/>
        <w:rPr>
          <w:rFonts w:ascii="Georgia" w:hAnsi="Georgia" w:cs="Times New Roman"/>
          <w:sz w:val="21"/>
          <w:szCs w:val="21"/>
        </w:rPr>
      </w:pPr>
      <w:r>
        <w:rPr>
          <w:rFonts w:ascii="Georgia" w:hAnsi="Georgia" w:cs="Times New Roman"/>
          <w:sz w:val="21"/>
          <w:szCs w:val="21"/>
        </w:rPr>
        <w:t>Wien</w:t>
      </w:r>
      <w:r w:rsidR="000E65AB" w:rsidRPr="000E65AB">
        <w:rPr>
          <w:rFonts w:ascii="Georgia" w:hAnsi="Georgia" w:cs="Times New Roman"/>
          <w:sz w:val="21"/>
          <w:szCs w:val="21"/>
        </w:rPr>
        <w:t xml:space="preserve">, </w:t>
      </w:r>
      <w:r w:rsidR="000C0445">
        <w:rPr>
          <w:rFonts w:ascii="Georgia" w:hAnsi="Georgia" w:cs="Times New Roman"/>
          <w:sz w:val="21"/>
          <w:szCs w:val="21"/>
        </w:rPr>
        <w:t>02</w:t>
      </w:r>
      <w:r w:rsidR="00041FA9">
        <w:rPr>
          <w:rFonts w:ascii="Georgia" w:hAnsi="Georgia" w:cs="Times New Roman"/>
          <w:sz w:val="21"/>
          <w:szCs w:val="21"/>
        </w:rPr>
        <w:t>.10.2023</w:t>
      </w:r>
    </w:p>
    <w:p w14:paraId="48132F49" w14:textId="3B52F56B" w:rsidR="000E65AB" w:rsidRPr="000E65AB" w:rsidRDefault="000E65AB" w:rsidP="000E65AB">
      <w:pPr>
        <w:spacing w:after="0"/>
        <w:rPr>
          <w:rFonts w:ascii="Georgia" w:hAnsi="Georgia" w:cs="Times New Roman"/>
          <w:b/>
          <w:bCs/>
          <w:sz w:val="21"/>
          <w:szCs w:val="21"/>
        </w:rPr>
      </w:pPr>
      <w:r w:rsidRPr="000E65AB">
        <w:rPr>
          <w:rFonts w:ascii="Georgia" w:hAnsi="Georgia" w:cs="Times New Roman"/>
          <w:b/>
          <w:bCs/>
          <w:sz w:val="21"/>
          <w:szCs w:val="21"/>
        </w:rPr>
        <w:t xml:space="preserve">Bewerbung um ein Praktikum </w:t>
      </w:r>
      <w:r w:rsidR="00AC7571">
        <w:rPr>
          <w:rFonts w:ascii="Georgia" w:hAnsi="Georgia" w:cs="Times New Roman"/>
          <w:b/>
          <w:bCs/>
          <w:sz w:val="21"/>
          <w:szCs w:val="21"/>
        </w:rPr>
        <w:t>in der International Private Bank</w:t>
      </w:r>
    </w:p>
    <w:p w14:paraId="14F71CC2" w14:textId="7F1B5B1D" w:rsidR="000E65AB" w:rsidRDefault="000E65AB" w:rsidP="000E65AB">
      <w:pPr>
        <w:spacing w:after="0"/>
        <w:rPr>
          <w:rFonts w:ascii="Georgia" w:hAnsi="Georgia" w:cs="Times New Roman"/>
          <w:b/>
          <w:sz w:val="21"/>
          <w:szCs w:val="21"/>
        </w:rPr>
      </w:pPr>
    </w:p>
    <w:p w14:paraId="5783711A" w14:textId="77777777" w:rsidR="000E65AB" w:rsidRPr="000E65AB" w:rsidRDefault="000E65AB" w:rsidP="000E65AB">
      <w:pPr>
        <w:spacing w:after="0"/>
        <w:rPr>
          <w:rFonts w:ascii="Georgia" w:hAnsi="Georgia" w:cs="Times New Roman"/>
          <w:b/>
          <w:sz w:val="21"/>
          <w:szCs w:val="21"/>
        </w:rPr>
      </w:pPr>
    </w:p>
    <w:p w14:paraId="2309D591" w14:textId="3CB75D29" w:rsidR="000E65AB" w:rsidRPr="000E65AB" w:rsidRDefault="000E65AB" w:rsidP="000E65AB">
      <w:pPr>
        <w:spacing w:after="0"/>
        <w:rPr>
          <w:rFonts w:ascii="Georgia" w:hAnsi="Georgia" w:cs="Times New Roman"/>
          <w:sz w:val="21"/>
          <w:szCs w:val="21"/>
        </w:rPr>
      </w:pPr>
      <w:r w:rsidRPr="000E65AB">
        <w:rPr>
          <w:rFonts w:ascii="Georgia" w:hAnsi="Georgia" w:cs="Times New Roman"/>
          <w:sz w:val="21"/>
          <w:szCs w:val="21"/>
        </w:rPr>
        <w:t xml:space="preserve">Sehr geehrte </w:t>
      </w:r>
      <w:r w:rsidR="001E5046">
        <w:rPr>
          <w:rFonts w:ascii="Georgia" w:hAnsi="Georgia" w:cs="Times New Roman"/>
          <w:sz w:val="21"/>
          <w:szCs w:val="21"/>
        </w:rPr>
        <w:t>Damen und Herren</w:t>
      </w:r>
      <w:r>
        <w:rPr>
          <w:rFonts w:ascii="Georgia" w:hAnsi="Georgia" w:cs="Times New Roman"/>
          <w:sz w:val="21"/>
          <w:szCs w:val="21"/>
        </w:rPr>
        <w:t>,</w:t>
      </w:r>
    </w:p>
    <w:p w14:paraId="4B52F18B" w14:textId="77777777" w:rsidR="000E65AB" w:rsidRPr="000E65AB" w:rsidRDefault="000E65AB" w:rsidP="000E65AB">
      <w:pPr>
        <w:spacing w:after="0"/>
        <w:rPr>
          <w:rFonts w:ascii="Georgia" w:hAnsi="Georgia" w:cs="Times New Roman"/>
          <w:sz w:val="21"/>
          <w:szCs w:val="21"/>
        </w:rPr>
      </w:pPr>
    </w:p>
    <w:p w14:paraId="4809417B" w14:textId="41294012" w:rsidR="000E65AB" w:rsidRPr="000E65AB" w:rsidRDefault="000E65AB" w:rsidP="000E65AB">
      <w:pPr>
        <w:jc w:val="both"/>
        <w:rPr>
          <w:rFonts w:ascii="Georgia" w:hAnsi="Georgia" w:cs="Times New Roman"/>
          <w:sz w:val="21"/>
          <w:szCs w:val="21"/>
        </w:rPr>
      </w:pPr>
      <w:r w:rsidRPr="000E65AB">
        <w:rPr>
          <w:rFonts w:ascii="Georgia" w:hAnsi="Georgia" w:cs="Times New Roman"/>
          <w:sz w:val="21"/>
          <w:szCs w:val="21"/>
        </w:rPr>
        <w:t xml:space="preserve">besonders in </w:t>
      </w:r>
      <w:r w:rsidR="00FA1E61" w:rsidRPr="000E65AB">
        <w:rPr>
          <w:rFonts w:ascii="Georgia" w:hAnsi="Georgia" w:cs="Times New Roman"/>
          <w:sz w:val="21"/>
          <w:szCs w:val="21"/>
        </w:rPr>
        <w:t>unsicheren</w:t>
      </w:r>
      <w:r w:rsidRPr="000E65AB">
        <w:rPr>
          <w:rFonts w:ascii="Georgia" w:hAnsi="Georgia" w:cs="Times New Roman"/>
          <w:sz w:val="21"/>
          <w:szCs w:val="21"/>
        </w:rPr>
        <w:t xml:space="preserve"> Zeiten wie diesen, werden die weltweiten Kapitalmärkte durch annähernd unendlich viele Faktoren beeinflusst und angetrieben. Dabei ist, wie bereits </w:t>
      </w:r>
      <w:r>
        <w:rPr>
          <w:rFonts w:ascii="Georgia" w:hAnsi="Georgia" w:cs="Times New Roman"/>
          <w:sz w:val="21"/>
          <w:szCs w:val="21"/>
        </w:rPr>
        <w:t xml:space="preserve">Börsenexperte </w:t>
      </w:r>
      <w:r w:rsidR="004160F5">
        <w:rPr>
          <w:rFonts w:ascii="Georgia" w:hAnsi="Georgia" w:cs="Times New Roman"/>
          <w:sz w:val="21"/>
          <w:szCs w:val="21"/>
        </w:rPr>
        <w:t>Peter Lynch</w:t>
      </w:r>
      <w:r w:rsidRPr="000E65AB">
        <w:rPr>
          <w:rFonts w:ascii="Georgia" w:hAnsi="Georgia" w:cs="Times New Roman"/>
          <w:sz w:val="21"/>
          <w:szCs w:val="21"/>
        </w:rPr>
        <w:t xml:space="preserve"> festhielt, jeder Handelstag unvorhersehbar, sodass an den Aktienmärkten täglich mit allem gerechnet werden muss. Vor allem dies beeindruckt mich stets aufs Neue und lässt meinen Wunsch</w:t>
      </w:r>
      <w:ins w:id="0" w:author="David Döbele" w:date="2023-10-03T20:15:00Z">
        <w:r w:rsidR="00BB0E60">
          <w:rPr>
            <w:rFonts w:ascii="Georgia" w:hAnsi="Georgia" w:cs="Times New Roman"/>
            <w:sz w:val="21"/>
            <w:szCs w:val="21"/>
          </w:rPr>
          <w:t>,</w:t>
        </w:r>
      </w:ins>
      <w:r w:rsidRPr="000E65AB">
        <w:rPr>
          <w:rFonts w:ascii="Georgia" w:hAnsi="Georgia" w:cs="Times New Roman"/>
          <w:sz w:val="21"/>
          <w:szCs w:val="21"/>
        </w:rPr>
        <w:t xml:space="preserve"> in diesem Bereich zu arbeiten</w:t>
      </w:r>
      <w:ins w:id="1" w:author="David Döbele" w:date="2023-10-03T20:15:00Z">
        <w:r w:rsidR="00BB0E60">
          <w:rPr>
            <w:rFonts w:ascii="Georgia" w:hAnsi="Georgia" w:cs="Times New Roman"/>
            <w:sz w:val="21"/>
            <w:szCs w:val="21"/>
          </w:rPr>
          <w:t>,</w:t>
        </w:r>
      </w:ins>
      <w:r w:rsidRPr="000E65AB">
        <w:rPr>
          <w:rFonts w:ascii="Georgia" w:hAnsi="Georgia" w:cs="Times New Roman"/>
          <w:sz w:val="21"/>
          <w:szCs w:val="21"/>
        </w:rPr>
        <w:t xml:space="preserve"> größer werden. Um diesem Ziel ein Stück näher zu kommen, möchte ich Sie ab </w:t>
      </w:r>
      <w:r w:rsidR="00AC7571">
        <w:rPr>
          <w:rFonts w:ascii="Georgia" w:hAnsi="Georgia" w:cs="Times New Roman"/>
          <w:sz w:val="21"/>
          <w:szCs w:val="21"/>
        </w:rPr>
        <w:t>Juli 2024</w:t>
      </w:r>
      <w:r w:rsidRPr="000E65AB">
        <w:rPr>
          <w:rFonts w:ascii="Georgia" w:hAnsi="Georgia" w:cs="Times New Roman"/>
          <w:sz w:val="21"/>
          <w:szCs w:val="21"/>
        </w:rPr>
        <w:t xml:space="preserve"> für einen Zeitraum von </w:t>
      </w:r>
      <w:r>
        <w:rPr>
          <w:rFonts w:ascii="Georgia" w:hAnsi="Georgia" w:cs="Times New Roman"/>
          <w:sz w:val="21"/>
          <w:szCs w:val="21"/>
        </w:rPr>
        <w:t>drei</w:t>
      </w:r>
      <w:r w:rsidRPr="000E65AB">
        <w:rPr>
          <w:rFonts w:ascii="Georgia" w:hAnsi="Georgia" w:cs="Times New Roman"/>
          <w:sz w:val="21"/>
          <w:szCs w:val="21"/>
        </w:rPr>
        <w:t xml:space="preserve"> Monaten als Praktikant im Portfoliomanagement unterstützen. </w:t>
      </w:r>
    </w:p>
    <w:p w14:paraId="2621D950" w14:textId="1DD1A66B" w:rsidR="000E65AB" w:rsidRPr="000E65AB" w:rsidRDefault="000E65AB" w:rsidP="000E65AB">
      <w:pPr>
        <w:jc w:val="both"/>
        <w:rPr>
          <w:rFonts w:ascii="Georgia" w:hAnsi="Georgia" w:cs="Times New Roman"/>
          <w:sz w:val="21"/>
          <w:szCs w:val="21"/>
        </w:rPr>
      </w:pPr>
      <w:r w:rsidRPr="000E65AB">
        <w:rPr>
          <w:rFonts w:ascii="Georgia" w:hAnsi="Georgia" w:cs="Times New Roman"/>
          <w:sz w:val="21"/>
          <w:szCs w:val="21"/>
        </w:rPr>
        <w:t xml:space="preserve">Bereits zu Schulzeiten habe ich mich für die Aktienmärkte interessiert, weshalb ich im </w:t>
      </w:r>
      <w:r w:rsidR="000F7529">
        <w:rPr>
          <w:rFonts w:ascii="Georgia" w:hAnsi="Georgia" w:cs="Times New Roman"/>
          <w:sz w:val="21"/>
          <w:szCs w:val="21"/>
        </w:rPr>
        <w:t>Oktober 202</w:t>
      </w:r>
      <w:r w:rsidR="000D7333">
        <w:rPr>
          <w:rFonts w:ascii="Georgia" w:hAnsi="Georgia" w:cs="Times New Roman"/>
          <w:sz w:val="21"/>
          <w:szCs w:val="21"/>
        </w:rPr>
        <w:t>0 das Studium</w:t>
      </w:r>
      <w:r w:rsidR="00884508">
        <w:rPr>
          <w:rFonts w:ascii="Georgia" w:hAnsi="Georgia" w:cs="Times New Roman"/>
          <w:sz w:val="21"/>
          <w:szCs w:val="21"/>
        </w:rPr>
        <w:t xml:space="preserve"> Wirtschaftsrecht</w:t>
      </w:r>
      <w:r w:rsidRPr="000E65AB">
        <w:rPr>
          <w:rFonts w:ascii="Georgia" w:hAnsi="Georgia" w:cs="Times New Roman"/>
          <w:sz w:val="21"/>
          <w:szCs w:val="21"/>
        </w:rPr>
        <w:t xml:space="preserve"> </w:t>
      </w:r>
      <w:r w:rsidR="00DF209C">
        <w:rPr>
          <w:rFonts w:ascii="Georgia" w:hAnsi="Georgia" w:cs="Times New Roman"/>
          <w:sz w:val="21"/>
          <w:szCs w:val="21"/>
        </w:rPr>
        <w:t xml:space="preserve">und darauffolgend 2o22 mein </w:t>
      </w:r>
      <w:r w:rsidRPr="000E65AB">
        <w:rPr>
          <w:rFonts w:ascii="Georgia" w:hAnsi="Georgia" w:cs="Times New Roman"/>
          <w:sz w:val="21"/>
          <w:szCs w:val="21"/>
        </w:rPr>
        <w:t xml:space="preserve">wirtschaftswissenschaftliches Studium an der </w:t>
      </w:r>
      <w:r w:rsidR="00DF209C">
        <w:rPr>
          <w:rFonts w:ascii="Georgia" w:hAnsi="Georgia" w:cs="Times New Roman"/>
          <w:sz w:val="21"/>
          <w:szCs w:val="21"/>
        </w:rPr>
        <w:t>Wirtschaftsuniversität Wien</w:t>
      </w:r>
      <w:r w:rsidR="000431D4">
        <w:rPr>
          <w:rFonts w:ascii="Georgia" w:hAnsi="Georgia" w:cs="Times New Roman"/>
          <w:sz w:val="21"/>
          <w:szCs w:val="21"/>
        </w:rPr>
        <w:t xml:space="preserve"> </w:t>
      </w:r>
      <w:r w:rsidRPr="000E65AB">
        <w:rPr>
          <w:rFonts w:ascii="Georgia" w:hAnsi="Georgia" w:cs="Times New Roman"/>
          <w:sz w:val="21"/>
          <w:szCs w:val="21"/>
        </w:rPr>
        <w:t>begann. Dabei konnte ich schnell meine Begeisterung für finanzwirtschaftliche Themen erweitern</w:t>
      </w:r>
      <w:r w:rsidR="003C6D80">
        <w:rPr>
          <w:rFonts w:ascii="Georgia" w:hAnsi="Georgia" w:cs="Times New Roman"/>
          <w:sz w:val="21"/>
          <w:szCs w:val="21"/>
        </w:rPr>
        <w:t xml:space="preserve"> und juristische Grundkenntnisse aufbauen</w:t>
      </w:r>
      <w:r w:rsidRPr="000E65AB">
        <w:rPr>
          <w:rFonts w:ascii="Georgia" w:hAnsi="Georgia" w:cs="Times New Roman"/>
          <w:sz w:val="21"/>
          <w:szCs w:val="21"/>
        </w:rPr>
        <w:t xml:space="preserve">, was sich auch in den Ergebnissen relevanter Module widerspiegelte. Auch über das Studium hinaus ließen mich die Finanzmärkte nicht los, woraufhin ich </w:t>
      </w:r>
      <w:r>
        <w:rPr>
          <w:rFonts w:ascii="Georgia" w:hAnsi="Georgia" w:cs="Times New Roman"/>
          <w:sz w:val="21"/>
          <w:szCs w:val="21"/>
        </w:rPr>
        <w:t xml:space="preserve">mich seit </w:t>
      </w:r>
      <w:r w:rsidR="009C275B">
        <w:rPr>
          <w:rFonts w:ascii="Georgia" w:hAnsi="Georgia" w:cs="Times New Roman"/>
          <w:sz w:val="21"/>
          <w:szCs w:val="21"/>
        </w:rPr>
        <w:t>2019 bei der Verwaltung von Wertpapier</w:t>
      </w:r>
      <w:r w:rsidR="00DD6CE1">
        <w:rPr>
          <w:rFonts w:ascii="Georgia" w:hAnsi="Georgia" w:cs="Times New Roman"/>
          <w:sz w:val="21"/>
          <w:szCs w:val="21"/>
        </w:rPr>
        <w:t xml:space="preserve">depots meiner Familienmitglieder </w:t>
      </w:r>
      <w:r>
        <w:rPr>
          <w:rFonts w:ascii="Georgia" w:hAnsi="Georgia" w:cs="Times New Roman"/>
          <w:sz w:val="21"/>
          <w:szCs w:val="21"/>
        </w:rPr>
        <w:t xml:space="preserve">engagiere. </w:t>
      </w:r>
      <w:r w:rsidRPr="000E65AB">
        <w:rPr>
          <w:rFonts w:ascii="Georgia" w:hAnsi="Georgia" w:cs="Times New Roman"/>
          <w:sz w:val="21"/>
          <w:szCs w:val="21"/>
        </w:rPr>
        <w:t xml:space="preserve">Dabei </w:t>
      </w:r>
      <w:r w:rsidR="008436CD">
        <w:rPr>
          <w:rFonts w:ascii="Georgia" w:hAnsi="Georgia" w:cs="Times New Roman"/>
          <w:sz w:val="21"/>
          <w:szCs w:val="21"/>
        </w:rPr>
        <w:t xml:space="preserve">bin ich vor allem durch das </w:t>
      </w:r>
      <w:r w:rsidR="0050295D">
        <w:rPr>
          <w:rFonts w:ascii="Georgia" w:hAnsi="Georgia" w:cs="Times New Roman"/>
          <w:sz w:val="21"/>
          <w:szCs w:val="21"/>
        </w:rPr>
        <w:t xml:space="preserve">Übernehmen von Verantwortung </w:t>
      </w:r>
      <w:r w:rsidR="00DF1D0A">
        <w:rPr>
          <w:rFonts w:ascii="Georgia" w:hAnsi="Georgia" w:cs="Times New Roman"/>
          <w:sz w:val="21"/>
          <w:szCs w:val="21"/>
        </w:rPr>
        <w:t>gewachsen</w:t>
      </w:r>
      <w:r w:rsidRPr="000E65AB">
        <w:rPr>
          <w:rFonts w:ascii="Georgia" w:hAnsi="Georgia" w:cs="Times New Roman"/>
          <w:sz w:val="21"/>
          <w:szCs w:val="21"/>
        </w:rPr>
        <w:t xml:space="preserve">, da ich </w:t>
      </w:r>
      <w:r w:rsidR="00E33C15">
        <w:rPr>
          <w:rFonts w:ascii="Georgia" w:hAnsi="Georgia" w:cs="Times New Roman"/>
          <w:sz w:val="21"/>
          <w:szCs w:val="21"/>
        </w:rPr>
        <w:t xml:space="preserve">selbstständig für </w:t>
      </w:r>
      <w:r w:rsidR="00700AFA">
        <w:rPr>
          <w:rFonts w:ascii="Georgia" w:hAnsi="Georgia" w:cs="Times New Roman"/>
          <w:sz w:val="21"/>
          <w:szCs w:val="21"/>
        </w:rPr>
        <w:t xml:space="preserve">Strategie, Diversifikation und </w:t>
      </w:r>
      <w:r w:rsidR="00F817D1">
        <w:rPr>
          <w:rFonts w:ascii="Georgia" w:hAnsi="Georgia" w:cs="Times New Roman"/>
          <w:sz w:val="21"/>
          <w:szCs w:val="21"/>
        </w:rPr>
        <w:t>Umsetzung</w:t>
      </w:r>
      <w:r w:rsidR="006E7A8D">
        <w:rPr>
          <w:rFonts w:ascii="Georgia" w:hAnsi="Georgia" w:cs="Times New Roman"/>
          <w:sz w:val="21"/>
          <w:szCs w:val="21"/>
        </w:rPr>
        <w:t xml:space="preserve"> zuständig bin</w:t>
      </w:r>
      <w:r w:rsidRPr="000E65AB">
        <w:rPr>
          <w:rFonts w:ascii="Georgia" w:hAnsi="Georgia" w:cs="Times New Roman"/>
          <w:sz w:val="21"/>
          <w:szCs w:val="21"/>
        </w:rPr>
        <w:t>. Während meine</w:t>
      </w:r>
      <w:r w:rsidR="00C850DC">
        <w:rPr>
          <w:rFonts w:ascii="Georgia" w:hAnsi="Georgia" w:cs="Times New Roman"/>
          <w:sz w:val="21"/>
          <w:szCs w:val="21"/>
        </w:rPr>
        <w:t xml:space="preserve">s Praktikums im Private Equity und Privatbank </w:t>
      </w:r>
      <w:r w:rsidR="00A01157">
        <w:rPr>
          <w:rFonts w:ascii="Georgia" w:hAnsi="Georgia" w:cs="Times New Roman"/>
          <w:sz w:val="21"/>
          <w:szCs w:val="21"/>
        </w:rPr>
        <w:t xml:space="preserve">der </w:t>
      </w:r>
      <w:proofErr w:type="spellStart"/>
      <w:r w:rsidR="00A01157">
        <w:rPr>
          <w:rFonts w:ascii="Georgia" w:hAnsi="Georgia" w:cs="Times New Roman"/>
          <w:sz w:val="21"/>
          <w:szCs w:val="21"/>
        </w:rPr>
        <w:t>Raiffaisenlandesbank</w:t>
      </w:r>
      <w:proofErr w:type="spellEnd"/>
      <w:r w:rsidR="00A01157">
        <w:rPr>
          <w:rFonts w:ascii="Georgia" w:hAnsi="Georgia" w:cs="Times New Roman"/>
          <w:sz w:val="21"/>
          <w:szCs w:val="21"/>
        </w:rPr>
        <w:t xml:space="preserve"> </w:t>
      </w:r>
      <w:r w:rsidR="00F817D1">
        <w:rPr>
          <w:rFonts w:ascii="Georgia" w:hAnsi="Georgia" w:cs="Times New Roman"/>
          <w:sz w:val="21"/>
          <w:szCs w:val="21"/>
        </w:rPr>
        <w:t>Oberösterreich</w:t>
      </w:r>
      <w:r w:rsidR="00A01157">
        <w:rPr>
          <w:rFonts w:ascii="Georgia" w:hAnsi="Georgia" w:cs="Times New Roman"/>
          <w:sz w:val="21"/>
          <w:szCs w:val="21"/>
        </w:rPr>
        <w:t xml:space="preserve"> </w:t>
      </w:r>
      <w:r w:rsidRPr="000E65AB">
        <w:rPr>
          <w:rFonts w:ascii="Georgia" w:hAnsi="Georgia" w:cs="Times New Roman"/>
          <w:sz w:val="21"/>
          <w:szCs w:val="21"/>
        </w:rPr>
        <w:t>konnte ich insbesondere durch die Analyse von Unternehmensbilanzen meine analytischen Fähigkeiten erweitern und die ersten essenziellen Erfahrungen in einer Bank machen.</w:t>
      </w:r>
      <w:r w:rsidR="004D1703">
        <w:rPr>
          <w:rFonts w:ascii="Georgia" w:hAnsi="Georgia" w:cs="Times New Roman"/>
          <w:sz w:val="21"/>
          <w:szCs w:val="21"/>
        </w:rPr>
        <w:t xml:space="preserve"> Bei meinem Praktikum in der Steuerberatung bei KPMG</w:t>
      </w:r>
      <w:r w:rsidR="007D195F">
        <w:rPr>
          <w:rFonts w:ascii="Georgia" w:hAnsi="Georgia" w:cs="Times New Roman"/>
          <w:sz w:val="21"/>
          <w:szCs w:val="21"/>
        </w:rPr>
        <w:t xml:space="preserve"> konnte ich hingegen einen </w:t>
      </w:r>
      <w:r w:rsidR="000D5299">
        <w:rPr>
          <w:rFonts w:ascii="Georgia" w:hAnsi="Georgia" w:cs="Times New Roman"/>
          <w:sz w:val="21"/>
          <w:szCs w:val="21"/>
        </w:rPr>
        <w:t>umfassenden</w:t>
      </w:r>
      <w:r w:rsidR="007D195F">
        <w:rPr>
          <w:rFonts w:ascii="Georgia" w:hAnsi="Georgia" w:cs="Times New Roman"/>
          <w:sz w:val="21"/>
          <w:szCs w:val="21"/>
        </w:rPr>
        <w:t xml:space="preserve"> Überblick über steuer</w:t>
      </w:r>
      <w:r w:rsidR="00B55017">
        <w:rPr>
          <w:rFonts w:ascii="Georgia" w:hAnsi="Georgia" w:cs="Times New Roman"/>
          <w:sz w:val="21"/>
          <w:szCs w:val="21"/>
        </w:rPr>
        <w:t>optimale</w:t>
      </w:r>
      <w:r w:rsidR="000D5299">
        <w:rPr>
          <w:rFonts w:ascii="Georgia" w:hAnsi="Georgia" w:cs="Times New Roman"/>
          <w:sz w:val="21"/>
          <w:szCs w:val="21"/>
        </w:rPr>
        <w:t xml:space="preserve"> Strukturen erlangen. </w:t>
      </w:r>
    </w:p>
    <w:p w14:paraId="6ACDD921" w14:textId="5A05ACFE" w:rsidR="002A3437" w:rsidRDefault="002A3437" w:rsidP="000E65AB">
      <w:pPr>
        <w:jc w:val="both"/>
        <w:rPr>
          <w:rFonts w:ascii="Georgia" w:hAnsi="Georgia" w:cs="Times New Roman"/>
          <w:sz w:val="21"/>
          <w:szCs w:val="21"/>
        </w:rPr>
      </w:pPr>
      <w:r w:rsidRPr="002A3437">
        <w:rPr>
          <w:rFonts w:ascii="Georgia" w:hAnsi="Georgia" w:cs="Times New Roman"/>
          <w:sz w:val="21"/>
          <w:szCs w:val="21"/>
        </w:rPr>
        <w:t xml:space="preserve">Die Deutsche Bank AG scheint ideal für ein Praktikum und meinen persönlichen nächsten Schritt vor dem Eintritt in die Arbeitswelt. Aufgrund Ihres Status als führendes Finanzunternehmen mit dem Fokus auf Menschen und einem klaren Blick für das Machbare sehe ich die Chance, bereits als Student umfangreiche Einblicke in </w:t>
      </w:r>
      <w:r w:rsidR="0036521B">
        <w:rPr>
          <w:rFonts w:ascii="Georgia" w:hAnsi="Georgia" w:cs="Times New Roman"/>
          <w:sz w:val="21"/>
          <w:szCs w:val="21"/>
        </w:rPr>
        <w:t>die Vermögensverwaltung</w:t>
      </w:r>
      <w:r w:rsidRPr="002A3437">
        <w:rPr>
          <w:rFonts w:ascii="Georgia" w:hAnsi="Georgia" w:cs="Times New Roman"/>
          <w:sz w:val="21"/>
          <w:szCs w:val="21"/>
        </w:rPr>
        <w:t xml:space="preserve"> zu gewinnen. </w:t>
      </w:r>
      <w:ins w:id="2" w:author="David Döbele" w:date="2023-10-03T20:17:00Z">
        <w:r w:rsidR="00BB0E60">
          <w:rPr>
            <w:rFonts w:ascii="Georgia" w:hAnsi="Georgia" w:cs="Times New Roman"/>
            <w:sz w:val="21"/>
            <w:szCs w:val="21"/>
          </w:rPr>
          <w:t>Durch Ihre einzigartige Positionierung in Deutschland sind Sie für das Private Banking und Wealth Management hier die klare Nummer Eins, was zur Folge hat, dass in Ihrem Team a</w:t>
        </w:r>
      </w:ins>
      <w:ins w:id="3" w:author="David Döbele" w:date="2023-10-03T20:18:00Z">
        <w:r w:rsidR="00BB0E60">
          <w:rPr>
            <w:rFonts w:ascii="Georgia" w:hAnsi="Georgia" w:cs="Times New Roman"/>
            <w:sz w:val="21"/>
            <w:szCs w:val="21"/>
          </w:rPr>
          <w:t xml:space="preserve">usschließlich A-Player arbeiten. Gerne würde ich von diesen smarten und ambitionierten Kolleginnen und Kollegen lernen und mich während des Praktikums für einen späteren Berufseinstieg positionieren. </w:t>
        </w:r>
      </w:ins>
      <w:r w:rsidRPr="002A3437">
        <w:rPr>
          <w:rFonts w:ascii="Georgia" w:hAnsi="Georgia" w:cs="Times New Roman"/>
          <w:sz w:val="21"/>
          <w:szCs w:val="21"/>
        </w:rPr>
        <w:t>Mit der Deutschen Bank AG verbinde ich Ihre Handlungsprinzipien mit strategischen, menschlichen, pragmatischen - Werte, mit denen ich mich voll und ganz identifiziere und auf denen ich meine berufliche Zukunft aufbauen möchte.</w:t>
      </w:r>
    </w:p>
    <w:p w14:paraId="730A44E7" w14:textId="5EC29B54" w:rsidR="000E65AB" w:rsidRPr="000E65AB" w:rsidRDefault="000E65AB" w:rsidP="000E65AB">
      <w:pPr>
        <w:jc w:val="both"/>
        <w:rPr>
          <w:rFonts w:ascii="Georgia" w:hAnsi="Georgia" w:cs="Times New Roman"/>
          <w:sz w:val="21"/>
          <w:szCs w:val="21"/>
        </w:rPr>
      </w:pPr>
      <w:r w:rsidRPr="000E65AB">
        <w:rPr>
          <w:rFonts w:ascii="Georgia" w:hAnsi="Georgia" w:cs="Times New Roman"/>
          <w:sz w:val="21"/>
          <w:szCs w:val="21"/>
        </w:rPr>
        <w:t xml:space="preserve">Ich erhoffe mir durch das Praktikum bei Ihnen unerlässliche Erfahrungen im institutionellen Portfoliomanagement zu erlangen und meine analytischen Fähigkeiten in anspruchsvollen Aufgaben anwenden zu können. Durch meine </w:t>
      </w:r>
      <w:r>
        <w:rPr>
          <w:rFonts w:ascii="Georgia" w:hAnsi="Georgia" w:cs="Times New Roman"/>
          <w:sz w:val="21"/>
          <w:szCs w:val="21"/>
        </w:rPr>
        <w:t>hohe</w:t>
      </w:r>
      <w:r w:rsidRPr="000E65AB">
        <w:rPr>
          <w:rFonts w:ascii="Georgia" w:hAnsi="Georgia" w:cs="Times New Roman"/>
          <w:sz w:val="21"/>
          <w:szCs w:val="21"/>
        </w:rPr>
        <w:t xml:space="preserve"> Motivation</w:t>
      </w:r>
      <w:r>
        <w:rPr>
          <w:rFonts w:ascii="Georgia" w:hAnsi="Georgia" w:cs="Times New Roman"/>
          <w:sz w:val="21"/>
          <w:szCs w:val="21"/>
        </w:rPr>
        <w:t>, später</w:t>
      </w:r>
      <w:r w:rsidRPr="000E65AB">
        <w:rPr>
          <w:rFonts w:ascii="Georgia" w:hAnsi="Georgia" w:cs="Times New Roman"/>
          <w:sz w:val="21"/>
          <w:szCs w:val="21"/>
        </w:rPr>
        <w:t xml:space="preserve"> in diesem Bereich zu arbeiten sowie meine selbstständige und verantwortungsbewusste Arbeitsweise, bin ich mir sicher, dass ich eine Verstärkung in Ihrem Team darstellen werde. Ich würde mich sehr freuen, Sie in einem persönlichen Gespräch von meinen Fähigkeiten überzeugen zu dürfen.</w:t>
      </w:r>
    </w:p>
    <w:p w14:paraId="6C025650" w14:textId="77777777" w:rsidR="000E65AB" w:rsidRPr="000E65AB" w:rsidRDefault="000E65AB" w:rsidP="000E65AB">
      <w:pPr>
        <w:spacing w:after="0"/>
        <w:jc w:val="both"/>
        <w:rPr>
          <w:rFonts w:ascii="Georgia" w:hAnsi="Georgia" w:cs="Times New Roman"/>
          <w:sz w:val="21"/>
          <w:szCs w:val="21"/>
        </w:rPr>
      </w:pPr>
    </w:p>
    <w:p w14:paraId="30B639C4" w14:textId="77777777" w:rsidR="000E65AB" w:rsidRPr="000E65AB" w:rsidRDefault="000E65AB" w:rsidP="000E65AB">
      <w:pPr>
        <w:spacing w:after="0"/>
        <w:rPr>
          <w:rFonts w:ascii="Georgia" w:hAnsi="Georgia" w:cs="Times New Roman"/>
          <w:sz w:val="21"/>
          <w:szCs w:val="21"/>
        </w:rPr>
      </w:pPr>
      <w:r w:rsidRPr="000E65AB">
        <w:rPr>
          <w:rFonts w:ascii="Georgia" w:hAnsi="Georgia" w:cs="Times New Roman"/>
          <w:sz w:val="21"/>
          <w:szCs w:val="21"/>
        </w:rPr>
        <w:t xml:space="preserve">Mit freundlichen Grüßen </w:t>
      </w:r>
    </w:p>
    <w:p w14:paraId="226279EB" w14:textId="77777777" w:rsidR="000E65AB" w:rsidRPr="000E65AB" w:rsidRDefault="000E65AB">
      <w:pPr>
        <w:rPr>
          <w:rFonts w:ascii="Georgia" w:hAnsi="Georgia"/>
        </w:rPr>
      </w:pPr>
    </w:p>
    <w:sectPr w:rsidR="000E65AB" w:rsidRPr="000E65AB" w:rsidSect="00AC40FF">
      <w:pgSz w:w="11906" w:h="16838"/>
      <w:pgMar w:top="851" w:right="1077" w:bottom="73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AB"/>
    <w:rsid w:val="00041FA9"/>
    <w:rsid w:val="000431D4"/>
    <w:rsid w:val="000C0445"/>
    <w:rsid w:val="000D5299"/>
    <w:rsid w:val="000D7333"/>
    <w:rsid w:val="000E65AB"/>
    <w:rsid w:val="000F7529"/>
    <w:rsid w:val="00173303"/>
    <w:rsid w:val="001E5046"/>
    <w:rsid w:val="00277641"/>
    <w:rsid w:val="00297888"/>
    <w:rsid w:val="002A3437"/>
    <w:rsid w:val="0035649E"/>
    <w:rsid w:val="0036521B"/>
    <w:rsid w:val="003C2232"/>
    <w:rsid w:val="003C6D80"/>
    <w:rsid w:val="004027BF"/>
    <w:rsid w:val="004160F5"/>
    <w:rsid w:val="00455555"/>
    <w:rsid w:val="00475ED3"/>
    <w:rsid w:val="004D1703"/>
    <w:rsid w:val="0050295D"/>
    <w:rsid w:val="006E7A8D"/>
    <w:rsid w:val="00700AFA"/>
    <w:rsid w:val="007D195F"/>
    <w:rsid w:val="008436CD"/>
    <w:rsid w:val="0088388F"/>
    <w:rsid w:val="00884508"/>
    <w:rsid w:val="00886651"/>
    <w:rsid w:val="009C275B"/>
    <w:rsid w:val="00A01157"/>
    <w:rsid w:val="00A10676"/>
    <w:rsid w:val="00AC7571"/>
    <w:rsid w:val="00AE1F9A"/>
    <w:rsid w:val="00B55017"/>
    <w:rsid w:val="00BB0E60"/>
    <w:rsid w:val="00C4283C"/>
    <w:rsid w:val="00C850DC"/>
    <w:rsid w:val="00DD6CE1"/>
    <w:rsid w:val="00DF1D0A"/>
    <w:rsid w:val="00DF209C"/>
    <w:rsid w:val="00E33C15"/>
    <w:rsid w:val="00ED6D87"/>
    <w:rsid w:val="00EE4185"/>
    <w:rsid w:val="00EE57B5"/>
    <w:rsid w:val="00F817D1"/>
    <w:rsid w:val="00F83DA0"/>
    <w:rsid w:val="00FA1E6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61D7"/>
  <w15:chartTrackingRefBased/>
  <w15:docId w15:val="{F105FD45-9213-1344-8905-121A9A64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65AB"/>
    <w:pPr>
      <w:spacing w:after="160" w:line="259" w:lineRule="auto"/>
    </w:pPr>
    <w:rPr>
      <w:sz w:val="22"/>
      <w:szCs w:val="2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B0E60"/>
    <w:rPr>
      <w:sz w:val="22"/>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486</Words>
  <Characters>3065</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4z91digxM3@goetheuniversitaet.onmicrosoft.com</dc:creator>
  <cp:keywords/>
  <dc:description/>
  <cp:lastModifiedBy>David Döbele</cp:lastModifiedBy>
  <cp:revision>55</cp:revision>
  <dcterms:created xsi:type="dcterms:W3CDTF">2023-09-30T09:51:00Z</dcterms:created>
  <dcterms:modified xsi:type="dcterms:W3CDTF">2023-10-03T18:18:00Z</dcterms:modified>
</cp:coreProperties>
</file>