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0E471" w14:textId="77777777" w:rsidR="008E180B" w:rsidRPr="008E180B" w:rsidRDefault="008E180B" w:rsidP="008E180B">
      <w:r w:rsidRPr="008E180B">
        <w:t>Ja, gerne. Vielen Dank, dass ich mich Ihnen vorstellen darf.</w:t>
      </w:r>
    </w:p>
    <w:p w14:paraId="63A88729" w14:textId="77777777" w:rsidR="008E180B" w:rsidRPr="008E180B" w:rsidRDefault="008E180B" w:rsidP="008E180B">
      <w:pPr>
        <w:rPr>
          <w:b/>
          <w:bCs/>
        </w:rPr>
      </w:pPr>
      <w:r w:rsidRPr="008E180B">
        <w:rPr>
          <w:b/>
          <w:bCs/>
        </w:rPr>
        <w:t>Jugend und Schule</w:t>
      </w:r>
      <w:r w:rsidRPr="008E180B">
        <w:rPr>
          <w:b/>
          <w:bCs/>
        </w:rPr>
        <w:br/>
      </w:r>
      <w:r w:rsidRPr="002D7239">
        <w:t xml:space="preserve">Ich bin in einer </w:t>
      </w:r>
      <w:r w:rsidRPr="008E180B">
        <w:t xml:space="preserve">deutschen Expat-Familie in New Jersey aufgewachsen und kam dadurch schon sehr früh mit den unterschiedlichsten Kulturen in Kontakt. Das heißt ich hatte neben einem internationalen Freundeskreis unter anderem auch eine chinesische Klavierlehrerin und einen koreanischen Taekwondo-Lehrer, die für mich große Vorbilder waren. </w:t>
      </w:r>
      <w:r w:rsidRPr="002D7239">
        <w:rPr>
          <w:highlight w:val="yellow"/>
        </w:rPr>
        <w:t>Durch Fleiß und große Disziplin</w:t>
      </w:r>
      <w:r w:rsidRPr="008E180B">
        <w:t xml:space="preserve"> habe ich es im Alter von 10 Jahren bereits zum schwarzen Gürtel und zu vielen sehr erfolgreichen Teilnahmen bei Klavier-Wettbewerben gebracht.</w:t>
      </w:r>
      <w:r w:rsidRPr="008E180B">
        <w:rPr>
          <w:b/>
          <w:bCs/>
        </w:rPr>
        <w:t xml:space="preserve"> </w:t>
      </w:r>
    </w:p>
    <w:p w14:paraId="53560E01" w14:textId="49B12F9D" w:rsidR="008E180B" w:rsidRDefault="008E180B" w:rsidP="008E180B">
      <w:pPr>
        <w:rPr>
          <w:ins w:id="0" w:author="Jonas Stegh" w:date="2024-01-11T09:41:00Z"/>
        </w:rPr>
      </w:pPr>
      <w:r w:rsidRPr="008E180B">
        <w:t>2012 sind wir nach Deutschland zurückgekehrt, Umzüge und Schulwechsel, insgesamt 3-mal, haben mir eigentlich nicht viel ausgemacht. Ich habe immer schnell Anschluss gefunden und konnte mich schnell in ein neues Umfeld integrieren, bin z.B. direkt in meiner neuen Klasse Klassensprecher geworden.</w:t>
      </w:r>
      <w:r w:rsidRPr="008E180B">
        <w:rPr>
          <w:b/>
          <w:bCs/>
        </w:rPr>
        <w:t xml:space="preserve"> </w:t>
      </w:r>
      <w:r w:rsidRPr="008E180B">
        <w:t xml:space="preserve">Als ich mit 12 im Frankfurter Opernchor </w:t>
      </w:r>
      <w:r w:rsidRPr="008E180B">
        <w:rPr>
          <w:color w:val="FF0000"/>
        </w:rPr>
        <w:t>angestellt</w:t>
      </w:r>
      <w:r w:rsidRPr="008E180B">
        <w:t xml:space="preserve"> war, habe ich bei Gesang und schauspielerischen Tätigkeiten Erfahrungen mit Teamwork gemacht. Klavier habe ich weiterhin intensiv verfolgt und konnte beim Klavier-Wettbewerb “Jugend musiziert” zweimal hintereinander Finalplatzierungen erreichen.  Öffentliche Auftritte und das </w:t>
      </w:r>
      <w:r w:rsidRPr="002D7239">
        <w:t>„</w:t>
      </w:r>
      <w:proofErr w:type="spellStart"/>
      <w:r w:rsidRPr="002D7239">
        <w:t>performing</w:t>
      </w:r>
      <w:proofErr w:type="spellEnd"/>
      <w:r w:rsidRPr="002D7239">
        <w:t xml:space="preserve"> </w:t>
      </w:r>
      <w:proofErr w:type="spellStart"/>
      <w:r w:rsidRPr="002D7239">
        <w:t>under</w:t>
      </w:r>
      <w:proofErr w:type="spellEnd"/>
      <w:r w:rsidRPr="002D7239">
        <w:t xml:space="preserve"> </w:t>
      </w:r>
      <w:proofErr w:type="spellStart"/>
      <w:r w:rsidRPr="002D7239">
        <w:t>pressure</w:t>
      </w:r>
      <w:proofErr w:type="spellEnd"/>
      <w:r w:rsidRPr="002D7239">
        <w:t>“</w:t>
      </w:r>
      <w:r w:rsidRPr="008E180B">
        <w:t xml:space="preserve"> sind mir seitdem sehr vertraut.</w:t>
      </w:r>
      <w:r w:rsidRPr="008E180B">
        <w:rPr>
          <w:b/>
          <w:bCs/>
        </w:rPr>
        <w:t xml:space="preserve"> </w:t>
      </w:r>
      <w:del w:id="1" w:author="Jonas Stegh" w:date="2024-01-11T09:34:00Z">
        <w:r w:rsidRPr="002D7239" w:rsidDel="002D7239">
          <w:rPr>
            <w:highlight w:val="yellow"/>
          </w:rPr>
          <w:delText>In Aschaffenburg habe ich dann 2021 mein Abitur mit der Note 1,6 abgelegt. Meine Prüfungsfächer waren neben Mathematik, Deutsch und Musik noch English und Wirtschaft &amp; Recht.</w:delText>
        </w:r>
      </w:del>
    </w:p>
    <w:p w14:paraId="04C8910D" w14:textId="70F24531" w:rsidR="00AE51EC" w:rsidRPr="008E180B" w:rsidRDefault="00AE51EC" w:rsidP="008E180B">
      <w:pPr>
        <w:rPr>
          <w:b/>
          <w:bCs/>
        </w:rPr>
      </w:pPr>
      <w:ins w:id="2" w:author="Jonas Stegh" w:date="2024-01-11T09:41:00Z">
        <w:r>
          <w:t xml:space="preserve">Als in der neunten Klasse Wirtschaft &amp; Recht </w:t>
        </w:r>
      </w:ins>
    </w:p>
    <w:p w14:paraId="27641B99" w14:textId="1CF6FE45" w:rsidR="008E180B" w:rsidRPr="008E180B" w:rsidRDefault="008E180B" w:rsidP="008E180B">
      <w:r w:rsidRPr="008E180B">
        <w:rPr>
          <w:b/>
          <w:bCs/>
        </w:rPr>
        <w:t>Gap Year</w:t>
      </w:r>
      <w:r w:rsidRPr="008E180B">
        <w:rPr>
          <w:b/>
          <w:bCs/>
        </w:rPr>
        <w:br/>
      </w:r>
      <w:r w:rsidRPr="008E180B">
        <w:t>Da mir in der Schule das Fach Spanisch sehr viel Spaß gemacht hatte, wollte ich Spanisch auf jeden Fall noch “richtig” lernen</w:t>
      </w:r>
      <w:del w:id="3" w:author="Jonas Stegh" w:date="2024-01-11T09:34:00Z">
        <w:r w:rsidRPr="008E180B" w:rsidDel="002D7239">
          <w:delText>, da ja Spanisch auch eine der wichtigsten Sprachen im internationalem Geschäftsumfeld ist</w:delText>
        </w:r>
      </w:del>
      <w:r w:rsidRPr="008E180B">
        <w:t xml:space="preserve">. Also habe ich mir vorgenommen in einem Gap Year fließend Spanisch sprechen zu können. Also habe ich zuerst in Malaga eine Sprachschule besucht und mit dem staatlichen B2-DELE Examen abgeschlossen. Das Erlernte habe ich dann bei Rezeptionisten-Jobs und später dann vor allem in einem Luxushotel auf Gran Canaria angewendet. Dort war mein Manager mit meinem “Fingerspitzengefühl” so zufrieden, dass ich vom Animateur zum Ansprechpartner für deutsch, englisch und spanisch-sprechende Gäste befördert worden bin. In diesem herausfordernden Umfeld habe ich meine kommunikativen Fähigkeiten und meine Teamfähigkeit stark erweitert. Dann hat mich aber nach einiger Zeit die Abenteuerlust gepackt und ich darüber hinaus auch </w:t>
      </w:r>
      <w:r w:rsidRPr="008E180B">
        <w:rPr>
          <w:color w:val="FF0000"/>
        </w:rPr>
        <w:t xml:space="preserve">was Gutes machen </w:t>
      </w:r>
      <w:r w:rsidRPr="008E180B">
        <w:t xml:space="preserve">wollte, was zurückgeben, habe ich mich entschlossen, nach Peru zu fliegen. Dort habe ich für eine Hilfsorganisation in der Nähe von Lima als Englisch-Lehrer für unterprivilegierte Kinder gearbeitet. Für Kinder im Alter von 4-17 Jahren war ich alleinig für die Gestaltung und die Durchführung des Englisch-Unterrichtes verantwortlich. </w:t>
      </w:r>
      <w:del w:id="4" w:author="Jonas Stegh" w:date="2024-01-11T09:36:00Z">
        <w:r w:rsidRPr="008E180B" w:rsidDel="002D7239">
          <w:delText>Das Englisch der Kinder war</w:delText>
        </w:r>
        <w:r w:rsidRPr="002D7239" w:rsidDel="002D7239">
          <w:rPr>
            <w:highlight w:val="yellow"/>
            <w:rPrChange w:id="5" w:author="Jonas Stegh" w:date="2024-01-11T09:35:00Z">
              <w:rPr/>
            </w:rPrChange>
          </w:rPr>
          <w:delText>, vor allem damals durch Corona bedingt, auf</w:delText>
        </w:r>
        <w:r w:rsidRPr="008E180B" w:rsidDel="002D7239">
          <w:delText xml:space="preserve"> einem sehr niedrigen Niveau, deshalb haben mir da meine Spanischkenntnisse bei der Vermittlung des Unterrichtsstoffes sehr geholfen. </w:delText>
        </w:r>
      </w:del>
      <w:r w:rsidRPr="008E180B">
        <w:t xml:space="preserve">Zu sehen, dass die Kinder motiviert waren und in meinem Unterricht gute Fortschritte gemacht haben, hat mich sehr gefreut. </w:t>
      </w:r>
      <w:del w:id="6" w:author="Jonas Stegh" w:date="2024-01-11T09:36:00Z">
        <w:r w:rsidRPr="008E180B" w:rsidDel="002D7239">
          <w:delText xml:space="preserve">Gefreut habe ich mich auch über das sehr positive Referenzschreiben, das mir mein Koordinator unaufgefordert ausgestellt hatte. </w:delText>
        </w:r>
      </w:del>
      <w:r w:rsidRPr="008E180B">
        <w:t>Die Kinder waren mir sehr ans Herz gewachsen und der Abschied ist mir nicht leichtgefallen. Ich bin dann noch einen Monat lang als Solo-Backpacker durch ganz Peru gereist und hab damit mein Gap-Year abgeschlossen.</w:t>
      </w:r>
      <w:r w:rsidRPr="008E180B">
        <w:br/>
        <w:t xml:space="preserve"> </w:t>
      </w:r>
    </w:p>
    <w:p w14:paraId="46839140" w14:textId="6E4C377C" w:rsidR="008E180B" w:rsidRPr="008E180B" w:rsidDel="002D7239" w:rsidRDefault="008E180B" w:rsidP="002D7239">
      <w:pPr>
        <w:rPr>
          <w:del w:id="7" w:author="Jonas Stegh" w:date="2024-01-11T09:36:00Z"/>
        </w:rPr>
      </w:pPr>
      <w:r w:rsidRPr="008E180B">
        <w:rPr>
          <w:b/>
          <w:bCs/>
        </w:rPr>
        <w:t>Studium und Engagement</w:t>
      </w:r>
      <w:r w:rsidRPr="008E180B">
        <w:br/>
        <w:t xml:space="preserve">Inzwischen hatte sich mein Wunsch, Internationalität mit wirtschaftlichen Themen zu verbinden, konkretisiert und ich habe deshalb 2022 mein Studium der International Business Administration (IBA) in den Niederlanden in Tilburg aufgenommen. </w:t>
      </w:r>
      <w:del w:id="8" w:author="Jonas Stegh" w:date="2024-01-11T09:36:00Z">
        <w:r w:rsidRPr="008E180B" w:rsidDel="002D7239">
          <w:delText xml:space="preserve">Motivation hierfür waren zum einen das ausschließlich englisch-sprachige Programm, der exzellente Ruf der Uni und die internationale Herkunft der Studenten. Mein Studium macht mir sehr viel Spaß und ich gehöre zu den besten 5% meines Jahrganges.  Neben sportlicher Beschäftigung, wie Kraftsport und Mixed Martial Arts, engagiere ich mich in der globalen NGO Enactus. Als team-lead meines Think-tanks organisiere ich unsere Aktivitäten im Hinblick auf die Gründung eines non-profit Start-ups, mit einer sozialen Komponente und positivem Einfluss auf die Umwelt. </w:delText>
        </w:r>
      </w:del>
    </w:p>
    <w:p w14:paraId="406827D4" w14:textId="7CF98575" w:rsidR="008E180B" w:rsidRDefault="008E180B" w:rsidP="002D7239">
      <w:pPr>
        <w:rPr>
          <w:ins w:id="9" w:author="Jonas Stegh" w:date="2024-01-11T09:43:00Z"/>
        </w:rPr>
      </w:pPr>
      <w:del w:id="10" w:author="Jonas Stegh" w:date="2024-01-11T09:36:00Z">
        <w:r w:rsidRPr="008E180B" w:rsidDel="002D7239">
          <w:delText>Das war ein grober Überblick über meinen Lebenslauf. Ich kann gerne auf einzelne Aspekte noch genauer eingehen. Ansonsten - ich bin momentan im 4ten Semester und fürs 5te, also ab August/September, würde ich gerne für ca. 6 Monate zu Ihnen als M&amp;A-Praktikant ins Team kommen.</w:delText>
        </w:r>
      </w:del>
    </w:p>
    <w:p w14:paraId="1A038669" w14:textId="3124981A" w:rsidR="00AE51EC" w:rsidRPr="008E180B" w:rsidDel="00AE51EC" w:rsidRDefault="00AE51EC" w:rsidP="002D7239">
      <w:pPr>
        <w:rPr>
          <w:del w:id="11" w:author="Jonas Stegh" w:date="2024-01-11T09:43:00Z"/>
        </w:rPr>
      </w:pPr>
      <w:ins w:id="12" w:author="Jonas Stegh" w:date="2024-01-11T09:43:00Z">
        <w:r>
          <w:t>Motivation für M&amp;A + Motivation für Unternehmen</w:t>
        </w:r>
      </w:ins>
    </w:p>
    <w:p w14:paraId="76CCD936" w14:textId="77777777" w:rsidR="008E180B" w:rsidRPr="008E180B" w:rsidDel="00AE51EC" w:rsidRDefault="008E180B" w:rsidP="008E180B">
      <w:pPr>
        <w:rPr>
          <w:del w:id="13" w:author="Jonas Stegh" w:date="2024-01-11T09:43:00Z"/>
        </w:rPr>
      </w:pPr>
    </w:p>
    <w:p w14:paraId="2BB5EDB8" w14:textId="77777777" w:rsidR="008E180B" w:rsidRPr="008E180B" w:rsidRDefault="008E180B" w:rsidP="008E180B">
      <w:pPr>
        <w:rPr>
          <w:i/>
          <w:iCs/>
        </w:rPr>
      </w:pPr>
    </w:p>
    <w:sectPr w:rsidR="008E180B" w:rsidRPr="008E180B" w:rsidSect="00A22008">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0B"/>
    <w:rsid w:val="002D7239"/>
    <w:rsid w:val="00334309"/>
    <w:rsid w:val="00587151"/>
    <w:rsid w:val="00720AC2"/>
    <w:rsid w:val="008048A7"/>
    <w:rsid w:val="008E180B"/>
    <w:rsid w:val="00A22008"/>
    <w:rsid w:val="00AE51EC"/>
    <w:rsid w:val="00B34E4C"/>
    <w:rsid w:val="00D60D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BD98"/>
  <w15:chartTrackingRefBased/>
  <w15:docId w15:val="{45F796D0-C740-4EAD-9DD8-1FB8318E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8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8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8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8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8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80B"/>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semiHidden/>
    <w:rsid w:val="008E180B"/>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8E180B"/>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8E180B"/>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8E180B"/>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8E180B"/>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8E180B"/>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8E180B"/>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8E180B"/>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8E1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80B"/>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8E1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80B"/>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8E180B"/>
    <w:pPr>
      <w:spacing w:before="160"/>
      <w:jc w:val="center"/>
    </w:pPr>
    <w:rPr>
      <w:i/>
      <w:iCs/>
      <w:color w:val="404040" w:themeColor="text1" w:themeTint="BF"/>
    </w:rPr>
  </w:style>
  <w:style w:type="character" w:customStyle="1" w:styleId="QuoteChar">
    <w:name w:val="Quote Char"/>
    <w:basedOn w:val="DefaultParagraphFont"/>
    <w:link w:val="Quote"/>
    <w:uiPriority w:val="29"/>
    <w:rsid w:val="008E180B"/>
    <w:rPr>
      <w:i/>
      <w:iCs/>
      <w:color w:val="404040" w:themeColor="text1" w:themeTint="BF"/>
      <w:lang w:val="de-DE"/>
    </w:rPr>
  </w:style>
  <w:style w:type="paragraph" w:styleId="ListParagraph">
    <w:name w:val="List Paragraph"/>
    <w:basedOn w:val="Normal"/>
    <w:uiPriority w:val="34"/>
    <w:qFormat/>
    <w:rsid w:val="008E180B"/>
    <w:pPr>
      <w:ind w:left="720"/>
      <w:contextualSpacing/>
    </w:pPr>
  </w:style>
  <w:style w:type="character" w:styleId="IntenseEmphasis">
    <w:name w:val="Intense Emphasis"/>
    <w:basedOn w:val="DefaultParagraphFont"/>
    <w:uiPriority w:val="21"/>
    <w:qFormat/>
    <w:rsid w:val="008E180B"/>
    <w:rPr>
      <w:i/>
      <w:iCs/>
      <w:color w:val="2F5496" w:themeColor="accent1" w:themeShade="BF"/>
    </w:rPr>
  </w:style>
  <w:style w:type="paragraph" w:styleId="IntenseQuote">
    <w:name w:val="Intense Quote"/>
    <w:basedOn w:val="Normal"/>
    <w:next w:val="Normal"/>
    <w:link w:val="IntenseQuoteChar"/>
    <w:uiPriority w:val="30"/>
    <w:qFormat/>
    <w:rsid w:val="008E18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80B"/>
    <w:rPr>
      <w:i/>
      <w:iCs/>
      <w:color w:val="2F5496" w:themeColor="accent1" w:themeShade="BF"/>
      <w:lang w:val="de-DE"/>
    </w:rPr>
  </w:style>
  <w:style w:type="character" w:styleId="IntenseReference">
    <w:name w:val="Intense Reference"/>
    <w:basedOn w:val="DefaultParagraphFont"/>
    <w:uiPriority w:val="32"/>
    <w:qFormat/>
    <w:rsid w:val="008E180B"/>
    <w:rPr>
      <w:b/>
      <w:bCs/>
      <w:smallCaps/>
      <w:color w:val="2F5496" w:themeColor="accent1" w:themeShade="BF"/>
      <w:spacing w:val="5"/>
    </w:rPr>
  </w:style>
  <w:style w:type="paragraph" w:styleId="Revision">
    <w:name w:val="Revision"/>
    <w:hidden/>
    <w:uiPriority w:val="99"/>
    <w:semiHidden/>
    <w:rsid w:val="002D72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632</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Klement</dc:creator>
  <cp:keywords/>
  <dc:description/>
  <cp:lastModifiedBy>Jonas Stegh</cp:lastModifiedBy>
  <cp:revision>4</cp:revision>
  <dcterms:created xsi:type="dcterms:W3CDTF">2024-01-11T07:56:00Z</dcterms:created>
  <dcterms:modified xsi:type="dcterms:W3CDTF">2024-01-11T08:44:00Z</dcterms:modified>
</cp:coreProperties>
</file>