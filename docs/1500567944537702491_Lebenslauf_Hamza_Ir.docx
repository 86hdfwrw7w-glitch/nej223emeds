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BAAA" w14:textId="77777777" w:rsidR="00AB6B69" w:rsidRPr="00A704F4" w:rsidRDefault="00AB6B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de-DE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284"/>
        <w:gridCol w:w="567"/>
        <w:gridCol w:w="283"/>
        <w:gridCol w:w="1276"/>
        <w:gridCol w:w="567"/>
        <w:gridCol w:w="420"/>
        <w:tblGridChange w:id="0">
          <w:tblGrid>
            <w:gridCol w:w="1985"/>
            <w:gridCol w:w="3402"/>
            <w:gridCol w:w="136"/>
            <w:gridCol w:w="147"/>
            <w:gridCol w:w="284"/>
            <w:gridCol w:w="567"/>
            <w:gridCol w:w="283"/>
            <w:gridCol w:w="1276"/>
            <w:gridCol w:w="987"/>
          </w:tblGrid>
        </w:tblGridChange>
      </w:tblGrid>
      <w:tr w:rsidR="00AB6B69" w14:paraId="000EFCB3" w14:textId="77777777">
        <w:trPr>
          <w:trHeight w:val="227"/>
        </w:trPr>
        <w:tc>
          <w:tcPr>
            <w:tcW w:w="9067" w:type="dxa"/>
            <w:gridSpan w:val="10"/>
          </w:tcPr>
          <w:p w14:paraId="5140B318" w14:textId="68C0FE8C" w:rsidR="00AB6B69" w:rsidRDefault="009917AA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hamza irfan</w:t>
            </w:r>
            <w:r w:rsidR="005D0CED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Heinrich-Plett-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Str.2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>, 60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433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 xml:space="preserve"> Frankfurt am Main</w:t>
            </w:r>
          </w:p>
          <w:p w14:paraId="3A23876C" w14:textId="73D9ECC3" w:rsidR="00AB6B69" w:rsidRDefault="005D0CE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732B4B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017620755400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hamzairfan441@gmail.com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1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2.01.2005 in Frankfurt am Main</w:t>
            </w:r>
          </w:p>
        </w:tc>
      </w:tr>
      <w:tr w:rsidR="00AB6B69" w14:paraId="76D948E7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25E588F6" w14:textId="77777777" w:rsidR="00A724C9" w:rsidRDefault="00A724C9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br/>
            </w:r>
          </w:p>
          <w:p w14:paraId="5A0116EC" w14:textId="41D51077" w:rsidR="00AB6B69" w:rsidRDefault="005D0CED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B6B69" w14:paraId="1F673BE3" w14:textId="77777777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08CEC659" w14:textId="71F3E4ED" w:rsidR="00AB6B69" w:rsidRDefault="005D0CE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</w:t>
            </w:r>
            <w:r w:rsidR="00C757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ustus-Liebig-universität</w:t>
            </w:r>
          </w:p>
        </w:tc>
        <w:tc>
          <w:tcPr>
            <w:tcW w:w="2263" w:type="dxa"/>
            <w:gridSpan w:val="3"/>
            <w:tcBorders>
              <w:top w:val="single" w:sz="4" w:space="0" w:color="000000"/>
            </w:tcBorders>
            <w:vAlign w:val="bottom"/>
          </w:tcPr>
          <w:p w14:paraId="7F9C048B" w14:textId="3F737E05" w:rsidR="00AB6B69" w:rsidRDefault="00B363F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Gieße</w:t>
            </w:r>
            <w:r w:rsidR="005D0CE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</w:t>
            </w:r>
          </w:p>
        </w:tc>
      </w:tr>
      <w:tr w:rsidR="00AB6B69" w14:paraId="3F8CEC6C" w14:textId="77777777">
        <w:tc>
          <w:tcPr>
            <w:tcW w:w="5523" w:type="dxa"/>
            <w:gridSpan w:val="3"/>
          </w:tcPr>
          <w:p w14:paraId="602DDCAA" w14:textId="77777777" w:rsidR="00AB6B69" w:rsidRDefault="005D0CED" w:rsidP="00D1754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D17549"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7E59AC" w:rsidRPr="00D17549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  <w:p w14:paraId="1B3299F5" w14:textId="1E3E9531" w:rsidR="00D17549" w:rsidRPr="00D17549" w:rsidRDefault="00D17549" w:rsidP="00D17549">
            <w:pPr>
              <w:pStyle w:val="Listenabsatz"/>
              <w:numPr>
                <w:ilvl w:val="0"/>
                <w:numId w:val="12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Notendurchschnitt</w:t>
            </w:r>
            <w:r w:rsidR="00A91E7A">
              <w:rPr>
                <w:rFonts w:ascii="Georgia" w:eastAsia="Georgia" w:hAnsi="Georgia" w:cs="Georgia"/>
                <w:sz w:val="18"/>
                <w:szCs w:val="18"/>
              </w:rPr>
              <w:t xml:space="preserve"> 2,3</w:t>
            </w:r>
          </w:p>
          <w:p w14:paraId="567142D0" w14:textId="0712E768" w:rsidR="00D17549" w:rsidRDefault="00D1754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544" w:type="dxa"/>
            <w:gridSpan w:val="7"/>
          </w:tcPr>
          <w:p w14:paraId="521D0D1D" w14:textId="138AD588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B6B69" w14:paraId="1EC01C92" w14:textId="77777777">
        <w:tc>
          <w:tcPr>
            <w:tcW w:w="5387" w:type="dxa"/>
            <w:gridSpan w:val="2"/>
          </w:tcPr>
          <w:p w14:paraId="15B86870" w14:textId="443EC8C5" w:rsidR="00AB6B69" w:rsidRDefault="00AB6B6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680" w:type="dxa"/>
            <w:gridSpan w:val="8"/>
          </w:tcPr>
          <w:p w14:paraId="5E8B3D6B" w14:textId="4BC1DA93" w:rsidR="00AB6B69" w:rsidRDefault="00AB6B69" w:rsidP="00E0423C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AB6B69" w14:paraId="06AFD2D5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41CBD506" w14:textId="1EB5770A" w:rsidR="00AB6B69" w:rsidRDefault="00FB47CA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Otto-hahn-schule </w:t>
            </w:r>
          </w:p>
        </w:tc>
        <w:tc>
          <w:tcPr>
            <w:tcW w:w="3397" w:type="dxa"/>
            <w:gridSpan w:val="6"/>
            <w:vAlign w:val="bottom"/>
          </w:tcPr>
          <w:p w14:paraId="43B80BF7" w14:textId="2F88D457" w:rsidR="00AB6B69" w:rsidRDefault="009503E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383E017" w14:textId="77777777">
        <w:tc>
          <w:tcPr>
            <w:tcW w:w="5670" w:type="dxa"/>
            <w:gridSpan w:val="4"/>
          </w:tcPr>
          <w:p w14:paraId="2237EF87" w14:textId="7FC8BA3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6"/>
          </w:tcPr>
          <w:p w14:paraId="56ECBFB8" w14:textId="4C1BA382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216">
              <w:rPr>
                <w:rFonts w:ascii="Georgia" w:eastAsia="Georgia" w:hAnsi="Georgia" w:cs="Georgia"/>
                <w:sz w:val="18"/>
                <w:szCs w:val="18"/>
              </w:rPr>
              <w:t>15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EF6227">
              <w:rPr>
                <w:rFonts w:ascii="Georgia" w:eastAsia="Georgia" w:hAnsi="Georgia" w:cs="Georgia"/>
                <w:sz w:val="18"/>
                <w:szCs w:val="18"/>
              </w:rPr>
              <w:t>24</w:t>
            </w:r>
          </w:p>
        </w:tc>
      </w:tr>
      <w:tr w:rsidR="00AB6B69" w14:paraId="25869E6D" w14:textId="77777777">
        <w:tc>
          <w:tcPr>
            <w:tcW w:w="9067" w:type="dxa"/>
            <w:gridSpan w:val="10"/>
          </w:tcPr>
          <w:p w14:paraId="0538C1ED" w14:textId="4F7AEECE" w:rsidR="00AB6B69" w:rsidRDefault="005D0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Englisch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Politik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Wirtschaft</w:t>
            </w:r>
          </w:p>
          <w:p w14:paraId="04905206" w14:textId="1B804526" w:rsidR="00631E76" w:rsidRDefault="003802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der 13.</w:t>
            </w:r>
            <w:r w:rsidR="00986E7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Klasse</w:t>
            </w:r>
          </w:p>
          <w:p w14:paraId="6D746654" w14:textId="4EB206F4" w:rsidR="00AB6B69" w:rsidRDefault="00AB6B69" w:rsidP="00631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0257DA67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6D0336F8" w14:textId="77777777" w:rsidR="00A724C9" w:rsidRDefault="00A724C9" w:rsidP="00CD7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38788374" w14:textId="261E21CB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AB6B69" w14:paraId="6E1C8D80" w14:textId="77777777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7F624C0C" w14:textId="52890306" w:rsidR="00AB6B69" w:rsidRDefault="00A70272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Frankfurter Sparkasse</w:t>
            </w:r>
            <w:r w:rsidR="005D0CED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4"/>
            <w:tcBorders>
              <w:top w:val="single" w:sz="4" w:space="0" w:color="000000"/>
            </w:tcBorders>
            <w:vAlign w:val="bottom"/>
          </w:tcPr>
          <w:p w14:paraId="790C761F" w14:textId="77777777" w:rsidR="00AB6B69" w:rsidRDefault="005D0CE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AC109DB" w14:textId="77777777">
        <w:tc>
          <w:tcPr>
            <w:tcW w:w="5954" w:type="dxa"/>
            <w:gridSpan w:val="5"/>
          </w:tcPr>
          <w:p w14:paraId="586D6CA5" w14:textId="6AEFA6D4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 xml:space="preserve">als </w:t>
            </w:r>
            <w:r w:rsidR="00EB73D9">
              <w:rPr>
                <w:rFonts w:ascii="Georgia" w:eastAsia="Georgia" w:hAnsi="Georgia" w:cs="Georgia"/>
                <w:sz w:val="18"/>
                <w:szCs w:val="18"/>
              </w:rPr>
              <w:t>Bank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>kaufmann</w:t>
            </w:r>
          </w:p>
        </w:tc>
        <w:tc>
          <w:tcPr>
            <w:tcW w:w="3113" w:type="dxa"/>
            <w:gridSpan w:val="5"/>
          </w:tcPr>
          <w:p w14:paraId="78EDED99" w14:textId="6FDBDF0D" w:rsidR="00AB6B69" w:rsidRDefault="00A835E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0159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AB6B69" w14:paraId="61099040" w14:textId="77777777">
        <w:tc>
          <w:tcPr>
            <w:tcW w:w="9067" w:type="dxa"/>
            <w:gridSpan w:val="10"/>
          </w:tcPr>
          <w:p w14:paraId="3AA3F964" w14:textId="54BE665E" w:rsidR="00AB6B69" w:rsidRDefault="00F073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täglichen Kundenkontakt 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Begleitung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Beratungsgesprächen</w:t>
            </w:r>
          </w:p>
          <w:p w14:paraId="3FA33B35" w14:textId="318EB1F8" w:rsidR="00AB6B69" w:rsidRDefault="0000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Kennenlernen der </w:t>
            </w:r>
            <w:r w:rsidR="002962C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Abläufe im Service- und Kassenbereich einer Filiale</w:t>
            </w:r>
          </w:p>
          <w:p w14:paraId="74233DD6" w14:textId="1E96894F" w:rsidR="00AB6B69" w:rsidRDefault="00D753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organisatorischen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Aufgaben &amp; Dokumen</w:t>
            </w:r>
            <w:r w:rsidR="00D570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ten</w:t>
            </w:r>
            <w:r w:rsidR="00577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earbeitung</w:t>
            </w:r>
          </w:p>
          <w:p w14:paraId="47D3B8C3" w14:textId="29FADE23" w:rsidR="00AB6B69" w:rsidRDefault="001E72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</w:t>
            </w:r>
            <w:r w:rsidR="005F5E3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fahrungen mit grundlegenden </w:t>
            </w:r>
            <w:r w:rsidR="004F7F7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Bankprodukten wie Giro- und Sparkonten</w:t>
            </w:r>
          </w:p>
          <w:p w14:paraId="070835EE" w14:textId="57E6B192" w:rsidR="0073665A" w:rsidRDefault="0073665A" w:rsidP="00282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657F77A5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86C08DC" w14:textId="77777777" w:rsidR="00A724C9" w:rsidRDefault="00A724C9" w:rsidP="00B434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72669C1A" w14:textId="6DB308F8" w:rsidR="00AB6B69" w:rsidRDefault="00836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Persönliches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AB6B69" w14:paraId="56D60D7B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661DEBDA" w14:textId="41E02E81" w:rsidR="00AB6B69" w:rsidRDefault="00624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Arbeitskreis Börse an der JLU Gießen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e.V. </w:t>
            </w:r>
          </w:p>
        </w:tc>
        <w:tc>
          <w:tcPr>
            <w:tcW w:w="3544" w:type="dxa"/>
            <w:gridSpan w:val="7"/>
            <w:tcBorders>
              <w:top w:val="single" w:sz="4" w:space="0" w:color="000000"/>
            </w:tcBorders>
            <w:vAlign w:val="bottom"/>
          </w:tcPr>
          <w:p w14:paraId="24EDEE27" w14:textId="6911F0BF" w:rsidR="00AB6B69" w:rsidRDefault="00DF1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</w:t>
            </w:r>
            <w:r w:rsidR="00D35A31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ießen</w:t>
            </w:r>
          </w:p>
        </w:tc>
      </w:tr>
      <w:tr w:rsidR="00AB6B69" w14:paraId="59BCABEF" w14:textId="77777777" w:rsidTr="00A724C9">
        <w:trPr>
          <w:trHeight w:val="57"/>
        </w:trPr>
        <w:tc>
          <w:tcPr>
            <w:tcW w:w="6804" w:type="dxa"/>
            <w:gridSpan w:val="7"/>
          </w:tcPr>
          <w:p w14:paraId="6CD0142D" w14:textId="0F1DF349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</w:t>
            </w:r>
            <w:r w:rsidR="001463F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 AKB</w:t>
            </w:r>
            <w:r w:rsidR="006E233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(„Arbeitskreis Börse an der JLU Gießen e.V</w:t>
            </w:r>
            <w:r w:rsidR="004F0ED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“)</w:t>
            </w:r>
          </w:p>
        </w:tc>
        <w:tc>
          <w:tcPr>
            <w:tcW w:w="2263" w:type="dxa"/>
            <w:gridSpan w:val="3"/>
          </w:tcPr>
          <w:p w14:paraId="05A30327" w14:textId="021F4071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AB6B69" w14:paraId="58E329F7" w14:textId="77777777" w:rsidTr="00565A6A">
        <w:trPr>
          <w:trHeight w:val="921"/>
        </w:trPr>
        <w:tc>
          <w:tcPr>
            <w:tcW w:w="9067" w:type="dxa"/>
            <w:gridSpan w:val="10"/>
          </w:tcPr>
          <w:p w14:paraId="361CD594" w14:textId="64BE998D" w:rsidR="00AB6B69" w:rsidRDefault="00E97A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Aktive Beteiligung im Finanz- und Investmentclub</w:t>
            </w:r>
            <w:r w:rsidR="00064CC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JLU mit Fokus auf Aktien und Märkte</w:t>
            </w:r>
          </w:p>
          <w:p w14:paraId="79968C34" w14:textId="77777777" w:rsidR="00AB6B69" w:rsidRPr="00A410EE" w:rsidRDefault="00064C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</w:t>
            </w:r>
            <w:r w:rsidR="000E39D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 zu Unternehmensbewertung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EE091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Vorträgen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Finanzprofis</w:t>
            </w:r>
            <w:r w:rsidR="003D55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Portfolio-Simulationen mit Praxisbezug</w:t>
            </w:r>
          </w:p>
          <w:p w14:paraId="0B3A5BDF" w14:textId="56CE15C3" w:rsidR="00A410EE" w:rsidRDefault="00A410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Networking mit Experten</w:t>
            </w:r>
            <w:r w:rsidR="000545E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Investmentbanking, Asset Management und Private </w:t>
            </w:r>
            <w:r w:rsidR="00565A6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Equity </w:t>
            </w:r>
          </w:p>
        </w:tc>
      </w:tr>
      <w:tr w:rsidR="00AB6B69" w14:paraId="4D2B0D83" w14:textId="77777777" w:rsidTr="004452DF">
        <w:trPr>
          <w:trHeight w:val="857"/>
        </w:trPr>
        <w:tc>
          <w:tcPr>
            <w:tcW w:w="5954" w:type="dxa"/>
            <w:gridSpan w:val="5"/>
            <w:vAlign w:val="bottom"/>
          </w:tcPr>
          <w:p w14:paraId="700AEDB5" w14:textId="77777777" w:rsidR="00A724C9" w:rsidRDefault="00A724C9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</w:p>
          <w:p w14:paraId="1DCDCC2A" w14:textId="5632A5AE" w:rsidR="00AB6B69" w:rsidRDefault="0067385E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MainGym Frankfurt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113" w:type="dxa"/>
            <w:gridSpan w:val="5"/>
            <w:vAlign w:val="bottom"/>
          </w:tcPr>
          <w:p w14:paraId="7B1E1C27" w14:textId="77777777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AB6B69" w14:paraId="02602C16" w14:textId="77777777" w:rsidTr="00A724C9">
        <w:trPr>
          <w:trHeight w:val="216"/>
        </w:trPr>
        <w:tc>
          <w:tcPr>
            <w:tcW w:w="5670" w:type="dxa"/>
            <w:gridSpan w:val="4"/>
          </w:tcPr>
          <w:p w14:paraId="07B2327C" w14:textId="74C892E4" w:rsidR="00AB6B69" w:rsidRDefault="0008103D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Muay Thai Trainer für die U13-Jugend</w:t>
            </w:r>
          </w:p>
        </w:tc>
        <w:tc>
          <w:tcPr>
            <w:tcW w:w="3397" w:type="dxa"/>
            <w:gridSpan w:val="6"/>
          </w:tcPr>
          <w:p w14:paraId="5A4774FE" w14:textId="6384778C" w:rsidR="00AB6B69" w:rsidRDefault="00C13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08103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2022</w:t>
            </w:r>
          </w:p>
        </w:tc>
      </w:tr>
      <w:tr w:rsidR="00DE04D4" w14:paraId="551F11D0" w14:textId="77777777" w:rsidTr="00DE04D4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" w:author="David Döbele" w:date="2026-05-03T20:39:00Z" w16du:dateUtc="2026-05-03T18:39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16"/>
          <w:ins w:id="2" w:author="David Döbele" w:date="2026-05-03T20:39:00Z" w16du:dateUtc="2026-05-03T18:39:00Z"/>
          <w:trPrChange w:id="3" w:author="David Döbele" w:date="2026-05-03T20:39:00Z" w16du:dateUtc="2026-05-03T18:39:00Z">
            <w:trPr>
              <w:trHeight w:val="216"/>
            </w:trPr>
          </w:trPrChange>
        </w:trPr>
        <w:tc>
          <w:tcPr>
            <w:tcW w:w="8080" w:type="dxa"/>
            <w:gridSpan w:val="8"/>
            <w:tcPrChange w:id="4" w:author="David Döbele" w:date="2026-05-03T20:39:00Z" w16du:dateUtc="2026-05-03T18:39:00Z">
              <w:tcPr>
                <w:tcW w:w="5670" w:type="dxa"/>
                <w:gridSpan w:val="4"/>
              </w:tcPr>
            </w:tcPrChange>
          </w:tcPr>
          <w:p w14:paraId="613AB721" w14:textId="77777777" w:rsidR="00DE04D4" w:rsidRDefault="00DE04D4" w:rsidP="00DE04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5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ins w:id="6" w:author="David Döbele" w:date="2026-05-03T20:39:00Z" w16du:dateUtc="2026-05-03T18:39:00Z"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Eigenständige Organisation von Trainingsplänen und Trainingseinheiten</w:t>
              </w:r>
            </w:ins>
          </w:p>
          <w:p w14:paraId="24905F2E" w14:textId="77777777" w:rsidR="00DE04D4" w:rsidRDefault="00DE04D4" w:rsidP="00DE04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7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ins w:id="8" w:author="David Döbele" w:date="2026-05-03T20:39:00Z" w16du:dateUtc="2026-05-03T18:39:00Z"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Vermittlung von Disziplin, Technik und Teamgeist</w:t>
              </w:r>
            </w:ins>
          </w:p>
          <w:p w14:paraId="14FA3244" w14:textId="4C7AC793" w:rsidR="00DE04D4" w:rsidRPr="00DE04D4" w:rsidRDefault="00DE04D4" w:rsidP="00A724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9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  <w:rPrChange w:id="10" w:author="David Döbele" w:date="2026-05-03T20:39:00Z" w16du:dateUtc="2026-05-03T18:39:00Z">
                  <w:rPr>
                    <w:ins w:id="11" w:author="David Döbele" w:date="2026-05-03T20:39:00Z" w16du:dateUtc="2026-05-03T18:39:00Z"/>
                    <w:rFonts w:ascii="Georgia" w:eastAsia="Georgia" w:hAnsi="Georgia" w:cs="Georgia"/>
                    <w:color w:val="000000"/>
                    <w:sz w:val="18"/>
                    <w:szCs w:val="18"/>
                  </w:rPr>
                </w:rPrChange>
              </w:rPr>
              <w:pPrChange w:id="12" w:author="David Döbele" w:date="2026-05-03T20:39:00Z" w16du:dateUtc="2026-05-03T18:39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PrChange>
            </w:pPr>
            <w:ins w:id="13" w:author="David Döbele" w:date="2026-05-03T20:39:00Z" w16du:dateUtc="2026-05-03T18:39:00Z"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Betreuung und Förderung junger Talente im Wettkampfbereich</w:t>
              </w:r>
            </w:ins>
          </w:p>
        </w:tc>
        <w:tc>
          <w:tcPr>
            <w:tcW w:w="987" w:type="dxa"/>
            <w:gridSpan w:val="2"/>
            <w:tcPrChange w:id="14" w:author="David Döbele" w:date="2026-05-03T20:39:00Z" w16du:dateUtc="2026-05-03T18:39:00Z">
              <w:tcPr>
                <w:tcW w:w="3397" w:type="dxa"/>
                <w:gridSpan w:val="5"/>
              </w:tcPr>
            </w:tcPrChange>
          </w:tcPr>
          <w:p w14:paraId="5D670B08" w14:textId="77777777" w:rsidR="00DE04D4" w:rsidRDefault="00DE0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ins w:id="15" w:author="David Döbele" w:date="2026-05-03T20:39:00Z" w16du:dateUtc="2026-05-03T18:39:00Z"/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69778E" w14:paraId="5AEA2432" w14:textId="77777777" w:rsidTr="00C6281E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6" w:author="David Döbele" w:date="2026-05-03T20:40:00Z" w16du:dateUtc="2026-05-03T18:40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16"/>
          <w:ins w:id="17" w:author="David Döbele" w:date="2026-05-03T20:39:00Z" w16du:dateUtc="2026-05-03T18:39:00Z"/>
          <w:trPrChange w:id="18" w:author="David Döbele" w:date="2026-05-03T20:40:00Z" w16du:dateUtc="2026-05-03T18:40:00Z">
            <w:trPr>
              <w:trHeight w:val="216"/>
            </w:trPr>
          </w:trPrChange>
        </w:trPr>
        <w:tc>
          <w:tcPr>
            <w:tcW w:w="5670" w:type="dxa"/>
            <w:gridSpan w:val="4"/>
            <w:tcPrChange w:id="19" w:author="David Döbele" w:date="2026-05-03T20:40:00Z" w16du:dateUtc="2026-05-03T18:40:00Z">
              <w:tcPr>
                <w:tcW w:w="5670" w:type="dxa"/>
                <w:gridSpan w:val="4"/>
              </w:tcPr>
            </w:tcPrChange>
          </w:tcPr>
          <w:p w14:paraId="77ABD73F" w14:textId="77777777" w:rsidR="0069778E" w:rsidRDefault="0069778E" w:rsidP="0069778E">
            <w:pPr>
              <w:rPr>
                <w:ins w:id="20" w:author="David Döbele" w:date="2026-05-03T20:40:00Z" w16du:dateUtc="2026-05-03T18:40:00Z"/>
                <w:rFonts w:ascii="Georgia" w:eastAsia="Georgia" w:hAnsi="Georgia" w:cs="Georgia"/>
                <w:b/>
                <w:smallCaps/>
              </w:rPr>
            </w:pPr>
          </w:p>
          <w:p w14:paraId="6E880EC1" w14:textId="166D77F0" w:rsidR="0069778E" w:rsidRPr="00DE04D4" w:rsidRDefault="0069778E" w:rsidP="0069778E">
            <w:pPr>
              <w:rPr>
                <w:ins w:id="21" w:author="David Döbele" w:date="2026-05-03T20:39:00Z" w16du:dateUtc="2026-05-03T18:39:00Z"/>
                <w:rFonts w:ascii="Georgia" w:eastAsia="Georgia" w:hAnsi="Georgia" w:cs="Georgia"/>
                <w:b/>
                <w:smallCaps/>
                <w:rPrChange w:id="22" w:author="David Döbele" w:date="2026-05-03T20:39:00Z" w16du:dateUtc="2026-05-03T18:39:00Z">
                  <w:rPr>
                    <w:ins w:id="23" w:author="David Döbele" w:date="2026-05-03T20:39:00Z" w16du:dateUtc="2026-05-03T18:39:00Z"/>
                    <w:rFonts w:ascii="Georgia" w:eastAsia="Georgia" w:hAnsi="Georgia" w:cs="Georgia"/>
                    <w:color w:val="000000"/>
                    <w:sz w:val="18"/>
                    <w:szCs w:val="18"/>
                  </w:rPr>
                </w:rPrChange>
              </w:rPr>
              <w:pPrChange w:id="24" w:author="David Döbele" w:date="2026-05-03T20:39:00Z" w16du:dateUtc="2026-05-03T18:39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PrChange>
            </w:pPr>
            <w:proofErr w:type="spellStart"/>
            <w:ins w:id="25" w:author="David Döbele" w:date="2026-05-03T20:39:00Z" w16du:dateUtc="2026-05-03T18:39:00Z">
              <w:r w:rsidRPr="004942ED">
                <w:rPr>
                  <w:rFonts w:ascii="Georgia" w:eastAsia="Georgia" w:hAnsi="Georgia" w:cs="Georgia"/>
                  <w:b/>
                  <w:smallCaps/>
                </w:rPr>
                <w:t>FinanceHub</w:t>
              </w:r>
              <w:proofErr w:type="spellEnd"/>
              <w:r w:rsidRPr="004942ED">
                <w:rPr>
                  <w:rFonts w:ascii="Georgia" w:eastAsia="Georgia" w:hAnsi="Georgia" w:cs="Georgia"/>
                  <w:b/>
                  <w:smallCaps/>
                </w:rPr>
                <w:t xml:space="preserve"> e.V</w:t>
              </w:r>
              <w:r>
                <w:rPr>
                  <w:rFonts w:ascii="Georgia" w:eastAsia="Georgia" w:hAnsi="Georgia" w:cs="Georgia"/>
                  <w:b/>
                  <w:smallCaps/>
                </w:rPr>
                <w:t>.</w:t>
              </w:r>
            </w:ins>
          </w:p>
        </w:tc>
        <w:tc>
          <w:tcPr>
            <w:tcW w:w="3397" w:type="dxa"/>
            <w:gridSpan w:val="6"/>
            <w:vAlign w:val="bottom"/>
            <w:tcPrChange w:id="26" w:author="David Döbele" w:date="2026-05-03T20:40:00Z" w16du:dateUtc="2026-05-03T18:40:00Z">
              <w:tcPr>
                <w:tcW w:w="3397" w:type="dxa"/>
                <w:gridSpan w:val="5"/>
              </w:tcPr>
            </w:tcPrChange>
          </w:tcPr>
          <w:p w14:paraId="74AAE398" w14:textId="426B06B7" w:rsidR="0069778E" w:rsidRDefault="0069778E" w:rsidP="00697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ins w:id="27" w:author="David Döbele" w:date="2026-05-03T20:39:00Z" w16du:dateUtc="2026-05-03T18:39:00Z"/>
                <w:rFonts w:ascii="Georgia" w:eastAsia="Georgia" w:hAnsi="Georgia" w:cs="Georgia"/>
                <w:color w:val="000000"/>
                <w:sz w:val="18"/>
                <w:szCs w:val="18"/>
              </w:rPr>
            </w:pPr>
            <w:ins w:id="28" w:author="David Döbele" w:date="2026-05-03T20:40:00Z" w16du:dateUtc="2026-05-03T18:40:00Z">
              <w:r>
                <w:rPr>
                  <w:rFonts w:ascii="Georgia" w:eastAsia="Georgia" w:hAnsi="Georgia" w:cs="Georgia"/>
                  <w:i/>
                  <w:smallCaps/>
                  <w:color w:val="000000"/>
                  <w:sz w:val="23"/>
                  <w:szCs w:val="23"/>
                </w:rPr>
                <w:t>Frankfurt am Main</w:t>
              </w:r>
            </w:ins>
          </w:p>
        </w:tc>
      </w:tr>
      <w:tr w:rsidR="0069778E" w14:paraId="72486D1A" w14:textId="77777777" w:rsidTr="00A724C9">
        <w:trPr>
          <w:trHeight w:val="216"/>
          <w:ins w:id="29" w:author="David Döbele" w:date="2026-05-03T20:39:00Z" w16du:dateUtc="2026-05-03T18:39:00Z"/>
        </w:trPr>
        <w:tc>
          <w:tcPr>
            <w:tcW w:w="5670" w:type="dxa"/>
            <w:gridSpan w:val="4"/>
          </w:tcPr>
          <w:p w14:paraId="0C7996A3" w14:textId="3ABF074A" w:rsidR="0069778E" w:rsidRDefault="0069778E" w:rsidP="0069778E">
            <w:pPr>
              <w:rPr>
                <w:ins w:id="30" w:author="David Döbele" w:date="2026-05-03T20:39:00Z" w16du:dateUtc="2026-05-03T18:39:00Z"/>
                <w:rFonts w:ascii="Georgia" w:eastAsia="Georgia" w:hAnsi="Georgia" w:cs="Georgia"/>
                <w:color w:val="000000"/>
                <w:sz w:val="18"/>
                <w:szCs w:val="18"/>
              </w:rPr>
              <w:pPrChange w:id="31" w:author="David Döbele" w:date="2026-05-03T20:39:00Z" w16du:dateUtc="2026-05-03T18:39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PrChange>
            </w:pPr>
            <w:ins w:id="32" w:author="David Döbele" w:date="2026-05-03T20:39:00Z" w16du:dateUtc="2026-05-03T18:39:00Z">
              <w:r w:rsidRPr="008F2270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t>Aktives Mitglied im Private Equity Team</w:t>
              </w:r>
            </w:ins>
          </w:p>
        </w:tc>
        <w:tc>
          <w:tcPr>
            <w:tcW w:w="3397" w:type="dxa"/>
            <w:gridSpan w:val="6"/>
          </w:tcPr>
          <w:p w14:paraId="2F9495ED" w14:textId="1EED7838" w:rsidR="0069778E" w:rsidRDefault="0069778E" w:rsidP="006977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ins w:id="33" w:author="David Döbele" w:date="2026-05-03T20:39:00Z" w16du:dateUtc="2026-05-03T18:39:00Z"/>
                <w:rFonts w:ascii="Georgia" w:eastAsia="Georgia" w:hAnsi="Georgia" w:cs="Georgia"/>
                <w:color w:val="000000"/>
                <w:sz w:val="18"/>
                <w:szCs w:val="18"/>
              </w:rPr>
            </w:pPr>
            <w:ins w:id="34" w:author="David Döbele" w:date="2026-05-03T20:40:00Z" w16du:dateUtc="2026-05-03T18:40:00Z">
              <w:r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t>10/2021 – 07/2022</w:t>
              </w:r>
            </w:ins>
          </w:p>
        </w:tc>
      </w:tr>
      <w:tr w:rsidR="00DE04D4" w14:paraId="4FBF8575" w14:textId="77777777" w:rsidTr="00DE04D4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35" w:author="David Döbele" w:date="2026-05-03T20:39:00Z" w16du:dateUtc="2026-05-03T18:39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16"/>
          <w:ins w:id="36" w:author="David Döbele" w:date="2026-05-03T20:39:00Z" w16du:dateUtc="2026-05-03T18:39:00Z"/>
          <w:trPrChange w:id="37" w:author="David Döbele" w:date="2026-05-03T20:39:00Z" w16du:dateUtc="2026-05-03T18:39:00Z">
            <w:trPr>
              <w:trHeight w:val="216"/>
            </w:trPr>
          </w:trPrChange>
        </w:trPr>
        <w:tc>
          <w:tcPr>
            <w:tcW w:w="8647" w:type="dxa"/>
            <w:gridSpan w:val="9"/>
            <w:tcPrChange w:id="38" w:author="David Döbele" w:date="2026-05-03T20:39:00Z" w16du:dateUtc="2026-05-03T18:39:00Z">
              <w:tcPr>
                <w:tcW w:w="5670" w:type="dxa"/>
                <w:gridSpan w:val="4"/>
              </w:tcPr>
            </w:tcPrChange>
          </w:tcPr>
          <w:p w14:paraId="268EBAF7" w14:textId="78F842F1" w:rsidR="00DE04D4" w:rsidRPr="008F2270" w:rsidRDefault="00DE04D4" w:rsidP="00DE04D4">
            <w:pPr>
              <w:numPr>
                <w:ilvl w:val="0"/>
                <w:numId w:val="1"/>
              </w:numPr>
              <w:rPr>
                <w:ins w:id="39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ins w:id="40" w:author="David Döbele" w:date="2026-05-03T20:39:00Z" w16du:dateUtc="2026-05-03T18:39:00Z">
              <w:r w:rsidRPr="008F22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Unterstützung bei der Analyse und </w:t>
              </w:r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A</w:t>
              </w:r>
              <w:r w:rsidRPr="008F22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uswahl relevanter PE-Fonds für Kooperationen &amp; Workshops</w:t>
              </w:r>
            </w:ins>
          </w:p>
          <w:p w14:paraId="03A0A609" w14:textId="6957E961" w:rsidR="00DE04D4" w:rsidRPr="00DE04D4" w:rsidRDefault="00DE04D4" w:rsidP="00DE04D4">
            <w:pPr>
              <w:numPr>
                <w:ilvl w:val="0"/>
                <w:numId w:val="1"/>
              </w:numPr>
              <w:rPr>
                <w:ins w:id="41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  <w:rPrChange w:id="42" w:author="David Döbele" w:date="2026-05-03T20:39:00Z" w16du:dateUtc="2026-05-03T18:39:00Z">
                  <w:rPr>
                    <w:ins w:id="43" w:author="David Döbele" w:date="2026-05-03T20:39:00Z" w16du:dateUtc="2026-05-03T18:39:00Z"/>
                    <w:rFonts w:ascii="Georgia" w:eastAsia="Georgia" w:hAnsi="Georgia" w:cs="Georgia"/>
                    <w:color w:val="000000"/>
                    <w:sz w:val="18"/>
                    <w:szCs w:val="18"/>
                  </w:rPr>
                </w:rPrChange>
              </w:rPr>
              <w:pPrChange w:id="44" w:author="David Döbele" w:date="2026-05-03T20:39:00Z" w16du:dateUtc="2026-05-03T18:39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PrChange>
            </w:pPr>
            <w:ins w:id="45" w:author="David Döbele" w:date="2026-05-03T20:39:00Z" w16du:dateUtc="2026-05-03T18:39:00Z">
              <w:r w:rsidRPr="008F22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Mitarbeit im PE-Team mit </w:t>
              </w:r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F</w:t>
              </w:r>
              <w:r w:rsidRPr="008F22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okus auf Ableitung relevanter </w:t>
              </w:r>
            </w:ins>
            <w:proofErr w:type="spellStart"/>
            <w:ins w:id="46" w:author="David Döbele" w:date="2026-05-03T20:40:00Z" w16du:dateUtc="2026-05-03T18:40:00Z">
              <w:r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I</w:t>
              </w:r>
            </w:ins>
            <w:ins w:id="47" w:author="David Döbele" w:date="2026-05-03T20:39:00Z" w16du:dateUtc="2026-05-03T18:39:00Z">
              <w:r w:rsidRPr="008F22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nsights</w:t>
              </w:r>
              <w:proofErr w:type="spellEnd"/>
              <w:r w:rsidRPr="008F2270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 aus Research zur gezielten Gestaltung von Workshops</w:t>
              </w:r>
            </w:ins>
          </w:p>
        </w:tc>
        <w:tc>
          <w:tcPr>
            <w:tcW w:w="420" w:type="dxa"/>
            <w:tcPrChange w:id="48" w:author="David Döbele" w:date="2026-05-03T20:39:00Z" w16du:dateUtc="2026-05-03T18:39:00Z">
              <w:tcPr>
                <w:tcW w:w="3397" w:type="dxa"/>
                <w:gridSpan w:val="5"/>
              </w:tcPr>
            </w:tcPrChange>
          </w:tcPr>
          <w:p w14:paraId="450E46D0" w14:textId="77777777" w:rsidR="00DE04D4" w:rsidRDefault="00DE0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ins w:id="49" w:author="David Döbele" w:date="2026-05-03T20:39:00Z" w16du:dateUtc="2026-05-03T18:39:00Z"/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AB6B69" w:rsidDel="00DE04D4" w14:paraId="12389247" w14:textId="2980EBD6">
        <w:trPr>
          <w:trHeight w:val="193"/>
          <w:del w:id="50" w:author="David Döbele" w:date="2026-05-03T20:39:00Z" w16du:dateUtc="2026-05-03T18:39:00Z"/>
        </w:trPr>
        <w:tc>
          <w:tcPr>
            <w:tcW w:w="9067" w:type="dxa"/>
            <w:gridSpan w:val="10"/>
          </w:tcPr>
          <w:p w14:paraId="3E880C7A" w14:textId="603B7FD2" w:rsidR="00AB6B69" w:rsidDel="00DE04D4" w:rsidRDefault="00186412" w:rsidP="00DE0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1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  <w:pPrChange w:id="52" w:author="David Döbele" w:date="2026-05-03T20:39:00Z" w16du:dateUtc="2026-05-03T18:39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del w:id="53" w:author="David Döbele" w:date="2026-05-03T20:39:00Z" w16du:dateUtc="2026-05-03T18:39:00Z">
              <w:r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Eigenständige Organisation</w:delText>
              </w:r>
              <w:r w:rsidR="000A3297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von Trainingsplänen und Trainingseinheiten</w:delText>
              </w:r>
            </w:del>
          </w:p>
          <w:p w14:paraId="204AAAC8" w14:textId="6CC53DD9" w:rsidR="00AB6B69" w:rsidDel="00DE04D4" w:rsidRDefault="00F44741" w:rsidP="00DE0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4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  <w:pPrChange w:id="55" w:author="David Döbele" w:date="2026-05-03T20:39:00Z" w16du:dateUtc="2026-05-03T18:39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del w:id="56" w:author="David Döbele" w:date="2026-05-03T20:39:00Z" w16du:dateUtc="2026-05-03T18:39:00Z">
              <w:r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Vermittlung von Disziplin, Technik</w:delText>
              </w:r>
              <w:r w:rsidR="00D71233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und Teamgeist</w:delText>
              </w:r>
            </w:del>
          </w:p>
          <w:p w14:paraId="007311C4" w14:textId="425B568A" w:rsidR="00D71233" w:rsidDel="00DE04D4" w:rsidRDefault="00D71233" w:rsidP="00DE0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7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  <w:pPrChange w:id="58" w:author="David Döbele" w:date="2026-05-03T20:39:00Z" w16du:dateUtc="2026-05-03T18:39:00Z">
                <w:pPr>
                  <w:numPr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del w:id="59" w:author="David Döbele" w:date="2026-05-03T20:39:00Z" w16du:dateUtc="2026-05-03T18:39:00Z">
              <w:r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Betreuung und Förderung junger Talente im Wettkampfbereich</w:delText>
              </w:r>
            </w:del>
          </w:p>
          <w:p w14:paraId="04537EEA" w14:textId="3973C608" w:rsidR="0085034E" w:rsidDel="00DE04D4" w:rsidRDefault="0085034E" w:rsidP="00DE0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0" w:author="David Döbele" w:date="2026-05-03T20:39:00Z" w16du:dateUtc="2026-05-03T18:39:00Z"/>
                <w:rFonts w:ascii="Georgia" w:eastAsia="Georgia" w:hAnsi="Georgia" w:cs="Georgia"/>
                <w:i/>
                <w:color w:val="000000"/>
                <w:sz w:val="18"/>
                <w:szCs w:val="18"/>
              </w:rPr>
              <w:pPrChange w:id="61" w:author="David Döbele" w:date="2026-05-03T20:39:00Z" w16du:dateUtc="2026-05-03T18:39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/>
                </w:pPr>
              </w:pPrChange>
            </w:pPr>
          </w:p>
        </w:tc>
      </w:tr>
      <w:tr w:rsidR="00AB6B69" w14:paraId="6D95D8DC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4B8E2274" w14:textId="581270BC" w:rsidR="00A724C9" w:rsidDel="00DE04D4" w:rsidRDefault="007B274C" w:rsidP="008F2783">
            <w:pPr>
              <w:rPr>
                <w:del w:id="62" w:author="David Döbele" w:date="2026-05-03T20:40:00Z" w16du:dateUtc="2026-05-03T18:40:00Z"/>
                <w:rFonts w:ascii="Georgia" w:eastAsia="Georgia" w:hAnsi="Georgia" w:cs="Georgia"/>
                <w:b/>
                <w:smallCaps/>
              </w:rPr>
            </w:pPr>
            <w:del w:id="63" w:author="David Döbele" w:date="2026-05-03T20:40:00Z" w16du:dateUtc="2026-05-03T18:40:00Z">
              <w:r w:rsidRPr="004942ED" w:rsidDel="00DE04D4">
                <w:rPr>
                  <w:rFonts w:ascii="Georgia" w:eastAsia="Georgia" w:hAnsi="Georgia" w:cs="Georgia"/>
                  <w:b/>
                  <w:smallCaps/>
                </w:rPr>
                <w:delText>Finance</w:delText>
              </w:r>
              <w:r w:rsidR="0061175D" w:rsidRPr="004942ED" w:rsidDel="00DE04D4">
                <w:rPr>
                  <w:rFonts w:ascii="Georgia" w:eastAsia="Georgia" w:hAnsi="Georgia" w:cs="Georgia"/>
                  <w:b/>
                  <w:smallCaps/>
                </w:rPr>
                <w:delText>Hu</w:delText>
              </w:r>
              <w:r w:rsidR="004942ED" w:rsidRPr="004942ED" w:rsidDel="00DE04D4">
                <w:rPr>
                  <w:rFonts w:ascii="Georgia" w:eastAsia="Georgia" w:hAnsi="Georgia" w:cs="Georgia"/>
                  <w:b/>
                  <w:smallCaps/>
                </w:rPr>
                <w:delText>b e.V</w:delText>
              </w:r>
              <w:r w:rsidR="00B92D77" w:rsidDel="00DE04D4">
                <w:rPr>
                  <w:rFonts w:ascii="Georgia" w:eastAsia="Georgia" w:hAnsi="Georgia" w:cs="Georgia"/>
                  <w:b/>
                  <w:smallCaps/>
                </w:rPr>
                <w:delText>.</w:delText>
              </w:r>
            </w:del>
          </w:p>
          <w:p w14:paraId="6508B7BF" w14:textId="1EFCED6B" w:rsidR="00AB4FC6" w:rsidRPr="00DE04D4" w:rsidDel="00DE04D4" w:rsidRDefault="00E27E9B" w:rsidP="003053B8">
            <w:pPr>
              <w:rPr>
                <w:del w:id="64" w:author="David Döbele" w:date="2026-05-03T20:40:00Z" w16du:dateUtc="2026-05-03T18:40:00Z"/>
                <w:rFonts w:ascii="Georgia" w:eastAsia="Georgia" w:hAnsi="Georgia" w:cs="Georgia"/>
                <w:color w:val="000000"/>
                <w:sz w:val="18"/>
                <w:szCs w:val="18"/>
                <w:rPrChange w:id="65" w:author="David Döbele" w:date="2026-05-03T20:38:00Z" w16du:dateUtc="2026-05-03T18:38:00Z">
                  <w:rPr>
                    <w:del w:id="66" w:author="David Döbele" w:date="2026-05-03T20:40:00Z" w16du:dateUtc="2026-05-03T18:40:00Z"/>
                    <w:rFonts w:ascii="Georgia" w:eastAsia="Georgia" w:hAnsi="Georgia" w:cs="Georgia"/>
                    <w:bCs/>
                    <w:smallCaps/>
                    <w:sz w:val="18"/>
                    <w:szCs w:val="18"/>
                  </w:rPr>
                </w:rPrChange>
              </w:rPr>
            </w:pPr>
            <w:del w:id="67" w:author="David Döbele" w:date="2026-05-03T20:40:00Z" w16du:dateUtc="2026-05-03T18:40:00Z">
              <w:r w:rsidRPr="00DE04D4" w:rsidDel="00DE04D4">
                <w:rPr>
                  <w:rFonts w:ascii="Georgia" w:eastAsia="Georgia" w:hAnsi="Georgia" w:cs="Georgia"/>
                  <w:color w:val="000000"/>
                  <w:sz w:val="18"/>
                  <w:szCs w:val="18"/>
                  <w:rPrChange w:id="68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smallCaps/>
                      <w:sz w:val="18"/>
                      <w:szCs w:val="18"/>
                    </w:rPr>
                  </w:rPrChange>
                </w:rPr>
                <w:delText>Aktives Mitglied im P</w:delText>
              </w:r>
              <w:r w:rsidR="00F340B8" w:rsidRPr="00DE04D4" w:rsidDel="00DE04D4">
                <w:rPr>
                  <w:rFonts w:ascii="Georgia" w:eastAsia="Georgia" w:hAnsi="Georgia" w:cs="Georgia"/>
                  <w:color w:val="000000"/>
                  <w:sz w:val="18"/>
                  <w:szCs w:val="18"/>
                  <w:rPrChange w:id="69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smallCaps/>
                      <w:sz w:val="18"/>
                      <w:szCs w:val="18"/>
                    </w:rPr>
                  </w:rPrChange>
                </w:rPr>
                <w:delText>rivate Equity Team</w:delText>
              </w:r>
            </w:del>
          </w:p>
          <w:p w14:paraId="46D42C99" w14:textId="0A0A4F99" w:rsidR="0066244C" w:rsidRPr="00DE04D4" w:rsidDel="00DE04D4" w:rsidRDefault="007D554B" w:rsidP="00DE04D4">
            <w:pPr>
              <w:numPr>
                <w:ilvl w:val="0"/>
                <w:numId w:val="1"/>
              </w:numPr>
              <w:rPr>
                <w:del w:id="70" w:author="David Döbele" w:date="2026-05-03T20:40:00Z" w16du:dateUtc="2026-05-03T18:40:00Z"/>
                <w:rFonts w:ascii="Georgia" w:eastAsia="Georgia" w:hAnsi="Georgia" w:cs="Georgia"/>
                <w:i/>
                <w:color w:val="000000"/>
                <w:sz w:val="18"/>
                <w:szCs w:val="18"/>
                <w:rPrChange w:id="71" w:author="David Döbele" w:date="2026-05-03T20:38:00Z" w16du:dateUtc="2026-05-03T18:38:00Z">
                  <w:rPr>
                    <w:del w:id="72" w:author="David Döbele" w:date="2026-05-03T20:40:00Z" w16du:dateUtc="2026-05-03T18:40:00Z"/>
                    <w:rFonts w:ascii="Georgia" w:eastAsia="Georgia" w:hAnsi="Georgia" w:cs="Georgia"/>
                    <w:b/>
                    <w:i/>
                    <w:iCs/>
                    <w:smallCaps/>
                    <w:sz w:val="18"/>
                    <w:szCs w:val="18"/>
                  </w:rPr>
                </w:rPrChange>
              </w:rPr>
              <w:pPrChange w:id="73" w:author="David Döbele" w:date="2026-05-03T20:38:00Z" w16du:dateUtc="2026-05-03T18:38:00Z">
                <w:pPr>
                  <w:pStyle w:val="Listenabsatz"/>
                  <w:numPr>
                    <w:numId w:val="10"/>
                  </w:numPr>
                  <w:ind w:hanging="360"/>
                </w:pPr>
              </w:pPrChange>
            </w:pPr>
            <w:del w:id="74" w:author="David Döbele" w:date="2026-05-03T20:40:00Z" w16du:dateUtc="2026-05-03T18:40:00Z">
              <w:r w:rsidRPr="00DE04D4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rPrChange w:id="75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i/>
                      <w:iCs/>
                      <w:smallCaps/>
                      <w:sz w:val="18"/>
                      <w:szCs w:val="18"/>
                    </w:rPr>
                  </w:rPrChange>
                </w:rPr>
                <w:delText xml:space="preserve">Unterstützung bei der Analyse und </w:delText>
              </w:r>
              <w:r w:rsidR="00A02986" w:rsidRPr="00DE04D4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rPrChange w:id="76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i/>
                      <w:iCs/>
                      <w:smallCaps/>
                      <w:sz w:val="18"/>
                      <w:szCs w:val="18"/>
                    </w:rPr>
                  </w:rPrChange>
                </w:rPr>
                <w:delText>auswahl relevanter PE-Fonds für Kooperationen</w:delText>
              </w:r>
              <w:r w:rsidR="00EA7039" w:rsidRPr="00DE04D4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rPrChange w:id="77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i/>
                      <w:iCs/>
                      <w:smallCaps/>
                      <w:sz w:val="18"/>
                      <w:szCs w:val="18"/>
                    </w:rPr>
                  </w:rPrChange>
                </w:rPr>
                <w:delText xml:space="preserve"> </w:delText>
              </w:r>
              <w:r w:rsidR="00F3445C" w:rsidRPr="00DE04D4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rPrChange w:id="78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i/>
                      <w:iCs/>
                      <w:smallCaps/>
                      <w:sz w:val="18"/>
                      <w:szCs w:val="18"/>
                    </w:rPr>
                  </w:rPrChange>
                </w:rPr>
                <w:delText>&amp; Workshops</w:delText>
              </w:r>
            </w:del>
          </w:p>
          <w:p w14:paraId="1E9E3F52" w14:textId="1A1F609C" w:rsidR="00F3445C" w:rsidRPr="00DE04D4" w:rsidDel="00DE04D4" w:rsidRDefault="00F3445C" w:rsidP="00DE04D4">
            <w:pPr>
              <w:numPr>
                <w:ilvl w:val="0"/>
                <w:numId w:val="1"/>
              </w:numPr>
              <w:rPr>
                <w:del w:id="79" w:author="David Döbele" w:date="2026-05-03T20:40:00Z" w16du:dateUtc="2026-05-03T18:40:00Z"/>
                <w:rFonts w:ascii="Georgia" w:eastAsia="Georgia" w:hAnsi="Georgia" w:cs="Georgia"/>
                <w:i/>
                <w:color w:val="000000"/>
                <w:sz w:val="18"/>
                <w:szCs w:val="18"/>
                <w:rPrChange w:id="80" w:author="David Döbele" w:date="2026-05-03T20:38:00Z" w16du:dateUtc="2026-05-03T18:38:00Z">
                  <w:rPr>
                    <w:del w:id="81" w:author="David Döbele" w:date="2026-05-03T20:40:00Z" w16du:dateUtc="2026-05-03T18:40:00Z"/>
                    <w:rFonts w:ascii="Georgia" w:eastAsia="Georgia" w:hAnsi="Georgia" w:cs="Georgia"/>
                    <w:b/>
                    <w:i/>
                    <w:iCs/>
                    <w:smallCaps/>
                    <w:sz w:val="18"/>
                    <w:szCs w:val="18"/>
                  </w:rPr>
                </w:rPrChange>
              </w:rPr>
              <w:pPrChange w:id="82" w:author="David Döbele" w:date="2026-05-03T20:38:00Z" w16du:dateUtc="2026-05-03T18:38:00Z">
                <w:pPr>
                  <w:pStyle w:val="Listenabsatz"/>
                  <w:numPr>
                    <w:numId w:val="10"/>
                  </w:numPr>
                  <w:ind w:hanging="360"/>
                </w:pPr>
              </w:pPrChange>
            </w:pPr>
            <w:del w:id="83" w:author="David Döbele" w:date="2026-05-03T20:40:00Z" w16du:dateUtc="2026-05-03T18:40:00Z">
              <w:r w:rsidRPr="00DE04D4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rPrChange w:id="84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i/>
                      <w:iCs/>
                      <w:smallCaps/>
                      <w:sz w:val="18"/>
                      <w:szCs w:val="18"/>
                    </w:rPr>
                  </w:rPrChange>
                </w:rPr>
                <w:delText>Mitarbeit im PE-Team mit fok</w:delText>
              </w:r>
              <w:r w:rsidR="00E96FE2" w:rsidRPr="00DE04D4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rPrChange w:id="85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i/>
                      <w:iCs/>
                      <w:smallCaps/>
                      <w:sz w:val="18"/>
                      <w:szCs w:val="18"/>
                    </w:rPr>
                  </w:rPrChange>
                </w:rPr>
                <w:delText xml:space="preserve">us auf Ableitung relevanter </w:delText>
              </w:r>
              <w:r w:rsidR="00AC7548" w:rsidRPr="00DE04D4" w:rsidDel="00DE04D4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  <w:rPrChange w:id="86" w:author="David Döbele" w:date="2026-05-03T20:38:00Z" w16du:dateUtc="2026-05-03T18:38:00Z">
                    <w:rPr>
                      <w:rFonts w:ascii="Georgia" w:eastAsia="Georgia" w:hAnsi="Georgia" w:cs="Georgia"/>
                      <w:bCs/>
                      <w:i/>
                      <w:iCs/>
                      <w:smallCaps/>
                      <w:sz w:val="18"/>
                      <w:szCs w:val="18"/>
                    </w:rPr>
                  </w:rPrChange>
                </w:rPr>
                <w:delText>insights aus Research zur gezielten Gestaltung von Workshops</w:delText>
              </w:r>
            </w:del>
          </w:p>
          <w:p w14:paraId="12EA411E" w14:textId="1875EB99" w:rsidR="00A724C9" w:rsidRPr="00AB2FA9" w:rsidRDefault="00A724C9" w:rsidP="0066244C">
            <w:pPr>
              <w:pStyle w:val="Listenabsatz"/>
              <w:ind w:left="1440"/>
              <w:rPr>
                <w:rFonts w:ascii="Georgia" w:eastAsia="Georgia" w:hAnsi="Georgia" w:cs="Georgia"/>
                <w:bCs/>
                <w:smallCaps/>
                <w:sz w:val="24"/>
                <w:szCs w:val="24"/>
              </w:rPr>
            </w:pPr>
          </w:p>
          <w:p w14:paraId="1F507B45" w14:textId="26CC9E86" w:rsidR="00AB6B69" w:rsidRPr="00AB4FC6" w:rsidRDefault="005D0CED" w:rsidP="00AB4FC6">
            <w:pPr>
              <w:ind w:left="360"/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AB4FC6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AB6B69" w14:paraId="473A6812" w14:textId="77777777" w:rsidTr="00A953BE">
        <w:trPr>
          <w:trHeight w:val="512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28AD651D" w14:textId="1B7EFDE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  <w:r w:rsidR="00A724C9"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082" w:type="dxa"/>
            <w:gridSpan w:val="9"/>
            <w:tcBorders>
              <w:top w:val="single" w:sz="4" w:space="0" w:color="000000"/>
            </w:tcBorders>
            <w:vAlign w:val="bottom"/>
          </w:tcPr>
          <w:p w14:paraId="1F0CC04F" w14:textId="2A16D339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U</w:t>
            </w:r>
            <w:r w:rsidR="00D57D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du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</w:t>
            </w:r>
            <w:r w:rsidR="000C123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AB4C9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Französisch</w:t>
            </w:r>
            <w:r w:rsidR="000460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&amp; Arabisch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7403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Grundkenntnisse</w:t>
            </w:r>
            <w:r w:rsidR="0004608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</w:tc>
      </w:tr>
      <w:tr w:rsidR="00AB6B69" w14:paraId="274BD762" w14:textId="77777777">
        <w:trPr>
          <w:trHeight w:val="283"/>
        </w:trPr>
        <w:tc>
          <w:tcPr>
            <w:tcW w:w="1985" w:type="dxa"/>
            <w:vAlign w:val="bottom"/>
          </w:tcPr>
          <w:p w14:paraId="26B75E6C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63AE0D94" w14:textId="3F3A4664" w:rsidR="00AB6B69" w:rsidRDefault="005D0CED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Microsoft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Offic</w:t>
            </w:r>
            <w:r w:rsidR="00A93CF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Word</w:t>
            </w:r>
            <w:r w:rsidR="0021505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Excel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PowerPoint)</w:t>
            </w:r>
            <w:r w:rsidR="0053427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</w:p>
        </w:tc>
      </w:tr>
      <w:tr w:rsidR="00AB6B69" w14:paraId="37815445" w14:textId="77777777">
        <w:trPr>
          <w:trHeight w:val="283"/>
        </w:trPr>
        <w:tc>
          <w:tcPr>
            <w:tcW w:w="1985" w:type="dxa"/>
            <w:vAlign w:val="bottom"/>
          </w:tcPr>
          <w:p w14:paraId="2392A4AB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4BC3F456" w14:textId="22BCEE95" w:rsidR="00AB6B69" w:rsidRPr="00A724C9" w:rsidRDefault="008F6F3B">
            <w:pP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Kamp</w:t>
            </w:r>
            <w:r w:rsidR="008731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fsport (</w:t>
            </w:r>
            <w:r w:rsidR="00521EEB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Muay Thai</w:t>
            </w:r>
            <w:r w:rsidR="00873167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)</w:t>
            </w:r>
            <w:r w:rsidR="005D0CED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</w:t>
            </w:r>
            <w:r w:rsidR="00215059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Fußball</w:t>
            </w:r>
            <w:r w:rsidR="005D0CED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</w:t>
            </w:r>
            <w:r w:rsidR="00FD240A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Fitness</w:t>
            </w:r>
            <w:r w:rsidR="007958F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 Biohacking</w:t>
            </w:r>
          </w:p>
        </w:tc>
      </w:tr>
      <w:tr w:rsidR="00AB6B69" w14:paraId="4BE1F656" w14:textId="77777777">
        <w:trPr>
          <w:trHeight w:val="1020"/>
        </w:trPr>
        <w:tc>
          <w:tcPr>
            <w:tcW w:w="1985" w:type="dxa"/>
            <w:vAlign w:val="bottom"/>
          </w:tcPr>
          <w:p w14:paraId="4734F89E" w14:textId="77777777" w:rsidR="00A724C9" w:rsidRDefault="00A724C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78AAA6A" w14:textId="279CA924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Frankfurt, </w:t>
            </w:r>
            <w:r w:rsidR="00B855A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54660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B855A9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B54660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B855A9">
              <w:rPr>
                <w:rFonts w:ascii="Georgia" w:eastAsia="Georgia" w:hAnsi="Georgia" w:cs="Georgia"/>
                <w:sz w:val="18"/>
                <w:szCs w:val="18"/>
              </w:rPr>
              <w:t>.2026</w:t>
            </w:r>
          </w:p>
        </w:tc>
        <w:tc>
          <w:tcPr>
            <w:tcW w:w="7082" w:type="dxa"/>
            <w:gridSpan w:val="9"/>
            <w:vAlign w:val="bottom"/>
          </w:tcPr>
          <w:p w14:paraId="1DB88C10" w14:textId="77777777" w:rsidR="00AB6B69" w:rsidRDefault="00AB6B6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36B427BF" w14:textId="77777777" w:rsidR="00AB6B69" w:rsidRDefault="00AB6B69">
      <w:pPr>
        <w:rPr>
          <w:sz w:val="18"/>
          <w:szCs w:val="18"/>
        </w:rPr>
      </w:pPr>
    </w:p>
    <w:sectPr w:rsidR="00AB6B69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F5EAE" w14:textId="77777777" w:rsidR="00B83840" w:rsidRDefault="00B83840">
      <w:pPr>
        <w:spacing w:after="0" w:line="240" w:lineRule="auto"/>
      </w:pPr>
      <w:r>
        <w:separator/>
      </w:r>
    </w:p>
  </w:endnote>
  <w:endnote w:type="continuationSeparator" w:id="0">
    <w:p w14:paraId="5272E8BD" w14:textId="77777777" w:rsidR="00B83840" w:rsidRDefault="00B83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FFBEF33-3D86-FC41-9211-4B231624FB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42A340E-39EF-0E48-98D9-CFCE75392BF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27E4A6F7-0580-8944-B147-F9619047D623}"/>
  </w:font>
  <w:font w:name="Noto Sans Symbols">
    <w:altName w:val="Calibri"/>
    <w:panose1 w:val="020B0604020202020204"/>
    <w:charset w:val="00"/>
    <w:family w:val="auto"/>
    <w:pitch w:val="default"/>
    <w:embedRegular r:id="rId4" w:fontKey="{2DB53D3D-0DA1-C645-BC68-E880A8A272C9}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  <w:embedRegular r:id="rId5" w:fontKey="{11FAEC9B-4806-1F4B-8637-84F188F36838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BAB152EA-5CE5-EA4C-B819-51A21486497D}"/>
    <w:embedBold r:id="rId7" w:fontKey="{D7EF8E9B-D083-6449-8288-9FC36A6389AC}"/>
    <w:embedItalic r:id="rId8" w:fontKey="{C5575DF9-372C-6C4D-AF3D-177574AA47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3C6FC2FB-FCB2-CD40-87F4-E847EE7369E4}"/>
    <w:embedBold r:id="rId10" w:fontKey="{DA5D1642-49B2-F848-B9F2-D6A1027772F4}"/>
    <w:embedItalic r:id="rId11" w:fontKey="{D43D0D96-BF48-0A45-B892-F2041C24BE15}"/>
    <w:embedBoldItalic r:id="rId12" w:fontKey="{35112FE8-51F2-834F-84B6-A84957E5039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0195B933-AC15-6145-9CDF-BA6728CD1C67}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6" w:fontKey="{96FD0578-38CA-6F4B-9DED-46FC83602C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EB02" w14:textId="77777777" w:rsidR="00AB6B69" w:rsidRDefault="005D0C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EE61F9" w14:textId="77777777" w:rsidR="00AB6B69" w:rsidRDefault="00AB6B6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084B5" w14:textId="77777777" w:rsidR="00B83840" w:rsidRDefault="00B83840">
      <w:pPr>
        <w:spacing w:after="0" w:line="240" w:lineRule="auto"/>
      </w:pPr>
      <w:r>
        <w:separator/>
      </w:r>
    </w:p>
  </w:footnote>
  <w:footnote w:type="continuationSeparator" w:id="0">
    <w:p w14:paraId="2AE2DB47" w14:textId="77777777" w:rsidR="00B83840" w:rsidRDefault="00B83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921"/>
    <w:multiLevelType w:val="multilevel"/>
    <w:tmpl w:val="4EC8C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8402C3"/>
    <w:multiLevelType w:val="hybridMultilevel"/>
    <w:tmpl w:val="2B640B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45FC8"/>
    <w:multiLevelType w:val="hybridMultilevel"/>
    <w:tmpl w:val="A912872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DD1A87"/>
    <w:multiLevelType w:val="hybridMultilevel"/>
    <w:tmpl w:val="A9A495AC"/>
    <w:lvl w:ilvl="0" w:tplc="0407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4" w15:restartNumberingAfterBreak="0">
    <w:nsid w:val="372A1683"/>
    <w:multiLevelType w:val="hybridMultilevel"/>
    <w:tmpl w:val="ADBA51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D48D7"/>
    <w:multiLevelType w:val="hybridMultilevel"/>
    <w:tmpl w:val="3EE06D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52EE5"/>
    <w:multiLevelType w:val="hybridMultilevel"/>
    <w:tmpl w:val="7C02E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75BCC"/>
    <w:multiLevelType w:val="hybridMultilevel"/>
    <w:tmpl w:val="B7AA9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766DC"/>
    <w:multiLevelType w:val="hybridMultilevel"/>
    <w:tmpl w:val="C1F43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83FFE"/>
    <w:multiLevelType w:val="hybridMultilevel"/>
    <w:tmpl w:val="8416C2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037F7"/>
    <w:multiLevelType w:val="multilevel"/>
    <w:tmpl w:val="FFFFFFFF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FBE6A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8608385">
    <w:abstractNumId w:val="0"/>
  </w:num>
  <w:num w:numId="2" w16cid:durableId="1706175519">
    <w:abstractNumId w:val="11"/>
  </w:num>
  <w:num w:numId="3" w16cid:durableId="1717120870">
    <w:abstractNumId w:val="10"/>
  </w:num>
  <w:num w:numId="4" w16cid:durableId="1778329923">
    <w:abstractNumId w:val="4"/>
  </w:num>
  <w:num w:numId="5" w16cid:durableId="1870605443">
    <w:abstractNumId w:val="8"/>
  </w:num>
  <w:num w:numId="6" w16cid:durableId="2098867517">
    <w:abstractNumId w:val="3"/>
  </w:num>
  <w:num w:numId="7" w16cid:durableId="1191722228">
    <w:abstractNumId w:val="1"/>
  </w:num>
  <w:num w:numId="8" w16cid:durableId="894853555">
    <w:abstractNumId w:val="7"/>
  </w:num>
  <w:num w:numId="9" w16cid:durableId="1757554898">
    <w:abstractNumId w:val="2"/>
  </w:num>
  <w:num w:numId="10" w16cid:durableId="244802969">
    <w:abstractNumId w:val="6"/>
  </w:num>
  <w:num w:numId="11" w16cid:durableId="2076851663">
    <w:abstractNumId w:val="9"/>
  </w:num>
  <w:num w:numId="12" w16cid:durableId="37913762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69"/>
    <w:rsid w:val="00003B8A"/>
    <w:rsid w:val="00003D33"/>
    <w:rsid w:val="00006BCC"/>
    <w:rsid w:val="000110A9"/>
    <w:rsid w:val="0004007C"/>
    <w:rsid w:val="00046082"/>
    <w:rsid w:val="000545E6"/>
    <w:rsid w:val="000578A0"/>
    <w:rsid w:val="000633E2"/>
    <w:rsid w:val="00064CC7"/>
    <w:rsid w:val="000657D5"/>
    <w:rsid w:val="0008103D"/>
    <w:rsid w:val="00095584"/>
    <w:rsid w:val="000A3297"/>
    <w:rsid w:val="000A56D4"/>
    <w:rsid w:val="000C061D"/>
    <w:rsid w:val="000C1238"/>
    <w:rsid w:val="000E39D7"/>
    <w:rsid w:val="001463F8"/>
    <w:rsid w:val="001476D2"/>
    <w:rsid w:val="00176835"/>
    <w:rsid w:val="00186412"/>
    <w:rsid w:val="001A2726"/>
    <w:rsid w:val="001D56C5"/>
    <w:rsid w:val="001E725D"/>
    <w:rsid w:val="002119BF"/>
    <w:rsid w:val="00215059"/>
    <w:rsid w:val="00226C31"/>
    <w:rsid w:val="00231AFD"/>
    <w:rsid w:val="00232D8E"/>
    <w:rsid w:val="002677DC"/>
    <w:rsid w:val="002823C1"/>
    <w:rsid w:val="002962C8"/>
    <w:rsid w:val="002A7216"/>
    <w:rsid w:val="002D7E80"/>
    <w:rsid w:val="003050EF"/>
    <w:rsid w:val="003053B8"/>
    <w:rsid w:val="003357AB"/>
    <w:rsid w:val="0035672C"/>
    <w:rsid w:val="0036217F"/>
    <w:rsid w:val="00375E86"/>
    <w:rsid w:val="00380292"/>
    <w:rsid w:val="003B45A0"/>
    <w:rsid w:val="003D0550"/>
    <w:rsid w:val="003D1DCE"/>
    <w:rsid w:val="003D55F9"/>
    <w:rsid w:val="003E266F"/>
    <w:rsid w:val="00424F35"/>
    <w:rsid w:val="004452DF"/>
    <w:rsid w:val="004615DC"/>
    <w:rsid w:val="00462CFD"/>
    <w:rsid w:val="00473FA3"/>
    <w:rsid w:val="004942ED"/>
    <w:rsid w:val="004C6E79"/>
    <w:rsid w:val="004D4EBC"/>
    <w:rsid w:val="004F0ED3"/>
    <w:rsid w:val="004F7F71"/>
    <w:rsid w:val="00500474"/>
    <w:rsid w:val="00511008"/>
    <w:rsid w:val="00521EEB"/>
    <w:rsid w:val="00534279"/>
    <w:rsid w:val="00544BB7"/>
    <w:rsid w:val="00546E2C"/>
    <w:rsid w:val="00565A6A"/>
    <w:rsid w:val="005778E8"/>
    <w:rsid w:val="0059313A"/>
    <w:rsid w:val="005D0CED"/>
    <w:rsid w:val="005F5E37"/>
    <w:rsid w:val="0061175D"/>
    <w:rsid w:val="0061266A"/>
    <w:rsid w:val="006246D5"/>
    <w:rsid w:val="00631E76"/>
    <w:rsid w:val="0065570B"/>
    <w:rsid w:val="0066244C"/>
    <w:rsid w:val="00665CC6"/>
    <w:rsid w:val="0067385E"/>
    <w:rsid w:val="00674032"/>
    <w:rsid w:val="0069069B"/>
    <w:rsid w:val="0069778E"/>
    <w:rsid w:val="006E2335"/>
    <w:rsid w:val="006F72C1"/>
    <w:rsid w:val="00732B4B"/>
    <w:rsid w:val="0073665A"/>
    <w:rsid w:val="00782018"/>
    <w:rsid w:val="00782BAF"/>
    <w:rsid w:val="007958FF"/>
    <w:rsid w:val="007A2E6A"/>
    <w:rsid w:val="007B01D4"/>
    <w:rsid w:val="007B274C"/>
    <w:rsid w:val="007B54B7"/>
    <w:rsid w:val="007D554B"/>
    <w:rsid w:val="007E59AC"/>
    <w:rsid w:val="007F3370"/>
    <w:rsid w:val="00833DA0"/>
    <w:rsid w:val="008365C4"/>
    <w:rsid w:val="00842D7E"/>
    <w:rsid w:val="00845E5F"/>
    <w:rsid w:val="0085034E"/>
    <w:rsid w:val="00873167"/>
    <w:rsid w:val="00896054"/>
    <w:rsid w:val="008A0B50"/>
    <w:rsid w:val="008A3117"/>
    <w:rsid w:val="008F2783"/>
    <w:rsid w:val="008F6F3B"/>
    <w:rsid w:val="009334A0"/>
    <w:rsid w:val="009503EB"/>
    <w:rsid w:val="0095503E"/>
    <w:rsid w:val="00986E78"/>
    <w:rsid w:val="009917AA"/>
    <w:rsid w:val="009A1467"/>
    <w:rsid w:val="00A01398"/>
    <w:rsid w:val="00A02986"/>
    <w:rsid w:val="00A410EE"/>
    <w:rsid w:val="00A54EDD"/>
    <w:rsid w:val="00A55914"/>
    <w:rsid w:val="00A70272"/>
    <w:rsid w:val="00A704F4"/>
    <w:rsid w:val="00A724C9"/>
    <w:rsid w:val="00A729AB"/>
    <w:rsid w:val="00A835E1"/>
    <w:rsid w:val="00A8554C"/>
    <w:rsid w:val="00A91E7A"/>
    <w:rsid w:val="00A93CF6"/>
    <w:rsid w:val="00A953BE"/>
    <w:rsid w:val="00AA4B03"/>
    <w:rsid w:val="00AB2FA9"/>
    <w:rsid w:val="00AB4C95"/>
    <w:rsid w:val="00AB4FC6"/>
    <w:rsid w:val="00AB6B69"/>
    <w:rsid w:val="00AC7548"/>
    <w:rsid w:val="00B0159A"/>
    <w:rsid w:val="00B363FB"/>
    <w:rsid w:val="00B43462"/>
    <w:rsid w:val="00B54660"/>
    <w:rsid w:val="00B5686C"/>
    <w:rsid w:val="00B60296"/>
    <w:rsid w:val="00B615E3"/>
    <w:rsid w:val="00B6294F"/>
    <w:rsid w:val="00B71192"/>
    <w:rsid w:val="00B83840"/>
    <w:rsid w:val="00B855A9"/>
    <w:rsid w:val="00B92D77"/>
    <w:rsid w:val="00C122D0"/>
    <w:rsid w:val="00C13751"/>
    <w:rsid w:val="00C249FF"/>
    <w:rsid w:val="00C41C2C"/>
    <w:rsid w:val="00C61791"/>
    <w:rsid w:val="00C75798"/>
    <w:rsid w:val="00C83272"/>
    <w:rsid w:val="00CD7B20"/>
    <w:rsid w:val="00CF74D4"/>
    <w:rsid w:val="00D17549"/>
    <w:rsid w:val="00D35A31"/>
    <w:rsid w:val="00D570E5"/>
    <w:rsid w:val="00D57D6F"/>
    <w:rsid w:val="00D64F65"/>
    <w:rsid w:val="00D71233"/>
    <w:rsid w:val="00D753DC"/>
    <w:rsid w:val="00D81204"/>
    <w:rsid w:val="00D91261"/>
    <w:rsid w:val="00DA696C"/>
    <w:rsid w:val="00DB6C15"/>
    <w:rsid w:val="00DC6F51"/>
    <w:rsid w:val="00DD0F0E"/>
    <w:rsid w:val="00DE04D4"/>
    <w:rsid w:val="00DE1856"/>
    <w:rsid w:val="00DF19AB"/>
    <w:rsid w:val="00DF5887"/>
    <w:rsid w:val="00E026A3"/>
    <w:rsid w:val="00E0423C"/>
    <w:rsid w:val="00E20782"/>
    <w:rsid w:val="00E2514D"/>
    <w:rsid w:val="00E27E9B"/>
    <w:rsid w:val="00E64FB4"/>
    <w:rsid w:val="00E75CC2"/>
    <w:rsid w:val="00E81350"/>
    <w:rsid w:val="00E96FE2"/>
    <w:rsid w:val="00E97A0C"/>
    <w:rsid w:val="00EA4E7D"/>
    <w:rsid w:val="00EA629B"/>
    <w:rsid w:val="00EA7039"/>
    <w:rsid w:val="00EB1FDF"/>
    <w:rsid w:val="00EB426B"/>
    <w:rsid w:val="00EB73D9"/>
    <w:rsid w:val="00EC4FA8"/>
    <w:rsid w:val="00EC616A"/>
    <w:rsid w:val="00ED3B61"/>
    <w:rsid w:val="00EE0919"/>
    <w:rsid w:val="00EF6227"/>
    <w:rsid w:val="00F03E72"/>
    <w:rsid w:val="00F0646F"/>
    <w:rsid w:val="00F073BC"/>
    <w:rsid w:val="00F10F64"/>
    <w:rsid w:val="00F3126E"/>
    <w:rsid w:val="00F340B8"/>
    <w:rsid w:val="00F3445C"/>
    <w:rsid w:val="00F43A84"/>
    <w:rsid w:val="00F44741"/>
    <w:rsid w:val="00F73E5D"/>
    <w:rsid w:val="00F85D55"/>
    <w:rsid w:val="00F96D0C"/>
    <w:rsid w:val="00FA6702"/>
    <w:rsid w:val="00FB47CA"/>
    <w:rsid w:val="00FB6BB8"/>
    <w:rsid w:val="00FB76B5"/>
    <w:rsid w:val="00FC093B"/>
    <w:rsid w:val="00FC2322"/>
    <w:rsid w:val="00FD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3F3AF"/>
  <w15:docId w15:val="{389431FA-03BA-4A45-BE7C-B49A47C6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DE04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63</cp:revision>
  <dcterms:created xsi:type="dcterms:W3CDTF">2025-10-14T10:47:00Z</dcterms:created>
  <dcterms:modified xsi:type="dcterms:W3CDTF">2026-05-03T18:40:00Z</dcterms:modified>
</cp:coreProperties>
</file>