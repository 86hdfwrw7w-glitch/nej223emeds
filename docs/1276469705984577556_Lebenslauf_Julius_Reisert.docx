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57856" w14:textId="77777777" w:rsidR="00A942B0" w:rsidRPr="00A45D6F" w:rsidRDefault="00A942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eorgia" w:eastAsia="Arial" w:hAnsi="Georgia" w:cs="Arial"/>
          <w:color w:val="000000"/>
          <w:sz w:val="21"/>
          <w:szCs w:val="21"/>
          <w:lang w:val="de-DE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3969"/>
        <w:gridCol w:w="567"/>
        <w:gridCol w:w="567"/>
        <w:gridCol w:w="283"/>
        <w:gridCol w:w="142"/>
        <w:gridCol w:w="709"/>
        <w:gridCol w:w="709"/>
        <w:gridCol w:w="1843"/>
      </w:tblGrid>
      <w:tr w:rsidR="00A942B0" w:rsidRPr="00A45D6F" w14:paraId="7D3D12AF" w14:textId="77777777" w:rsidTr="001242B1">
        <w:trPr>
          <w:trHeight w:val="227"/>
        </w:trPr>
        <w:tc>
          <w:tcPr>
            <w:tcW w:w="10206" w:type="dxa"/>
            <w:gridSpan w:val="9"/>
            <w:vAlign w:val="bottom"/>
          </w:tcPr>
          <w:p w14:paraId="2596572E" w14:textId="405C359E" w:rsidR="00A942B0" w:rsidRPr="00BA737B" w:rsidRDefault="004B018E" w:rsidP="00E74C23">
            <w:pPr>
              <w:spacing w:line="276" w:lineRule="auto"/>
              <w:jc w:val="center"/>
              <w:rPr>
                <w:rFonts w:ascii="Georgia" w:eastAsia="Times New Roman" w:hAnsi="Georgia" w:cs="Times New Roman"/>
                <w:b/>
                <w:sz w:val="30"/>
                <w:szCs w:val="30"/>
                <w:lang w:val="de-DE"/>
              </w:rPr>
            </w:pPr>
            <w:r w:rsidRPr="00BA737B">
              <w:rPr>
                <w:rFonts w:ascii="Georgia" w:eastAsia="Times New Roman" w:hAnsi="Georgia" w:cs="Times New Roman"/>
                <w:b/>
                <w:sz w:val="30"/>
                <w:szCs w:val="30"/>
                <w:lang w:val="de-DE"/>
              </w:rPr>
              <w:t>Julius Reisert</w:t>
            </w:r>
          </w:p>
          <w:p w14:paraId="139B54AF" w14:textId="1B6CF7CE" w:rsidR="00A942B0" w:rsidRPr="00A45D6F" w:rsidRDefault="004B018E" w:rsidP="00E74C23">
            <w:pPr>
              <w:jc w:val="center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Jahnstraße 34, Frankfurt am Main, 60318, Germany</w:t>
            </w:r>
          </w:p>
          <w:p w14:paraId="490C704D" w14:textId="75CE54EC" w:rsidR="00A942B0" w:rsidRPr="00A45D6F" w:rsidRDefault="004B018E" w:rsidP="00E74C23">
            <w:pPr>
              <w:jc w:val="center"/>
              <w:rPr>
                <w:rFonts w:ascii="Georgia" w:eastAsia="Times New Roman" w:hAnsi="Georgia" w:cs="Times New Roman"/>
                <w:b/>
                <w:sz w:val="21"/>
                <w:szCs w:val="21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julius.reisert@gmx.de | +49 176 996 234 81</w:t>
            </w:r>
          </w:p>
        </w:tc>
      </w:tr>
      <w:tr w:rsidR="004B018E" w:rsidRPr="00A45D6F" w14:paraId="247976E7" w14:textId="77777777" w:rsidTr="001242B1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2B02C62D" w14:textId="23E340D2" w:rsidR="004B018E" w:rsidRPr="00A45D6F" w:rsidRDefault="004B018E" w:rsidP="00E74C23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Praktische Erfahrungen</w:t>
            </w:r>
          </w:p>
        </w:tc>
      </w:tr>
      <w:tr w:rsidR="00A942B0" w:rsidRPr="00A45D6F" w14:paraId="3622712D" w14:textId="77777777" w:rsidTr="003439E2">
        <w:trPr>
          <w:trHeight w:val="340"/>
        </w:trPr>
        <w:tc>
          <w:tcPr>
            <w:tcW w:w="6803" w:type="dxa"/>
            <w:gridSpan w:val="5"/>
            <w:tcBorders>
              <w:top w:val="single" w:sz="4" w:space="0" w:color="000000"/>
            </w:tcBorders>
            <w:vAlign w:val="bottom"/>
          </w:tcPr>
          <w:p w14:paraId="62D34B7D" w14:textId="63845DFC" w:rsidR="00A942B0" w:rsidRPr="00A45D6F" w:rsidRDefault="004B018E" w:rsidP="00E74C23">
            <w:pPr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S+V GmbH</w:t>
            </w:r>
          </w:p>
        </w:tc>
        <w:tc>
          <w:tcPr>
            <w:tcW w:w="3403" w:type="dxa"/>
            <w:gridSpan w:val="4"/>
            <w:tcBorders>
              <w:top w:val="single" w:sz="4" w:space="0" w:color="000000"/>
            </w:tcBorders>
            <w:vAlign w:val="bottom"/>
          </w:tcPr>
          <w:p w14:paraId="5F03F6DD" w14:textId="77777777" w:rsidR="00A942B0" w:rsidRPr="00A45D6F" w:rsidRDefault="00000000" w:rsidP="00E74C23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A942B0" w:rsidRPr="00A45D6F" w14:paraId="5B1F036C" w14:textId="77777777" w:rsidTr="003439E2">
        <w:tc>
          <w:tcPr>
            <w:tcW w:w="6803" w:type="dxa"/>
            <w:gridSpan w:val="5"/>
          </w:tcPr>
          <w:p w14:paraId="625C8C9C" w14:textId="4F98E083" w:rsidR="00A942B0" w:rsidRPr="00A45D6F" w:rsidRDefault="004B018E" w:rsidP="00E74C23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</w:t>
            </w:r>
            <w:r w:rsidR="001242B1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ant</w:t>
            </w:r>
            <w:r w:rsidR="00C02AE7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 xml:space="preserve"> (geplant</w:t>
            </w:r>
            <w:r w:rsidR="001242B1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)</w:t>
            </w:r>
          </w:p>
        </w:tc>
        <w:tc>
          <w:tcPr>
            <w:tcW w:w="3403" w:type="dxa"/>
            <w:gridSpan w:val="4"/>
            <w:vAlign w:val="bottom"/>
          </w:tcPr>
          <w:p w14:paraId="138B1E88" w14:textId="4B9BC1C4" w:rsidR="00A942B0" w:rsidRPr="00AA248A" w:rsidRDefault="004B018E" w:rsidP="00BA737B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10/2024 – 12/2024 </w:t>
            </w:r>
          </w:p>
        </w:tc>
      </w:tr>
      <w:tr w:rsidR="00A942B0" w:rsidRPr="00A45D6F" w14:paraId="745989DA" w14:textId="77777777" w:rsidTr="001242B1">
        <w:trPr>
          <w:cantSplit/>
          <w:trHeight w:val="1134"/>
        </w:trPr>
        <w:tc>
          <w:tcPr>
            <w:tcW w:w="10206" w:type="dxa"/>
            <w:gridSpan w:val="9"/>
          </w:tcPr>
          <w:p w14:paraId="1557EF2B" w14:textId="6D56FB0A" w:rsidR="00F405D4" w:rsidRPr="00F405D4" w:rsidRDefault="00F405D4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ins w:id="0" w:author="David Döbele" w:date="2024-08-23T11:12:00Z" w16du:dateUtc="2024-08-23T09:12:00Z"/>
                <w:rFonts w:ascii="Georgia" w:hAnsi="Georgia" w:cs="Arial"/>
                <w:sz w:val="18"/>
                <w:szCs w:val="18"/>
                <w:lang w:val="de-DE"/>
                <w:rPrChange w:id="1" w:author="David Döbele" w:date="2024-08-23T11:12:00Z" w16du:dateUtc="2024-08-23T09:12:00Z">
                  <w:rPr>
                    <w:ins w:id="2" w:author="David Döbele" w:date="2024-08-23T11:12:00Z" w16du:dateUtc="2024-08-23T09:12:00Z"/>
                    <w:rFonts w:ascii="Georgia" w:hAnsi="Georgia" w:cs="Segoe UI"/>
                    <w:sz w:val="18"/>
                    <w:szCs w:val="18"/>
                    <w:shd w:val="clear" w:color="auto" w:fill="FFFFFF"/>
                    <w:lang w:val="de-DE"/>
                  </w:rPr>
                </w:rPrChange>
              </w:rPr>
            </w:pPr>
            <w:ins w:id="3" w:author="David Döbele" w:date="2024-08-23T11:12:00Z" w16du:dateUtc="2024-08-23T09:12:00Z">
              <w:r>
                <w:rPr>
                  <w:rFonts w:ascii="Georgia" w:hAnsi="Georgia" w:cs="Arial"/>
                  <w:sz w:val="18"/>
                  <w:szCs w:val="18"/>
                  <w:lang w:val="de-DE"/>
                </w:rPr>
                <w:t xml:space="preserve">S+V ist ein </w:t>
              </w:r>
              <w:proofErr w:type="spellStart"/>
              <w:r>
                <w:rPr>
                  <w:rFonts w:ascii="Georgia" w:hAnsi="Georgia" w:cs="Arial"/>
                  <w:sz w:val="18"/>
                  <w:szCs w:val="18"/>
                  <w:lang w:val="de-DE"/>
                </w:rPr>
                <w:t>dfkdfdfk</w:t>
              </w:r>
              <w:proofErr w:type="spellEnd"/>
            </w:ins>
          </w:p>
          <w:p w14:paraId="17FA10F7" w14:textId="2C3F5977" w:rsidR="004B018E" w:rsidRPr="00F405D4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F405D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  <w:rPrChange w:id="4" w:author="David Döbele" w:date="2024-08-23T11:09:00Z" w16du:dateUtc="2024-08-23T09:09:00Z">
                  <w:rPr>
                    <w:rFonts w:ascii="Georgia" w:hAnsi="Georgia" w:cs="Segoe UI"/>
                    <w:sz w:val="20"/>
                    <w:szCs w:val="20"/>
                    <w:shd w:val="clear" w:color="auto" w:fill="FFFFFF"/>
                    <w:lang w:val="de-DE"/>
                  </w:rPr>
                </w:rPrChange>
              </w:rPr>
              <w:t>Unterstützung auf Kundenprojekten in Krisen und Veränderungssituationen</w:t>
            </w:r>
          </w:p>
          <w:p w14:paraId="6F69997C" w14:textId="1A4356AB" w:rsidR="004B018E" w:rsidRPr="00F405D4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F405D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  <w:rPrChange w:id="5" w:author="David Döbele" w:date="2024-08-23T11:09:00Z" w16du:dateUtc="2024-08-23T09:09:00Z">
                  <w:rPr>
                    <w:rFonts w:ascii="Georgia" w:hAnsi="Georgia" w:cs="Segoe UI"/>
                    <w:sz w:val="20"/>
                    <w:szCs w:val="20"/>
                    <w:shd w:val="clear" w:color="auto" w:fill="FFFFFF"/>
                    <w:lang w:val="de-DE"/>
                  </w:rPr>
                </w:rPrChange>
              </w:rPr>
              <w:t>Projekteinsatz in der Entwicklung und Umsetzung von Konzepten zur strategischen Neuausrichtung und Transformation von mittelständischen Unternehmen</w:t>
            </w:r>
          </w:p>
          <w:p w14:paraId="41322E5F" w14:textId="77777777" w:rsidR="004B018E" w:rsidRPr="00F405D4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F405D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  <w:rPrChange w:id="6" w:author="David Döbele" w:date="2024-08-23T11:09:00Z" w16du:dateUtc="2024-08-23T09:09:00Z">
                  <w:rPr>
                    <w:rFonts w:ascii="Georgia" w:hAnsi="Georgia" w:cs="Segoe UI"/>
                    <w:sz w:val="20"/>
                    <w:szCs w:val="20"/>
                    <w:shd w:val="clear" w:color="auto" w:fill="FFFFFF"/>
                    <w:lang w:val="de-DE"/>
                  </w:rPr>
                </w:rPrChange>
              </w:rPr>
              <w:t>Erstellung von Liquiditäts- und Profitabilitätsberechnungen in der Geschäftsplanung</w:t>
            </w:r>
          </w:p>
          <w:p w14:paraId="3D29C3CF" w14:textId="77777777" w:rsidR="004B018E" w:rsidRPr="00F405D4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F405D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  <w:rPrChange w:id="7" w:author="David Döbele" w:date="2024-08-23T11:09:00Z" w16du:dateUtc="2024-08-23T09:09:00Z">
                  <w:rPr>
                    <w:rFonts w:ascii="Georgia" w:hAnsi="Georgia" w:cs="Segoe UI"/>
                    <w:sz w:val="20"/>
                    <w:szCs w:val="20"/>
                    <w:shd w:val="clear" w:color="auto" w:fill="FFFFFF"/>
                    <w:lang w:val="de-DE"/>
                  </w:rPr>
                </w:rPrChange>
              </w:rPr>
              <w:t>Durchführung von Markt- und Wettbewerbsanalysen im Sanierungsgutachten</w:t>
            </w:r>
          </w:p>
          <w:p w14:paraId="4FD33308" w14:textId="40A6D391" w:rsidR="00A942B0" w:rsidRPr="00F405D4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F405D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  <w:rPrChange w:id="8" w:author="David Döbele" w:date="2024-08-23T11:09:00Z" w16du:dateUtc="2024-08-23T09:09:00Z">
                  <w:rPr>
                    <w:rFonts w:ascii="Georgia" w:hAnsi="Georgia" w:cs="Segoe UI"/>
                    <w:sz w:val="20"/>
                    <w:szCs w:val="20"/>
                    <w:shd w:val="clear" w:color="auto" w:fill="FFFFFF"/>
                    <w:lang w:val="de-DE"/>
                  </w:rPr>
                </w:rPrChange>
              </w:rPr>
              <w:t>Eigene Projekte in der Erstellung und Veröffentlichung von Fachthemen und Whitepapers</w:t>
            </w:r>
          </w:p>
        </w:tc>
      </w:tr>
      <w:tr w:rsidR="00A942B0" w:rsidRPr="00A45D6F" w14:paraId="1E6DFB91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2A0A6922" w14:textId="3F19A2B7" w:rsidR="00A942B0" w:rsidRPr="00A45D6F" w:rsidRDefault="004B018E" w:rsidP="00E74C2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Eleven</w:t>
            </w: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ab/>
              <w:t>Management Consulting GmbH</w:t>
            </w:r>
          </w:p>
        </w:tc>
        <w:tc>
          <w:tcPr>
            <w:tcW w:w="3261" w:type="dxa"/>
            <w:gridSpan w:val="3"/>
            <w:vAlign w:val="bottom"/>
          </w:tcPr>
          <w:p w14:paraId="6C6FF745" w14:textId="0156CEE6" w:rsidR="00A942B0" w:rsidRPr="00A45D6F" w:rsidRDefault="004B018E" w:rsidP="00E74C23">
            <w:pPr>
              <w:ind w:left="-279"/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A942B0" w:rsidRPr="00A45D6F" w14:paraId="50259182" w14:textId="77777777" w:rsidTr="003439E2">
        <w:tc>
          <w:tcPr>
            <w:tcW w:w="5386" w:type="dxa"/>
            <w:gridSpan w:val="2"/>
          </w:tcPr>
          <w:p w14:paraId="7C58B9EC" w14:textId="33D54465" w:rsidR="00A942B0" w:rsidRPr="00A45D6F" w:rsidRDefault="004B018E" w:rsidP="00E74C23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Werkstudent</w:t>
            </w:r>
          </w:p>
        </w:tc>
        <w:tc>
          <w:tcPr>
            <w:tcW w:w="4820" w:type="dxa"/>
            <w:gridSpan w:val="7"/>
            <w:vAlign w:val="bottom"/>
          </w:tcPr>
          <w:p w14:paraId="72E1812D" w14:textId="68ED26F4" w:rsidR="00A942B0" w:rsidRPr="00AA248A" w:rsidRDefault="00000000" w:rsidP="00BA737B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09/20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23</w:t>
            </w:r>
            <w:r w:rsid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– 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7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24</w:t>
            </w:r>
          </w:p>
        </w:tc>
      </w:tr>
      <w:tr w:rsidR="00A942B0" w:rsidRPr="00A45D6F" w14:paraId="1D8D3A1B" w14:textId="77777777" w:rsidTr="001242B1">
        <w:tc>
          <w:tcPr>
            <w:tcW w:w="10206" w:type="dxa"/>
            <w:gridSpan w:val="9"/>
          </w:tcPr>
          <w:p w14:paraId="370FAEE5" w14:textId="749477D0" w:rsidR="004B018E" w:rsidRPr="00D820A7" w:rsidRDefault="00D820A7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>
              <w:rPr>
                <w:rFonts w:ascii="Georgia" w:hAnsi="Georgia" w:cs="Arial"/>
                <w:sz w:val="20"/>
                <w:szCs w:val="20"/>
                <w:lang w:val="de-DE"/>
              </w:rPr>
              <w:t xml:space="preserve">Betreuung eines </w:t>
            </w: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Projekts</w:t>
            </w:r>
            <w:r w:rsidR="004B018E"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 mit einem führenden Sprachanalyse-Tool Anbieter für internationalen Pay-TV Sender:</w:t>
            </w:r>
            <w:r>
              <w:rPr>
                <w:rFonts w:ascii="Georgia" w:hAnsi="Georgia" w:cs="Arial"/>
                <w:sz w:val="20"/>
                <w:szCs w:val="20"/>
                <w:lang w:val="de-DE"/>
              </w:rPr>
              <w:t xml:space="preserve"> </w:t>
            </w:r>
            <w:r w:rsidR="004B018E" w:rsidRPr="00D820A7">
              <w:rPr>
                <w:rFonts w:ascii="Georgia" w:hAnsi="Georgia" w:cs="Arial"/>
                <w:sz w:val="20"/>
                <w:szCs w:val="20"/>
                <w:lang w:val="de-DE"/>
              </w:rPr>
              <w:t xml:space="preserve">Queries schreiben, </w:t>
            </w:r>
            <w:r>
              <w:rPr>
                <w:rFonts w:ascii="Georgia" w:hAnsi="Georgia" w:cs="Arial"/>
                <w:sz w:val="20"/>
                <w:szCs w:val="20"/>
                <w:lang w:val="de-DE"/>
              </w:rPr>
              <w:t xml:space="preserve">Durchführung von </w:t>
            </w:r>
            <w:r w:rsidR="004B018E" w:rsidRPr="00D820A7">
              <w:rPr>
                <w:rFonts w:ascii="Georgia" w:hAnsi="Georgia" w:cs="Arial"/>
                <w:sz w:val="20"/>
                <w:szCs w:val="20"/>
                <w:lang w:val="de-DE"/>
              </w:rPr>
              <w:t>Analysen, kreative Problemlösungen, Projektmanagement</w:t>
            </w:r>
          </w:p>
          <w:p w14:paraId="56E88365" w14:textId="0ACBA5B3" w:rsidR="00D820A7" w:rsidDel="00F405D4" w:rsidRDefault="00D820A7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del w:id="9" w:author="David Döbele" w:date="2024-08-23T11:13:00Z" w16du:dateUtc="2024-08-23T09:13:00Z"/>
                <w:rFonts w:ascii="Georgia" w:hAnsi="Georgia" w:cs="Arial"/>
                <w:sz w:val="20"/>
                <w:szCs w:val="20"/>
                <w:lang w:val="de-DE"/>
              </w:rPr>
            </w:pPr>
            <w:r>
              <w:rPr>
                <w:rFonts w:ascii="Georgia" w:hAnsi="Georgia" w:cs="Arial"/>
                <w:sz w:val="20"/>
                <w:szCs w:val="20"/>
                <w:lang w:val="de-DE"/>
              </w:rPr>
              <w:t>Durchführung von Recherchen</w:t>
            </w:r>
            <w:r w:rsidR="001242B1">
              <w:rPr>
                <w:rFonts w:ascii="Georgia" w:hAnsi="Georgia" w:cs="Arial"/>
                <w:sz w:val="20"/>
                <w:szCs w:val="20"/>
                <w:lang w:val="de-DE"/>
              </w:rPr>
              <w:t xml:space="preserve"> zu Themen im </w:t>
            </w:r>
            <w:proofErr w:type="spellStart"/>
            <w:r w:rsidR="001242B1">
              <w:rPr>
                <w:rFonts w:ascii="Georgia" w:hAnsi="Georgia" w:cs="Arial"/>
                <w:sz w:val="20"/>
                <w:szCs w:val="20"/>
                <w:lang w:val="de-DE"/>
              </w:rPr>
              <w:t>Energiesekto</w:t>
            </w:r>
            <w:proofErr w:type="spellEnd"/>
            <w:ins w:id="10" w:author="David Döbele" w:date="2024-08-23T11:13:00Z" w16du:dateUtc="2024-08-23T09:13:00Z">
              <w:r w:rsidR="00F405D4">
                <w:rPr>
                  <w:rFonts w:ascii="Georgia" w:hAnsi="Georgia" w:cs="Arial"/>
                  <w:sz w:val="20"/>
                  <w:szCs w:val="20"/>
                  <w:lang w:val="de-DE"/>
                </w:rPr>
                <w:t xml:space="preserve">, </w:t>
              </w:r>
            </w:ins>
            <w:del w:id="11" w:author="David Döbele" w:date="2024-08-23T11:13:00Z" w16du:dateUtc="2024-08-23T09:13:00Z">
              <w:r w:rsidR="001242B1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r</w:delText>
              </w:r>
            </w:del>
          </w:p>
          <w:p w14:paraId="2EB545CB" w14:textId="77777777" w:rsidR="00D820A7" w:rsidRPr="00F405D4" w:rsidRDefault="004B018E" w:rsidP="00F405D4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  <w:rPrChange w:id="12" w:author="David Döbele" w:date="2024-08-23T11:13:00Z" w16du:dateUtc="2024-08-23T09:13:00Z">
                  <w:rPr>
                    <w:lang w:val="de-DE"/>
                  </w:rPr>
                </w:rPrChange>
              </w:rPr>
            </w:pPr>
            <w:r w:rsidRPr="00F405D4">
              <w:rPr>
                <w:rFonts w:ascii="Georgia" w:hAnsi="Georgia" w:cs="Arial"/>
                <w:sz w:val="20"/>
                <w:szCs w:val="20"/>
                <w:lang w:val="de-DE"/>
                <w:rPrChange w:id="13" w:author="David Döbele" w:date="2024-08-23T11:13:00Z" w16du:dateUtc="2024-08-23T09:13:00Z">
                  <w:rPr>
                    <w:lang w:val="de-DE"/>
                  </w:rPr>
                </w:rPrChange>
              </w:rPr>
              <w:t>Bearbeitung von Kundendaten</w:t>
            </w:r>
          </w:p>
          <w:p w14:paraId="4C4C134C" w14:textId="3C00D7A1" w:rsidR="00A942B0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Erstellung von Präsentationen</w:t>
            </w:r>
            <w:r w:rsidR="001242B1">
              <w:rPr>
                <w:rFonts w:ascii="Georgia" w:hAnsi="Georgia" w:cs="Arial"/>
                <w:sz w:val="20"/>
                <w:szCs w:val="20"/>
                <w:lang w:val="de-DE"/>
              </w:rPr>
              <w:t xml:space="preserve"> KI, Unternehmensvorstellung und weiteren Themen</w:t>
            </w:r>
          </w:p>
        </w:tc>
      </w:tr>
      <w:tr w:rsidR="00A942B0" w:rsidRPr="00A45D6F" w14:paraId="56585472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4DFADC13" w14:textId="3C439500" w:rsidR="00A942B0" w:rsidRPr="00AA248A" w:rsidRDefault="004B018E" w:rsidP="00E74C23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AA248A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The Hotels Network, S.L.</w:t>
            </w:r>
            <w:r w:rsidRPr="00AA248A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ab/>
            </w:r>
          </w:p>
        </w:tc>
        <w:tc>
          <w:tcPr>
            <w:tcW w:w="3261" w:type="dxa"/>
            <w:gridSpan w:val="3"/>
            <w:vAlign w:val="bottom"/>
          </w:tcPr>
          <w:p w14:paraId="2BD99C92" w14:textId="2A15BBD8" w:rsidR="00A942B0" w:rsidRPr="00A45D6F" w:rsidRDefault="004B018E" w:rsidP="00E74C23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Barcelona, Spanien</w:t>
            </w:r>
          </w:p>
        </w:tc>
      </w:tr>
      <w:tr w:rsidR="00A942B0" w:rsidRPr="00A45D6F" w14:paraId="4264F41D" w14:textId="77777777" w:rsidTr="003439E2">
        <w:trPr>
          <w:trHeight w:val="57"/>
        </w:trPr>
        <w:tc>
          <w:tcPr>
            <w:tcW w:w="6945" w:type="dxa"/>
            <w:gridSpan w:val="6"/>
          </w:tcPr>
          <w:p w14:paraId="15AC773A" w14:textId="20F319D6" w:rsidR="00A942B0" w:rsidRPr="00A45D6F" w:rsidRDefault="004B018E" w:rsidP="00E74C23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Praktikant im Sales Operations Team</w:t>
            </w:r>
          </w:p>
        </w:tc>
        <w:tc>
          <w:tcPr>
            <w:tcW w:w="3261" w:type="dxa"/>
            <w:gridSpan w:val="3"/>
            <w:vAlign w:val="bottom"/>
          </w:tcPr>
          <w:p w14:paraId="1466AF6F" w14:textId="29110508" w:rsidR="00A942B0" w:rsidRPr="00AA248A" w:rsidRDefault="00000000" w:rsidP="00BA737B">
            <w:pPr>
              <w:jc w:val="right"/>
              <w:rPr>
                <w:rFonts w:ascii="Georgia" w:eastAsia="Times New Roman" w:hAnsi="Georgia" w:cs="Times New Roman"/>
                <w:b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4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23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– 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8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23</w:t>
            </w:r>
          </w:p>
        </w:tc>
      </w:tr>
      <w:tr w:rsidR="00A942B0" w:rsidRPr="00A45D6F" w14:paraId="346A2452" w14:textId="77777777" w:rsidTr="001242B1">
        <w:trPr>
          <w:trHeight w:val="57"/>
        </w:trPr>
        <w:tc>
          <w:tcPr>
            <w:tcW w:w="10206" w:type="dxa"/>
            <w:gridSpan w:val="9"/>
          </w:tcPr>
          <w:p w14:paraId="43EC4FDB" w14:textId="1F631839" w:rsidR="004B018E" w:rsidRPr="00A45D6F" w:rsidDel="00F405D4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del w:id="14" w:author="David Döbele" w:date="2024-08-23T11:13:00Z" w16du:dateUtc="2024-08-23T09:13:00Z"/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Begleitung der Markteinführung </w:t>
            </w:r>
            <w:proofErr w:type="gram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neuer Produkt</w:t>
            </w:r>
            <w:proofErr w:type="gramEnd"/>
            <w:ins w:id="15" w:author="David Döbele" w:date="2024-08-23T11:13:00Z" w16du:dateUtc="2024-08-23T09:13:00Z">
              <w:r w:rsidR="00F405D4">
                <w:rPr>
                  <w:rFonts w:ascii="Georgia" w:hAnsi="Georgia" w:cs="Arial"/>
                  <w:sz w:val="20"/>
                  <w:szCs w:val="20"/>
                  <w:lang w:val="de-DE"/>
                </w:rPr>
                <w:t xml:space="preserve">, </w:t>
              </w:r>
            </w:ins>
            <w:del w:id="16" w:author="David Döbele" w:date="2024-08-23T11:13:00Z" w16du:dateUtc="2024-08-23T09:13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e</w:delText>
              </w:r>
            </w:del>
          </w:p>
          <w:p w14:paraId="5BC05EFF" w14:textId="77777777" w:rsidR="004B018E" w:rsidRPr="00F405D4" w:rsidRDefault="004B018E" w:rsidP="00F405D4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  <w:rPrChange w:id="17" w:author="David Döbele" w:date="2024-08-23T11:13:00Z" w16du:dateUtc="2024-08-23T09:13:00Z">
                  <w:rPr>
                    <w:lang w:val="de-DE"/>
                  </w:rPr>
                </w:rPrChange>
              </w:rPr>
            </w:pPr>
            <w:r w:rsidRPr="00F405D4">
              <w:rPr>
                <w:rFonts w:ascii="Georgia" w:hAnsi="Georgia" w:cs="Arial"/>
                <w:sz w:val="20"/>
                <w:szCs w:val="20"/>
                <w:lang w:val="de-DE"/>
                <w:rPrChange w:id="18" w:author="David Döbele" w:date="2024-08-23T11:13:00Z" w16du:dateUtc="2024-08-23T09:13:00Z">
                  <w:rPr>
                    <w:lang w:val="de-DE"/>
                  </w:rPr>
                </w:rPrChange>
              </w:rPr>
              <w:t>Aktualisierung und Ausbau des CRM und der Datenbank</w:t>
            </w:r>
          </w:p>
          <w:p w14:paraId="35F5DE9E" w14:textId="6ECA5C69" w:rsidR="00A942B0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Unterstützung des Vertriebsteams durch Verbesserung und Konfiguration von Vertriebstools</w:t>
            </w:r>
          </w:p>
        </w:tc>
      </w:tr>
      <w:tr w:rsidR="003439E2" w:rsidRPr="00A45D6F" w:rsidDel="00F405D4" w14:paraId="6C657DA9" w14:textId="076874C6" w:rsidTr="001121EC">
        <w:trPr>
          <w:trHeight w:val="340"/>
          <w:del w:id="19" w:author="David Döbele" w:date="2024-08-23T11:13:00Z" w16du:dateUtc="2024-08-23T09:13:00Z"/>
        </w:trPr>
        <w:tc>
          <w:tcPr>
            <w:tcW w:w="6520" w:type="dxa"/>
            <w:gridSpan w:val="4"/>
            <w:vAlign w:val="bottom"/>
          </w:tcPr>
          <w:p w14:paraId="0CBA4DAE" w14:textId="172F0C86" w:rsidR="003439E2" w:rsidRPr="003439E2" w:rsidDel="00F405D4" w:rsidRDefault="003439E2" w:rsidP="003439E2">
            <w:pPr>
              <w:rPr>
                <w:del w:id="20" w:author="David Döbele" w:date="2024-08-23T11:13:00Z" w16du:dateUtc="2024-08-23T09:13:00Z"/>
                <w:rFonts w:ascii="Georgia" w:hAnsi="Georgia"/>
                <w:sz w:val="21"/>
                <w:szCs w:val="21"/>
                <w:lang w:val="en-US"/>
              </w:rPr>
            </w:pPr>
            <w:del w:id="21" w:author="David Döbele" w:date="2024-08-23T11:13:00Z" w16du:dateUtc="2024-08-23T09:13:00Z">
              <w:r w:rsidRPr="001B1CFE" w:rsidDel="00F405D4">
                <w:rPr>
                  <w:rFonts w:ascii="Georgia" w:hAnsi="Georgia" w:cs="Arial"/>
                  <w:b/>
                  <w:bCs/>
                  <w:sz w:val="20"/>
                  <w:szCs w:val="20"/>
                  <w:lang w:val="en-US"/>
                </w:rPr>
                <w:delText>Frankfurt University of Applied Sciences</w:delText>
              </w:r>
              <w:r w:rsidRPr="001B1CFE" w:rsidDel="00F405D4">
                <w:rPr>
                  <w:rFonts w:ascii="Georgia" w:hAnsi="Georgia" w:cs="Arial"/>
                  <w:b/>
                  <w:bCs/>
                  <w:sz w:val="20"/>
                  <w:szCs w:val="20"/>
                  <w:lang w:val="en-US"/>
                </w:rPr>
                <w:tab/>
              </w:r>
            </w:del>
          </w:p>
        </w:tc>
        <w:tc>
          <w:tcPr>
            <w:tcW w:w="3686" w:type="dxa"/>
            <w:gridSpan w:val="5"/>
            <w:vAlign w:val="bottom"/>
          </w:tcPr>
          <w:p w14:paraId="6A331012" w14:textId="3871F8F4" w:rsidR="003439E2" w:rsidRPr="00A45D6F" w:rsidDel="00F405D4" w:rsidRDefault="003439E2" w:rsidP="003439E2">
            <w:pPr>
              <w:jc w:val="right"/>
              <w:rPr>
                <w:del w:id="22" w:author="David Döbele" w:date="2024-08-23T11:13:00Z" w16du:dateUtc="2024-08-23T09:13:00Z"/>
                <w:rFonts w:ascii="Georgia" w:hAnsi="Georgia"/>
                <w:sz w:val="21"/>
                <w:szCs w:val="21"/>
                <w:lang w:val="de-DE"/>
              </w:rPr>
            </w:pPr>
            <w:del w:id="23" w:author="David Döbele" w:date="2024-08-23T11:13:00Z" w16du:dateUtc="2024-08-23T09:13:00Z">
              <w:r w:rsidRPr="00A45D6F" w:rsidDel="00F405D4">
                <w:rPr>
                  <w:rFonts w:ascii="Georgia" w:eastAsia="Times New Roman" w:hAnsi="Georgia" w:cs="Times New Roman"/>
                  <w:b/>
                  <w:sz w:val="18"/>
                  <w:szCs w:val="18"/>
                  <w:lang w:val="de-DE"/>
                </w:rPr>
                <w:delText>Frankfurt am Main</w:delText>
              </w:r>
            </w:del>
          </w:p>
        </w:tc>
      </w:tr>
      <w:tr w:rsidR="003439E2" w:rsidRPr="00A45D6F" w:rsidDel="00F405D4" w14:paraId="74FEB0D2" w14:textId="73BF9644" w:rsidTr="003439E2">
        <w:trPr>
          <w:del w:id="24" w:author="David Döbele" w:date="2024-08-23T11:13:00Z" w16du:dateUtc="2024-08-23T09:13:00Z"/>
        </w:trPr>
        <w:tc>
          <w:tcPr>
            <w:tcW w:w="6945" w:type="dxa"/>
            <w:gridSpan w:val="6"/>
          </w:tcPr>
          <w:p w14:paraId="0C92AB97" w14:textId="536C8754" w:rsidR="003439E2" w:rsidRPr="00A45D6F" w:rsidDel="00F405D4" w:rsidRDefault="003439E2" w:rsidP="003439E2">
            <w:pPr>
              <w:rPr>
                <w:del w:id="25" w:author="David Döbele" w:date="2024-08-23T11:13:00Z" w16du:dateUtc="2024-08-23T09:13:00Z"/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del w:id="26" w:author="David Döbele" w:date="2024-08-23T11:13:00Z" w16du:dateUtc="2024-08-23T09:13:00Z">
              <w:r w:rsidRPr="00A45D6F" w:rsidDel="00F405D4">
                <w:rPr>
                  <w:rFonts w:ascii="Georgia" w:eastAsia="Times New Roman" w:hAnsi="Georgia" w:cs="Times New Roman"/>
                  <w:i/>
                  <w:sz w:val="18"/>
                  <w:szCs w:val="18"/>
                  <w:lang w:val="de-DE"/>
                </w:rPr>
                <w:delText>Tutor im Rechnungswesen</w:delText>
              </w:r>
            </w:del>
          </w:p>
        </w:tc>
        <w:tc>
          <w:tcPr>
            <w:tcW w:w="3261" w:type="dxa"/>
            <w:gridSpan w:val="3"/>
            <w:vAlign w:val="bottom"/>
          </w:tcPr>
          <w:p w14:paraId="71CD889C" w14:textId="15518748" w:rsidR="003439E2" w:rsidRPr="00AA248A" w:rsidDel="00F405D4" w:rsidRDefault="003439E2" w:rsidP="003439E2">
            <w:pPr>
              <w:jc w:val="right"/>
              <w:rPr>
                <w:del w:id="27" w:author="David Döbele" w:date="2024-08-23T11:13:00Z" w16du:dateUtc="2024-08-23T09:13:00Z"/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del w:id="28" w:author="David Döbele" w:date="2024-08-23T11:13:00Z" w16du:dateUtc="2024-08-23T09:13:00Z">
              <w:r w:rsidRPr="00AA248A" w:rsidDel="00F405D4">
                <w:rPr>
                  <w:rFonts w:ascii="Georgia" w:eastAsia="Times New Roman" w:hAnsi="Georgia" w:cs="Times New Roman"/>
                  <w:i/>
                  <w:iCs/>
                  <w:sz w:val="18"/>
                  <w:szCs w:val="18"/>
                  <w:lang w:val="de-DE"/>
                </w:rPr>
                <w:delText>04/2022 – 08/2022</w:delText>
              </w:r>
            </w:del>
          </w:p>
        </w:tc>
      </w:tr>
      <w:tr w:rsidR="003439E2" w:rsidRPr="00A45D6F" w:rsidDel="00F405D4" w14:paraId="4502DDEC" w14:textId="3117251C" w:rsidTr="001242B1">
        <w:trPr>
          <w:trHeight w:val="100"/>
          <w:del w:id="29" w:author="David Döbele" w:date="2024-08-23T11:12:00Z" w16du:dateUtc="2024-08-23T09:12:00Z"/>
        </w:trPr>
        <w:tc>
          <w:tcPr>
            <w:tcW w:w="10206" w:type="dxa"/>
            <w:gridSpan w:val="9"/>
          </w:tcPr>
          <w:p w14:paraId="27F36EE4" w14:textId="5F8FDE95" w:rsidR="003439E2" w:rsidRPr="00A45D6F" w:rsidDel="00F405D4" w:rsidRDefault="003439E2" w:rsidP="003439E2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del w:id="30" w:author="David Döbele" w:date="2024-08-23T11:12:00Z" w16du:dateUtc="2024-08-23T09:12:00Z"/>
                <w:rFonts w:ascii="Georgia" w:hAnsi="Georgia" w:cs="Arial"/>
                <w:sz w:val="20"/>
                <w:szCs w:val="20"/>
                <w:lang w:val="de-DE"/>
              </w:rPr>
            </w:pPr>
            <w:del w:id="31" w:author="David Döbele" w:date="2024-08-23T11:12:00Z" w16du:dateUtc="2024-08-23T09:12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 xml:space="preserve">Durchführung von Unterrichtsstunden </w:delText>
              </w:r>
            </w:del>
          </w:p>
          <w:p w14:paraId="69D2548F" w14:textId="152E6CF8" w:rsidR="003439E2" w:rsidRPr="00A45D6F" w:rsidDel="00F405D4" w:rsidRDefault="003439E2" w:rsidP="003439E2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del w:id="32" w:author="David Döbele" w:date="2024-08-23T11:12:00Z" w16du:dateUtc="2024-08-23T09:12:00Z"/>
                <w:rFonts w:ascii="Georgia" w:hAnsi="Georgia" w:cs="Arial"/>
                <w:sz w:val="20"/>
                <w:szCs w:val="20"/>
                <w:lang w:val="de-DE"/>
              </w:rPr>
            </w:pPr>
            <w:del w:id="33" w:author="David Döbele" w:date="2024-08-23T11:12:00Z" w16du:dateUtc="2024-08-23T09:12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Absprache mit Professoren zum aktuellen Stoff</w:delText>
              </w:r>
            </w:del>
          </w:p>
        </w:tc>
      </w:tr>
      <w:tr w:rsidR="003439E2" w:rsidRPr="00A45D6F" w14:paraId="061186B8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3B3866EB" w14:textId="77777777" w:rsidR="003439E2" w:rsidRPr="00A45D6F" w:rsidRDefault="003439E2" w:rsidP="003439E2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DE"/>
              </w:rPr>
              <w:t>Hager Executive Consulting GmbH</w:t>
            </w:r>
            <w:r w:rsidRPr="00A45D6F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DE"/>
              </w:rPr>
              <w:tab/>
            </w:r>
          </w:p>
        </w:tc>
        <w:tc>
          <w:tcPr>
            <w:tcW w:w="3261" w:type="dxa"/>
            <w:gridSpan w:val="3"/>
            <w:vAlign w:val="bottom"/>
          </w:tcPr>
          <w:p w14:paraId="54240CF2" w14:textId="01D067BA" w:rsidR="003439E2" w:rsidRPr="00A45D6F" w:rsidRDefault="003439E2" w:rsidP="003439E2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3439E2" w:rsidRPr="00A45D6F" w14:paraId="2EBE740D" w14:textId="77777777" w:rsidTr="003439E2">
        <w:trPr>
          <w:trHeight w:val="20"/>
        </w:trPr>
        <w:tc>
          <w:tcPr>
            <w:tcW w:w="6945" w:type="dxa"/>
            <w:gridSpan w:val="6"/>
          </w:tcPr>
          <w:p w14:paraId="0ABCC864" w14:textId="64B10B98" w:rsidR="003439E2" w:rsidRPr="00454251" w:rsidRDefault="003439E2" w:rsidP="003439E2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</w:pPr>
            <w:r w:rsidRPr="00454251"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  <w:t>Werkstudent als Research Analyst</w:t>
            </w:r>
          </w:p>
        </w:tc>
        <w:tc>
          <w:tcPr>
            <w:tcW w:w="3261" w:type="dxa"/>
            <w:gridSpan w:val="3"/>
            <w:vAlign w:val="bottom"/>
          </w:tcPr>
          <w:p w14:paraId="1E9AABD3" w14:textId="2B9CFCC2" w:rsidR="003439E2" w:rsidRPr="00AA248A" w:rsidRDefault="003439E2" w:rsidP="00F405D4">
            <w:pPr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de-DE"/>
              </w:rPr>
              <w:pPrChange w:id="34" w:author="David Döbele" w:date="2024-08-23T11:09:00Z" w16du:dateUtc="2024-08-23T09:09:00Z">
                <w:pPr>
                  <w:widowControl w:val="0"/>
                  <w:tabs>
                    <w:tab w:val="left" w:pos="469"/>
                    <w:tab w:val="left" w:pos="470"/>
                  </w:tabs>
                  <w:autoSpaceDE w:val="0"/>
                  <w:autoSpaceDN w:val="0"/>
                  <w:jc w:val="right"/>
                </w:pPr>
              </w:pPrChange>
            </w:pPr>
            <w:r w:rsidRPr="00F405D4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  <w:rPrChange w:id="35" w:author="David Döbele" w:date="2024-08-23T11:09:00Z" w16du:dateUtc="2024-08-23T09:09:00Z">
                  <w:rPr>
                    <w:rFonts w:ascii="Georgia" w:hAnsi="Georgia" w:cs="Arial"/>
                    <w:i/>
                    <w:iCs/>
                    <w:sz w:val="20"/>
                    <w:szCs w:val="20"/>
                    <w:lang w:val="de-DE"/>
                  </w:rPr>
                </w:rPrChange>
              </w:rPr>
              <w:t xml:space="preserve">01/2021 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– 07/2022</w:t>
            </w:r>
          </w:p>
        </w:tc>
      </w:tr>
      <w:tr w:rsidR="003439E2" w:rsidRPr="00A45D6F" w14:paraId="531A7127" w14:textId="77777777" w:rsidTr="001242B1">
        <w:trPr>
          <w:trHeight w:val="227"/>
        </w:trPr>
        <w:tc>
          <w:tcPr>
            <w:tcW w:w="10206" w:type="dxa"/>
            <w:gridSpan w:val="9"/>
          </w:tcPr>
          <w:p w14:paraId="7C9738DB" w14:textId="23A6D6F8" w:rsidR="003439E2" w:rsidRPr="00A45D6F" w:rsidDel="00F405D4" w:rsidRDefault="003439E2" w:rsidP="003439E2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del w:id="36" w:author="David Döbele" w:date="2024-08-23T11:13:00Z" w16du:dateUtc="2024-08-23T09:13:00Z"/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Suche nach qualifizierten Kandidaten für verschiedene Projekte auf </w:t>
            </w:r>
            <w:del w:id="37" w:author="David Döbele" w:date="2024-08-23T11:13:00Z" w16du:dateUtc="2024-08-23T09:13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 xml:space="preserve">professionellen </w:delText>
              </w:r>
            </w:del>
          </w:p>
          <w:p w14:paraId="506D360C" w14:textId="254F594C" w:rsidR="003439E2" w:rsidRPr="00A45D6F" w:rsidRDefault="003439E2" w:rsidP="00F405D4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  <w:pPrChange w:id="38" w:author="David Döbele" w:date="2024-08-23T11:13:00Z" w16du:dateUtc="2024-08-23T09:13:00Z">
                <w:pPr>
                  <w:pStyle w:val="Listenabsatz"/>
                  <w:widowControl w:val="0"/>
                  <w:tabs>
                    <w:tab w:val="left" w:pos="469"/>
                    <w:tab w:val="left" w:pos="470"/>
                  </w:tabs>
                  <w:autoSpaceDE w:val="0"/>
                  <w:autoSpaceDN w:val="0"/>
                </w:pPr>
              </w:pPrChange>
            </w:pPr>
            <w:del w:id="39" w:author="David Döbele" w:date="2024-08-23T11:13:00Z" w16du:dateUtc="2024-08-23T09:13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Social-Media-Netzwerken wie LinkedIn und Xing</w:delText>
              </w:r>
            </w:del>
            <w:ins w:id="40" w:author="David Döbele" w:date="2024-08-23T11:13:00Z" w16du:dateUtc="2024-08-23T09:13:00Z">
              <w:r w:rsidR="00F405D4">
                <w:rPr>
                  <w:rFonts w:ascii="Georgia" w:hAnsi="Georgia" w:cs="Arial"/>
                  <w:sz w:val="20"/>
                  <w:szCs w:val="20"/>
                  <w:lang w:val="de-DE"/>
                </w:rPr>
                <w:t>LinkedIn und Xing</w:t>
              </w:r>
            </w:ins>
          </w:p>
          <w:p w14:paraId="7C39DE84" w14:textId="3D2C0611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Kontaktaufnahme zu potenziellen Kandidaten &amp; Terminvereinbarung für die Berater</w:t>
            </w:r>
          </w:p>
        </w:tc>
      </w:tr>
      <w:tr w:rsidR="003439E2" w:rsidRPr="00A45D6F" w14:paraId="51C0CA04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1A0876C3" w14:textId="503EF076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Studium</w:t>
            </w:r>
          </w:p>
        </w:tc>
      </w:tr>
      <w:tr w:rsidR="003439E2" w:rsidRPr="00A45D6F" w14:paraId="0C923673" w14:textId="77777777" w:rsidTr="003439E2">
        <w:trPr>
          <w:trHeight w:val="340"/>
        </w:trPr>
        <w:tc>
          <w:tcPr>
            <w:tcW w:w="6520" w:type="dxa"/>
            <w:gridSpan w:val="4"/>
            <w:tcBorders>
              <w:top w:val="single" w:sz="4" w:space="0" w:color="000000"/>
            </w:tcBorders>
            <w:vAlign w:val="bottom"/>
          </w:tcPr>
          <w:p w14:paraId="6C12D79D" w14:textId="2A9138F8" w:rsidR="003439E2" w:rsidRPr="001B1CFE" w:rsidRDefault="003439E2" w:rsidP="003439E2">
            <w:pPr>
              <w:rPr>
                <w:rFonts w:ascii="Georgia" w:eastAsia="Times New Roman" w:hAnsi="Georgia" w:cs="Times New Roman"/>
                <w:sz w:val="18"/>
                <w:szCs w:val="18"/>
                <w:lang w:val="en-US"/>
              </w:rPr>
            </w:pPr>
            <w:r w:rsidRPr="001B1CFE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Frankfurt University of Applied Sciences</w:t>
            </w:r>
            <w:r w:rsidRPr="001B1CFE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ab/>
            </w:r>
          </w:p>
        </w:tc>
        <w:tc>
          <w:tcPr>
            <w:tcW w:w="3686" w:type="dxa"/>
            <w:gridSpan w:val="5"/>
            <w:tcBorders>
              <w:top w:val="single" w:sz="4" w:space="0" w:color="000000"/>
            </w:tcBorders>
            <w:vAlign w:val="bottom"/>
          </w:tcPr>
          <w:p w14:paraId="29E68BE9" w14:textId="77777777" w:rsidR="003439E2" w:rsidRPr="00A45D6F" w:rsidRDefault="003439E2" w:rsidP="003439E2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3439E2" w:rsidRPr="00A45D6F" w14:paraId="0B16E9BF" w14:textId="77777777" w:rsidTr="003439E2">
        <w:tc>
          <w:tcPr>
            <w:tcW w:w="5953" w:type="dxa"/>
            <w:gridSpan w:val="3"/>
          </w:tcPr>
          <w:p w14:paraId="603F9438" w14:textId="37322DAE" w:rsidR="003439E2" w:rsidRPr="001B1CFE" w:rsidRDefault="003439E2" w:rsidP="003439E2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</w:pPr>
            <w:r w:rsidRPr="001B1CFE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B.A. International Business Administration (</w:t>
            </w:r>
            <w:proofErr w:type="spellStart"/>
            <w:r w:rsidRPr="001B1CFE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Schnitt</w:t>
            </w:r>
            <w:proofErr w:type="spellEnd"/>
            <w:r w:rsidRPr="001B1CFE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: 1,6)</w:t>
            </w:r>
          </w:p>
        </w:tc>
        <w:tc>
          <w:tcPr>
            <w:tcW w:w="4253" w:type="dxa"/>
            <w:gridSpan w:val="6"/>
            <w:vAlign w:val="bottom"/>
          </w:tcPr>
          <w:p w14:paraId="02261C43" w14:textId="128508BA" w:rsidR="003439E2" w:rsidRPr="00AA248A" w:rsidRDefault="003439E2" w:rsidP="003439E2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04/2021 – 09/2024</w:t>
            </w:r>
          </w:p>
        </w:tc>
      </w:tr>
      <w:tr w:rsidR="003439E2" w:rsidRPr="00A45D6F" w14:paraId="77B3E0CA" w14:textId="77777777" w:rsidTr="001242B1">
        <w:tc>
          <w:tcPr>
            <w:tcW w:w="10206" w:type="dxa"/>
            <w:gridSpan w:val="9"/>
          </w:tcPr>
          <w:p w14:paraId="0FCE9A37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proofErr w:type="spell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Deutschlandstipendiant</w:t>
            </w:r>
            <w:proofErr w:type="spellEnd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 Okt 2023 – Sep 2024</w:t>
            </w:r>
          </w:p>
          <w:p w14:paraId="03FEFA8A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Mitglied des Organisationsteams des Deutschlandstipendiums für Networking Events</w:t>
            </w:r>
          </w:p>
          <w:p w14:paraId="50E4EB10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Erasmus+ Stipendium Apr 2023 </w:t>
            </w:r>
            <w:r w:rsidRPr="00A45D6F">
              <w:rPr>
                <w:rFonts w:ascii="Georgia" w:hAnsi="Georgia" w:cs="Arial"/>
                <w:iCs/>
                <w:sz w:val="20"/>
                <w:szCs w:val="20"/>
                <w:lang w:val="de-DE"/>
              </w:rPr>
              <w:t>– Aug 2023</w:t>
            </w:r>
          </w:p>
          <w:p w14:paraId="37591446" w14:textId="77777777" w:rsidR="003439E2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ins w:id="41" w:author="David Döbele" w:date="2024-08-23T11:12:00Z" w16du:dateUtc="2024-08-23T09:12:00Z"/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Aufnahme auf die </w:t>
            </w:r>
            <w:proofErr w:type="spell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Dean’s</w:t>
            </w:r>
            <w:proofErr w:type="spellEnd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 List</w:t>
            </w:r>
            <w:del w:id="42" w:author="David Döbele" w:date="2024-08-23T11:12:00Z" w16du:dateUtc="2024-08-23T09:12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e</w:delText>
              </w:r>
            </w:del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 2021</w:t>
            </w:r>
          </w:p>
          <w:p w14:paraId="0F1A1C14" w14:textId="7FE2E6E8" w:rsidR="00F405D4" w:rsidRPr="00A45D6F" w:rsidRDefault="00F405D4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proofErr w:type="spellStart"/>
            <w:ins w:id="43" w:author="David Döbele" w:date="2024-08-23T11:13:00Z" w16du:dateUtc="2024-08-23T09:13:00Z">
              <w:r>
                <w:rPr>
                  <w:rFonts w:ascii="Georgia" w:hAnsi="Georgia" w:cs="Arial"/>
                  <w:sz w:val="20"/>
                  <w:szCs w:val="20"/>
                  <w:lang w:val="de-DE"/>
                </w:rPr>
                <w:t>Tutori</w:t>
              </w:r>
              <w:proofErr w:type="spellEnd"/>
              <w:r>
                <w:rPr>
                  <w:rFonts w:ascii="Georgia" w:hAnsi="Georgia" w:cs="Arial"/>
                  <w:sz w:val="20"/>
                  <w:szCs w:val="20"/>
                  <w:lang w:val="de-DE"/>
                </w:rPr>
                <w:t xml:space="preserve"> in Rechnungswesen</w:t>
              </w:r>
            </w:ins>
          </w:p>
        </w:tc>
      </w:tr>
      <w:tr w:rsidR="003439E2" w:rsidRPr="00A45D6F" w14:paraId="0960E61A" w14:textId="77777777" w:rsidTr="003439E2">
        <w:trPr>
          <w:trHeight w:val="340"/>
        </w:trPr>
        <w:tc>
          <w:tcPr>
            <w:tcW w:w="6803" w:type="dxa"/>
            <w:gridSpan w:val="5"/>
            <w:vAlign w:val="bottom"/>
          </w:tcPr>
          <w:p w14:paraId="4AC3A12A" w14:textId="5D571380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Budapest Business University</w:t>
            </w:r>
          </w:p>
        </w:tc>
        <w:tc>
          <w:tcPr>
            <w:tcW w:w="3403" w:type="dxa"/>
            <w:gridSpan w:val="4"/>
            <w:vAlign w:val="bottom"/>
          </w:tcPr>
          <w:p w14:paraId="4E0AA4CB" w14:textId="0EADC3FF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Budapest, Ungarn</w:t>
            </w:r>
          </w:p>
        </w:tc>
      </w:tr>
      <w:tr w:rsidR="003439E2" w:rsidRPr="00A45D6F" w14:paraId="3478FD65" w14:textId="77777777" w:rsidTr="003439E2">
        <w:trPr>
          <w:trHeight w:val="57"/>
        </w:trPr>
        <w:tc>
          <w:tcPr>
            <w:tcW w:w="6803" w:type="dxa"/>
            <w:gridSpan w:val="5"/>
          </w:tcPr>
          <w:p w14:paraId="65682B91" w14:textId="24630B75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Summer School im Rahmen des B.A.</w:t>
            </w:r>
          </w:p>
        </w:tc>
        <w:tc>
          <w:tcPr>
            <w:tcW w:w="3403" w:type="dxa"/>
            <w:gridSpan w:val="4"/>
            <w:vAlign w:val="bottom"/>
          </w:tcPr>
          <w:p w14:paraId="685C3563" w14:textId="5BC916AE" w:rsidR="003439E2" w:rsidRPr="00AA248A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10/2023</w:t>
            </w:r>
          </w:p>
        </w:tc>
      </w:tr>
      <w:tr w:rsidR="003439E2" w:rsidRPr="00A45D6F" w14:paraId="6079323F" w14:textId="77777777" w:rsidTr="001242B1">
        <w:trPr>
          <w:trHeight w:val="57"/>
        </w:trPr>
        <w:tc>
          <w:tcPr>
            <w:tcW w:w="10206" w:type="dxa"/>
            <w:gridSpan w:val="9"/>
          </w:tcPr>
          <w:p w14:paraId="19FE9326" w14:textId="00A53D51" w:rsidR="003439E2" w:rsidRPr="00F405D4" w:rsidDel="00F405D4" w:rsidRDefault="003439E2" w:rsidP="00F405D4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del w:id="44" w:author="David Döbele" w:date="2024-08-23T11:11:00Z" w16du:dateUtc="2024-08-23T09:11:00Z"/>
                <w:rFonts w:ascii="Georgia" w:hAnsi="Georgia" w:cs="Arial"/>
                <w:sz w:val="20"/>
                <w:szCs w:val="20"/>
                <w:lang w:val="de-DE"/>
                <w:rPrChange w:id="45" w:author="David Döbele" w:date="2024-08-23T11:11:00Z" w16du:dateUtc="2024-08-23T09:11:00Z">
                  <w:rPr>
                    <w:del w:id="46" w:author="David Döbele" w:date="2024-08-23T11:11:00Z" w16du:dateUtc="2024-08-23T09:11:00Z"/>
                    <w:lang w:val="de-DE"/>
                  </w:rPr>
                </w:rPrChange>
              </w:rPr>
              <w:pPrChange w:id="47" w:author="David Döbele" w:date="2024-08-23T11:11:00Z" w16du:dateUtc="2024-08-23T09:11:00Z">
                <w:pPr>
                  <w:pStyle w:val="Listenabsatz"/>
                  <w:widowControl w:val="0"/>
                  <w:numPr>
                    <w:numId w:val="5"/>
                  </w:numPr>
                  <w:tabs>
                    <w:tab w:val="left" w:pos="469"/>
                    <w:tab w:val="left" w:pos="470"/>
                  </w:tabs>
                  <w:autoSpaceDE w:val="0"/>
                  <w:autoSpaceDN w:val="0"/>
                  <w:spacing w:before="9"/>
                  <w:ind w:hanging="360"/>
                  <w:contextualSpacing w:val="0"/>
                </w:pPr>
              </w:pPrChange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Entwickeln von Soft Skills</w:t>
            </w:r>
            <w:ins w:id="48" w:author="David Döbele" w:date="2024-08-23T11:10:00Z" w16du:dateUtc="2024-08-23T09:10:00Z">
              <w:r w:rsidR="00F405D4">
                <w:rPr>
                  <w:rFonts w:ascii="Georgia" w:hAnsi="Georgia" w:cs="Arial"/>
                  <w:sz w:val="20"/>
                  <w:szCs w:val="20"/>
                  <w:lang w:val="de-DE"/>
                </w:rPr>
                <w:t xml:space="preserve"> (</w:t>
              </w:r>
              <w:r w:rsidR="00F405D4" w:rsidRPr="00A45D6F">
                <w:rPr>
                  <w:rFonts w:ascii="Georgia" w:hAnsi="Georgia" w:cs="Arial"/>
                  <w:sz w:val="20"/>
                  <w:szCs w:val="20"/>
                  <w:lang w:val="de-DE"/>
                </w:rPr>
                <w:t>Verhandlungsskill</w:t>
              </w:r>
            </w:ins>
            <w:ins w:id="49" w:author="David Döbele" w:date="2024-08-23T11:11:00Z" w16du:dateUtc="2024-08-23T09:11:00Z">
              <w:r w:rsidR="00F405D4">
                <w:rPr>
                  <w:rFonts w:ascii="Georgia" w:hAnsi="Georgia" w:cs="Arial"/>
                  <w:sz w:val="20"/>
                  <w:szCs w:val="20"/>
                  <w:lang w:val="de-DE"/>
                </w:rPr>
                <w:t>, Kommunikation, …)</w:t>
              </w:r>
            </w:ins>
            <w:r w:rsidRPr="00F405D4">
              <w:rPr>
                <w:rFonts w:ascii="Georgia" w:hAnsi="Georgia" w:cs="Arial"/>
                <w:sz w:val="20"/>
                <w:szCs w:val="20"/>
                <w:lang w:val="de-DE"/>
                <w:rPrChange w:id="50" w:author="David Döbele" w:date="2024-08-23T11:11:00Z" w16du:dateUtc="2024-08-23T09:11:00Z">
                  <w:rPr>
                    <w:lang w:val="de-DE"/>
                  </w:rPr>
                </w:rPrChange>
              </w:rPr>
              <w:t xml:space="preserve"> in einem internationalen Umfeld</w:t>
            </w:r>
          </w:p>
          <w:p w14:paraId="565FD63F" w14:textId="61DC454B" w:rsidR="003439E2" w:rsidRPr="00A45D6F" w:rsidDel="00F405D4" w:rsidRDefault="003439E2" w:rsidP="00F405D4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del w:id="51" w:author="David Döbele" w:date="2024-08-23T11:11:00Z" w16du:dateUtc="2024-08-23T09:11:00Z"/>
                <w:rFonts w:ascii="Georgia" w:hAnsi="Georgia" w:cs="Arial"/>
                <w:sz w:val="20"/>
                <w:szCs w:val="20"/>
                <w:lang w:val="de-DE"/>
              </w:rPr>
              <w:pPrChange w:id="52" w:author="David Döbele" w:date="2024-08-23T11:11:00Z" w16du:dateUtc="2024-08-23T09:11:00Z">
                <w:pPr>
                  <w:pStyle w:val="Listenabsatz"/>
                  <w:widowControl w:val="0"/>
                  <w:numPr>
                    <w:numId w:val="5"/>
                  </w:numPr>
                  <w:tabs>
                    <w:tab w:val="left" w:pos="469"/>
                    <w:tab w:val="left" w:pos="470"/>
                  </w:tabs>
                  <w:autoSpaceDE w:val="0"/>
                  <w:autoSpaceDN w:val="0"/>
                  <w:spacing w:before="9"/>
                  <w:ind w:hanging="360"/>
                  <w:contextualSpacing w:val="0"/>
                </w:pPr>
              </w:pPrChange>
            </w:pPr>
            <w:del w:id="53" w:author="David Döbele" w:date="2024-08-23T11:11:00Z" w16du:dateUtc="2024-08-23T09:11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Verhandlungsskills</w:delText>
              </w:r>
            </w:del>
          </w:p>
          <w:p w14:paraId="35AB06A1" w14:textId="77489836" w:rsidR="003439E2" w:rsidRPr="00A45D6F" w:rsidDel="00F405D4" w:rsidRDefault="003439E2" w:rsidP="00F405D4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del w:id="54" w:author="David Döbele" w:date="2024-08-23T11:11:00Z" w16du:dateUtc="2024-08-23T09:11:00Z"/>
                <w:rFonts w:ascii="Georgia" w:hAnsi="Georgia" w:cs="Arial"/>
                <w:sz w:val="20"/>
                <w:szCs w:val="20"/>
                <w:lang w:val="de-DE"/>
              </w:rPr>
              <w:pPrChange w:id="55" w:author="David Döbele" w:date="2024-08-23T11:11:00Z" w16du:dateUtc="2024-08-23T09:11:00Z">
                <w:pPr>
                  <w:pStyle w:val="Listenabsatz"/>
                  <w:widowControl w:val="0"/>
                  <w:numPr>
                    <w:numId w:val="5"/>
                  </w:numPr>
                  <w:tabs>
                    <w:tab w:val="left" w:pos="469"/>
                    <w:tab w:val="left" w:pos="470"/>
                  </w:tabs>
                  <w:autoSpaceDE w:val="0"/>
                  <w:autoSpaceDN w:val="0"/>
                  <w:spacing w:before="9"/>
                  <w:ind w:hanging="360"/>
                  <w:contextualSpacing w:val="0"/>
                </w:pPr>
              </w:pPrChange>
            </w:pPr>
            <w:del w:id="56" w:author="David Döbele" w:date="2024-08-23T11:11:00Z" w16du:dateUtc="2024-08-23T09:11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Interkulturelle Kommunikation</w:delText>
              </w:r>
            </w:del>
          </w:p>
          <w:p w14:paraId="209DCAC9" w14:textId="370448C7" w:rsidR="003439E2" w:rsidRPr="00A45D6F" w:rsidRDefault="003439E2" w:rsidP="00F405D4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del w:id="57" w:author="David Döbele" w:date="2024-08-23T11:11:00Z" w16du:dateUtc="2024-08-23T09:11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Präsentation &amp; Erfolg auf dem Arbeitsmarkt</w:delText>
              </w:r>
            </w:del>
          </w:p>
        </w:tc>
      </w:tr>
      <w:tr w:rsidR="003439E2" w:rsidRPr="00A45D6F" w14:paraId="3F4A13FF" w14:textId="77777777" w:rsidTr="003439E2">
        <w:trPr>
          <w:trHeight w:val="340"/>
        </w:trPr>
        <w:tc>
          <w:tcPr>
            <w:tcW w:w="6803" w:type="dxa"/>
            <w:gridSpan w:val="5"/>
            <w:vAlign w:val="bottom"/>
          </w:tcPr>
          <w:p w14:paraId="248981B1" w14:textId="43882BD3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California State University</w:t>
            </w:r>
            <w:r w:rsidRPr="00A45D6F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ab/>
            </w:r>
          </w:p>
        </w:tc>
        <w:tc>
          <w:tcPr>
            <w:tcW w:w="3403" w:type="dxa"/>
            <w:gridSpan w:val="4"/>
            <w:vAlign w:val="bottom"/>
          </w:tcPr>
          <w:p w14:paraId="4A411EDE" w14:textId="3166BFFD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Los Angeles, USA</w:t>
            </w:r>
          </w:p>
        </w:tc>
      </w:tr>
      <w:tr w:rsidR="003439E2" w:rsidRPr="00A45D6F" w14:paraId="1FDCD404" w14:textId="77777777" w:rsidTr="003439E2">
        <w:trPr>
          <w:trHeight w:val="113"/>
        </w:trPr>
        <w:tc>
          <w:tcPr>
            <w:tcW w:w="6803" w:type="dxa"/>
            <w:gridSpan w:val="5"/>
          </w:tcPr>
          <w:p w14:paraId="17EE0650" w14:textId="02C26D65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Auslandssemester im Rahmen des B.A.</w:t>
            </w:r>
            <w:ins w:id="58" w:author="David Döbele" w:date="2024-08-23T11:11:00Z" w16du:dateUtc="2024-08-23T09:11:00Z">
              <w:r w:rsidR="00F405D4">
                <w:rPr>
                  <w:rFonts w:ascii="Georgia" w:eastAsia="Times New Roman" w:hAnsi="Georgia" w:cs="Times New Roman"/>
                  <w:i/>
                  <w:color w:val="000000"/>
                  <w:sz w:val="18"/>
                  <w:szCs w:val="18"/>
                  <w:lang w:val="de-DE"/>
                </w:rPr>
                <w:t xml:space="preserve"> (Schnitt: 1,15)</w:t>
              </w:r>
            </w:ins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ab/>
            </w:r>
          </w:p>
        </w:tc>
        <w:tc>
          <w:tcPr>
            <w:tcW w:w="3403" w:type="dxa"/>
            <w:gridSpan w:val="4"/>
            <w:vAlign w:val="bottom"/>
          </w:tcPr>
          <w:p w14:paraId="2174FB63" w14:textId="752ED054" w:rsidR="003439E2" w:rsidRPr="00AA248A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08/2022 – 12/2022</w:t>
            </w:r>
          </w:p>
        </w:tc>
      </w:tr>
      <w:tr w:rsidR="003439E2" w:rsidRPr="00A45D6F" w14:paraId="746B687F" w14:textId="77777777" w:rsidTr="003439E2">
        <w:trPr>
          <w:trHeight w:val="113"/>
        </w:trPr>
        <w:tc>
          <w:tcPr>
            <w:tcW w:w="6803" w:type="dxa"/>
            <w:gridSpan w:val="5"/>
          </w:tcPr>
          <w:p w14:paraId="19578292" w14:textId="62F95822" w:rsidR="003439E2" w:rsidRPr="00A45D6F" w:rsidDel="00F405D4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del w:id="59" w:author="David Döbele" w:date="2024-08-23T11:11:00Z" w16du:dateUtc="2024-08-23T09:11:00Z"/>
                <w:rFonts w:ascii="Georgia" w:hAnsi="Georgia" w:cs="Arial"/>
                <w:sz w:val="20"/>
                <w:szCs w:val="20"/>
                <w:lang w:val="de-DE"/>
              </w:rPr>
            </w:pPr>
            <w:del w:id="60" w:author="David Döbele" w:date="2024-08-23T11:11:00Z" w16du:dateUtc="2024-08-23T09:11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 xml:space="preserve">In jedem Kurs unter den Top </w:delText>
              </w:r>
              <w:r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fünf Prozent</w:delText>
              </w:r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 xml:space="preserve"> </w:delText>
              </w:r>
            </w:del>
          </w:p>
          <w:p w14:paraId="4D38DE53" w14:textId="75AF2F25" w:rsidR="003439E2" w:rsidRPr="00A45D6F" w:rsidDel="00F405D4" w:rsidRDefault="003439E2" w:rsidP="00F405D4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del w:id="61" w:author="David Döbele" w:date="2024-08-23T11:11:00Z" w16du:dateUtc="2024-08-23T09:11:00Z"/>
                <w:rFonts w:ascii="Georgia" w:hAnsi="Georgia" w:cs="Arial"/>
                <w:sz w:val="20"/>
                <w:szCs w:val="20"/>
                <w:lang w:val="de-DE"/>
              </w:rPr>
              <w:pPrChange w:id="62" w:author="David Döbele" w:date="2024-08-23T11:11:00Z" w16du:dateUtc="2024-08-23T09:11:00Z">
                <w:pPr>
                  <w:pStyle w:val="Listenabsatz"/>
                  <w:widowControl w:val="0"/>
                  <w:numPr>
                    <w:numId w:val="5"/>
                  </w:numPr>
                  <w:tabs>
                    <w:tab w:val="left" w:pos="469"/>
                    <w:tab w:val="left" w:pos="470"/>
                  </w:tabs>
                  <w:autoSpaceDE w:val="0"/>
                  <w:autoSpaceDN w:val="0"/>
                  <w:ind w:hanging="360"/>
                  <w:contextualSpacing w:val="0"/>
                </w:pPr>
              </w:pPrChange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Promos Stipendium</w:t>
            </w:r>
          </w:p>
          <w:p w14:paraId="75BE6921" w14:textId="5CB094FA" w:rsidR="009737E8" w:rsidRPr="009737E8" w:rsidRDefault="003439E2" w:rsidP="00F405D4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lang w:val="de-DE"/>
              </w:rPr>
            </w:pPr>
            <w:del w:id="63" w:author="David Döbele" w:date="2024-08-23T11:11:00Z" w16du:dateUtc="2024-08-23T09:11:00Z">
              <w:r w:rsidRPr="00A45D6F"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Abgeschlossen mit einem Schnitt von 1,15</w:delText>
              </w:r>
            </w:del>
          </w:p>
        </w:tc>
        <w:tc>
          <w:tcPr>
            <w:tcW w:w="3403" w:type="dxa"/>
            <w:gridSpan w:val="4"/>
          </w:tcPr>
          <w:p w14:paraId="24D4025D" w14:textId="77777777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</w:p>
        </w:tc>
      </w:tr>
      <w:tr w:rsidR="009737E8" w:rsidRPr="00A45D6F" w14:paraId="1FE68AFB" w14:textId="77777777" w:rsidTr="009737E8">
        <w:trPr>
          <w:trHeight w:val="340"/>
        </w:trPr>
        <w:tc>
          <w:tcPr>
            <w:tcW w:w="6803" w:type="dxa"/>
            <w:gridSpan w:val="5"/>
            <w:vAlign w:val="bottom"/>
          </w:tcPr>
          <w:p w14:paraId="017258A0" w14:textId="7256653F" w:rsidR="009737E8" w:rsidRPr="009737E8" w:rsidRDefault="009737E8" w:rsidP="009737E8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9737E8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Spessart Gymnasium Alzenau</w:t>
            </w:r>
          </w:p>
        </w:tc>
        <w:tc>
          <w:tcPr>
            <w:tcW w:w="3403" w:type="dxa"/>
            <w:gridSpan w:val="4"/>
            <w:vAlign w:val="bottom"/>
          </w:tcPr>
          <w:p w14:paraId="1ABEAC59" w14:textId="2366572B" w:rsidR="009737E8" w:rsidRPr="00A45D6F" w:rsidRDefault="009737E8" w:rsidP="00973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Alzenau</w:t>
            </w:r>
          </w:p>
        </w:tc>
      </w:tr>
      <w:tr w:rsidR="00910C6E" w:rsidRPr="00A45D6F" w14:paraId="65E03A45" w14:textId="77777777" w:rsidTr="00577C13">
        <w:trPr>
          <w:trHeight w:val="113"/>
        </w:trPr>
        <w:tc>
          <w:tcPr>
            <w:tcW w:w="6803" w:type="dxa"/>
            <w:gridSpan w:val="5"/>
          </w:tcPr>
          <w:p w14:paraId="0E9EACE4" w14:textId="11F55445" w:rsidR="00910C6E" w:rsidRPr="009737E8" w:rsidRDefault="00910C6E" w:rsidP="00910C6E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9737E8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Allgemeine Hochschulreife</w:t>
            </w: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(Note: 2,2)</w:t>
            </w:r>
          </w:p>
        </w:tc>
        <w:tc>
          <w:tcPr>
            <w:tcW w:w="3403" w:type="dxa"/>
            <w:gridSpan w:val="4"/>
            <w:vAlign w:val="bottom"/>
          </w:tcPr>
          <w:p w14:paraId="785B6936" w14:textId="7884776D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9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/20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2 – 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06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/20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19</w:t>
            </w:r>
          </w:p>
        </w:tc>
      </w:tr>
      <w:tr w:rsidR="00910C6E" w:rsidRPr="00A45D6F" w:rsidDel="00F405D4" w14:paraId="6C666FF7" w14:textId="1ECB0637" w:rsidTr="000B3555">
        <w:trPr>
          <w:trHeight w:val="113"/>
          <w:del w:id="64" w:author="David Döbele" w:date="2024-08-23T11:14:00Z" w16du:dateUtc="2024-08-23T09:14:00Z"/>
        </w:trPr>
        <w:tc>
          <w:tcPr>
            <w:tcW w:w="10206" w:type="dxa"/>
            <w:gridSpan w:val="9"/>
          </w:tcPr>
          <w:p w14:paraId="5A0E29CC" w14:textId="1761D23C" w:rsidR="00910C6E" w:rsidRPr="009737E8" w:rsidDel="00F405D4" w:rsidRDefault="00910C6E" w:rsidP="00910C6E">
            <w:pPr>
              <w:pStyle w:val="Listenabsatz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del w:id="65" w:author="David Döbele" w:date="2024-08-23T11:14:00Z" w16du:dateUtc="2024-08-23T09:14:00Z"/>
                <w:rFonts w:ascii="Georgia" w:hAnsi="Georgia" w:cs="Arial"/>
                <w:sz w:val="20"/>
                <w:szCs w:val="20"/>
                <w:lang w:val="de-DE"/>
              </w:rPr>
            </w:pPr>
            <w:del w:id="66" w:author="David Döbele" w:date="2024-08-23T11:14:00Z" w16du:dateUtc="2024-08-23T09:14:00Z">
              <w:r w:rsidDel="00F405D4">
                <w:rPr>
                  <w:rFonts w:ascii="Georgia" w:hAnsi="Georgia" w:cs="Arial"/>
                  <w:sz w:val="20"/>
                  <w:szCs w:val="20"/>
                  <w:lang w:val="de-DE"/>
                </w:rPr>
                <w:delText>Schwerpunktfächer: Sport (13), Geographie (13), Mathematik (10)</w:delText>
              </w:r>
            </w:del>
          </w:p>
        </w:tc>
      </w:tr>
      <w:tr w:rsidR="00910C6E" w:rsidRPr="00A45D6F" w14:paraId="15B38785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1AB7BBFD" w14:textId="3F670BCB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i/>
                <w:color w:val="000000"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Extracurriculares Engagement</w:t>
            </w:r>
          </w:p>
        </w:tc>
      </w:tr>
      <w:tr w:rsidR="00910C6E" w:rsidRPr="00A45D6F" w14:paraId="2ACD7293" w14:textId="77777777" w:rsidTr="003439E2">
        <w:trPr>
          <w:trHeight w:val="340"/>
        </w:trPr>
        <w:tc>
          <w:tcPr>
            <w:tcW w:w="6803" w:type="dxa"/>
            <w:gridSpan w:val="5"/>
            <w:tcBorders>
              <w:top w:val="single" w:sz="4" w:space="0" w:color="000000"/>
            </w:tcBorders>
            <w:vAlign w:val="bottom"/>
          </w:tcPr>
          <w:p w14:paraId="2362B78C" w14:textId="6738FEFE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proofErr w:type="spellStart"/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Streetkids</w:t>
            </w:r>
            <w:proofErr w:type="spellEnd"/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International e.V.</w:t>
            </w:r>
          </w:p>
        </w:tc>
        <w:tc>
          <w:tcPr>
            <w:tcW w:w="3403" w:type="dxa"/>
            <w:gridSpan w:val="4"/>
            <w:tcBorders>
              <w:top w:val="single" w:sz="4" w:space="0" w:color="000000"/>
            </w:tcBorders>
            <w:vAlign w:val="bottom"/>
          </w:tcPr>
          <w:p w14:paraId="1D2836DD" w14:textId="77777777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Frankfurt am Main</w:t>
            </w:r>
          </w:p>
        </w:tc>
      </w:tr>
      <w:tr w:rsidR="00910C6E" w:rsidRPr="00A45D6F" w14:paraId="28E78204" w14:textId="77777777" w:rsidTr="003439E2">
        <w:trPr>
          <w:trHeight w:val="193"/>
        </w:trPr>
        <w:tc>
          <w:tcPr>
            <w:tcW w:w="6803" w:type="dxa"/>
            <w:gridSpan w:val="5"/>
          </w:tcPr>
          <w:p w14:paraId="26B128AA" w14:textId="30B3903C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Praktikant + anschließendes Ehrenamt</w:t>
            </w:r>
          </w:p>
        </w:tc>
        <w:tc>
          <w:tcPr>
            <w:tcW w:w="3403" w:type="dxa"/>
            <w:gridSpan w:val="4"/>
            <w:vAlign w:val="bottom"/>
          </w:tcPr>
          <w:p w14:paraId="7571C6E0" w14:textId="1EB815A6" w:rsidR="00910C6E" w:rsidRPr="00AA248A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10/2020 – heute</w:t>
            </w:r>
          </w:p>
        </w:tc>
      </w:tr>
      <w:tr w:rsidR="00910C6E" w:rsidRPr="00A45D6F" w14:paraId="7025DD75" w14:textId="77777777" w:rsidTr="001242B1">
        <w:trPr>
          <w:trHeight w:val="193"/>
        </w:trPr>
        <w:tc>
          <w:tcPr>
            <w:tcW w:w="10206" w:type="dxa"/>
            <w:gridSpan w:val="9"/>
          </w:tcPr>
          <w:p w14:paraId="3345FAFF" w14:textId="77777777" w:rsidR="00910C6E" w:rsidRPr="00A45D6F" w:rsidRDefault="00910C6E" w:rsidP="00910C6E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Planung und Erstellung von </w:t>
            </w:r>
            <w:proofErr w:type="spell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Social</w:t>
            </w:r>
            <w:proofErr w:type="spellEnd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-Media-Inhalten aus dem Material aus Tansania</w:t>
            </w:r>
          </w:p>
          <w:p w14:paraId="1EBAE972" w14:textId="77777777" w:rsidR="00910C6E" w:rsidRPr="00A45D6F" w:rsidRDefault="00910C6E" w:rsidP="00910C6E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Anrufe bei Presse- und Nachrichtenagenturen wegen des 20-jährigen Jubiläums sowie ein Jubiläums-Livestream auf Instagram und Facebook</w:t>
            </w:r>
          </w:p>
          <w:p w14:paraId="47CD7C72" w14:textId="77777777" w:rsidR="00910C6E" w:rsidDel="00F405D4" w:rsidRDefault="00910C6E" w:rsidP="00910C6E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del w:id="67" w:author="David Döbele" w:date="2024-08-23T11:08:00Z" w16du:dateUtc="2024-08-23T09:08:00Z"/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Administrative Leitung des deutschen Büros, sowie Rekrutierung und Koordination von Mitarbeitern</w:t>
            </w:r>
          </w:p>
          <w:p w14:paraId="7F5B6F81" w14:textId="77777777" w:rsidR="00910C6E" w:rsidRPr="00F405D4" w:rsidDel="00F405D4" w:rsidRDefault="00910C6E" w:rsidP="00910C6E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del w:id="68" w:author="David Döbele" w:date="2024-08-23T11:08:00Z" w16du:dateUtc="2024-08-23T09:08:00Z"/>
                <w:rFonts w:ascii="Georgia" w:hAnsi="Georgia" w:cs="Arial"/>
                <w:sz w:val="20"/>
                <w:szCs w:val="20"/>
                <w:lang w:val="de-DE"/>
                <w:rPrChange w:id="69" w:author="David Döbele" w:date="2024-08-23T11:08:00Z" w16du:dateUtc="2024-08-23T09:08:00Z">
                  <w:rPr>
                    <w:del w:id="70" w:author="David Döbele" w:date="2024-08-23T11:08:00Z" w16du:dateUtc="2024-08-23T09:08:00Z"/>
                    <w:lang w:val="de-DE"/>
                  </w:rPr>
                </w:rPrChange>
              </w:rPr>
              <w:pPrChange w:id="71" w:author="David Döbele" w:date="2024-08-23T11:08:00Z" w16du:dateUtc="2024-08-23T09:08:00Z">
                <w:pPr>
                  <w:widowControl w:val="0"/>
                  <w:tabs>
                    <w:tab w:val="left" w:pos="469"/>
                    <w:tab w:val="left" w:pos="470"/>
                  </w:tabs>
                  <w:autoSpaceDE w:val="0"/>
                  <w:autoSpaceDN w:val="0"/>
                </w:pPr>
              </w:pPrChange>
            </w:pPr>
          </w:p>
          <w:p w14:paraId="54738E45" w14:textId="08A15E82" w:rsidR="00910C6E" w:rsidRPr="00AB35E5" w:rsidRDefault="00910C6E" w:rsidP="00F405D4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lang w:val="de-DE"/>
              </w:rPr>
              <w:pPrChange w:id="72" w:author="David Döbele" w:date="2024-08-23T11:08:00Z" w16du:dateUtc="2024-08-23T09:08:00Z">
                <w:pPr>
                  <w:widowControl w:val="0"/>
                  <w:tabs>
                    <w:tab w:val="left" w:pos="469"/>
                    <w:tab w:val="left" w:pos="470"/>
                  </w:tabs>
                  <w:autoSpaceDE w:val="0"/>
                  <w:autoSpaceDN w:val="0"/>
                </w:pPr>
              </w:pPrChange>
            </w:pPr>
          </w:p>
        </w:tc>
      </w:tr>
      <w:tr w:rsidR="00910C6E" w:rsidRPr="00A45D6F" w14:paraId="3C448B1C" w14:textId="77777777" w:rsidTr="003439E2">
        <w:trPr>
          <w:trHeight w:val="340"/>
        </w:trPr>
        <w:tc>
          <w:tcPr>
            <w:tcW w:w="5953" w:type="dxa"/>
            <w:gridSpan w:val="3"/>
            <w:vAlign w:val="bottom"/>
          </w:tcPr>
          <w:p w14:paraId="77ADBD06" w14:textId="6C6322E2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Glücksschnauzen ohne Grenzen e.V.</w:t>
            </w: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ab/>
            </w: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ab/>
            </w:r>
          </w:p>
        </w:tc>
        <w:tc>
          <w:tcPr>
            <w:tcW w:w="4253" w:type="dxa"/>
            <w:gridSpan w:val="6"/>
            <w:vAlign w:val="bottom"/>
          </w:tcPr>
          <w:p w14:paraId="5F398231" w14:textId="173C82EF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Köln</w:t>
            </w:r>
          </w:p>
        </w:tc>
      </w:tr>
      <w:tr w:rsidR="00910C6E" w:rsidRPr="00A45D6F" w14:paraId="48FB0AF7" w14:textId="77777777" w:rsidTr="003439E2">
        <w:trPr>
          <w:trHeight w:val="20"/>
        </w:trPr>
        <w:tc>
          <w:tcPr>
            <w:tcW w:w="8363" w:type="dxa"/>
            <w:gridSpan w:val="8"/>
          </w:tcPr>
          <w:p w14:paraId="2C998DEF" w14:textId="1A19A723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Freiwilliger Helfer im Tierheim</w:t>
            </w:r>
          </w:p>
        </w:tc>
        <w:tc>
          <w:tcPr>
            <w:tcW w:w="1843" w:type="dxa"/>
            <w:vAlign w:val="bottom"/>
          </w:tcPr>
          <w:p w14:paraId="19E6DEB8" w14:textId="21C354AC" w:rsidR="00910C6E" w:rsidRPr="00AA248A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08/2024 </w:t>
            </w:r>
          </w:p>
        </w:tc>
      </w:tr>
      <w:tr w:rsidR="00910C6E" w:rsidRPr="00A45D6F" w14:paraId="7CFDD089" w14:textId="77777777" w:rsidTr="001242B1">
        <w:trPr>
          <w:trHeight w:val="20"/>
        </w:trPr>
        <w:tc>
          <w:tcPr>
            <w:tcW w:w="10206" w:type="dxa"/>
            <w:gridSpan w:val="9"/>
            <w:vAlign w:val="bottom"/>
          </w:tcPr>
          <w:p w14:paraId="1631421D" w14:textId="77777777" w:rsidR="00910C6E" w:rsidRPr="00A45D6F" w:rsidRDefault="00910C6E" w:rsidP="00910C6E">
            <w:pPr>
              <w:tabs>
                <w:tab w:val="left" w:pos="469"/>
                <w:tab w:val="left" w:pos="470"/>
              </w:tabs>
              <w:ind w:right="306"/>
              <w:rPr>
                <w:rFonts w:ascii="Georgia" w:hAnsi="Georgia" w:cs="Arial"/>
                <w:sz w:val="4"/>
                <w:szCs w:val="4"/>
                <w:lang w:val="de-DE"/>
              </w:rPr>
            </w:pPr>
          </w:p>
          <w:p w14:paraId="5FC4A179" w14:textId="3EE4DF48" w:rsidR="00910C6E" w:rsidRPr="003439E2" w:rsidDel="00F405D4" w:rsidRDefault="00910C6E" w:rsidP="00910C6E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del w:id="73" w:author="David Döbele" w:date="2024-08-23T11:08:00Z" w16du:dateUtc="2024-08-23T09:08:00Z"/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eastAsia="Arial Unicode MS" w:hAnsi="Georgia" w:cs="Arial"/>
                <w:sz w:val="20"/>
                <w:szCs w:val="20"/>
                <w:lang w:val="de-DE"/>
              </w:rPr>
              <w:t>Betreuung und Pflege von Hunden, einschließlich Spaziergänge, Training, Fütterung sowie Unterstützung bei Verhaltens- und Sozialisationstraining</w:t>
            </w:r>
            <w:ins w:id="74" w:author="David Döbele" w:date="2024-08-23T11:08:00Z" w16du:dateUtc="2024-08-23T09:08:00Z">
              <w:r w:rsidR="00F405D4">
                <w:rPr>
                  <w:rFonts w:ascii="Georgia" w:eastAsia="Arial Unicode MS" w:hAnsi="Georgia" w:cs="Arial"/>
                  <w:sz w:val="20"/>
                  <w:szCs w:val="20"/>
                  <w:lang w:val="de-DE"/>
                </w:rPr>
                <w:t>s</w:t>
              </w:r>
            </w:ins>
            <w:del w:id="75" w:author="David Döbele" w:date="2024-08-23T11:08:00Z" w16du:dateUtc="2024-08-23T09:08:00Z">
              <w:r w:rsidRPr="00A45D6F" w:rsidDel="00F405D4">
                <w:rPr>
                  <w:rFonts w:ascii="Georgia" w:eastAsia="Arial Unicode MS" w:hAnsi="Georgia" w:cs="Arial"/>
                  <w:sz w:val="20"/>
                  <w:szCs w:val="20"/>
                  <w:lang w:val="de-DE"/>
                </w:rPr>
                <w:delText>s</w:delText>
              </w:r>
            </w:del>
          </w:p>
          <w:p w14:paraId="61E08291" w14:textId="7AC20D6D" w:rsidR="00910C6E" w:rsidRPr="00F405D4" w:rsidRDefault="00910C6E" w:rsidP="00910C6E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  <w:rPrChange w:id="76" w:author="David Döbele" w:date="2024-08-23T11:08:00Z" w16du:dateUtc="2024-08-23T09:08:00Z">
                  <w:rPr>
                    <w:lang w:val="de-DE"/>
                  </w:rPr>
                </w:rPrChange>
              </w:rPr>
              <w:pPrChange w:id="77" w:author="David Döbele" w:date="2024-08-23T11:08:00Z" w16du:dateUtc="2024-08-23T09:08:00Z">
                <w:pPr>
                  <w:widowControl w:val="0"/>
                  <w:tabs>
                    <w:tab w:val="left" w:pos="469"/>
                    <w:tab w:val="left" w:pos="470"/>
                  </w:tabs>
                  <w:autoSpaceDE w:val="0"/>
                  <w:autoSpaceDN w:val="0"/>
                </w:pPr>
              </w:pPrChange>
            </w:pPr>
          </w:p>
        </w:tc>
      </w:tr>
      <w:tr w:rsidR="00910C6E" w:rsidRPr="00A45D6F" w14:paraId="5054B986" w14:textId="77777777" w:rsidTr="003439E2">
        <w:trPr>
          <w:trHeight w:val="340"/>
        </w:trPr>
        <w:tc>
          <w:tcPr>
            <w:tcW w:w="5953" w:type="dxa"/>
            <w:gridSpan w:val="3"/>
            <w:vAlign w:val="bottom"/>
          </w:tcPr>
          <w:p w14:paraId="30360C22" w14:textId="73835D92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SV Schöllkrippen 1919 e.V.</w:t>
            </w:r>
          </w:p>
        </w:tc>
        <w:tc>
          <w:tcPr>
            <w:tcW w:w="4253" w:type="dxa"/>
            <w:gridSpan w:val="6"/>
            <w:vAlign w:val="bottom"/>
          </w:tcPr>
          <w:p w14:paraId="247C51A4" w14:textId="33E98A39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Schöllkrippen</w:t>
            </w:r>
          </w:p>
        </w:tc>
      </w:tr>
      <w:tr w:rsidR="00910C6E" w:rsidRPr="00A45D6F" w14:paraId="14CC8EAE" w14:textId="77777777" w:rsidTr="003439E2">
        <w:trPr>
          <w:trHeight w:val="57"/>
        </w:trPr>
        <w:tc>
          <w:tcPr>
            <w:tcW w:w="7654" w:type="dxa"/>
            <w:gridSpan w:val="7"/>
          </w:tcPr>
          <w:p w14:paraId="5D5E2551" w14:textId="41DEDBF4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Jugendtrainer</w:t>
            </w:r>
          </w:p>
        </w:tc>
        <w:tc>
          <w:tcPr>
            <w:tcW w:w="2552" w:type="dxa"/>
            <w:gridSpan w:val="2"/>
            <w:vAlign w:val="bottom"/>
          </w:tcPr>
          <w:p w14:paraId="7FCA73E1" w14:textId="7771CA1A" w:rsidR="00910C6E" w:rsidRPr="00AA248A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08/2018 – 08/2022</w:t>
            </w:r>
          </w:p>
        </w:tc>
      </w:tr>
      <w:tr w:rsidR="00910C6E" w:rsidRPr="00A45D6F" w14:paraId="04B0E203" w14:textId="77777777" w:rsidTr="001242B1">
        <w:trPr>
          <w:trHeight w:val="57"/>
        </w:trPr>
        <w:tc>
          <w:tcPr>
            <w:tcW w:w="10206" w:type="dxa"/>
            <w:gridSpan w:val="9"/>
          </w:tcPr>
          <w:p w14:paraId="068A5A25" w14:textId="70B274A4" w:rsidR="00910C6E" w:rsidRPr="00A45D6F" w:rsidRDefault="00910C6E" w:rsidP="00910C6E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eastAsia="Arial Unicode MS" w:hAnsi="Georgia" w:cs="Arial"/>
                <w:sz w:val="20"/>
                <w:szCs w:val="20"/>
                <w:lang w:val="de-DE"/>
              </w:rPr>
              <w:t>Trainingsvorbereitung und Durchführung, Wertevermittlung, Organisation von Teamevents</w:t>
            </w:r>
          </w:p>
        </w:tc>
      </w:tr>
      <w:tr w:rsidR="00910C6E" w:rsidRPr="00A45D6F" w14:paraId="4D82FC13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050C8CD2" w14:textId="063CD753" w:rsidR="00910C6E" w:rsidRPr="00A45D6F" w:rsidRDefault="00910C6E" w:rsidP="00910C6E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  <w:t>Fähigkeiten &amp; Interessen</w:t>
            </w:r>
          </w:p>
        </w:tc>
      </w:tr>
      <w:tr w:rsidR="00910C6E" w:rsidRPr="00A45D6F" w14:paraId="4BD8A2CC" w14:textId="77777777" w:rsidTr="003439E2">
        <w:trPr>
          <w:trHeight w:val="340"/>
        </w:trPr>
        <w:tc>
          <w:tcPr>
            <w:tcW w:w="1417" w:type="dxa"/>
            <w:tcBorders>
              <w:top w:val="single" w:sz="4" w:space="0" w:color="000000"/>
            </w:tcBorders>
            <w:vAlign w:val="bottom"/>
          </w:tcPr>
          <w:p w14:paraId="350D500D" w14:textId="77777777" w:rsidR="00910C6E" w:rsidRPr="00454251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Sprachen:</w:t>
            </w:r>
          </w:p>
        </w:tc>
        <w:tc>
          <w:tcPr>
            <w:tcW w:w="8789" w:type="dxa"/>
            <w:gridSpan w:val="8"/>
            <w:tcBorders>
              <w:top w:val="single" w:sz="4" w:space="0" w:color="000000"/>
            </w:tcBorders>
            <w:vAlign w:val="bottom"/>
          </w:tcPr>
          <w:p w14:paraId="5AC4D2D2" w14:textId="7BDFFA73" w:rsidR="00910C6E" w:rsidRPr="00454251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Deutsch </w:t>
            </w:r>
            <w:r w:rsidRPr="00454251"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de-DE"/>
              </w:rPr>
              <w:t>(Muttersprache)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, Englisch </w:t>
            </w:r>
            <w:r w:rsidRPr="00454251"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de-DE"/>
              </w:rPr>
              <w:t>(Verhandlungssicher)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, Spanisch </w:t>
            </w:r>
            <w:r w:rsidRPr="00454251"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de-DE"/>
              </w:rPr>
              <w:t>(A2)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910C6E" w:rsidRPr="00F405D4" w14:paraId="6C1CF24A" w14:textId="77777777" w:rsidTr="003439E2">
        <w:trPr>
          <w:trHeight w:val="368"/>
        </w:trPr>
        <w:tc>
          <w:tcPr>
            <w:tcW w:w="1417" w:type="dxa"/>
            <w:vAlign w:val="bottom"/>
          </w:tcPr>
          <w:p w14:paraId="50EA4426" w14:textId="77777777" w:rsidR="00910C6E" w:rsidRPr="00454251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Technisch:</w:t>
            </w:r>
          </w:p>
        </w:tc>
        <w:tc>
          <w:tcPr>
            <w:tcW w:w="8789" w:type="dxa"/>
            <w:gridSpan w:val="8"/>
            <w:vAlign w:val="bottom"/>
          </w:tcPr>
          <w:p w14:paraId="4645500E" w14:textId="2B6D4FB7" w:rsidR="00910C6E" w:rsidRPr="001242B1" w:rsidRDefault="00910C6E" w:rsidP="00910C6E">
            <w:pPr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en-US"/>
              </w:rPr>
            </w:pPr>
            <w:r w:rsidRPr="001242B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en-US"/>
              </w:rPr>
              <w:t xml:space="preserve">Microsoft Office, Salesforce, Refinitiv, </w:t>
            </w:r>
            <w:proofErr w:type="spellStart"/>
            <w:r w:rsidRPr="001242B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en-US"/>
              </w:rPr>
              <w:t>Nexidia</w:t>
            </w:r>
            <w:proofErr w:type="spellEnd"/>
            <w:r w:rsidRPr="001242B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en-US"/>
              </w:rPr>
              <w:t xml:space="preserve"> Analytics</w:t>
            </w:r>
          </w:p>
        </w:tc>
      </w:tr>
      <w:tr w:rsidR="00910C6E" w:rsidRPr="00A45D6F" w14:paraId="4630E537" w14:textId="77777777" w:rsidTr="003439E2">
        <w:trPr>
          <w:trHeight w:val="577"/>
        </w:trPr>
        <w:tc>
          <w:tcPr>
            <w:tcW w:w="1417" w:type="dxa"/>
            <w:vAlign w:val="bottom"/>
          </w:tcPr>
          <w:p w14:paraId="5A6FE01F" w14:textId="77777777" w:rsidR="00910C6E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lastRenderedPageBreak/>
              <w:t xml:space="preserve">Interessen: </w:t>
            </w:r>
          </w:p>
          <w:p w14:paraId="2D87EC7B" w14:textId="77777777" w:rsidR="00910C6E" w:rsidRPr="00454251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</w:p>
        </w:tc>
        <w:tc>
          <w:tcPr>
            <w:tcW w:w="8789" w:type="dxa"/>
            <w:gridSpan w:val="8"/>
            <w:vAlign w:val="bottom"/>
          </w:tcPr>
          <w:p w14:paraId="5287FE3A" w14:textId="23CD19D0" w:rsidR="00910C6E" w:rsidRPr="00454251" w:rsidRDefault="00910C6E" w:rsidP="00910C6E">
            <w:pPr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>Sport (</w:t>
            </w:r>
            <w:r w:rsidRPr="003439E2">
              <w:rPr>
                <w:rFonts w:ascii="Georgia" w:eastAsia="Times New Roman" w:hAnsi="Georgia" w:cs="Times New Roman"/>
                <w:i/>
                <w:iCs/>
                <w:color w:val="000000"/>
                <w:sz w:val="20"/>
                <w:szCs w:val="20"/>
                <w:lang w:val="de-DE"/>
              </w:rPr>
              <w:t>Krafttraining, Laufen, Fußball, Basketball, etc.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>), Schach, Motorrad fahren, Reisen (</w:t>
            </w:r>
            <w:r w:rsidRPr="003439E2">
              <w:rPr>
                <w:rFonts w:ascii="Georgia" w:eastAsia="Times New Roman" w:hAnsi="Georgia" w:cs="Times New Roman"/>
                <w:i/>
                <w:iCs/>
                <w:color w:val="000000"/>
                <w:sz w:val="20"/>
                <w:szCs w:val="20"/>
                <w:lang w:val="de-DE"/>
              </w:rPr>
              <w:t>Schüleraustausch Australien, Auslandssemester, Auslandspraktikum und viele Urlaube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>)</w:t>
            </w:r>
          </w:p>
        </w:tc>
      </w:tr>
      <w:tr w:rsidR="00910C6E" w:rsidRPr="00A45D6F" w14:paraId="23C5B130" w14:textId="77777777" w:rsidTr="009737E8">
        <w:trPr>
          <w:trHeight w:val="850"/>
        </w:trPr>
        <w:tc>
          <w:tcPr>
            <w:tcW w:w="10206" w:type="dxa"/>
            <w:gridSpan w:val="9"/>
            <w:vAlign w:val="bottom"/>
          </w:tcPr>
          <w:p w14:paraId="5CD64945" w14:textId="79ECC39B" w:rsidR="00910C6E" w:rsidRPr="00454251" w:rsidRDefault="00910C6E" w:rsidP="00910C6E">
            <w:pPr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 xml:space="preserve">Frankfurt am Main, </w:t>
            </w:r>
            <w: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2</w:t>
            </w:r>
            <w:r w:rsidR="00A8737E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3</w:t>
            </w: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.0</w:t>
            </w:r>
            <w: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8</w:t>
            </w: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.2024</w:t>
            </w:r>
          </w:p>
        </w:tc>
      </w:tr>
    </w:tbl>
    <w:p w14:paraId="5B74CA2C" w14:textId="77777777" w:rsidR="00BA737B" w:rsidRPr="00A45D6F" w:rsidRDefault="00BA737B" w:rsidP="00BA737B">
      <w:pPr>
        <w:rPr>
          <w:rFonts w:ascii="Georgia" w:hAnsi="Georgia"/>
          <w:sz w:val="16"/>
          <w:szCs w:val="16"/>
          <w:lang w:val="de-DE"/>
        </w:rPr>
      </w:pPr>
    </w:p>
    <w:sectPr w:rsidR="00BA737B" w:rsidRPr="00A45D6F" w:rsidSect="001B1CFE">
      <w:footerReference w:type="even" r:id="rId9"/>
      <w:pgSz w:w="11906" w:h="16838"/>
      <w:pgMar w:top="227" w:right="1418" w:bottom="113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3CF687" w14:textId="77777777" w:rsidR="003D6AF5" w:rsidRDefault="003D6AF5">
      <w:pPr>
        <w:spacing w:after="0" w:line="240" w:lineRule="auto"/>
      </w:pPr>
      <w:r>
        <w:separator/>
      </w:r>
    </w:p>
  </w:endnote>
  <w:endnote w:type="continuationSeparator" w:id="0">
    <w:p w14:paraId="603C4117" w14:textId="77777777" w:rsidR="003D6AF5" w:rsidRDefault="003D6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9308C" w14:textId="77777777" w:rsidR="00A942B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6186140" w14:textId="77777777" w:rsidR="00A942B0" w:rsidRDefault="00A942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61EE36" w14:textId="77777777" w:rsidR="003D6AF5" w:rsidRDefault="003D6AF5">
      <w:pPr>
        <w:spacing w:after="0" w:line="240" w:lineRule="auto"/>
      </w:pPr>
      <w:r>
        <w:separator/>
      </w:r>
    </w:p>
  </w:footnote>
  <w:footnote w:type="continuationSeparator" w:id="0">
    <w:p w14:paraId="1FC48E1E" w14:textId="77777777" w:rsidR="003D6AF5" w:rsidRDefault="003D6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FC35F5"/>
    <w:multiLevelType w:val="multilevel"/>
    <w:tmpl w:val="7CA8A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2339A2"/>
    <w:multiLevelType w:val="multilevel"/>
    <w:tmpl w:val="022EDE7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5A0B63"/>
    <w:multiLevelType w:val="multilevel"/>
    <w:tmpl w:val="0FDA913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176581"/>
    <w:multiLevelType w:val="multilevel"/>
    <w:tmpl w:val="A84845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871EEC"/>
    <w:multiLevelType w:val="multilevel"/>
    <w:tmpl w:val="DE445314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5683991">
    <w:abstractNumId w:val="4"/>
  </w:num>
  <w:num w:numId="2" w16cid:durableId="267736317">
    <w:abstractNumId w:val="1"/>
  </w:num>
  <w:num w:numId="3" w16cid:durableId="416244976">
    <w:abstractNumId w:val="3"/>
  </w:num>
  <w:num w:numId="4" w16cid:durableId="472135910">
    <w:abstractNumId w:val="2"/>
  </w:num>
  <w:num w:numId="5" w16cid:durableId="2129277421">
    <w:abstractNumId w:val="5"/>
  </w:num>
  <w:num w:numId="6" w16cid:durableId="12167419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B0"/>
    <w:rsid w:val="001242B1"/>
    <w:rsid w:val="001B1CFE"/>
    <w:rsid w:val="001C50FF"/>
    <w:rsid w:val="003439E2"/>
    <w:rsid w:val="003D6AF5"/>
    <w:rsid w:val="00454251"/>
    <w:rsid w:val="004A749F"/>
    <w:rsid w:val="004B018E"/>
    <w:rsid w:val="006A6D7B"/>
    <w:rsid w:val="006D6CE8"/>
    <w:rsid w:val="006E0478"/>
    <w:rsid w:val="00910C6E"/>
    <w:rsid w:val="009737E8"/>
    <w:rsid w:val="00993D40"/>
    <w:rsid w:val="00A45D6F"/>
    <w:rsid w:val="00A8737E"/>
    <w:rsid w:val="00A942B0"/>
    <w:rsid w:val="00AA248A"/>
    <w:rsid w:val="00AB35E5"/>
    <w:rsid w:val="00BA737B"/>
    <w:rsid w:val="00BC5BCC"/>
    <w:rsid w:val="00C02AE7"/>
    <w:rsid w:val="00D820A7"/>
    <w:rsid w:val="00E74C23"/>
    <w:rsid w:val="00E9325A"/>
    <w:rsid w:val="00EC4103"/>
    <w:rsid w:val="00F4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08F180"/>
  <w15:docId w15:val="{AC9A093F-E252-A544-B56C-C8DAD08B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F405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9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4D532CFB-A1F4-5045-AA80-DFFEFB2EFC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577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13</cp:revision>
  <dcterms:created xsi:type="dcterms:W3CDTF">2024-08-21T03:33:00Z</dcterms:created>
  <dcterms:modified xsi:type="dcterms:W3CDTF">2024-08-23T09:14:00Z</dcterms:modified>
</cp:coreProperties>
</file>