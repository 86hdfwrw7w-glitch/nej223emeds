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64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3538"/>
        <w:gridCol w:w="147"/>
        <w:gridCol w:w="426"/>
        <w:gridCol w:w="283"/>
        <w:gridCol w:w="425"/>
        <w:gridCol w:w="567"/>
        <w:gridCol w:w="142"/>
        <w:gridCol w:w="1843"/>
        <w:tblGridChange w:id="0">
          <w:tblGrid>
            <w:gridCol w:w="2269"/>
            <w:gridCol w:w="3538"/>
            <w:gridCol w:w="147"/>
            <w:gridCol w:w="426"/>
            <w:gridCol w:w="283"/>
            <w:gridCol w:w="425"/>
            <w:gridCol w:w="567"/>
            <w:gridCol w:w="142"/>
            <w:gridCol w:w="1843"/>
          </w:tblGrid>
        </w:tblGridChange>
      </w:tblGrid>
      <w:tr w:rsidR="00E55D90" w:rsidRPr="00E55D90" w14:paraId="487AC9CE" w14:textId="77777777" w:rsidTr="00494ADB">
        <w:trPr>
          <w:trHeight w:val="283"/>
        </w:trPr>
        <w:tc>
          <w:tcPr>
            <w:tcW w:w="9640" w:type="dxa"/>
            <w:gridSpan w:val="9"/>
            <w:vAlign w:val="bottom"/>
          </w:tcPr>
          <w:p w14:paraId="135895E2" w14:textId="12601350" w:rsidR="00E55D90" w:rsidRPr="00E55D90" w:rsidRDefault="002B26AA" w:rsidP="00E55D90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494ADB">
              <w:rPr>
                <w:rFonts w:ascii="Optima" w:hAnsi="Optima" w:cs="Times New Roman (Body CS)"/>
                <w:b/>
                <w:sz w:val="40"/>
                <w:szCs w:val="36"/>
              </w:rPr>
              <w:t>Carlo Sinthern</w:t>
            </w:r>
          </w:p>
        </w:tc>
      </w:tr>
      <w:tr w:rsidR="00E55D90" w:rsidRPr="00E55D90" w14:paraId="034602FF" w14:textId="77777777" w:rsidTr="00682673">
        <w:trPr>
          <w:trHeight w:val="283"/>
        </w:trPr>
        <w:tc>
          <w:tcPr>
            <w:tcW w:w="9640" w:type="dxa"/>
            <w:gridSpan w:val="9"/>
            <w:vAlign w:val="bottom"/>
          </w:tcPr>
          <w:p w14:paraId="45E1D21A" w14:textId="6115E32F" w:rsidR="00E55D90" w:rsidRPr="00E55D90" w:rsidRDefault="002B26AA" w:rsidP="00E55D90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>
              <w:rPr>
                <w:rFonts w:ascii="Optima" w:hAnsi="Optima" w:cs="Times New Roman (Body CS)"/>
                <w:bCs/>
                <w:sz w:val="18"/>
                <w:szCs w:val="18"/>
              </w:rPr>
              <w:t>Dachstr</w:t>
            </w:r>
            <w:r w:rsidR="009C4E83">
              <w:rPr>
                <w:rFonts w:ascii="Optima" w:hAnsi="Optima" w:cs="Times New Roman (Body CS)"/>
                <w:bCs/>
                <w:sz w:val="18"/>
                <w:szCs w:val="18"/>
              </w:rPr>
              <w:t>aße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24</w:t>
            </w:r>
            <w:r w:rsidR="00343713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 w:rsidR="008C7750">
              <w:rPr>
                <w:rFonts w:ascii="Optima" w:hAnsi="Optima" w:cs="Times New Roman (Body CS)"/>
                <w:bCs/>
                <w:sz w:val="18"/>
                <w:szCs w:val="18"/>
              </w:rPr>
              <w:t>45355</w:t>
            </w:r>
            <w:r w:rsidR="008C775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Essen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c.sinthern@web.de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+49(0)15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202866023</w:t>
            </w:r>
          </w:p>
        </w:tc>
      </w:tr>
      <w:tr w:rsidR="002508C2" w:rsidRPr="00E55D90" w14:paraId="0FCADE56" w14:textId="77777777" w:rsidTr="00051D17">
        <w:trPr>
          <w:trHeight w:val="454"/>
        </w:trPr>
        <w:tc>
          <w:tcPr>
            <w:tcW w:w="9640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E55D90" w:rsidRDefault="006E2C9C" w:rsidP="00E55D90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E55D90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F52135" w:rsidRPr="00E55D90" w14:paraId="55FB65F0" w14:textId="77777777" w:rsidTr="00051D17">
        <w:trPr>
          <w:trHeight w:val="340"/>
        </w:trPr>
        <w:tc>
          <w:tcPr>
            <w:tcW w:w="7088" w:type="dxa"/>
            <w:gridSpan w:val="6"/>
            <w:tcBorders>
              <w:top w:val="single" w:sz="4" w:space="0" w:color="auto"/>
            </w:tcBorders>
            <w:vAlign w:val="bottom"/>
          </w:tcPr>
          <w:p w14:paraId="64FA9ABF" w14:textId="5D7D31DE" w:rsidR="00F52135" w:rsidRPr="00F51CA7" w:rsidRDefault="00B21FF0" w:rsidP="00F52135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T</w:t>
            </w:r>
            <w:r w:rsidR="00F52135">
              <w:rPr>
                <w:rFonts w:ascii="Optima" w:hAnsi="Optima"/>
                <w:b/>
                <w:smallCaps/>
                <w:sz w:val="23"/>
                <w:szCs w:val="23"/>
              </w:rPr>
              <w:t>ampere University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</w:tcBorders>
            <w:vAlign w:val="bottom"/>
          </w:tcPr>
          <w:p w14:paraId="7D0F7B55" w14:textId="564AD289" w:rsidR="00F52135" w:rsidRDefault="00F52135" w:rsidP="00F52135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Tampere</w:t>
            </w:r>
            <w:r w:rsidR="004A78D9">
              <w:rPr>
                <w:rFonts w:ascii="Optima" w:hAnsi="Optima"/>
                <w:i/>
                <w:smallCaps/>
                <w:sz w:val="23"/>
                <w:szCs w:val="23"/>
              </w:rPr>
              <w:t>, Finnland</w:t>
            </w:r>
          </w:p>
        </w:tc>
      </w:tr>
      <w:tr w:rsidR="004D441E" w:rsidRPr="00E55D90" w14:paraId="64C1E2D3" w14:textId="77777777" w:rsidTr="00051D17">
        <w:trPr>
          <w:trHeight w:val="20"/>
        </w:trPr>
        <w:tc>
          <w:tcPr>
            <w:tcW w:w="7088" w:type="dxa"/>
            <w:gridSpan w:val="6"/>
            <w:vAlign w:val="bottom"/>
          </w:tcPr>
          <w:p w14:paraId="4CA43F1B" w14:textId="5E72BC62" w:rsidR="004D441E" w:rsidRPr="004D441E" w:rsidRDefault="00905938" w:rsidP="00F52135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Auslandssemester</w:t>
            </w:r>
            <w:r w:rsidR="003D17C4">
              <w:rPr>
                <w:rFonts w:ascii="Optima" w:hAnsi="Optima"/>
                <w:sz w:val="18"/>
              </w:rPr>
              <w:t xml:space="preserve"> an der </w:t>
            </w:r>
            <w:r w:rsidR="003D17C4" w:rsidRPr="003D17C4">
              <w:rPr>
                <w:rFonts w:ascii="Optima" w:hAnsi="Optima"/>
                <w:sz w:val="18"/>
              </w:rPr>
              <w:t>Fakultät für Management und Wirtschaft</w:t>
            </w:r>
            <w:r w:rsidR="003D17C4">
              <w:rPr>
                <w:rFonts w:ascii="Optima" w:hAnsi="Optima"/>
                <w:sz w:val="18"/>
              </w:rPr>
              <w:t xml:space="preserve"> (geplant)</w:t>
            </w:r>
          </w:p>
        </w:tc>
        <w:tc>
          <w:tcPr>
            <w:tcW w:w="2552" w:type="dxa"/>
            <w:gridSpan w:val="3"/>
            <w:vAlign w:val="bottom"/>
          </w:tcPr>
          <w:p w14:paraId="5415D60F" w14:textId="1062E1A8" w:rsidR="004D441E" w:rsidRPr="004D441E" w:rsidRDefault="004D441E" w:rsidP="00F52135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01/2022</w:t>
            </w:r>
            <w:r w:rsidR="00B21FF0">
              <w:rPr>
                <w:rFonts w:ascii="Optima" w:hAnsi="Optima"/>
                <w:sz w:val="18"/>
              </w:rPr>
              <w:t xml:space="preserve"> </w:t>
            </w:r>
            <w:r w:rsidR="00B21FF0" w:rsidRPr="00E55D90">
              <w:rPr>
                <w:rFonts w:ascii="Optima" w:hAnsi="Optima"/>
                <w:sz w:val="18"/>
              </w:rPr>
              <w:t xml:space="preserve">– </w:t>
            </w:r>
            <w:r w:rsidR="00B21FF0">
              <w:rPr>
                <w:rFonts w:ascii="Optima" w:hAnsi="Optima"/>
                <w:sz w:val="18"/>
              </w:rPr>
              <w:t>05/2022</w:t>
            </w:r>
          </w:p>
        </w:tc>
      </w:tr>
      <w:tr w:rsidR="00F52135" w:rsidRPr="00E55D90" w14:paraId="7D1DEBF7" w14:textId="77777777" w:rsidTr="00682673">
        <w:trPr>
          <w:trHeight w:val="340"/>
        </w:trPr>
        <w:tc>
          <w:tcPr>
            <w:tcW w:w="7088" w:type="dxa"/>
            <w:gridSpan w:val="6"/>
            <w:vAlign w:val="bottom"/>
          </w:tcPr>
          <w:p w14:paraId="0C2B846F" w14:textId="5E91261F" w:rsidR="00F52135" w:rsidRPr="00E55D90" w:rsidRDefault="00F52135" w:rsidP="00F52135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F51CA7">
              <w:rPr>
                <w:rFonts w:ascii="Optima" w:hAnsi="Optima"/>
                <w:b/>
                <w:smallCaps/>
                <w:sz w:val="23"/>
                <w:szCs w:val="23"/>
              </w:rPr>
              <w:t>Universität Duisburg-Essen</w:t>
            </w:r>
          </w:p>
        </w:tc>
        <w:tc>
          <w:tcPr>
            <w:tcW w:w="2552" w:type="dxa"/>
            <w:gridSpan w:val="3"/>
            <w:vAlign w:val="bottom"/>
          </w:tcPr>
          <w:p w14:paraId="7C845E2D" w14:textId="2F059941" w:rsidR="00F52135" w:rsidRPr="00E55D90" w:rsidRDefault="00F52135" w:rsidP="00F52135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Essen</w:t>
            </w:r>
          </w:p>
        </w:tc>
      </w:tr>
      <w:tr w:rsidR="00F52135" w:rsidRPr="00E55D90" w14:paraId="61E5D482" w14:textId="77777777" w:rsidTr="00051D17">
        <w:trPr>
          <w:trHeight w:val="57"/>
        </w:trPr>
        <w:tc>
          <w:tcPr>
            <w:tcW w:w="5807" w:type="dxa"/>
            <w:gridSpan w:val="2"/>
          </w:tcPr>
          <w:p w14:paraId="11CB9A0F" w14:textId="016A8C11" w:rsidR="00F52135" w:rsidRPr="00E55D90" w:rsidRDefault="00F52135" w:rsidP="00F52135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B.Sc. in </w:t>
            </w:r>
            <w:r>
              <w:rPr>
                <w:rFonts w:ascii="Optima" w:hAnsi="Optima"/>
                <w:sz w:val="18"/>
              </w:rPr>
              <w:t>Betriebswirtschaftslehre</w:t>
            </w:r>
            <w:r w:rsidRPr="00E55D90">
              <w:rPr>
                <w:rFonts w:ascii="Optima" w:hAnsi="Optima"/>
                <w:sz w:val="18"/>
              </w:rPr>
              <w:t xml:space="preserve"> (aktueller Schnitt: </w:t>
            </w:r>
            <w:r>
              <w:rPr>
                <w:rFonts w:ascii="Optima" w:hAnsi="Optima"/>
                <w:sz w:val="18"/>
              </w:rPr>
              <w:t>1,9</w:t>
            </w:r>
            <w:r w:rsidRPr="00E55D90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3833" w:type="dxa"/>
            <w:gridSpan w:val="7"/>
          </w:tcPr>
          <w:p w14:paraId="419A9228" w14:textId="6C52CFBF" w:rsidR="00F52135" w:rsidRPr="00E55D90" w:rsidRDefault="00F52135" w:rsidP="00F52135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10</w:t>
            </w:r>
            <w:r w:rsidRPr="00E55D90">
              <w:rPr>
                <w:rFonts w:ascii="Optima" w:hAnsi="Optima"/>
                <w:sz w:val="18"/>
              </w:rPr>
              <w:t xml:space="preserve">/2017 – </w:t>
            </w:r>
            <w:r>
              <w:rPr>
                <w:rFonts w:ascii="Optima" w:hAnsi="Optima"/>
                <w:sz w:val="18"/>
              </w:rPr>
              <w:t>10/2021</w:t>
            </w:r>
          </w:p>
        </w:tc>
      </w:tr>
      <w:tr w:rsidR="00F52135" w:rsidRPr="00E55D90" w14:paraId="7EABE9F1" w14:textId="77777777" w:rsidTr="00051D17">
        <w:trPr>
          <w:trHeight w:val="20"/>
        </w:trPr>
        <w:tc>
          <w:tcPr>
            <w:tcW w:w="9640" w:type="dxa"/>
            <w:gridSpan w:val="9"/>
          </w:tcPr>
          <w:p w14:paraId="43866CB6" w14:textId="5DE10E5F" w:rsidR="00F52135" w:rsidRPr="00E55D90" w:rsidRDefault="004D441E" w:rsidP="00F52135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Bachelorarbeit:</w:t>
            </w:r>
            <w:r w:rsidR="00051D1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 xml:space="preserve"> </w:t>
            </w:r>
            <w:r w:rsidR="00051D17" w:rsidRPr="00051D1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 xml:space="preserve">Die </w:t>
            </w:r>
            <w:proofErr w:type="spellStart"/>
            <w:r w:rsidR="00051D17" w:rsidRPr="00051D1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Salienztheorie</w:t>
            </w:r>
            <w:proofErr w:type="spellEnd"/>
            <w:r w:rsidR="00051D17" w:rsidRPr="00051D1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 xml:space="preserve"> und ihr Einfluss auf die Preisbildung</w:t>
            </w:r>
            <w:r w:rsidR="00051D1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 xml:space="preserve"> (Note: </w:t>
            </w:r>
            <w:proofErr w:type="spellStart"/>
            <w:r w:rsidR="00051D17" w:rsidRPr="002044A4">
              <w:rPr>
                <w:rFonts w:ascii="Optima" w:hAnsi="Optima" w:cs="Georgia"/>
                <w:i/>
                <w:iCs/>
                <w:color w:val="000000"/>
                <w:sz w:val="18"/>
                <w:highlight w:val="yellow"/>
                <w:lang w:val="de-AT"/>
                <w:rPrChange w:id="1" w:author="Nadine Struck" w:date="2021-10-28T18:39:00Z">
                  <w:rPr>
                    <w:rFonts w:ascii="Optima" w:hAnsi="Optima" w:cs="Georgia"/>
                    <w:i/>
                    <w:iCs/>
                    <w:color w:val="000000"/>
                    <w:sz w:val="18"/>
                    <w:lang w:val="de-AT"/>
                  </w:rPr>
                </w:rPrChange>
              </w:rPr>
              <w:t>tbd</w:t>
            </w:r>
            <w:proofErr w:type="spellEnd"/>
            <w:r w:rsidR="00051D1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.)</w:t>
            </w:r>
          </w:p>
          <w:p w14:paraId="7A71E6B0" w14:textId="6C5C58D6" w:rsidR="00F52135" w:rsidRPr="00F51CA7" w:rsidRDefault="00F52135" w:rsidP="00F52135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Relevante Module: 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Projektmanagement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(Note: 1,3), 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Unternehmensführung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(Note: 1,0)</w:t>
            </w:r>
            <w:r w:rsidR="00E55C27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,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>Wirtschaftsinformatik (Note: 1,7)</w:t>
            </w:r>
          </w:p>
        </w:tc>
      </w:tr>
      <w:tr w:rsidR="00F52135" w:rsidRPr="00E55D90" w14:paraId="1C51E2FF" w14:textId="77777777" w:rsidTr="00494ADB">
        <w:trPr>
          <w:trHeight w:val="340"/>
        </w:trPr>
        <w:tc>
          <w:tcPr>
            <w:tcW w:w="5954" w:type="dxa"/>
            <w:gridSpan w:val="3"/>
            <w:vAlign w:val="bottom"/>
          </w:tcPr>
          <w:p w14:paraId="4BAC65D2" w14:textId="3F6B40D1" w:rsidR="00F52135" w:rsidRPr="00E55D90" w:rsidRDefault="00F52135" w:rsidP="00F52135">
            <w:pPr>
              <w:rPr>
                <w:rFonts w:ascii="Optima" w:hAnsi="Optima"/>
                <w:sz w:val="18"/>
                <w:lang w:val="en-US"/>
              </w:rPr>
            </w:pPr>
            <w:r w:rsidRPr="00E55D90">
              <w:rPr>
                <w:rFonts w:ascii="Optima" w:hAnsi="Optima"/>
                <w:b/>
                <w:smallCaps/>
                <w:sz w:val="23"/>
                <w:szCs w:val="23"/>
              </w:rPr>
              <w:t xml:space="preserve">Gymnasium </w:t>
            </w:r>
            <w:r>
              <w:rPr>
                <w:rFonts w:ascii="Optima" w:hAnsi="Optima"/>
                <w:b/>
                <w:smallCaps/>
                <w:sz w:val="23"/>
                <w:szCs w:val="23"/>
              </w:rPr>
              <w:t>Borbeck</w:t>
            </w:r>
          </w:p>
        </w:tc>
        <w:tc>
          <w:tcPr>
            <w:tcW w:w="3686" w:type="dxa"/>
            <w:gridSpan w:val="6"/>
            <w:vAlign w:val="bottom"/>
          </w:tcPr>
          <w:p w14:paraId="2FCB10D7" w14:textId="2FF0E9DD" w:rsidR="00F52135" w:rsidRPr="00E55D90" w:rsidRDefault="00F52135" w:rsidP="00F52135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Essen</w:t>
            </w:r>
          </w:p>
        </w:tc>
      </w:tr>
      <w:tr w:rsidR="00F52135" w:rsidRPr="00E55D90" w14:paraId="312B82BC" w14:textId="77777777" w:rsidTr="00051D17">
        <w:trPr>
          <w:trHeight w:val="57"/>
        </w:trPr>
        <w:tc>
          <w:tcPr>
            <w:tcW w:w="5954" w:type="dxa"/>
            <w:gridSpan w:val="3"/>
          </w:tcPr>
          <w:p w14:paraId="1CEE182B" w14:textId="395B29CF" w:rsidR="00F52135" w:rsidRPr="00E55D90" w:rsidRDefault="00F52135" w:rsidP="00F52135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 xml:space="preserve">Allgemeine Hochschulreife (Note: </w:t>
            </w:r>
            <w:r>
              <w:rPr>
                <w:rFonts w:ascii="Optima" w:hAnsi="Optima"/>
                <w:sz w:val="18"/>
                <w:lang w:val="de-AT"/>
              </w:rPr>
              <w:t>2,3</w:t>
            </w:r>
            <w:r w:rsidRPr="00E55D90">
              <w:rPr>
                <w:rFonts w:ascii="Optima" w:hAnsi="Optima"/>
                <w:sz w:val="18"/>
                <w:lang w:val="de-AT"/>
              </w:rPr>
              <w:t>)</w:t>
            </w:r>
          </w:p>
        </w:tc>
        <w:tc>
          <w:tcPr>
            <w:tcW w:w="3686" w:type="dxa"/>
            <w:gridSpan w:val="6"/>
          </w:tcPr>
          <w:p w14:paraId="7521EA6E" w14:textId="31B88C79" w:rsidR="00F52135" w:rsidRPr="00E55D90" w:rsidRDefault="00F52135" w:rsidP="00F52135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</w:t>
            </w:r>
            <w:r>
              <w:rPr>
                <w:rFonts w:ascii="Optima" w:hAnsi="Optima"/>
                <w:sz w:val="18"/>
              </w:rPr>
              <w:t>7</w:t>
            </w:r>
            <w:r w:rsidRPr="00E55D90">
              <w:rPr>
                <w:rFonts w:ascii="Optima" w:hAnsi="Optima"/>
                <w:sz w:val="18"/>
              </w:rPr>
              <w:t>/200</w:t>
            </w:r>
            <w:r>
              <w:rPr>
                <w:rFonts w:ascii="Optima" w:hAnsi="Optima"/>
                <w:sz w:val="18"/>
              </w:rPr>
              <w:t>9</w:t>
            </w:r>
            <w:r w:rsidRPr="00E55D90">
              <w:rPr>
                <w:rFonts w:ascii="Optima" w:hAnsi="Optima"/>
                <w:sz w:val="18"/>
              </w:rPr>
              <w:t xml:space="preserve"> – 0</w:t>
            </w:r>
            <w:r>
              <w:rPr>
                <w:rFonts w:ascii="Optima" w:hAnsi="Optima"/>
                <w:sz w:val="18"/>
              </w:rPr>
              <w:t>7</w:t>
            </w:r>
            <w:r w:rsidRPr="00E55D90">
              <w:rPr>
                <w:rFonts w:ascii="Optima" w:hAnsi="Optima"/>
                <w:sz w:val="18"/>
              </w:rPr>
              <w:t>/201</w:t>
            </w:r>
            <w:r>
              <w:rPr>
                <w:rFonts w:ascii="Optima" w:hAnsi="Optima"/>
                <w:sz w:val="18"/>
              </w:rPr>
              <w:t>7</w:t>
            </w:r>
          </w:p>
        </w:tc>
      </w:tr>
      <w:tr w:rsidR="00F52135" w:rsidRPr="00E55D90" w14:paraId="69F47C1D" w14:textId="77777777" w:rsidTr="00051D17">
        <w:trPr>
          <w:trHeight w:val="283"/>
        </w:trPr>
        <w:tc>
          <w:tcPr>
            <w:tcW w:w="9640" w:type="dxa"/>
            <w:gridSpan w:val="9"/>
          </w:tcPr>
          <w:p w14:paraId="097BC79D" w14:textId="255FD9D2" w:rsidR="00F52135" w:rsidRPr="002B26AA" w:rsidRDefault="00F52135" w:rsidP="00F52135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2B26AA">
              <w:rPr>
                <w:rFonts w:ascii="Optima" w:hAnsi="Optima"/>
                <w:i/>
                <w:iCs/>
                <w:sz w:val="18"/>
              </w:rPr>
              <w:t>Bilingualer deutsch-englischer Bildungsgang</w:t>
            </w:r>
          </w:p>
          <w:p w14:paraId="23575F6C" w14:textId="6657755B" w:rsidR="00F52135" w:rsidRPr="002B26AA" w:rsidRDefault="00F52135" w:rsidP="00F52135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2B26AA">
              <w:rPr>
                <w:rFonts w:ascii="Optima" w:hAnsi="Optima"/>
                <w:i/>
                <w:iCs/>
                <w:sz w:val="18"/>
              </w:rPr>
              <w:t xml:space="preserve">Leistungskurse: Deutsch, Englisch </w:t>
            </w:r>
          </w:p>
        </w:tc>
      </w:tr>
      <w:tr w:rsidR="00F52135" w:rsidRPr="00E55D90" w14:paraId="3A2665B3" w14:textId="77777777" w:rsidTr="00051D17">
        <w:trPr>
          <w:trHeight w:val="454"/>
        </w:trPr>
        <w:tc>
          <w:tcPr>
            <w:tcW w:w="9640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DDD477C" w:rsidR="00F52135" w:rsidRPr="00E55D90" w:rsidRDefault="00F52135" w:rsidP="00F52135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F52135" w:rsidRPr="007F0F8C" w14:paraId="04E441B8" w14:textId="77777777" w:rsidTr="004A78D9">
        <w:trPr>
          <w:trHeight w:val="340"/>
        </w:trPr>
        <w:tc>
          <w:tcPr>
            <w:tcW w:w="7088" w:type="dxa"/>
            <w:gridSpan w:val="6"/>
            <w:vAlign w:val="bottom"/>
          </w:tcPr>
          <w:p w14:paraId="0986087D" w14:textId="500A36B7" w:rsidR="00F52135" w:rsidRPr="00CE37D5" w:rsidRDefault="00F52135" w:rsidP="00F52135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CE37D5">
              <w:rPr>
                <w:rFonts w:ascii="Optima" w:hAnsi="Optima"/>
                <w:b/>
                <w:smallCaps/>
                <w:sz w:val="23"/>
                <w:szCs w:val="23"/>
              </w:rPr>
              <w:t>Commerz Business Consulting GmbH</w:t>
            </w:r>
          </w:p>
        </w:tc>
        <w:tc>
          <w:tcPr>
            <w:tcW w:w="2552" w:type="dxa"/>
            <w:gridSpan w:val="3"/>
            <w:vAlign w:val="bottom"/>
          </w:tcPr>
          <w:p w14:paraId="76004F04" w14:textId="55BF9545" w:rsidR="00F52135" w:rsidRDefault="00F52135" w:rsidP="00F52135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6D2C5E" w:rsidRPr="007F0F8C" w14:paraId="4B73E805" w14:textId="77777777" w:rsidTr="00051D17">
        <w:trPr>
          <w:trHeight w:val="20"/>
        </w:trPr>
        <w:tc>
          <w:tcPr>
            <w:tcW w:w="7088" w:type="dxa"/>
            <w:gridSpan w:val="6"/>
            <w:vAlign w:val="bottom"/>
          </w:tcPr>
          <w:p w14:paraId="791A56EA" w14:textId="34184923" w:rsidR="006D2C5E" w:rsidRPr="006D2C5E" w:rsidRDefault="006D2C5E" w:rsidP="00F52135">
            <w:pPr>
              <w:rPr>
                <w:rFonts w:ascii="Optima" w:hAnsi="Optima"/>
                <w:sz w:val="18"/>
                <w:lang w:val="en-US"/>
              </w:rPr>
            </w:pPr>
            <w:proofErr w:type="spellStart"/>
            <w:r w:rsidRPr="00CE37D5">
              <w:rPr>
                <w:rFonts w:ascii="Optima" w:hAnsi="Optima"/>
                <w:sz w:val="18"/>
                <w:lang w:val="en-US"/>
              </w:rPr>
              <w:t>P</w:t>
            </w:r>
            <w:r>
              <w:rPr>
                <w:rFonts w:ascii="Optima" w:hAnsi="Optima"/>
                <w:sz w:val="18"/>
                <w:lang w:val="en-US"/>
              </w:rPr>
              <w:t>raktikant</w:t>
            </w:r>
            <w:proofErr w:type="spellEnd"/>
            <w:r>
              <w:rPr>
                <w:rFonts w:ascii="Optima" w:hAnsi="Optima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Optima" w:hAnsi="Optima"/>
                <w:sz w:val="18"/>
                <w:lang w:val="en-US"/>
              </w:rPr>
              <w:t>im</w:t>
            </w:r>
            <w:proofErr w:type="spellEnd"/>
            <w:r>
              <w:rPr>
                <w:rFonts w:ascii="Optima" w:hAnsi="Optima"/>
                <w:sz w:val="18"/>
                <w:lang w:val="en-US"/>
              </w:rPr>
              <w:t xml:space="preserve"> </w:t>
            </w:r>
            <w:r w:rsidRPr="00CE37D5">
              <w:rPr>
                <w:rFonts w:ascii="Optima" w:hAnsi="Optima"/>
                <w:sz w:val="18"/>
                <w:lang w:val="en-US"/>
              </w:rPr>
              <w:t>Inhouse Consulting</w:t>
            </w:r>
          </w:p>
        </w:tc>
        <w:tc>
          <w:tcPr>
            <w:tcW w:w="2552" w:type="dxa"/>
            <w:gridSpan w:val="3"/>
            <w:vAlign w:val="bottom"/>
          </w:tcPr>
          <w:p w14:paraId="028535F7" w14:textId="7C1318B3" w:rsidR="006D2C5E" w:rsidRDefault="006D2C5E" w:rsidP="00F52135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CE37D5">
              <w:rPr>
                <w:rFonts w:ascii="Optima" w:hAnsi="Optima"/>
                <w:sz w:val="18"/>
                <w:lang w:val="en-US"/>
              </w:rPr>
              <w:t>10/2021 – 12/2021</w:t>
            </w:r>
          </w:p>
        </w:tc>
      </w:tr>
      <w:tr w:rsidR="006D2C5E" w:rsidRPr="007F0F8C" w14:paraId="205CF085" w14:textId="77777777" w:rsidTr="00051D17">
        <w:trPr>
          <w:trHeight w:val="20"/>
        </w:trPr>
        <w:tc>
          <w:tcPr>
            <w:tcW w:w="9640" w:type="dxa"/>
            <w:gridSpan w:val="9"/>
            <w:vAlign w:val="bottom"/>
          </w:tcPr>
          <w:p w14:paraId="4CA040AC" w14:textId="3ADDF767" w:rsidR="00B21FF0" w:rsidRDefault="00B21FF0" w:rsidP="006D2C5E">
            <w:pPr>
              <w:pStyle w:val="Listenabsatz"/>
              <w:numPr>
                <w:ilvl w:val="0"/>
                <w:numId w:val="30"/>
              </w:numPr>
              <w:rPr>
                <w:rFonts w:ascii="Optima" w:hAnsi="Optima"/>
                <w:i/>
                <w:iCs/>
                <w:sz w:val="18"/>
              </w:rPr>
            </w:pPr>
            <w:r w:rsidRPr="006D2C5E">
              <w:rPr>
                <w:rFonts w:ascii="Optima" w:hAnsi="Optima"/>
                <w:i/>
                <w:iCs/>
                <w:sz w:val="18"/>
              </w:rPr>
              <w:t>Konzeptionelle Mitarbeit bei der Anpassung</w:t>
            </w:r>
            <w:r>
              <w:rPr>
                <w:rFonts w:ascii="Optima" w:hAnsi="Optima"/>
                <w:i/>
                <w:iCs/>
                <w:sz w:val="18"/>
              </w:rPr>
              <w:t xml:space="preserve"> und Analyse</w:t>
            </w:r>
            <w:r w:rsidRPr="006D2C5E">
              <w:rPr>
                <w:rFonts w:ascii="Optima" w:hAnsi="Optima"/>
                <w:i/>
                <w:iCs/>
                <w:sz w:val="18"/>
              </w:rPr>
              <w:t xml:space="preserve"> von Prozessen für die Direktbank</w:t>
            </w:r>
          </w:p>
          <w:p w14:paraId="4EA11BC7" w14:textId="695DC01E" w:rsidR="006D2C5E" w:rsidRPr="006D2C5E" w:rsidRDefault="006D2C5E" w:rsidP="006D2C5E">
            <w:pPr>
              <w:pStyle w:val="Listenabsatz"/>
              <w:numPr>
                <w:ilvl w:val="0"/>
                <w:numId w:val="30"/>
              </w:numPr>
              <w:rPr>
                <w:rFonts w:ascii="Optima" w:hAnsi="Optima"/>
                <w:i/>
                <w:iCs/>
                <w:sz w:val="18"/>
              </w:rPr>
            </w:pPr>
            <w:r w:rsidRPr="006D2C5E">
              <w:rPr>
                <w:rFonts w:ascii="Optima" w:hAnsi="Optima"/>
                <w:i/>
                <w:iCs/>
                <w:sz w:val="18"/>
              </w:rPr>
              <w:t xml:space="preserve">Projektmitarbeit in den </w:t>
            </w:r>
            <w:proofErr w:type="spellStart"/>
            <w:r w:rsidRPr="006D2C5E">
              <w:rPr>
                <w:rFonts w:ascii="Optima" w:hAnsi="Optima"/>
                <w:i/>
                <w:iCs/>
                <w:sz w:val="18"/>
              </w:rPr>
              <w:t>Workstreams</w:t>
            </w:r>
            <w:proofErr w:type="spellEnd"/>
            <w:r w:rsidRPr="006D2C5E">
              <w:rPr>
                <w:rFonts w:ascii="Optima" w:hAnsi="Optima"/>
                <w:i/>
                <w:iCs/>
                <w:sz w:val="18"/>
              </w:rPr>
              <w:t xml:space="preserve"> „</w:t>
            </w:r>
            <w:proofErr w:type="spellStart"/>
            <w:r w:rsidRPr="006D2C5E">
              <w:rPr>
                <w:rFonts w:ascii="Optima" w:hAnsi="Optima"/>
                <w:i/>
                <w:iCs/>
                <w:sz w:val="18"/>
              </w:rPr>
              <w:t>Verprobung</w:t>
            </w:r>
            <w:proofErr w:type="spellEnd"/>
            <w:r w:rsidRPr="006D2C5E">
              <w:rPr>
                <w:rFonts w:ascii="Optima" w:hAnsi="Optima"/>
                <w:i/>
                <w:iCs/>
                <w:sz w:val="18"/>
              </w:rPr>
              <w:t xml:space="preserve"> Betreuungsmodell Direktbank“ und „Prozesse und Schnittstellen“</w:t>
            </w:r>
            <w:r>
              <w:rPr>
                <w:rFonts w:ascii="Optima" w:hAnsi="Optima"/>
                <w:i/>
                <w:iCs/>
                <w:sz w:val="18"/>
              </w:rPr>
              <w:t xml:space="preserve">, </w:t>
            </w:r>
            <w:r w:rsidRPr="006D2C5E">
              <w:rPr>
                <w:rFonts w:ascii="Optima" w:hAnsi="Optima"/>
                <w:i/>
                <w:iCs/>
                <w:sz w:val="18"/>
              </w:rPr>
              <w:t>Erarbeitung der Projektziele</w:t>
            </w:r>
            <w:r>
              <w:rPr>
                <w:rFonts w:ascii="Optima" w:hAnsi="Optima"/>
                <w:i/>
                <w:iCs/>
                <w:sz w:val="18"/>
              </w:rPr>
              <w:t xml:space="preserve"> und </w:t>
            </w:r>
            <w:r w:rsidRPr="006D2C5E">
              <w:rPr>
                <w:rFonts w:ascii="Optima" w:hAnsi="Optima"/>
                <w:i/>
                <w:iCs/>
                <w:sz w:val="18"/>
              </w:rPr>
              <w:t>Unterstützung des Projektteams in der Projektsteuerung</w:t>
            </w:r>
          </w:p>
          <w:p w14:paraId="5BA692DC" w14:textId="62CCE443" w:rsidR="006D2C5E" w:rsidRPr="00B21FF0" w:rsidRDefault="006D2C5E" w:rsidP="00B21FF0">
            <w:pPr>
              <w:pStyle w:val="Listenabsatz"/>
              <w:numPr>
                <w:ilvl w:val="0"/>
                <w:numId w:val="30"/>
              </w:numPr>
              <w:rPr>
                <w:rFonts w:ascii="Optima" w:hAnsi="Optima"/>
                <w:i/>
                <w:iCs/>
                <w:sz w:val="18"/>
              </w:rPr>
            </w:pPr>
            <w:r w:rsidRPr="006D2C5E">
              <w:rPr>
                <w:rFonts w:ascii="Optima" w:hAnsi="Optima"/>
                <w:i/>
                <w:iCs/>
                <w:sz w:val="18"/>
              </w:rPr>
              <w:t xml:space="preserve">Vorbereitung, Durchführung und Nachbereitung von Terminen sowie Erstellung von Arbeits-&amp; Präsentationsunterlagen </w:t>
            </w:r>
          </w:p>
        </w:tc>
      </w:tr>
      <w:tr w:rsidR="00F52135" w:rsidRPr="00E55D90" w14:paraId="127C64E2" w14:textId="77777777" w:rsidTr="004A78D9">
        <w:trPr>
          <w:trHeight w:val="340"/>
        </w:trPr>
        <w:tc>
          <w:tcPr>
            <w:tcW w:w="7088" w:type="dxa"/>
            <w:gridSpan w:val="6"/>
            <w:vAlign w:val="bottom"/>
          </w:tcPr>
          <w:p w14:paraId="38F27285" w14:textId="5E7D7E6A" w:rsidR="00F52135" w:rsidRPr="00E55D90" w:rsidRDefault="00F52135" w:rsidP="00F52135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 w:rsidRPr="00082D94">
              <w:rPr>
                <w:rFonts w:ascii="Optima" w:hAnsi="Optima"/>
                <w:b/>
                <w:smallCaps/>
                <w:sz w:val="23"/>
                <w:szCs w:val="23"/>
              </w:rPr>
              <w:t>verovis</w:t>
            </w:r>
            <w:proofErr w:type="spellEnd"/>
            <w:r w:rsidRPr="00082D94">
              <w:rPr>
                <w:rFonts w:ascii="Optima" w:hAnsi="Optim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2552" w:type="dxa"/>
            <w:gridSpan w:val="3"/>
            <w:vAlign w:val="bottom"/>
          </w:tcPr>
          <w:p w14:paraId="4820196E" w14:textId="25FB98B4" w:rsidR="00F52135" w:rsidRPr="00E55D90" w:rsidRDefault="004A78D9" w:rsidP="00F52135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Düsseldorf</w:t>
            </w:r>
          </w:p>
        </w:tc>
      </w:tr>
      <w:tr w:rsidR="004A78D9" w:rsidRPr="00E55D90" w14:paraId="09F1A48A" w14:textId="77777777" w:rsidTr="004A78D9">
        <w:trPr>
          <w:trHeight w:val="113"/>
        </w:trPr>
        <w:tc>
          <w:tcPr>
            <w:tcW w:w="7088" w:type="dxa"/>
            <w:gridSpan w:val="6"/>
          </w:tcPr>
          <w:p w14:paraId="73639860" w14:textId="1CBBFB7C" w:rsidR="004A78D9" w:rsidRPr="004A78D9" w:rsidRDefault="004A78D9" w:rsidP="00F52135">
            <w:pPr>
              <w:rPr>
                <w:rFonts w:ascii="Optima" w:hAnsi="Optima"/>
                <w:sz w:val="18"/>
              </w:rPr>
            </w:pPr>
            <w:r w:rsidRPr="004A78D9">
              <w:rPr>
                <w:rFonts w:ascii="Optima" w:hAnsi="Optima"/>
                <w:sz w:val="18"/>
              </w:rPr>
              <w:t xml:space="preserve">Werkstudent Digital </w:t>
            </w:r>
            <w:proofErr w:type="spellStart"/>
            <w:r w:rsidRPr="004A78D9">
              <w:rPr>
                <w:rFonts w:ascii="Optima" w:hAnsi="Optima"/>
                <w:sz w:val="18"/>
              </w:rPr>
              <w:t>Platforms</w:t>
            </w:r>
            <w:proofErr w:type="spellEnd"/>
            <w:ins w:id="2" w:author="Nadine Struck" w:date="2021-10-28T18:39:00Z">
              <w:r w:rsidR="002044A4">
                <w:rPr>
                  <w:rFonts w:ascii="Optima" w:hAnsi="Optima"/>
                  <w:sz w:val="18"/>
                </w:rPr>
                <w:t xml:space="preserve"> </w:t>
              </w:r>
            </w:ins>
            <w:r w:rsidRPr="004A78D9">
              <w:rPr>
                <w:rFonts w:ascii="Optima" w:hAnsi="Optima"/>
                <w:sz w:val="18"/>
              </w:rPr>
              <w:t>&amp;</w:t>
            </w:r>
            <w:ins w:id="3" w:author="Nadine Struck" w:date="2021-10-28T18:39:00Z">
              <w:r w:rsidR="002044A4">
                <w:rPr>
                  <w:rFonts w:ascii="Optima" w:hAnsi="Optima"/>
                  <w:sz w:val="18"/>
                </w:rPr>
                <w:t xml:space="preserve"> </w:t>
              </w:r>
            </w:ins>
            <w:r w:rsidRPr="004A78D9">
              <w:rPr>
                <w:rFonts w:ascii="Optima" w:hAnsi="Optima"/>
                <w:sz w:val="18"/>
              </w:rPr>
              <w:t>BI</w:t>
            </w:r>
          </w:p>
        </w:tc>
        <w:tc>
          <w:tcPr>
            <w:tcW w:w="2552" w:type="dxa"/>
            <w:gridSpan w:val="3"/>
          </w:tcPr>
          <w:p w14:paraId="4ED985DF" w14:textId="6B5E4C0A" w:rsidR="004A78D9" w:rsidRDefault="004A78D9" w:rsidP="00F52135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06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21</w:t>
            </w:r>
            <w:r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r>
              <w:rPr>
                <w:rFonts w:ascii="Optima" w:hAnsi="Optima"/>
                <w:sz w:val="18"/>
                <w:lang w:val="en-US"/>
              </w:rPr>
              <w:t>09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21</w:t>
            </w:r>
          </w:p>
        </w:tc>
      </w:tr>
      <w:tr w:rsidR="006D2C5E" w:rsidRPr="00E55D90" w14:paraId="5AB97356" w14:textId="77777777" w:rsidTr="00966ED3">
        <w:trPr>
          <w:trHeight w:val="466"/>
        </w:trPr>
        <w:tc>
          <w:tcPr>
            <w:tcW w:w="9640" w:type="dxa"/>
            <w:gridSpan w:val="9"/>
          </w:tcPr>
          <w:p w14:paraId="4B029570" w14:textId="77777777" w:rsidR="006D2C5E" w:rsidRDefault="006D2C5E" w:rsidP="006D2C5E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7A76AA">
              <w:rPr>
                <w:rFonts w:ascii="Optima" w:hAnsi="Optima"/>
                <w:sz w:val="18"/>
                <w:lang w:val="de-AT"/>
              </w:rPr>
              <w:t>Entwicklung eines SAC Tools zur Bewertung der Organisationskultur von Unternehmen</w:t>
            </w:r>
          </w:p>
          <w:p w14:paraId="77C1A3E5" w14:textId="36DCADC1" w:rsidR="006D2C5E" w:rsidRPr="006D2C5E" w:rsidRDefault="006D2C5E" w:rsidP="006D2C5E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6D2C5E">
              <w:rPr>
                <w:rFonts w:ascii="Optima" w:hAnsi="Optima"/>
                <w:sz w:val="18"/>
                <w:lang w:val="de-AT"/>
              </w:rPr>
              <w:t>Entwurf eines neuen Konzeptes zur Projektdefinierung mit potenziellen Kunden</w:t>
            </w:r>
          </w:p>
        </w:tc>
      </w:tr>
      <w:tr w:rsidR="00F52135" w:rsidRPr="00E55D90" w14:paraId="335D84E9" w14:textId="77777777" w:rsidTr="002044A4">
        <w:tblPrEx>
          <w:tblW w:w="9640" w:type="dxa"/>
          <w:tblInd w:w="-284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4" w:author="Nadine Struck" w:date="2021-10-28T18:40:00Z">
            <w:tblPrEx>
              <w:tblW w:w="9640" w:type="dxa"/>
              <w:tblInd w:w="-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83"/>
          <w:trPrChange w:id="5" w:author="Nadine Struck" w:date="2021-10-28T18:40:00Z">
            <w:trPr>
              <w:trHeight w:val="113"/>
            </w:trPr>
          </w:trPrChange>
        </w:trPr>
        <w:tc>
          <w:tcPr>
            <w:tcW w:w="7088" w:type="dxa"/>
            <w:gridSpan w:val="6"/>
            <w:vAlign w:val="bottom"/>
            <w:tcPrChange w:id="6" w:author="Nadine Struck" w:date="2021-10-28T18:40:00Z">
              <w:tcPr>
                <w:tcW w:w="7088" w:type="dxa"/>
                <w:gridSpan w:val="6"/>
              </w:tcPr>
            </w:tcPrChange>
          </w:tcPr>
          <w:p w14:paraId="20B1570F" w14:textId="39F22060" w:rsidR="00F52135" w:rsidRPr="004A78D9" w:rsidRDefault="00F52135" w:rsidP="002044A4">
            <w:pPr>
              <w:rPr>
                <w:rFonts w:ascii="Optima" w:hAnsi="Optima"/>
                <w:sz w:val="18"/>
              </w:rPr>
            </w:pPr>
            <w:r w:rsidRPr="004A78D9">
              <w:rPr>
                <w:rFonts w:ascii="Optima" w:hAnsi="Optima"/>
                <w:sz w:val="18"/>
              </w:rPr>
              <w:t>Praktikant</w:t>
            </w:r>
            <w:r w:rsidR="004A78D9" w:rsidRPr="004A78D9">
              <w:rPr>
                <w:rFonts w:ascii="Optima" w:hAnsi="Optima"/>
                <w:sz w:val="18"/>
              </w:rPr>
              <w:t xml:space="preserve"> im Beratungsfeld Digital </w:t>
            </w:r>
            <w:proofErr w:type="spellStart"/>
            <w:r w:rsidR="004A78D9" w:rsidRPr="004A78D9">
              <w:rPr>
                <w:rFonts w:ascii="Optima" w:hAnsi="Optima"/>
                <w:sz w:val="18"/>
              </w:rPr>
              <w:t>Platforms</w:t>
            </w:r>
            <w:proofErr w:type="spellEnd"/>
            <w:ins w:id="7" w:author="Nadine Struck" w:date="2021-10-28T18:40:00Z">
              <w:r w:rsidR="002044A4">
                <w:rPr>
                  <w:rFonts w:ascii="Optima" w:hAnsi="Optima"/>
                  <w:sz w:val="18"/>
                </w:rPr>
                <w:t xml:space="preserve"> </w:t>
              </w:r>
            </w:ins>
            <w:r w:rsidR="004A78D9" w:rsidRPr="004A78D9">
              <w:rPr>
                <w:rFonts w:ascii="Optima" w:hAnsi="Optima"/>
                <w:sz w:val="18"/>
              </w:rPr>
              <w:t>&amp;</w:t>
            </w:r>
            <w:ins w:id="8" w:author="Nadine Struck" w:date="2021-10-28T18:40:00Z">
              <w:r w:rsidR="002044A4">
                <w:rPr>
                  <w:rFonts w:ascii="Optima" w:hAnsi="Optima"/>
                  <w:sz w:val="18"/>
                </w:rPr>
                <w:t xml:space="preserve"> </w:t>
              </w:r>
            </w:ins>
            <w:r w:rsidR="004A78D9" w:rsidRPr="004A78D9">
              <w:rPr>
                <w:rFonts w:ascii="Optima" w:hAnsi="Optima"/>
                <w:sz w:val="18"/>
              </w:rPr>
              <w:t xml:space="preserve">BI </w:t>
            </w:r>
          </w:p>
        </w:tc>
        <w:tc>
          <w:tcPr>
            <w:tcW w:w="2552" w:type="dxa"/>
            <w:gridSpan w:val="3"/>
            <w:vAlign w:val="bottom"/>
            <w:tcPrChange w:id="9" w:author="Nadine Struck" w:date="2021-10-28T18:40:00Z">
              <w:tcPr>
                <w:tcW w:w="2552" w:type="dxa"/>
                <w:gridSpan w:val="3"/>
                <w:vAlign w:val="bottom"/>
              </w:tcPr>
            </w:tcPrChange>
          </w:tcPr>
          <w:p w14:paraId="0475B997" w14:textId="359EB06C" w:rsidR="00F52135" w:rsidRPr="00E55D90" w:rsidRDefault="00F52135" w:rsidP="00051D17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03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21</w:t>
            </w:r>
            <w:r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r>
              <w:rPr>
                <w:rFonts w:ascii="Optima" w:hAnsi="Optima"/>
                <w:sz w:val="18"/>
                <w:lang w:val="en-US"/>
              </w:rPr>
              <w:t>0</w:t>
            </w:r>
            <w:r w:rsidR="004A78D9">
              <w:rPr>
                <w:rFonts w:ascii="Optima" w:hAnsi="Optima"/>
                <w:sz w:val="18"/>
                <w:lang w:val="en-US"/>
              </w:rPr>
              <w:t>5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21</w:t>
            </w:r>
          </w:p>
        </w:tc>
      </w:tr>
      <w:tr w:rsidR="00F52135" w:rsidRPr="00E55D90" w14:paraId="54C3D64C" w14:textId="77777777" w:rsidTr="004A78D9">
        <w:trPr>
          <w:trHeight w:val="401"/>
        </w:trPr>
        <w:tc>
          <w:tcPr>
            <w:tcW w:w="9640" w:type="dxa"/>
            <w:gridSpan w:val="9"/>
          </w:tcPr>
          <w:p w14:paraId="44583E16" w14:textId="77777777" w:rsidR="00F52135" w:rsidRPr="007A76AA" w:rsidRDefault="00F52135" w:rsidP="00F52135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7A76AA">
              <w:rPr>
                <w:rFonts w:ascii="Optima" w:hAnsi="Optima"/>
                <w:sz w:val="18"/>
                <w:lang w:val="de-AT"/>
              </w:rPr>
              <w:t xml:space="preserve">Mitentwicklung eines Dashboards in </w:t>
            </w:r>
            <w:proofErr w:type="gramStart"/>
            <w:r w:rsidRPr="007A76AA">
              <w:rPr>
                <w:rFonts w:ascii="Optima" w:hAnsi="Optima"/>
                <w:sz w:val="18"/>
                <w:lang w:val="de-AT"/>
              </w:rPr>
              <w:t>SAP Cloud</w:t>
            </w:r>
            <w:proofErr w:type="gramEnd"/>
            <w:r w:rsidRPr="007A76AA">
              <w:rPr>
                <w:rFonts w:ascii="Optima" w:hAnsi="Optima"/>
                <w:sz w:val="18"/>
                <w:lang w:val="de-AT"/>
              </w:rPr>
              <w:t xml:space="preserve"> Analytics für einen international tätigen Konzern</w:t>
            </w:r>
          </w:p>
          <w:p w14:paraId="3AAB1208" w14:textId="77777777" w:rsidR="00F52135" w:rsidRDefault="00F52135" w:rsidP="004A78D9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7A76AA">
              <w:rPr>
                <w:rFonts w:ascii="Optima" w:hAnsi="Optima"/>
                <w:sz w:val="18"/>
                <w:lang w:val="de-AT"/>
              </w:rPr>
              <w:t>Unterstützung bei der Erstellung von Angeboten für Projektausschreibungen</w:t>
            </w:r>
          </w:p>
          <w:p w14:paraId="6DD9BA0F" w14:textId="0CD27EDB" w:rsidR="004A78D9" w:rsidRPr="004A78D9" w:rsidRDefault="004A78D9" w:rsidP="004A78D9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4A78D9">
              <w:rPr>
                <w:rFonts w:ascii="Optima" w:hAnsi="Optima"/>
                <w:sz w:val="18"/>
                <w:lang w:val="de-AT"/>
              </w:rPr>
              <w:t xml:space="preserve">Einführung einer neuen Ordnerstruktur für </w:t>
            </w:r>
            <w:r>
              <w:rPr>
                <w:rFonts w:ascii="Optima" w:hAnsi="Optima"/>
                <w:sz w:val="18"/>
                <w:lang w:val="de-AT"/>
              </w:rPr>
              <w:t>das</w:t>
            </w:r>
            <w:r w:rsidRPr="004A78D9">
              <w:rPr>
                <w:rFonts w:ascii="Optima" w:hAnsi="Optima"/>
                <w:sz w:val="18"/>
                <w:lang w:val="de-AT"/>
              </w:rPr>
              <w:t xml:space="preserve"> Beratungsfeld</w:t>
            </w:r>
          </w:p>
        </w:tc>
      </w:tr>
      <w:tr w:rsidR="00F52135" w:rsidRPr="00E55D90" w14:paraId="50AFEA03" w14:textId="77777777" w:rsidTr="00494ADB">
        <w:trPr>
          <w:trHeight w:val="340"/>
        </w:trPr>
        <w:tc>
          <w:tcPr>
            <w:tcW w:w="5807" w:type="dxa"/>
            <w:gridSpan w:val="2"/>
            <w:vAlign w:val="bottom"/>
          </w:tcPr>
          <w:p w14:paraId="42FB0D26" w14:textId="626B1FF6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082D9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TUSEM Sport und Marketing GmbH</w:t>
            </w:r>
          </w:p>
        </w:tc>
        <w:tc>
          <w:tcPr>
            <w:tcW w:w="3833" w:type="dxa"/>
            <w:gridSpan w:val="7"/>
            <w:vAlign w:val="bottom"/>
          </w:tcPr>
          <w:p w14:paraId="11E31BD8" w14:textId="77897BFE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Essen</w:t>
            </w:r>
          </w:p>
        </w:tc>
      </w:tr>
      <w:tr w:rsidR="00F52135" w:rsidRPr="00E55D90" w14:paraId="48328CB9" w14:textId="77777777" w:rsidTr="00494ADB">
        <w:tc>
          <w:tcPr>
            <w:tcW w:w="6663" w:type="dxa"/>
            <w:gridSpan w:val="5"/>
          </w:tcPr>
          <w:p w14:paraId="74B74B41" w14:textId="4EDD335A" w:rsidR="00F52135" w:rsidRPr="00940214" w:rsidRDefault="00F52135" w:rsidP="00F52135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940214">
              <w:rPr>
                <w:rFonts w:ascii="Optima" w:hAnsi="Optima"/>
                <w:i w:val="0"/>
                <w:iCs w:val="0"/>
                <w:sz w:val="18"/>
              </w:rPr>
              <w:t>Aushilfe in der Eventorganisation eines Handballvereins</w:t>
            </w:r>
          </w:p>
        </w:tc>
        <w:tc>
          <w:tcPr>
            <w:tcW w:w="2977" w:type="dxa"/>
            <w:gridSpan w:val="4"/>
          </w:tcPr>
          <w:p w14:paraId="2CB21DEB" w14:textId="3AB843E9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9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/201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8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4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20</w:t>
            </w:r>
          </w:p>
        </w:tc>
      </w:tr>
      <w:tr w:rsidR="00F52135" w:rsidRPr="00E55D90" w14:paraId="7C4155D6" w14:textId="77777777" w:rsidTr="00494ADB">
        <w:trPr>
          <w:trHeight w:val="20"/>
        </w:trPr>
        <w:tc>
          <w:tcPr>
            <w:tcW w:w="9640" w:type="dxa"/>
            <w:gridSpan w:val="9"/>
          </w:tcPr>
          <w:p w14:paraId="3658805E" w14:textId="7F234B03" w:rsidR="00F52135" w:rsidRPr="00E55D90" w:rsidRDefault="00F52135" w:rsidP="00F52135">
            <w:pPr>
              <w:pStyle w:val="Bullets"/>
              <w:numPr>
                <w:ilvl w:val="0"/>
                <w:numId w:val="25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Organisation und Vorbereitung der </w:t>
            </w:r>
            <w:r w:rsidRPr="00082D94">
              <w:rPr>
                <w:rFonts w:ascii="Optima" w:hAnsi="Optima"/>
                <w:sz w:val="18"/>
                <w:lang w:val="de-AT"/>
              </w:rPr>
              <w:t>Handballspiele des TUSEM Essens</w:t>
            </w:r>
            <w:r>
              <w:rPr>
                <w:rFonts w:ascii="Optima" w:hAnsi="Optima"/>
                <w:sz w:val="18"/>
                <w:lang w:val="de-AT"/>
              </w:rPr>
              <w:t xml:space="preserve"> </w:t>
            </w:r>
          </w:p>
        </w:tc>
      </w:tr>
      <w:tr w:rsidR="00F52135" w:rsidRPr="00E55D90" w14:paraId="0D4DF1FA" w14:textId="77777777" w:rsidTr="00494ADB">
        <w:trPr>
          <w:trHeight w:val="340"/>
        </w:trPr>
        <w:tc>
          <w:tcPr>
            <w:tcW w:w="6663" w:type="dxa"/>
            <w:gridSpan w:val="5"/>
            <w:vAlign w:val="bottom"/>
          </w:tcPr>
          <w:p w14:paraId="52DCB940" w14:textId="60913531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082D9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WTE Wassertechnik GmbH</w:t>
            </w:r>
          </w:p>
        </w:tc>
        <w:tc>
          <w:tcPr>
            <w:tcW w:w="2977" w:type="dxa"/>
            <w:gridSpan w:val="4"/>
            <w:vAlign w:val="bottom"/>
          </w:tcPr>
          <w:p w14:paraId="00F3353C" w14:textId="762FBF68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Essen</w:t>
            </w:r>
          </w:p>
        </w:tc>
      </w:tr>
      <w:tr w:rsidR="00F52135" w:rsidRPr="00E55D90" w14:paraId="7A1EBBAB" w14:textId="77777777" w:rsidTr="00494ADB">
        <w:tc>
          <w:tcPr>
            <w:tcW w:w="6380" w:type="dxa"/>
            <w:gridSpan w:val="4"/>
          </w:tcPr>
          <w:p w14:paraId="06A0ABEE" w14:textId="568AEB57" w:rsidR="00F52135" w:rsidRPr="00940214" w:rsidRDefault="00F52135" w:rsidP="00F52135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940214">
              <w:rPr>
                <w:rFonts w:ascii="Optima" w:hAnsi="Optima"/>
                <w:i w:val="0"/>
                <w:iCs w:val="0"/>
                <w:sz w:val="18"/>
              </w:rPr>
              <w:t>Praktikant in der Geschäftsstelle eines mittelständischen Unternehmens</w:t>
            </w:r>
          </w:p>
        </w:tc>
        <w:tc>
          <w:tcPr>
            <w:tcW w:w="3260" w:type="dxa"/>
            <w:gridSpan w:val="5"/>
          </w:tcPr>
          <w:p w14:paraId="59E67B8D" w14:textId="32271E01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7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/201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7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8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/201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7</w:t>
            </w:r>
          </w:p>
        </w:tc>
      </w:tr>
      <w:tr w:rsidR="00F52135" w:rsidRPr="00E55D90" w14:paraId="76B55717" w14:textId="77777777" w:rsidTr="00494ADB">
        <w:tc>
          <w:tcPr>
            <w:tcW w:w="9640" w:type="dxa"/>
            <w:gridSpan w:val="9"/>
          </w:tcPr>
          <w:p w14:paraId="5E301C2A" w14:textId="25168BDC" w:rsidR="00F52135" w:rsidRPr="00E55D90" w:rsidRDefault="00F52135" w:rsidP="00F52135">
            <w:pPr>
              <w:pStyle w:val="Bullets"/>
              <w:numPr>
                <w:ilvl w:val="0"/>
                <w:numId w:val="25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Kennenlernen der </w:t>
            </w:r>
            <w:r w:rsidRPr="00997EE8">
              <w:rPr>
                <w:rFonts w:ascii="Optima" w:hAnsi="Optima"/>
                <w:sz w:val="18"/>
                <w:lang w:val="de-AT"/>
              </w:rPr>
              <w:t>Tätigkeiten</w:t>
            </w:r>
            <w:r>
              <w:rPr>
                <w:rFonts w:ascii="Optima" w:hAnsi="Optima"/>
                <w:sz w:val="18"/>
                <w:lang w:val="de-AT"/>
              </w:rPr>
              <w:t xml:space="preserve"> und Abläufe</w:t>
            </w:r>
            <w:r w:rsidRPr="00997EE8">
              <w:rPr>
                <w:rFonts w:ascii="Optima" w:hAnsi="Optima"/>
                <w:sz w:val="18"/>
                <w:lang w:val="de-AT"/>
              </w:rPr>
              <w:t xml:space="preserve"> der Abteilungen Personal, kaufmännische Projektleitung,</w:t>
            </w:r>
            <w:r>
              <w:rPr>
                <w:rFonts w:ascii="Optima" w:hAnsi="Optima"/>
                <w:sz w:val="18"/>
                <w:lang w:val="de-AT"/>
              </w:rPr>
              <w:br/>
            </w:r>
            <w:r w:rsidRPr="00997EE8">
              <w:rPr>
                <w:rFonts w:ascii="Optima" w:hAnsi="Optima"/>
                <w:sz w:val="18"/>
                <w:lang w:val="de-AT"/>
              </w:rPr>
              <w:t xml:space="preserve">Buchhaltung, Controlling und Beschaffung/Einkauf </w:t>
            </w:r>
            <w:r>
              <w:rPr>
                <w:rFonts w:ascii="Optima" w:hAnsi="Optima"/>
                <w:sz w:val="18"/>
                <w:lang w:val="de-AT"/>
              </w:rPr>
              <w:t>und Sammeln erster Erfahrungen</w:t>
            </w:r>
            <w:r w:rsidRPr="00997EE8">
              <w:rPr>
                <w:rFonts w:ascii="Optima" w:hAnsi="Optima"/>
                <w:sz w:val="18"/>
                <w:lang w:val="de-AT"/>
              </w:rPr>
              <w:t xml:space="preserve"> </w:t>
            </w:r>
            <w:r>
              <w:rPr>
                <w:rFonts w:ascii="Optima" w:hAnsi="Optima"/>
                <w:sz w:val="18"/>
                <w:lang w:val="de-AT"/>
              </w:rPr>
              <w:t xml:space="preserve">mit </w:t>
            </w:r>
            <w:r w:rsidRPr="00997EE8">
              <w:rPr>
                <w:rFonts w:ascii="Optima" w:hAnsi="Optima"/>
                <w:sz w:val="18"/>
                <w:lang w:val="de-AT"/>
              </w:rPr>
              <w:t>SAP und Excel</w:t>
            </w:r>
            <w:r>
              <w:rPr>
                <w:rFonts w:ascii="Optima" w:hAnsi="Optima"/>
                <w:sz w:val="18"/>
                <w:lang w:val="de-AT"/>
              </w:rPr>
              <w:t xml:space="preserve"> </w:t>
            </w:r>
          </w:p>
        </w:tc>
      </w:tr>
      <w:tr w:rsidR="00F52135" w:rsidRPr="00E55D90" w14:paraId="414B4085" w14:textId="77777777" w:rsidTr="00051D17">
        <w:trPr>
          <w:trHeight w:val="454"/>
        </w:trPr>
        <w:tc>
          <w:tcPr>
            <w:tcW w:w="9640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69AA018C" w:rsidR="00F52135" w:rsidRPr="00E55D90" w:rsidRDefault="00F52135" w:rsidP="00F52135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r>
              <w:rPr>
                <w:rFonts w:ascii="Optima" w:hAnsi="Optima"/>
                <w:sz w:val="28"/>
              </w:rPr>
              <w:t>Ehrenamtliches</w:t>
            </w:r>
            <w:r w:rsidRPr="00E55D90">
              <w:rPr>
                <w:rFonts w:ascii="Optima" w:hAnsi="Optima"/>
                <w:sz w:val="28"/>
              </w:rPr>
              <w:t xml:space="preserve"> Engagement</w:t>
            </w:r>
          </w:p>
        </w:tc>
      </w:tr>
      <w:tr w:rsidR="00F52135" w:rsidRPr="00E55D90" w14:paraId="74251178" w14:textId="77777777" w:rsidTr="00494ADB">
        <w:trPr>
          <w:trHeight w:val="340"/>
        </w:trPr>
        <w:tc>
          <w:tcPr>
            <w:tcW w:w="5807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9EC86F1" w:rsidR="00F52135" w:rsidRPr="00940214" w:rsidRDefault="00F52135" w:rsidP="00F52135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</w:pPr>
            <w:r w:rsidRPr="00940214">
              <w:rPr>
                <w:rFonts w:ascii="Optima" w:hAnsi="Optima"/>
                <w:b/>
                <w:i w:val="0"/>
                <w:iCs/>
                <w:sz w:val="23"/>
                <w:szCs w:val="23"/>
              </w:rPr>
              <w:t>Wissenschaft in der Praxis e. V.</w:t>
            </w:r>
          </w:p>
        </w:tc>
        <w:tc>
          <w:tcPr>
            <w:tcW w:w="383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335B401F" w:rsidR="00F52135" w:rsidRPr="00E55D90" w:rsidRDefault="00F52135" w:rsidP="00F52135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ascii="Optima" w:hAnsi="Optima"/>
                <w:sz w:val="23"/>
                <w:szCs w:val="23"/>
              </w:rPr>
              <w:t>Duisburg</w:t>
            </w:r>
          </w:p>
        </w:tc>
      </w:tr>
      <w:tr w:rsidR="00F52135" w:rsidRPr="00E55D90" w14:paraId="4F59C612" w14:textId="77777777" w:rsidTr="00494ADB">
        <w:trPr>
          <w:trHeight w:val="113"/>
        </w:trPr>
        <w:tc>
          <w:tcPr>
            <w:tcW w:w="7797" w:type="dxa"/>
            <w:gridSpan w:val="8"/>
          </w:tcPr>
          <w:p w14:paraId="32F07601" w14:textId="54D46314" w:rsidR="00F52135" w:rsidRPr="00E55D90" w:rsidRDefault="00F52135" w:rsidP="00F52135">
            <w:pPr>
              <w:pStyle w:val="Beschreibung"/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 xml:space="preserve">Aktives Mitglied der studentischen Unternehmensberatung der </w:t>
            </w:r>
            <w:r>
              <w:rPr>
                <w:rFonts w:ascii="Optima" w:hAnsi="Optima"/>
                <w:sz w:val="18"/>
                <w:lang w:val="de-AT"/>
              </w:rPr>
              <w:t>Universität Duisburg-Essen</w:t>
            </w:r>
          </w:p>
        </w:tc>
        <w:tc>
          <w:tcPr>
            <w:tcW w:w="1843" w:type="dxa"/>
          </w:tcPr>
          <w:p w14:paraId="45DD2178" w14:textId="78A65939" w:rsidR="00F52135" w:rsidRPr="00E55D90" w:rsidRDefault="00F52135" w:rsidP="00F52135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E55D90">
              <w:rPr>
                <w:rFonts w:ascii="Optima" w:hAnsi="Optima"/>
                <w:sz w:val="18"/>
                <w:lang w:val="en-US"/>
              </w:rPr>
              <w:t>0</w:t>
            </w:r>
            <w:r>
              <w:rPr>
                <w:rFonts w:ascii="Optima" w:hAnsi="Optima"/>
                <w:sz w:val="18"/>
                <w:lang w:val="en-US"/>
              </w:rPr>
              <w:t>5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20</w:t>
            </w:r>
            <w:r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proofErr w:type="spellStart"/>
            <w:r w:rsidRPr="00E55D90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F52135" w:rsidRPr="00E55D90" w14:paraId="02437711" w14:textId="77777777" w:rsidTr="00051D17">
        <w:trPr>
          <w:trHeight w:val="57"/>
        </w:trPr>
        <w:tc>
          <w:tcPr>
            <w:tcW w:w="9640" w:type="dxa"/>
            <w:gridSpan w:val="9"/>
          </w:tcPr>
          <w:p w14:paraId="629F7B77" w14:textId="57A50F30" w:rsidR="003C1C83" w:rsidRPr="003C1C83" w:rsidRDefault="003C1C83" w:rsidP="003C1C83">
            <w:pPr>
              <w:pStyle w:val="Listenabsatz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 xml:space="preserve">Ressortübergreifende </w:t>
            </w:r>
            <w:r w:rsidR="00F52135" w:rsidRPr="006701E3">
              <w:rPr>
                <w:rFonts w:ascii="Optima" w:hAnsi="Optima"/>
                <w:i/>
                <w:sz w:val="18"/>
                <w:lang w:val="de-AT"/>
              </w:rPr>
              <w:t xml:space="preserve">Optimierung, Modellierung und Automatisierung von </w:t>
            </w:r>
            <w:r w:rsidR="00F52135">
              <w:rPr>
                <w:rFonts w:ascii="Optima" w:hAnsi="Optima"/>
                <w:i/>
                <w:sz w:val="18"/>
                <w:lang w:val="de-AT"/>
              </w:rPr>
              <w:t>i</w:t>
            </w:r>
            <w:r w:rsidR="00F52135" w:rsidRPr="006701E3">
              <w:rPr>
                <w:rFonts w:ascii="Optima" w:hAnsi="Optima"/>
                <w:i/>
                <w:sz w:val="18"/>
                <w:lang w:val="de-AT"/>
              </w:rPr>
              <w:t>nterne</w:t>
            </w:r>
            <w:r w:rsidR="00F52135">
              <w:rPr>
                <w:rFonts w:ascii="Optima" w:hAnsi="Optima"/>
                <w:i/>
                <w:sz w:val="18"/>
                <w:lang w:val="de-AT"/>
              </w:rPr>
              <w:t>n</w:t>
            </w:r>
            <w:r w:rsidR="00F52135" w:rsidRPr="006701E3">
              <w:rPr>
                <w:rFonts w:ascii="Optima" w:hAnsi="Optima"/>
                <w:i/>
                <w:sz w:val="18"/>
                <w:lang w:val="de-AT"/>
              </w:rPr>
              <w:t xml:space="preserve"> und externe</w:t>
            </w:r>
            <w:r w:rsidR="00F52135">
              <w:rPr>
                <w:rFonts w:ascii="Optima" w:hAnsi="Optima"/>
                <w:i/>
                <w:sz w:val="18"/>
                <w:lang w:val="de-AT"/>
              </w:rPr>
              <w:t>n</w:t>
            </w:r>
            <w:r w:rsidR="00F52135" w:rsidRPr="006701E3">
              <w:rPr>
                <w:rFonts w:ascii="Optima" w:hAnsi="Optima"/>
                <w:i/>
                <w:sz w:val="18"/>
                <w:lang w:val="de-AT"/>
              </w:rPr>
              <w:t xml:space="preserve"> Prozesse</w:t>
            </w:r>
            <w:r w:rsidR="00F52135">
              <w:rPr>
                <w:rFonts w:ascii="Optima" w:hAnsi="Optima"/>
                <w:i/>
                <w:sz w:val="18"/>
                <w:lang w:val="de-AT"/>
              </w:rPr>
              <w:t>n</w:t>
            </w:r>
            <w:r w:rsidR="00B21FF0">
              <w:rPr>
                <w:rFonts w:ascii="Optima" w:hAnsi="Optima"/>
                <w:i/>
                <w:sz w:val="18"/>
                <w:lang w:val="de-AT"/>
              </w:rPr>
              <w:br/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sowie Unterstützung bei der strategischen Ausrichtung </w:t>
            </w:r>
            <w:r w:rsidR="00873460">
              <w:rPr>
                <w:rFonts w:ascii="Optima" w:hAnsi="Optima"/>
                <w:i/>
                <w:sz w:val="18"/>
                <w:lang w:val="de-AT"/>
              </w:rPr>
              <w:t>eines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Ressorts</w:t>
            </w:r>
            <w:r w:rsidR="004D441E">
              <w:rPr>
                <w:rFonts w:ascii="Optima" w:hAnsi="Optima"/>
                <w:i/>
                <w:sz w:val="18"/>
                <w:lang w:val="de-AT"/>
              </w:rPr>
              <w:t xml:space="preserve"> als Leiter der </w:t>
            </w:r>
            <w:r w:rsidR="00E87804">
              <w:rPr>
                <w:rFonts w:ascii="Optima" w:hAnsi="Optima"/>
                <w:i/>
                <w:sz w:val="18"/>
                <w:lang w:val="de-AT"/>
              </w:rPr>
              <w:t xml:space="preserve">sechsköpfigen </w:t>
            </w:r>
            <w:r w:rsidR="004D441E">
              <w:rPr>
                <w:rFonts w:ascii="Optima" w:hAnsi="Optima"/>
                <w:i/>
                <w:sz w:val="18"/>
                <w:lang w:val="de-AT"/>
              </w:rPr>
              <w:t xml:space="preserve">Stabsstelle </w:t>
            </w:r>
            <w:r>
              <w:rPr>
                <w:rFonts w:ascii="Optima" w:hAnsi="Optima"/>
                <w:i/>
                <w:sz w:val="18"/>
                <w:lang w:val="de-AT"/>
              </w:rPr>
              <w:t>Controlling</w:t>
            </w:r>
          </w:p>
          <w:p w14:paraId="36CB437C" w14:textId="2916AD1C" w:rsidR="00F52135" w:rsidRDefault="004D441E" w:rsidP="00F52135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Projektleit</w:t>
            </w:r>
            <w:r w:rsidR="005B20D6">
              <w:rPr>
                <w:rFonts w:ascii="Optima" w:hAnsi="Optima"/>
                <w:i/>
                <w:sz w:val="18"/>
                <w:lang w:val="de-AT"/>
              </w:rPr>
              <w:t>er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bei der </w:t>
            </w:r>
            <w:r w:rsidR="00F52135">
              <w:rPr>
                <w:rFonts w:ascii="Optima" w:hAnsi="Optima"/>
                <w:i/>
                <w:sz w:val="18"/>
                <w:lang w:val="de-AT"/>
              </w:rPr>
              <w:t xml:space="preserve">Durchführung einer </w:t>
            </w:r>
            <w:r w:rsidR="00F52135" w:rsidRPr="00997EE8">
              <w:rPr>
                <w:rFonts w:ascii="Optima" w:hAnsi="Optima"/>
                <w:i/>
                <w:sz w:val="18"/>
                <w:lang w:val="de-AT"/>
              </w:rPr>
              <w:t>Marktanalyse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für Smart Home Software im Rahmen </w:t>
            </w:r>
            <w:r w:rsidR="00682673">
              <w:rPr>
                <w:rFonts w:ascii="Optima" w:hAnsi="Optima"/>
                <w:i/>
                <w:sz w:val="18"/>
                <w:lang w:val="de-AT"/>
              </w:rPr>
              <w:t>de</w:t>
            </w:r>
            <w:r>
              <w:rPr>
                <w:rFonts w:ascii="Optima" w:hAnsi="Optima"/>
                <w:i/>
                <w:sz w:val="18"/>
                <w:lang w:val="de-AT"/>
              </w:rPr>
              <w:t>s Traineeprojektes</w:t>
            </w:r>
            <w:r w:rsidR="00F52135" w:rsidRPr="00997EE8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</w:p>
          <w:p w14:paraId="68CFAD97" w14:textId="6B0668A8" w:rsidR="00F52135" w:rsidRPr="00E87804" w:rsidRDefault="004D441E" w:rsidP="00E87804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Mitglied eines Projektteams</w:t>
            </w:r>
            <w:r w:rsidR="006851AF">
              <w:rPr>
                <w:rFonts w:ascii="Optima" w:hAnsi="Optima"/>
                <w:i/>
                <w:sz w:val="18"/>
                <w:lang w:val="de-AT"/>
              </w:rPr>
              <w:t xml:space="preserve"> zur Durchführung von </w:t>
            </w:r>
            <w:proofErr w:type="spellStart"/>
            <w:r w:rsidR="006851AF">
              <w:rPr>
                <w:rFonts w:ascii="Optima" w:hAnsi="Optima"/>
                <w:i/>
                <w:sz w:val="18"/>
                <w:lang w:val="de-AT"/>
              </w:rPr>
              <w:t>Usabilitytests</w:t>
            </w:r>
            <w:proofErr w:type="spellEnd"/>
            <w:r w:rsidR="006851AF">
              <w:rPr>
                <w:rFonts w:ascii="Optima" w:hAnsi="Optima"/>
                <w:i/>
                <w:sz w:val="18"/>
                <w:lang w:val="de-AT"/>
              </w:rPr>
              <w:t xml:space="preserve"> eines Chatbots mit Unternehmerkunden</w:t>
            </w:r>
          </w:p>
        </w:tc>
      </w:tr>
      <w:tr w:rsidR="00F52135" w:rsidRPr="00E55D90" w14:paraId="4AF19DD1" w14:textId="77777777" w:rsidTr="004A78D9">
        <w:trPr>
          <w:trHeight w:val="340"/>
        </w:trPr>
        <w:tc>
          <w:tcPr>
            <w:tcW w:w="7088" w:type="dxa"/>
            <w:gridSpan w:val="6"/>
            <w:vAlign w:val="bottom"/>
          </w:tcPr>
          <w:p w14:paraId="7756FD9A" w14:textId="4065F80F" w:rsidR="00F52135" w:rsidRPr="00E55D90" w:rsidRDefault="00F52135" w:rsidP="00F52135">
            <w:pPr>
              <w:pStyle w:val="Ort"/>
              <w:jc w:val="left"/>
              <w:rPr>
                <w:rFonts w:ascii="Optima" w:hAnsi="Optima"/>
                <w:sz w:val="16"/>
              </w:rPr>
            </w:pPr>
            <w:r w:rsidRPr="00494ADB">
              <w:rPr>
                <w:rFonts w:ascii="Optima" w:hAnsi="Optima"/>
                <w:b/>
                <w:i w:val="0"/>
                <w:iCs/>
                <w:sz w:val="23"/>
                <w:szCs w:val="23"/>
              </w:rPr>
              <w:t>Universität Duisburg-Essen</w:t>
            </w:r>
          </w:p>
        </w:tc>
        <w:tc>
          <w:tcPr>
            <w:tcW w:w="2552" w:type="dxa"/>
            <w:gridSpan w:val="3"/>
            <w:vAlign w:val="bottom"/>
          </w:tcPr>
          <w:p w14:paraId="30626CB8" w14:textId="33B739D9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>
              <w:rPr>
                <w:rFonts w:ascii="Optima" w:hAnsi="Optima"/>
                <w:smallCaps/>
                <w:sz w:val="23"/>
                <w:szCs w:val="23"/>
              </w:rPr>
              <w:t>Essen</w:t>
            </w:r>
          </w:p>
        </w:tc>
      </w:tr>
      <w:tr w:rsidR="00F52135" w:rsidRPr="00E55D90" w14:paraId="56372BDE" w14:textId="77777777" w:rsidTr="00494ADB">
        <w:trPr>
          <w:trHeight w:val="57"/>
        </w:trPr>
        <w:tc>
          <w:tcPr>
            <w:tcW w:w="7655" w:type="dxa"/>
            <w:gridSpan w:val="7"/>
          </w:tcPr>
          <w:p w14:paraId="3C87D247" w14:textId="07C1CA4E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>Universitäres Engagement im studentischen Börsenclub</w:t>
            </w:r>
            <w:r w:rsidR="00047A8E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, </w:t>
            </w: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>als Tutor</w:t>
            </w:r>
            <w:r w:rsidR="00047A8E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 und in der </w:t>
            </w:r>
            <w:proofErr w:type="spellStart"/>
            <w:r w:rsidR="00047A8E">
              <w:rPr>
                <w:rFonts w:ascii="Optima" w:hAnsi="Optima"/>
                <w:i w:val="0"/>
                <w:iCs w:val="0"/>
                <w:sz w:val="18"/>
                <w:lang w:val="de-AT"/>
              </w:rPr>
              <w:t>WiWi</w:t>
            </w:r>
            <w:proofErr w:type="spellEnd"/>
            <w:r w:rsidR="00047A8E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 Fußballmannschaft</w:t>
            </w:r>
          </w:p>
        </w:tc>
        <w:tc>
          <w:tcPr>
            <w:tcW w:w="1985" w:type="dxa"/>
            <w:gridSpan w:val="2"/>
          </w:tcPr>
          <w:p w14:paraId="288A2195" w14:textId="322E91B5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10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/2018 –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09/2020</w:t>
            </w:r>
          </w:p>
        </w:tc>
      </w:tr>
      <w:tr w:rsidR="00F52135" w:rsidRPr="00E55D90" w14:paraId="7ECB507F" w14:textId="77777777" w:rsidTr="00051D17">
        <w:trPr>
          <w:trHeight w:val="227"/>
        </w:trPr>
        <w:tc>
          <w:tcPr>
            <w:tcW w:w="9640" w:type="dxa"/>
            <w:gridSpan w:val="9"/>
          </w:tcPr>
          <w:p w14:paraId="62218F68" w14:textId="70932EDF" w:rsidR="00F52135" w:rsidRDefault="00F52135" w:rsidP="00F52135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Teil des Organisationsteams und Halten von Vorträgen im s</w:t>
            </w:r>
            <w:r w:rsidRPr="00997EE8">
              <w:rPr>
                <w:rFonts w:ascii="Optima" w:hAnsi="Optima"/>
                <w:i/>
                <w:sz w:val="18"/>
                <w:lang w:val="de-AT"/>
              </w:rPr>
              <w:t>tudentischen Börsenclub Essen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</w:p>
          <w:p w14:paraId="72344086" w14:textId="77777777" w:rsidR="00F52135" w:rsidRDefault="00F52135" w:rsidP="00F52135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Mentoring von über</w:t>
            </w:r>
            <w:r w:rsidRPr="00997EE8">
              <w:rPr>
                <w:rFonts w:ascii="Optima" w:hAnsi="Optima"/>
                <w:i/>
                <w:sz w:val="18"/>
                <w:lang w:val="de-AT"/>
              </w:rPr>
              <w:t xml:space="preserve"> 100 Studierende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n und Durchführung </w:t>
            </w:r>
            <w:r w:rsidR="006851AF">
              <w:rPr>
                <w:rFonts w:ascii="Optima" w:hAnsi="Optima"/>
                <w:i/>
                <w:sz w:val="18"/>
                <w:lang w:val="de-AT"/>
              </w:rPr>
              <w:t>von</w:t>
            </w:r>
            <w:r w:rsidRPr="00997EE8">
              <w:rPr>
                <w:rFonts w:ascii="Optima" w:hAnsi="Optima"/>
                <w:i/>
                <w:sz w:val="18"/>
                <w:lang w:val="de-AT"/>
              </w:rPr>
              <w:t xml:space="preserve"> Orientierungswoche</w:t>
            </w:r>
            <w:r w:rsidR="006851AF">
              <w:rPr>
                <w:rFonts w:ascii="Optima" w:hAnsi="Optima"/>
                <w:i/>
                <w:sz w:val="18"/>
                <w:lang w:val="de-AT"/>
              </w:rPr>
              <w:t>n</w:t>
            </w:r>
          </w:p>
          <w:p w14:paraId="2CC438FF" w14:textId="7B796149" w:rsidR="00047A8E" w:rsidRPr="00047A8E" w:rsidRDefault="00047A8E" w:rsidP="00047A8E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 xml:space="preserve">Kapitän der </w:t>
            </w:r>
            <w:proofErr w:type="spellStart"/>
            <w:r>
              <w:rPr>
                <w:rFonts w:ascii="Optima" w:hAnsi="Optima"/>
                <w:i/>
                <w:sz w:val="18"/>
                <w:lang w:val="de-AT"/>
              </w:rPr>
              <w:t>WiWi</w:t>
            </w:r>
            <w:proofErr w:type="spellEnd"/>
            <w:r>
              <w:rPr>
                <w:rFonts w:ascii="Optima" w:hAnsi="Optima"/>
                <w:i/>
                <w:sz w:val="18"/>
                <w:lang w:val="de-AT"/>
              </w:rPr>
              <w:t xml:space="preserve"> Fußballmannschaft, Organisation </w:t>
            </w:r>
            <w:r w:rsidRPr="00047A8E">
              <w:rPr>
                <w:rFonts w:ascii="Optima" w:hAnsi="Optima"/>
                <w:i/>
                <w:sz w:val="18"/>
                <w:lang w:val="de-AT"/>
              </w:rPr>
              <w:t xml:space="preserve">der Trainings 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und </w:t>
            </w:r>
            <w:r w:rsidRPr="00047A8E">
              <w:rPr>
                <w:rFonts w:ascii="Optima" w:hAnsi="Optima"/>
                <w:i/>
                <w:sz w:val="18"/>
                <w:lang w:val="de-AT"/>
              </w:rPr>
              <w:t>von Spielen</w:t>
            </w:r>
          </w:p>
        </w:tc>
      </w:tr>
      <w:tr w:rsidR="00F52135" w:rsidRPr="00E55D90" w14:paraId="482569A2" w14:textId="77777777" w:rsidTr="00051D17">
        <w:trPr>
          <w:trHeight w:val="454"/>
        </w:trPr>
        <w:tc>
          <w:tcPr>
            <w:tcW w:w="9640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F52135" w:rsidRPr="00E55D90" w:rsidRDefault="00F52135" w:rsidP="00F52135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E55D90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F52135" w:rsidRPr="00E55D90" w14:paraId="2B257790" w14:textId="77777777" w:rsidTr="00494ADB">
        <w:trPr>
          <w:trHeight w:val="340"/>
        </w:trPr>
        <w:tc>
          <w:tcPr>
            <w:tcW w:w="2269" w:type="dxa"/>
            <w:tcBorders>
              <w:top w:val="single" w:sz="4" w:space="0" w:color="auto"/>
            </w:tcBorders>
            <w:vAlign w:val="bottom"/>
          </w:tcPr>
          <w:p w14:paraId="15B2C431" w14:textId="56F73C25" w:rsidR="00F52135" w:rsidRPr="00E55D90" w:rsidRDefault="00F52135" w:rsidP="00F52135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371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22A12283" w:rsidR="00F52135" w:rsidRPr="007F0F8C" w:rsidRDefault="00F52135" w:rsidP="00F52135">
            <w:pPr>
              <w:pStyle w:val="Beschreibung"/>
              <w:rPr>
                <w:rFonts w:ascii="Optima" w:hAnsi="Optima"/>
                <w:iCs/>
                <w:sz w:val="18"/>
                <w:lang w:val="de-AT"/>
              </w:rPr>
            </w:pPr>
            <w:r w:rsidRPr="007F0F8C">
              <w:rPr>
                <w:rFonts w:ascii="Optima" w:hAnsi="Optima"/>
                <w:iCs/>
                <w:sz w:val="18"/>
                <w:lang w:val="de-AT"/>
              </w:rPr>
              <w:t>Deutsch (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Muttersprache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), Englisch (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Verhandlungssicher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</w:t>
            </w:r>
          </w:p>
        </w:tc>
      </w:tr>
      <w:tr w:rsidR="00F52135" w:rsidRPr="00E55D90" w14:paraId="45706C3F" w14:textId="77777777" w:rsidTr="002044A4">
        <w:tblPrEx>
          <w:tblW w:w="9640" w:type="dxa"/>
          <w:tblInd w:w="-284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0" w:author="Nadine Struck" w:date="2021-10-28T18:43:00Z">
            <w:tblPrEx>
              <w:tblW w:w="9640" w:type="dxa"/>
              <w:tblInd w:w="-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10"/>
          <w:trPrChange w:id="11" w:author="Nadine Struck" w:date="2021-10-28T18:43:00Z">
            <w:trPr>
              <w:trHeight w:val="567"/>
            </w:trPr>
          </w:trPrChange>
        </w:trPr>
        <w:tc>
          <w:tcPr>
            <w:tcW w:w="2269" w:type="dxa"/>
            <w:vAlign w:val="bottom"/>
            <w:tcPrChange w:id="12" w:author="Nadine Struck" w:date="2021-10-28T18:43:00Z">
              <w:tcPr>
                <w:tcW w:w="2269" w:type="dxa"/>
                <w:vAlign w:val="bottom"/>
              </w:tcPr>
            </w:tcPrChange>
          </w:tcPr>
          <w:p w14:paraId="5032F302" w14:textId="175F7FAD" w:rsidR="00F52135" w:rsidRDefault="00F52135" w:rsidP="00F52135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Technisch:</w:t>
            </w:r>
          </w:p>
          <w:p w14:paraId="57688BDA" w14:textId="4F3490AE" w:rsidR="00F52135" w:rsidRPr="00E55D90" w:rsidRDefault="00F52135" w:rsidP="00F52135">
            <w:pPr>
              <w:rPr>
                <w:rFonts w:ascii="Optima" w:hAnsi="Optima"/>
                <w:sz w:val="18"/>
              </w:rPr>
            </w:pPr>
          </w:p>
        </w:tc>
        <w:tc>
          <w:tcPr>
            <w:tcW w:w="7371" w:type="dxa"/>
            <w:gridSpan w:val="8"/>
            <w:vAlign w:val="bottom"/>
            <w:tcPrChange w:id="13" w:author="Nadine Struck" w:date="2021-10-28T18:43:00Z">
              <w:tcPr>
                <w:tcW w:w="7371" w:type="dxa"/>
                <w:gridSpan w:val="8"/>
                <w:vAlign w:val="bottom"/>
              </w:tcPr>
            </w:tcPrChange>
          </w:tcPr>
          <w:p w14:paraId="60CA2168" w14:textId="38B6977B" w:rsidR="00F52135" w:rsidRPr="00940214" w:rsidRDefault="00F52135" w:rsidP="00F52135">
            <w:pPr>
              <w:pStyle w:val="Beschreibung"/>
              <w:rPr>
                <w:rFonts w:ascii="Optima" w:hAnsi="Optima" w:cs="Georgia"/>
                <w:iCs/>
                <w:color w:val="000000"/>
                <w:sz w:val="18"/>
              </w:rPr>
            </w:pPr>
            <w:r w:rsidRPr="007F0F8C">
              <w:rPr>
                <w:rFonts w:ascii="Optima" w:hAnsi="Optima"/>
                <w:iCs/>
                <w:sz w:val="18"/>
                <w:lang w:val="de-AT"/>
              </w:rPr>
              <w:t>Microsoft Office (</w:t>
            </w:r>
            <w:r>
              <w:rPr>
                <w:rFonts w:ascii="Optima" w:hAnsi="Optima"/>
                <w:i/>
                <w:sz w:val="18"/>
                <w:lang w:val="de-AT"/>
              </w:rPr>
              <w:t>F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ortgeschritten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),</w:t>
            </w:r>
            <w:r w:rsidRPr="00273C16">
              <w:rPr>
                <w:rFonts w:ascii="Optima" w:hAnsi="Optima"/>
                <w:iCs/>
                <w:sz w:val="18"/>
                <w:lang w:val="de-AT"/>
              </w:rPr>
              <w:t xml:space="preserve"> BPMN 2.0</w:t>
            </w:r>
            <w:r>
              <w:rPr>
                <w:rFonts w:ascii="Optima" w:hAnsi="Optima"/>
                <w:iCs/>
                <w:sz w:val="18"/>
                <w:lang w:val="de-AT"/>
              </w:rPr>
              <w:t xml:space="preserve"> 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(</w:t>
            </w:r>
            <w:r>
              <w:rPr>
                <w:rFonts w:ascii="Optima" w:hAnsi="Optima"/>
                <w:i/>
                <w:sz w:val="18"/>
                <w:lang w:val="de-AT"/>
              </w:rPr>
              <w:t>F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ortgeschritten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), ERP mit SAP S/4HANA (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Basiskenntnisse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), Python (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Basiskenntnisse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</w:t>
            </w:r>
          </w:p>
        </w:tc>
      </w:tr>
      <w:tr w:rsidR="00F52135" w:rsidRPr="00E55D90" w14:paraId="70CB01B0" w14:textId="77777777" w:rsidTr="002044A4">
        <w:tblPrEx>
          <w:tblW w:w="9640" w:type="dxa"/>
          <w:tblInd w:w="-284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4" w:author="Nadine Struck" w:date="2021-10-28T18:43:00Z">
            <w:tblPrEx>
              <w:tblW w:w="9640" w:type="dxa"/>
              <w:tblInd w:w="-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10"/>
          <w:trPrChange w:id="15" w:author="Nadine Struck" w:date="2021-10-28T18:43:00Z">
            <w:trPr>
              <w:trHeight w:val="567"/>
            </w:trPr>
          </w:trPrChange>
        </w:trPr>
        <w:tc>
          <w:tcPr>
            <w:tcW w:w="2269" w:type="dxa"/>
            <w:vAlign w:val="bottom"/>
            <w:tcPrChange w:id="16" w:author="Nadine Struck" w:date="2021-10-28T18:43:00Z">
              <w:tcPr>
                <w:tcW w:w="2269" w:type="dxa"/>
                <w:vAlign w:val="bottom"/>
              </w:tcPr>
            </w:tcPrChange>
          </w:tcPr>
          <w:p w14:paraId="36561774" w14:textId="5D6AA2C3" w:rsidR="00F52135" w:rsidRDefault="00F52135" w:rsidP="00F52135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Interessen: </w:t>
            </w:r>
          </w:p>
          <w:p w14:paraId="04F58216" w14:textId="5FC15215" w:rsidR="00F52135" w:rsidRPr="00E55D90" w:rsidRDefault="00F52135" w:rsidP="00F52135">
            <w:pPr>
              <w:rPr>
                <w:rFonts w:ascii="Optima" w:hAnsi="Optima"/>
                <w:sz w:val="18"/>
              </w:rPr>
            </w:pPr>
          </w:p>
        </w:tc>
        <w:tc>
          <w:tcPr>
            <w:tcW w:w="7371" w:type="dxa"/>
            <w:gridSpan w:val="8"/>
            <w:vAlign w:val="bottom"/>
            <w:tcPrChange w:id="17" w:author="Nadine Struck" w:date="2021-10-28T18:43:00Z">
              <w:tcPr>
                <w:tcW w:w="7371" w:type="dxa"/>
                <w:gridSpan w:val="8"/>
                <w:vAlign w:val="bottom"/>
              </w:tcPr>
            </w:tcPrChange>
          </w:tcPr>
          <w:p w14:paraId="598C2742" w14:textId="672312FC" w:rsidR="00F52135" w:rsidRPr="007F0F8C" w:rsidRDefault="00F52135" w:rsidP="00F52135">
            <w:pPr>
              <w:pStyle w:val="Beschreibung"/>
              <w:rPr>
                <w:rFonts w:ascii="Optima" w:hAnsi="Optima"/>
                <w:iCs/>
                <w:sz w:val="18"/>
                <w:lang w:val="de-AT"/>
              </w:rPr>
            </w:pPr>
            <w:r w:rsidRPr="007F0F8C">
              <w:rPr>
                <w:rFonts w:ascii="Optima" w:hAnsi="Optima"/>
                <w:iCs/>
                <w:sz w:val="18"/>
                <w:lang w:val="de-AT"/>
              </w:rPr>
              <w:t>Wirtschaft (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Ökonomische Entwicklung, Geldanlage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), Kraftsport, Fußball (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 xml:space="preserve">15 Jahre Mitglied bei </w:t>
            </w:r>
            <w:proofErr w:type="spellStart"/>
            <w:r w:rsidRPr="007F0F8C">
              <w:rPr>
                <w:rFonts w:ascii="Optima" w:hAnsi="Optima"/>
                <w:i/>
                <w:sz w:val="18"/>
                <w:lang w:val="de-AT"/>
              </w:rPr>
              <w:t>Sg</w:t>
            </w:r>
            <w:proofErr w:type="spellEnd"/>
            <w:r w:rsidRPr="007F0F8C">
              <w:rPr>
                <w:rFonts w:ascii="Optima" w:hAnsi="Optima"/>
                <w:i/>
                <w:sz w:val="18"/>
                <w:lang w:val="de-AT"/>
              </w:rPr>
              <w:t xml:space="preserve"> Essen-Schönebeck 19/68 e.V.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 xml:space="preserve">), Mitglied der </w:t>
            </w:r>
            <w:r>
              <w:rPr>
                <w:rFonts w:ascii="Optima" w:hAnsi="Optima"/>
                <w:iCs/>
                <w:sz w:val="18"/>
                <w:lang w:val="de-AT"/>
              </w:rPr>
              <w:t>Jungen Liberalen</w:t>
            </w:r>
          </w:p>
        </w:tc>
      </w:tr>
      <w:tr w:rsidR="00F52135" w:rsidRPr="00E55D90" w14:paraId="071AB173" w14:textId="77777777" w:rsidTr="002044A4">
        <w:tblPrEx>
          <w:tblW w:w="9640" w:type="dxa"/>
          <w:tblInd w:w="-284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8" w:author="Nadine Struck" w:date="2021-10-28T18:45:00Z">
            <w:tblPrEx>
              <w:tblW w:w="9640" w:type="dxa"/>
              <w:tblInd w:w="-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737"/>
          <w:trPrChange w:id="19" w:author="Nadine Struck" w:date="2021-10-28T18:45:00Z">
            <w:trPr>
              <w:trHeight w:val="907"/>
            </w:trPr>
          </w:trPrChange>
        </w:trPr>
        <w:tc>
          <w:tcPr>
            <w:tcW w:w="2269" w:type="dxa"/>
            <w:vAlign w:val="bottom"/>
            <w:tcPrChange w:id="20" w:author="Nadine Struck" w:date="2021-10-28T18:45:00Z">
              <w:tcPr>
                <w:tcW w:w="2269" w:type="dxa"/>
                <w:vAlign w:val="bottom"/>
              </w:tcPr>
            </w:tcPrChange>
          </w:tcPr>
          <w:p w14:paraId="406B03AC" w14:textId="57765EB5" w:rsidR="00F52135" w:rsidRPr="00E55D90" w:rsidRDefault="002044A4" w:rsidP="00F52135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 w:cs="Georgia"/>
                <w:noProof/>
                <w:color w:val="000000"/>
                <w:sz w:val="18"/>
                <w:lang w:val="de-AT"/>
              </w:rPr>
              <w:drawing>
                <wp:anchor distT="0" distB="0" distL="114300" distR="114300" simplePos="0" relativeHeight="251660288" behindDoc="0" locked="0" layoutInCell="1" allowOverlap="1" wp14:anchorId="0255B522" wp14:editId="2D8A9F5E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-328295</wp:posOffset>
                  </wp:positionV>
                  <wp:extent cx="733425" cy="350520"/>
                  <wp:effectExtent l="0" t="0" r="9525" b="0"/>
                  <wp:wrapNone/>
                  <wp:docPr id="1" name="Grafik 1" descr="Ein Bild, das Insek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 descr="Ein Bild, das Insekt enthält.&#10;&#10;Automatisch generierte Beschreibu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35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52135">
              <w:rPr>
                <w:rFonts w:ascii="Optima" w:hAnsi="Optima"/>
                <w:sz w:val="18"/>
              </w:rPr>
              <w:t>Essen</w:t>
            </w:r>
            <w:r w:rsidR="00F52135" w:rsidRPr="00E55D90">
              <w:rPr>
                <w:rFonts w:ascii="Optima" w:hAnsi="Optima"/>
                <w:sz w:val="18"/>
              </w:rPr>
              <w:t xml:space="preserve">, </w:t>
            </w:r>
            <w:r w:rsidR="005B20D6">
              <w:rPr>
                <w:rFonts w:ascii="Optima" w:hAnsi="Optima"/>
                <w:sz w:val="18"/>
              </w:rPr>
              <w:t>2</w:t>
            </w:r>
            <w:ins w:id="21" w:author="Nadine Struck" w:date="2021-10-28T18:49:00Z">
              <w:r w:rsidR="00B8024C">
                <w:rPr>
                  <w:rFonts w:ascii="Optima" w:hAnsi="Optima"/>
                  <w:sz w:val="18"/>
                </w:rPr>
                <w:t>8</w:t>
              </w:r>
            </w:ins>
            <w:del w:id="22" w:author="Nadine Struck" w:date="2021-10-28T18:49:00Z">
              <w:r w:rsidR="005B20D6" w:rsidDel="00B8024C">
                <w:rPr>
                  <w:rFonts w:ascii="Optima" w:hAnsi="Optima"/>
                  <w:sz w:val="18"/>
                </w:rPr>
                <w:delText>7</w:delText>
              </w:r>
            </w:del>
            <w:r w:rsidR="00F52135" w:rsidRPr="00E55D90">
              <w:rPr>
                <w:rFonts w:ascii="Optima" w:hAnsi="Optima"/>
                <w:sz w:val="18"/>
              </w:rPr>
              <w:t>.</w:t>
            </w:r>
            <w:r w:rsidR="005B20D6">
              <w:rPr>
                <w:rFonts w:ascii="Optima" w:hAnsi="Optima"/>
                <w:sz w:val="18"/>
              </w:rPr>
              <w:t>10</w:t>
            </w:r>
            <w:r w:rsidR="00F52135" w:rsidRPr="00E55D90">
              <w:rPr>
                <w:rFonts w:ascii="Optima" w:hAnsi="Optima"/>
                <w:sz w:val="18"/>
              </w:rPr>
              <w:t>.20</w:t>
            </w:r>
            <w:r w:rsidR="00F52135">
              <w:rPr>
                <w:rFonts w:ascii="Optima" w:hAnsi="Optima"/>
                <w:sz w:val="18"/>
              </w:rPr>
              <w:t>21</w:t>
            </w:r>
          </w:p>
        </w:tc>
        <w:tc>
          <w:tcPr>
            <w:tcW w:w="7371" w:type="dxa"/>
            <w:gridSpan w:val="8"/>
            <w:vAlign w:val="bottom"/>
            <w:tcPrChange w:id="23" w:author="Nadine Struck" w:date="2021-10-28T18:45:00Z">
              <w:tcPr>
                <w:tcW w:w="7371" w:type="dxa"/>
                <w:gridSpan w:val="8"/>
                <w:vAlign w:val="bottom"/>
              </w:tcPr>
            </w:tcPrChange>
          </w:tcPr>
          <w:p w14:paraId="6478BDEA" w14:textId="5BE70AA7" w:rsidR="00F52135" w:rsidRPr="00E55D90" w:rsidRDefault="00F52135" w:rsidP="00F52135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7504BB38" w:rsidR="00723643" w:rsidRPr="0074111D" w:rsidRDefault="00723643" w:rsidP="00E87804">
      <w:pPr>
        <w:rPr>
          <w:sz w:val="18"/>
        </w:rPr>
      </w:pPr>
    </w:p>
    <w:sectPr w:rsidR="00723643" w:rsidRPr="0074111D" w:rsidSect="00E87804">
      <w:footerReference w:type="even" r:id="rId9"/>
      <w:pgSz w:w="11906" w:h="16838"/>
      <w:pgMar w:top="737" w:right="1418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3B7F4" w14:textId="77777777" w:rsidR="00137115" w:rsidRDefault="00137115" w:rsidP="00BE053D">
      <w:pPr>
        <w:spacing w:after="0" w:line="240" w:lineRule="auto"/>
      </w:pPr>
      <w:r>
        <w:separator/>
      </w:r>
    </w:p>
  </w:endnote>
  <w:endnote w:type="continuationSeparator" w:id="0">
    <w:p w14:paraId="137D97C1" w14:textId="77777777" w:rsidR="00137115" w:rsidRDefault="0013711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83347" w14:textId="77777777" w:rsidR="00137115" w:rsidRDefault="00137115" w:rsidP="00BE053D">
      <w:pPr>
        <w:spacing w:after="0" w:line="240" w:lineRule="auto"/>
      </w:pPr>
      <w:r>
        <w:separator/>
      </w:r>
    </w:p>
  </w:footnote>
  <w:footnote w:type="continuationSeparator" w:id="0">
    <w:p w14:paraId="63BFDC7D" w14:textId="77777777" w:rsidR="00137115" w:rsidRDefault="0013711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3D6981"/>
    <w:multiLevelType w:val="hybridMultilevel"/>
    <w:tmpl w:val="A5E02B76"/>
    <w:lvl w:ilvl="0" w:tplc="0407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E12055"/>
    <w:multiLevelType w:val="hybridMultilevel"/>
    <w:tmpl w:val="19CC30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100BE7"/>
    <w:multiLevelType w:val="hybridMultilevel"/>
    <w:tmpl w:val="174AB3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991894E4"/>
    <w:lvl w:ilvl="0" w:tplc="7FE4E122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CF33FB"/>
    <w:multiLevelType w:val="hybridMultilevel"/>
    <w:tmpl w:val="D416F530"/>
    <w:lvl w:ilvl="0" w:tplc="0407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20"/>
  </w:num>
  <w:num w:numId="3">
    <w:abstractNumId w:val="22"/>
  </w:num>
  <w:num w:numId="4">
    <w:abstractNumId w:val="0"/>
  </w:num>
  <w:num w:numId="5">
    <w:abstractNumId w:val="1"/>
  </w:num>
  <w:num w:numId="6">
    <w:abstractNumId w:val="2"/>
  </w:num>
  <w:num w:numId="7">
    <w:abstractNumId w:val="15"/>
  </w:num>
  <w:num w:numId="8">
    <w:abstractNumId w:val="25"/>
  </w:num>
  <w:num w:numId="9">
    <w:abstractNumId w:val="13"/>
  </w:num>
  <w:num w:numId="10">
    <w:abstractNumId w:val="27"/>
  </w:num>
  <w:num w:numId="11">
    <w:abstractNumId w:val="6"/>
  </w:num>
  <w:num w:numId="12">
    <w:abstractNumId w:val="7"/>
  </w:num>
  <w:num w:numId="13">
    <w:abstractNumId w:val="9"/>
  </w:num>
  <w:num w:numId="14">
    <w:abstractNumId w:val="10"/>
  </w:num>
  <w:num w:numId="15">
    <w:abstractNumId w:val="24"/>
  </w:num>
  <w:num w:numId="16">
    <w:abstractNumId w:val="5"/>
  </w:num>
  <w:num w:numId="17">
    <w:abstractNumId w:val="19"/>
  </w:num>
  <w:num w:numId="18">
    <w:abstractNumId w:val="4"/>
  </w:num>
  <w:num w:numId="19">
    <w:abstractNumId w:val="21"/>
  </w:num>
  <w:num w:numId="20">
    <w:abstractNumId w:val="11"/>
  </w:num>
  <w:num w:numId="21">
    <w:abstractNumId w:val="12"/>
  </w:num>
  <w:num w:numId="22">
    <w:abstractNumId w:val="18"/>
  </w:num>
  <w:num w:numId="23">
    <w:abstractNumId w:val="8"/>
  </w:num>
  <w:num w:numId="24">
    <w:abstractNumId w:val="23"/>
  </w:num>
  <w:num w:numId="25">
    <w:abstractNumId w:val="17"/>
  </w:num>
  <w:num w:numId="26">
    <w:abstractNumId w:val="3"/>
  </w:num>
  <w:num w:numId="27">
    <w:abstractNumId w:val="22"/>
  </w:num>
  <w:num w:numId="28">
    <w:abstractNumId w:val="14"/>
  </w:num>
  <w:num w:numId="29">
    <w:abstractNumId w:val="22"/>
  </w:num>
  <w:num w:numId="30">
    <w:abstractNumId w:val="2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adine Struck">
    <w15:presenceInfo w15:providerId="Windows Live" w15:userId="e8c6c22ca95071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7A8E"/>
    <w:rsid w:val="00051D17"/>
    <w:rsid w:val="00061D33"/>
    <w:rsid w:val="00064643"/>
    <w:rsid w:val="00082D94"/>
    <w:rsid w:val="00087747"/>
    <w:rsid w:val="000A1FDA"/>
    <w:rsid w:val="000B63E2"/>
    <w:rsid w:val="000B6548"/>
    <w:rsid w:val="000D2634"/>
    <w:rsid w:val="000D671A"/>
    <w:rsid w:val="00103EC5"/>
    <w:rsid w:val="00116C6E"/>
    <w:rsid w:val="00125CA6"/>
    <w:rsid w:val="001321A2"/>
    <w:rsid w:val="00137115"/>
    <w:rsid w:val="00156FC9"/>
    <w:rsid w:val="00162A5A"/>
    <w:rsid w:val="00172867"/>
    <w:rsid w:val="00175B6D"/>
    <w:rsid w:val="001901ED"/>
    <w:rsid w:val="0019483A"/>
    <w:rsid w:val="00194A3C"/>
    <w:rsid w:val="001A46BF"/>
    <w:rsid w:val="001A481B"/>
    <w:rsid w:val="001B0186"/>
    <w:rsid w:val="001B62CA"/>
    <w:rsid w:val="001C3816"/>
    <w:rsid w:val="001D2D0C"/>
    <w:rsid w:val="001D3406"/>
    <w:rsid w:val="001D4DCD"/>
    <w:rsid w:val="001E24B1"/>
    <w:rsid w:val="001F4175"/>
    <w:rsid w:val="002044A4"/>
    <w:rsid w:val="00223A4D"/>
    <w:rsid w:val="00225F6F"/>
    <w:rsid w:val="00232CB5"/>
    <w:rsid w:val="00234A7E"/>
    <w:rsid w:val="002434EF"/>
    <w:rsid w:val="0024373D"/>
    <w:rsid w:val="002508C2"/>
    <w:rsid w:val="00267252"/>
    <w:rsid w:val="00282DB0"/>
    <w:rsid w:val="002B2091"/>
    <w:rsid w:val="002B26AA"/>
    <w:rsid w:val="002B515F"/>
    <w:rsid w:val="002B5EC0"/>
    <w:rsid w:val="002C0B02"/>
    <w:rsid w:val="002C6972"/>
    <w:rsid w:val="002D2B32"/>
    <w:rsid w:val="002D4516"/>
    <w:rsid w:val="002E20AD"/>
    <w:rsid w:val="002F46AD"/>
    <w:rsid w:val="003101F0"/>
    <w:rsid w:val="00314B7A"/>
    <w:rsid w:val="00324BC5"/>
    <w:rsid w:val="00340BAB"/>
    <w:rsid w:val="003418E0"/>
    <w:rsid w:val="00343713"/>
    <w:rsid w:val="00347F8D"/>
    <w:rsid w:val="00372F7B"/>
    <w:rsid w:val="003733E5"/>
    <w:rsid w:val="00390EA6"/>
    <w:rsid w:val="003A107D"/>
    <w:rsid w:val="003B6EDD"/>
    <w:rsid w:val="003B79F4"/>
    <w:rsid w:val="003C1C83"/>
    <w:rsid w:val="003C4A79"/>
    <w:rsid w:val="003D17C4"/>
    <w:rsid w:val="003E27C3"/>
    <w:rsid w:val="003F3E3F"/>
    <w:rsid w:val="004067B8"/>
    <w:rsid w:val="004154BE"/>
    <w:rsid w:val="00416EE5"/>
    <w:rsid w:val="0042013D"/>
    <w:rsid w:val="00421A63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94ADB"/>
    <w:rsid w:val="004A54BA"/>
    <w:rsid w:val="004A78D9"/>
    <w:rsid w:val="004B6A5E"/>
    <w:rsid w:val="004C0A5D"/>
    <w:rsid w:val="004D441E"/>
    <w:rsid w:val="004F1CA8"/>
    <w:rsid w:val="00507EA7"/>
    <w:rsid w:val="00517367"/>
    <w:rsid w:val="00524369"/>
    <w:rsid w:val="00526089"/>
    <w:rsid w:val="00527A28"/>
    <w:rsid w:val="00527DCA"/>
    <w:rsid w:val="00565770"/>
    <w:rsid w:val="005676E5"/>
    <w:rsid w:val="005716D4"/>
    <w:rsid w:val="00571B60"/>
    <w:rsid w:val="00585A4D"/>
    <w:rsid w:val="0059410D"/>
    <w:rsid w:val="005B20D6"/>
    <w:rsid w:val="005D6329"/>
    <w:rsid w:val="005E57F6"/>
    <w:rsid w:val="006058D8"/>
    <w:rsid w:val="00610200"/>
    <w:rsid w:val="0061408C"/>
    <w:rsid w:val="00623699"/>
    <w:rsid w:val="006264CD"/>
    <w:rsid w:val="00632D5A"/>
    <w:rsid w:val="00635515"/>
    <w:rsid w:val="00650EDF"/>
    <w:rsid w:val="00651F95"/>
    <w:rsid w:val="006546FD"/>
    <w:rsid w:val="00665BF3"/>
    <w:rsid w:val="006701E3"/>
    <w:rsid w:val="006732D6"/>
    <w:rsid w:val="00682673"/>
    <w:rsid w:val="006851AF"/>
    <w:rsid w:val="00693E09"/>
    <w:rsid w:val="006A2DE9"/>
    <w:rsid w:val="006A7230"/>
    <w:rsid w:val="006B4E32"/>
    <w:rsid w:val="006B72C7"/>
    <w:rsid w:val="006B7F78"/>
    <w:rsid w:val="006C2252"/>
    <w:rsid w:val="006D21E7"/>
    <w:rsid w:val="006D2C5E"/>
    <w:rsid w:val="006D7F7F"/>
    <w:rsid w:val="006E2C9C"/>
    <w:rsid w:val="006E40EF"/>
    <w:rsid w:val="006F0039"/>
    <w:rsid w:val="006F40BF"/>
    <w:rsid w:val="00707AA8"/>
    <w:rsid w:val="00711CEF"/>
    <w:rsid w:val="00720320"/>
    <w:rsid w:val="00723643"/>
    <w:rsid w:val="00725D3C"/>
    <w:rsid w:val="00733DA1"/>
    <w:rsid w:val="00737822"/>
    <w:rsid w:val="0074111D"/>
    <w:rsid w:val="00744331"/>
    <w:rsid w:val="007461BC"/>
    <w:rsid w:val="00753D4A"/>
    <w:rsid w:val="00756912"/>
    <w:rsid w:val="00761609"/>
    <w:rsid w:val="00763DCE"/>
    <w:rsid w:val="00774013"/>
    <w:rsid w:val="00776C46"/>
    <w:rsid w:val="0078260B"/>
    <w:rsid w:val="00783134"/>
    <w:rsid w:val="007838D1"/>
    <w:rsid w:val="00785254"/>
    <w:rsid w:val="00785853"/>
    <w:rsid w:val="007966F0"/>
    <w:rsid w:val="00797BFC"/>
    <w:rsid w:val="007A720F"/>
    <w:rsid w:val="007A76AA"/>
    <w:rsid w:val="007C6A3C"/>
    <w:rsid w:val="007D4BEE"/>
    <w:rsid w:val="007D5BE9"/>
    <w:rsid w:val="007F0F8C"/>
    <w:rsid w:val="008050E4"/>
    <w:rsid w:val="0082257D"/>
    <w:rsid w:val="00853438"/>
    <w:rsid w:val="00866846"/>
    <w:rsid w:val="00873460"/>
    <w:rsid w:val="00875DA9"/>
    <w:rsid w:val="00895E38"/>
    <w:rsid w:val="008A782B"/>
    <w:rsid w:val="008B0FC0"/>
    <w:rsid w:val="008C429A"/>
    <w:rsid w:val="008C7750"/>
    <w:rsid w:val="008E1F3D"/>
    <w:rsid w:val="009053D7"/>
    <w:rsid w:val="00905938"/>
    <w:rsid w:val="00912A33"/>
    <w:rsid w:val="0091331D"/>
    <w:rsid w:val="0093223C"/>
    <w:rsid w:val="00940214"/>
    <w:rsid w:val="00940D93"/>
    <w:rsid w:val="00941A87"/>
    <w:rsid w:val="009501C2"/>
    <w:rsid w:val="00954FF8"/>
    <w:rsid w:val="009668B9"/>
    <w:rsid w:val="00967DD2"/>
    <w:rsid w:val="00976577"/>
    <w:rsid w:val="00996356"/>
    <w:rsid w:val="00997D9A"/>
    <w:rsid w:val="00997EE8"/>
    <w:rsid w:val="009C4E83"/>
    <w:rsid w:val="009D7C49"/>
    <w:rsid w:val="009E7297"/>
    <w:rsid w:val="009F1007"/>
    <w:rsid w:val="009F2DE0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9E1"/>
    <w:rsid w:val="00AA5A9C"/>
    <w:rsid w:val="00AB016A"/>
    <w:rsid w:val="00AB2A5A"/>
    <w:rsid w:val="00AD28F8"/>
    <w:rsid w:val="00B0230B"/>
    <w:rsid w:val="00B17D95"/>
    <w:rsid w:val="00B21FF0"/>
    <w:rsid w:val="00B23509"/>
    <w:rsid w:val="00B359DB"/>
    <w:rsid w:val="00B3632B"/>
    <w:rsid w:val="00B37223"/>
    <w:rsid w:val="00B409D8"/>
    <w:rsid w:val="00B5178D"/>
    <w:rsid w:val="00B633D4"/>
    <w:rsid w:val="00B67F1F"/>
    <w:rsid w:val="00B701D7"/>
    <w:rsid w:val="00B8024C"/>
    <w:rsid w:val="00B878ED"/>
    <w:rsid w:val="00B90595"/>
    <w:rsid w:val="00BA182B"/>
    <w:rsid w:val="00BA215A"/>
    <w:rsid w:val="00BB5F09"/>
    <w:rsid w:val="00BC0D9F"/>
    <w:rsid w:val="00BE053D"/>
    <w:rsid w:val="00BF1A7A"/>
    <w:rsid w:val="00BF1FA3"/>
    <w:rsid w:val="00C00974"/>
    <w:rsid w:val="00C018E4"/>
    <w:rsid w:val="00C04426"/>
    <w:rsid w:val="00C066FA"/>
    <w:rsid w:val="00C25387"/>
    <w:rsid w:val="00C54BE3"/>
    <w:rsid w:val="00C57F80"/>
    <w:rsid w:val="00C768ED"/>
    <w:rsid w:val="00C80426"/>
    <w:rsid w:val="00C82A8F"/>
    <w:rsid w:val="00C916C2"/>
    <w:rsid w:val="00CB558E"/>
    <w:rsid w:val="00CC7F56"/>
    <w:rsid w:val="00CD03C2"/>
    <w:rsid w:val="00CD1B12"/>
    <w:rsid w:val="00CD55DC"/>
    <w:rsid w:val="00CD602E"/>
    <w:rsid w:val="00CE1BBC"/>
    <w:rsid w:val="00CE2595"/>
    <w:rsid w:val="00CE28CC"/>
    <w:rsid w:val="00CE37D5"/>
    <w:rsid w:val="00CE72FC"/>
    <w:rsid w:val="00CF31EE"/>
    <w:rsid w:val="00D1492F"/>
    <w:rsid w:val="00D161CF"/>
    <w:rsid w:val="00D1794D"/>
    <w:rsid w:val="00D17B69"/>
    <w:rsid w:val="00D3003C"/>
    <w:rsid w:val="00D331F4"/>
    <w:rsid w:val="00D423C5"/>
    <w:rsid w:val="00D424FA"/>
    <w:rsid w:val="00D470E4"/>
    <w:rsid w:val="00D52142"/>
    <w:rsid w:val="00D5280E"/>
    <w:rsid w:val="00D61F14"/>
    <w:rsid w:val="00D76F96"/>
    <w:rsid w:val="00D80D6B"/>
    <w:rsid w:val="00D90950"/>
    <w:rsid w:val="00D93C95"/>
    <w:rsid w:val="00DA69DF"/>
    <w:rsid w:val="00DB33F8"/>
    <w:rsid w:val="00DD38E2"/>
    <w:rsid w:val="00DD652A"/>
    <w:rsid w:val="00E0207A"/>
    <w:rsid w:val="00E13110"/>
    <w:rsid w:val="00E24DF1"/>
    <w:rsid w:val="00E30D0C"/>
    <w:rsid w:val="00E40B9A"/>
    <w:rsid w:val="00E431ED"/>
    <w:rsid w:val="00E55C27"/>
    <w:rsid w:val="00E55D90"/>
    <w:rsid w:val="00E64FF5"/>
    <w:rsid w:val="00E87804"/>
    <w:rsid w:val="00E907EC"/>
    <w:rsid w:val="00EA5421"/>
    <w:rsid w:val="00EB34FC"/>
    <w:rsid w:val="00EB5816"/>
    <w:rsid w:val="00ED0EA9"/>
    <w:rsid w:val="00EF766D"/>
    <w:rsid w:val="00EF77DF"/>
    <w:rsid w:val="00F11BEF"/>
    <w:rsid w:val="00F258E7"/>
    <w:rsid w:val="00F31B84"/>
    <w:rsid w:val="00F51CA7"/>
    <w:rsid w:val="00F52135"/>
    <w:rsid w:val="00F57BA5"/>
    <w:rsid w:val="00F631EC"/>
    <w:rsid w:val="00F64C22"/>
    <w:rsid w:val="00F64FA7"/>
    <w:rsid w:val="00F74D19"/>
    <w:rsid w:val="00F80053"/>
    <w:rsid w:val="00F85185"/>
    <w:rsid w:val="00F923F9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650EDF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34371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4371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4371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4371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4371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507</Words>
  <Characters>3200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Nadine Struck</cp:lastModifiedBy>
  <cp:revision>2</cp:revision>
  <cp:lastPrinted>2021-06-15T10:56:00Z</cp:lastPrinted>
  <dcterms:created xsi:type="dcterms:W3CDTF">2021-10-28T16:51:00Z</dcterms:created>
  <dcterms:modified xsi:type="dcterms:W3CDTF">2021-10-28T16:51:00Z</dcterms:modified>
</cp:coreProperties>
</file>