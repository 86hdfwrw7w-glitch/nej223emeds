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19E055A9" w:rsidR="006D2592" w:rsidRPr="00485CA3" w:rsidRDefault="00454292" w:rsidP="00AF56FE">
      <w:pPr>
        <w:spacing w:after="0" w:line="240" w:lineRule="auto"/>
        <w:rPr>
          <w:rFonts w:ascii="Georgia" w:hAnsi="Georgia" w:cs="Times New Roman"/>
          <w:rPrChange w:id="0" w:author="David Döbele" w:date="2024-10-27T10:46:00Z" w16du:dateUtc="2024-10-27T09:46:00Z">
            <w:rPr>
              <w:rFonts w:ascii="Georgia" w:hAnsi="Georgia" w:cs="Times New Roman"/>
              <w:lang w:val="en-US"/>
            </w:rPr>
          </w:rPrChange>
        </w:rPr>
      </w:pPr>
      <w:r w:rsidRPr="00485CA3">
        <w:rPr>
          <w:rFonts w:ascii="Georgia" w:hAnsi="Georgia" w:cs="Times New Roman"/>
          <w:rPrChange w:id="1" w:author="David Döbele" w:date="2024-10-27T10:46:00Z" w16du:dateUtc="2024-10-27T09:46:00Z">
            <w:rPr>
              <w:rFonts w:ascii="Georgia" w:hAnsi="Georgia" w:cs="Times New Roman"/>
              <w:lang w:val="en-US"/>
            </w:rPr>
          </w:rPrChange>
        </w:rPr>
        <w:t>Friedrich</w:t>
      </w:r>
      <w:r w:rsidR="003D5D1E" w:rsidRPr="00485CA3">
        <w:rPr>
          <w:rFonts w:ascii="Georgia" w:hAnsi="Georgia" w:cs="Times New Roman"/>
          <w:rPrChange w:id="2" w:author="David Döbele" w:date="2024-10-27T10:46:00Z" w16du:dateUtc="2024-10-27T09:46:00Z">
            <w:rPr>
              <w:rFonts w:ascii="Georgia" w:hAnsi="Georgia" w:cs="Times New Roman"/>
              <w:lang w:val="en-US"/>
            </w:rPr>
          </w:rPrChange>
        </w:rPr>
        <w:t xml:space="preserve"> </w:t>
      </w:r>
      <w:r w:rsidR="00256FFC" w:rsidRPr="00485CA3">
        <w:rPr>
          <w:rFonts w:ascii="Georgia" w:hAnsi="Georgia" w:cs="Times New Roman"/>
          <w:rPrChange w:id="3" w:author="David Döbele" w:date="2024-10-27T10:46:00Z" w16du:dateUtc="2024-10-27T09:46:00Z">
            <w:rPr>
              <w:rFonts w:ascii="Georgia" w:hAnsi="Georgia" w:cs="Times New Roman"/>
              <w:lang w:val="en-US"/>
            </w:rPr>
          </w:rPrChange>
        </w:rPr>
        <w:t xml:space="preserve">Jan </w:t>
      </w:r>
      <w:r w:rsidRPr="00485CA3">
        <w:rPr>
          <w:rFonts w:ascii="Georgia" w:hAnsi="Georgia" w:cs="Times New Roman"/>
          <w:rPrChange w:id="4" w:author="David Döbele" w:date="2024-10-27T10:46:00Z" w16du:dateUtc="2024-10-27T09:46:00Z">
            <w:rPr>
              <w:rFonts w:ascii="Georgia" w:hAnsi="Georgia" w:cs="Times New Roman"/>
              <w:lang w:val="en-US"/>
            </w:rPr>
          </w:rPrChange>
        </w:rPr>
        <w:t>Augustin</w:t>
      </w:r>
    </w:p>
    <w:p w14:paraId="12B49ACD" w14:textId="15E29BDE" w:rsidR="00015232" w:rsidRPr="00485CA3" w:rsidRDefault="003B4BF7" w:rsidP="00AF56FE">
      <w:pPr>
        <w:spacing w:after="0" w:line="240" w:lineRule="auto"/>
        <w:rPr>
          <w:rFonts w:ascii="Georgia" w:hAnsi="Georgia" w:cs="Times New Roman"/>
          <w:rPrChange w:id="5" w:author="David Döbele" w:date="2024-10-27T10:46:00Z" w16du:dateUtc="2024-10-27T09:46:00Z">
            <w:rPr>
              <w:rFonts w:ascii="Georgia" w:hAnsi="Georgia" w:cs="Times New Roman"/>
              <w:lang w:val="en-US"/>
            </w:rPr>
          </w:rPrChange>
        </w:rPr>
      </w:pPr>
      <w:r w:rsidRPr="00485CA3">
        <w:rPr>
          <w:rFonts w:ascii="Georgia" w:hAnsi="Georgia" w:cs="Times New Roman"/>
          <w:rPrChange w:id="6" w:author="David Döbele" w:date="2024-10-27T10:46:00Z" w16du:dateUtc="2024-10-27T09:46:00Z">
            <w:rPr>
              <w:rFonts w:ascii="Georgia" w:hAnsi="Georgia" w:cs="Times New Roman"/>
              <w:lang w:val="en-US"/>
            </w:rPr>
          </w:rPrChange>
        </w:rPr>
        <w:t>Mannheim</w:t>
      </w:r>
      <w:r w:rsidR="00A617DB" w:rsidRPr="00485CA3">
        <w:rPr>
          <w:rFonts w:ascii="Georgia" w:hAnsi="Georgia" w:cs="Times New Roman"/>
          <w:rPrChange w:id="7" w:author="David Döbele" w:date="2024-10-27T10:46:00Z" w16du:dateUtc="2024-10-27T09:46:00Z">
            <w:rPr>
              <w:rFonts w:ascii="Georgia" w:hAnsi="Georgia" w:cs="Times New Roman"/>
              <w:lang w:val="en-US"/>
            </w:rPr>
          </w:rPrChange>
        </w:rPr>
        <w:t xml:space="preserve">, </w:t>
      </w:r>
      <w:r w:rsidR="00015232" w:rsidRPr="00485CA3">
        <w:rPr>
          <w:rFonts w:ascii="Georgia" w:hAnsi="Georgia" w:cs="Times New Roman"/>
          <w:rPrChange w:id="8" w:author="David Döbele" w:date="2024-10-27T10:46:00Z" w16du:dateUtc="2024-10-27T09:46:00Z">
            <w:rPr>
              <w:rFonts w:ascii="Georgia" w:hAnsi="Georgia" w:cs="Times New Roman"/>
              <w:lang w:val="en-US"/>
            </w:rPr>
          </w:rPrChange>
        </w:rPr>
        <w:t>Germany</w:t>
      </w:r>
    </w:p>
    <w:p w14:paraId="73F04490" w14:textId="2052745B" w:rsidR="00256FFC" w:rsidRPr="00485CA3" w:rsidRDefault="00256FFC" w:rsidP="00AF56FE">
      <w:pPr>
        <w:spacing w:after="0" w:line="240" w:lineRule="auto"/>
        <w:rPr>
          <w:rFonts w:ascii="Georgia" w:hAnsi="Georgia" w:cs="Georgia"/>
          <w:color w:val="000000"/>
          <w:rPrChange w:id="9" w:author="David Döbele" w:date="2024-10-27T10:46:00Z" w16du:dateUtc="2024-10-27T09:46:00Z">
            <w:rPr>
              <w:rFonts w:ascii="Georgia" w:hAnsi="Georgia" w:cs="Georgia"/>
              <w:color w:val="000000"/>
              <w:lang w:val="en-US"/>
            </w:rPr>
          </w:rPrChange>
        </w:rPr>
      </w:pPr>
      <w:r w:rsidRPr="00485CA3">
        <w:rPr>
          <w:rFonts w:ascii="Georgia" w:hAnsi="Georgia" w:cs="Georgia"/>
          <w:color w:val="000000"/>
          <w:rPrChange w:id="10" w:author="David Döbele" w:date="2024-10-27T10:46:00Z" w16du:dateUtc="2024-10-27T09:46:00Z">
            <w:rPr>
              <w:rFonts w:ascii="Georgia" w:hAnsi="Georgia" w:cs="Georgia"/>
              <w:color w:val="000000"/>
              <w:lang w:val="en-US"/>
            </w:rPr>
          </w:rPrChange>
        </w:rPr>
        <w:t>+49 175 876 49 08</w:t>
      </w:r>
    </w:p>
    <w:p w14:paraId="12BA391A" w14:textId="575ABCCD" w:rsidR="006A7895" w:rsidRPr="00F818C9" w:rsidRDefault="00454292" w:rsidP="00AF56FE">
      <w:pPr>
        <w:spacing w:after="0" w:line="240" w:lineRule="auto"/>
        <w:rPr>
          <w:rFonts w:ascii="Georgia" w:hAnsi="Georgia" w:cs="Times New Roman"/>
          <w:lang w:val="en-US"/>
        </w:rPr>
      </w:pPr>
      <w:r w:rsidRPr="00F818C9">
        <w:rPr>
          <w:rFonts w:ascii="Georgia" w:hAnsi="Georgia" w:cs="Georgia"/>
          <w:color w:val="000000"/>
          <w:lang w:val="en-US"/>
        </w:rPr>
        <w:t>friedrich</w:t>
      </w:r>
      <w:r w:rsidR="00A617DB" w:rsidRPr="00F818C9">
        <w:rPr>
          <w:rFonts w:ascii="Georgia" w:hAnsi="Georgia" w:cs="Georgia"/>
          <w:color w:val="000000"/>
          <w:lang w:val="en-US"/>
        </w:rPr>
        <w:t>jan</w:t>
      </w:r>
      <w:r w:rsidRPr="00F818C9">
        <w:rPr>
          <w:rFonts w:ascii="Georgia" w:hAnsi="Georgia" w:cs="Georgia"/>
          <w:color w:val="000000"/>
          <w:lang w:val="en-US"/>
        </w:rPr>
        <w:t>.augustin</w:t>
      </w:r>
      <w:r w:rsidR="00857C6F" w:rsidRPr="00F818C9">
        <w:rPr>
          <w:rFonts w:ascii="Georgia" w:hAnsi="Georgia" w:cs="Georgia"/>
          <w:color w:val="000000"/>
          <w:lang w:val="en-US"/>
        </w:rPr>
        <w:t>@</w:t>
      </w:r>
      <w:r w:rsidR="00A617DB" w:rsidRPr="00F818C9">
        <w:rPr>
          <w:rFonts w:ascii="Georgia" w:hAnsi="Georgia" w:cs="Georgia"/>
          <w:color w:val="000000"/>
          <w:lang w:val="en-US"/>
        </w:rPr>
        <w:t>gmail</w:t>
      </w:r>
      <w:r w:rsidR="00857C6F" w:rsidRPr="00F818C9">
        <w:rPr>
          <w:rFonts w:ascii="Georgia" w:hAnsi="Georgia" w:cs="Georgia"/>
          <w:color w:val="000000"/>
          <w:lang w:val="en-US"/>
        </w:rPr>
        <w:t>.com</w:t>
      </w:r>
    </w:p>
    <w:p w14:paraId="0B484FE9" w14:textId="77777777" w:rsidR="00256FFC" w:rsidRPr="00F818C9" w:rsidRDefault="00256FFC" w:rsidP="003347EE">
      <w:pPr>
        <w:spacing w:after="0" w:line="240" w:lineRule="auto"/>
        <w:jc w:val="right"/>
        <w:rPr>
          <w:rFonts w:ascii="Georgia" w:hAnsi="Georgia" w:cs="Georgia"/>
          <w:color w:val="000000"/>
          <w:lang w:val="en-US"/>
        </w:rPr>
      </w:pPr>
    </w:p>
    <w:p w14:paraId="38F50B61" w14:textId="08FC9AE7" w:rsidR="009E24C6" w:rsidRPr="003847EC" w:rsidRDefault="003847EC" w:rsidP="00AF56FE">
      <w:pPr>
        <w:spacing w:after="0" w:line="240" w:lineRule="auto"/>
        <w:jc w:val="right"/>
        <w:rPr>
          <w:rFonts w:ascii="Georgia" w:hAnsi="Georgia" w:cs="Times New Roman"/>
          <w:i/>
          <w:iCs/>
          <w:lang w:val="en-US"/>
        </w:rPr>
      </w:pPr>
      <w:r w:rsidRPr="003847EC">
        <w:rPr>
          <w:rFonts w:ascii="Georgia" w:hAnsi="Georgia" w:cs="Times New Roman"/>
          <w:i/>
          <w:iCs/>
          <w:lang w:val="en-US"/>
        </w:rPr>
        <w:t>Munich</w:t>
      </w:r>
      <w:r w:rsidR="002D594E" w:rsidRPr="003847EC">
        <w:rPr>
          <w:rFonts w:ascii="Georgia" w:hAnsi="Georgia" w:cs="Times New Roman"/>
          <w:i/>
          <w:iCs/>
          <w:lang w:val="en-US"/>
        </w:rPr>
        <w:t xml:space="preserve">, </w:t>
      </w:r>
      <w:r w:rsidR="003B4BF7">
        <w:rPr>
          <w:rFonts w:ascii="Georgia" w:hAnsi="Georgia" w:cs="Times New Roman"/>
          <w:i/>
          <w:iCs/>
          <w:lang w:val="en-US"/>
        </w:rPr>
        <w:t>October</w:t>
      </w:r>
      <w:r w:rsidRPr="003847EC">
        <w:rPr>
          <w:rFonts w:ascii="Georgia" w:hAnsi="Georgia" w:cs="Times New Roman"/>
          <w:i/>
          <w:iCs/>
          <w:lang w:val="en-US"/>
        </w:rPr>
        <w:t xml:space="preserve"> </w:t>
      </w:r>
      <w:r w:rsidR="003B4BF7">
        <w:rPr>
          <w:rFonts w:ascii="Georgia" w:hAnsi="Georgia" w:cs="Times New Roman"/>
          <w:i/>
          <w:iCs/>
          <w:lang w:val="en-US"/>
        </w:rPr>
        <w:t>27</w:t>
      </w:r>
      <w:r w:rsidRPr="003847EC">
        <w:rPr>
          <w:rFonts w:ascii="Georgia" w:hAnsi="Georgia" w:cs="Times New Roman"/>
          <w:i/>
          <w:iCs/>
          <w:lang w:val="en-US"/>
        </w:rPr>
        <w:t xml:space="preserve">, </w:t>
      </w:r>
      <w:r w:rsidR="003D5D1E" w:rsidRPr="003847EC">
        <w:rPr>
          <w:rFonts w:ascii="Georgia" w:hAnsi="Georgia" w:cs="Times New Roman"/>
          <w:i/>
          <w:iCs/>
          <w:lang w:val="en-US"/>
        </w:rPr>
        <w:t>20</w:t>
      </w:r>
      <w:r w:rsidR="00454292" w:rsidRPr="003847EC">
        <w:rPr>
          <w:rFonts w:ascii="Georgia" w:hAnsi="Georgia" w:cs="Times New Roman"/>
          <w:i/>
          <w:iCs/>
          <w:lang w:val="en-US"/>
        </w:rPr>
        <w:t>24</w:t>
      </w:r>
    </w:p>
    <w:p w14:paraId="747EA2ED" w14:textId="5AD1ECD4" w:rsidR="009E24C6" w:rsidRPr="00F818C9" w:rsidRDefault="009E24C6" w:rsidP="003347EE">
      <w:pPr>
        <w:pBdr>
          <w:bottom w:val="single" w:sz="8" w:space="1" w:color="auto"/>
        </w:pBdr>
        <w:spacing w:after="0" w:line="240" w:lineRule="auto"/>
        <w:rPr>
          <w:rFonts w:ascii="Georgia" w:hAnsi="Georgia" w:cs="Times New Roman"/>
          <w:lang w:val="en-US"/>
        </w:rPr>
      </w:pPr>
    </w:p>
    <w:p w14:paraId="19A54BA8" w14:textId="404E7542" w:rsidR="009E24C6" w:rsidRPr="00F818C9" w:rsidRDefault="009E24C6" w:rsidP="003347EE">
      <w:pPr>
        <w:spacing w:after="0" w:line="240" w:lineRule="auto"/>
        <w:rPr>
          <w:rFonts w:ascii="Georgia" w:hAnsi="Georgia" w:cs="Times New Roman"/>
          <w:lang w:val="en-US"/>
        </w:rPr>
      </w:pPr>
    </w:p>
    <w:p w14:paraId="5938954D" w14:textId="04EF267B" w:rsidR="000D7658" w:rsidRPr="00F818C9" w:rsidRDefault="00015232" w:rsidP="003347EE">
      <w:pPr>
        <w:spacing w:after="0" w:line="240" w:lineRule="auto"/>
        <w:rPr>
          <w:rFonts w:ascii="Georgia" w:hAnsi="Georgia" w:cs="Times New Roman"/>
          <w:b/>
          <w:lang w:val="en-US"/>
        </w:rPr>
      </w:pPr>
      <w:r w:rsidRPr="00F818C9">
        <w:rPr>
          <w:rFonts w:ascii="Georgia" w:hAnsi="Georgia" w:cs="Times New Roman"/>
          <w:b/>
          <w:lang w:val="en-US"/>
        </w:rPr>
        <w:t>Application for</w:t>
      </w:r>
      <w:r w:rsidR="00FB2847">
        <w:rPr>
          <w:rFonts w:ascii="Georgia" w:hAnsi="Georgia" w:cs="Times New Roman"/>
          <w:b/>
          <w:lang w:val="en-US"/>
        </w:rPr>
        <w:t xml:space="preserve"> </w:t>
      </w:r>
      <w:r w:rsidR="003B4BF7">
        <w:rPr>
          <w:rFonts w:ascii="Georgia" w:hAnsi="Georgia" w:cs="Times New Roman"/>
          <w:b/>
          <w:lang w:val="en-US"/>
        </w:rPr>
        <w:t>Deutsche Bank</w:t>
      </w:r>
      <w:r w:rsidRPr="00F818C9">
        <w:rPr>
          <w:rFonts w:ascii="Georgia" w:hAnsi="Georgia" w:cs="Times New Roman"/>
          <w:b/>
          <w:lang w:val="en-US"/>
        </w:rPr>
        <w:t>’s</w:t>
      </w:r>
      <w:r w:rsidR="00A901B6" w:rsidRPr="00F818C9">
        <w:rPr>
          <w:rFonts w:ascii="Georgia" w:hAnsi="Georgia" w:cs="Times New Roman"/>
          <w:b/>
          <w:lang w:val="en-US"/>
        </w:rPr>
        <w:t xml:space="preserve"> Spring Insight </w:t>
      </w:r>
      <w:r w:rsidR="00C82F20" w:rsidRPr="00F818C9">
        <w:rPr>
          <w:rFonts w:ascii="Georgia" w:hAnsi="Georgia" w:cs="Times New Roman"/>
          <w:b/>
          <w:lang w:val="en-US"/>
        </w:rPr>
        <w:t>Event</w:t>
      </w:r>
      <w:r w:rsidR="00A901B6" w:rsidRPr="00F818C9">
        <w:rPr>
          <w:rFonts w:ascii="Georgia" w:hAnsi="Georgia" w:cs="Times New Roman"/>
          <w:b/>
          <w:lang w:val="en-US"/>
        </w:rPr>
        <w:t xml:space="preserve"> </w:t>
      </w:r>
      <w:r w:rsidR="00D2736D" w:rsidRPr="00F818C9">
        <w:rPr>
          <w:rFonts w:ascii="Georgia" w:hAnsi="Georgia" w:cs="Times New Roman"/>
          <w:b/>
          <w:lang w:val="en-US"/>
        </w:rPr>
        <w:t>starting in 2025</w:t>
      </w:r>
    </w:p>
    <w:p w14:paraId="6AC485B5" w14:textId="3C3831C1" w:rsidR="000D7658" w:rsidRPr="00F818C9" w:rsidRDefault="000D7658" w:rsidP="00F818C9">
      <w:pPr>
        <w:spacing w:after="0" w:line="240" w:lineRule="auto"/>
        <w:rPr>
          <w:rFonts w:ascii="Georgia" w:hAnsi="Georgia" w:cs="Times New Roman"/>
          <w:b/>
          <w:lang w:val="en-US"/>
        </w:rPr>
      </w:pPr>
    </w:p>
    <w:p w14:paraId="224532FC" w14:textId="77777777" w:rsidR="003347EE" w:rsidRPr="003B4BF7" w:rsidRDefault="003347EE" w:rsidP="00F818C9">
      <w:pPr>
        <w:spacing w:after="0" w:line="240" w:lineRule="auto"/>
        <w:rPr>
          <w:rFonts w:ascii="Georgia" w:hAnsi="Georgia" w:cs="Times New Roman"/>
          <w:bCs/>
          <w:sz w:val="21"/>
          <w:szCs w:val="21"/>
          <w:lang w:val="en-US"/>
        </w:rPr>
      </w:pPr>
      <w:r w:rsidRPr="003B4BF7">
        <w:rPr>
          <w:rFonts w:ascii="Georgia" w:hAnsi="Georgia" w:cs="Times New Roman"/>
          <w:bCs/>
          <w:sz w:val="21"/>
          <w:szCs w:val="21"/>
          <w:lang w:val="en-US"/>
        </w:rPr>
        <w:t xml:space="preserve">Dear Sir or Madam, </w:t>
      </w:r>
    </w:p>
    <w:p w14:paraId="53C1AD4F" w14:textId="77777777" w:rsidR="003347EE" w:rsidRPr="003B4BF7" w:rsidRDefault="003347EE" w:rsidP="00F818C9">
      <w:pPr>
        <w:spacing w:after="0" w:line="240" w:lineRule="auto"/>
        <w:rPr>
          <w:rFonts w:ascii="Georgia" w:hAnsi="Georgia" w:cs="Times New Roman"/>
          <w:bCs/>
          <w:sz w:val="21"/>
          <w:szCs w:val="21"/>
          <w:lang w:val="en-US"/>
        </w:rPr>
      </w:pPr>
    </w:p>
    <w:p w14:paraId="2E954560" w14:textId="03069958" w:rsidR="003B4BF7" w:rsidRDefault="003B4BF7" w:rsidP="003B4BF7">
      <w:pPr>
        <w:spacing w:after="0"/>
        <w:jc w:val="both"/>
        <w:rPr>
          <w:rFonts w:ascii="Georgia" w:hAnsi="Georgia" w:cs="Times New Roman"/>
          <w:bCs/>
          <w:sz w:val="21"/>
          <w:szCs w:val="21"/>
          <w:lang w:val="en-US"/>
        </w:rPr>
      </w:pPr>
      <w:r w:rsidRPr="003B4BF7">
        <w:rPr>
          <w:rFonts w:ascii="Georgia" w:hAnsi="Georgia" w:cs="Times New Roman"/>
          <w:bCs/>
          <w:sz w:val="21"/>
          <w:szCs w:val="21"/>
          <w:lang w:val="en-US"/>
        </w:rPr>
        <w:t xml:space="preserve">I am writing to express my interest in Deutsche Bank's insight program. Following my three-month M&amp;A internship, which I will complete at </w:t>
      </w:r>
      <w:r>
        <w:rPr>
          <w:rFonts w:ascii="Georgia" w:hAnsi="Georgia" w:cs="Times New Roman"/>
          <w:bCs/>
          <w:sz w:val="21"/>
          <w:szCs w:val="21"/>
          <w:lang w:val="en-US"/>
        </w:rPr>
        <w:t xml:space="preserve">Corporate Finance </w:t>
      </w:r>
      <w:proofErr w:type="spellStart"/>
      <w:r>
        <w:rPr>
          <w:rFonts w:ascii="Georgia" w:hAnsi="Georgia" w:cs="Times New Roman"/>
          <w:bCs/>
          <w:sz w:val="21"/>
          <w:szCs w:val="21"/>
          <w:lang w:val="en-US"/>
        </w:rPr>
        <w:t>Mittelstand</w:t>
      </w:r>
      <w:proofErr w:type="spellEnd"/>
      <w:r w:rsidRPr="003B4BF7">
        <w:rPr>
          <w:rFonts w:ascii="Georgia" w:hAnsi="Georgia" w:cs="Times New Roman"/>
          <w:bCs/>
          <w:sz w:val="21"/>
          <w:szCs w:val="21"/>
          <w:lang w:val="en-US"/>
        </w:rPr>
        <w:t xml:space="preserve"> in January 2025, I see a Spring Insight Program at Deutsche Bank as an excellent opportunity to develop my skills in an international environment further. Through conversations with your Investment Banking Analyst, Angelika Spitzer, at your Event at the University of Mannheim on October 1st, I have gained valuable insights into the working methods and corporate culture of your company, which has sparked my interest in collaboration with you. </w:t>
      </w:r>
      <w:proofErr w:type="gramStart"/>
      <w:r w:rsidRPr="003B4BF7">
        <w:rPr>
          <w:rFonts w:ascii="Georgia" w:hAnsi="Georgia" w:cs="Times New Roman"/>
          <w:bCs/>
          <w:sz w:val="21"/>
          <w:szCs w:val="21"/>
          <w:lang w:val="en-US"/>
        </w:rPr>
        <w:t>In order to</w:t>
      </w:r>
      <w:proofErr w:type="gramEnd"/>
      <w:r w:rsidRPr="003B4BF7">
        <w:rPr>
          <w:rFonts w:ascii="Georgia" w:hAnsi="Georgia" w:cs="Times New Roman"/>
          <w:bCs/>
          <w:sz w:val="21"/>
          <w:szCs w:val="21"/>
          <w:lang w:val="en-US"/>
        </w:rPr>
        <w:t xml:space="preserve"> gain fundamental practical experience and further expand my knowledge of the industry and financial markets, I am keen to gain deeper insights into your company during this program.</w:t>
      </w:r>
    </w:p>
    <w:p w14:paraId="6F4F1CB6" w14:textId="77777777" w:rsidR="003B4BF7" w:rsidRPr="003B4BF7" w:rsidRDefault="003B4BF7" w:rsidP="003B4BF7">
      <w:pPr>
        <w:spacing w:after="0"/>
        <w:jc w:val="both"/>
        <w:rPr>
          <w:rFonts w:ascii="Georgia" w:hAnsi="Georgia"/>
          <w:sz w:val="21"/>
          <w:szCs w:val="21"/>
          <w:lang w:val="en-US"/>
        </w:rPr>
      </w:pPr>
    </w:p>
    <w:p w14:paraId="5BFC271C" w14:textId="3A2C63FE" w:rsidR="003347EE" w:rsidRDefault="003B4BF7" w:rsidP="00F818C9">
      <w:pPr>
        <w:spacing w:after="0" w:line="240" w:lineRule="auto"/>
        <w:jc w:val="both"/>
        <w:rPr>
          <w:rFonts w:ascii="Georgia" w:hAnsi="Georgia" w:cs="Times New Roman"/>
          <w:sz w:val="21"/>
          <w:szCs w:val="21"/>
          <w:lang w:val="en-GB"/>
        </w:rPr>
      </w:pPr>
      <w:r w:rsidRPr="003B4BF7">
        <w:rPr>
          <w:rFonts w:ascii="Georgia" w:hAnsi="Georgia" w:cs="Times New Roman"/>
          <w:sz w:val="21"/>
          <w:szCs w:val="21"/>
          <w:lang w:val="en-GB"/>
        </w:rPr>
        <w:t>My business studies in Mannheim and participation in workshops with Bank of America and company presentations with Deutsche Bank through my active membership in the "</w:t>
      </w:r>
      <w:proofErr w:type="spellStart"/>
      <w:r w:rsidRPr="003B4BF7">
        <w:rPr>
          <w:rFonts w:ascii="Georgia" w:hAnsi="Georgia" w:cs="Times New Roman"/>
          <w:sz w:val="21"/>
          <w:szCs w:val="21"/>
          <w:lang w:val="en-GB"/>
        </w:rPr>
        <w:t>Arbeitskreis</w:t>
      </w:r>
      <w:proofErr w:type="spellEnd"/>
      <w:r w:rsidRPr="003B4BF7">
        <w:rPr>
          <w:rFonts w:ascii="Georgia" w:hAnsi="Georgia" w:cs="Times New Roman"/>
          <w:sz w:val="21"/>
          <w:szCs w:val="21"/>
          <w:lang w:val="en-GB"/>
        </w:rPr>
        <w:t xml:space="preserve"> Börse e. V." have given me a solid understanding of accounting and business valuation. I will deepen these competencies as an intern in the M&amp;A division of Corporate Finance </w:t>
      </w:r>
      <w:proofErr w:type="spellStart"/>
      <w:r w:rsidRPr="003B4BF7">
        <w:rPr>
          <w:rFonts w:ascii="Georgia" w:hAnsi="Georgia" w:cs="Times New Roman"/>
          <w:sz w:val="21"/>
          <w:szCs w:val="21"/>
          <w:lang w:val="en-GB"/>
        </w:rPr>
        <w:t>Mittelstand</w:t>
      </w:r>
      <w:proofErr w:type="spellEnd"/>
      <w:r w:rsidRPr="003B4BF7">
        <w:rPr>
          <w:rFonts w:ascii="Georgia" w:hAnsi="Georgia" w:cs="Times New Roman"/>
          <w:sz w:val="21"/>
          <w:szCs w:val="21"/>
          <w:lang w:val="en-GB"/>
        </w:rPr>
        <w:t xml:space="preserve"> and as an analyst in the M&amp;A division of "</w:t>
      </w:r>
      <w:proofErr w:type="spellStart"/>
      <w:r w:rsidRPr="003B4BF7">
        <w:rPr>
          <w:rFonts w:ascii="Georgia" w:hAnsi="Georgia" w:cs="Times New Roman"/>
          <w:sz w:val="21"/>
          <w:szCs w:val="21"/>
          <w:lang w:val="en-GB"/>
        </w:rPr>
        <w:t>Arbeitskreis</w:t>
      </w:r>
      <w:proofErr w:type="spellEnd"/>
      <w:r w:rsidRPr="003B4BF7">
        <w:rPr>
          <w:rFonts w:ascii="Georgia" w:hAnsi="Georgia" w:cs="Times New Roman"/>
          <w:sz w:val="21"/>
          <w:szCs w:val="21"/>
          <w:lang w:val="en-GB"/>
        </w:rPr>
        <w:t xml:space="preserve"> Börse e. V.". Through my participation in BCG's </w:t>
      </w:r>
      <w:proofErr w:type="spellStart"/>
      <w:r w:rsidRPr="003B4BF7">
        <w:rPr>
          <w:rFonts w:ascii="Georgia" w:hAnsi="Georgia" w:cs="Times New Roman"/>
          <w:sz w:val="21"/>
          <w:szCs w:val="21"/>
          <w:lang w:val="en-GB"/>
        </w:rPr>
        <w:t>Business@School</w:t>
      </w:r>
      <w:proofErr w:type="spellEnd"/>
      <w:r w:rsidRPr="003B4BF7">
        <w:rPr>
          <w:rFonts w:ascii="Georgia" w:hAnsi="Georgia" w:cs="Times New Roman"/>
          <w:sz w:val="21"/>
          <w:szCs w:val="21"/>
          <w:lang w:val="en-GB"/>
        </w:rPr>
        <w:t xml:space="preserve"> initiative, I was able to develop leadership skills and demonstrate my presentation skills in a challenging environment. As part of a team of four, I created a strategic concept for </w:t>
      </w:r>
      <w:proofErr w:type="spellStart"/>
      <w:r w:rsidRPr="003B4BF7">
        <w:rPr>
          <w:rFonts w:ascii="Georgia" w:hAnsi="Georgia" w:cs="Times New Roman"/>
          <w:sz w:val="21"/>
          <w:szCs w:val="21"/>
          <w:lang w:val="en-GB"/>
        </w:rPr>
        <w:t>analyzing</w:t>
      </w:r>
      <w:proofErr w:type="spellEnd"/>
      <w:r w:rsidRPr="003B4BF7">
        <w:rPr>
          <w:rFonts w:ascii="Georgia" w:hAnsi="Georgia" w:cs="Times New Roman"/>
          <w:sz w:val="21"/>
          <w:szCs w:val="21"/>
          <w:lang w:val="en-GB"/>
        </w:rPr>
        <w:t xml:space="preserve"> companies and successfully presented it to an audience of over 300 people. This experience not only boosted my confidence but also showed me the importance of communicating complex issues in a precise and convincing manner. That skill is essential as an M&amp;A consultant. In addition to my academic career, I have developed my intercultural competence and communication skills through voluntary work on the district student council and in migration work. Here, I initiated projects for the integration of refugees from Ukraine and learned how vital empathy and teamwork are in creating sustainable solutions. These experiences have strengthened my open-mindedness and my willingness to take on responsibility. As a participant in your Spring Week, I want to spread this contagious ambition and sense of teamwork to other aspiring students to create a sustainable future in the world of finance.</w:t>
      </w:r>
    </w:p>
    <w:p w14:paraId="18162B3D" w14:textId="77777777" w:rsidR="003B4BF7" w:rsidRPr="003B4BF7" w:rsidRDefault="003B4BF7" w:rsidP="00F818C9">
      <w:pPr>
        <w:spacing w:after="0" w:line="240" w:lineRule="auto"/>
        <w:jc w:val="both"/>
        <w:rPr>
          <w:rFonts w:ascii="Georgia" w:hAnsi="Georgia" w:cs="Times New Roman"/>
          <w:bCs/>
          <w:sz w:val="21"/>
          <w:szCs w:val="21"/>
          <w:lang w:val="en-GB"/>
        </w:rPr>
      </w:pPr>
    </w:p>
    <w:p w14:paraId="0FC0543A" w14:textId="45156DEA" w:rsidR="003B4BF7" w:rsidRDefault="003B4BF7" w:rsidP="00F818C9">
      <w:pPr>
        <w:spacing w:after="0" w:line="240" w:lineRule="auto"/>
        <w:jc w:val="both"/>
        <w:rPr>
          <w:rFonts w:ascii="Georgia" w:hAnsi="Georgia" w:cs="Times New Roman"/>
          <w:sz w:val="21"/>
          <w:szCs w:val="21"/>
          <w:lang w:val="en-US"/>
        </w:rPr>
      </w:pPr>
      <w:r w:rsidRPr="003B4BF7">
        <w:rPr>
          <w:rFonts w:ascii="Georgia" w:hAnsi="Georgia" w:cs="Times New Roman"/>
          <w:sz w:val="21"/>
          <w:szCs w:val="21"/>
          <w:lang w:val="en-US"/>
        </w:rPr>
        <w:t xml:space="preserve">As an ambitious and dedicated German student of finance, I have been closely following Deutsche Bank's ongoing projects and core values. I am particularly interested in the bank's goal of achieving an ESG investment volume of 500 billion euros from January 2020 to the end of 2025 through the issuance of green bonds. This goal seems realistic, especially considering Deutsche Bank's efforts to issue some of the most significant bonds in the world across various sectors. Notably, the bank issued a green bond to Volkswagen, which, at 2 billion euros, is currently the largest green bond ever issued to an automobile manufacturer. Deutsche Bank demonstrates not only the ability to evolve within a constantly changing global economic landscape but also the capability to shape it. </w:t>
      </w:r>
      <w:del w:id="11" w:author="David Döbele" w:date="2024-10-27T10:46:00Z" w16du:dateUtc="2024-10-27T09:46:00Z">
        <w:r w:rsidRPr="003B4BF7" w:rsidDel="00485CA3">
          <w:rPr>
            <w:rFonts w:ascii="Georgia" w:hAnsi="Georgia" w:cs="Times New Roman"/>
            <w:sz w:val="21"/>
            <w:szCs w:val="21"/>
            <w:lang w:val="en-US"/>
          </w:rPr>
          <w:delText xml:space="preserve">Its </w:delText>
        </w:r>
      </w:del>
      <w:ins w:id="12" w:author="David Döbele" w:date="2024-10-27T10:46:00Z" w16du:dateUtc="2024-10-27T09:46:00Z">
        <w:r w:rsidR="00485CA3">
          <w:rPr>
            <w:rFonts w:ascii="Georgia" w:hAnsi="Georgia" w:cs="Times New Roman"/>
            <w:sz w:val="21"/>
            <w:szCs w:val="21"/>
            <w:lang w:val="en-US"/>
          </w:rPr>
          <w:t>Your</w:t>
        </w:r>
        <w:r w:rsidR="00485CA3" w:rsidRPr="003B4BF7">
          <w:rPr>
            <w:rFonts w:ascii="Georgia" w:hAnsi="Georgia" w:cs="Times New Roman"/>
            <w:sz w:val="21"/>
            <w:szCs w:val="21"/>
            <w:lang w:val="en-US"/>
          </w:rPr>
          <w:t xml:space="preserve"> </w:t>
        </w:r>
      </w:ins>
      <w:r w:rsidRPr="003B4BF7">
        <w:rPr>
          <w:rFonts w:ascii="Georgia" w:hAnsi="Georgia" w:cs="Times New Roman"/>
          <w:sz w:val="21"/>
          <w:szCs w:val="21"/>
          <w:lang w:val="en-US"/>
        </w:rPr>
        <w:t>clear focus on driving long-term change makes it my top choice for a career in</w:t>
      </w:r>
      <w:r>
        <w:rPr>
          <w:rFonts w:ascii="Georgia" w:hAnsi="Georgia" w:cs="Times New Roman"/>
          <w:sz w:val="21"/>
          <w:szCs w:val="21"/>
          <w:lang w:val="en-US"/>
        </w:rPr>
        <w:t xml:space="preserve"> </w:t>
      </w:r>
      <w:r w:rsidRPr="003B4BF7">
        <w:rPr>
          <w:rFonts w:ascii="Georgia" w:hAnsi="Georgia" w:cs="Times New Roman"/>
          <w:sz w:val="21"/>
          <w:szCs w:val="21"/>
          <w:lang w:val="en-US"/>
        </w:rPr>
        <w:t>banking.</w:t>
      </w:r>
    </w:p>
    <w:p w14:paraId="593D0837" w14:textId="77777777" w:rsidR="003B4BF7" w:rsidRPr="003B4BF7" w:rsidRDefault="003B4BF7" w:rsidP="00F818C9">
      <w:pPr>
        <w:spacing w:after="0" w:line="240" w:lineRule="auto"/>
        <w:jc w:val="both"/>
        <w:rPr>
          <w:rFonts w:ascii="Georgia" w:hAnsi="Georgia" w:cs="Times New Roman"/>
          <w:bCs/>
          <w:sz w:val="21"/>
          <w:szCs w:val="21"/>
          <w:lang w:val="en-US"/>
        </w:rPr>
      </w:pPr>
    </w:p>
    <w:p w14:paraId="4B4A2FFD" w14:textId="3AF43E0B" w:rsidR="003347EE" w:rsidRPr="003B4BF7" w:rsidRDefault="003B4BF7" w:rsidP="00485CA3">
      <w:pPr>
        <w:spacing w:after="0" w:line="240" w:lineRule="auto"/>
        <w:jc w:val="both"/>
        <w:rPr>
          <w:rFonts w:ascii="Georgia" w:hAnsi="Georgia" w:cs="Times New Roman"/>
          <w:bCs/>
          <w:sz w:val="21"/>
          <w:szCs w:val="21"/>
          <w:lang w:val="en-US"/>
        </w:rPr>
        <w:pPrChange w:id="13" w:author="David Döbele" w:date="2024-10-27T10:46:00Z" w16du:dateUtc="2024-10-27T09:46:00Z">
          <w:pPr>
            <w:spacing w:after="0" w:line="240" w:lineRule="auto"/>
          </w:pPr>
        </w:pPrChange>
      </w:pPr>
      <w:r w:rsidRPr="003B4BF7">
        <w:rPr>
          <w:rFonts w:ascii="Georgia" w:hAnsi="Georgia" w:cs="Times New Roman"/>
          <w:sz w:val="21"/>
          <w:szCs w:val="21"/>
          <w:lang w:val="en-GB"/>
        </w:rPr>
        <w:t>My analytical and team-oriented mindset, as well as my technical and financial background acquired during my studies and internships, make me an excellent asset for the 2025 Spring Week at Deutsche Bank. I am looking forward to experiencing Deutsche Bank's working atmosphere, as well as their values and principles firsthand. I want to pursue my path with Deutsche Bank and further develop myself while contributing my skills and passion to the team.</w:t>
      </w:r>
    </w:p>
    <w:p w14:paraId="70633C1D" w14:textId="77777777" w:rsidR="003B4BF7" w:rsidRDefault="003B4BF7" w:rsidP="00F818C9">
      <w:pPr>
        <w:spacing w:after="0" w:line="240" w:lineRule="auto"/>
        <w:rPr>
          <w:rFonts w:ascii="Georgia" w:hAnsi="Georgia" w:cs="Times New Roman"/>
          <w:bCs/>
          <w:sz w:val="21"/>
          <w:szCs w:val="21"/>
          <w:lang w:val="en-US"/>
        </w:rPr>
      </w:pPr>
    </w:p>
    <w:p w14:paraId="781FCC55" w14:textId="46FCEED5" w:rsidR="003347EE" w:rsidRPr="003B4BF7" w:rsidRDefault="003347EE" w:rsidP="00F818C9">
      <w:pPr>
        <w:spacing w:after="0" w:line="240" w:lineRule="auto"/>
        <w:rPr>
          <w:rFonts w:ascii="Georgia" w:hAnsi="Georgia" w:cs="Times New Roman"/>
          <w:bCs/>
          <w:sz w:val="21"/>
          <w:szCs w:val="21"/>
          <w:lang w:val="en-US"/>
        </w:rPr>
      </w:pPr>
      <w:r w:rsidRPr="003B4BF7">
        <w:rPr>
          <w:rFonts w:ascii="Georgia" w:hAnsi="Georgia" w:cs="Times New Roman"/>
          <w:bCs/>
          <w:sz w:val="21"/>
          <w:szCs w:val="21"/>
          <w:lang w:val="en-US"/>
        </w:rPr>
        <w:t>Yours sincerely</w:t>
      </w:r>
      <w:r w:rsidR="006351A1" w:rsidRPr="003B4BF7">
        <w:rPr>
          <w:rFonts w:ascii="Georgia" w:hAnsi="Georgia" w:cs="Times New Roman"/>
          <w:bCs/>
          <w:sz w:val="21"/>
          <w:szCs w:val="21"/>
          <w:lang w:val="en-US"/>
        </w:rPr>
        <w:t>,</w:t>
      </w:r>
    </w:p>
    <w:p w14:paraId="76EEC765" w14:textId="77777777" w:rsidR="003347EE" w:rsidRPr="003B4BF7" w:rsidRDefault="003347EE" w:rsidP="00F818C9">
      <w:pPr>
        <w:spacing w:after="0" w:line="240" w:lineRule="auto"/>
        <w:rPr>
          <w:rFonts w:ascii="Georgia" w:hAnsi="Georgia" w:cs="Times New Roman"/>
          <w:bCs/>
          <w:sz w:val="21"/>
          <w:szCs w:val="21"/>
          <w:lang w:val="en-US"/>
        </w:rPr>
      </w:pPr>
    </w:p>
    <w:p w14:paraId="3BDB02BA" w14:textId="00471025" w:rsidR="00BB3512" w:rsidRPr="003B4BF7" w:rsidRDefault="003347EE" w:rsidP="003347EE">
      <w:pPr>
        <w:spacing w:after="0" w:line="240" w:lineRule="auto"/>
        <w:rPr>
          <w:rFonts w:ascii="Georgia" w:hAnsi="Georgia" w:cs="Times New Roman"/>
          <w:sz w:val="21"/>
          <w:szCs w:val="21"/>
          <w:lang w:val="en-US"/>
        </w:rPr>
      </w:pPr>
      <w:r w:rsidRPr="003B4BF7">
        <w:rPr>
          <w:rFonts w:ascii="Georgia" w:hAnsi="Georgia" w:cs="Times New Roman"/>
          <w:bCs/>
          <w:sz w:val="21"/>
          <w:szCs w:val="21"/>
          <w:lang w:val="en-US"/>
        </w:rPr>
        <w:t>Friedrich Augustin</w:t>
      </w:r>
    </w:p>
    <w:sectPr w:rsidR="00BB3512" w:rsidRPr="003B4BF7" w:rsidSect="00F818C9">
      <w:pgSz w:w="11906" w:h="16838"/>
      <w:pgMar w:top="1418" w:right="1418" w:bottom="28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15232"/>
    <w:rsid w:val="00030A7A"/>
    <w:rsid w:val="00034B68"/>
    <w:rsid w:val="0004591A"/>
    <w:rsid w:val="00046459"/>
    <w:rsid w:val="000555E4"/>
    <w:rsid w:val="0005670D"/>
    <w:rsid w:val="000710B0"/>
    <w:rsid w:val="00073C82"/>
    <w:rsid w:val="00081359"/>
    <w:rsid w:val="000930A5"/>
    <w:rsid w:val="000A154E"/>
    <w:rsid w:val="000A5AB8"/>
    <w:rsid w:val="000A6678"/>
    <w:rsid w:val="000A7DEB"/>
    <w:rsid w:val="000C55DE"/>
    <w:rsid w:val="000D7658"/>
    <w:rsid w:val="000F371C"/>
    <w:rsid w:val="00101D95"/>
    <w:rsid w:val="00117F83"/>
    <w:rsid w:val="001249D6"/>
    <w:rsid w:val="001300AD"/>
    <w:rsid w:val="00136F39"/>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26AB5"/>
    <w:rsid w:val="0023683A"/>
    <w:rsid w:val="002467A0"/>
    <w:rsid w:val="002536DC"/>
    <w:rsid w:val="00253BE9"/>
    <w:rsid w:val="00255EC1"/>
    <w:rsid w:val="00256FFC"/>
    <w:rsid w:val="00257D2A"/>
    <w:rsid w:val="00264191"/>
    <w:rsid w:val="0027047C"/>
    <w:rsid w:val="002708C2"/>
    <w:rsid w:val="00274324"/>
    <w:rsid w:val="002A47DC"/>
    <w:rsid w:val="002A5B9F"/>
    <w:rsid w:val="002A6D4B"/>
    <w:rsid w:val="002C4846"/>
    <w:rsid w:val="002D309E"/>
    <w:rsid w:val="002D594E"/>
    <w:rsid w:val="002E39B8"/>
    <w:rsid w:val="002F1172"/>
    <w:rsid w:val="002F51FA"/>
    <w:rsid w:val="002F6CC9"/>
    <w:rsid w:val="00311A15"/>
    <w:rsid w:val="003250EA"/>
    <w:rsid w:val="003347EE"/>
    <w:rsid w:val="00336975"/>
    <w:rsid w:val="003421B1"/>
    <w:rsid w:val="00375D2D"/>
    <w:rsid w:val="003811BC"/>
    <w:rsid w:val="003847EC"/>
    <w:rsid w:val="0038671F"/>
    <w:rsid w:val="003947A8"/>
    <w:rsid w:val="003B4BF7"/>
    <w:rsid w:val="003C2A33"/>
    <w:rsid w:val="003D464F"/>
    <w:rsid w:val="003D5D1E"/>
    <w:rsid w:val="003F3290"/>
    <w:rsid w:val="003F688C"/>
    <w:rsid w:val="00406BE7"/>
    <w:rsid w:val="00415608"/>
    <w:rsid w:val="00417673"/>
    <w:rsid w:val="00424CAF"/>
    <w:rsid w:val="00434D23"/>
    <w:rsid w:val="00436A33"/>
    <w:rsid w:val="0044030B"/>
    <w:rsid w:val="004403CB"/>
    <w:rsid w:val="00453C2F"/>
    <w:rsid w:val="00454292"/>
    <w:rsid w:val="00454C0B"/>
    <w:rsid w:val="0046226E"/>
    <w:rsid w:val="00467057"/>
    <w:rsid w:val="004747F2"/>
    <w:rsid w:val="00474FC2"/>
    <w:rsid w:val="00485CA3"/>
    <w:rsid w:val="00492923"/>
    <w:rsid w:val="004A1501"/>
    <w:rsid w:val="004A615C"/>
    <w:rsid w:val="004B4510"/>
    <w:rsid w:val="004C156C"/>
    <w:rsid w:val="004C174A"/>
    <w:rsid w:val="00500EFA"/>
    <w:rsid w:val="00506322"/>
    <w:rsid w:val="00507BBD"/>
    <w:rsid w:val="00515D0F"/>
    <w:rsid w:val="00532FD4"/>
    <w:rsid w:val="005407D6"/>
    <w:rsid w:val="00542F06"/>
    <w:rsid w:val="00553EC8"/>
    <w:rsid w:val="005705F7"/>
    <w:rsid w:val="00570B1D"/>
    <w:rsid w:val="00574140"/>
    <w:rsid w:val="005762CF"/>
    <w:rsid w:val="005842A0"/>
    <w:rsid w:val="00590834"/>
    <w:rsid w:val="00590E7F"/>
    <w:rsid w:val="00593C9C"/>
    <w:rsid w:val="005B231F"/>
    <w:rsid w:val="005C55F7"/>
    <w:rsid w:val="005C61DA"/>
    <w:rsid w:val="005D7D49"/>
    <w:rsid w:val="005E00BC"/>
    <w:rsid w:val="005E63B8"/>
    <w:rsid w:val="005F350B"/>
    <w:rsid w:val="00603752"/>
    <w:rsid w:val="00607BD1"/>
    <w:rsid w:val="00632F05"/>
    <w:rsid w:val="006351A1"/>
    <w:rsid w:val="006356F8"/>
    <w:rsid w:val="0063723B"/>
    <w:rsid w:val="00647413"/>
    <w:rsid w:val="006502BE"/>
    <w:rsid w:val="00651950"/>
    <w:rsid w:val="00654057"/>
    <w:rsid w:val="00654CC4"/>
    <w:rsid w:val="00673C00"/>
    <w:rsid w:val="006A2DFF"/>
    <w:rsid w:val="006A7895"/>
    <w:rsid w:val="006B302C"/>
    <w:rsid w:val="006C204C"/>
    <w:rsid w:val="006D2592"/>
    <w:rsid w:val="006F0599"/>
    <w:rsid w:val="006F58EC"/>
    <w:rsid w:val="00706233"/>
    <w:rsid w:val="0071233D"/>
    <w:rsid w:val="007251EA"/>
    <w:rsid w:val="007340D7"/>
    <w:rsid w:val="00737517"/>
    <w:rsid w:val="007472BD"/>
    <w:rsid w:val="00753144"/>
    <w:rsid w:val="00755A3D"/>
    <w:rsid w:val="00764BEA"/>
    <w:rsid w:val="007675B1"/>
    <w:rsid w:val="007934F0"/>
    <w:rsid w:val="00797EF1"/>
    <w:rsid w:val="007A3246"/>
    <w:rsid w:val="007A64C5"/>
    <w:rsid w:val="007A719D"/>
    <w:rsid w:val="007B140F"/>
    <w:rsid w:val="007B1B2B"/>
    <w:rsid w:val="007B579E"/>
    <w:rsid w:val="007C559E"/>
    <w:rsid w:val="007C59D2"/>
    <w:rsid w:val="007D64B3"/>
    <w:rsid w:val="007E4326"/>
    <w:rsid w:val="007F0344"/>
    <w:rsid w:val="007F6147"/>
    <w:rsid w:val="007F7EA0"/>
    <w:rsid w:val="008049F7"/>
    <w:rsid w:val="00807293"/>
    <w:rsid w:val="008125D5"/>
    <w:rsid w:val="0083750F"/>
    <w:rsid w:val="0084253B"/>
    <w:rsid w:val="008428CF"/>
    <w:rsid w:val="0084498F"/>
    <w:rsid w:val="00851DAF"/>
    <w:rsid w:val="0085213A"/>
    <w:rsid w:val="00854305"/>
    <w:rsid w:val="008565FD"/>
    <w:rsid w:val="00857C6F"/>
    <w:rsid w:val="008616CA"/>
    <w:rsid w:val="008657E3"/>
    <w:rsid w:val="00867CED"/>
    <w:rsid w:val="00874503"/>
    <w:rsid w:val="00883B55"/>
    <w:rsid w:val="00883BED"/>
    <w:rsid w:val="00892372"/>
    <w:rsid w:val="0089337A"/>
    <w:rsid w:val="008A248F"/>
    <w:rsid w:val="008B402E"/>
    <w:rsid w:val="008B5CD1"/>
    <w:rsid w:val="008C27C1"/>
    <w:rsid w:val="008D4FA0"/>
    <w:rsid w:val="008D6664"/>
    <w:rsid w:val="008D7CDB"/>
    <w:rsid w:val="008E100E"/>
    <w:rsid w:val="008E4BA9"/>
    <w:rsid w:val="008E7A27"/>
    <w:rsid w:val="008E7D17"/>
    <w:rsid w:val="00902FFC"/>
    <w:rsid w:val="00911838"/>
    <w:rsid w:val="00926820"/>
    <w:rsid w:val="00933DC0"/>
    <w:rsid w:val="00945382"/>
    <w:rsid w:val="00964306"/>
    <w:rsid w:val="00991E04"/>
    <w:rsid w:val="009A256E"/>
    <w:rsid w:val="009D07DC"/>
    <w:rsid w:val="009D3BBF"/>
    <w:rsid w:val="009D3F88"/>
    <w:rsid w:val="009D5248"/>
    <w:rsid w:val="009E24C6"/>
    <w:rsid w:val="009F1D1C"/>
    <w:rsid w:val="009F46A7"/>
    <w:rsid w:val="00A10B0E"/>
    <w:rsid w:val="00A1282E"/>
    <w:rsid w:val="00A14247"/>
    <w:rsid w:val="00A166F5"/>
    <w:rsid w:val="00A30BE4"/>
    <w:rsid w:val="00A40D57"/>
    <w:rsid w:val="00A44493"/>
    <w:rsid w:val="00A53760"/>
    <w:rsid w:val="00A617DB"/>
    <w:rsid w:val="00A901B6"/>
    <w:rsid w:val="00AA2791"/>
    <w:rsid w:val="00AA4C7C"/>
    <w:rsid w:val="00AB4CD0"/>
    <w:rsid w:val="00AB7B2B"/>
    <w:rsid w:val="00AC61EE"/>
    <w:rsid w:val="00AC66C4"/>
    <w:rsid w:val="00AC7086"/>
    <w:rsid w:val="00AE26F5"/>
    <w:rsid w:val="00AE3970"/>
    <w:rsid w:val="00AE3A33"/>
    <w:rsid w:val="00AF216D"/>
    <w:rsid w:val="00AF56FE"/>
    <w:rsid w:val="00B135CE"/>
    <w:rsid w:val="00B213F0"/>
    <w:rsid w:val="00B339B8"/>
    <w:rsid w:val="00B346A7"/>
    <w:rsid w:val="00B43970"/>
    <w:rsid w:val="00B50A34"/>
    <w:rsid w:val="00B51C08"/>
    <w:rsid w:val="00B54C38"/>
    <w:rsid w:val="00B5613E"/>
    <w:rsid w:val="00B57CB1"/>
    <w:rsid w:val="00B6728A"/>
    <w:rsid w:val="00B77DCE"/>
    <w:rsid w:val="00B81B0E"/>
    <w:rsid w:val="00B87CA9"/>
    <w:rsid w:val="00B9666E"/>
    <w:rsid w:val="00BB3512"/>
    <w:rsid w:val="00BB3C75"/>
    <w:rsid w:val="00BF522D"/>
    <w:rsid w:val="00C0214A"/>
    <w:rsid w:val="00C030C1"/>
    <w:rsid w:val="00C1562F"/>
    <w:rsid w:val="00C31F88"/>
    <w:rsid w:val="00C51B07"/>
    <w:rsid w:val="00C6717B"/>
    <w:rsid w:val="00C71191"/>
    <w:rsid w:val="00C71380"/>
    <w:rsid w:val="00C82F20"/>
    <w:rsid w:val="00C9003C"/>
    <w:rsid w:val="00C97ECA"/>
    <w:rsid w:val="00CA1160"/>
    <w:rsid w:val="00CA702E"/>
    <w:rsid w:val="00CA7350"/>
    <w:rsid w:val="00CB5D16"/>
    <w:rsid w:val="00CB639D"/>
    <w:rsid w:val="00CD51E6"/>
    <w:rsid w:val="00CE433B"/>
    <w:rsid w:val="00D10119"/>
    <w:rsid w:val="00D22AFE"/>
    <w:rsid w:val="00D24F0F"/>
    <w:rsid w:val="00D2736D"/>
    <w:rsid w:val="00D30CEA"/>
    <w:rsid w:val="00D40355"/>
    <w:rsid w:val="00D61022"/>
    <w:rsid w:val="00D71D8E"/>
    <w:rsid w:val="00D9281A"/>
    <w:rsid w:val="00D959E0"/>
    <w:rsid w:val="00DA3404"/>
    <w:rsid w:val="00DA524B"/>
    <w:rsid w:val="00DB471D"/>
    <w:rsid w:val="00DC1550"/>
    <w:rsid w:val="00DC7B6C"/>
    <w:rsid w:val="00DD1863"/>
    <w:rsid w:val="00DD3349"/>
    <w:rsid w:val="00DD54E1"/>
    <w:rsid w:val="00DD6747"/>
    <w:rsid w:val="00DE1FBC"/>
    <w:rsid w:val="00DE5C3D"/>
    <w:rsid w:val="00E02500"/>
    <w:rsid w:val="00E12ED8"/>
    <w:rsid w:val="00E162C9"/>
    <w:rsid w:val="00E3005D"/>
    <w:rsid w:val="00E30491"/>
    <w:rsid w:val="00E3421D"/>
    <w:rsid w:val="00E473ED"/>
    <w:rsid w:val="00E47DAF"/>
    <w:rsid w:val="00E62550"/>
    <w:rsid w:val="00E65B09"/>
    <w:rsid w:val="00E77F0D"/>
    <w:rsid w:val="00E83116"/>
    <w:rsid w:val="00E914E5"/>
    <w:rsid w:val="00E91B86"/>
    <w:rsid w:val="00EA49CE"/>
    <w:rsid w:val="00EA6CEC"/>
    <w:rsid w:val="00EA7AC2"/>
    <w:rsid w:val="00EC000C"/>
    <w:rsid w:val="00ED4880"/>
    <w:rsid w:val="00EE0B6F"/>
    <w:rsid w:val="00EF2FD5"/>
    <w:rsid w:val="00F11473"/>
    <w:rsid w:val="00F140A0"/>
    <w:rsid w:val="00F253C5"/>
    <w:rsid w:val="00F30624"/>
    <w:rsid w:val="00F4717F"/>
    <w:rsid w:val="00F5301B"/>
    <w:rsid w:val="00F55CE3"/>
    <w:rsid w:val="00F73B00"/>
    <w:rsid w:val="00F74175"/>
    <w:rsid w:val="00F818C9"/>
    <w:rsid w:val="00F91D09"/>
    <w:rsid w:val="00F92A04"/>
    <w:rsid w:val="00FA4972"/>
    <w:rsid w:val="00FA5291"/>
    <w:rsid w:val="00FB2847"/>
    <w:rsid w:val="00FD5FA2"/>
    <w:rsid w:val="00FD7864"/>
    <w:rsid w:val="00FE52B5"/>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3B4BF7"/>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paragraph" w:styleId="berarbeitung">
    <w:name w:val="Revision"/>
    <w:hidden/>
    <w:uiPriority w:val="99"/>
    <w:semiHidden/>
    <w:rsid w:val="00911838"/>
    <w:pPr>
      <w:spacing w:after="0" w:line="240" w:lineRule="auto"/>
    </w:pPr>
  </w:style>
  <w:style w:type="character" w:styleId="Kommentarzeichen">
    <w:name w:val="annotation reference"/>
    <w:basedOn w:val="Absatz-Standardschriftart"/>
    <w:uiPriority w:val="99"/>
    <w:semiHidden/>
    <w:unhideWhenUsed/>
    <w:rsid w:val="00911838"/>
    <w:rPr>
      <w:sz w:val="16"/>
      <w:szCs w:val="16"/>
    </w:rPr>
  </w:style>
  <w:style w:type="paragraph" w:styleId="Kommentartext">
    <w:name w:val="annotation text"/>
    <w:basedOn w:val="Standard"/>
    <w:link w:val="KommentartextZchn"/>
    <w:uiPriority w:val="99"/>
    <w:semiHidden/>
    <w:unhideWhenUsed/>
    <w:rsid w:val="00911838"/>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911838"/>
    <w:rPr>
      <w:sz w:val="20"/>
      <w:szCs w:val="20"/>
    </w:rPr>
  </w:style>
  <w:style w:type="paragraph" w:styleId="Kommentarthema">
    <w:name w:val="annotation subject"/>
    <w:basedOn w:val="Kommentartext"/>
    <w:next w:val="Kommentartext"/>
    <w:link w:val="KommentarthemaZchn"/>
    <w:uiPriority w:val="99"/>
    <w:semiHidden/>
    <w:unhideWhenUsed/>
    <w:rsid w:val="00911838"/>
    <w:rPr>
      <w:b/>
      <w:bCs/>
    </w:rPr>
  </w:style>
  <w:style w:type="character" w:customStyle="1" w:styleId="KommentarthemaZchn">
    <w:name w:val="Kommentarthema Zchn"/>
    <w:basedOn w:val="KommentartextZchn"/>
    <w:link w:val="Kommentarthema"/>
    <w:uiPriority w:val="99"/>
    <w:semiHidden/>
    <w:rsid w:val="0091183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00386">
      <w:bodyDiv w:val="1"/>
      <w:marLeft w:val="0"/>
      <w:marRight w:val="0"/>
      <w:marTop w:val="0"/>
      <w:marBottom w:val="0"/>
      <w:divBdr>
        <w:top w:val="none" w:sz="0" w:space="0" w:color="auto"/>
        <w:left w:val="none" w:sz="0" w:space="0" w:color="auto"/>
        <w:bottom w:val="none" w:sz="0" w:space="0" w:color="auto"/>
        <w:right w:val="none" w:sz="0" w:space="0" w:color="auto"/>
      </w:divBdr>
      <w:divsChild>
        <w:div w:id="2139716413">
          <w:marLeft w:val="0"/>
          <w:marRight w:val="0"/>
          <w:marTop w:val="0"/>
          <w:marBottom w:val="0"/>
          <w:divBdr>
            <w:top w:val="none" w:sz="0" w:space="0" w:color="auto"/>
            <w:left w:val="none" w:sz="0" w:space="0" w:color="auto"/>
            <w:bottom w:val="none" w:sz="0" w:space="0" w:color="auto"/>
            <w:right w:val="none" w:sz="0" w:space="0" w:color="auto"/>
          </w:divBdr>
          <w:divsChild>
            <w:div w:id="1388728062">
              <w:marLeft w:val="0"/>
              <w:marRight w:val="0"/>
              <w:marTop w:val="0"/>
              <w:marBottom w:val="0"/>
              <w:divBdr>
                <w:top w:val="none" w:sz="0" w:space="0" w:color="auto"/>
                <w:left w:val="none" w:sz="0" w:space="0" w:color="auto"/>
                <w:bottom w:val="none" w:sz="0" w:space="0" w:color="auto"/>
                <w:right w:val="none" w:sz="0" w:space="0" w:color="auto"/>
              </w:divBdr>
              <w:divsChild>
                <w:div w:id="105115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52997424">
      <w:bodyDiv w:val="1"/>
      <w:marLeft w:val="0"/>
      <w:marRight w:val="0"/>
      <w:marTop w:val="0"/>
      <w:marBottom w:val="0"/>
      <w:divBdr>
        <w:top w:val="none" w:sz="0" w:space="0" w:color="auto"/>
        <w:left w:val="none" w:sz="0" w:space="0" w:color="auto"/>
        <w:bottom w:val="none" w:sz="0" w:space="0" w:color="auto"/>
        <w:right w:val="none" w:sz="0" w:space="0" w:color="auto"/>
      </w:divBdr>
      <w:divsChild>
        <w:div w:id="1913926133">
          <w:marLeft w:val="0"/>
          <w:marRight w:val="0"/>
          <w:marTop w:val="0"/>
          <w:marBottom w:val="0"/>
          <w:divBdr>
            <w:top w:val="none" w:sz="0" w:space="0" w:color="auto"/>
            <w:left w:val="none" w:sz="0" w:space="0" w:color="auto"/>
            <w:bottom w:val="none" w:sz="0" w:space="0" w:color="auto"/>
            <w:right w:val="none" w:sz="0" w:space="0" w:color="auto"/>
          </w:divBdr>
          <w:divsChild>
            <w:div w:id="981350967">
              <w:marLeft w:val="0"/>
              <w:marRight w:val="0"/>
              <w:marTop w:val="0"/>
              <w:marBottom w:val="0"/>
              <w:divBdr>
                <w:top w:val="none" w:sz="0" w:space="0" w:color="auto"/>
                <w:left w:val="none" w:sz="0" w:space="0" w:color="auto"/>
                <w:bottom w:val="none" w:sz="0" w:space="0" w:color="auto"/>
                <w:right w:val="none" w:sz="0" w:space="0" w:color="auto"/>
              </w:divBdr>
              <w:divsChild>
                <w:div w:id="6005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41497579">
      <w:bodyDiv w:val="1"/>
      <w:marLeft w:val="0"/>
      <w:marRight w:val="0"/>
      <w:marTop w:val="0"/>
      <w:marBottom w:val="0"/>
      <w:divBdr>
        <w:top w:val="none" w:sz="0" w:space="0" w:color="auto"/>
        <w:left w:val="none" w:sz="0" w:space="0" w:color="auto"/>
        <w:bottom w:val="none" w:sz="0" w:space="0" w:color="auto"/>
        <w:right w:val="none" w:sz="0" w:space="0" w:color="auto"/>
      </w:divBdr>
      <w:divsChild>
        <w:div w:id="453865328">
          <w:marLeft w:val="0"/>
          <w:marRight w:val="0"/>
          <w:marTop w:val="0"/>
          <w:marBottom w:val="0"/>
          <w:divBdr>
            <w:top w:val="none" w:sz="0" w:space="0" w:color="auto"/>
            <w:left w:val="none" w:sz="0" w:space="0" w:color="auto"/>
            <w:bottom w:val="none" w:sz="0" w:space="0" w:color="auto"/>
            <w:right w:val="none" w:sz="0" w:space="0" w:color="auto"/>
          </w:divBdr>
          <w:divsChild>
            <w:div w:id="1808860581">
              <w:marLeft w:val="0"/>
              <w:marRight w:val="0"/>
              <w:marTop w:val="0"/>
              <w:marBottom w:val="0"/>
              <w:divBdr>
                <w:top w:val="none" w:sz="0" w:space="0" w:color="auto"/>
                <w:left w:val="none" w:sz="0" w:space="0" w:color="auto"/>
                <w:bottom w:val="none" w:sz="0" w:space="0" w:color="auto"/>
                <w:right w:val="none" w:sz="0" w:space="0" w:color="auto"/>
              </w:divBdr>
              <w:divsChild>
                <w:div w:id="77170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949297">
      <w:bodyDiv w:val="1"/>
      <w:marLeft w:val="0"/>
      <w:marRight w:val="0"/>
      <w:marTop w:val="0"/>
      <w:marBottom w:val="0"/>
      <w:divBdr>
        <w:top w:val="none" w:sz="0" w:space="0" w:color="auto"/>
        <w:left w:val="none" w:sz="0" w:space="0" w:color="auto"/>
        <w:bottom w:val="none" w:sz="0" w:space="0" w:color="auto"/>
        <w:right w:val="none" w:sz="0" w:space="0" w:color="auto"/>
      </w:divBdr>
      <w:divsChild>
        <w:div w:id="1819688255">
          <w:marLeft w:val="0"/>
          <w:marRight w:val="0"/>
          <w:marTop w:val="0"/>
          <w:marBottom w:val="0"/>
          <w:divBdr>
            <w:top w:val="none" w:sz="0" w:space="0" w:color="auto"/>
            <w:left w:val="none" w:sz="0" w:space="0" w:color="auto"/>
            <w:bottom w:val="none" w:sz="0" w:space="0" w:color="auto"/>
            <w:right w:val="none" w:sz="0" w:space="0" w:color="auto"/>
          </w:divBdr>
          <w:divsChild>
            <w:div w:id="1143431454">
              <w:marLeft w:val="0"/>
              <w:marRight w:val="0"/>
              <w:marTop w:val="0"/>
              <w:marBottom w:val="0"/>
              <w:divBdr>
                <w:top w:val="none" w:sz="0" w:space="0" w:color="auto"/>
                <w:left w:val="none" w:sz="0" w:space="0" w:color="auto"/>
                <w:bottom w:val="none" w:sz="0" w:space="0" w:color="auto"/>
                <w:right w:val="none" w:sz="0" w:space="0" w:color="auto"/>
              </w:divBdr>
              <w:divsChild>
                <w:div w:id="161705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706159">
      <w:bodyDiv w:val="1"/>
      <w:marLeft w:val="0"/>
      <w:marRight w:val="0"/>
      <w:marTop w:val="0"/>
      <w:marBottom w:val="0"/>
      <w:divBdr>
        <w:top w:val="none" w:sz="0" w:space="0" w:color="auto"/>
        <w:left w:val="none" w:sz="0" w:space="0" w:color="auto"/>
        <w:bottom w:val="none" w:sz="0" w:space="0" w:color="auto"/>
        <w:right w:val="none" w:sz="0" w:space="0" w:color="auto"/>
      </w:divBdr>
    </w:div>
    <w:div w:id="1435050894">
      <w:bodyDiv w:val="1"/>
      <w:marLeft w:val="0"/>
      <w:marRight w:val="0"/>
      <w:marTop w:val="0"/>
      <w:marBottom w:val="0"/>
      <w:divBdr>
        <w:top w:val="none" w:sz="0" w:space="0" w:color="auto"/>
        <w:left w:val="none" w:sz="0" w:space="0" w:color="auto"/>
        <w:bottom w:val="none" w:sz="0" w:space="0" w:color="auto"/>
        <w:right w:val="none" w:sz="0" w:space="0" w:color="auto"/>
      </w:divBdr>
      <w:divsChild>
        <w:div w:id="374820495">
          <w:marLeft w:val="0"/>
          <w:marRight w:val="0"/>
          <w:marTop w:val="0"/>
          <w:marBottom w:val="0"/>
          <w:divBdr>
            <w:top w:val="none" w:sz="0" w:space="0" w:color="auto"/>
            <w:left w:val="none" w:sz="0" w:space="0" w:color="auto"/>
            <w:bottom w:val="none" w:sz="0" w:space="0" w:color="auto"/>
            <w:right w:val="none" w:sz="0" w:space="0" w:color="auto"/>
          </w:divBdr>
          <w:divsChild>
            <w:div w:id="1624994621">
              <w:marLeft w:val="0"/>
              <w:marRight w:val="0"/>
              <w:marTop w:val="0"/>
              <w:marBottom w:val="0"/>
              <w:divBdr>
                <w:top w:val="none" w:sz="0" w:space="0" w:color="auto"/>
                <w:left w:val="none" w:sz="0" w:space="0" w:color="auto"/>
                <w:bottom w:val="none" w:sz="0" w:space="0" w:color="auto"/>
                <w:right w:val="none" w:sz="0" w:space="0" w:color="auto"/>
              </w:divBdr>
              <w:divsChild>
                <w:div w:id="186621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04479135">
      <w:bodyDiv w:val="1"/>
      <w:marLeft w:val="0"/>
      <w:marRight w:val="0"/>
      <w:marTop w:val="0"/>
      <w:marBottom w:val="0"/>
      <w:divBdr>
        <w:top w:val="none" w:sz="0" w:space="0" w:color="auto"/>
        <w:left w:val="none" w:sz="0" w:space="0" w:color="auto"/>
        <w:bottom w:val="none" w:sz="0" w:space="0" w:color="auto"/>
        <w:right w:val="none" w:sz="0" w:space="0" w:color="auto"/>
      </w:divBdr>
      <w:divsChild>
        <w:div w:id="1551334515">
          <w:marLeft w:val="0"/>
          <w:marRight w:val="0"/>
          <w:marTop w:val="0"/>
          <w:marBottom w:val="0"/>
          <w:divBdr>
            <w:top w:val="none" w:sz="0" w:space="0" w:color="auto"/>
            <w:left w:val="none" w:sz="0" w:space="0" w:color="auto"/>
            <w:bottom w:val="none" w:sz="0" w:space="0" w:color="auto"/>
            <w:right w:val="none" w:sz="0" w:space="0" w:color="auto"/>
          </w:divBdr>
          <w:divsChild>
            <w:div w:id="413742316">
              <w:marLeft w:val="0"/>
              <w:marRight w:val="0"/>
              <w:marTop w:val="0"/>
              <w:marBottom w:val="0"/>
              <w:divBdr>
                <w:top w:val="none" w:sz="0" w:space="0" w:color="auto"/>
                <w:left w:val="none" w:sz="0" w:space="0" w:color="auto"/>
                <w:bottom w:val="none" w:sz="0" w:space="0" w:color="auto"/>
                <w:right w:val="none" w:sz="0" w:space="0" w:color="auto"/>
              </w:divBdr>
              <w:divsChild>
                <w:div w:id="131872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272056">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44664564">
      <w:bodyDiv w:val="1"/>
      <w:marLeft w:val="0"/>
      <w:marRight w:val="0"/>
      <w:marTop w:val="0"/>
      <w:marBottom w:val="0"/>
      <w:divBdr>
        <w:top w:val="none" w:sz="0" w:space="0" w:color="auto"/>
        <w:left w:val="none" w:sz="0" w:space="0" w:color="auto"/>
        <w:bottom w:val="none" w:sz="0" w:space="0" w:color="auto"/>
        <w:right w:val="none" w:sz="0" w:space="0" w:color="auto"/>
      </w:divBdr>
      <w:divsChild>
        <w:div w:id="1880050973">
          <w:marLeft w:val="0"/>
          <w:marRight w:val="0"/>
          <w:marTop w:val="0"/>
          <w:marBottom w:val="0"/>
          <w:divBdr>
            <w:top w:val="none" w:sz="0" w:space="0" w:color="auto"/>
            <w:left w:val="none" w:sz="0" w:space="0" w:color="auto"/>
            <w:bottom w:val="none" w:sz="0" w:space="0" w:color="auto"/>
            <w:right w:val="none" w:sz="0" w:space="0" w:color="auto"/>
          </w:divBdr>
          <w:divsChild>
            <w:div w:id="1060906013">
              <w:marLeft w:val="0"/>
              <w:marRight w:val="0"/>
              <w:marTop w:val="0"/>
              <w:marBottom w:val="0"/>
              <w:divBdr>
                <w:top w:val="none" w:sz="0" w:space="0" w:color="auto"/>
                <w:left w:val="none" w:sz="0" w:space="0" w:color="auto"/>
                <w:bottom w:val="none" w:sz="0" w:space="0" w:color="auto"/>
                <w:right w:val="none" w:sz="0" w:space="0" w:color="auto"/>
              </w:divBdr>
              <w:divsChild>
                <w:div w:id="196596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445058">
      <w:bodyDiv w:val="1"/>
      <w:marLeft w:val="0"/>
      <w:marRight w:val="0"/>
      <w:marTop w:val="0"/>
      <w:marBottom w:val="0"/>
      <w:divBdr>
        <w:top w:val="none" w:sz="0" w:space="0" w:color="auto"/>
        <w:left w:val="none" w:sz="0" w:space="0" w:color="auto"/>
        <w:bottom w:val="none" w:sz="0" w:space="0" w:color="auto"/>
        <w:right w:val="none" w:sz="0" w:space="0" w:color="auto"/>
      </w:divBdr>
      <w:divsChild>
        <w:div w:id="1231574545">
          <w:marLeft w:val="0"/>
          <w:marRight w:val="0"/>
          <w:marTop w:val="0"/>
          <w:marBottom w:val="0"/>
          <w:divBdr>
            <w:top w:val="none" w:sz="0" w:space="0" w:color="auto"/>
            <w:left w:val="none" w:sz="0" w:space="0" w:color="auto"/>
            <w:bottom w:val="none" w:sz="0" w:space="0" w:color="auto"/>
            <w:right w:val="none" w:sz="0" w:space="0" w:color="auto"/>
          </w:divBdr>
          <w:divsChild>
            <w:div w:id="1575092699">
              <w:marLeft w:val="0"/>
              <w:marRight w:val="0"/>
              <w:marTop w:val="0"/>
              <w:marBottom w:val="0"/>
              <w:divBdr>
                <w:top w:val="none" w:sz="0" w:space="0" w:color="auto"/>
                <w:left w:val="none" w:sz="0" w:space="0" w:color="auto"/>
                <w:bottom w:val="none" w:sz="0" w:space="0" w:color="auto"/>
                <w:right w:val="none" w:sz="0" w:space="0" w:color="auto"/>
              </w:divBdr>
              <w:divsChild>
                <w:div w:id="5722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542</Words>
  <Characters>3418</Characters>
  <Application>Microsoft Office Word</Application>
  <DocSecurity>0</DocSecurity>
  <Lines>28</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3</cp:revision>
  <cp:lastPrinted>2024-09-03T19:31:00Z</cp:lastPrinted>
  <dcterms:created xsi:type="dcterms:W3CDTF">2024-10-26T17:46:00Z</dcterms:created>
  <dcterms:modified xsi:type="dcterms:W3CDTF">2024-10-27T09:46:00Z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af1f57c07640df64d66a73e78a0cc3ddcc4f76f3639654fc8ccfd6d9c1ae4278</vt:lpwstr>
  </property>
</Properties>
</file>