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FC7C9D" w14:textId="12F0FDA2" w:rsidR="006D2592" w:rsidRPr="0051525C" w:rsidRDefault="00DD77E7" w:rsidP="00E6200F">
      <w:pPr>
        <w:spacing w:after="0" w:line="240" w:lineRule="auto"/>
        <w:jc w:val="right"/>
        <w:rPr>
          <w:rFonts w:ascii="Georgia" w:hAnsi="Georgia"/>
          <w:sz w:val="21"/>
          <w:szCs w:val="21"/>
          <w:rPrChange w:id="0" w:author="David Döbele" w:date="2022-01-11T19:20:00Z">
            <w:rPr>
              <w:rFonts w:ascii="Georgia" w:hAnsi="Georgia"/>
              <w:sz w:val="20"/>
              <w:szCs w:val="20"/>
            </w:rPr>
          </w:rPrChange>
        </w:rPr>
      </w:pPr>
      <w:r w:rsidRPr="0051525C">
        <w:rPr>
          <w:rFonts w:ascii="Georgia" w:hAnsi="Georgia"/>
          <w:sz w:val="21"/>
          <w:szCs w:val="21"/>
          <w:rPrChange w:id="1" w:author="David Döbele" w:date="2022-01-11T19:20:00Z">
            <w:rPr>
              <w:rFonts w:ascii="Georgia" w:hAnsi="Georgia"/>
              <w:sz w:val="20"/>
              <w:szCs w:val="20"/>
            </w:rPr>
          </w:rPrChange>
        </w:rPr>
        <w:t>Malte Dothagen</w:t>
      </w:r>
    </w:p>
    <w:p w14:paraId="2458A2A0" w14:textId="20155E02" w:rsidR="00857C6F" w:rsidRPr="0051525C" w:rsidRDefault="00DD77E7" w:rsidP="00E6200F">
      <w:pPr>
        <w:spacing w:after="0" w:line="240" w:lineRule="auto"/>
        <w:jc w:val="right"/>
        <w:rPr>
          <w:rFonts w:ascii="Georgia" w:hAnsi="Georgia"/>
          <w:sz w:val="21"/>
          <w:szCs w:val="21"/>
          <w:rPrChange w:id="2" w:author="David Döbele" w:date="2022-01-11T19:20:00Z">
            <w:rPr>
              <w:rFonts w:ascii="Georgia" w:hAnsi="Georgia"/>
              <w:sz w:val="20"/>
              <w:szCs w:val="20"/>
            </w:rPr>
          </w:rPrChange>
        </w:rPr>
      </w:pPr>
      <w:r w:rsidRPr="0051525C">
        <w:rPr>
          <w:rFonts w:ascii="Georgia" w:hAnsi="Georgia"/>
          <w:sz w:val="21"/>
          <w:szCs w:val="21"/>
          <w:rPrChange w:id="3" w:author="David Döbele" w:date="2022-01-11T19:20:00Z">
            <w:rPr>
              <w:rFonts w:ascii="Georgia" w:hAnsi="Georgia"/>
              <w:sz w:val="20"/>
              <w:szCs w:val="20"/>
            </w:rPr>
          </w:rPrChange>
        </w:rPr>
        <w:t>Kleine Eichen 13</w:t>
      </w:r>
    </w:p>
    <w:p w14:paraId="451AEE20" w14:textId="2BC9497D" w:rsidR="00857C6F" w:rsidRPr="0051525C" w:rsidRDefault="00DD77E7" w:rsidP="00E6200F">
      <w:pPr>
        <w:spacing w:after="0" w:line="240" w:lineRule="auto"/>
        <w:jc w:val="right"/>
        <w:rPr>
          <w:rFonts w:ascii="Georgia" w:hAnsi="Georgia"/>
          <w:sz w:val="21"/>
          <w:szCs w:val="21"/>
          <w:rPrChange w:id="4" w:author="David Döbele" w:date="2022-01-11T19:20:00Z">
            <w:rPr>
              <w:rFonts w:ascii="Georgia" w:hAnsi="Georgia"/>
              <w:sz w:val="20"/>
              <w:szCs w:val="20"/>
            </w:rPr>
          </w:rPrChange>
        </w:rPr>
      </w:pPr>
      <w:r w:rsidRPr="0051525C">
        <w:rPr>
          <w:rFonts w:ascii="Georgia" w:hAnsi="Georgia"/>
          <w:sz w:val="21"/>
          <w:szCs w:val="21"/>
          <w:rPrChange w:id="5" w:author="David Döbele" w:date="2022-01-11T19:20:00Z">
            <w:rPr>
              <w:rFonts w:ascii="Georgia" w:hAnsi="Georgia"/>
              <w:sz w:val="20"/>
              <w:szCs w:val="20"/>
            </w:rPr>
          </w:rPrChange>
        </w:rPr>
        <w:t>14532 Kleinmachnow</w:t>
      </w:r>
    </w:p>
    <w:p w14:paraId="12BA391A" w14:textId="0167B388" w:rsidR="006A7895" w:rsidRPr="0051525C" w:rsidRDefault="00DD77E7" w:rsidP="00E6200F">
      <w:pPr>
        <w:spacing w:after="0" w:line="240" w:lineRule="auto"/>
        <w:jc w:val="right"/>
        <w:rPr>
          <w:rFonts w:ascii="Georgia" w:hAnsi="Georgia"/>
          <w:sz w:val="21"/>
          <w:szCs w:val="21"/>
          <w:rPrChange w:id="6" w:author="David Döbele" w:date="2022-01-11T19:20:00Z">
            <w:rPr>
              <w:rFonts w:ascii="Georgia" w:hAnsi="Georgia"/>
              <w:sz w:val="20"/>
              <w:szCs w:val="20"/>
            </w:rPr>
          </w:rPrChange>
        </w:rPr>
      </w:pPr>
      <w:r w:rsidRPr="0051525C">
        <w:rPr>
          <w:rFonts w:ascii="Georgia" w:hAnsi="Georgia"/>
          <w:sz w:val="21"/>
          <w:szCs w:val="21"/>
          <w:rPrChange w:id="7" w:author="David Döbele" w:date="2022-01-11T19:20:00Z">
            <w:rPr>
              <w:rFonts w:ascii="Georgia" w:hAnsi="Georgia"/>
              <w:sz w:val="20"/>
              <w:szCs w:val="20"/>
            </w:rPr>
          </w:rPrChange>
        </w:rPr>
        <w:t>malte.dothagen@gmx.de</w:t>
      </w:r>
    </w:p>
    <w:p w14:paraId="2E7278C7" w14:textId="4BD43D8F" w:rsidR="00F74175" w:rsidRPr="0051525C" w:rsidRDefault="006D2592" w:rsidP="00E6200F">
      <w:pPr>
        <w:spacing w:after="0" w:line="240" w:lineRule="auto"/>
        <w:jc w:val="right"/>
        <w:rPr>
          <w:rFonts w:ascii="Georgia" w:hAnsi="Georgia"/>
          <w:sz w:val="21"/>
          <w:szCs w:val="21"/>
          <w:rPrChange w:id="8" w:author="David Döbele" w:date="2022-01-11T19:20:00Z">
            <w:rPr>
              <w:rFonts w:ascii="Georgia" w:hAnsi="Georgia"/>
              <w:sz w:val="20"/>
              <w:szCs w:val="20"/>
            </w:rPr>
          </w:rPrChange>
        </w:rPr>
      </w:pPr>
      <w:r w:rsidRPr="0051525C">
        <w:rPr>
          <w:rFonts w:ascii="Georgia" w:hAnsi="Georgia"/>
          <w:sz w:val="21"/>
          <w:szCs w:val="21"/>
          <w:rPrChange w:id="9" w:author="David Döbele" w:date="2022-01-11T19:20:00Z">
            <w:rPr>
              <w:rFonts w:ascii="Georgia" w:hAnsi="Georgia"/>
              <w:sz w:val="20"/>
              <w:szCs w:val="20"/>
            </w:rPr>
          </w:rPrChange>
        </w:rPr>
        <w:t>+</w:t>
      </w:r>
      <w:r w:rsidR="00857C6F" w:rsidRPr="0051525C">
        <w:rPr>
          <w:rFonts w:ascii="Georgia" w:hAnsi="Georgia"/>
          <w:sz w:val="21"/>
          <w:szCs w:val="21"/>
          <w:rPrChange w:id="10" w:author="David Döbele" w:date="2022-01-11T19:20:00Z">
            <w:rPr>
              <w:rFonts w:ascii="Georgia" w:hAnsi="Georgia"/>
              <w:sz w:val="20"/>
              <w:szCs w:val="20"/>
            </w:rPr>
          </w:rPrChange>
        </w:rPr>
        <w:t>4</w:t>
      </w:r>
      <w:r w:rsidR="00DD77E7" w:rsidRPr="0051525C">
        <w:rPr>
          <w:rFonts w:ascii="Georgia" w:hAnsi="Georgia"/>
          <w:sz w:val="21"/>
          <w:szCs w:val="21"/>
          <w:rPrChange w:id="11" w:author="David Döbele" w:date="2022-01-11T19:20:00Z">
            <w:rPr>
              <w:rFonts w:ascii="Georgia" w:hAnsi="Georgia"/>
              <w:sz w:val="20"/>
              <w:szCs w:val="20"/>
            </w:rPr>
          </w:rPrChange>
        </w:rPr>
        <w:t>915114363445</w:t>
      </w:r>
    </w:p>
    <w:p w14:paraId="6A013FD1" w14:textId="2B96E2D7" w:rsidR="00F74175" w:rsidRPr="0051525C" w:rsidRDefault="00DD77E7" w:rsidP="00E6200F">
      <w:pPr>
        <w:spacing w:after="0" w:line="240" w:lineRule="auto"/>
        <w:rPr>
          <w:rFonts w:ascii="Georgia" w:hAnsi="Georgia"/>
          <w:sz w:val="21"/>
          <w:szCs w:val="21"/>
          <w:rPrChange w:id="12" w:author="David Döbele" w:date="2022-01-11T19:20:00Z">
            <w:rPr>
              <w:rFonts w:ascii="Georgia" w:hAnsi="Georgia"/>
              <w:sz w:val="20"/>
              <w:szCs w:val="20"/>
            </w:rPr>
          </w:rPrChange>
        </w:rPr>
      </w:pPr>
      <w:proofErr w:type="spellStart"/>
      <w:r w:rsidRPr="0051525C">
        <w:rPr>
          <w:rFonts w:ascii="Georgia" w:hAnsi="Georgia"/>
          <w:sz w:val="21"/>
          <w:szCs w:val="21"/>
          <w:rPrChange w:id="13" w:author="David Döbele" w:date="2022-01-11T19:20:00Z">
            <w:rPr>
              <w:rFonts w:ascii="Georgia" w:hAnsi="Georgia"/>
              <w:sz w:val="20"/>
              <w:szCs w:val="20"/>
            </w:rPr>
          </w:rPrChange>
        </w:rPr>
        <w:t>xxxxxxx</w:t>
      </w:r>
      <w:proofErr w:type="spellEnd"/>
      <w:r w:rsidR="009B4C02" w:rsidRPr="0051525C">
        <w:rPr>
          <w:rFonts w:ascii="Georgia" w:hAnsi="Georgia"/>
          <w:sz w:val="21"/>
          <w:szCs w:val="21"/>
          <w:rPrChange w:id="14" w:author="David Döbele" w:date="2022-01-11T19:20:00Z">
            <w:rPr>
              <w:rFonts w:ascii="Georgia" w:hAnsi="Georgia"/>
              <w:sz w:val="20"/>
              <w:szCs w:val="20"/>
            </w:rPr>
          </w:rPrChange>
        </w:rPr>
        <w:br/>
      </w:r>
      <w:proofErr w:type="spellStart"/>
      <w:r w:rsidRPr="0051525C">
        <w:rPr>
          <w:rFonts w:ascii="Georgia" w:hAnsi="Georgia"/>
          <w:sz w:val="21"/>
          <w:szCs w:val="21"/>
          <w:rPrChange w:id="15" w:author="David Döbele" w:date="2022-01-11T19:20:00Z">
            <w:rPr>
              <w:rFonts w:ascii="Georgia" w:hAnsi="Georgia"/>
              <w:sz w:val="20"/>
              <w:szCs w:val="20"/>
            </w:rPr>
          </w:rPrChange>
        </w:rPr>
        <w:t>xxxxxxxxx</w:t>
      </w:r>
      <w:proofErr w:type="spellEnd"/>
      <w:r w:rsidR="009B4C02" w:rsidRPr="0051525C">
        <w:rPr>
          <w:rFonts w:ascii="Georgia" w:hAnsi="Georgia"/>
          <w:sz w:val="21"/>
          <w:szCs w:val="21"/>
          <w:rPrChange w:id="16" w:author="David Döbele" w:date="2022-01-11T19:20:00Z">
            <w:rPr>
              <w:rFonts w:ascii="Georgia" w:hAnsi="Georgia"/>
              <w:sz w:val="20"/>
              <w:szCs w:val="20"/>
            </w:rPr>
          </w:rPrChange>
        </w:rPr>
        <w:br/>
      </w:r>
      <w:proofErr w:type="spellStart"/>
      <w:r w:rsidRPr="0051525C">
        <w:rPr>
          <w:rFonts w:ascii="Georgia" w:hAnsi="Georgia"/>
          <w:sz w:val="21"/>
          <w:szCs w:val="21"/>
          <w:rPrChange w:id="17" w:author="David Döbele" w:date="2022-01-11T19:20:00Z">
            <w:rPr>
              <w:rFonts w:ascii="Georgia" w:hAnsi="Georgia"/>
              <w:sz w:val="20"/>
              <w:szCs w:val="20"/>
            </w:rPr>
          </w:rPrChange>
        </w:rPr>
        <w:t>xxxxxxx</w:t>
      </w:r>
      <w:proofErr w:type="spellEnd"/>
    </w:p>
    <w:p w14:paraId="155B6E2E" w14:textId="2EC21FD2" w:rsidR="006A7895" w:rsidRPr="0051525C" w:rsidRDefault="00DD77E7" w:rsidP="00010A3D">
      <w:pPr>
        <w:spacing w:after="0" w:line="276" w:lineRule="auto"/>
        <w:jc w:val="right"/>
        <w:rPr>
          <w:rFonts w:ascii="Georgia" w:hAnsi="Georgia" w:cs="Times New Roman"/>
          <w:sz w:val="21"/>
          <w:szCs w:val="21"/>
          <w:lang w:val="de-AT"/>
          <w:rPrChange w:id="18" w:author="David Döbele" w:date="2022-01-11T19:20:00Z">
            <w:rPr>
              <w:rFonts w:ascii="Georgia" w:hAnsi="Georgia" w:cs="Times New Roman"/>
              <w:sz w:val="20"/>
              <w:szCs w:val="20"/>
              <w:lang w:val="de-AT"/>
            </w:rPr>
          </w:rPrChange>
        </w:rPr>
      </w:pPr>
      <w:r w:rsidRPr="0051525C">
        <w:rPr>
          <w:rFonts w:ascii="Georgia" w:hAnsi="Georgia" w:cs="Times New Roman"/>
          <w:sz w:val="21"/>
          <w:szCs w:val="21"/>
          <w:lang w:val="de-AT"/>
          <w:rPrChange w:id="19" w:author="David Döbele" w:date="2022-01-11T19:20:00Z">
            <w:rPr>
              <w:rFonts w:ascii="Georgia" w:hAnsi="Georgia" w:cs="Times New Roman"/>
              <w:sz w:val="20"/>
              <w:szCs w:val="20"/>
              <w:lang w:val="de-AT"/>
            </w:rPr>
          </w:rPrChange>
        </w:rPr>
        <w:t>Kleinmachnow</w:t>
      </w:r>
      <w:r w:rsidR="002D594E" w:rsidRPr="0051525C">
        <w:rPr>
          <w:rFonts w:ascii="Georgia" w:hAnsi="Georgia" w:cs="Times New Roman"/>
          <w:sz w:val="21"/>
          <w:szCs w:val="21"/>
          <w:lang w:val="de-AT"/>
          <w:rPrChange w:id="20" w:author="David Döbele" w:date="2022-01-11T19:20:00Z">
            <w:rPr>
              <w:rFonts w:ascii="Georgia" w:hAnsi="Georgia" w:cs="Times New Roman"/>
              <w:sz w:val="20"/>
              <w:szCs w:val="20"/>
              <w:lang w:val="de-AT"/>
            </w:rPr>
          </w:rPrChange>
        </w:rPr>
        <w:t xml:space="preserve">, </w:t>
      </w:r>
      <w:r w:rsidRPr="0051525C">
        <w:rPr>
          <w:rFonts w:ascii="Georgia" w:hAnsi="Georgia" w:cs="Times New Roman"/>
          <w:sz w:val="21"/>
          <w:szCs w:val="21"/>
          <w:lang w:val="de-AT"/>
          <w:rPrChange w:id="21" w:author="David Döbele" w:date="2022-01-11T19:20:00Z">
            <w:rPr>
              <w:rFonts w:ascii="Georgia" w:hAnsi="Georgia" w:cs="Times New Roman"/>
              <w:sz w:val="20"/>
              <w:szCs w:val="20"/>
              <w:lang w:val="de-AT"/>
            </w:rPr>
          </w:rPrChange>
        </w:rPr>
        <w:t>11</w:t>
      </w:r>
      <w:r w:rsidR="005B6252" w:rsidRPr="0051525C">
        <w:rPr>
          <w:rFonts w:ascii="Georgia" w:hAnsi="Georgia" w:cs="Times New Roman"/>
          <w:sz w:val="21"/>
          <w:szCs w:val="21"/>
          <w:lang w:val="de-AT"/>
          <w:rPrChange w:id="22" w:author="David Döbele" w:date="2022-01-11T19:20:00Z">
            <w:rPr>
              <w:rFonts w:ascii="Georgia" w:hAnsi="Georgia" w:cs="Times New Roman"/>
              <w:sz w:val="20"/>
              <w:szCs w:val="20"/>
              <w:lang w:val="de-AT"/>
            </w:rPr>
          </w:rPrChange>
        </w:rPr>
        <w:t>.01</w:t>
      </w:r>
      <w:r w:rsidR="003213AB" w:rsidRPr="0051525C">
        <w:rPr>
          <w:rFonts w:ascii="Georgia" w:hAnsi="Georgia" w:cs="Times New Roman"/>
          <w:sz w:val="21"/>
          <w:szCs w:val="21"/>
          <w:lang w:val="de-AT"/>
          <w:rPrChange w:id="23" w:author="David Döbele" w:date="2022-01-11T19:20:00Z">
            <w:rPr>
              <w:rFonts w:ascii="Georgia" w:hAnsi="Georgia" w:cs="Times New Roman"/>
              <w:sz w:val="20"/>
              <w:szCs w:val="20"/>
              <w:lang w:val="de-AT"/>
            </w:rPr>
          </w:rPrChange>
        </w:rPr>
        <w:t>.202</w:t>
      </w:r>
      <w:r w:rsidR="005B6252" w:rsidRPr="0051525C">
        <w:rPr>
          <w:rFonts w:ascii="Georgia" w:hAnsi="Georgia" w:cs="Times New Roman"/>
          <w:sz w:val="21"/>
          <w:szCs w:val="21"/>
          <w:lang w:val="de-AT"/>
          <w:rPrChange w:id="24" w:author="David Döbele" w:date="2022-01-11T19:20:00Z">
            <w:rPr>
              <w:rFonts w:ascii="Georgia" w:hAnsi="Georgia" w:cs="Times New Roman"/>
              <w:sz w:val="20"/>
              <w:szCs w:val="20"/>
              <w:lang w:val="de-AT"/>
            </w:rPr>
          </w:rPrChange>
        </w:rPr>
        <w:t>2</w:t>
      </w:r>
    </w:p>
    <w:p w14:paraId="0098600D" w14:textId="0BBBA916" w:rsidR="000A5AB8" w:rsidRPr="0051525C" w:rsidRDefault="0099776A" w:rsidP="00010A3D">
      <w:pPr>
        <w:spacing w:after="0" w:line="276" w:lineRule="auto"/>
        <w:rPr>
          <w:rFonts w:ascii="Georgia" w:hAnsi="Georgia" w:cs="Times New Roman"/>
          <w:b/>
          <w:sz w:val="21"/>
          <w:szCs w:val="21"/>
          <w:rPrChange w:id="25" w:author="David Döbele" w:date="2022-01-11T19:20:00Z">
            <w:rPr>
              <w:rFonts w:ascii="Georgia" w:hAnsi="Georgia" w:cs="Times New Roman"/>
              <w:b/>
              <w:sz w:val="20"/>
              <w:szCs w:val="20"/>
            </w:rPr>
          </w:rPrChange>
        </w:rPr>
      </w:pPr>
      <w:r w:rsidRPr="0051525C">
        <w:rPr>
          <w:rFonts w:ascii="Georgia" w:hAnsi="Georgia" w:cs="Times New Roman"/>
          <w:b/>
          <w:sz w:val="21"/>
          <w:szCs w:val="21"/>
          <w:rPrChange w:id="26" w:author="David Döbele" w:date="2022-01-11T19:20:00Z">
            <w:rPr>
              <w:rFonts w:ascii="Georgia" w:hAnsi="Georgia" w:cs="Times New Roman"/>
              <w:b/>
              <w:sz w:val="20"/>
              <w:szCs w:val="20"/>
            </w:rPr>
          </w:rPrChange>
        </w:rPr>
        <w:t>Bewerbung um ein Praktikum im</w:t>
      </w:r>
      <w:r w:rsidR="0036187C" w:rsidRPr="0051525C">
        <w:rPr>
          <w:rFonts w:ascii="Georgia" w:hAnsi="Georgia" w:cs="Times New Roman"/>
          <w:b/>
          <w:sz w:val="21"/>
          <w:szCs w:val="21"/>
          <w:rPrChange w:id="27" w:author="David Döbele" w:date="2022-01-11T19:20:00Z">
            <w:rPr>
              <w:rFonts w:ascii="Georgia" w:hAnsi="Georgia" w:cs="Times New Roman"/>
              <w:b/>
              <w:sz w:val="20"/>
              <w:szCs w:val="20"/>
            </w:rPr>
          </w:rPrChange>
        </w:rPr>
        <w:t xml:space="preserve"> </w:t>
      </w:r>
      <w:r w:rsidR="007E6647" w:rsidRPr="0051525C">
        <w:rPr>
          <w:rFonts w:ascii="Georgia" w:hAnsi="Georgia" w:cs="Times New Roman"/>
          <w:b/>
          <w:sz w:val="21"/>
          <w:szCs w:val="21"/>
          <w:rPrChange w:id="28" w:author="David Döbele" w:date="2022-01-11T19:20:00Z">
            <w:rPr>
              <w:rFonts w:ascii="Georgia" w:hAnsi="Georgia" w:cs="Times New Roman"/>
              <w:b/>
              <w:sz w:val="20"/>
              <w:szCs w:val="20"/>
            </w:rPr>
          </w:rPrChange>
        </w:rPr>
        <w:t>Consulting</w:t>
      </w:r>
    </w:p>
    <w:p w14:paraId="70A974D0" w14:textId="3277D60F" w:rsidR="000A5AB8" w:rsidRPr="0051525C" w:rsidRDefault="000A5AB8" w:rsidP="00010A3D">
      <w:pPr>
        <w:spacing w:after="0" w:line="276" w:lineRule="auto"/>
        <w:rPr>
          <w:rFonts w:ascii="Georgia" w:hAnsi="Georgia" w:cs="Times New Roman"/>
          <w:b/>
          <w:sz w:val="21"/>
          <w:szCs w:val="21"/>
          <w:rPrChange w:id="29" w:author="David Döbele" w:date="2022-01-11T19:20:00Z">
            <w:rPr>
              <w:rFonts w:ascii="Georgia" w:hAnsi="Georgia" w:cs="Times New Roman"/>
              <w:b/>
              <w:sz w:val="20"/>
              <w:szCs w:val="20"/>
            </w:rPr>
          </w:rPrChange>
        </w:rPr>
      </w:pPr>
    </w:p>
    <w:p w14:paraId="61CDE0AD" w14:textId="62DAB041" w:rsidR="00034B68" w:rsidRPr="0051525C" w:rsidRDefault="0099776A" w:rsidP="00010A3D">
      <w:pPr>
        <w:spacing w:after="0" w:line="276" w:lineRule="auto"/>
        <w:jc w:val="both"/>
        <w:rPr>
          <w:rFonts w:ascii="Georgia" w:hAnsi="Georgia"/>
          <w:sz w:val="21"/>
          <w:szCs w:val="21"/>
          <w:rPrChange w:id="30" w:author="David Döbele" w:date="2022-01-11T19:20:00Z">
            <w:rPr>
              <w:rFonts w:ascii="Georgia" w:hAnsi="Georgia"/>
              <w:sz w:val="20"/>
              <w:szCs w:val="20"/>
            </w:rPr>
          </w:rPrChange>
        </w:rPr>
      </w:pPr>
      <w:r w:rsidRPr="0051525C">
        <w:rPr>
          <w:rFonts w:ascii="Georgia" w:hAnsi="Georgia"/>
          <w:sz w:val="21"/>
          <w:szCs w:val="21"/>
          <w:rPrChange w:id="31" w:author="David Döbele" w:date="2022-01-11T19:20:00Z">
            <w:rPr>
              <w:rFonts w:ascii="Georgia" w:hAnsi="Georgia"/>
              <w:sz w:val="20"/>
              <w:szCs w:val="20"/>
            </w:rPr>
          </w:rPrChange>
        </w:rPr>
        <w:t>Sehr geehrte Damen und Herren</w:t>
      </w:r>
      <w:r w:rsidR="00E65B09" w:rsidRPr="0051525C">
        <w:rPr>
          <w:rFonts w:ascii="Georgia" w:hAnsi="Georgia"/>
          <w:sz w:val="21"/>
          <w:szCs w:val="21"/>
          <w:rPrChange w:id="32" w:author="David Döbele" w:date="2022-01-11T19:20:00Z">
            <w:rPr>
              <w:rFonts w:ascii="Georgia" w:hAnsi="Georgia"/>
              <w:sz w:val="20"/>
              <w:szCs w:val="20"/>
            </w:rPr>
          </w:rPrChange>
        </w:rPr>
        <w:t>,</w:t>
      </w:r>
    </w:p>
    <w:p w14:paraId="433CF1AE" w14:textId="14106765" w:rsidR="00E65B09" w:rsidRPr="0051525C" w:rsidRDefault="00E65B09" w:rsidP="00010A3D">
      <w:pPr>
        <w:spacing w:after="0" w:line="276" w:lineRule="auto"/>
        <w:jc w:val="both"/>
        <w:rPr>
          <w:rFonts w:ascii="Georgia" w:hAnsi="Georgia" w:cs="Times New Roman"/>
          <w:sz w:val="21"/>
          <w:szCs w:val="21"/>
          <w:rPrChange w:id="33" w:author="David Döbele" w:date="2022-01-11T19:20:00Z">
            <w:rPr>
              <w:rFonts w:ascii="Georgia" w:hAnsi="Georgia" w:cs="Times New Roman"/>
              <w:sz w:val="20"/>
              <w:szCs w:val="20"/>
            </w:rPr>
          </w:rPrChange>
        </w:rPr>
      </w:pPr>
    </w:p>
    <w:p w14:paraId="6852B4BD" w14:textId="4E159113" w:rsidR="00E70516" w:rsidRPr="0051525C" w:rsidDel="0051525C" w:rsidRDefault="002505DD" w:rsidP="00677724">
      <w:pPr>
        <w:spacing w:after="0" w:line="276" w:lineRule="auto"/>
        <w:jc w:val="both"/>
        <w:rPr>
          <w:del w:id="34" w:author="David Döbele" w:date="2022-01-11T19:17:00Z"/>
          <w:rFonts w:ascii="Georgia" w:hAnsi="Georgia" w:cs="Times New Roman"/>
          <w:sz w:val="21"/>
          <w:szCs w:val="21"/>
          <w:rPrChange w:id="35" w:author="David Döbele" w:date="2022-01-11T19:20:00Z">
            <w:rPr>
              <w:del w:id="36" w:author="David Döbele" w:date="2022-01-11T19:17:00Z"/>
              <w:rFonts w:ascii="Georgia" w:hAnsi="Georgia" w:cs="Times New Roman"/>
              <w:sz w:val="20"/>
              <w:szCs w:val="20"/>
            </w:rPr>
          </w:rPrChange>
        </w:rPr>
      </w:pPr>
      <w:r w:rsidRPr="0051525C">
        <w:rPr>
          <w:rFonts w:ascii="Georgia" w:hAnsi="Georgia"/>
          <w:sz w:val="21"/>
          <w:szCs w:val="21"/>
          <w:rPrChange w:id="37" w:author="David Döbele" w:date="2022-01-11T19:20:00Z">
            <w:rPr>
              <w:rFonts w:ascii="Georgia" w:hAnsi="Georgia"/>
              <w:sz w:val="20"/>
              <w:szCs w:val="20"/>
            </w:rPr>
          </w:rPrChange>
        </w:rPr>
        <w:t>hochkomplexe</w:t>
      </w:r>
      <w:r w:rsidR="00E5541D" w:rsidRPr="0051525C">
        <w:rPr>
          <w:rFonts w:ascii="Georgia" w:hAnsi="Georgia"/>
          <w:sz w:val="21"/>
          <w:szCs w:val="21"/>
          <w:rPrChange w:id="38" w:author="David Döbele" w:date="2022-01-11T19:20:00Z">
            <w:rPr>
              <w:rFonts w:ascii="Georgia" w:hAnsi="Georgia"/>
              <w:sz w:val="20"/>
              <w:szCs w:val="20"/>
            </w:rPr>
          </w:rPrChange>
        </w:rPr>
        <w:t xml:space="preserve"> Projekte mit </w:t>
      </w:r>
      <w:r w:rsidR="00FC76CE" w:rsidRPr="0051525C">
        <w:rPr>
          <w:rFonts w:ascii="Georgia" w:hAnsi="Georgia"/>
          <w:sz w:val="21"/>
          <w:szCs w:val="21"/>
          <w:rPrChange w:id="39" w:author="David Döbele" w:date="2022-01-11T19:20:00Z">
            <w:rPr>
              <w:rFonts w:ascii="Georgia" w:hAnsi="Georgia"/>
              <w:sz w:val="20"/>
              <w:szCs w:val="20"/>
            </w:rPr>
          </w:rPrChange>
        </w:rPr>
        <w:t xml:space="preserve">nationalen und </w:t>
      </w:r>
      <w:r w:rsidR="00E5541D" w:rsidRPr="0051525C">
        <w:rPr>
          <w:rFonts w:ascii="Georgia" w:hAnsi="Georgia"/>
          <w:sz w:val="21"/>
          <w:szCs w:val="21"/>
          <w:rPrChange w:id="40" w:author="David Döbele" w:date="2022-01-11T19:20:00Z">
            <w:rPr>
              <w:rFonts w:ascii="Georgia" w:hAnsi="Georgia"/>
              <w:sz w:val="20"/>
              <w:szCs w:val="20"/>
            </w:rPr>
          </w:rPrChange>
        </w:rPr>
        <w:t xml:space="preserve">internationalen Vorzeigeunternehmen durchführen, in kürzester Zeit verschiedene Branchen und Unternehmen </w:t>
      </w:r>
      <w:r w:rsidR="004072C1" w:rsidRPr="0051525C">
        <w:rPr>
          <w:rFonts w:ascii="Georgia" w:hAnsi="Georgia"/>
          <w:sz w:val="21"/>
          <w:szCs w:val="21"/>
          <w:rPrChange w:id="41" w:author="David Döbele" w:date="2022-01-11T19:20:00Z">
            <w:rPr>
              <w:rFonts w:ascii="Georgia" w:hAnsi="Georgia"/>
              <w:sz w:val="20"/>
              <w:szCs w:val="20"/>
            </w:rPr>
          </w:rPrChange>
        </w:rPr>
        <w:t>kennenlernen</w:t>
      </w:r>
      <w:r w:rsidR="00E5541D" w:rsidRPr="0051525C">
        <w:rPr>
          <w:rFonts w:ascii="Georgia" w:hAnsi="Georgia"/>
          <w:sz w:val="21"/>
          <w:szCs w:val="21"/>
          <w:rPrChange w:id="42" w:author="David Döbele" w:date="2022-01-11T19:20:00Z">
            <w:rPr>
              <w:rFonts w:ascii="Georgia" w:hAnsi="Georgia"/>
              <w:sz w:val="20"/>
              <w:szCs w:val="20"/>
            </w:rPr>
          </w:rPrChange>
        </w:rPr>
        <w:t xml:space="preserve"> </w:t>
      </w:r>
      <w:r w:rsidRPr="0051525C">
        <w:rPr>
          <w:rFonts w:ascii="Georgia" w:hAnsi="Georgia"/>
          <w:sz w:val="21"/>
          <w:szCs w:val="21"/>
          <w:rPrChange w:id="43" w:author="David Döbele" w:date="2022-01-11T19:20:00Z">
            <w:rPr>
              <w:rFonts w:ascii="Georgia" w:hAnsi="Georgia"/>
              <w:sz w:val="20"/>
              <w:szCs w:val="20"/>
            </w:rPr>
          </w:rPrChange>
        </w:rPr>
        <w:t>sowie</w:t>
      </w:r>
      <w:r w:rsidR="00E5541D" w:rsidRPr="0051525C">
        <w:rPr>
          <w:rFonts w:ascii="Georgia" w:hAnsi="Georgia"/>
          <w:sz w:val="21"/>
          <w:szCs w:val="21"/>
          <w:rPrChange w:id="44" w:author="David Döbele" w:date="2022-01-11T19:20:00Z">
            <w:rPr>
              <w:rFonts w:ascii="Georgia" w:hAnsi="Georgia"/>
              <w:sz w:val="20"/>
              <w:szCs w:val="20"/>
            </w:rPr>
          </w:rPrChange>
        </w:rPr>
        <w:t xml:space="preserve"> ständig wechselnde Herausforderungen und Problemstellungen</w:t>
      </w:r>
      <w:r w:rsidRPr="0051525C">
        <w:rPr>
          <w:rFonts w:ascii="Georgia" w:hAnsi="Georgia"/>
          <w:sz w:val="21"/>
          <w:szCs w:val="21"/>
          <w:rPrChange w:id="45" w:author="David Döbele" w:date="2022-01-11T19:20:00Z">
            <w:rPr>
              <w:rFonts w:ascii="Georgia" w:hAnsi="Georgia"/>
              <w:sz w:val="20"/>
              <w:szCs w:val="20"/>
            </w:rPr>
          </w:rPrChange>
        </w:rPr>
        <w:t xml:space="preserve"> – d</w:t>
      </w:r>
      <w:r w:rsidR="00E5541D" w:rsidRPr="0051525C">
        <w:rPr>
          <w:rFonts w:ascii="Georgia" w:hAnsi="Georgia"/>
          <w:sz w:val="21"/>
          <w:szCs w:val="21"/>
          <w:rPrChange w:id="46" w:author="David Döbele" w:date="2022-01-11T19:20:00Z">
            <w:rPr>
              <w:rFonts w:ascii="Georgia" w:hAnsi="Georgia"/>
              <w:sz w:val="20"/>
              <w:szCs w:val="20"/>
            </w:rPr>
          </w:rPrChange>
        </w:rPr>
        <w:t xml:space="preserve">as sind die Schlagworte, die mir bei der Arbeit einer Unternehmensberatung als erstes in den Sinn kommen und mich motivieren </w:t>
      </w:r>
      <w:r w:rsidR="004072C1" w:rsidRPr="0051525C">
        <w:rPr>
          <w:rFonts w:ascii="Georgia" w:hAnsi="Georgia"/>
          <w:sz w:val="21"/>
          <w:szCs w:val="21"/>
          <w:rPrChange w:id="47" w:author="David Döbele" w:date="2022-01-11T19:20:00Z">
            <w:rPr>
              <w:rFonts w:ascii="Georgia" w:hAnsi="Georgia"/>
              <w:sz w:val="20"/>
              <w:szCs w:val="20"/>
            </w:rPr>
          </w:rPrChange>
        </w:rPr>
        <w:t>in dieser Branche Karriere zu machen</w:t>
      </w:r>
      <w:r w:rsidR="00E5541D" w:rsidRPr="0051525C">
        <w:rPr>
          <w:rFonts w:ascii="Georgia" w:hAnsi="Georgia"/>
          <w:sz w:val="21"/>
          <w:szCs w:val="21"/>
          <w:rPrChange w:id="48" w:author="David Döbele" w:date="2022-01-11T19:20:00Z">
            <w:rPr>
              <w:rFonts w:ascii="Georgia" w:hAnsi="Georgia"/>
              <w:sz w:val="20"/>
              <w:szCs w:val="20"/>
            </w:rPr>
          </w:rPrChange>
        </w:rPr>
        <w:t xml:space="preserve">. </w:t>
      </w:r>
      <w:r w:rsidR="00591586" w:rsidRPr="0051525C">
        <w:rPr>
          <w:rFonts w:ascii="Georgia" w:hAnsi="Georgia"/>
          <w:sz w:val="21"/>
          <w:szCs w:val="21"/>
          <w:rPrChange w:id="49" w:author="David Döbele" w:date="2022-01-11T19:20:00Z">
            <w:rPr>
              <w:rFonts w:ascii="Georgia" w:hAnsi="Georgia"/>
              <w:sz w:val="20"/>
              <w:szCs w:val="20"/>
            </w:rPr>
          </w:rPrChange>
        </w:rPr>
        <w:t>Durch die Arbeit am Puls der Wirtschaft</w:t>
      </w:r>
      <w:r w:rsidR="004072C1" w:rsidRPr="0051525C">
        <w:rPr>
          <w:rFonts w:ascii="Georgia" w:hAnsi="Georgia"/>
          <w:sz w:val="21"/>
          <w:szCs w:val="21"/>
          <w:rPrChange w:id="50" w:author="David Döbele" w:date="2022-01-11T19:20:00Z">
            <w:rPr>
              <w:rFonts w:ascii="Georgia" w:hAnsi="Georgia"/>
              <w:sz w:val="20"/>
              <w:szCs w:val="20"/>
            </w:rPr>
          </w:rPrChange>
        </w:rPr>
        <w:t xml:space="preserve">, haben Unternehmensberatungen </w:t>
      </w:r>
      <w:r w:rsidR="005B6252" w:rsidRPr="0051525C">
        <w:rPr>
          <w:rFonts w:ascii="Georgia" w:hAnsi="Georgia"/>
          <w:sz w:val="21"/>
          <w:szCs w:val="21"/>
          <w:rPrChange w:id="51" w:author="David Döbele" w:date="2022-01-11T19:20:00Z">
            <w:rPr>
              <w:rFonts w:ascii="Georgia" w:hAnsi="Georgia"/>
              <w:sz w:val="20"/>
              <w:szCs w:val="20"/>
            </w:rPr>
          </w:rPrChange>
        </w:rPr>
        <w:t xml:space="preserve">zudem </w:t>
      </w:r>
      <w:r w:rsidR="004072C1" w:rsidRPr="0051525C">
        <w:rPr>
          <w:rFonts w:ascii="Georgia" w:hAnsi="Georgia"/>
          <w:sz w:val="21"/>
          <w:szCs w:val="21"/>
          <w:rPrChange w:id="52" w:author="David Döbele" w:date="2022-01-11T19:20:00Z">
            <w:rPr>
              <w:rFonts w:ascii="Georgia" w:hAnsi="Georgia"/>
              <w:sz w:val="20"/>
              <w:szCs w:val="20"/>
            </w:rPr>
          </w:rPrChange>
        </w:rPr>
        <w:t>die einzigartige Chance</w:t>
      </w:r>
      <w:r w:rsidR="00677724" w:rsidRPr="0051525C">
        <w:rPr>
          <w:rFonts w:ascii="Georgia" w:hAnsi="Georgia"/>
          <w:sz w:val="21"/>
          <w:szCs w:val="21"/>
          <w:rPrChange w:id="53" w:author="David Döbele" w:date="2022-01-11T19:20:00Z">
            <w:rPr>
              <w:rFonts w:ascii="Georgia" w:hAnsi="Georgia"/>
              <w:sz w:val="20"/>
              <w:szCs w:val="20"/>
            </w:rPr>
          </w:rPrChange>
        </w:rPr>
        <w:t>,</w:t>
      </w:r>
      <w:r w:rsidR="009C29E9" w:rsidRPr="0051525C">
        <w:rPr>
          <w:rFonts w:ascii="Georgia" w:hAnsi="Georgia"/>
          <w:sz w:val="21"/>
          <w:szCs w:val="21"/>
          <w:rPrChange w:id="54" w:author="David Döbele" w:date="2022-01-11T19:20:00Z">
            <w:rPr>
              <w:rFonts w:ascii="Georgia" w:hAnsi="Georgia"/>
              <w:sz w:val="20"/>
              <w:szCs w:val="20"/>
            </w:rPr>
          </w:rPrChange>
        </w:rPr>
        <w:t xml:space="preserve"> Innovationen und Veränderung</w:t>
      </w:r>
      <w:r w:rsidR="007773B9" w:rsidRPr="0051525C">
        <w:rPr>
          <w:rFonts w:ascii="Georgia" w:hAnsi="Georgia"/>
          <w:sz w:val="21"/>
          <w:szCs w:val="21"/>
          <w:rPrChange w:id="55" w:author="David Döbele" w:date="2022-01-11T19:20:00Z">
            <w:rPr>
              <w:rFonts w:ascii="Georgia" w:hAnsi="Georgia"/>
              <w:sz w:val="20"/>
              <w:szCs w:val="20"/>
            </w:rPr>
          </w:rPrChange>
        </w:rPr>
        <w:t>en</w:t>
      </w:r>
      <w:r w:rsidR="009C29E9" w:rsidRPr="0051525C">
        <w:rPr>
          <w:rFonts w:ascii="Georgia" w:hAnsi="Georgia"/>
          <w:sz w:val="21"/>
          <w:szCs w:val="21"/>
          <w:rPrChange w:id="56" w:author="David Döbele" w:date="2022-01-11T19:20:00Z">
            <w:rPr>
              <w:rFonts w:ascii="Georgia" w:hAnsi="Georgia"/>
              <w:sz w:val="20"/>
              <w:szCs w:val="20"/>
            </w:rPr>
          </w:rPrChange>
        </w:rPr>
        <w:t xml:space="preserve"> direkt mitgestalten und vorantreiben </w:t>
      </w:r>
      <w:r w:rsidR="007773B9" w:rsidRPr="0051525C">
        <w:rPr>
          <w:rFonts w:ascii="Georgia" w:hAnsi="Georgia"/>
          <w:sz w:val="21"/>
          <w:szCs w:val="21"/>
          <w:rPrChange w:id="57" w:author="David Döbele" w:date="2022-01-11T19:20:00Z">
            <w:rPr>
              <w:rFonts w:ascii="Georgia" w:hAnsi="Georgia"/>
              <w:sz w:val="20"/>
              <w:szCs w:val="20"/>
            </w:rPr>
          </w:rPrChange>
        </w:rPr>
        <w:t>zu können</w:t>
      </w:r>
      <w:r w:rsidR="009C29E9" w:rsidRPr="0051525C">
        <w:rPr>
          <w:rFonts w:ascii="Georgia" w:hAnsi="Georgia"/>
          <w:sz w:val="21"/>
          <w:szCs w:val="21"/>
          <w:rPrChange w:id="58" w:author="David Döbele" w:date="2022-01-11T19:20:00Z">
            <w:rPr>
              <w:rFonts w:ascii="Georgia" w:hAnsi="Georgia"/>
              <w:sz w:val="20"/>
              <w:szCs w:val="20"/>
            </w:rPr>
          </w:rPrChange>
        </w:rPr>
        <w:t>.</w:t>
      </w:r>
      <w:r w:rsidR="00E65B09" w:rsidRPr="0051525C">
        <w:rPr>
          <w:rFonts w:ascii="Georgia" w:hAnsi="Georgia"/>
          <w:sz w:val="21"/>
          <w:szCs w:val="21"/>
          <w:rPrChange w:id="59" w:author="David Döbele" w:date="2022-01-11T19:20:00Z">
            <w:rPr>
              <w:rFonts w:ascii="Georgia" w:hAnsi="Georgia"/>
              <w:sz w:val="20"/>
              <w:szCs w:val="20"/>
            </w:rPr>
          </w:rPrChange>
        </w:rPr>
        <w:t xml:space="preserve"> </w:t>
      </w:r>
      <w:r w:rsidR="00E70516" w:rsidRPr="0051525C">
        <w:rPr>
          <w:rFonts w:ascii="Georgia" w:hAnsi="Georgia"/>
          <w:sz w:val="21"/>
          <w:szCs w:val="21"/>
          <w:rPrChange w:id="60" w:author="David Döbele" w:date="2022-01-11T19:20:00Z">
            <w:rPr>
              <w:rFonts w:ascii="Georgia" w:hAnsi="Georgia"/>
              <w:sz w:val="20"/>
              <w:szCs w:val="20"/>
            </w:rPr>
          </w:rPrChange>
        </w:rPr>
        <w:t>Dadurch stellen Berater eine entscheidende Rolle für den nachhaltigen Erfolg eines Unternehmens</w:t>
      </w:r>
      <w:r w:rsidR="004072C1" w:rsidRPr="0051525C">
        <w:rPr>
          <w:rFonts w:ascii="Georgia" w:hAnsi="Georgia"/>
          <w:sz w:val="21"/>
          <w:szCs w:val="21"/>
          <w:rPrChange w:id="61" w:author="David Döbele" w:date="2022-01-11T19:20:00Z">
            <w:rPr>
              <w:rFonts w:ascii="Georgia" w:hAnsi="Georgia"/>
              <w:sz w:val="20"/>
              <w:szCs w:val="20"/>
            </w:rPr>
          </w:rPrChange>
        </w:rPr>
        <w:t xml:space="preserve"> </w:t>
      </w:r>
      <w:r w:rsidR="00725A98" w:rsidRPr="0051525C">
        <w:rPr>
          <w:rFonts w:ascii="Georgia" w:hAnsi="Georgia"/>
          <w:sz w:val="21"/>
          <w:szCs w:val="21"/>
          <w:rPrChange w:id="62" w:author="David Döbele" w:date="2022-01-11T19:20:00Z">
            <w:rPr>
              <w:rFonts w:ascii="Georgia" w:hAnsi="Georgia"/>
              <w:sz w:val="20"/>
              <w:szCs w:val="20"/>
            </w:rPr>
          </w:rPrChange>
        </w:rPr>
        <w:t>und der</w:t>
      </w:r>
      <w:r w:rsidR="004072C1" w:rsidRPr="0051525C">
        <w:rPr>
          <w:rFonts w:ascii="Georgia" w:hAnsi="Georgia"/>
          <w:sz w:val="21"/>
          <w:szCs w:val="21"/>
          <w:rPrChange w:id="63" w:author="David Döbele" w:date="2022-01-11T19:20:00Z">
            <w:rPr>
              <w:rFonts w:ascii="Georgia" w:hAnsi="Georgia"/>
              <w:sz w:val="20"/>
              <w:szCs w:val="20"/>
            </w:rPr>
          </w:rPrChange>
        </w:rPr>
        <w:t xml:space="preserve"> gesamte</w:t>
      </w:r>
      <w:r w:rsidR="00725A98" w:rsidRPr="0051525C">
        <w:rPr>
          <w:rFonts w:ascii="Georgia" w:hAnsi="Georgia"/>
          <w:sz w:val="21"/>
          <w:szCs w:val="21"/>
          <w:rPrChange w:id="64" w:author="David Döbele" w:date="2022-01-11T19:20:00Z">
            <w:rPr>
              <w:rFonts w:ascii="Georgia" w:hAnsi="Georgia"/>
              <w:sz w:val="20"/>
              <w:szCs w:val="20"/>
            </w:rPr>
          </w:rPrChange>
        </w:rPr>
        <w:t>n</w:t>
      </w:r>
      <w:r w:rsidR="004072C1" w:rsidRPr="0051525C">
        <w:rPr>
          <w:rFonts w:ascii="Georgia" w:hAnsi="Georgia"/>
          <w:sz w:val="21"/>
          <w:szCs w:val="21"/>
          <w:rPrChange w:id="65" w:author="David Döbele" w:date="2022-01-11T19:20:00Z">
            <w:rPr>
              <w:rFonts w:ascii="Georgia" w:hAnsi="Georgia"/>
              <w:sz w:val="20"/>
              <w:szCs w:val="20"/>
            </w:rPr>
          </w:rPrChange>
        </w:rPr>
        <w:t xml:space="preserve"> Volkswirtschaften</w:t>
      </w:r>
      <w:r w:rsidR="00E70516" w:rsidRPr="0051525C">
        <w:rPr>
          <w:rFonts w:ascii="Georgia" w:hAnsi="Georgia"/>
          <w:sz w:val="21"/>
          <w:szCs w:val="21"/>
          <w:rPrChange w:id="66" w:author="David Döbele" w:date="2022-01-11T19:20:00Z">
            <w:rPr>
              <w:rFonts w:ascii="Georgia" w:hAnsi="Georgia"/>
              <w:sz w:val="20"/>
              <w:szCs w:val="20"/>
            </w:rPr>
          </w:rPrChange>
        </w:rPr>
        <w:t xml:space="preserve"> dar. Um durch meine Arbeit eines Tages ebenfalls zu so einem </w:t>
      </w:r>
      <w:r w:rsidR="004072C1" w:rsidRPr="0051525C">
        <w:rPr>
          <w:rFonts w:ascii="Georgia" w:hAnsi="Georgia"/>
          <w:sz w:val="21"/>
          <w:szCs w:val="21"/>
          <w:rPrChange w:id="67" w:author="David Döbele" w:date="2022-01-11T19:20:00Z">
            <w:rPr>
              <w:rFonts w:ascii="Georgia" w:hAnsi="Georgia"/>
              <w:sz w:val="20"/>
              <w:szCs w:val="20"/>
            </w:rPr>
          </w:rPrChange>
        </w:rPr>
        <w:t>Erfolg beitragen zu können</w:t>
      </w:r>
      <w:r w:rsidR="00E70516" w:rsidRPr="0051525C">
        <w:rPr>
          <w:rFonts w:ascii="Georgia" w:hAnsi="Georgia"/>
          <w:sz w:val="21"/>
          <w:szCs w:val="21"/>
          <w:rPrChange w:id="68" w:author="David Döbele" w:date="2022-01-11T19:20:00Z">
            <w:rPr>
              <w:rFonts w:ascii="Georgia" w:hAnsi="Georgia"/>
              <w:sz w:val="20"/>
              <w:szCs w:val="20"/>
            </w:rPr>
          </w:rPrChange>
        </w:rPr>
        <w:t xml:space="preserve">, möchte ich bei Ihnen ab </w:t>
      </w:r>
      <w:r w:rsidR="005B6252" w:rsidRPr="0051525C">
        <w:rPr>
          <w:rFonts w:ascii="Georgia" w:hAnsi="Georgia"/>
          <w:sz w:val="21"/>
          <w:szCs w:val="21"/>
          <w:rPrChange w:id="69" w:author="David Döbele" w:date="2022-01-11T19:20:00Z">
            <w:rPr>
              <w:rFonts w:ascii="Georgia" w:hAnsi="Georgia"/>
              <w:sz w:val="20"/>
              <w:szCs w:val="20"/>
            </w:rPr>
          </w:rPrChange>
        </w:rPr>
        <w:t>Juli</w:t>
      </w:r>
      <w:r w:rsidR="00E70516" w:rsidRPr="0051525C">
        <w:rPr>
          <w:rFonts w:ascii="Georgia" w:hAnsi="Georgia"/>
          <w:sz w:val="21"/>
          <w:szCs w:val="21"/>
          <w:rPrChange w:id="70" w:author="David Döbele" w:date="2022-01-11T19:20:00Z">
            <w:rPr>
              <w:rFonts w:ascii="Georgia" w:hAnsi="Georgia"/>
              <w:sz w:val="20"/>
              <w:szCs w:val="20"/>
            </w:rPr>
          </w:rPrChange>
        </w:rPr>
        <w:t xml:space="preserve"> 2022</w:t>
      </w:r>
      <w:r w:rsidR="00E70516" w:rsidRPr="0051525C">
        <w:rPr>
          <w:rFonts w:ascii="Georgia" w:hAnsi="Georgia" w:cs="Times New Roman"/>
          <w:sz w:val="21"/>
          <w:szCs w:val="21"/>
          <w:rPrChange w:id="71" w:author="David Döbele" w:date="2022-01-11T19:20:00Z">
            <w:rPr>
              <w:rFonts w:ascii="Georgia" w:hAnsi="Georgia" w:cs="Times New Roman"/>
              <w:sz w:val="20"/>
              <w:szCs w:val="20"/>
            </w:rPr>
          </w:rPrChange>
        </w:rPr>
        <w:t xml:space="preserve"> ein </w:t>
      </w:r>
      <w:r w:rsidR="005B6252" w:rsidRPr="0051525C">
        <w:rPr>
          <w:rFonts w:ascii="Georgia" w:hAnsi="Georgia" w:cs="Times New Roman"/>
          <w:sz w:val="21"/>
          <w:szCs w:val="21"/>
          <w:rPrChange w:id="72" w:author="David Döbele" w:date="2022-01-11T19:20:00Z">
            <w:rPr>
              <w:rFonts w:ascii="Georgia" w:hAnsi="Georgia" w:cs="Times New Roman"/>
              <w:sz w:val="20"/>
              <w:szCs w:val="20"/>
            </w:rPr>
          </w:rPrChange>
        </w:rPr>
        <w:t xml:space="preserve">acht bis </w:t>
      </w:r>
      <w:r w:rsidR="005B6252" w:rsidRPr="0051525C">
        <w:rPr>
          <w:rFonts w:ascii="Georgia" w:hAnsi="Georgia"/>
          <w:sz w:val="21"/>
          <w:szCs w:val="21"/>
          <w:rPrChange w:id="73" w:author="David Döbele" w:date="2022-01-11T19:20:00Z">
            <w:rPr>
              <w:rFonts w:ascii="Georgia" w:hAnsi="Georgia"/>
              <w:sz w:val="20"/>
              <w:szCs w:val="20"/>
            </w:rPr>
          </w:rPrChange>
        </w:rPr>
        <w:t>zwölf</w:t>
      </w:r>
      <w:r w:rsidR="00EB12A6" w:rsidRPr="0051525C">
        <w:rPr>
          <w:rFonts w:ascii="Georgia" w:hAnsi="Georgia"/>
          <w:sz w:val="21"/>
          <w:szCs w:val="21"/>
          <w:rPrChange w:id="74" w:author="David Döbele" w:date="2022-01-11T19:20:00Z">
            <w:rPr>
              <w:rFonts w:ascii="Georgia" w:hAnsi="Georgia"/>
              <w:sz w:val="20"/>
              <w:szCs w:val="20"/>
            </w:rPr>
          </w:rPrChange>
        </w:rPr>
        <w:t>wöchiges</w:t>
      </w:r>
      <w:r w:rsidR="00E70516" w:rsidRPr="0051525C">
        <w:rPr>
          <w:rFonts w:ascii="Georgia" w:hAnsi="Georgia"/>
          <w:sz w:val="21"/>
          <w:szCs w:val="21"/>
          <w:rPrChange w:id="75" w:author="David Döbele" w:date="2022-01-11T19:20:00Z">
            <w:rPr>
              <w:rFonts w:ascii="Georgia" w:hAnsi="Georgia"/>
              <w:sz w:val="20"/>
              <w:szCs w:val="20"/>
            </w:rPr>
          </w:rPrChange>
        </w:rPr>
        <w:t xml:space="preserve"> Praktikum im Consulting </w:t>
      </w:r>
      <w:r w:rsidR="00CC3171" w:rsidRPr="0051525C">
        <w:rPr>
          <w:rFonts w:ascii="Georgia" w:hAnsi="Georgia"/>
          <w:sz w:val="21"/>
          <w:szCs w:val="21"/>
          <w:rPrChange w:id="76" w:author="David Döbele" w:date="2022-01-11T19:20:00Z">
            <w:rPr>
              <w:rFonts w:ascii="Georgia" w:hAnsi="Georgia"/>
              <w:sz w:val="20"/>
              <w:szCs w:val="20"/>
            </w:rPr>
          </w:rPrChange>
        </w:rPr>
        <w:t>an Ihrem Standort in</w:t>
      </w:r>
      <w:r w:rsidR="00152D20" w:rsidRPr="0051525C">
        <w:rPr>
          <w:rFonts w:ascii="Georgia" w:hAnsi="Georgia"/>
          <w:sz w:val="21"/>
          <w:szCs w:val="21"/>
          <w:rPrChange w:id="77" w:author="David Döbele" w:date="2022-01-11T19:20:00Z">
            <w:rPr>
              <w:rFonts w:ascii="Georgia" w:hAnsi="Georgia"/>
              <w:sz w:val="20"/>
              <w:szCs w:val="20"/>
            </w:rPr>
          </w:rPrChange>
        </w:rPr>
        <w:t xml:space="preserve"> xxx</w:t>
      </w:r>
      <w:r w:rsidR="00CC3171" w:rsidRPr="0051525C">
        <w:rPr>
          <w:rFonts w:ascii="Georgia" w:hAnsi="Georgia"/>
          <w:sz w:val="21"/>
          <w:szCs w:val="21"/>
          <w:rPrChange w:id="78" w:author="David Döbele" w:date="2022-01-11T19:20:00Z">
            <w:rPr>
              <w:rFonts w:ascii="Georgia" w:hAnsi="Georgia"/>
              <w:sz w:val="20"/>
              <w:szCs w:val="20"/>
            </w:rPr>
          </w:rPrChange>
        </w:rPr>
        <w:t xml:space="preserve"> </w:t>
      </w:r>
      <w:r w:rsidR="00E70516" w:rsidRPr="0051525C">
        <w:rPr>
          <w:rFonts w:ascii="Georgia" w:hAnsi="Georgia"/>
          <w:sz w:val="21"/>
          <w:szCs w:val="21"/>
          <w:rPrChange w:id="79" w:author="David Döbele" w:date="2022-01-11T19:20:00Z">
            <w:rPr>
              <w:rFonts w:ascii="Georgia" w:hAnsi="Georgia"/>
              <w:sz w:val="20"/>
              <w:szCs w:val="20"/>
            </w:rPr>
          </w:rPrChange>
        </w:rPr>
        <w:t>absolvieren</w:t>
      </w:r>
      <w:r w:rsidR="00E70516" w:rsidRPr="0051525C">
        <w:rPr>
          <w:rFonts w:ascii="Georgia" w:hAnsi="Georgia" w:cs="Times New Roman"/>
          <w:sz w:val="21"/>
          <w:szCs w:val="21"/>
          <w:rPrChange w:id="80" w:author="David Döbele" w:date="2022-01-11T19:20:00Z">
            <w:rPr>
              <w:rFonts w:ascii="Georgia" w:hAnsi="Georgia" w:cs="Times New Roman"/>
              <w:sz w:val="20"/>
              <w:szCs w:val="20"/>
            </w:rPr>
          </w:rPrChange>
        </w:rPr>
        <w:t>.</w:t>
      </w:r>
    </w:p>
    <w:p w14:paraId="2C090CDF" w14:textId="646D07D3" w:rsidR="00E65B09" w:rsidRPr="0051525C" w:rsidRDefault="00E65B09" w:rsidP="00010A3D">
      <w:pPr>
        <w:spacing w:after="0" w:line="276" w:lineRule="auto"/>
        <w:jc w:val="both"/>
        <w:rPr>
          <w:rFonts w:ascii="Georgia" w:hAnsi="Georgia" w:cs="Times New Roman"/>
          <w:sz w:val="21"/>
          <w:szCs w:val="21"/>
          <w:rPrChange w:id="81" w:author="David Döbele" w:date="2022-01-11T19:20:00Z">
            <w:rPr>
              <w:rFonts w:ascii="Georgia" w:hAnsi="Georgia" w:cs="Times New Roman"/>
              <w:sz w:val="20"/>
              <w:szCs w:val="20"/>
            </w:rPr>
          </w:rPrChange>
        </w:rPr>
      </w:pPr>
    </w:p>
    <w:p w14:paraId="45D20E22" w14:textId="2674F815" w:rsidR="00DD77E7" w:rsidRPr="0051525C" w:rsidRDefault="00DD77E7" w:rsidP="00010A3D">
      <w:pPr>
        <w:spacing w:after="0" w:line="276" w:lineRule="auto"/>
        <w:jc w:val="both"/>
        <w:rPr>
          <w:rFonts w:ascii="Georgia" w:hAnsi="Georgia" w:cs="Times New Roman"/>
          <w:sz w:val="21"/>
          <w:szCs w:val="21"/>
          <w:rPrChange w:id="82" w:author="David Döbele" w:date="2022-01-11T19:20:00Z">
            <w:rPr>
              <w:rFonts w:ascii="Georgia" w:hAnsi="Georgia" w:cs="Times New Roman"/>
              <w:sz w:val="20"/>
              <w:szCs w:val="20"/>
            </w:rPr>
          </w:rPrChange>
        </w:rPr>
      </w:pPr>
    </w:p>
    <w:p w14:paraId="29F6612B" w14:textId="1195F557" w:rsidR="00152D20" w:rsidRPr="0051525C" w:rsidDel="0051525C" w:rsidRDefault="00152D20" w:rsidP="00152D20">
      <w:pPr>
        <w:spacing w:before="40" w:after="40"/>
        <w:jc w:val="both"/>
        <w:rPr>
          <w:del w:id="83" w:author="David Döbele" w:date="2022-01-11T19:19:00Z"/>
          <w:rFonts w:ascii="Georgia" w:hAnsi="Georgia" w:cstheme="minorHAnsi"/>
          <w:sz w:val="21"/>
          <w:szCs w:val="21"/>
        </w:rPr>
      </w:pPr>
      <w:r w:rsidRPr="0051525C">
        <w:rPr>
          <w:rFonts w:ascii="Georgia" w:hAnsi="Georgia" w:cstheme="minorHAnsi"/>
          <w:sz w:val="21"/>
          <w:szCs w:val="21"/>
        </w:rPr>
        <w:t>Bereits zu Schulzeiten konnte ich zeigen, dass ich selbstständig und strukturiert arbeite und folglich sehr gute Leistung erbracht habe, was sich auch in meinen bisherigen Noten wi</w:t>
      </w:r>
      <w:del w:id="84" w:author="David Döbele" w:date="2022-01-11T19:18:00Z">
        <w:r w:rsidRPr="0051525C" w:rsidDel="0051525C">
          <w:rPr>
            <w:rFonts w:ascii="Georgia" w:hAnsi="Georgia" w:cstheme="minorHAnsi"/>
            <w:sz w:val="21"/>
            <w:szCs w:val="21"/>
          </w:rPr>
          <w:delText>e</w:delText>
        </w:r>
      </w:del>
      <w:r w:rsidRPr="0051525C">
        <w:rPr>
          <w:rFonts w:ascii="Georgia" w:hAnsi="Georgia" w:cstheme="minorHAnsi"/>
          <w:sz w:val="21"/>
          <w:szCs w:val="21"/>
        </w:rPr>
        <w:t xml:space="preserve">derspiegelt. Außerdem verfüge ich über einen immensen Wissensdurst und bildete mich auch außerschulisch durch Onlinekurse und Bücher über finanzielle Themen weiter, was meine hohe Einsatzbereitschaft und mein außerordentliches Interesse an finanziellen Themen zeigt. Des </w:t>
      </w:r>
      <w:proofErr w:type="spellStart"/>
      <w:r w:rsidRPr="0051525C">
        <w:rPr>
          <w:rFonts w:ascii="Georgia" w:hAnsi="Georgia" w:cstheme="minorHAnsi"/>
          <w:sz w:val="21"/>
          <w:szCs w:val="21"/>
        </w:rPr>
        <w:t>Weiteren</w:t>
      </w:r>
      <w:proofErr w:type="spellEnd"/>
      <w:r w:rsidRPr="0051525C">
        <w:rPr>
          <w:rFonts w:ascii="Georgia" w:hAnsi="Georgia" w:cstheme="minorHAnsi"/>
          <w:sz w:val="21"/>
          <w:szCs w:val="21"/>
        </w:rPr>
        <w:t xml:space="preserve"> absolvierte ich im Sommer 2020 ein auf Eigeninitiative basierendes </w:t>
      </w:r>
      <w:del w:id="85" w:author="David Döbele" w:date="2022-01-11T19:20:00Z">
        <w:r w:rsidRPr="0051525C" w:rsidDel="0051525C">
          <w:rPr>
            <w:rFonts w:ascii="Georgia" w:hAnsi="Georgia" w:cstheme="minorHAnsi"/>
            <w:sz w:val="21"/>
            <w:szCs w:val="21"/>
          </w:rPr>
          <w:delText xml:space="preserve"> </w:delText>
        </w:r>
      </w:del>
      <w:r w:rsidRPr="0051525C">
        <w:rPr>
          <w:rFonts w:ascii="Georgia" w:hAnsi="Georgia" w:cstheme="minorHAnsi"/>
          <w:sz w:val="21"/>
          <w:szCs w:val="21"/>
        </w:rPr>
        <w:t xml:space="preserve">Praktikum in einem weltweittätigen und technologisch führenden Unternehmen für Verbundwerkstoffe und kam so erstmalig in Kontakt mit betriebswirtschaftlichen Prozessen und der Automatisierung dieser. </w:t>
      </w:r>
      <w:ins w:id="86" w:author="David Döbele" w:date="2022-01-11T19:18:00Z">
        <w:r w:rsidR="0051525C" w:rsidRPr="0051525C">
          <w:rPr>
            <w:rFonts w:ascii="Georgia" w:hAnsi="Georgia" w:cstheme="minorHAnsi"/>
            <w:sz w:val="21"/>
            <w:szCs w:val="21"/>
          </w:rPr>
          <w:t xml:space="preserve">Hier nahm ich unter anderem an </w:t>
        </w:r>
      </w:ins>
      <w:ins w:id="87" w:author="David Döbele" w:date="2022-01-11T19:19:00Z">
        <w:r w:rsidR="0051525C" w:rsidRPr="0051525C">
          <w:rPr>
            <w:rFonts w:ascii="Georgia" w:hAnsi="Georgia" w:cstheme="minorHAnsi"/>
            <w:sz w:val="21"/>
            <w:szCs w:val="21"/>
          </w:rPr>
          <w:t xml:space="preserve">mehreren </w:t>
        </w:r>
      </w:ins>
      <w:ins w:id="88" w:author="David Döbele" w:date="2022-01-11T19:18:00Z">
        <w:r w:rsidR="0051525C" w:rsidRPr="0051525C">
          <w:rPr>
            <w:rFonts w:ascii="Georgia" w:hAnsi="Georgia" w:cstheme="minorHAnsi"/>
            <w:sz w:val="21"/>
            <w:szCs w:val="21"/>
          </w:rPr>
          <w:t xml:space="preserve">Meetings der Geschäftsführung teil und konnte eigenständige Projekte im Bereich Logistik vorantreiben. </w:t>
        </w:r>
      </w:ins>
      <w:r w:rsidRPr="0051525C">
        <w:rPr>
          <w:rFonts w:ascii="Georgia" w:hAnsi="Georgia" w:cstheme="minorHAnsi"/>
          <w:sz w:val="21"/>
          <w:szCs w:val="21"/>
        </w:rPr>
        <w:t xml:space="preserve">Dieses Praktikum prägte mich nachhaltig, da ich dadurch nicht nur mein Interesse an betriebswirtschaftlichen Themen festigte, sondern auch erstmalig erkennen konnte, wie Strukturen in Unternehmen aufgebaut und wie man durch gezielte Analyse und Optimierung der Geschäftsabläufe zu einer nachhaltigen Entwicklung von Unternehmen beitragen kann. </w:t>
      </w:r>
      <w:ins w:id="89" w:author="David Döbele" w:date="2022-01-11T19:21:00Z">
        <w:r w:rsidR="0051525C">
          <w:rPr>
            <w:rFonts w:ascii="Georgia" w:hAnsi="Georgia" w:cstheme="minorHAnsi"/>
            <w:sz w:val="21"/>
            <w:szCs w:val="21"/>
          </w:rPr>
          <w:t>Meine Freude an analytischen Herausforderungen bringe ich auch bei meinem Hobby Schach ein, mit dem ich mich in meiner Freizeit gerne beschäftige. Meine bisherigen wirtschaftlichen Kenntnisse sowie mein großes Inter</w:t>
        </w:r>
      </w:ins>
      <w:ins w:id="90" w:author="David Döbele" w:date="2022-01-11T19:22:00Z">
        <w:r w:rsidR="0051525C">
          <w:rPr>
            <w:rFonts w:ascii="Georgia" w:hAnsi="Georgia" w:cstheme="minorHAnsi"/>
            <w:sz w:val="21"/>
            <w:szCs w:val="21"/>
          </w:rPr>
          <w:t>e</w:t>
        </w:r>
      </w:ins>
      <w:ins w:id="91" w:author="David Döbele" w:date="2022-01-11T19:21:00Z">
        <w:r w:rsidR="0051525C">
          <w:rPr>
            <w:rFonts w:ascii="Georgia" w:hAnsi="Georgia" w:cstheme="minorHAnsi"/>
            <w:sz w:val="21"/>
            <w:szCs w:val="21"/>
          </w:rPr>
          <w:t>s</w:t>
        </w:r>
      </w:ins>
      <w:ins w:id="92" w:author="David Döbele" w:date="2022-01-11T19:22:00Z">
        <w:r w:rsidR="0051525C">
          <w:rPr>
            <w:rFonts w:ascii="Georgia" w:hAnsi="Georgia" w:cstheme="minorHAnsi"/>
            <w:sz w:val="21"/>
            <w:szCs w:val="21"/>
          </w:rPr>
          <w:t xml:space="preserve">se am Lösen von komplexen Problemen </w:t>
        </w:r>
      </w:ins>
      <w:del w:id="93" w:author="David Döbele" w:date="2022-01-11T19:21:00Z">
        <w:r w:rsidRPr="0051525C" w:rsidDel="0051525C">
          <w:rPr>
            <w:rFonts w:ascii="Georgia" w:hAnsi="Georgia" w:cstheme="minorHAnsi"/>
            <w:sz w:val="21"/>
            <w:szCs w:val="21"/>
          </w:rPr>
          <w:delText xml:space="preserve">Dieses Verständnis und Wissen </w:delText>
        </w:r>
      </w:del>
      <w:r w:rsidRPr="0051525C">
        <w:rPr>
          <w:rFonts w:ascii="Georgia" w:hAnsi="Georgia" w:cstheme="minorHAnsi"/>
          <w:sz w:val="21"/>
          <w:szCs w:val="21"/>
        </w:rPr>
        <w:t xml:space="preserve">würde ich durch ein Praktikum bei </w:t>
      </w:r>
      <w:ins w:id="94" w:author="David Döbele" w:date="2022-01-11T19:19:00Z">
        <w:r w:rsidR="0051525C" w:rsidRPr="0051525C">
          <w:rPr>
            <w:rFonts w:ascii="Georgia" w:hAnsi="Georgia" w:cstheme="minorHAnsi"/>
            <w:sz w:val="21"/>
            <w:szCs w:val="21"/>
          </w:rPr>
          <w:t>I</w:t>
        </w:r>
      </w:ins>
      <w:del w:id="95" w:author="David Döbele" w:date="2022-01-11T19:19:00Z">
        <w:r w:rsidRPr="0051525C" w:rsidDel="0051525C">
          <w:rPr>
            <w:rFonts w:ascii="Georgia" w:hAnsi="Georgia" w:cstheme="minorHAnsi"/>
            <w:sz w:val="21"/>
            <w:szCs w:val="21"/>
          </w:rPr>
          <w:delText>i</w:delText>
        </w:r>
      </w:del>
      <w:r w:rsidRPr="0051525C">
        <w:rPr>
          <w:rFonts w:ascii="Georgia" w:hAnsi="Georgia" w:cstheme="minorHAnsi"/>
          <w:sz w:val="21"/>
          <w:szCs w:val="21"/>
        </w:rPr>
        <w:t xml:space="preserve">hnen gerne ausweiten.  </w:t>
      </w:r>
    </w:p>
    <w:p w14:paraId="429AF944" w14:textId="4E597A5F" w:rsidR="00DD77E7" w:rsidRPr="0051525C" w:rsidRDefault="00DD77E7" w:rsidP="0051525C">
      <w:pPr>
        <w:spacing w:before="40" w:after="40"/>
        <w:jc w:val="both"/>
        <w:rPr>
          <w:rFonts w:ascii="Georgia" w:hAnsi="Georgia" w:cs="Times New Roman"/>
          <w:sz w:val="21"/>
          <w:szCs w:val="21"/>
          <w:rPrChange w:id="96" w:author="David Döbele" w:date="2022-01-11T19:20:00Z">
            <w:rPr>
              <w:rFonts w:ascii="Georgia" w:hAnsi="Georgia" w:cs="Times New Roman"/>
              <w:sz w:val="20"/>
              <w:szCs w:val="20"/>
            </w:rPr>
          </w:rPrChange>
        </w:rPr>
        <w:pPrChange w:id="97" w:author="David Döbele" w:date="2022-01-11T19:19:00Z">
          <w:pPr>
            <w:spacing w:after="0" w:line="276" w:lineRule="auto"/>
            <w:jc w:val="both"/>
          </w:pPr>
        </w:pPrChange>
      </w:pPr>
    </w:p>
    <w:p w14:paraId="59B87D8E" w14:textId="77777777" w:rsidR="00DD77E7" w:rsidRPr="0051525C" w:rsidRDefault="00DD77E7" w:rsidP="00010A3D">
      <w:pPr>
        <w:spacing w:after="0" w:line="276" w:lineRule="auto"/>
        <w:jc w:val="both"/>
        <w:rPr>
          <w:rFonts w:ascii="Georgia" w:hAnsi="Georgia" w:cs="Times New Roman"/>
          <w:sz w:val="21"/>
          <w:szCs w:val="21"/>
          <w:rPrChange w:id="98" w:author="David Döbele" w:date="2022-01-11T19:20:00Z">
            <w:rPr>
              <w:rFonts w:ascii="Georgia" w:hAnsi="Georgia" w:cs="Times New Roman"/>
              <w:sz w:val="20"/>
              <w:szCs w:val="20"/>
            </w:rPr>
          </w:rPrChange>
        </w:rPr>
      </w:pPr>
    </w:p>
    <w:p w14:paraId="340B9887" w14:textId="48C18FD8" w:rsidR="009B4C02" w:rsidRPr="0051525C" w:rsidRDefault="00DD77E7" w:rsidP="00010A3D">
      <w:pPr>
        <w:spacing w:after="0" w:line="276" w:lineRule="auto"/>
        <w:jc w:val="both"/>
        <w:rPr>
          <w:rFonts w:ascii="Georgia" w:hAnsi="Georgia" w:cs="Times New Roman"/>
          <w:sz w:val="21"/>
          <w:szCs w:val="21"/>
          <w:rPrChange w:id="99" w:author="David Döbele" w:date="2022-01-11T19:20:00Z">
            <w:rPr>
              <w:rFonts w:ascii="Georgia" w:hAnsi="Georgia" w:cs="Times New Roman"/>
              <w:sz w:val="20"/>
              <w:szCs w:val="20"/>
            </w:rPr>
          </w:rPrChange>
        </w:rPr>
      </w:pPr>
      <w:proofErr w:type="spellStart"/>
      <w:r w:rsidRPr="0051525C">
        <w:rPr>
          <w:rFonts w:ascii="Georgia" w:hAnsi="Georgia" w:cs="Times New Roman"/>
          <w:sz w:val="21"/>
          <w:szCs w:val="21"/>
          <w:rPrChange w:id="100" w:author="David Döbele" w:date="2022-01-11T19:20:00Z">
            <w:rPr>
              <w:rFonts w:ascii="Georgia" w:hAnsi="Georgia" w:cs="Times New Roman"/>
              <w:sz w:val="20"/>
              <w:szCs w:val="20"/>
            </w:rPr>
          </w:rPrChange>
        </w:rPr>
        <w:t>Xxxxx</w:t>
      </w:r>
      <w:proofErr w:type="spellEnd"/>
    </w:p>
    <w:p w14:paraId="59D68DD6" w14:textId="5D41806C" w:rsidR="00DD77E7" w:rsidRPr="0051525C" w:rsidRDefault="00DD77E7" w:rsidP="00010A3D">
      <w:pPr>
        <w:spacing w:after="0" w:line="276" w:lineRule="auto"/>
        <w:jc w:val="both"/>
        <w:rPr>
          <w:rFonts w:ascii="Georgia" w:hAnsi="Georgia" w:cs="Times New Roman"/>
          <w:sz w:val="21"/>
          <w:szCs w:val="21"/>
          <w:rPrChange w:id="101" w:author="David Döbele" w:date="2022-01-11T19:20:00Z">
            <w:rPr>
              <w:rFonts w:ascii="Georgia" w:hAnsi="Georgia" w:cs="Times New Roman"/>
              <w:sz w:val="20"/>
              <w:szCs w:val="20"/>
            </w:rPr>
          </w:rPrChange>
        </w:rPr>
      </w:pPr>
      <w:proofErr w:type="spellStart"/>
      <w:r w:rsidRPr="0051525C">
        <w:rPr>
          <w:rFonts w:ascii="Georgia" w:hAnsi="Georgia" w:cs="Times New Roman"/>
          <w:sz w:val="21"/>
          <w:szCs w:val="21"/>
          <w:rPrChange w:id="102" w:author="David Döbele" w:date="2022-01-11T19:20:00Z">
            <w:rPr>
              <w:rFonts w:ascii="Georgia" w:hAnsi="Georgia" w:cs="Times New Roman"/>
              <w:sz w:val="20"/>
              <w:szCs w:val="20"/>
            </w:rPr>
          </w:rPrChange>
        </w:rPr>
        <w:t>Xxxxx</w:t>
      </w:r>
      <w:proofErr w:type="spellEnd"/>
    </w:p>
    <w:p w14:paraId="42499C90" w14:textId="1A78CB4F" w:rsidR="00DD77E7" w:rsidRPr="0051525C" w:rsidRDefault="00DD77E7" w:rsidP="00010A3D">
      <w:pPr>
        <w:spacing w:after="0" w:line="276" w:lineRule="auto"/>
        <w:jc w:val="both"/>
        <w:rPr>
          <w:rFonts w:ascii="Georgia" w:hAnsi="Georgia" w:cs="Times New Roman"/>
          <w:sz w:val="21"/>
          <w:szCs w:val="21"/>
          <w:rPrChange w:id="103" w:author="David Döbele" w:date="2022-01-11T19:20:00Z">
            <w:rPr>
              <w:rFonts w:ascii="Georgia" w:hAnsi="Georgia" w:cs="Times New Roman"/>
              <w:sz w:val="20"/>
              <w:szCs w:val="20"/>
            </w:rPr>
          </w:rPrChange>
        </w:rPr>
      </w:pPr>
      <w:proofErr w:type="spellStart"/>
      <w:r w:rsidRPr="0051525C">
        <w:rPr>
          <w:rFonts w:ascii="Georgia" w:hAnsi="Georgia" w:cs="Times New Roman"/>
          <w:sz w:val="21"/>
          <w:szCs w:val="21"/>
          <w:rPrChange w:id="104" w:author="David Döbele" w:date="2022-01-11T19:20:00Z">
            <w:rPr>
              <w:rFonts w:ascii="Georgia" w:hAnsi="Georgia" w:cs="Times New Roman"/>
              <w:sz w:val="20"/>
              <w:szCs w:val="20"/>
            </w:rPr>
          </w:rPrChange>
        </w:rPr>
        <w:t>Xxxxxxx</w:t>
      </w:r>
      <w:proofErr w:type="spellEnd"/>
    </w:p>
    <w:p w14:paraId="5476BF22" w14:textId="2DA5C09C" w:rsidR="00DD77E7" w:rsidRPr="0051525C" w:rsidRDefault="00DD77E7" w:rsidP="00010A3D">
      <w:pPr>
        <w:spacing w:after="0" w:line="276" w:lineRule="auto"/>
        <w:jc w:val="both"/>
        <w:rPr>
          <w:rFonts w:ascii="Georgia" w:hAnsi="Georgia" w:cs="Times New Roman"/>
          <w:sz w:val="21"/>
          <w:szCs w:val="21"/>
          <w:rPrChange w:id="105" w:author="David Döbele" w:date="2022-01-11T19:20:00Z">
            <w:rPr>
              <w:rFonts w:ascii="Georgia" w:hAnsi="Georgia" w:cs="Times New Roman"/>
              <w:sz w:val="20"/>
              <w:szCs w:val="20"/>
            </w:rPr>
          </w:rPrChange>
        </w:rPr>
      </w:pPr>
      <w:proofErr w:type="spellStart"/>
      <w:r w:rsidRPr="0051525C">
        <w:rPr>
          <w:rFonts w:ascii="Georgia" w:hAnsi="Georgia" w:cs="Times New Roman"/>
          <w:sz w:val="21"/>
          <w:szCs w:val="21"/>
          <w:rPrChange w:id="106" w:author="David Döbele" w:date="2022-01-11T19:20:00Z">
            <w:rPr>
              <w:rFonts w:ascii="Georgia" w:hAnsi="Georgia" w:cs="Times New Roman"/>
              <w:sz w:val="20"/>
              <w:szCs w:val="20"/>
            </w:rPr>
          </w:rPrChange>
        </w:rPr>
        <w:t>Xxxxxxx</w:t>
      </w:r>
      <w:proofErr w:type="spellEnd"/>
    </w:p>
    <w:p w14:paraId="22B9896B" w14:textId="70BDDD00" w:rsidR="00DD77E7" w:rsidRPr="0051525C" w:rsidDel="0051525C" w:rsidRDefault="00DD77E7" w:rsidP="00010A3D">
      <w:pPr>
        <w:spacing w:after="0" w:line="276" w:lineRule="auto"/>
        <w:jc w:val="both"/>
        <w:rPr>
          <w:del w:id="107" w:author="David Döbele" w:date="2022-01-11T19:19:00Z"/>
          <w:rFonts w:ascii="Georgia" w:hAnsi="Georgia" w:cs="Times New Roman"/>
          <w:sz w:val="21"/>
          <w:szCs w:val="21"/>
          <w:rPrChange w:id="108" w:author="David Döbele" w:date="2022-01-11T19:20:00Z">
            <w:rPr>
              <w:del w:id="109" w:author="David Döbele" w:date="2022-01-11T19:19:00Z"/>
              <w:rFonts w:ascii="Georgia" w:hAnsi="Georgia" w:cs="Times New Roman"/>
              <w:sz w:val="20"/>
              <w:szCs w:val="20"/>
            </w:rPr>
          </w:rPrChange>
        </w:rPr>
      </w:pPr>
      <w:proofErr w:type="spellStart"/>
      <w:r w:rsidRPr="0051525C">
        <w:rPr>
          <w:rFonts w:ascii="Georgia" w:hAnsi="Georgia" w:cs="Times New Roman"/>
          <w:sz w:val="21"/>
          <w:szCs w:val="21"/>
          <w:rPrChange w:id="110" w:author="David Döbele" w:date="2022-01-11T19:20:00Z">
            <w:rPr>
              <w:rFonts w:ascii="Georgia" w:hAnsi="Georgia" w:cs="Times New Roman"/>
              <w:sz w:val="20"/>
              <w:szCs w:val="20"/>
            </w:rPr>
          </w:rPrChange>
        </w:rPr>
        <w:t>Xxxxxx</w:t>
      </w:r>
      <w:proofErr w:type="spellEnd"/>
    </w:p>
    <w:p w14:paraId="1CE37D4D" w14:textId="675B4821" w:rsidR="00DD77E7" w:rsidRPr="0051525C" w:rsidDel="0051525C" w:rsidRDefault="00DD77E7" w:rsidP="00010A3D">
      <w:pPr>
        <w:spacing w:after="0" w:line="276" w:lineRule="auto"/>
        <w:jc w:val="both"/>
        <w:rPr>
          <w:del w:id="111" w:author="David Döbele" w:date="2022-01-11T19:19:00Z"/>
          <w:rFonts w:ascii="Georgia" w:hAnsi="Georgia" w:cs="Times New Roman"/>
          <w:sz w:val="21"/>
          <w:szCs w:val="21"/>
          <w:rPrChange w:id="112" w:author="David Döbele" w:date="2022-01-11T19:20:00Z">
            <w:rPr>
              <w:del w:id="113" w:author="David Döbele" w:date="2022-01-11T19:19:00Z"/>
              <w:rFonts w:ascii="Georgia" w:hAnsi="Georgia" w:cs="Times New Roman"/>
              <w:sz w:val="20"/>
              <w:szCs w:val="20"/>
            </w:rPr>
          </w:rPrChange>
        </w:rPr>
      </w:pPr>
    </w:p>
    <w:p w14:paraId="33EB12C6" w14:textId="77777777" w:rsidR="00BB7137" w:rsidRPr="0051525C" w:rsidRDefault="00BB7137" w:rsidP="00010A3D">
      <w:pPr>
        <w:spacing w:after="0" w:line="276" w:lineRule="auto"/>
        <w:jc w:val="both"/>
        <w:rPr>
          <w:rFonts w:ascii="Georgia" w:hAnsi="Georgia" w:cs="Times New Roman"/>
          <w:sz w:val="21"/>
          <w:szCs w:val="21"/>
          <w:rPrChange w:id="114" w:author="David Döbele" w:date="2022-01-11T19:20:00Z">
            <w:rPr>
              <w:rFonts w:ascii="Georgia" w:hAnsi="Georgia" w:cs="Times New Roman"/>
              <w:sz w:val="20"/>
              <w:szCs w:val="20"/>
            </w:rPr>
          </w:rPrChange>
        </w:rPr>
      </w:pPr>
    </w:p>
    <w:p w14:paraId="5959C87B" w14:textId="77777777" w:rsidR="00DD77E7" w:rsidRPr="0051525C" w:rsidRDefault="00DD77E7" w:rsidP="00010A3D">
      <w:pPr>
        <w:spacing w:after="0" w:line="276" w:lineRule="auto"/>
        <w:jc w:val="both"/>
        <w:rPr>
          <w:rFonts w:ascii="Georgia" w:hAnsi="Georgia" w:cs="Times New Roman"/>
          <w:sz w:val="21"/>
          <w:szCs w:val="21"/>
          <w:rPrChange w:id="115" w:author="David Döbele" w:date="2022-01-11T19:20:00Z">
            <w:rPr>
              <w:rFonts w:ascii="Georgia" w:hAnsi="Georgia" w:cs="Times New Roman"/>
              <w:sz w:val="20"/>
              <w:szCs w:val="20"/>
            </w:rPr>
          </w:rPrChange>
        </w:rPr>
      </w:pPr>
    </w:p>
    <w:p w14:paraId="2052A7F0" w14:textId="0C05D44B" w:rsidR="00E65B09" w:rsidRPr="0051525C" w:rsidRDefault="00521DC1" w:rsidP="00010A3D">
      <w:pPr>
        <w:spacing w:after="0" w:line="276" w:lineRule="auto"/>
        <w:jc w:val="both"/>
        <w:rPr>
          <w:rFonts w:ascii="Georgia" w:hAnsi="Georgia" w:cs="Times New Roman"/>
          <w:sz w:val="21"/>
          <w:szCs w:val="21"/>
          <w:rPrChange w:id="116" w:author="David Döbele" w:date="2022-01-11T19:20:00Z">
            <w:rPr>
              <w:rFonts w:ascii="Georgia" w:hAnsi="Georgia" w:cs="Times New Roman"/>
              <w:sz w:val="20"/>
              <w:szCs w:val="20"/>
            </w:rPr>
          </w:rPrChange>
        </w:rPr>
      </w:pPr>
      <w:r w:rsidRPr="0051525C">
        <w:rPr>
          <w:rFonts w:ascii="Georgia" w:hAnsi="Georgia" w:cs="Times New Roman"/>
          <w:sz w:val="21"/>
          <w:szCs w:val="21"/>
          <w:rPrChange w:id="117" w:author="David Döbele" w:date="2022-01-11T19:20:00Z">
            <w:rPr>
              <w:rFonts w:ascii="Georgia" w:hAnsi="Georgia" w:cs="Times New Roman"/>
              <w:sz w:val="20"/>
              <w:szCs w:val="20"/>
            </w:rPr>
          </w:rPrChange>
        </w:rPr>
        <w:t xml:space="preserve">Von einem Praktikum in </w:t>
      </w:r>
      <w:r w:rsidR="00725A98" w:rsidRPr="0051525C">
        <w:rPr>
          <w:rFonts w:ascii="Georgia" w:hAnsi="Georgia" w:cs="Times New Roman"/>
          <w:sz w:val="21"/>
          <w:szCs w:val="21"/>
          <w:rPrChange w:id="118" w:author="David Döbele" w:date="2022-01-11T19:20:00Z">
            <w:rPr>
              <w:rFonts w:ascii="Georgia" w:hAnsi="Georgia" w:cs="Times New Roman"/>
              <w:sz w:val="20"/>
              <w:szCs w:val="20"/>
            </w:rPr>
          </w:rPrChange>
        </w:rPr>
        <w:t xml:space="preserve">bei </w:t>
      </w:r>
      <w:r w:rsidR="00DD77E7" w:rsidRPr="0051525C">
        <w:rPr>
          <w:rFonts w:ascii="Georgia" w:hAnsi="Georgia" w:cs="Times New Roman"/>
          <w:sz w:val="21"/>
          <w:szCs w:val="21"/>
          <w:rPrChange w:id="119" w:author="David Döbele" w:date="2022-01-11T19:20:00Z">
            <w:rPr>
              <w:rFonts w:ascii="Georgia" w:hAnsi="Georgia" w:cs="Times New Roman"/>
              <w:sz w:val="20"/>
              <w:szCs w:val="20"/>
            </w:rPr>
          </w:rPrChange>
        </w:rPr>
        <w:t>xxx</w:t>
      </w:r>
      <w:r w:rsidRPr="0051525C">
        <w:rPr>
          <w:rFonts w:ascii="Georgia" w:hAnsi="Georgia" w:cs="Times New Roman"/>
          <w:sz w:val="21"/>
          <w:szCs w:val="21"/>
          <w:rPrChange w:id="120" w:author="David Döbele" w:date="2022-01-11T19:20:00Z">
            <w:rPr>
              <w:rFonts w:ascii="Georgia" w:hAnsi="Georgia" w:cs="Times New Roman"/>
              <w:sz w:val="20"/>
              <w:szCs w:val="20"/>
            </w:rPr>
          </w:rPrChange>
        </w:rPr>
        <w:t xml:space="preserve"> </w:t>
      </w:r>
      <w:r w:rsidR="00725A98" w:rsidRPr="0051525C">
        <w:rPr>
          <w:rFonts w:ascii="Georgia" w:hAnsi="Georgia" w:cs="Times New Roman"/>
          <w:sz w:val="21"/>
          <w:szCs w:val="21"/>
          <w:rPrChange w:id="121" w:author="David Döbele" w:date="2022-01-11T19:20:00Z">
            <w:rPr>
              <w:rFonts w:ascii="Georgia" w:hAnsi="Georgia" w:cs="Times New Roman"/>
              <w:sz w:val="20"/>
              <w:szCs w:val="20"/>
            </w:rPr>
          </w:rPrChange>
        </w:rPr>
        <w:t>erhoffe ich mir</w:t>
      </w:r>
      <w:r w:rsidRPr="0051525C">
        <w:rPr>
          <w:rFonts w:ascii="Georgia" w:hAnsi="Georgia" w:cs="Times New Roman"/>
          <w:sz w:val="21"/>
          <w:szCs w:val="21"/>
          <w:rPrChange w:id="122" w:author="David Döbele" w:date="2022-01-11T19:20:00Z">
            <w:rPr>
              <w:rFonts w:ascii="Georgia" w:hAnsi="Georgia" w:cs="Times New Roman"/>
              <w:sz w:val="20"/>
              <w:szCs w:val="20"/>
            </w:rPr>
          </w:rPrChange>
        </w:rPr>
        <w:t xml:space="preserve"> </w:t>
      </w:r>
      <w:r w:rsidR="004D560A" w:rsidRPr="0051525C">
        <w:rPr>
          <w:rFonts w:ascii="Georgia" w:hAnsi="Georgia" w:cs="Times New Roman"/>
          <w:sz w:val="21"/>
          <w:szCs w:val="21"/>
          <w:rPrChange w:id="123" w:author="David Döbele" w:date="2022-01-11T19:20:00Z">
            <w:rPr>
              <w:rFonts w:ascii="Georgia" w:hAnsi="Georgia" w:cs="Times New Roman"/>
              <w:sz w:val="20"/>
              <w:szCs w:val="20"/>
            </w:rPr>
          </w:rPrChange>
        </w:rPr>
        <w:t>tiefergehendes</w:t>
      </w:r>
      <w:r w:rsidRPr="0051525C">
        <w:rPr>
          <w:rFonts w:ascii="Georgia" w:hAnsi="Georgia" w:cs="Times New Roman"/>
          <w:sz w:val="21"/>
          <w:szCs w:val="21"/>
          <w:rPrChange w:id="124" w:author="David Döbele" w:date="2022-01-11T19:20:00Z">
            <w:rPr>
              <w:rFonts w:ascii="Georgia" w:hAnsi="Georgia" w:cs="Times New Roman"/>
              <w:sz w:val="20"/>
              <w:szCs w:val="20"/>
            </w:rPr>
          </w:rPrChange>
        </w:rPr>
        <w:t xml:space="preserve"> Wissen über die Tätigkeit</w:t>
      </w:r>
      <w:r w:rsidR="004D560A" w:rsidRPr="0051525C">
        <w:rPr>
          <w:rFonts w:ascii="Georgia" w:hAnsi="Georgia" w:cs="Times New Roman"/>
          <w:sz w:val="21"/>
          <w:szCs w:val="21"/>
          <w:rPrChange w:id="125" w:author="David Döbele" w:date="2022-01-11T19:20:00Z">
            <w:rPr>
              <w:rFonts w:ascii="Georgia" w:hAnsi="Georgia" w:cs="Times New Roman"/>
              <w:sz w:val="20"/>
              <w:szCs w:val="20"/>
            </w:rPr>
          </w:rPrChange>
        </w:rPr>
        <w:t>sfelder</w:t>
      </w:r>
      <w:r w:rsidRPr="0051525C">
        <w:rPr>
          <w:rFonts w:ascii="Georgia" w:hAnsi="Georgia" w:cs="Times New Roman"/>
          <w:sz w:val="21"/>
          <w:szCs w:val="21"/>
          <w:rPrChange w:id="126" w:author="David Döbele" w:date="2022-01-11T19:20:00Z">
            <w:rPr>
              <w:rFonts w:ascii="Georgia" w:hAnsi="Georgia" w:cs="Times New Roman"/>
              <w:sz w:val="20"/>
              <w:szCs w:val="20"/>
            </w:rPr>
          </w:rPrChange>
        </w:rPr>
        <w:t xml:space="preserve"> eines </w:t>
      </w:r>
      <w:ins w:id="127" w:author="David Döbele" w:date="2022-01-11T19:22:00Z">
        <w:r w:rsidR="0051525C">
          <w:rPr>
            <w:rFonts w:ascii="Georgia" w:hAnsi="Georgia" w:cs="Times New Roman"/>
            <w:sz w:val="21"/>
            <w:szCs w:val="21"/>
          </w:rPr>
          <w:t>Unternehmensb</w:t>
        </w:r>
      </w:ins>
      <w:del w:id="128" w:author="David Döbele" w:date="2022-01-11T19:22:00Z">
        <w:r w:rsidRPr="0051525C" w:rsidDel="0051525C">
          <w:rPr>
            <w:rFonts w:ascii="Georgia" w:hAnsi="Georgia" w:cs="Times New Roman"/>
            <w:sz w:val="21"/>
            <w:szCs w:val="21"/>
            <w:rPrChange w:id="129" w:author="David Döbele" w:date="2022-01-11T19:20:00Z">
              <w:rPr>
                <w:rFonts w:ascii="Georgia" w:hAnsi="Georgia" w:cs="Times New Roman"/>
                <w:sz w:val="20"/>
                <w:szCs w:val="20"/>
              </w:rPr>
            </w:rPrChange>
          </w:rPr>
          <w:delText>B</w:delText>
        </w:r>
      </w:del>
      <w:r w:rsidRPr="0051525C">
        <w:rPr>
          <w:rFonts w:ascii="Georgia" w:hAnsi="Georgia" w:cs="Times New Roman"/>
          <w:sz w:val="21"/>
          <w:szCs w:val="21"/>
          <w:rPrChange w:id="130" w:author="David Döbele" w:date="2022-01-11T19:20:00Z">
            <w:rPr>
              <w:rFonts w:ascii="Georgia" w:hAnsi="Georgia" w:cs="Times New Roman"/>
              <w:sz w:val="20"/>
              <w:szCs w:val="20"/>
            </w:rPr>
          </w:rPrChange>
        </w:rPr>
        <w:t xml:space="preserve">eraters zu </w:t>
      </w:r>
      <w:r w:rsidR="004D560A" w:rsidRPr="0051525C">
        <w:rPr>
          <w:rFonts w:ascii="Georgia" w:hAnsi="Georgia" w:cs="Times New Roman"/>
          <w:sz w:val="21"/>
          <w:szCs w:val="21"/>
          <w:rPrChange w:id="131" w:author="David Döbele" w:date="2022-01-11T19:20:00Z">
            <w:rPr>
              <w:rFonts w:ascii="Georgia" w:hAnsi="Georgia" w:cs="Times New Roman"/>
              <w:sz w:val="20"/>
              <w:szCs w:val="20"/>
            </w:rPr>
          </w:rPrChange>
        </w:rPr>
        <w:t>sammeln</w:t>
      </w:r>
      <w:r w:rsidRPr="0051525C">
        <w:rPr>
          <w:rFonts w:ascii="Georgia" w:hAnsi="Georgia" w:cs="Times New Roman"/>
          <w:sz w:val="21"/>
          <w:szCs w:val="21"/>
          <w:rPrChange w:id="132" w:author="David Döbele" w:date="2022-01-11T19:20:00Z">
            <w:rPr>
              <w:rFonts w:ascii="Georgia" w:hAnsi="Georgia" w:cs="Times New Roman"/>
              <w:sz w:val="20"/>
              <w:szCs w:val="20"/>
            </w:rPr>
          </w:rPrChange>
        </w:rPr>
        <w:t xml:space="preserve"> </w:t>
      </w:r>
      <w:r w:rsidR="00BE627A" w:rsidRPr="0051525C">
        <w:rPr>
          <w:rFonts w:ascii="Georgia" w:hAnsi="Georgia" w:cs="Times New Roman"/>
          <w:sz w:val="21"/>
          <w:szCs w:val="21"/>
          <w:rPrChange w:id="133" w:author="David Döbele" w:date="2022-01-11T19:20:00Z">
            <w:rPr>
              <w:rFonts w:ascii="Georgia" w:hAnsi="Georgia" w:cs="Times New Roman"/>
              <w:sz w:val="20"/>
              <w:szCs w:val="20"/>
            </w:rPr>
          </w:rPrChange>
        </w:rPr>
        <w:t>sowie die Möglichkeit, meine eigenen Ideen bei Ihnen</w:t>
      </w:r>
      <w:r w:rsidR="0098773A" w:rsidRPr="0051525C">
        <w:rPr>
          <w:rFonts w:ascii="Georgia" w:hAnsi="Georgia" w:cs="Times New Roman"/>
          <w:sz w:val="21"/>
          <w:szCs w:val="21"/>
          <w:rPrChange w:id="134" w:author="David Döbele" w:date="2022-01-11T19:20:00Z">
            <w:rPr>
              <w:rFonts w:ascii="Georgia" w:hAnsi="Georgia" w:cs="Times New Roman"/>
              <w:sz w:val="20"/>
              <w:szCs w:val="20"/>
            </w:rPr>
          </w:rPrChange>
        </w:rPr>
        <w:t xml:space="preserve"> </w:t>
      </w:r>
      <w:r w:rsidR="00BE627A" w:rsidRPr="0051525C">
        <w:rPr>
          <w:rFonts w:ascii="Georgia" w:hAnsi="Georgia" w:cs="Times New Roman"/>
          <w:sz w:val="21"/>
          <w:szCs w:val="21"/>
          <w:rPrChange w:id="135" w:author="David Döbele" w:date="2022-01-11T19:20:00Z">
            <w:rPr>
              <w:rFonts w:ascii="Georgia" w:hAnsi="Georgia" w:cs="Times New Roman"/>
              <w:sz w:val="20"/>
              <w:szCs w:val="20"/>
            </w:rPr>
          </w:rPrChange>
        </w:rPr>
        <w:t>mehrwertschaffend einbringen zu können. Ich bin überzeugt, dass ich durch meine große Lern- und Einsatzbereitschaft</w:t>
      </w:r>
      <w:r w:rsidR="00BB7137" w:rsidRPr="0051525C">
        <w:rPr>
          <w:rFonts w:ascii="Georgia" w:hAnsi="Georgia" w:cs="Times New Roman"/>
          <w:sz w:val="21"/>
          <w:szCs w:val="21"/>
          <w:rPrChange w:id="136" w:author="David Döbele" w:date="2022-01-11T19:20:00Z">
            <w:rPr>
              <w:rFonts w:ascii="Georgia" w:hAnsi="Georgia" w:cs="Times New Roman"/>
              <w:sz w:val="20"/>
              <w:szCs w:val="20"/>
            </w:rPr>
          </w:rPrChange>
        </w:rPr>
        <w:t xml:space="preserve"> sowie</w:t>
      </w:r>
      <w:r w:rsidR="00BE627A" w:rsidRPr="0051525C">
        <w:rPr>
          <w:rFonts w:ascii="Georgia" w:hAnsi="Georgia" w:cs="Times New Roman"/>
          <w:sz w:val="21"/>
          <w:szCs w:val="21"/>
          <w:rPrChange w:id="137" w:author="David Döbele" w:date="2022-01-11T19:20:00Z">
            <w:rPr>
              <w:rFonts w:ascii="Georgia" w:hAnsi="Georgia" w:cs="Times New Roman"/>
              <w:sz w:val="20"/>
              <w:szCs w:val="20"/>
            </w:rPr>
          </w:rPrChange>
        </w:rPr>
        <w:t xml:space="preserve"> meine</w:t>
      </w:r>
      <w:r w:rsidR="00BB7137" w:rsidRPr="0051525C">
        <w:rPr>
          <w:rFonts w:ascii="Georgia" w:hAnsi="Georgia" w:cs="Times New Roman"/>
          <w:sz w:val="21"/>
          <w:szCs w:val="21"/>
          <w:rPrChange w:id="138" w:author="David Döbele" w:date="2022-01-11T19:20:00Z">
            <w:rPr>
              <w:rFonts w:ascii="Georgia" w:hAnsi="Georgia" w:cs="Times New Roman"/>
              <w:sz w:val="20"/>
              <w:szCs w:val="20"/>
            </w:rPr>
          </w:rPrChange>
        </w:rPr>
        <w:t>r</w:t>
      </w:r>
      <w:r w:rsidR="00BE627A" w:rsidRPr="0051525C">
        <w:rPr>
          <w:rFonts w:ascii="Georgia" w:hAnsi="Georgia" w:cs="Times New Roman"/>
          <w:sz w:val="21"/>
          <w:szCs w:val="21"/>
          <w:rPrChange w:id="139" w:author="David Döbele" w:date="2022-01-11T19:20:00Z">
            <w:rPr>
              <w:rFonts w:ascii="Georgia" w:hAnsi="Georgia" w:cs="Times New Roman"/>
              <w:sz w:val="20"/>
              <w:szCs w:val="20"/>
            </w:rPr>
          </w:rPrChange>
        </w:rPr>
        <w:t xml:space="preserve"> Faszination</w:t>
      </w:r>
      <w:r w:rsidR="00BB7137" w:rsidRPr="0051525C">
        <w:rPr>
          <w:rFonts w:ascii="Georgia" w:hAnsi="Georgia" w:cs="Times New Roman"/>
          <w:sz w:val="21"/>
          <w:szCs w:val="21"/>
          <w:rPrChange w:id="140" w:author="David Döbele" w:date="2022-01-11T19:20:00Z">
            <w:rPr>
              <w:rFonts w:ascii="Georgia" w:hAnsi="Georgia" w:cs="Times New Roman"/>
              <w:sz w:val="20"/>
              <w:szCs w:val="20"/>
            </w:rPr>
          </w:rPrChange>
        </w:rPr>
        <w:t xml:space="preserve"> an wirtschaftlichen Themen und</w:t>
      </w:r>
      <w:r w:rsidR="00BE627A" w:rsidRPr="0051525C">
        <w:rPr>
          <w:rFonts w:ascii="Georgia" w:hAnsi="Georgia" w:cs="Times New Roman"/>
          <w:sz w:val="21"/>
          <w:szCs w:val="21"/>
          <w:rPrChange w:id="141" w:author="David Döbele" w:date="2022-01-11T19:20:00Z">
            <w:rPr>
              <w:rFonts w:ascii="Georgia" w:hAnsi="Georgia" w:cs="Times New Roman"/>
              <w:sz w:val="20"/>
              <w:szCs w:val="20"/>
            </w:rPr>
          </w:rPrChange>
        </w:rPr>
        <w:t xml:space="preserve"> an der Tätigkeit eines Beraters eine Bereicherung für </w:t>
      </w:r>
      <w:r w:rsidR="00D70D9D" w:rsidRPr="0051525C">
        <w:rPr>
          <w:rFonts w:ascii="Georgia" w:hAnsi="Georgia" w:cs="Times New Roman"/>
          <w:sz w:val="21"/>
          <w:szCs w:val="21"/>
          <w:rPrChange w:id="142" w:author="David Döbele" w:date="2022-01-11T19:20:00Z">
            <w:rPr>
              <w:rFonts w:ascii="Georgia" w:hAnsi="Georgia" w:cs="Times New Roman"/>
              <w:sz w:val="20"/>
              <w:szCs w:val="20"/>
            </w:rPr>
          </w:rPrChange>
        </w:rPr>
        <w:t>Ihr Unternehmen</w:t>
      </w:r>
      <w:r w:rsidR="00BE627A" w:rsidRPr="0051525C">
        <w:rPr>
          <w:rFonts w:ascii="Georgia" w:hAnsi="Georgia" w:cs="Times New Roman"/>
          <w:sz w:val="21"/>
          <w:szCs w:val="21"/>
          <w:rPrChange w:id="143" w:author="David Döbele" w:date="2022-01-11T19:20:00Z">
            <w:rPr>
              <w:rFonts w:ascii="Georgia" w:hAnsi="Georgia" w:cs="Times New Roman"/>
              <w:sz w:val="20"/>
              <w:szCs w:val="20"/>
            </w:rPr>
          </w:rPrChange>
        </w:rPr>
        <w:t xml:space="preserve"> sein</w:t>
      </w:r>
      <w:r w:rsidR="00F969DF" w:rsidRPr="0051525C">
        <w:rPr>
          <w:rFonts w:ascii="Georgia" w:hAnsi="Georgia" w:cs="Times New Roman"/>
          <w:sz w:val="21"/>
          <w:szCs w:val="21"/>
          <w:rPrChange w:id="144" w:author="David Döbele" w:date="2022-01-11T19:20:00Z">
            <w:rPr>
              <w:rFonts w:ascii="Georgia" w:hAnsi="Georgia" w:cs="Times New Roman"/>
              <w:sz w:val="20"/>
              <w:szCs w:val="20"/>
            </w:rPr>
          </w:rPrChange>
        </w:rPr>
        <w:t xml:space="preserve"> werde</w:t>
      </w:r>
      <w:r w:rsidR="00BE627A" w:rsidRPr="0051525C">
        <w:rPr>
          <w:rFonts w:ascii="Georgia" w:hAnsi="Georgia" w:cs="Times New Roman"/>
          <w:sz w:val="21"/>
          <w:szCs w:val="21"/>
          <w:rPrChange w:id="145" w:author="David Döbele" w:date="2022-01-11T19:20:00Z">
            <w:rPr>
              <w:rFonts w:ascii="Georgia" w:hAnsi="Georgia" w:cs="Times New Roman"/>
              <w:sz w:val="20"/>
              <w:szCs w:val="20"/>
            </w:rPr>
          </w:rPrChange>
        </w:rPr>
        <w:t xml:space="preserve"> und</w:t>
      </w:r>
      <w:r w:rsidR="00BE307D" w:rsidRPr="0051525C">
        <w:rPr>
          <w:rFonts w:ascii="Georgia" w:hAnsi="Georgia" w:cs="Times New Roman"/>
          <w:sz w:val="21"/>
          <w:szCs w:val="21"/>
          <w:rPrChange w:id="146" w:author="David Döbele" w:date="2022-01-11T19:20:00Z">
            <w:rPr>
              <w:rFonts w:ascii="Georgia" w:hAnsi="Georgia" w:cs="Times New Roman"/>
              <w:sz w:val="20"/>
              <w:szCs w:val="20"/>
            </w:rPr>
          </w:rPrChange>
        </w:rPr>
        <w:t xml:space="preserve"> </w:t>
      </w:r>
      <w:r w:rsidR="00BE627A" w:rsidRPr="0051525C">
        <w:rPr>
          <w:rFonts w:ascii="Georgia" w:hAnsi="Georgia" w:cs="Times New Roman"/>
          <w:sz w:val="21"/>
          <w:szCs w:val="21"/>
          <w:rPrChange w:id="147" w:author="David Döbele" w:date="2022-01-11T19:20:00Z">
            <w:rPr>
              <w:rFonts w:ascii="Georgia" w:hAnsi="Georgia" w:cs="Times New Roman"/>
              <w:sz w:val="20"/>
              <w:szCs w:val="20"/>
            </w:rPr>
          </w:rPrChange>
        </w:rPr>
        <w:t>würde mich sehr darüber freuen, Sie auch in einem persönlichen Gespräch von mir überzeugen zu dürfen.</w:t>
      </w:r>
    </w:p>
    <w:p w14:paraId="11B49693" w14:textId="63C4B0FD" w:rsidR="00E65B09" w:rsidRPr="0051525C" w:rsidRDefault="00E65B09" w:rsidP="00010A3D">
      <w:pPr>
        <w:spacing w:after="0" w:line="276" w:lineRule="auto"/>
        <w:jc w:val="both"/>
        <w:rPr>
          <w:rFonts w:ascii="Georgia" w:hAnsi="Georgia" w:cs="Times New Roman"/>
          <w:sz w:val="21"/>
          <w:szCs w:val="21"/>
          <w:rPrChange w:id="148" w:author="David Döbele" w:date="2022-01-11T19:20:00Z">
            <w:rPr>
              <w:rFonts w:ascii="Georgia" w:hAnsi="Georgia" w:cs="Times New Roman"/>
              <w:sz w:val="20"/>
              <w:szCs w:val="20"/>
            </w:rPr>
          </w:rPrChange>
        </w:rPr>
      </w:pPr>
    </w:p>
    <w:p w14:paraId="4459D038" w14:textId="07A27375" w:rsidR="00E65B09" w:rsidRPr="0051525C" w:rsidRDefault="0099776A" w:rsidP="00010A3D">
      <w:pPr>
        <w:spacing w:after="0" w:line="276" w:lineRule="auto"/>
        <w:jc w:val="both"/>
        <w:rPr>
          <w:rFonts w:ascii="Georgia" w:hAnsi="Georgia" w:cs="Times New Roman"/>
          <w:sz w:val="21"/>
          <w:szCs w:val="21"/>
          <w:rPrChange w:id="149" w:author="David Döbele" w:date="2022-01-11T19:20:00Z">
            <w:rPr>
              <w:rFonts w:ascii="Georgia" w:hAnsi="Georgia" w:cs="Times New Roman"/>
              <w:sz w:val="20"/>
              <w:szCs w:val="20"/>
            </w:rPr>
          </w:rPrChange>
        </w:rPr>
      </w:pPr>
      <w:r w:rsidRPr="0051525C">
        <w:rPr>
          <w:rFonts w:ascii="Georgia" w:hAnsi="Georgia" w:cs="Times New Roman"/>
          <w:sz w:val="21"/>
          <w:szCs w:val="21"/>
          <w:rPrChange w:id="150" w:author="David Döbele" w:date="2022-01-11T19:20:00Z">
            <w:rPr>
              <w:rFonts w:ascii="Georgia" w:hAnsi="Georgia" w:cs="Times New Roman"/>
              <w:sz w:val="20"/>
              <w:szCs w:val="20"/>
            </w:rPr>
          </w:rPrChange>
        </w:rPr>
        <w:t>Mit freundlichen Grüßen</w:t>
      </w:r>
    </w:p>
    <w:sectPr w:rsidR="00E65B09" w:rsidRPr="0051525C" w:rsidSect="006667BF">
      <w:pgSz w:w="11906" w:h="16838"/>
      <w:pgMar w:top="567" w:right="1134" w:bottom="142"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vid Döbele">
    <w15:presenceInfo w15:providerId="AD" w15:userId="S::david.doebele@pumpkincareeres.onmicrosoft.com::9046cfa8-3fc7-4052-9daa-75c97e906e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8"/>
  <w:proofState w:spelling="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6233"/>
    <w:rsid w:val="00010A3D"/>
    <w:rsid w:val="00012D78"/>
    <w:rsid w:val="00016D79"/>
    <w:rsid w:val="00034B68"/>
    <w:rsid w:val="0004591A"/>
    <w:rsid w:val="00046459"/>
    <w:rsid w:val="000555E4"/>
    <w:rsid w:val="0005670D"/>
    <w:rsid w:val="000710B0"/>
    <w:rsid w:val="00073C82"/>
    <w:rsid w:val="00081359"/>
    <w:rsid w:val="00082749"/>
    <w:rsid w:val="000875C2"/>
    <w:rsid w:val="000A154E"/>
    <w:rsid w:val="000A5AB8"/>
    <w:rsid w:val="000A6678"/>
    <w:rsid w:val="000A7DEB"/>
    <w:rsid w:val="000C02B9"/>
    <w:rsid w:val="000C55DE"/>
    <w:rsid w:val="000E7FA3"/>
    <w:rsid w:val="000F1A8E"/>
    <w:rsid w:val="000F371C"/>
    <w:rsid w:val="00107349"/>
    <w:rsid w:val="00111932"/>
    <w:rsid w:val="00117F83"/>
    <w:rsid w:val="00141B73"/>
    <w:rsid w:val="00146C8E"/>
    <w:rsid w:val="00152D20"/>
    <w:rsid w:val="00152DF9"/>
    <w:rsid w:val="00156A98"/>
    <w:rsid w:val="001669DB"/>
    <w:rsid w:val="00171D11"/>
    <w:rsid w:val="001819B1"/>
    <w:rsid w:val="00196210"/>
    <w:rsid w:val="001A4522"/>
    <w:rsid w:val="001C17FC"/>
    <w:rsid w:val="001D079A"/>
    <w:rsid w:val="001E0088"/>
    <w:rsid w:val="001E0903"/>
    <w:rsid w:val="001E1EE7"/>
    <w:rsid w:val="002042CB"/>
    <w:rsid w:val="002062F6"/>
    <w:rsid w:val="00212042"/>
    <w:rsid w:val="002213EE"/>
    <w:rsid w:val="0023683A"/>
    <w:rsid w:val="002467A0"/>
    <w:rsid w:val="002505DD"/>
    <w:rsid w:val="002536DC"/>
    <w:rsid w:val="00255EC1"/>
    <w:rsid w:val="00257D2A"/>
    <w:rsid w:val="002627D2"/>
    <w:rsid w:val="00264191"/>
    <w:rsid w:val="0027047C"/>
    <w:rsid w:val="002708C2"/>
    <w:rsid w:val="00274324"/>
    <w:rsid w:val="002A5B9F"/>
    <w:rsid w:val="002B4E7D"/>
    <w:rsid w:val="002D309E"/>
    <w:rsid w:val="002D594E"/>
    <w:rsid w:val="002E39B8"/>
    <w:rsid w:val="002F51FA"/>
    <w:rsid w:val="0030613A"/>
    <w:rsid w:val="00311A15"/>
    <w:rsid w:val="00315D9A"/>
    <w:rsid w:val="0032041F"/>
    <w:rsid w:val="003213AB"/>
    <w:rsid w:val="003250EA"/>
    <w:rsid w:val="003421B1"/>
    <w:rsid w:val="0036187C"/>
    <w:rsid w:val="00375D2D"/>
    <w:rsid w:val="003811BC"/>
    <w:rsid w:val="0038671F"/>
    <w:rsid w:val="003947A8"/>
    <w:rsid w:val="003969E5"/>
    <w:rsid w:val="003D464F"/>
    <w:rsid w:val="003D5D1E"/>
    <w:rsid w:val="003D5EB1"/>
    <w:rsid w:val="003F3290"/>
    <w:rsid w:val="003F688C"/>
    <w:rsid w:val="004072C1"/>
    <w:rsid w:val="00407F3F"/>
    <w:rsid w:val="00415608"/>
    <w:rsid w:val="00424CAF"/>
    <w:rsid w:val="00434D23"/>
    <w:rsid w:val="00436E8A"/>
    <w:rsid w:val="004403CB"/>
    <w:rsid w:val="0045320D"/>
    <w:rsid w:val="00453C2F"/>
    <w:rsid w:val="00454C0B"/>
    <w:rsid w:val="0046226E"/>
    <w:rsid w:val="00474FC2"/>
    <w:rsid w:val="00492923"/>
    <w:rsid w:val="004A1501"/>
    <w:rsid w:val="004A615C"/>
    <w:rsid w:val="004B4510"/>
    <w:rsid w:val="004C156C"/>
    <w:rsid w:val="004C174A"/>
    <w:rsid w:val="004D560A"/>
    <w:rsid w:val="004F6900"/>
    <w:rsid w:val="00500EFA"/>
    <w:rsid w:val="00506322"/>
    <w:rsid w:val="00507BBD"/>
    <w:rsid w:val="0051525C"/>
    <w:rsid w:val="00521DC1"/>
    <w:rsid w:val="005407D6"/>
    <w:rsid w:val="00542F06"/>
    <w:rsid w:val="00553EC8"/>
    <w:rsid w:val="005705F7"/>
    <w:rsid w:val="00570B1D"/>
    <w:rsid w:val="00574140"/>
    <w:rsid w:val="005762CF"/>
    <w:rsid w:val="005842A0"/>
    <w:rsid w:val="00590834"/>
    <w:rsid w:val="00590E7F"/>
    <w:rsid w:val="00591586"/>
    <w:rsid w:val="00593C9C"/>
    <w:rsid w:val="005B231F"/>
    <w:rsid w:val="005B6252"/>
    <w:rsid w:val="005C55F7"/>
    <w:rsid w:val="005D7D49"/>
    <w:rsid w:val="005E00BC"/>
    <w:rsid w:val="005E63B8"/>
    <w:rsid w:val="005F350B"/>
    <w:rsid w:val="005F4E18"/>
    <w:rsid w:val="00601F3E"/>
    <w:rsid w:val="00603752"/>
    <w:rsid w:val="00632F05"/>
    <w:rsid w:val="0063723B"/>
    <w:rsid w:val="00647413"/>
    <w:rsid w:val="006502BE"/>
    <w:rsid w:val="006667BF"/>
    <w:rsid w:val="00677724"/>
    <w:rsid w:val="006940CC"/>
    <w:rsid w:val="006A7895"/>
    <w:rsid w:val="006B302C"/>
    <w:rsid w:val="006B323A"/>
    <w:rsid w:val="006D2592"/>
    <w:rsid w:val="006D7453"/>
    <w:rsid w:val="006F58EC"/>
    <w:rsid w:val="00706233"/>
    <w:rsid w:val="007251EA"/>
    <w:rsid w:val="00725A98"/>
    <w:rsid w:val="007340D7"/>
    <w:rsid w:val="007472BD"/>
    <w:rsid w:val="00755A3D"/>
    <w:rsid w:val="007675B1"/>
    <w:rsid w:val="007773B9"/>
    <w:rsid w:val="007935CE"/>
    <w:rsid w:val="00797EF1"/>
    <w:rsid w:val="007A3246"/>
    <w:rsid w:val="007A64C5"/>
    <w:rsid w:val="007A719D"/>
    <w:rsid w:val="007B1B2B"/>
    <w:rsid w:val="007C59D2"/>
    <w:rsid w:val="007D5BD8"/>
    <w:rsid w:val="007E4326"/>
    <w:rsid w:val="007E6647"/>
    <w:rsid w:val="007F0344"/>
    <w:rsid w:val="007F11FD"/>
    <w:rsid w:val="007F7EA0"/>
    <w:rsid w:val="008049F7"/>
    <w:rsid w:val="00805E06"/>
    <w:rsid w:val="00807293"/>
    <w:rsid w:val="0083750F"/>
    <w:rsid w:val="008428CF"/>
    <w:rsid w:val="008460EA"/>
    <w:rsid w:val="0085213A"/>
    <w:rsid w:val="008565FD"/>
    <w:rsid w:val="00857C6F"/>
    <w:rsid w:val="008657E3"/>
    <w:rsid w:val="00867CED"/>
    <w:rsid w:val="00874503"/>
    <w:rsid w:val="00883B55"/>
    <w:rsid w:val="0089337A"/>
    <w:rsid w:val="008A1719"/>
    <w:rsid w:val="008A248F"/>
    <w:rsid w:val="008B402E"/>
    <w:rsid w:val="008C0018"/>
    <w:rsid w:val="008C27C1"/>
    <w:rsid w:val="008D6664"/>
    <w:rsid w:val="008D7CDB"/>
    <w:rsid w:val="008E100E"/>
    <w:rsid w:val="008E4BA9"/>
    <w:rsid w:val="008E7A27"/>
    <w:rsid w:val="008E7D17"/>
    <w:rsid w:val="0098773A"/>
    <w:rsid w:val="00991E04"/>
    <w:rsid w:val="0099776A"/>
    <w:rsid w:val="009A256E"/>
    <w:rsid w:val="009A5756"/>
    <w:rsid w:val="009B4C02"/>
    <w:rsid w:val="009C29E9"/>
    <w:rsid w:val="009D07DC"/>
    <w:rsid w:val="009D3BBF"/>
    <w:rsid w:val="009F46A7"/>
    <w:rsid w:val="00A1282E"/>
    <w:rsid w:val="00A14247"/>
    <w:rsid w:val="00A40D57"/>
    <w:rsid w:val="00A44493"/>
    <w:rsid w:val="00A53760"/>
    <w:rsid w:val="00A704A7"/>
    <w:rsid w:val="00AA2791"/>
    <w:rsid w:val="00AA3081"/>
    <w:rsid w:val="00AA4C7C"/>
    <w:rsid w:val="00AB4CD0"/>
    <w:rsid w:val="00AC5578"/>
    <w:rsid w:val="00AC61EE"/>
    <w:rsid w:val="00AC66C4"/>
    <w:rsid w:val="00AC7086"/>
    <w:rsid w:val="00AE26F5"/>
    <w:rsid w:val="00AE3A33"/>
    <w:rsid w:val="00B135CE"/>
    <w:rsid w:val="00B339B8"/>
    <w:rsid w:val="00B346A7"/>
    <w:rsid w:val="00B43970"/>
    <w:rsid w:val="00B50A34"/>
    <w:rsid w:val="00B54C38"/>
    <w:rsid w:val="00B5613E"/>
    <w:rsid w:val="00B57CB1"/>
    <w:rsid w:val="00B77DCE"/>
    <w:rsid w:val="00B81B0E"/>
    <w:rsid w:val="00B87CA9"/>
    <w:rsid w:val="00B9666E"/>
    <w:rsid w:val="00BA6A3D"/>
    <w:rsid w:val="00BB3512"/>
    <w:rsid w:val="00BB3C75"/>
    <w:rsid w:val="00BB7137"/>
    <w:rsid w:val="00BE307D"/>
    <w:rsid w:val="00BE627A"/>
    <w:rsid w:val="00BF522D"/>
    <w:rsid w:val="00C0214A"/>
    <w:rsid w:val="00C030C1"/>
    <w:rsid w:val="00C1562F"/>
    <w:rsid w:val="00C66FD3"/>
    <w:rsid w:val="00C6717B"/>
    <w:rsid w:val="00C71380"/>
    <w:rsid w:val="00C9003C"/>
    <w:rsid w:val="00C97ECA"/>
    <w:rsid w:val="00CA1160"/>
    <w:rsid w:val="00CA702E"/>
    <w:rsid w:val="00CA7350"/>
    <w:rsid w:val="00CB639D"/>
    <w:rsid w:val="00CC3171"/>
    <w:rsid w:val="00CD51E6"/>
    <w:rsid w:val="00CE433B"/>
    <w:rsid w:val="00D2342E"/>
    <w:rsid w:val="00D30CEA"/>
    <w:rsid w:val="00D37943"/>
    <w:rsid w:val="00D70D9D"/>
    <w:rsid w:val="00D71D8E"/>
    <w:rsid w:val="00D9281A"/>
    <w:rsid w:val="00DA3404"/>
    <w:rsid w:val="00DA524B"/>
    <w:rsid w:val="00DB471D"/>
    <w:rsid w:val="00DC6FDC"/>
    <w:rsid w:val="00DD1863"/>
    <w:rsid w:val="00DD3349"/>
    <w:rsid w:val="00DD54E1"/>
    <w:rsid w:val="00DD6747"/>
    <w:rsid w:val="00DD77E7"/>
    <w:rsid w:val="00DE1FBC"/>
    <w:rsid w:val="00DE5C3D"/>
    <w:rsid w:val="00E02500"/>
    <w:rsid w:val="00E12ED8"/>
    <w:rsid w:val="00E162C9"/>
    <w:rsid w:val="00E3005D"/>
    <w:rsid w:val="00E30491"/>
    <w:rsid w:val="00E37E5C"/>
    <w:rsid w:val="00E473ED"/>
    <w:rsid w:val="00E47DAF"/>
    <w:rsid w:val="00E5541D"/>
    <w:rsid w:val="00E6200F"/>
    <w:rsid w:val="00E62550"/>
    <w:rsid w:val="00E65B09"/>
    <w:rsid w:val="00E70516"/>
    <w:rsid w:val="00E83116"/>
    <w:rsid w:val="00E859DF"/>
    <w:rsid w:val="00E914E5"/>
    <w:rsid w:val="00E91B86"/>
    <w:rsid w:val="00EA6CEC"/>
    <w:rsid w:val="00EA7AC2"/>
    <w:rsid w:val="00EB12A6"/>
    <w:rsid w:val="00EC000C"/>
    <w:rsid w:val="00ED3FA4"/>
    <w:rsid w:val="00EF2FD5"/>
    <w:rsid w:val="00F11473"/>
    <w:rsid w:val="00F253C5"/>
    <w:rsid w:val="00F270C0"/>
    <w:rsid w:val="00F30624"/>
    <w:rsid w:val="00F4717F"/>
    <w:rsid w:val="00F5301B"/>
    <w:rsid w:val="00F54856"/>
    <w:rsid w:val="00F55B19"/>
    <w:rsid w:val="00F55CE3"/>
    <w:rsid w:val="00F74175"/>
    <w:rsid w:val="00F92A04"/>
    <w:rsid w:val="00F969DF"/>
    <w:rsid w:val="00FA4972"/>
    <w:rsid w:val="00FA5291"/>
    <w:rsid w:val="00FB4E28"/>
    <w:rsid w:val="00FC7662"/>
    <w:rsid w:val="00FC76CE"/>
    <w:rsid w:val="00FD7864"/>
    <w:rsid w:val="00FE6995"/>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docId w15:val="{4D0575F9-E278-4900-8214-79D11E5334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berarbeitung">
    <w:name w:val="Revision"/>
    <w:hidden/>
    <w:uiPriority w:val="99"/>
    <w:semiHidden/>
    <w:rsid w:val="00677724"/>
    <w:pPr>
      <w:spacing w:after="0" w:line="240" w:lineRule="auto"/>
    </w:pPr>
  </w:style>
  <w:style w:type="character" w:styleId="Kommentarzeichen">
    <w:name w:val="annotation reference"/>
    <w:basedOn w:val="Absatz-Standardschriftart"/>
    <w:uiPriority w:val="99"/>
    <w:semiHidden/>
    <w:unhideWhenUsed/>
    <w:rsid w:val="00F55B19"/>
    <w:rPr>
      <w:sz w:val="16"/>
      <w:szCs w:val="16"/>
    </w:rPr>
  </w:style>
  <w:style w:type="paragraph" w:styleId="Kommentartext">
    <w:name w:val="annotation text"/>
    <w:basedOn w:val="Standard"/>
    <w:link w:val="KommentartextZchn"/>
    <w:uiPriority w:val="99"/>
    <w:semiHidden/>
    <w:unhideWhenUsed/>
    <w:rsid w:val="00F55B19"/>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F55B19"/>
    <w:rPr>
      <w:sz w:val="20"/>
      <w:szCs w:val="20"/>
    </w:rPr>
  </w:style>
  <w:style w:type="paragraph" w:styleId="Kommentarthema">
    <w:name w:val="annotation subject"/>
    <w:basedOn w:val="Kommentartext"/>
    <w:next w:val="Kommentartext"/>
    <w:link w:val="KommentarthemaZchn"/>
    <w:uiPriority w:val="99"/>
    <w:semiHidden/>
    <w:unhideWhenUsed/>
    <w:rsid w:val="00F55B19"/>
    <w:rPr>
      <w:b/>
      <w:bCs/>
    </w:rPr>
  </w:style>
  <w:style w:type="character" w:customStyle="1" w:styleId="KommentarthemaZchn">
    <w:name w:val="Kommentarthema Zchn"/>
    <w:basedOn w:val="KommentartextZchn"/>
    <w:link w:val="Kommentarthema"/>
    <w:uiPriority w:val="99"/>
    <w:semiHidden/>
    <w:rsid w:val="00F55B1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926813150">
          <w:marLeft w:val="0"/>
          <w:marRight w:val="0"/>
          <w:marTop w:val="0"/>
          <w:marBottom w:val="0"/>
          <w:divBdr>
            <w:top w:val="none" w:sz="0" w:space="0" w:color="auto"/>
            <w:left w:val="none" w:sz="0" w:space="0" w:color="auto"/>
            <w:bottom w:val="none" w:sz="0" w:space="0" w:color="auto"/>
            <w:right w:val="none" w:sz="0" w:space="0" w:color="auto"/>
          </w:divBdr>
        </w:div>
        <w:div w:id="1758357222">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380519948">
          <w:marLeft w:val="0"/>
          <w:marRight w:val="0"/>
          <w:marTop w:val="0"/>
          <w:marBottom w:val="0"/>
          <w:divBdr>
            <w:top w:val="none" w:sz="0" w:space="0" w:color="auto"/>
            <w:left w:val="none" w:sz="0" w:space="0" w:color="auto"/>
            <w:bottom w:val="none" w:sz="0" w:space="0" w:color="auto"/>
            <w:right w:val="none" w:sz="0" w:space="0" w:color="auto"/>
          </w:divBdr>
        </w:div>
        <w:div w:id="892499306">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3900DBC-A239-44D6-B250-4277B1F480B9}">
  <we:reference id="wa104381727" version="1.0.0.9" store="de-DE" storeType="OMEX"/>
  <we:alternateReferences>
    <we:reference id="wa104381727" version="1.0.0.9" store="WA104381727"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94C50141-C843-E14C-A3C7-85F41E3D9B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451</Words>
  <Characters>2847</Characters>
  <Application>Microsoft Office Word</Application>
  <DocSecurity>0</DocSecurity>
  <Lines>23</Lines>
  <Paragraphs>6</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3292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David Döbele</cp:lastModifiedBy>
  <cp:revision>7</cp:revision>
  <dcterms:created xsi:type="dcterms:W3CDTF">2022-01-04T17:40:00Z</dcterms:created>
  <dcterms:modified xsi:type="dcterms:W3CDTF">2022-01-11T18:22:00Z</dcterms:modified>
</cp:coreProperties>
</file>