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16B26" w14:textId="2CDD25D1" w:rsidR="008D34D5" w:rsidRDefault="006C01B1">
      <w:r>
        <w:t xml:space="preserve">Rocket Internet ist für dieses Praktikum optimal geeignet, da </w:t>
      </w:r>
      <w:ins w:id="0" w:author="David Döbele" w:date="2023-02-02T21:00:00Z">
        <w:r w:rsidR="00881EA6">
          <w:t xml:space="preserve">ich Ihren Ansatz, wie Sie seit Jahren immer und immer wieder hocherfolgreiche Startups hervorbringen, </w:t>
        </w:r>
      </w:ins>
      <w:ins w:id="1" w:author="David Döbele" w:date="2023-02-02T21:01:00Z">
        <w:r w:rsidR="00881EA6">
          <w:t>enorm faszinierend und einzigartig finde. Ich würde in dem Praktikum bei Ihnen sehr gerne zum einen von erfahrene</w:t>
        </w:r>
      </w:ins>
      <w:ins w:id="2" w:author="David Döbele" w:date="2023-02-02T21:02:00Z">
        <w:r w:rsidR="00881EA6">
          <w:t xml:space="preserve">n Investment Professionals lernen, zum anderen aber auch gerne in Kontakt mit Ihren </w:t>
        </w:r>
        <w:proofErr w:type="gramStart"/>
        <w:r w:rsidR="00881EA6">
          <w:t>potentiellen</w:t>
        </w:r>
        <w:proofErr w:type="gramEnd"/>
        <w:r w:rsidR="00881EA6">
          <w:t xml:space="preserve"> und bestehenden Portfoliounternehmen wie X und Y kommen, um meinen Beitrag zu deren Wachstum beitragen zu können. </w:t>
        </w:r>
      </w:ins>
      <w:ins w:id="3" w:author="David Döbele" w:date="2023-02-02T21:03:00Z">
        <w:r w:rsidR="00881EA6">
          <w:t>Auch der Standort Berlin reizt mich sehr, da XYZ.</w:t>
        </w:r>
      </w:ins>
    </w:p>
    <w:p w14:paraId="5FA852EB" w14:textId="5781E519" w:rsidR="006C01B1" w:rsidRDefault="006C01B1"/>
    <w:p w14:paraId="2D3EE738" w14:textId="5A2D89DC" w:rsidR="006C01B1" w:rsidRDefault="006C01B1">
      <w:r>
        <w:t xml:space="preserve">i5invest ist für dieses Praktikum optimal geeignet, da Sie durch einen großen Erfahrungsschatz und eine gute Erfolgsquote garantieren, dass </w:t>
      </w:r>
      <w:r w:rsidR="008B464A">
        <w:t xml:space="preserve">ich eine sehr steile Lernkurve durchleben werde. </w:t>
      </w:r>
    </w:p>
    <w:p w14:paraId="200EB0EA" w14:textId="6EA5BB60" w:rsidR="008B464A" w:rsidRDefault="008B464A"/>
    <w:p w14:paraId="67123ED2" w14:textId="0A0B9A65" w:rsidR="008B464A" w:rsidRDefault="008B464A">
      <w:proofErr w:type="spellStart"/>
      <w:r>
        <w:t>Peryton</w:t>
      </w:r>
      <w:proofErr w:type="spellEnd"/>
      <w:r>
        <w:t xml:space="preserve"> ist für dieses Praktikum optimal geeignet, da Sie durch Ihr kleines Team die Möglichkeit der engen Zusammenarbeit bieten, wodurch mir eine deutlich intensivere </w:t>
      </w:r>
      <w:r w:rsidR="00FD43EA">
        <w:t>Weiterentwicklung ermöglicht wird. Da</w:t>
      </w:r>
      <w:ins w:id="4" w:author="David Döbele" w:date="2023-02-02T20:59:00Z">
        <w:r w:rsidR="00881EA6">
          <w:t>s</w:t>
        </w:r>
      </w:ins>
      <w:r w:rsidR="00FD43EA">
        <w:t xml:space="preserve">s Sie innerhalb kürzester Zeit nach Ihrer Gründung, ein solches Transaktionsvolumen erreichen konnten, zeugt von äußerst hoher Kompetenz. Besonders mit Ihrem Unternehmenswerten Respekt, Offenheit und Ehrlichkeit, kann ich mich vollkommen identifizieren. Diese Werte schätze ich selbst sehr und sehe sie als unerlässlich im Privaten, sowie Geschäftlichen. Besonders von so hocherfahrenden Menschen wie </w:t>
      </w:r>
      <w:r w:rsidR="00164269">
        <w:t xml:space="preserve">Herrn </w:t>
      </w:r>
      <w:proofErr w:type="spellStart"/>
      <w:r w:rsidR="00164269">
        <w:t>Czelecz</w:t>
      </w:r>
      <w:proofErr w:type="spellEnd"/>
      <w:r w:rsidR="00164269">
        <w:t xml:space="preserve"> und Herrn </w:t>
      </w:r>
      <w:proofErr w:type="spellStart"/>
      <w:r w:rsidR="00164269">
        <w:t>Schlangenotto</w:t>
      </w:r>
      <w:proofErr w:type="spellEnd"/>
      <w:r w:rsidR="00164269">
        <w:t xml:space="preserve"> kann ich viel lernen und mein Wissen </w:t>
      </w:r>
      <w:r w:rsidR="00082C25">
        <w:t>erweitern</w:t>
      </w:r>
      <w:r w:rsidR="00164269">
        <w:t>.</w:t>
      </w:r>
    </w:p>
    <w:p w14:paraId="235D0053" w14:textId="41E22953" w:rsidR="00082C25" w:rsidRDefault="00082C25"/>
    <w:p w14:paraId="1C581F55" w14:textId="09B9D05C" w:rsidR="00082C25" w:rsidRDefault="00082C25">
      <w:r>
        <w:t xml:space="preserve">Die IKB ist für dieses Praktikum optimal geeignet, da Sie durch Ihre langjährige Erfahrung im Mittelstand und der </w:t>
      </w:r>
      <w:del w:id="5" w:author="David Döbele" w:date="2023-02-02T20:59:00Z">
        <w:r w:rsidDel="00881EA6">
          <w:delText>Indurstire</w:delText>
        </w:r>
      </w:del>
      <w:ins w:id="6" w:author="David Döbele" w:date="2023-02-02T20:59:00Z">
        <w:r w:rsidR="00881EA6">
          <w:t>Industrie</w:t>
        </w:r>
      </w:ins>
      <w:r>
        <w:t xml:space="preserve"> überzeugen. Sie bieten die Möglichkeit, sich durch spannende, abwechslungsreiche und bedeutende Projekte in eine intensive Lernphase zu begeben und enorm viele </w:t>
      </w:r>
      <w:proofErr w:type="spellStart"/>
      <w:r>
        <w:t>Learnings</w:t>
      </w:r>
      <w:proofErr w:type="spellEnd"/>
      <w:r>
        <w:t xml:space="preserve"> aus einem Praktikum mitzunehmen. Besonders mit Ihrem Fokus auf Vertrauen, kann ich mich vollkommen identifizieren</w:t>
      </w:r>
      <w:r w:rsidR="00017FF5">
        <w:t>, da d</w:t>
      </w:r>
      <w:r>
        <w:t xml:space="preserve">ieser Wert unerlässlich </w:t>
      </w:r>
      <w:r w:rsidR="00017FF5">
        <w:t xml:space="preserve">ist </w:t>
      </w:r>
      <w:r>
        <w:t>und die Grundlage</w:t>
      </w:r>
      <w:r w:rsidR="00017FF5">
        <w:t xml:space="preserve"> für nachhaltige Zusammenarbeit bildet. Speziell in Ihrem effizienten, flexiblen und kompetenten Arbeitsumfeld würde ich mich sehr wohl fühlen. In der engen Zusammenarbeit in den kleinen Teams sehe ich für mich eine ideale Chance der Fortbildung, aber auch, dass ich bewegende Aufgaben übernehmen werde.</w:t>
      </w:r>
    </w:p>
    <w:p w14:paraId="0AD14E74" w14:textId="1ABB6ADF" w:rsidR="00017FF5" w:rsidRDefault="00017FF5"/>
    <w:p w14:paraId="22FF9F5E" w14:textId="3E0ADA7F" w:rsidR="00017FF5" w:rsidRDefault="001A2F4B">
      <w:r>
        <w:t xml:space="preserve">(eng) </w:t>
      </w:r>
      <w:proofErr w:type="spellStart"/>
      <w:r>
        <w:t>Radobank</w:t>
      </w:r>
      <w:proofErr w:type="spellEnd"/>
      <w:r>
        <w:t xml:space="preserve"> ist für dieses Praktikum optimal geeignet, da </w:t>
      </w:r>
      <w:r w:rsidR="00124D33">
        <w:t xml:space="preserve">Sie als eines der größten </w:t>
      </w:r>
      <w:proofErr w:type="spellStart"/>
      <w:r w:rsidR="00124D33">
        <w:t>financial</w:t>
      </w:r>
      <w:proofErr w:type="spellEnd"/>
      <w:r w:rsidR="00124D33">
        <w:t xml:space="preserve"> </w:t>
      </w:r>
      <w:proofErr w:type="spellStart"/>
      <w:r w:rsidR="00124D33">
        <w:t>institutions</w:t>
      </w:r>
      <w:proofErr w:type="spellEnd"/>
      <w:r w:rsidR="00124D33">
        <w:t xml:space="preserve"> die Möglichkeit bieten, in einem Praktikum spannende Projekte zu betreuen und eine enorm steile Lernkurve zu durchleben. Besonders Ihren Fokus auf den </w:t>
      </w:r>
      <w:proofErr w:type="spellStart"/>
      <w:r w:rsidR="00124D33">
        <w:t>agriculture</w:t>
      </w:r>
      <w:proofErr w:type="spellEnd"/>
      <w:r w:rsidR="00124D33">
        <w:t xml:space="preserve"> </w:t>
      </w:r>
      <w:proofErr w:type="spellStart"/>
      <w:r w:rsidR="00124D33">
        <w:t>sector</w:t>
      </w:r>
      <w:proofErr w:type="spellEnd"/>
      <w:r w:rsidR="00124D33">
        <w:t xml:space="preserve"> finde ich sehr ansprechend, da ich selbst in diesem Umfeld aufgewachsen bin. Sehr spannend finde ich Ihren Ansatz, die Welt zu verbessern, da dies ein sehr umfangreiches Ziel ist, doch in kleinen Schritten erreicht werden kann. Durch Ihr globales Netzwerk schaffen Sie ein abwechslungsreiches und interessantes Arbeitsumfeld. Ihre Arbeitsweise, Roboter stark in Ihren Arbeitsalltag zu integrieren, sticht für mich besonders hervor. Wie genau Sie dies handhaben, würde ich gerne genauer erfahren. </w:t>
      </w:r>
    </w:p>
    <w:sectPr w:rsidR="00017FF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1B1"/>
    <w:rsid w:val="00017FF5"/>
    <w:rsid w:val="00082C25"/>
    <w:rsid w:val="00124D33"/>
    <w:rsid w:val="00164269"/>
    <w:rsid w:val="001A2F4B"/>
    <w:rsid w:val="00497CB3"/>
    <w:rsid w:val="006C01B1"/>
    <w:rsid w:val="00881EA6"/>
    <w:rsid w:val="008B464A"/>
    <w:rsid w:val="008D34D5"/>
    <w:rsid w:val="009D58B8"/>
    <w:rsid w:val="00C41BE2"/>
    <w:rsid w:val="00FD43E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11572FE2"/>
  <w15:chartTrackingRefBased/>
  <w15:docId w15:val="{DA9C341C-79E9-7D45-AD2E-5E41E6E12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berarbeitung">
    <w:name w:val="Revision"/>
    <w:hidden/>
    <w:uiPriority w:val="99"/>
    <w:semiHidden/>
    <w:rsid w:val="00881E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407</Words>
  <Characters>2567</Characters>
  <Application>Microsoft Office Word</Application>
  <DocSecurity>0</DocSecurity>
  <Lines>21</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Falk Lorentzen</dc:creator>
  <cp:keywords/>
  <dc:description/>
  <cp:lastModifiedBy>David Döbele</cp:lastModifiedBy>
  <cp:revision>3</cp:revision>
  <dcterms:created xsi:type="dcterms:W3CDTF">2023-02-01T20:45:00Z</dcterms:created>
  <dcterms:modified xsi:type="dcterms:W3CDTF">2023-02-02T20:04:00Z</dcterms:modified>
</cp:coreProperties>
</file>