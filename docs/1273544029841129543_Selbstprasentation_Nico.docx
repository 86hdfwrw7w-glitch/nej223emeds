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99A0AB" w14:textId="2BF40EA6" w:rsidR="00C75963"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Erstmal vielen Dank, dass Sie sich die Zeit nehmen, mich heute kennenzulernen. Ich freue mich sehr über die Gelegenheit, mich vorzustellen und Ihnen einen Einblick in meinen Werdegang und meine Motivation zu geben.</w:t>
      </w:r>
    </w:p>
    <w:p w14:paraId="2D47524A" w14:textId="77777777" w:rsidR="00C75963" w:rsidRPr="00C75963" w:rsidRDefault="00C75963" w:rsidP="00454620">
      <w:pPr>
        <w:rPr>
          <w:rFonts w:ascii="Times New Roman" w:eastAsia="Times New Roman" w:hAnsi="Times New Roman" w:cs="Times New Roman"/>
          <w:kern w:val="0"/>
          <w:lang w:eastAsia="de-DE"/>
          <w14:ligatures w14:val="none"/>
        </w:rPr>
      </w:pPr>
    </w:p>
    <w:p w14:paraId="6CB594B6" w14:textId="15506F61" w:rsidR="00C75963"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 xml:space="preserve">Finanzmärkte haben mich aufgrund ihrer Dynamik und der Möglichkeit, wirtschaftliche Entwicklungen aktiv zu gestalten, von Anfang an fasziniert. Dabei kam mein erster Kontakt mit der Finanzbranche während der Pandemie zustande, </w:t>
      </w:r>
      <w:r w:rsidRPr="008A75C7">
        <w:rPr>
          <w:rFonts w:ascii="Times New Roman" w:eastAsia="Times New Roman" w:hAnsi="Times New Roman" w:cs="Times New Roman"/>
          <w:kern w:val="0"/>
          <w:highlight w:val="yellow"/>
          <w:lang w:eastAsia="de-DE"/>
          <w14:ligatures w14:val="none"/>
        </w:rPr>
        <w:t xml:space="preserve">da hier viel </w:t>
      </w:r>
      <w:r w:rsidR="00E353C0" w:rsidRPr="008A75C7">
        <w:rPr>
          <w:rFonts w:ascii="Times New Roman" w:eastAsia="Times New Roman" w:hAnsi="Times New Roman" w:cs="Times New Roman"/>
          <w:kern w:val="0"/>
          <w:highlight w:val="yellow"/>
          <w:lang w:eastAsia="de-DE"/>
          <w14:ligatures w14:val="none"/>
        </w:rPr>
        <w:t>an den Kapitalmärkten</w:t>
      </w:r>
      <w:r w:rsidRPr="008A75C7">
        <w:rPr>
          <w:rFonts w:ascii="Times New Roman" w:eastAsia="Times New Roman" w:hAnsi="Times New Roman" w:cs="Times New Roman"/>
          <w:kern w:val="0"/>
          <w:highlight w:val="yellow"/>
          <w:lang w:eastAsia="de-DE"/>
          <w14:ligatures w14:val="none"/>
        </w:rPr>
        <w:t xml:space="preserve"> passierte.</w:t>
      </w:r>
      <w:r w:rsidRPr="00C75963">
        <w:rPr>
          <w:rFonts w:ascii="Times New Roman" w:eastAsia="Times New Roman" w:hAnsi="Times New Roman" w:cs="Times New Roman"/>
          <w:kern w:val="0"/>
          <w:lang w:eastAsia="de-DE"/>
          <w14:ligatures w14:val="none"/>
        </w:rPr>
        <w:t xml:space="preserve"> Ich </w:t>
      </w:r>
      <w:r w:rsidR="00E353C0" w:rsidRPr="00C75963">
        <w:rPr>
          <w:rFonts w:ascii="Times New Roman" w:eastAsia="Times New Roman" w:hAnsi="Times New Roman" w:cs="Times New Roman"/>
          <w:kern w:val="0"/>
          <w:lang w:eastAsia="de-DE"/>
          <w14:ligatures w14:val="none"/>
        </w:rPr>
        <w:t>beschäftigte</w:t>
      </w:r>
      <w:r w:rsidRPr="00C75963">
        <w:rPr>
          <w:rFonts w:ascii="Times New Roman" w:eastAsia="Times New Roman" w:hAnsi="Times New Roman" w:cs="Times New Roman"/>
          <w:kern w:val="0"/>
          <w:lang w:eastAsia="de-DE"/>
          <w14:ligatures w14:val="none"/>
        </w:rPr>
        <w:t xml:space="preserve"> mich also intensiver mit dem Thema, schaute Videos zu</w:t>
      </w:r>
      <w:r w:rsidR="00F429BD">
        <w:rPr>
          <w:rFonts w:ascii="Times New Roman" w:eastAsia="Times New Roman" w:hAnsi="Times New Roman" w:cs="Times New Roman"/>
          <w:kern w:val="0"/>
          <w:lang w:eastAsia="de-DE"/>
          <w14:ligatures w14:val="none"/>
        </w:rPr>
        <w:t xml:space="preserve">r </w:t>
      </w:r>
      <w:r w:rsidRPr="00C75963">
        <w:rPr>
          <w:rFonts w:ascii="Times New Roman" w:eastAsia="Times New Roman" w:hAnsi="Times New Roman" w:cs="Times New Roman"/>
          <w:kern w:val="0"/>
          <w:lang w:eastAsia="de-DE"/>
          <w14:ligatures w14:val="none"/>
        </w:rPr>
        <w:t xml:space="preserve">Geldanlage an, und las unter anderem die Biografie von Warren Buffet. Dies führte dazu, dass ich </w:t>
      </w:r>
      <w:r w:rsidR="00F429BD">
        <w:rPr>
          <w:rFonts w:ascii="Times New Roman" w:eastAsia="Times New Roman" w:hAnsi="Times New Roman" w:cs="Times New Roman"/>
          <w:kern w:val="0"/>
          <w:lang w:eastAsia="de-DE"/>
          <w14:ligatures w14:val="none"/>
        </w:rPr>
        <w:t xml:space="preserve">auf dem Gymnasium </w:t>
      </w:r>
      <w:r w:rsidRPr="00C75963">
        <w:rPr>
          <w:rFonts w:ascii="Times New Roman" w:eastAsia="Times New Roman" w:hAnsi="Times New Roman" w:cs="Times New Roman"/>
          <w:kern w:val="0"/>
          <w:lang w:eastAsia="de-DE"/>
          <w14:ligatures w14:val="none"/>
        </w:rPr>
        <w:t xml:space="preserve">Wirtschaft als Leistungskurs wählte und grundlegende Kenntnisse in Bilanzierung, Märkten und allgemeinem Wirtschaftsverständnis erwarb, </w:t>
      </w:r>
      <w:del w:id="0" w:author="Jonas Stegh" w:date="2024-08-15T09:22:00Z" w16du:dateUtc="2024-08-15T07:22:00Z">
        <w:r w:rsidRPr="00C75963" w:rsidDel="008A75C7">
          <w:rPr>
            <w:rFonts w:ascii="Times New Roman" w:eastAsia="Times New Roman" w:hAnsi="Times New Roman" w:cs="Times New Roman"/>
            <w:kern w:val="0"/>
            <w:lang w:eastAsia="de-DE"/>
            <w14:ligatures w14:val="none"/>
          </w:rPr>
          <w:delText xml:space="preserve">die mir heute noch im Studium an der Goethe-Universität in Frankfurt zugutekommen. </w:delText>
        </w:r>
      </w:del>
    </w:p>
    <w:p w14:paraId="766327DD" w14:textId="77777777" w:rsidR="00454620" w:rsidRPr="00C75963" w:rsidRDefault="00454620" w:rsidP="00454620">
      <w:pPr>
        <w:rPr>
          <w:rFonts w:ascii="Times New Roman" w:eastAsia="Times New Roman" w:hAnsi="Times New Roman" w:cs="Times New Roman"/>
          <w:kern w:val="0"/>
          <w:lang w:eastAsia="de-DE"/>
          <w14:ligatures w14:val="none"/>
        </w:rPr>
      </w:pPr>
    </w:p>
    <w:p w14:paraId="1282130F" w14:textId="55097AAD" w:rsidR="00DA5FD0" w:rsidRDefault="00C75963" w:rsidP="00DA5FD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Also war für mich auch klar, dass ich Wirtschaftswissenschaften studieren möchte, um tiefer in diese Materie einzutauchen. Die Goethe-Universität bot mir nicht nur eine erstklassige akademische Ausbildung, sondern auch die Möglichkeit, mich auf Finance &amp; Accounting zu spezialisieren. Bisher konnte</w:t>
      </w:r>
      <w:r w:rsidR="00DA5FD0">
        <w:rPr>
          <w:rFonts w:ascii="Times New Roman" w:eastAsia="Times New Roman" w:hAnsi="Times New Roman" w:cs="Times New Roman"/>
          <w:kern w:val="0"/>
          <w:lang w:eastAsia="de-DE"/>
          <w14:ligatures w14:val="none"/>
        </w:rPr>
        <w:t xml:space="preserve"> ich</w:t>
      </w:r>
      <w:r w:rsidR="00DA5FD0" w:rsidRPr="00C75963">
        <w:rPr>
          <w:rFonts w:ascii="Times New Roman" w:eastAsia="Times New Roman" w:hAnsi="Times New Roman" w:cs="Times New Roman"/>
          <w:kern w:val="0"/>
          <w:lang w:eastAsia="de-DE"/>
          <w14:ligatures w14:val="none"/>
        </w:rPr>
        <w:t xml:space="preserve"> meine</w:t>
      </w:r>
      <w:r w:rsidR="00DA5FD0">
        <w:rPr>
          <w:rFonts w:ascii="Times New Roman" w:eastAsia="Times New Roman" w:hAnsi="Times New Roman" w:cs="Times New Roman"/>
          <w:kern w:val="0"/>
          <w:lang w:eastAsia="de-DE"/>
          <w14:ligatures w14:val="none"/>
        </w:rPr>
        <w:t xml:space="preserve"> </w:t>
      </w:r>
      <w:r w:rsidR="00DA5FD0" w:rsidRPr="00C75963">
        <w:rPr>
          <w:rFonts w:ascii="Times New Roman" w:eastAsia="Times New Roman" w:hAnsi="Times New Roman" w:cs="Times New Roman"/>
          <w:kern w:val="0"/>
          <w:lang w:eastAsia="de-DE"/>
          <w14:ligatures w14:val="none"/>
        </w:rPr>
        <w:t>analytischen Fähigkeiten</w:t>
      </w:r>
      <w:r w:rsidR="00DA5FD0">
        <w:rPr>
          <w:rFonts w:ascii="Times New Roman" w:eastAsia="Times New Roman" w:hAnsi="Times New Roman" w:cs="Times New Roman"/>
          <w:kern w:val="0"/>
          <w:lang w:eastAsia="de-DE"/>
          <w14:ligatures w14:val="none"/>
        </w:rPr>
        <w:t>,</w:t>
      </w:r>
      <w:r w:rsidR="00DA5FD0" w:rsidRPr="00C75963">
        <w:rPr>
          <w:rFonts w:ascii="Times New Roman" w:eastAsia="Times New Roman" w:hAnsi="Times New Roman" w:cs="Times New Roman"/>
          <w:kern w:val="0"/>
          <w:lang w:eastAsia="de-DE"/>
          <w14:ligatures w14:val="none"/>
        </w:rPr>
        <w:t xml:space="preserve"> durch hervorragende Leistungen, insbesondere in Mathematik und Statistik weiterentwickeln</w:t>
      </w:r>
      <w:r w:rsidR="00EF3CDC">
        <w:rPr>
          <w:rFonts w:ascii="Times New Roman" w:eastAsia="Times New Roman" w:hAnsi="Times New Roman" w:cs="Times New Roman"/>
          <w:kern w:val="0"/>
          <w:lang w:eastAsia="de-DE"/>
          <w14:ligatures w14:val="none"/>
        </w:rPr>
        <w:t xml:space="preserve"> sowie weitere Kenntnisse insbesondere im Fach Accounting und Finanzen sammeln.</w:t>
      </w:r>
    </w:p>
    <w:p w14:paraId="18C8140F" w14:textId="77777777" w:rsidR="00DA5FD0" w:rsidRDefault="00DA5FD0" w:rsidP="00454620">
      <w:pPr>
        <w:rPr>
          <w:rFonts w:ascii="Times New Roman" w:eastAsia="Times New Roman" w:hAnsi="Times New Roman" w:cs="Times New Roman"/>
          <w:kern w:val="0"/>
          <w:lang w:eastAsia="de-DE"/>
          <w14:ligatures w14:val="none"/>
        </w:rPr>
      </w:pPr>
    </w:p>
    <w:p w14:paraId="4390E7A4" w14:textId="695FD07A" w:rsidR="00454620" w:rsidRDefault="00C75963" w:rsidP="00454620">
      <w:pPr>
        <w:rPr>
          <w:rFonts w:ascii="Times New Roman" w:eastAsia="Times New Roman" w:hAnsi="Times New Roman" w:cs="Times New Roman"/>
          <w:kern w:val="0"/>
          <w:lang w:eastAsia="de-DE"/>
          <w14:ligatures w14:val="none"/>
        </w:rPr>
      </w:pPr>
      <w:r w:rsidRPr="008A75C7">
        <w:rPr>
          <w:rFonts w:ascii="Times New Roman" w:eastAsia="Times New Roman" w:hAnsi="Times New Roman" w:cs="Times New Roman"/>
          <w:kern w:val="0"/>
          <w:highlight w:val="yellow"/>
          <w:lang w:eastAsia="de-DE"/>
          <w14:ligatures w14:val="none"/>
          <w:rPrChange w:id="1" w:author="Jonas Stegh" w:date="2024-08-15T09:23:00Z" w16du:dateUtc="2024-08-15T07:23:00Z">
            <w:rPr>
              <w:rFonts w:ascii="Times New Roman" w:eastAsia="Times New Roman" w:hAnsi="Times New Roman" w:cs="Times New Roman"/>
              <w:kern w:val="0"/>
              <w:lang w:eastAsia="de-DE"/>
              <w14:ligatures w14:val="none"/>
            </w:rPr>
          </w:rPrChange>
        </w:rPr>
        <w:t>Praktische Erfahrungen sammelte ich bereits</w:t>
      </w:r>
      <w:r w:rsidRPr="00C75963">
        <w:rPr>
          <w:rFonts w:ascii="Times New Roman" w:eastAsia="Times New Roman" w:hAnsi="Times New Roman" w:cs="Times New Roman"/>
          <w:kern w:val="0"/>
          <w:lang w:eastAsia="de-DE"/>
          <w14:ligatures w14:val="none"/>
        </w:rPr>
        <w:t xml:space="preserve"> in der Wirtschaftsprüfung bei Rödl &amp; Partner, wo ich zunächst grundlegende Prüfungshandlungen wie Saldenbestätigungen, Cut-Off-Prüfungen und </w:t>
      </w:r>
      <w:proofErr w:type="spellStart"/>
      <w:r w:rsidRPr="00C75963">
        <w:rPr>
          <w:rFonts w:ascii="Times New Roman" w:eastAsia="Times New Roman" w:hAnsi="Times New Roman" w:cs="Times New Roman"/>
          <w:kern w:val="0"/>
          <w:lang w:eastAsia="de-DE"/>
          <w14:ligatures w14:val="none"/>
        </w:rPr>
        <w:t>three</w:t>
      </w:r>
      <w:proofErr w:type="spellEnd"/>
      <w:r w:rsidRPr="00C75963">
        <w:rPr>
          <w:rFonts w:ascii="Times New Roman" w:eastAsia="Times New Roman" w:hAnsi="Times New Roman" w:cs="Times New Roman"/>
          <w:kern w:val="0"/>
          <w:lang w:eastAsia="de-DE"/>
          <w14:ligatures w14:val="none"/>
        </w:rPr>
        <w:t>-</w:t>
      </w:r>
      <w:proofErr w:type="spellStart"/>
      <w:r w:rsidRPr="00C75963">
        <w:rPr>
          <w:rFonts w:ascii="Times New Roman" w:eastAsia="Times New Roman" w:hAnsi="Times New Roman" w:cs="Times New Roman"/>
          <w:kern w:val="0"/>
          <w:lang w:eastAsia="de-DE"/>
          <w14:ligatures w14:val="none"/>
        </w:rPr>
        <w:t>way</w:t>
      </w:r>
      <w:proofErr w:type="spellEnd"/>
      <w:r w:rsidRPr="00C75963">
        <w:rPr>
          <w:rFonts w:ascii="Times New Roman" w:eastAsia="Times New Roman" w:hAnsi="Times New Roman" w:cs="Times New Roman"/>
          <w:kern w:val="0"/>
          <w:lang w:eastAsia="de-DE"/>
          <w14:ligatures w14:val="none"/>
        </w:rPr>
        <w:t>-matches</w:t>
      </w:r>
      <w:r w:rsidR="00DA5FD0">
        <w:rPr>
          <w:rFonts w:ascii="Times New Roman" w:eastAsia="Times New Roman" w:hAnsi="Times New Roman" w:cs="Times New Roman"/>
          <w:kern w:val="0"/>
          <w:lang w:eastAsia="de-DE"/>
          <w14:ligatures w14:val="none"/>
        </w:rPr>
        <w:t xml:space="preserve"> durchführte.</w:t>
      </w:r>
      <w:r w:rsidRPr="00C75963">
        <w:rPr>
          <w:rFonts w:ascii="Times New Roman" w:eastAsia="Times New Roman" w:hAnsi="Times New Roman" w:cs="Times New Roman"/>
          <w:kern w:val="0"/>
          <w:lang w:eastAsia="de-DE"/>
          <w14:ligatures w14:val="none"/>
        </w:rPr>
        <w:t xml:space="preserve"> </w:t>
      </w:r>
      <w:r w:rsidR="00DA5FD0">
        <w:rPr>
          <w:rFonts w:ascii="Times New Roman" w:eastAsia="Times New Roman" w:hAnsi="Times New Roman" w:cs="Times New Roman"/>
          <w:kern w:val="0"/>
          <w:lang w:eastAsia="de-DE"/>
          <w14:ligatures w14:val="none"/>
        </w:rPr>
        <w:t>K</w:t>
      </w:r>
      <w:r w:rsidRPr="00C75963">
        <w:rPr>
          <w:rFonts w:ascii="Times New Roman" w:eastAsia="Times New Roman" w:hAnsi="Times New Roman" w:cs="Times New Roman"/>
          <w:kern w:val="0"/>
          <w:lang w:eastAsia="de-DE"/>
          <w14:ligatures w14:val="none"/>
        </w:rPr>
        <w:t xml:space="preserve">onnte aber auch schon schnell komplexere Aufgaben wie die Nachberechnung der Kapitalflussrechnung übernehmen. Außerdem wurde überwiegend in Microsoft Excel </w:t>
      </w:r>
      <w:r w:rsidR="00E353C0" w:rsidRPr="00C75963">
        <w:rPr>
          <w:rFonts w:ascii="Times New Roman" w:eastAsia="Times New Roman" w:hAnsi="Times New Roman" w:cs="Times New Roman"/>
          <w:kern w:val="0"/>
          <w:lang w:eastAsia="de-DE"/>
          <w14:ligatures w14:val="none"/>
        </w:rPr>
        <w:t>gearbeitet,</w:t>
      </w:r>
      <w:r w:rsidRPr="00C75963">
        <w:rPr>
          <w:rFonts w:ascii="Times New Roman" w:eastAsia="Times New Roman" w:hAnsi="Times New Roman" w:cs="Times New Roman"/>
          <w:kern w:val="0"/>
          <w:lang w:eastAsia="de-DE"/>
          <w14:ligatures w14:val="none"/>
        </w:rPr>
        <w:t xml:space="preserve"> wodurch ich meine Fähigkeiten </w:t>
      </w:r>
      <w:r w:rsidR="00F429BD">
        <w:rPr>
          <w:rFonts w:ascii="Times New Roman" w:eastAsia="Times New Roman" w:hAnsi="Times New Roman" w:cs="Times New Roman"/>
          <w:kern w:val="0"/>
          <w:lang w:eastAsia="de-DE"/>
          <w14:ligatures w14:val="none"/>
        </w:rPr>
        <w:t>in diesem Programm</w:t>
      </w:r>
      <w:r w:rsidRPr="00C75963">
        <w:rPr>
          <w:rFonts w:ascii="Times New Roman" w:eastAsia="Times New Roman" w:hAnsi="Times New Roman" w:cs="Times New Roman"/>
          <w:kern w:val="0"/>
          <w:lang w:eastAsia="de-DE"/>
          <w14:ligatures w14:val="none"/>
        </w:rPr>
        <w:t xml:space="preserve"> nochmal deutlich verbessern konnte.</w:t>
      </w:r>
    </w:p>
    <w:p w14:paraId="68C3350E" w14:textId="77777777" w:rsidR="00454620" w:rsidRDefault="00454620" w:rsidP="00454620">
      <w:pPr>
        <w:rPr>
          <w:rFonts w:ascii="Times New Roman" w:eastAsia="Times New Roman" w:hAnsi="Times New Roman" w:cs="Times New Roman"/>
          <w:kern w:val="0"/>
          <w:lang w:eastAsia="de-DE"/>
          <w14:ligatures w14:val="none"/>
        </w:rPr>
      </w:pPr>
    </w:p>
    <w:p w14:paraId="389FBDE9" w14:textId="5036A679" w:rsidR="00454620"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 xml:space="preserve">Besonders inspirierend war </w:t>
      </w:r>
      <w:r w:rsidR="00DA5FD0">
        <w:rPr>
          <w:rFonts w:ascii="Times New Roman" w:eastAsia="Times New Roman" w:hAnsi="Times New Roman" w:cs="Times New Roman"/>
          <w:kern w:val="0"/>
          <w:lang w:eastAsia="de-DE"/>
          <w14:ligatures w14:val="none"/>
        </w:rPr>
        <w:t>während meines Praktikums ein</w:t>
      </w:r>
      <w:r w:rsidRPr="00C75963">
        <w:rPr>
          <w:rFonts w:ascii="Times New Roman" w:eastAsia="Times New Roman" w:hAnsi="Times New Roman" w:cs="Times New Roman"/>
          <w:kern w:val="0"/>
          <w:lang w:eastAsia="de-DE"/>
          <w14:ligatures w14:val="none"/>
        </w:rPr>
        <w:t xml:space="preserve"> Gespräch mit einer Mitarbeiterin aus dem Bereich Transaction and </w:t>
      </w:r>
      <w:proofErr w:type="spellStart"/>
      <w:r w:rsidRPr="00C75963">
        <w:rPr>
          <w:rFonts w:ascii="Times New Roman" w:eastAsia="Times New Roman" w:hAnsi="Times New Roman" w:cs="Times New Roman"/>
          <w:kern w:val="0"/>
          <w:lang w:eastAsia="de-DE"/>
          <w14:ligatures w14:val="none"/>
        </w:rPr>
        <w:t>Valuation</w:t>
      </w:r>
      <w:proofErr w:type="spellEnd"/>
      <w:r w:rsidRPr="00C75963">
        <w:rPr>
          <w:rFonts w:ascii="Times New Roman" w:eastAsia="Times New Roman" w:hAnsi="Times New Roman" w:cs="Times New Roman"/>
          <w:kern w:val="0"/>
          <w:lang w:eastAsia="de-DE"/>
          <w14:ligatures w14:val="none"/>
        </w:rPr>
        <w:t xml:space="preserve"> Services</w:t>
      </w:r>
      <w:r w:rsidR="00EF3CDC">
        <w:rPr>
          <w:rFonts w:ascii="Times New Roman" w:eastAsia="Times New Roman" w:hAnsi="Times New Roman" w:cs="Times New Roman"/>
          <w:kern w:val="0"/>
          <w:lang w:eastAsia="de-DE"/>
          <w14:ligatures w14:val="none"/>
        </w:rPr>
        <w:t>. S</w:t>
      </w:r>
      <w:r w:rsidR="00DA5FD0">
        <w:rPr>
          <w:rFonts w:ascii="Times New Roman" w:eastAsia="Times New Roman" w:hAnsi="Times New Roman" w:cs="Times New Roman"/>
          <w:kern w:val="0"/>
          <w:lang w:eastAsia="de-DE"/>
          <w14:ligatures w14:val="none"/>
        </w:rPr>
        <w:t>ie berichtete</w:t>
      </w:r>
      <w:r w:rsidRPr="00C75963">
        <w:rPr>
          <w:rFonts w:ascii="Times New Roman" w:eastAsia="Times New Roman" w:hAnsi="Times New Roman" w:cs="Times New Roman"/>
          <w:kern w:val="0"/>
          <w:lang w:eastAsia="de-DE"/>
          <w14:ligatures w14:val="none"/>
        </w:rPr>
        <w:t xml:space="preserve"> mir von ihrer Arbeit bei der Financial Due Diligence, Unternehmensbewertung und </w:t>
      </w:r>
      <w:r w:rsidR="00DA5FD0">
        <w:rPr>
          <w:rFonts w:ascii="Times New Roman" w:eastAsia="Times New Roman" w:hAnsi="Times New Roman" w:cs="Times New Roman"/>
          <w:kern w:val="0"/>
          <w:lang w:eastAsia="de-DE"/>
          <w14:ligatures w14:val="none"/>
        </w:rPr>
        <w:t xml:space="preserve">der </w:t>
      </w:r>
      <w:r w:rsidRPr="00C75963">
        <w:rPr>
          <w:rFonts w:ascii="Times New Roman" w:eastAsia="Times New Roman" w:hAnsi="Times New Roman" w:cs="Times New Roman"/>
          <w:kern w:val="0"/>
          <w:lang w:eastAsia="de-DE"/>
          <w14:ligatures w14:val="none"/>
        </w:rPr>
        <w:t>Transaktion</w:t>
      </w:r>
      <w:r w:rsidR="00DA5FD0">
        <w:rPr>
          <w:rFonts w:ascii="Times New Roman" w:eastAsia="Times New Roman" w:hAnsi="Times New Roman" w:cs="Times New Roman"/>
          <w:kern w:val="0"/>
          <w:lang w:eastAsia="de-DE"/>
          <w14:ligatures w14:val="none"/>
        </w:rPr>
        <w:t>sberatung</w:t>
      </w:r>
      <w:r w:rsidRPr="00C75963">
        <w:rPr>
          <w:rFonts w:ascii="Times New Roman" w:eastAsia="Times New Roman" w:hAnsi="Times New Roman" w:cs="Times New Roman"/>
          <w:kern w:val="0"/>
          <w:lang w:eastAsia="de-DE"/>
          <w14:ligatures w14:val="none"/>
        </w:rPr>
        <w:t>. Diese Tätigkeiten</w:t>
      </w:r>
      <w:r w:rsidR="00DA5FD0">
        <w:rPr>
          <w:rFonts w:ascii="Times New Roman" w:eastAsia="Times New Roman" w:hAnsi="Times New Roman" w:cs="Times New Roman"/>
          <w:kern w:val="0"/>
          <w:lang w:eastAsia="de-DE"/>
          <w14:ligatures w14:val="none"/>
        </w:rPr>
        <w:t xml:space="preserve"> empfinde ich als besonders spannend, da sie</w:t>
      </w:r>
      <w:r w:rsidRPr="00C75963">
        <w:rPr>
          <w:rFonts w:ascii="Times New Roman" w:eastAsia="Times New Roman" w:hAnsi="Times New Roman" w:cs="Times New Roman"/>
          <w:kern w:val="0"/>
          <w:lang w:eastAsia="de-DE"/>
          <w14:ligatures w14:val="none"/>
        </w:rPr>
        <w:t xml:space="preserve"> zum einen </w:t>
      </w:r>
      <w:r w:rsidR="00DA5FD0">
        <w:rPr>
          <w:rFonts w:ascii="Times New Roman" w:eastAsia="Times New Roman" w:hAnsi="Times New Roman" w:cs="Times New Roman"/>
          <w:kern w:val="0"/>
          <w:lang w:eastAsia="de-DE"/>
          <w14:ligatures w14:val="none"/>
        </w:rPr>
        <w:t>stark</w:t>
      </w:r>
      <w:r w:rsidRPr="00C75963">
        <w:rPr>
          <w:rFonts w:ascii="Times New Roman" w:eastAsia="Times New Roman" w:hAnsi="Times New Roman" w:cs="Times New Roman"/>
          <w:kern w:val="0"/>
          <w:lang w:eastAsia="de-DE"/>
          <w14:ligatures w14:val="none"/>
        </w:rPr>
        <w:t xml:space="preserve"> analytisch geprägt</w:t>
      </w:r>
      <w:r w:rsidR="00DA5FD0">
        <w:rPr>
          <w:rFonts w:ascii="Times New Roman" w:eastAsia="Times New Roman" w:hAnsi="Times New Roman" w:cs="Times New Roman"/>
          <w:kern w:val="0"/>
          <w:lang w:eastAsia="de-DE"/>
          <w14:ligatures w14:val="none"/>
        </w:rPr>
        <w:t xml:space="preserve"> sind</w:t>
      </w:r>
      <w:r w:rsidRPr="00C75963">
        <w:rPr>
          <w:rFonts w:ascii="Times New Roman" w:eastAsia="Times New Roman" w:hAnsi="Times New Roman" w:cs="Times New Roman"/>
          <w:kern w:val="0"/>
          <w:lang w:eastAsia="de-DE"/>
          <w14:ligatures w14:val="none"/>
        </w:rPr>
        <w:t>, womit ich mich unbedingt mehr im Arbeitsalltag beschäftigen möchte, zum anderen maßgeblich an der Entwicklung von Unternehmen und somit auch an der Entwicklung der Wirtschaft beteiligt</w:t>
      </w:r>
      <w:r w:rsidR="00DA5FD0">
        <w:rPr>
          <w:rFonts w:ascii="Times New Roman" w:eastAsia="Times New Roman" w:hAnsi="Times New Roman" w:cs="Times New Roman"/>
          <w:kern w:val="0"/>
          <w:lang w:eastAsia="de-DE"/>
          <w14:ligatures w14:val="none"/>
        </w:rPr>
        <w:t xml:space="preserve"> sind</w:t>
      </w:r>
      <w:r w:rsidRPr="00C75963">
        <w:rPr>
          <w:rFonts w:ascii="Times New Roman" w:eastAsia="Times New Roman" w:hAnsi="Times New Roman" w:cs="Times New Roman"/>
          <w:kern w:val="0"/>
          <w:lang w:eastAsia="de-DE"/>
          <w14:ligatures w14:val="none"/>
        </w:rPr>
        <w:t>. Aus diesem Grund werde ich</w:t>
      </w:r>
      <w:r w:rsidR="00DA5FD0">
        <w:rPr>
          <w:rFonts w:ascii="Times New Roman" w:eastAsia="Times New Roman" w:hAnsi="Times New Roman" w:cs="Times New Roman"/>
          <w:kern w:val="0"/>
          <w:lang w:eastAsia="de-DE"/>
          <w14:ligatures w14:val="none"/>
        </w:rPr>
        <w:t xml:space="preserve"> auch</w:t>
      </w:r>
      <w:r w:rsidRPr="00C75963">
        <w:rPr>
          <w:rFonts w:ascii="Times New Roman" w:eastAsia="Times New Roman" w:hAnsi="Times New Roman" w:cs="Times New Roman"/>
          <w:kern w:val="0"/>
          <w:lang w:eastAsia="de-DE"/>
          <w14:ligatures w14:val="none"/>
        </w:rPr>
        <w:t xml:space="preserve"> ab September ein dreimonatiges Praktikum im M&amp;A-Bereich bei Majer &amp; Co machen. </w:t>
      </w:r>
      <w:r w:rsidR="00DA5FD0">
        <w:rPr>
          <w:rFonts w:ascii="Times New Roman" w:eastAsia="Times New Roman" w:hAnsi="Times New Roman" w:cs="Times New Roman"/>
          <w:kern w:val="0"/>
          <w:lang w:eastAsia="de-DE"/>
          <w14:ligatures w14:val="none"/>
        </w:rPr>
        <w:t>Hier</w:t>
      </w:r>
      <w:r w:rsidRPr="00C75963">
        <w:rPr>
          <w:rFonts w:ascii="Times New Roman" w:eastAsia="Times New Roman" w:hAnsi="Times New Roman" w:cs="Times New Roman"/>
          <w:kern w:val="0"/>
          <w:lang w:eastAsia="de-DE"/>
          <w14:ligatures w14:val="none"/>
        </w:rPr>
        <w:t xml:space="preserve"> freue </w:t>
      </w:r>
      <w:r w:rsidR="00DA5FD0">
        <w:rPr>
          <w:rFonts w:ascii="Times New Roman" w:eastAsia="Times New Roman" w:hAnsi="Times New Roman" w:cs="Times New Roman"/>
          <w:kern w:val="0"/>
          <w:lang w:eastAsia="de-DE"/>
          <w14:ligatures w14:val="none"/>
        </w:rPr>
        <w:t xml:space="preserve">ich </w:t>
      </w:r>
      <w:r w:rsidRPr="00C75963">
        <w:rPr>
          <w:rFonts w:ascii="Times New Roman" w:eastAsia="Times New Roman" w:hAnsi="Times New Roman" w:cs="Times New Roman"/>
          <w:kern w:val="0"/>
          <w:lang w:eastAsia="de-DE"/>
          <w14:ligatures w14:val="none"/>
        </w:rPr>
        <w:t>mich besonders darauf, meine analytischen Fähigkeiten in realen Transaktionen einzusetzen und wertvolle Einblicke in die M&amp;A-Welt zu gewinnen.</w:t>
      </w:r>
    </w:p>
    <w:p w14:paraId="7ABF519E" w14:textId="77777777" w:rsidR="00454620" w:rsidRDefault="00454620" w:rsidP="00454620">
      <w:pPr>
        <w:rPr>
          <w:rFonts w:ascii="Times New Roman" w:eastAsia="Times New Roman" w:hAnsi="Times New Roman" w:cs="Times New Roman"/>
          <w:kern w:val="0"/>
          <w:lang w:eastAsia="de-DE"/>
          <w14:ligatures w14:val="none"/>
        </w:rPr>
      </w:pPr>
    </w:p>
    <w:p w14:paraId="6B4E16B4" w14:textId="3E443057" w:rsidR="00C75963" w:rsidRDefault="00C75963" w:rsidP="00454620">
      <w:pPr>
        <w:rPr>
          <w:rFonts w:ascii="Times New Roman" w:eastAsia="Times New Roman" w:hAnsi="Times New Roman" w:cs="Times New Roman"/>
          <w:kern w:val="0"/>
          <w:lang w:eastAsia="de-DE"/>
          <w14:ligatures w14:val="none"/>
        </w:rPr>
      </w:pPr>
      <w:r w:rsidRPr="00C75963">
        <w:rPr>
          <w:rFonts w:ascii="Times New Roman" w:eastAsia="Times New Roman" w:hAnsi="Times New Roman" w:cs="Times New Roman"/>
          <w:kern w:val="0"/>
          <w:lang w:eastAsia="de-DE"/>
          <w14:ligatures w14:val="none"/>
        </w:rPr>
        <w:t xml:space="preserve">Mein langfristiges Ziel ist es, meine Kenntnisse im M&amp;A und Corporate Finance weiter auszubauen, weshalb ich mich sehr über die Möglichkeit </w:t>
      </w:r>
      <w:r w:rsidR="00E353C0" w:rsidRPr="00C75963">
        <w:rPr>
          <w:rFonts w:ascii="Times New Roman" w:eastAsia="Times New Roman" w:hAnsi="Times New Roman" w:cs="Times New Roman"/>
          <w:kern w:val="0"/>
          <w:lang w:eastAsia="de-DE"/>
          <w14:ligatures w14:val="none"/>
        </w:rPr>
        <w:t>freue,</w:t>
      </w:r>
      <w:r w:rsidRPr="00C75963">
        <w:rPr>
          <w:rFonts w:ascii="Times New Roman" w:eastAsia="Times New Roman" w:hAnsi="Times New Roman" w:cs="Times New Roman"/>
          <w:kern w:val="0"/>
          <w:lang w:eastAsia="de-DE"/>
          <w14:ligatures w14:val="none"/>
        </w:rPr>
        <w:t xml:space="preserve"> heute Ihr Team kennenzulernen und mich vorzustellen. Besonders reizvoll finde ich Ihren Fokus auf den Mittelstand, da dieser </w:t>
      </w:r>
      <w:r w:rsidR="00DA5FD0">
        <w:rPr>
          <w:rFonts w:ascii="Times New Roman" w:eastAsia="Times New Roman" w:hAnsi="Times New Roman" w:cs="Times New Roman"/>
          <w:kern w:val="0"/>
          <w:lang w:eastAsia="de-DE"/>
          <w14:ligatures w14:val="none"/>
        </w:rPr>
        <w:t xml:space="preserve">bekanntermaßen </w:t>
      </w:r>
      <w:r w:rsidRPr="00C75963">
        <w:rPr>
          <w:rFonts w:ascii="Times New Roman" w:eastAsia="Times New Roman" w:hAnsi="Times New Roman" w:cs="Times New Roman"/>
          <w:kern w:val="0"/>
          <w:lang w:eastAsia="de-DE"/>
          <w14:ligatures w14:val="none"/>
        </w:rPr>
        <w:t>das Rückgrat der deutschen Wirtschaft bildet und ich bereits positive Erfahrungen mit Mandanten aus diesem Bereich sammeln konnte</w:t>
      </w:r>
      <w:r w:rsidR="00DA5FD0">
        <w:rPr>
          <w:rFonts w:ascii="Times New Roman" w:eastAsia="Times New Roman" w:hAnsi="Times New Roman" w:cs="Times New Roman"/>
          <w:kern w:val="0"/>
          <w:lang w:eastAsia="de-DE"/>
          <w14:ligatures w14:val="none"/>
        </w:rPr>
        <w:t xml:space="preserve"> in meinem Praktikum innerhalb der Wirtschaftsprüfung</w:t>
      </w:r>
      <w:r w:rsidR="00EF3CDC">
        <w:rPr>
          <w:rFonts w:ascii="Times New Roman" w:eastAsia="Times New Roman" w:hAnsi="Times New Roman" w:cs="Times New Roman"/>
          <w:kern w:val="0"/>
          <w:lang w:eastAsia="de-DE"/>
          <w14:ligatures w14:val="none"/>
        </w:rPr>
        <w:t>.</w:t>
      </w:r>
    </w:p>
    <w:p w14:paraId="0709711E" w14:textId="490AD52A" w:rsidR="00F953E6" w:rsidRDefault="00F953E6"/>
    <w:sectPr w:rsidR="00F953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DC3"/>
    <w:rsid w:val="002F65CE"/>
    <w:rsid w:val="003E20F5"/>
    <w:rsid w:val="004302D3"/>
    <w:rsid w:val="00454620"/>
    <w:rsid w:val="004F4E08"/>
    <w:rsid w:val="00691619"/>
    <w:rsid w:val="00887FD7"/>
    <w:rsid w:val="008A75C7"/>
    <w:rsid w:val="008C5DC3"/>
    <w:rsid w:val="009A2D12"/>
    <w:rsid w:val="00BE0170"/>
    <w:rsid w:val="00C6533B"/>
    <w:rsid w:val="00C75963"/>
    <w:rsid w:val="00D8073F"/>
    <w:rsid w:val="00DA5FD0"/>
    <w:rsid w:val="00DB7F79"/>
    <w:rsid w:val="00E353C0"/>
    <w:rsid w:val="00ED3B47"/>
    <w:rsid w:val="00EE2F20"/>
    <w:rsid w:val="00EF3CDC"/>
    <w:rsid w:val="00F429BD"/>
    <w:rsid w:val="00F953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24F8B"/>
  <w15:chartTrackingRefBased/>
  <w15:docId w15:val="{4391B228-AFE7-A946-94FF-314FB900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D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D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D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D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DC3"/>
    <w:rPr>
      <w:rFonts w:eastAsiaTheme="majorEastAsia" w:cstheme="majorBidi"/>
      <w:color w:val="272727" w:themeColor="text1" w:themeTint="D8"/>
    </w:rPr>
  </w:style>
  <w:style w:type="paragraph" w:styleId="Title">
    <w:name w:val="Title"/>
    <w:basedOn w:val="Normal"/>
    <w:next w:val="Normal"/>
    <w:link w:val="TitleChar"/>
    <w:uiPriority w:val="10"/>
    <w:qFormat/>
    <w:rsid w:val="008C5D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D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D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5DC3"/>
    <w:rPr>
      <w:i/>
      <w:iCs/>
      <w:color w:val="404040" w:themeColor="text1" w:themeTint="BF"/>
    </w:rPr>
  </w:style>
  <w:style w:type="paragraph" w:styleId="ListParagraph">
    <w:name w:val="List Paragraph"/>
    <w:basedOn w:val="Normal"/>
    <w:uiPriority w:val="34"/>
    <w:qFormat/>
    <w:rsid w:val="008C5DC3"/>
    <w:pPr>
      <w:ind w:left="720"/>
      <w:contextualSpacing/>
    </w:pPr>
  </w:style>
  <w:style w:type="character" w:styleId="IntenseEmphasis">
    <w:name w:val="Intense Emphasis"/>
    <w:basedOn w:val="DefaultParagraphFont"/>
    <w:uiPriority w:val="21"/>
    <w:qFormat/>
    <w:rsid w:val="008C5DC3"/>
    <w:rPr>
      <w:i/>
      <w:iCs/>
      <w:color w:val="0F4761" w:themeColor="accent1" w:themeShade="BF"/>
    </w:rPr>
  </w:style>
  <w:style w:type="paragraph" w:styleId="IntenseQuote">
    <w:name w:val="Intense Quote"/>
    <w:basedOn w:val="Normal"/>
    <w:next w:val="Normal"/>
    <w:link w:val="IntenseQuoteChar"/>
    <w:uiPriority w:val="30"/>
    <w:qFormat/>
    <w:rsid w:val="008C5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DC3"/>
    <w:rPr>
      <w:i/>
      <w:iCs/>
      <w:color w:val="0F4761" w:themeColor="accent1" w:themeShade="BF"/>
    </w:rPr>
  </w:style>
  <w:style w:type="character" w:styleId="IntenseReference">
    <w:name w:val="Intense Reference"/>
    <w:basedOn w:val="DefaultParagraphFont"/>
    <w:uiPriority w:val="32"/>
    <w:qFormat/>
    <w:rsid w:val="008C5DC3"/>
    <w:rPr>
      <w:b/>
      <w:bCs/>
      <w:smallCaps/>
      <w:color w:val="0F4761" w:themeColor="accent1" w:themeShade="BF"/>
      <w:spacing w:val="5"/>
    </w:rPr>
  </w:style>
  <w:style w:type="paragraph" w:styleId="Revision">
    <w:name w:val="Revision"/>
    <w:hidden/>
    <w:uiPriority w:val="99"/>
    <w:semiHidden/>
    <w:rsid w:val="008A7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880665">
      <w:bodyDiv w:val="1"/>
      <w:marLeft w:val="0"/>
      <w:marRight w:val="0"/>
      <w:marTop w:val="0"/>
      <w:marBottom w:val="0"/>
      <w:divBdr>
        <w:top w:val="none" w:sz="0" w:space="0" w:color="auto"/>
        <w:left w:val="none" w:sz="0" w:space="0" w:color="auto"/>
        <w:bottom w:val="none" w:sz="0" w:space="0" w:color="auto"/>
        <w:right w:val="none" w:sz="0" w:space="0" w:color="auto"/>
      </w:divBdr>
      <w:divsChild>
        <w:div w:id="112023235">
          <w:marLeft w:val="0"/>
          <w:marRight w:val="0"/>
          <w:marTop w:val="0"/>
          <w:marBottom w:val="0"/>
          <w:divBdr>
            <w:top w:val="none" w:sz="0" w:space="0" w:color="auto"/>
            <w:left w:val="none" w:sz="0" w:space="0" w:color="auto"/>
            <w:bottom w:val="none" w:sz="0" w:space="0" w:color="auto"/>
            <w:right w:val="none" w:sz="0" w:space="0" w:color="auto"/>
          </w:divBdr>
        </w:div>
        <w:div w:id="352534958">
          <w:marLeft w:val="0"/>
          <w:marRight w:val="0"/>
          <w:marTop w:val="0"/>
          <w:marBottom w:val="0"/>
          <w:divBdr>
            <w:top w:val="none" w:sz="0" w:space="0" w:color="auto"/>
            <w:left w:val="none" w:sz="0" w:space="0" w:color="auto"/>
            <w:bottom w:val="none" w:sz="0" w:space="0" w:color="auto"/>
            <w:right w:val="none" w:sz="0" w:space="0" w:color="auto"/>
          </w:divBdr>
        </w:div>
        <w:div w:id="1033650836">
          <w:marLeft w:val="0"/>
          <w:marRight w:val="0"/>
          <w:marTop w:val="0"/>
          <w:marBottom w:val="0"/>
          <w:divBdr>
            <w:top w:val="none" w:sz="0" w:space="0" w:color="auto"/>
            <w:left w:val="none" w:sz="0" w:space="0" w:color="auto"/>
            <w:bottom w:val="none" w:sz="0" w:space="0" w:color="auto"/>
            <w:right w:val="none" w:sz="0" w:space="0" w:color="auto"/>
          </w:divBdr>
        </w:div>
        <w:div w:id="1039431718">
          <w:marLeft w:val="0"/>
          <w:marRight w:val="0"/>
          <w:marTop w:val="0"/>
          <w:marBottom w:val="0"/>
          <w:divBdr>
            <w:top w:val="none" w:sz="0" w:space="0" w:color="auto"/>
            <w:left w:val="none" w:sz="0" w:space="0" w:color="auto"/>
            <w:bottom w:val="none" w:sz="0" w:space="0" w:color="auto"/>
            <w:right w:val="none" w:sz="0" w:space="0" w:color="auto"/>
          </w:divBdr>
        </w:div>
        <w:div w:id="1505589823">
          <w:marLeft w:val="0"/>
          <w:marRight w:val="0"/>
          <w:marTop w:val="0"/>
          <w:marBottom w:val="0"/>
          <w:divBdr>
            <w:top w:val="none" w:sz="0" w:space="0" w:color="auto"/>
            <w:left w:val="none" w:sz="0" w:space="0" w:color="auto"/>
            <w:bottom w:val="none" w:sz="0" w:space="0" w:color="auto"/>
            <w:right w:val="none" w:sz="0" w:space="0" w:color="auto"/>
          </w:divBdr>
        </w:div>
        <w:div w:id="1812668088">
          <w:marLeft w:val="0"/>
          <w:marRight w:val="0"/>
          <w:marTop w:val="0"/>
          <w:marBottom w:val="0"/>
          <w:divBdr>
            <w:top w:val="none" w:sz="0" w:space="0" w:color="auto"/>
            <w:left w:val="none" w:sz="0" w:space="0" w:color="auto"/>
            <w:bottom w:val="none" w:sz="0" w:space="0" w:color="auto"/>
            <w:right w:val="none" w:sz="0" w:space="0" w:color="auto"/>
          </w:divBdr>
        </w:div>
      </w:divsChild>
    </w:div>
    <w:div w:id="591546852">
      <w:bodyDiv w:val="1"/>
      <w:marLeft w:val="0"/>
      <w:marRight w:val="0"/>
      <w:marTop w:val="0"/>
      <w:marBottom w:val="0"/>
      <w:divBdr>
        <w:top w:val="none" w:sz="0" w:space="0" w:color="auto"/>
        <w:left w:val="none" w:sz="0" w:space="0" w:color="auto"/>
        <w:bottom w:val="none" w:sz="0" w:space="0" w:color="auto"/>
        <w:right w:val="none" w:sz="0" w:space="0" w:color="auto"/>
      </w:divBdr>
      <w:divsChild>
        <w:div w:id="27335607">
          <w:marLeft w:val="0"/>
          <w:marRight w:val="0"/>
          <w:marTop w:val="0"/>
          <w:marBottom w:val="0"/>
          <w:divBdr>
            <w:top w:val="none" w:sz="0" w:space="0" w:color="auto"/>
            <w:left w:val="none" w:sz="0" w:space="0" w:color="auto"/>
            <w:bottom w:val="none" w:sz="0" w:space="0" w:color="auto"/>
            <w:right w:val="none" w:sz="0" w:space="0" w:color="auto"/>
          </w:divBdr>
        </w:div>
        <w:div w:id="943538983">
          <w:marLeft w:val="0"/>
          <w:marRight w:val="0"/>
          <w:marTop w:val="0"/>
          <w:marBottom w:val="0"/>
          <w:divBdr>
            <w:top w:val="none" w:sz="0" w:space="0" w:color="auto"/>
            <w:left w:val="none" w:sz="0" w:space="0" w:color="auto"/>
            <w:bottom w:val="none" w:sz="0" w:space="0" w:color="auto"/>
            <w:right w:val="none" w:sz="0" w:space="0" w:color="auto"/>
          </w:divBdr>
        </w:div>
        <w:div w:id="1210725390">
          <w:marLeft w:val="0"/>
          <w:marRight w:val="0"/>
          <w:marTop w:val="0"/>
          <w:marBottom w:val="0"/>
          <w:divBdr>
            <w:top w:val="none" w:sz="0" w:space="0" w:color="auto"/>
            <w:left w:val="none" w:sz="0" w:space="0" w:color="auto"/>
            <w:bottom w:val="none" w:sz="0" w:space="0" w:color="auto"/>
            <w:right w:val="none" w:sz="0" w:space="0" w:color="auto"/>
          </w:divBdr>
        </w:div>
        <w:div w:id="1471047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434</Words>
  <Characters>2738</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Winkler</dc:creator>
  <cp:keywords/>
  <dc:description/>
  <cp:lastModifiedBy>Jonas Stegh</cp:lastModifiedBy>
  <cp:revision>9</cp:revision>
  <dcterms:created xsi:type="dcterms:W3CDTF">2024-08-14T09:50:00Z</dcterms:created>
  <dcterms:modified xsi:type="dcterms:W3CDTF">2024-08-15T07:26:00Z</dcterms:modified>
</cp:coreProperties>
</file>