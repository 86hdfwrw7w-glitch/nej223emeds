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2067A" w14:textId="27A0C9D5" w:rsidR="00E83285" w:rsidRDefault="00EF5ED0">
      <w:pPr>
        <w:rPr>
          <w:u w:val="single"/>
        </w:rPr>
      </w:pPr>
      <w:r w:rsidRPr="00EF5ED0">
        <w:rPr>
          <w:u w:val="single"/>
        </w:rPr>
        <w:t>Selbstpräsentation Januar 2023</w:t>
      </w:r>
    </w:p>
    <w:p w14:paraId="246D4926" w14:textId="0CC95FF5" w:rsidR="00EF5ED0" w:rsidRDefault="00EF5ED0">
      <w:pPr>
        <w:rPr>
          <w:b/>
          <w:bCs/>
          <w:u w:val="single"/>
        </w:rPr>
      </w:pPr>
    </w:p>
    <w:p w14:paraId="2472FCB1" w14:textId="6B341FD3" w:rsidR="0099368E" w:rsidRDefault="0099368E">
      <w:r>
        <w:t xml:space="preserve">Dann fange ich am besten einmal </w:t>
      </w:r>
      <w:r w:rsidR="00BA4177">
        <w:t>im Jahr 2018</w:t>
      </w:r>
      <w:r>
        <w:t xml:space="preserve"> an, ein Jahr bevor ich auf die Oberstufe gegangen bin, denn dieses Jahr war einer der prägendsten meines Lebens.</w:t>
      </w:r>
    </w:p>
    <w:p w14:paraId="402E8FB9" w14:textId="554C95DB" w:rsidR="0099368E" w:rsidRDefault="0099368E"/>
    <w:p w14:paraId="35546B71" w14:textId="6F40A3CE" w:rsidR="0099368E" w:rsidRDefault="0099368E">
      <w:r>
        <w:t xml:space="preserve">Nach der 10. Klasse bin ich nämlich für ein Jahr in die U.S.A gegangen und habe dort in dem kleinen Bundesstaat Maryland, nicht weit von Washington D.C. ein Auslandsschuljahr auf einer High-School verbracht. </w:t>
      </w:r>
    </w:p>
    <w:p w14:paraId="1DD9124B" w14:textId="77777777" w:rsidR="0099368E" w:rsidRDefault="0099368E"/>
    <w:p w14:paraId="5425C07C" w14:textId="77777777" w:rsidR="0099368E" w:rsidRDefault="0099368E" w:rsidP="0099368E">
      <w:r w:rsidRPr="0099368E">
        <w:t xml:space="preserve">Das erste Mal aus meinem </w:t>
      </w:r>
      <w:r w:rsidRPr="0099368E">
        <w:rPr>
          <w:b/>
          <w:bCs/>
        </w:rPr>
        <w:t>gewohnten Umfeld herausgekommen</w:t>
      </w:r>
      <w:r w:rsidRPr="0099368E">
        <w:t xml:space="preserve"> und zu lernen, mich auf das neue Umfeld anzupassen, die </w:t>
      </w:r>
      <w:r w:rsidRPr="0099368E">
        <w:rPr>
          <w:b/>
          <w:bCs/>
        </w:rPr>
        <w:t>Sprache zu perfektionieren, Freunde zu finden und in diesen neuen Strukturen zurechtzukommen</w:t>
      </w:r>
      <w:r w:rsidRPr="0099368E">
        <w:t xml:space="preserve">, war für mich eine reizende Herausforderung. </w:t>
      </w:r>
    </w:p>
    <w:p w14:paraId="508DE96C" w14:textId="77777777" w:rsidR="0099368E" w:rsidRDefault="0099368E" w:rsidP="0099368E"/>
    <w:p w14:paraId="0FA9B38D" w14:textId="69E1711B" w:rsidR="0099368E" w:rsidDel="00747108" w:rsidRDefault="0099368E" w:rsidP="0099368E">
      <w:pPr>
        <w:rPr>
          <w:del w:id="0" w:author="jonas.stegh@pumpkincareers.com" w:date="2023-01-26T09:32:00Z"/>
        </w:rPr>
      </w:pPr>
      <w:del w:id="1" w:author="jonas.stegh@pumpkincareers.com" w:date="2023-01-26T09:32:00Z">
        <w:r w:rsidRPr="0099368E" w:rsidDel="00747108">
          <w:delText xml:space="preserve">Es gelang mir dann auch recht schnell, Freunde zu finden, mich auf das Schulsystem anzupassen und ich konnte dann, obwohl ich nebenbei noch im Football und Lacrosse Team aktiv war, zu den </w:delText>
        </w:r>
        <w:r w:rsidRPr="0099368E" w:rsidDel="00747108">
          <w:rPr>
            <w:b/>
            <w:bCs/>
          </w:rPr>
          <w:delText>besten 10 Prozent meines Jahrgangs</w:delText>
        </w:r>
        <w:r w:rsidRPr="0099368E" w:rsidDel="00747108">
          <w:delText xml:space="preserve"> gehören wofür ich tatsächlich auch eine Auszeichnung bekommen habe, was in Deutschland ja eher unüblich ist und für mich natürlich unglaublich </w:delText>
        </w:r>
        <w:r w:rsidRPr="0099368E" w:rsidDel="00747108">
          <w:rPr>
            <w:b/>
            <w:bCs/>
          </w:rPr>
          <w:delText>bestärkend und motivierend</w:delText>
        </w:r>
        <w:r w:rsidRPr="0099368E" w:rsidDel="00747108">
          <w:delText xml:space="preserve"> war und mich in gewisser Maßen auch in meinem </w:delText>
        </w:r>
        <w:r w:rsidRPr="0099368E" w:rsidDel="00747108">
          <w:rPr>
            <w:b/>
            <w:bCs/>
          </w:rPr>
          <w:delText>Selbstvertrauen, Herausforderungen</w:delText>
        </w:r>
        <w:r w:rsidRPr="0099368E" w:rsidDel="00747108">
          <w:delText xml:space="preserve"> einfach anzugehen gestärkt hat. </w:delText>
        </w:r>
      </w:del>
    </w:p>
    <w:p w14:paraId="56117B43" w14:textId="2570E88C" w:rsidR="00BA4177" w:rsidRDefault="00BA4177" w:rsidP="00BA4177"/>
    <w:p w14:paraId="408D0C47" w14:textId="78C810AD" w:rsidR="00BA4177" w:rsidRDefault="00BA4177" w:rsidP="00BA4177">
      <w:r w:rsidRPr="00BA4177">
        <w:t xml:space="preserve">Zurück in Deutschland bin ich dann direkt auf die Oberstufe gegangen auch trotz erheblicher Bedenken meines Oberstufenleiters der mir damals noch versichert hat, dass es </w:t>
      </w:r>
      <w:r w:rsidR="00A07605" w:rsidRPr="00BA4177">
        <w:t>ja</w:t>
      </w:r>
      <w:r w:rsidRPr="00BA4177">
        <w:t xml:space="preserve"> </w:t>
      </w:r>
      <w:r w:rsidR="00A07605">
        <w:t xml:space="preserve">mehr oder weniger </w:t>
      </w:r>
      <w:r w:rsidRPr="00BA4177">
        <w:t xml:space="preserve">unmöglich sei, das Abitur gut zu meistern, wenn man die 11. Klasse nicht miterlebt hat, </w:t>
      </w:r>
      <w:r w:rsidRPr="00BA4177">
        <w:rPr>
          <w:b/>
          <w:bCs/>
        </w:rPr>
        <w:t>direkt in der 12. eingestiegen</w:t>
      </w:r>
      <w:r w:rsidRPr="00BA4177">
        <w:t xml:space="preserve">. Letztendlich habe ich mein Abitur </w:t>
      </w:r>
      <w:r>
        <w:t>dann 2021 mit</w:t>
      </w:r>
      <w:r w:rsidRPr="00BA4177">
        <w:t xml:space="preserve"> 1,3</w:t>
      </w:r>
      <w:r>
        <w:t xml:space="preserve"> abgeschlossen und gehörte somit zu den drei besten des Jahrgangs. </w:t>
      </w:r>
    </w:p>
    <w:p w14:paraId="5E00E67C" w14:textId="209069BD" w:rsidR="00BA4177" w:rsidRDefault="00BA4177" w:rsidP="00BA4177"/>
    <w:p w14:paraId="0F48E532" w14:textId="56512995" w:rsidR="00A24B70" w:rsidRDefault="00BA4177" w:rsidP="00A24B70">
      <w:r>
        <w:t xml:space="preserve">Während des Abiturs habe ich mir dann immer mehr Gedanken darüber gemacht, </w:t>
      </w:r>
      <w:del w:id="2" w:author="jonas.stegh@pumpkincareers.com" w:date="2023-01-26T09:34:00Z">
        <w:r w:rsidDel="00747108">
          <w:delText xml:space="preserve">was ich mal aus meinem Leben machen möchte und </w:delText>
        </w:r>
      </w:del>
      <w:r>
        <w:t>in welche Richtung es für mich beruflich mal gehen soll. Obwohl meine Eltern beide keinen Business Background haben</w:t>
      </w:r>
      <w:del w:id="3" w:author="jonas.stegh@pumpkincareers.com" w:date="2023-01-26T09:34:00Z">
        <w:r w:rsidDel="00747108">
          <w:delText>, meine Mutter ist Krankenschwester und mein Vater Autoverkäufer</w:delText>
        </w:r>
      </w:del>
      <w:r>
        <w:t xml:space="preserve">, habe ich mich schon immer für </w:t>
      </w:r>
      <w:r w:rsidR="001D42AB">
        <w:t>die Gesamtw</w:t>
      </w:r>
      <w:r>
        <w:t>irtschaft</w:t>
      </w:r>
      <w:r w:rsidR="001D42AB">
        <w:t xml:space="preserve"> und einzelne Unternehmen</w:t>
      </w:r>
      <w:r>
        <w:t xml:space="preserve"> interessiert. </w:t>
      </w:r>
      <w:del w:id="4" w:author="jonas.stegh@pumpkincareers.com" w:date="2023-01-26T09:34:00Z">
        <w:r w:rsidR="001D42AB" w:rsidDel="00747108">
          <w:delText>Zudem war mir klar,</w:delText>
        </w:r>
        <w:r w:rsidDel="00747108">
          <w:delText xml:space="preserve"> </w:delText>
        </w:r>
        <w:r w:rsidR="001D42AB" w:rsidDel="00747108">
          <w:delText>dass ich</w:delText>
        </w:r>
        <w:r w:rsidDel="00747108">
          <w:delText xml:space="preserve"> später mal eine führende Rolle in einem Unternehmen </w:delText>
        </w:r>
        <w:r w:rsidR="001D42AB" w:rsidDel="00747108">
          <w:delText>einnehmen möchte</w:delText>
        </w:r>
        <w:r w:rsidDel="00747108">
          <w:delText xml:space="preserve">, </w:delText>
        </w:r>
        <w:r w:rsidR="008A6CD0" w:rsidDel="00747108">
          <w:delText>weshalb</w:delText>
        </w:r>
        <w:r w:rsidDel="00747108">
          <w:delText xml:space="preserve"> ich mich dann dazu entschlossen BWL zu studieren. </w:delText>
        </w:r>
      </w:del>
      <w:del w:id="5" w:author="jonas.stegh@pumpkincareers.com" w:date="2023-01-26T09:29:00Z">
        <w:r w:rsidR="001D42AB" w:rsidRPr="00BA4177" w:rsidDel="00747108">
          <w:delText xml:space="preserve">Ich war mir dann bei der </w:delText>
        </w:r>
        <w:r w:rsidR="001D42AB" w:rsidRPr="00BA4177" w:rsidDel="00747108">
          <w:rPr>
            <w:b/>
            <w:bCs/>
          </w:rPr>
          <w:delText>Auswahl der Universität</w:delText>
        </w:r>
        <w:r w:rsidR="001D42AB" w:rsidRPr="00BA4177" w:rsidDel="00747108">
          <w:delText xml:space="preserve"> erst nicht sicher. </w:delText>
        </w:r>
      </w:del>
      <w:r w:rsidR="001D42AB" w:rsidRPr="00BA4177">
        <w:t xml:space="preserve">Ich habe mich dann aber nach abwägen verschiedener Faktoren </w:t>
      </w:r>
      <w:r w:rsidR="00A07605">
        <w:t xml:space="preserve">für die Uni Köln entschieden. </w:t>
      </w:r>
      <w:r w:rsidR="00A24B70">
        <w:t xml:space="preserve">Das Studium macht mir bis jetzt auch sehr viel Spaß, vor </w:t>
      </w:r>
      <w:r w:rsidR="008A6CD0">
        <w:t>allem,</w:t>
      </w:r>
      <w:r w:rsidR="00A24B70">
        <w:t xml:space="preserve"> nachdem man die Basics aus den ersten Semestern abgeschlossen hat, bietet die Uni Köln sehr interessante Module an und bietet einem den Freiraum, sich in verschiedene Richtungen zu entfalten. </w:t>
      </w:r>
      <w:del w:id="6" w:author="jonas.stegh@pumpkincareers.com" w:date="2023-01-26T09:29:00Z">
        <w:r w:rsidR="00A24B70" w:rsidDel="00747108">
          <w:delText>Insbesondere die Kombination zwischen strategische Fragestellung und einer Datenbasierten, zahlenorientierten Herangehensweise finde ich besonders spannend, da ich auch in meinen Finance Modulen sehr viel Freude empfunden und sehr gut abgeschnitten habe.</w:delText>
        </w:r>
      </w:del>
    </w:p>
    <w:p w14:paraId="0677C20C" w14:textId="3B5C054D" w:rsidR="007E1D4B" w:rsidRDefault="007E1D4B" w:rsidP="001D42AB"/>
    <w:p w14:paraId="544424A0" w14:textId="78068EA1" w:rsidR="007E1D4B" w:rsidRDefault="006027F2" w:rsidP="001D42AB">
      <w:r w:rsidRPr="006027F2">
        <w:t xml:space="preserve">Zu Studienbeginn bin ich auch der Internationalen </w:t>
      </w:r>
      <w:r>
        <w:t>Studentenorganisation</w:t>
      </w:r>
      <w:r w:rsidRPr="006027F2">
        <w:t xml:space="preserve"> </w:t>
      </w:r>
      <w:r w:rsidRPr="006027F2">
        <w:rPr>
          <w:b/>
          <w:bCs/>
        </w:rPr>
        <w:t>AIESEC</w:t>
      </w:r>
      <w:r w:rsidRPr="006027F2">
        <w:t xml:space="preserve"> beigetreten, wo ich seitdem Mitglied im </w:t>
      </w:r>
      <w:r w:rsidRPr="006027F2">
        <w:rPr>
          <w:b/>
          <w:bCs/>
        </w:rPr>
        <w:t>Business Development Team</w:t>
      </w:r>
      <w:r w:rsidRPr="006027F2">
        <w:t xml:space="preserve"> </w:t>
      </w:r>
      <w:r w:rsidR="008A6CD0" w:rsidRPr="006027F2">
        <w:t>bin,</w:t>
      </w:r>
      <w:r w:rsidRPr="006027F2">
        <w:t xml:space="preserve"> wo wir gemeinsam mit Unternehmen, Beratungen und Start-Ups </w:t>
      </w:r>
      <w:r w:rsidRPr="006027F2">
        <w:rPr>
          <w:b/>
          <w:bCs/>
        </w:rPr>
        <w:t>Workshops</w:t>
      </w:r>
      <w:r w:rsidRPr="006027F2">
        <w:t xml:space="preserve"> auf die Beine stellen. Hier konnte ich mich auch schon in der kurzen Zeit </w:t>
      </w:r>
      <w:r w:rsidRPr="006027F2">
        <w:rPr>
          <w:b/>
          <w:bCs/>
        </w:rPr>
        <w:t>persönlich</w:t>
      </w:r>
      <w:r w:rsidRPr="006027F2">
        <w:t xml:space="preserve"> um ein ganzes Stück weiterentwickeln, was </w:t>
      </w:r>
      <w:r w:rsidRPr="006027F2">
        <w:rPr>
          <w:b/>
          <w:bCs/>
        </w:rPr>
        <w:t>Teamfähigkeit, Kommunikation und Selbstvertrauen</w:t>
      </w:r>
      <w:r w:rsidRPr="006027F2">
        <w:t xml:space="preserve"> angeht, wenn man zum Beispiel ein </w:t>
      </w:r>
      <w:r w:rsidRPr="006027F2">
        <w:rPr>
          <w:b/>
          <w:bCs/>
        </w:rPr>
        <w:t>Meeting</w:t>
      </w:r>
      <w:r w:rsidRPr="006027F2">
        <w:t xml:space="preserve"> mit einer der weltweit führenden Strategieberatungen hat.</w:t>
      </w:r>
    </w:p>
    <w:p w14:paraId="16E131FF" w14:textId="0025E18C" w:rsidR="00A07605" w:rsidRDefault="00A07605" w:rsidP="001D42AB"/>
    <w:p w14:paraId="5673153A" w14:textId="69EC5FBC" w:rsidR="00A07605" w:rsidRDefault="00A07605" w:rsidP="001D42AB">
      <w:r>
        <w:t>Während meines ersten Semesters habe ich mich dann für das Stipendium der Friedrich Naumann Stiftung beworben, wo ich dann auch angenommen wurde und seit fast einem Jahr</w:t>
      </w:r>
      <w:r w:rsidR="008A6CD0">
        <w:t xml:space="preserve"> finanziell und ideell</w:t>
      </w:r>
      <w:r>
        <w:t xml:space="preserve"> gefördert werde. </w:t>
      </w:r>
    </w:p>
    <w:p w14:paraId="0FC920BE" w14:textId="31F9D292" w:rsidR="006027F2" w:rsidRDefault="006027F2" w:rsidP="001D42AB"/>
    <w:p w14:paraId="580FF1B2" w14:textId="2C56F35F" w:rsidR="006027F2" w:rsidRDefault="006027F2" w:rsidP="001D42AB">
      <w:r>
        <w:t xml:space="preserve">Meine ersten praktische Erfahrungen konnte ich dann bei einem Start-Up aus Köln lernen. Es war ein Amazon Aggregator a.la. Razor. Das Team war mit ca. 50 Leuten noch relativ überschaubar, was ich sehr geschätzt habe, da es eine lockere, familiäre Atmosphäre war, in der ich viel lernen konnte und schon schnell Verantwortung übernommen habe. </w:t>
      </w:r>
    </w:p>
    <w:p w14:paraId="1EC35F14" w14:textId="4E787A7D" w:rsidR="006027F2" w:rsidRDefault="006027F2" w:rsidP="001D42AB">
      <w:r>
        <w:t>Beispielsweise habe ich quantitative und qualitative Analysen von neuen Produkten und Märkten gemacht und sogar die Entwicklung für einen strukturierten Prozess für diese Analysen maßgeblich mitgestaltet</w:t>
      </w:r>
      <w:r w:rsidR="00A07605">
        <w:t>.</w:t>
      </w:r>
    </w:p>
    <w:p w14:paraId="1C686B50" w14:textId="6CE9A68A" w:rsidR="006027F2" w:rsidRDefault="006027F2" w:rsidP="001D42AB"/>
    <w:p w14:paraId="5AA6EB1A" w14:textId="5DE6CB2B" w:rsidR="006027F2" w:rsidDel="00747108" w:rsidRDefault="006027F2" w:rsidP="001D42AB">
      <w:pPr>
        <w:rPr>
          <w:del w:id="7" w:author="jonas.stegh@pumpkincareers.com" w:date="2023-01-26T09:30:00Z"/>
        </w:rPr>
      </w:pPr>
      <w:del w:id="8" w:author="jonas.stegh@pumpkincareers.com" w:date="2023-01-26T09:30:00Z">
        <w:r w:rsidDel="00747108">
          <w:delText xml:space="preserve">Ich habe in dem letzten Jahr auf jeden Fall viel dazu gelernt was Stressmanagement und Organisation angeht, da ich sowohl im ersten und auch zweiten Semester alle Klausuren an dem ersten Termin schreiben musste, meine Praktika einige Tage nach der letzten Klausur anfingen und jeweils sogar einige Wochen in das darauffolgende Semester hinein gingen. Trotzdem habe ich es immer geschafft, mir Auszeiten zu nehmen und die Zeit, die ich hatte, zu genießen. Ich bin beispielsweise jeweils für ein verlängertes Wochenende mit meiner Freundin nach Sevilla und Mailand geflogen, was ich sehr genossen habe. </w:delText>
        </w:r>
      </w:del>
    </w:p>
    <w:p w14:paraId="6D7813AA" w14:textId="32974131" w:rsidR="006027F2" w:rsidRDefault="006027F2" w:rsidP="001D42AB"/>
    <w:p w14:paraId="53E07A59" w14:textId="141EA225" w:rsidR="00A07605" w:rsidRDefault="006027F2" w:rsidP="00BA4177">
      <w:r>
        <w:t xml:space="preserve">Da ich zu dem Zeitpunkt schon wusste, dass ich die Beratung </w:t>
      </w:r>
      <w:commentRangeStart w:id="9"/>
      <w:r>
        <w:t>sehr spannend finde</w:t>
      </w:r>
      <w:commentRangeEnd w:id="9"/>
      <w:r w:rsidR="00747108">
        <w:rPr>
          <w:rStyle w:val="CommentReference"/>
        </w:rPr>
        <w:commentReference w:id="9"/>
      </w:r>
      <w:r>
        <w:t xml:space="preserve">, habe ich dann auch nach meinem zweiten Semester ein Praktikum bei MHP, der Management und IT Beratung von Porsche im Bereich CFO-Services gemacht. </w:t>
      </w:r>
      <w:del w:id="10" w:author="jonas.stegh@pumpkincareers.com" w:date="2023-01-26T09:31:00Z">
        <w:r w:rsidR="00AE52FF" w:rsidDel="00747108">
          <w:delText xml:space="preserve">Ich fand MHP eine super Adresse, da das Unternehmen mit 3000 Mitarbeitern weltweit zwar nicht mehr klein, aber trotzdem noch relativ überschaubar ist im Vergleich zu anderen Beratungen. Außerdem finde ich die Automotive Branche extrem spannend, gerade in Bezug auf den Wandel der dort aktuell stattfindet. </w:delText>
        </w:r>
      </w:del>
      <w:r w:rsidR="00AE52FF">
        <w:t>MHP ist eine relativ IT-lastige Beratung und hilft Unternehmen bei der Implementierung von vor allem SAP S/4 HANA. Ich habe dort an mehreren Projekten mitgearbeitet und weitreichende Aufgaben übernommen und sogar vor dem Head of Controlling eine neue Funktion in SAP präsentiert, von der ich bis ein paar Tage zuvor selbst noch keine Ahnung hatte. Es war aber eine sehr spannende und motivierende Herausforderung für mich und es hat mich gefreut, dass mir solch ein großes Vertrauen entgegengebracht wurde, was sich, wenn man sich die Zufriedenheit meiner Vorgesetzten anschaut, definitiv rentiert hat. Da MHP wie gesagt aber eher eine technische Beratung ist und mich vor allem strategische Fragestellungen</w:t>
      </w:r>
      <w:r w:rsidR="00A07605">
        <w:t xml:space="preserve"> interessieren,</w:t>
      </w:r>
      <w:r w:rsidR="00AE52FF">
        <w:t xml:space="preserve"> war es für mich klar, dass meine nächste Station in der Strategieberatung sein soll. </w:t>
      </w:r>
    </w:p>
    <w:p w14:paraId="73B21083" w14:textId="77777777" w:rsidR="00A07605" w:rsidRDefault="00A07605" w:rsidP="00BA4177"/>
    <w:p w14:paraId="5F35400A" w14:textId="65C28D42" w:rsidR="00BA4177" w:rsidRDefault="00A24B70" w:rsidP="00BA4177">
      <w:r>
        <w:t xml:space="preserve">Stern Stewart schein mir als Firma ideal, da ich in dem StartUp die familiäre Umgangsweise von kleinen Teams schätzen gelernt habe und man selbst als Student einen viel größeren Anteil an dem Erfolg der Firma mitträgt, mehr lernt und mehr Verantwortung übernimmt als in einer Firma mit tausenden oder gar hunderttausenden Mitarbeitern. Gerade der Fakt, dass Stern Stewart sich nicht auf eine Niesche und eine Fragestellung spezialisiert, macht die Firma für mich </w:t>
      </w:r>
      <w:r w:rsidR="00A07605">
        <w:t>spannend</w:t>
      </w:r>
      <w:r>
        <w:t xml:space="preserve">, da man sich mit ganz unterschiedlichen Fragestellungen konfrontiert sieht und in kurzer Zeit sehr viel lernen kann. </w:t>
      </w:r>
    </w:p>
    <w:p w14:paraId="36425339" w14:textId="297F834E" w:rsidR="00BA4177" w:rsidRDefault="00BA4177" w:rsidP="00BA4177"/>
    <w:p w14:paraId="7795F848" w14:textId="4F62CF8D" w:rsidR="00BA4177" w:rsidRDefault="00BA4177" w:rsidP="00BA4177"/>
    <w:p w14:paraId="1CC1358F" w14:textId="77777777" w:rsidR="00BA4177" w:rsidRPr="0099368E" w:rsidRDefault="00BA4177" w:rsidP="00BA4177"/>
    <w:sectPr w:rsidR="00BA4177" w:rsidRPr="0099368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jonas.stegh@pumpkincareers.com" w:date="2023-01-26T09:30:00Z" w:initials="j">
    <w:p w14:paraId="526CB7B1" w14:textId="77777777" w:rsidR="00747108" w:rsidRDefault="00747108" w:rsidP="00013493">
      <w:pPr>
        <w:pStyle w:val="CommentText"/>
      </w:pPr>
      <w:r>
        <w:rPr>
          <w:rStyle w:val="CommentReference"/>
        </w:rPr>
        <w:annotationRef/>
      </w:r>
      <w:r>
        <w:t>Warum?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6CB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C6CD" w16cex:dateUtc="2023-01-26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6CB7B1" w16cid:durableId="277CC6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25E76"/>
    <w:multiLevelType w:val="hybridMultilevel"/>
    <w:tmpl w:val="0992843E"/>
    <w:lvl w:ilvl="0" w:tplc="58E6F3F8">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727380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D0"/>
    <w:rsid w:val="000869CB"/>
    <w:rsid w:val="001111B0"/>
    <w:rsid w:val="001D42AB"/>
    <w:rsid w:val="0051409C"/>
    <w:rsid w:val="006027F2"/>
    <w:rsid w:val="00747108"/>
    <w:rsid w:val="007E1D4B"/>
    <w:rsid w:val="00854FC3"/>
    <w:rsid w:val="008A6CD0"/>
    <w:rsid w:val="0099368E"/>
    <w:rsid w:val="00A07605"/>
    <w:rsid w:val="00A24B70"/>
    <w:rsid w:val="00AE52FF"/>
    <w:rsid w:val="00BA4177"/>
    <w:rsid w:val="00D53C44"/>
    <w:rsid w:val="00E83285"/>
    <w:rsid w:val="00EF5E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CC84"/>
  <w15:chartTrackingRefBased/>
  <w15:docId w15:val="{3EC0021B-DB8C-6E4A-A949-75F82BC5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68E"/>
    <w:pPr>
      <w:ind w:left="720"/>
      <w:contextualSpacing/>
    </w:pPr>
  </w:style>
  <w:style w:type="paragraph" w:styleId="Revision">
    <w:name w:val="Revision"/>
    <w:hidden/>
    <w:uiPriority w:val="99"/>
    <w:semiHidden/>
    <w:rsid w:val="00747108"/>
  </w:style>
  <w:style w:type="character" w:styleId="CommentReference">
    <w:name w:val="annotation reference"/>
    <w:basedOn w:val="DefaultParagraphFont"/>
    <w:uiPriority w:val="99"/>
    <w:semiHidden/>
    <w:unhideWhenUsed/>
    <w:rsid w:val="00747108"/>
    <w:rPr>
      <w:sz w:val="16"/>
      <w:szCs w:val="16"/>
    </w:rPr>
  </w:style>
  <w:style w:type="paragraph" w:styleId="CommentText">
    <w:name w:val="annotation text"/>
    <w:basedOn w:val="Normal"/>
    <w:link w:val="CommentTextChar"/>
    <w:uiPriority w:val="99"/>
    <w:unhideWhenUsed/>
    <w:rsid w:val="00747108"/>
    <w:rPr>
      <w:sz w:val="20"/>
      <w:szCs w:val="20"/>
    </w:rPr>
  </w:style>
  <w:style w:type="character" w:customStyle="1" w:styleId="CommentTextChar">
    <w:name w:val="Comment Text Char"/>
    <w:basedOn w:val="DefaultParagraphFont"/>
    <w:link w:val="CommentText"/>
    <w:uiPriority w:val="99"/>
    <w:rsid w:val="00747108"/>
    <w:rPr>
      <w:sz w:val="20"/>
      <w:szCs w:val="20"/>
    </w:rPr>
  </w:style>
  <w:style w:type="paragraph" w:styleId="CommentSubject">
    <w:name w:val="annotation subject"/>
    <w:basedOn w:val="CommentText"/>
    <w:next w:val="CommentText"/>
    <w:link w:val="CommentSubjectChar"/>
    <w:uiPriority w:val="99"/>
    <w:semiHidden/>
    <w:unhideWhenUsed/>
    <w:rsid w:val="00747108"/>
    <w:rPr>
      <w:b/>
      <w:bCs/>
    </w:rPr>
  </w:style>
  <w:style w:type="character" w:customStyle="1" w:styleId="CommentSubjectChar">
    <w:name w:val="Comment Subject Char"/>
    <w:basedOn w:val="CommentTextChar"/>
    <w:link w:val="CommentSubject"/>
    <w:uiPriority w:val="99"/>
    <w:semiHidden/>
    <w:rsid w:val="007471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905</Words>
  <Characters>5705</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jonas.stegh@pumpkincareers.com</cp:lastModifiedBy>
  <cp:revision>7</cp:revision>
  <dcterms:created xsi:type="dcterms:W3CDTF">2023-01-22T19:09:00Z</dcterms:created>
  <dcterms:modified xsi:type="dcterms:W3CDTF">2023-01-26T08:35:00Z</dcterms:modified>
</cp:coreProperties>
</file>