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0F7EA33" w:rsidR="006D2592" w:rsidRPr="00443F05" w:rsidRDefault="00EC0607" w:rsidP="006A7895">
      <w:pPr>
        <w:spacing w:after="0" w:line="240" w:lineRule="auto"/>
        <w:jc w:val="right"/>
        <w:rPr>
          <w:rFonts w:ascii="Georgia" w:hAnsi="Georgia" w:cs="Times New Roman"/>
          <w:sz w:val="19"/>
          <w:szCs w:val="19"/>
          <w:rPrChange w:id="0" w:author="Sophie Klocke" w:date="2023-02-15T15:50:00Z">
            <w:rPr>
              <w:rFonts w:ascii="Georgia" w:hAnsi="Georgia" w:cs="Times New Roman"/>
              <w:sz w:val="21"/>
              <w:szCs w:val="21"/>
            </w:rPr>
          </w:rPrChange>
        </w:rPr>
      </w:pPr>
      <w:r w:rsidRPr="00443F05">
        <w:rPr>
          <w:rFonts w:ascii="Georgia" w:hAnsi="Georgia" w:cs="Times New Roman"/>
          <w:sz w:val="19"/>
          <w:szCs w:val="19"/>
          <w:rPrChange w:id="1" w:author="Sophie Klocke" w:date="2023-02-15T15:50:00Z">
            <w:rPr>
              <w:rFonts w:ascii="Georgia" w:hAnsi="Georgia" w:cs="Times New Roman"/>
              <w:sz w:val="21"/>
              <w:szCs w:val="21"/>
            </w:rPr>
          </w:rPrChange>
        </w:rPr>
        <w:t>Elham Wahabzada</w:t>
      </w:r>
    </w:p>
    <w:p w14:paraId="2458A2A0" w14:textId="7ED39C1B" w:rsidR="00857C6F" w:rsidRPr="00443F05" w:rsidRDefault="00EC0607" w:rsidP="006A7895">
      <w:pPr>
        <w:spacing w:after="0" w:line="240" w:lineRule="auto"/>
        <w:jc w:val="right"/>
        <w:rPr>
          <w:rFonts w:ascii="Georgia" w:hAnsi="Georgia" w:cs="Times New Roman"/>
          <w:sz w:val="19"/>
          <w:szCs w:val="19"/>
          <w:rPrChange w:id="2" w:author="Sophie Klocke" w:date="2023-02-15T15:50:00Z">
            <w:rPr>
              <w:rFonts w:ascii="Georgia" w:hAnsi="Georgia" w:cs="Times New Roman"/>
              <w:sz w:val="21"/>
              <w:szCs w:val="21"/>
            </w:rPr>
          </w:rPrChange>
        </w:rPr>
      </w:pPr>
      <w:r w:rsidRPr="00443F05">
        <w:rPr>
          <w:rFonts w:ascii="Georgia" w:hAnsi="Georgia" w:cs="Times New Roman"/>
          <w:sz w:val="19"/>
          <w:szCs w:val="19"/>
          <w:rPrChange w:id="3" w:author="Sophie Klocke" w:date="2023-02-15T15:50:00Z">
            <w:rPr>
              <w:rFonts w:ascii="Georgia" w:hAnsi="Georgia" w:cs="Times New Roman"/>
              <w:sz w:val="21"/>
              <w:szCs w:val="21"/>
            </w:rPr>
          </w:rPrChange>
        </w:rPr>
        <w:t>Wiedenlohe</w:t>
      </w:r>
      <w:r w:rsidR="003D5D1E" w:rsidRPr="00443F05">
        <w:rPr>
          <w:rFonts w:ascii="Georgia" w:hAnsi="Georgia" w:cs="Times New Roman"/>
          <w:sz w:val="19"/>
          <w:szCs w:val="19"/>
          <w:rPrChange w:id="4" w:author="Sophie Klocke" w:date="2023-02-15T15:50:00Z">
            <w:rPr>
              <w:rFonts w:ascii="Georgia" w:hAnsi="Georgia" w:cs="Times New Roman"/>
              <w:sz w:val="21"/>
              <w:szCs w:val="21"/>
            </w:rPr>
          </w:rPrChange>
        </w:rPr>
        <w:t xml:space="preserve"> </w:t>
      </w:r>
      <w:r w:rsidRPr="00443F05">
        <w:rPr>
          <w:rFonts w:ascii="Georgia" w:hAnsi="Georgia" w:cs="Times New Roman"/>
          <w:sz w:val="19"/>
          <w:szCs w:val="19"/>
          <w:rPrChange w:id="5" w:author="Sophie Klocke" w:date="2023-02-15T15:50:00Z">
            <w:rPr>
              <w:rFonts w:ascii="Georgia" w:hAnsi="Georgia" w:cs="Times New Roman"/>
              <w:sz w:val="21"/>
              <w:szCs w:val="21"/>
            </w:rPr>
          </w:rPrChange>
        </w:rPr>
        <w:t>7</w:t>
      </w:r>
      <w:r w:rsidR="003D5D1E" w:rsidRPr="00443F05">
        <w:rPr>
          <w:rFonts w:ascii="Georgia" w:hAnsi="Georgia" w:cs="Times New Roman"/>
          <w:sz w:val="19"/>
          <w:szCs w:val="19"/>
          <w:rPrChange w:id="6" w:author="Sophie Klocke" w:date="2023-02-15T15:50:00Z">
            <w:rPr>
              <w:rFonts w:ascii="Georgia" w:hAnsi="Georgia" w:cs="Times New Roman"/>
              <w:sz w:val="21"/>
              <w:szCs w:val="21"/>
            </w:rPr>
          </w:rPrChange>
        </w:rPr>
        <w:t>2</w:t>
      </w:r>
    </w:p>
    <w:p w14:paraId="451AEE20" w14:textId="251AFF4D" w:rsidR="00857C6F" w:rsidRPr="00443F05" w:rsidRDefault="00EC0607" w:rsidP="006A7895">
      <w:pPr>
        <w:spacing w:after="0" w:line="240" w:lineRule="auto"/>
        <w:jc w:val="right"/>
        <w:rPr>
          <w:rFonts w:ascii="Georgia" w:hAnsi="Georgia" w:cs="Times New Roman"/>
          <w:sz w:val="19"/>
          <w:szCs w:val="19"/>
          <w:rPrChange w:id="7" w:author="Sophie Klocke" w:date="2023-02-15T15:50:00Z">
            <w:rPr>
              <w:rFonts w:ascii="Georgia" w:hAnsi="Georgia" w:cs="Times New Roman"/>
              <w:sz w:val="21"/>
              <w:szCs w:val="21"/>
            </w:rPr>
          </w:rPrChange>
        </w:rPr>
      </w:pPr>
      <w:r w:rsidRPr="00443F05">
        <w:rPr>
          <w:rFonts w:ascii="Georgia" w:hAnsi="Georgia" w:cs="Times New Roman"/>
          <w:sz w:val="19"/>
          <w:szCs w:val="19"/>
          <w:rPrChange w:id="8" w:author="Sophie Klocke" w:date="2023-02-15T15:50:00Z">
            <w:rPr>
              <w:rFonts w:ascii="Georgia" w:hAnsi="Georgia" w:cs="Times New Roman"/>
              <w:sz w:val="21"/>
              <w:szCs w:val="21"/>
            </w:rPr>
          </w:rPrChange>
        </w:rPr>
        <w:t>30419</w:t>
      </w:r>
      <w:r w:rsidR="00857C6F" w:rsidRPr="00443F05">
        <w:rPr>
          <w:rFonts w:ascii="Georgia" w:hAnsi="Georgia" w:cs="Times New Roman"/>
          <w:sz w:val="19"/>
          <w:szCs w:val="19"/>
          <w:rPrChange w:id="9" w:author="Sophie Klocke" w:date="2023-02-15T15:50:00Z">
            <w:rPr>
              <w:rFonts w:ascii="Georgia" w:hAnsi="Georgia" w:cs="Times New Roman"/>
              <w:sz w:val="21"/>
              <w:szCs w:val="21"/>
            </w:rPr>
          </w:rPrChange>
        </w:rPr>
        <w:t xml:space="preserve"> </w:t>
      </w:r>
      <w:r w:rsidRPr="00443F05">
        <w:rPr>
          <w:rFonts w:ascii="Georgia" w:hAnsi="Georgia" w:cs="Times New Roman"/>
          <w:sz w:val="19"/>
          <w:szCs w:val="19"/>
          <w:rPrChange w:id="10" w:author="Sophie Klocke" w:date="2023-02-15T15:50:00Z">
            <w:rPr>
              <w:rFonts w:ascii="Georgia" w:hAnsi="Georgia" w:cs="Times New Roman"/>
              <w:sz w:val="21"/>
              <w:szCs w:val="21"/>
            </w:rPr>
          </w:rPrChange>
        </w:rPr>
        <w:t>Hannover</w:t>
      </w:r>
    </w:p>
    <w:p w14:paraId="12BA391A" w14:textId="04745AE7" w:rsidR="006A7895" w:rsidRPr="00443F05" w:rsidRDefault="00EC0607" w:rsidP="006A7895">
      <w:pPr>
        <w:spacing w:after="0" w:line="240" w:lineRule="auto"/>
        <w:jc w:val="right"/>
        <w:rPr>
          <w:rFonts w:ascii="Georgia" w:hAnsi="Georgia" w:cs="Times New Roman"/>
          <w:sz w:val="19"/>
          <w:szCs w:val="19"/>
          <w:rPrChange w:id="11" w:author="Sophie Klocke" w:date="2023-02-15T15:50:00Z">
            <w:rPr>
              <w:rFonts w:ascii="Georgia" w:hAnsi="Georgia" w:cs="Times New Roman"/>
              <w:sz w:val="21"/>
              <w:szCs w:val="21"/>
            </w:rPr>
          </w:rPrChange>
        </w:rPr>
      </w:pPr>
      <w:r w:rsidRPr="00443F05">
        <w:rPr>
          <w:rFonts w:ascii="Georgia" w:hAnsi="Georgia" w:cs="Georgia"/>
          <w:color w:val="000000"/>
          <w:sz w:val="19"/>
          <w:szCs w:val="19"/>
          <w:rPrChange w:id="12" w:author="Sophie Klocke" w:date="2023-02-15T15:50:00Z">
            <w:rPr>
              <w:rFonts w:ascii="Georgia" w:hAnsi="Georgia" w:cs="Georgia"/>
              <w:color w:val="000000"/>
              <w:sz w:val="21"/>
              <w:szCs w:val="21"/>
            </w:rPr>
          </w:rPrChange>
        </w:rPr>
        <w:t>Elhamwah@gmail.com</w:t>
      </w:r>
    </w:p>
    <w:p w14:paraId="2E7278C7" w14:textId="1B89E43E" w:rsidR="00F74175" w:rsidRPr="00443F05" w:rsidRDefault="00EC0607" w:rsidP="00E65B09">
      <w:pPr>
        <w:spacing w:after="0"/>
        <w:jc w:val="right"/>
        <w:rPr>
          <w:rFonts w:ascii="Georgia" w:hAnsi="Georgia" w:cs="Georgia"/>
          <w:color w:val="000000"/>
          <w:sz w:val="19"/>
          <w:szCs w:val="19"/>
          <w:rPrChange w:id="13" w:author="Sophie Klocke" w:date="2023-02-15T15:50:00Z">
            <w:rPr>
              <w:rFonts w:ascii="Georgia" w:hAnsi="Georgia" w:cs="Georgia"/>
              <w:color w:val="000000"/>
              <w:sz w:val="21"/>
              <w:szCs w:val="21"/>
            </w:rPr>
          </w:rPrChange>
        </w:rPr>
      </w:pPr>
      <w:r w:rsidRPr="00443F05">
        <w:rPr>
          <w:rFonts w:ascii="Georgia" w:hAnsi="Georgia" w:cs="Georgia"/>
          <w:color w:val="000000"/>
          <w:sz w:val="19"/>
          <w:szCs w:val="19"/>
          <w:rPrChange w:id="14" w:author="Sophie Klocke" w:date="2023-02-15T15:50:00Z">
            <w:rPr>
              <w:rFonts w:ascii="Georgia" w:hAnsi="Georgia" w:cs="Georgia"/>
              <w:color w:val="000000"/>
              <w:sz w:val="21"/>
              <w:szCs w:val="21"/>
            </w:rPr>
          </w:rPrChange>
        </w:rPr>
        <w:t>+49 176 214 30946</w:t>
      </w:r>
    </w:p>
    <w:p w14:paraId="170FE07D" w14:textId="4558A6D8" w:rsidR="00F270C0" w:rsidRPr="00443F05" w:rsidDel="003E0BE2" w:rsidRDefault="00F270C0" w:rsidP="00F74175">
      <w:pPr>
        <w:spacing w:after="0"/>
        <w:rPr>
          <w:del w:id="15" w:author="Jessica Proß" w:date="2023-02-15T15:05:00Z"/>
          <w:rFonts w:ascii="Georgia" w:hAnsi="Georgia" w:cs="Georgia"/>
          <w:color w:val="000000"/>
          <w:sz w:val="19"/>
          <w:szCs w:val="19"/>
          <w:rPrChange w:id="16" w:author="Sophie Klocke" w:date="2023-02-15T15:50:00Z">
            <w:rPr>
              <w:del w:id="17" w:author="Jessica Proß" w:date="2023-02-15T15:05:00Z"/>
              <w:rFonts w:ascii="Georgia" w:hAnsi="Georgia" w:cs="Georgia"/>
              <w:color w:val="000000"/>
              <w:sz w:val="21"/>
              <w:szCs w:val="21"/>
            </w:rPr>
          </w:rPrChange>
        </w:rPr>
      </w:pPr>
    </w:p>
    <w:p w14:paraId="098567F0" w14:textId="159BB2AD" w:rsidR="005203D9" w:rsidRPr="00443F05" w:rsidRDefault="005203D9" w:rsidP="00F74175">
      <w:pPr>
        <w:spacing w:after="0"/>
        <w:rPr>
          <w:rFonts w:ascii="Georgia" w:hAnsi="Georgia" w:cs="Georgia"/>
          <w:color w:val="000000"/>
          <w:sz w:val="19"/>
          <w:szCs w:val="19"/>
          <w:rPrChange w:id="18" w:author="Sophie Klocke" w:date="2023-02-15T15:50:00Z">
            <w:rPr>
              <w:rFonts w:ascii="Georgia" w:hAnsi="Georgia" w:cs="Georgia"/>
              <w:color w:val="000000"/>
              <w:sz w:val="21"/>
              <w:szCs w:val="21"/>
            </w:rPr>
          </w:rPrChange>
        </w:rPr>
      </w:pPr>
      <w:del w:id="19" w:author="Elo G" w:date="2023-05-30T18:56:00Z">
        <w:r w:rsidRPr="00443F05" w:rsidDel="008B580B">
          <w:rPr>
            <w:rFonts w:ascii="Georgia" w:hAnsi="Georgia" w:cs="Georgia"/>
            <w:color w:val="000000"/>
            <w:sz w:val="19"/>
            <w:szCs w:val="19"/>
            <w:rPrChange w:id="20" w:author="Sophie Klocke" w:date="2023-02-15T15:50:00Z">
              <w:rPr>
                <w:rFonts w:ascii="Georgia" w:hAnsi="Georgia" w:cs="Georgia"/>
                <w:color w:val="000000"/>
                <w:sz w:val="21"/>
                <w:szCs w:val="21"/>
              </w:rPr>
            </w:rPrChange>
          </w:rPr>
          <w:delText>Corporate Finance Mittelstandsberatung GmbH</w:delText>
        </w:r>
      </w:del>
      <w:ins w:id="21" w:author="Elo G" w:date="2023-05-30T18:56:00Z">
        <w:r w:rsidR="008B580B">
          <w:rPr>
            <w:rFonts w:ascii="Georgia" w:hAnsi="Georgia" w:cs="Georgia"/>
            <w:color w:val="000000"/>
            <w:sz w:val="19"/>
            <w:szCs w:val="19"/>
          </w:rPr>
          <w:t>xxx</w:t>
        </w:r>
      </w:ins>
    </w:p>
    <w:p w14:paraId="6A013FD1" w14:textId="4A761A70" w:rsidR="00F74175" w:rsidRPr="00443F05" w:rsidRDefault="005203D9" w:rsidP="00F74175">
      <w:pPr>
        <w:spacing w:after="0"/>
        <w:rPr>
          <w:rFonts w:ascii="Georgia" w:hAnsi="Georgia"/>
          <w:sz w:val="19"/>
          <w:szCs w:val="19"/>
          <w:rPrChange w:id="22" w:author="Sophie Klocke" w:date="2023-02-15T15:50:00Z">
            <w:rPr>
              <w:rFonts w:ascii="Georgia" w:hAnsi="Georgia"/>
              <w:sz w:val="21"/>
              <w:szCs w:val="21"/>
            </w:rPr>
          </w:rPrChange>
        </w:rPr>
      </w:pPr>
      <w:del w:id="23" w:author="Elo G" w:date="2023-05-30T18:56:00Z">
        <w:r w:rsidRPr="00443F05" w:rsidDel="008B580B">
          <w:rPr>
            <w:rFonts w:ascii="Georgia" w:hAnsi="Georgia"/>
            <w:sz w:val="19"/>
            <w:szCs w:val="19"/>
            <w:rPrChange w:id="24" w:author="Sophie Klocke" w:date="2023-02-15T15:50:00Z">
              <w:rPr>
                <w:rFonts w:ascii="Georgia" w:hAnsi="Georgia"/>
                <w:sz w:val="21"/>
                <w:szCs w:val="21"/>
              </w:rPr>
            </w:rPrChange>
          </w:rPr>
          <w:delText>Blumenstr. 2-4</w:delText>
        </w:r>
      </w:del>
      <w:proofErr w:type="spellStart"/>
      <w:ins w:id="25" w:author="Elo G" w:date="2023-05-30T18:56:00Z">
        <w:r w:rsidR="008B580B">
          <w:rPr>
            <w:rFonts w:ascii="Georgia" w:hAnsi="Georgia"/>
            <w:sz w:val="19"/>
            <w:szCs w:val="19"/>
          </w:rPr>
          <w:t>xxxx</w:t>
        </w:r>
      </w:ins>
      <w:proofErr w:type="spellEnd"/>
      <w:r w:rsidR="00F74175" w:rsidRPr="00443F05">
        <w:rPr>
          <w:rFonts w:ascii="Georgia" w:hAnsi="Georgia"/>
          <w:sz w:val="19"/>
          <w:szCs w:val="19"/>
          <w:rPrChange w:id="26" w:author="Sophie Klocke" w:date="2023-02-15T15:50:00Z">
            <w:rPr>
              <w:rFonts w:ascii="Georgia" w:hAnsi="Georgia"/>
              <w:sz w:val="21"/>
              <w:szCs w:val="21"/>
            </w:rPr>
          </w:rPrChange>
        </w:rPr>
        <w:br/>
      </w:r>
      <w:del w:id="27" w:author="Elo G" w:date="2023-05-30T18:56:00Z">
        <w:r w:rsidRPr="00443F05" w:rsidDel="008B580B">
          <w:rPr>
            <w:rFonts w:ascii="Georgia" w:hAnsi="Georgia"/>
            <w:sz w:val="19"/>
            <w:szCs w:val="19"/>
            <w:rPrChange w:id="28" w:author="Sophie Klocke" w:date="2023-02-15T15:50:00Z">
              <w:rPr>
                <w:rFonts w:ascii="Georgia" w:hAnsi="Georgia"/>
                <w:sz w:val="21"/>
                <w:szCs w:val="21"/>
              </w:rPr>
            </w:rPrChange>
          </w:rPr>
          <w:delText>40212 Düsseldorf</w:delText>
        </w:r>
      </w:del>
      <w:proofErr w:type="spellStart"/>
      <w:ins w:id="29" w:author="Elo G" w:date="2023-05-30T18:56:00Z">
        <w:r w:rsidR="008B580B">
          <w:rPr>
            <w:rFonts w:ascii="Georgia" w:hAnsi="Georgia"/>
            <w:sz w:val="19"/>
            <w:szCs w:val="19"/>
          </w:rPr>
          <w:t>xxxxxx</w:t>
        </w:r>
      </w:ins>
      <w:proofErr w:type="spellEnd"/>
    </w:p>
    <w:p w14:paraId="096C8AF5" w14:textId="5536636C" w:rsidR="00647413" w:rsidRPr="00443F05" w:rsidDel="003E0BE2" w:rsidRDefault="00647413" w:rsidP="00F74175">
      <w:pPr>
        <w:spacing w:after="0"/>
        <w:rPr>
          <w:del w:id="30" w:author="Jessica Proß" w:date="2023-02-15T15:05:00Z"/>
          <w:rFonts w:ascii="Georgia" w:hAnsi="Georgia" w:cs="Georgia"/>
          <w:color w:val="000000"/>
          <w:sz w:val="19"/>
          <w:szCs w:val="19"/>
          <w:rPrChange w:id="31" w:author="Sophie Klocke" w:date="2023-02-15T15:50:00Z">
            <w:rPr>
              <w:del w:id="32" w:author="Jessica Proß" w:date="2023-02-15T15:05:00Z"/>
              <w:rFonts w:ascii="Georgia" w:hAnsi="Georgia" w:cs="Georgia"/>
              <w:color w:val="000000"/>
              <w:sz w:val="21"/>
              <w:szCs w:val="21"/>
            </w:rPr>
          </w:rPrChange>
        </w:rPr>
      </w:pPr>
      <w:commentRangeStart w:id="33"/>
    </w:p>
    <w:p w14:paraId="155B6E2E" w14:textId="2C9D7B17" w:rsidR="006A7895" w:rsidRPr="00443F05" w:rsidRDefault="00EC0607" w:rsidP="0085213A">
      <w:pPr>
        <w:spacing w:after="0"/>
        <w:jc w:val="right"/>
        <w:rPr>
          <w:rFonts w:ascii="Georgia" w:hAnsi="Georgia" w:cs="Times New Roman"/>
          <w:sz w:val="19"/>
          <w:szCs w:val="19"/>
          <w:rPrChange w:id="34" w:author="Sophie Klocke" w:date="2023-02-15T15:50:00Z">
            <w:rPr>
              <w:rFonts w:ascii="Georgia" w:hAnsi="Georgia" w:cs="Times New Roman"/>
              <w:sz w:val="21"/>
              <w:szCs w:val="21"/>
            </w:rPr>
          </w:rPrChange>
        </w:rPr>
      </w:pPr>
      <w:r w:rsidRPr="00443F05">
        <w:rPr>
          <w:rFonts w:ascii="Georgia" w:hAnsi="Georgia" w:cs="Times New Roman"/>
          <w:sz w:val="19"/>
          <w:szCs w:val="19"/>
          <w:rPrChange w:id="35" w:author="Sophie Klocke" w:date="2023-02-15T15:50:00Z">
            <w:rPr>
              <w:rFonts w:ascii="Georgia" w:hAnsi="Georgia" w:cs="Times New Roman"/>
              <w:sz w:val="21"/>
              <w:szCs w:val="21"/>
            </w:rPr>
          </w:rPrChange>
        </w:rPr>
        <w:t>Hannover</w:t>
      </w:r>
      <w:r w:rsidR="002D594E" w:rsidRPr="00443F05">
        <w:rPr>
          <w:rFonts w:ascii="Georgia" w:hAnsi="Georgia" w:cs="Times New Roman"/>
          <w:sz w:val="19"/>
          <w:szCs w:val="19"/>
          <w:rPrChange w:id="36" w:author="Sophie Klocke" w:date="2023-02-15T15:50:00Z">
            <w:rPr>
              <w:rFonts w:ascii="Georgia" w:hAnsi="Georgia" w:cs="Times New Roman"/>
              <w:sz w:val="21"/>
              <w:szCs w:val="21"/>
            </w:rPr>
          </w:rPrChange>
        </w:rPr>
        <w:t xml:space="preserve">, </w:t>
      </w:r>
      <w:ins w:id="37" w:author="Elo G" w:date="2023-05-30T18:56:00Z">
        <w:r w:rsidR="008B580B">
          <w:rPr>
            <w:rFonts w:ascii="Georgia" w:hAnsi="Georgia" w:cs="Times New Roman"/>
            <w:sz w:val="19"/>
            <w:szCs w:val="19"/>
          </w:rPr>
          <w:t>30</w:t>
        </w:r>
      </w:ins>
      <w:del w:id="38" w:author="Elo G" w:date="2023-05-30T18:56:00Z">
        <w:r w:rsidR="00353291" w:rsidRPr="00443F05" w:rsidDel="008B580B">
          <w:rPr>
            <w:rFonts w:ascii="Georgia" w:hAnsi="Georgia" w:cs="Times New Roman"/>
            <w:sz w:val="19"/>
            <w:szCs w:val="19"/>
            <w:rPrChange w:id="39" w:author="Sophie Klocke" w:date="2023-02-15T15:50:00Z">
              <w:rPr>
                <w:rFonts w:ascii="Georgia" w:hAnsi="Georgia" w:cs="Times New Roman"/>
                <w:sz w:val="21"/>
                <w:szCs w:val="21"/>
              </w:rPr>
            </w:rPrChange>
          </w:rPr>
          <w:delText>15</w:delText>
        </w:r>
      </w:del>
      <w:r w:rsidR="00353291" w:rsidRPr="00443F05">
        <w:rPr>
          <w:rFonts w:ascii="Georgia" w:hAnsi="Georgia" w:cs="Times New Roman"/>
          <w:sz w:val="19"/>
          <w:szCs w:val="19"/>
          <w:rPrChange w:id="40" w:author="Sophie Klocke" w:date="2023-02-15T15:50:00Z">
            <w:rPr>
              <w:rFonts w:ascii="Georgia" w:hAnsi="Georgia" w:cs="Times New Roman"/>
              <w:sz w:val="21"/>
              <w:szCs w:val="21"/>
            </w:rPr>
          </w:rPrChange>
        </w:rPr>
        <w:t>.0</w:t>
      </w:r>
      <w:ins w:id="41" w:author="Elo G" w:date="2023-05-30T18:56:00Z">
        <w:r w:rsidR="008B580B">
          <w:rPr>
            <w:rFonts w:ascii="Georgia" w:hAnsi="Georgia" w:cs="Times New Roman"/>
            <w:sz w:val="19"/>
            <w:szCs w:val="19"/>
          </w:rPr>
          <w:t>5</w:t>
        </w:r>
      </w:ins>
      <w:del w:id="42" w:author="Elo G" w:date="2023-05-30T18:56:00Z">
        <w:r w:rsidR="00353291" w:rsidRPr="00443F05" w:rsidDel="008B580B">
          <w:rPr>
            <w:rFonts w:ascii="Georgia" w:hAnsi="Georgia" w:cs="Times New Roman"/>
            <w:sz w:val="19"/>
            <w:szCs w:val="19"/>
            <w:rPrChange w:id="43" w:author="Sophie Klocke" w:date="2023-02-15T15:50:00Z">
              <w:rPr>
                <w:rFonts w:ascii="Georgia" w:hAnsi="Georgia" w:cs="Times New Roman"/>
                <w:sz w:val="21"/>
                <w:szCs w:val="21"/>
              </w:rPr>
            </w:rPrChange>
          </w:rPr>
          <w:delText>2</w:delText>
        </w:r>
      </w:del>
      <w:r w:rsidR="00353291" w:rsidRPr="00443F05">
        <w:rPr>
          <w:rFonts w:ascii="Georgia" w:hAnsi="Georgia" w:cs="Times New Roman"/>
          <w:sz w:val="19"/>
          <w:szCs w:val="19"/>
          <w:rPrChange w:id="44" w:author="Sophie Klocke" w:date="2023-02-15T15:50:00Z">
            <w:rPr>
              <w:rFonts w:ascii="Georgia" w:hAnsi="Georgia" w:cs="Times New Roman"/>
              <w:sz w:val="21"/>
              <w:szCs w:val="21"/>
            </w:rPr>
          </w:rPrChange>
        </w:rPr>
        <w:t>.2023</w:t>
      </w:r>
      <w:commentRangeEnd w:id="33"/>
      <w:r w:rsidR="00F75C3B" w:rsidRPr="00443F05">
        <w:rPr>
          <w:rStyle w:val="Kommentarzeichen"/>
          <w:rFonts w:ascii="Georgia" w:hAnsi="Georgia"/>
          <w:sz w:val="19"/>
          <w:szCs w:val="19"/>
          <w:rPrChange w:id="45" w:author="Sophie Klocke" w:date="2023-02-15T15:50:00Z">
            <w:rPr>
              <w:rStyle w:val="Kommentarzeichen"/>
            </w:rPr>
          </w:rPrChange>
        </w:rPr>
        <w:commentReference w:id="33"/>
      </w:r>
    </w:p>
    <w:p w14:paraId="0731715D" w14:textId="77777777" w:rsidR="001E0088" w:rsidRPr="00443F05" w:rsidRDefault="001E0088" w:rsidP="001E0088">
      <w:pPr>
        <w:spacing w:after="0"/>
        <w:jc w:val="right"/>
        <w:rPr>
          <w:rFonts w:ascii="Georgia" w:hAnsi="Georgia" w:cs="Times New Roman"/>
          <w:sz w:val="19"/>
          <w:szCs w:val="19"/>
          <w:rPrChange w:id="46" w:author="Sophie Klocke" w:date="2023-02-15T15:50:00Z">
            <w:rPr>
              <w:rFonts w:ascii="Georgia" w:hAnsi="Georgia" w:cs="Times New Roman"/>
              <w:sz w:val="21"/>
              <w:szCs w:val="21"/>
            </w:rPr>
          </w:rPrChange>
        </w:rPr>
      </w:pPr>
    </w:p>
    <w:p w14:paraId="0098600D" w14:textId="601D26CA" w:rsidR="000A5AB8" w:rsidRPr="00443F05" w:rsidRDefault="0099776A" w:rsidP="00590834">
      <w:pPr>
        <w:spacing w:after="0"/>
        <w:rPr>
          <w:rFonts w:ascii="Georgia" w:hAnsi="Georgia" w:cs="Times New Roman"/>
          <w:b/>
          <w:sz w:val="19"/>
          <w:szCs w:val="19"/>
          <w:rPrChange w:id="47" w:author="Sophie Klocke" w:date="2023-02-15T15:50:00Z">
            <w:rPr>
              <w:rFonts w:ascii="Georgia" w:hAnsi="Georgia" w:cs="Times New Roman"/>
              <w:b/>
              <w:sz w:val="21"/>
              <w:szCs w:val="21"/>
            </w:rPr>
          </w:rPrChange>
        </w:rPr>
      </w:pPr>
      <w:r w:rsidRPr="00443F05">
        <w:rPr>
          <w:rFonts w:ascii="Georgia" w:hAnsi="Georgia" w:cs="Times New Roman"/>
          <w:b/>
          <w:sz w:val="19"/>
          <w:szCs w:val="19"/>
          <w:rPrChange w:id="48" w:author="Sophie Klocke" w:date="2023-02-15T15:50:00Z">
            <w:rPr>
              <w:rFonts w:ascii="Georgia" w:hAnsi="Georgia" w:cs="Times New Roman"/>
              <w:b/>
              <w:sz w:val="21"/>
              <w:szCs w:val="21"/>
            </w:rPr>
          </w:rPrChange>
        </w:rPr>
        <w:t>Bewerbung um ein Praktiku</w:t>
      </w:r>
      <w:ins w:id="49" w:author="Elo G" w:date="2023-05-30T18:56:00Z">
        <w:r w:rsidR="008B580B">
          <w:rPr>
            <w:rFonts w:ascii="Georgia" w:hAnsi="Georgia" w:cs="Times New Roman"/>
            <w:b/>
            <w:sz w:val="19"/>
            <w:szCs w:val="19"/>
          </w:rPr>
          <w:t xml:space="preserve">m </w:t>
        </w:r>
        <w:proofErr w:type="spellStart"/>
        <w:r w:rsidR="008B580B">
          <w:rPr>
            <w:rFonts w:ascii="Georgia" w:hAnsi="Georgia" w:cs="Times New Roman"/>
            <w:b/>
            <w:sz w:val="19"/>
            <w:szCs w:val="19"/>
          </w:rPr>
          <w:t>xxxx</w:t>
        </w:r>
      </w:ins>
      <w:proofErr w:type="spellEnd"/>
      <w:del w:id="50" w:author="Elo G" w:date="2023-05-30T18:56:00Z">
        <w:r w:rsidRPr="00443F05" w:rsidDel="008B580B">
          <w:rPr>
            <w:rFonts w:ascii="Georgia" w:hAnsi="Georgia" w:cs="Times New Roman"/>
            <w:b/>
            <w:sz w:val="19"/>
            <w:szCs w:val="19"/>
            <w:rPrChange w:id="51" w:author="Sophie Klocke" w:date="2023-02-15T15:50:00Z">
              <w:rPr>
                <w:rFonts w:ascii="Georgia" w:hAnsi="Georgia" w:cs="Times New Roman"/>
                <w:b/>
                <w:sz w:val="21"/>
                <w:szCs w:val="21"/>
              </w:rPr>
            </w:rPrChange>
          </w:rPr>
          <w:delText xml:space="preserve">m im Bereich </w:delText>
        </w:r>
        <w:r w:rsidR="00572B4B" w:rsidRPr="00443F05" w:rsidDel="008B580B">
          <w:rPr>
            <w:rFonts w:ascii="Georgia" w:hAnsi="Georgia" w:cs="Times New Roman"/>
            <w:b/>
            <w:sz w:val="19"/>
            <w:szCs w:val="19"/>
            <w:rPrChange w:id="52" w:author="Sophie Klocke" w:date="2023-02-15T15:50:00Z">
              <w:rPr>
                <w:rFonts w:ascii="Georgia" w:hAnsi="Georgia" w:cs="Times New Roman"/>
                <w:b/>
                <w:sz w:val="21"/>
                <w:szCs w:val="21"/>
              </w:rPr>
            </w:rPrChange>
          </w:rPr>
          <w:delText>Mergers &amp; Acquisitions (M&amp;A)</w:delText>
        </w:r>
      </w:del>
    </w:p>
    <w:p w14:paraId="70A974D0" w14:textId="3277D60F" w:rsidR="000A5AB8" w:rsidRPr="00443F05" w:rsidRDefault="000A5AB8" w:rsidP="000A5AB8">
      <w:pPr>
        <w:spacing w:after="0"/>
        <w:rPr>
          <w:rFonts w:ascii="Georgia" w:hAnsi="Georgia" w:cs="Times New Roman"/>
          <w:b/>
          <w:sz w:val="19"/>
          <w:szCs w:val="19"/>
          <w:rPrChange w:id="53" w:author="Sophie Klocke" w:date="2023-02-15T15:50:00Z">
            <w:rPr>
              <w:rFonts w:ascii="Georgia" w:hAnsi="Georgia" w:cs="Times New Roman"/>
              <w:b/>
              <w:sz w:val="21"/>
              <w:szCs w:val="21"/>
            </w:rPr>
          </w:rPrChange>
        </w:rPr>
      </w:pPr>
    </w:p>
    <w:p w14:paraId="61CDE0AD" w14:textId="5D9C3695" w:rsidR="00034B68" w:rsidRPr="00443F05" w:rsidRDefault="0099776A" w:rsidP="00375D2D">
      <w:pPr>
        <w:spacing w:after="0"/>
        <w:jc w:val="both"/>
        <w:rPr>
          <w:rFonts w:ascii="Georgia" w:hAnsi="Georgia" w:cs="Times New Roman"/>
          <w:sz w:val="19"/>
          <w:szCs w:val="19"/>
          <w:rPrChange w:id="54" w:author="Sophie Klocke" w:date="2023-02-15T15:50:00Z">
            <w:rPr>
              <w:rFonts w:ascii="Georgia" w:hAnsi="Georgia" w:cs="Times New Roman"/>
              <w:sz w:val="21"/>
              <w:szCs w:val="21"/>
            </w:rPr>
          </w:rPrChange>
        </w:rPr>
      </w:pPr>
      <w:r w:rsidRPr="00443F05">
        <w:rPr>
          <w:rFonts w:ascii="Georgia" w:hAnsi="Georgia" w:cs="Times New Roman"/>
          <w:sz w:val="19"/>
          <w:szCs w:val="19"/>
          <w:rPrChange w:id="55" w:author="Sophie Klocke" w:date="2023-02-15T15:50:00Z">
            <w:rPr>
              <w:rFonts w:ascii="Georgia" w:hAnsi="Georgia" w:cs="Times New Roman"/>
              <w:sz w:val="21"/>
              <w:szCs w:val="21"/>
            </w:rPr>
          </w:rPrChange>
        </w:rPr>
        <w:t>Sehr geehrte Damen und Herren</w:t>
      </w:r>
      <w:r w:rsidR="00E65B09" w:rsidRPr="00443F05">
        <w:rPr>
          <w:rFonts w:ascii="Georgia" w:hAnsi="Georgia" w:cs="Times New Roman"/>
          <w:sz w:val="19"/>
          <w:szCs w:val="19"/>
          <w:rPrChange w:id="56" w:author="Sophie Klocke" w:date="2023-02-15T15:50:00Z">
            <w:rPr>
              <w:rFonts w:ascii="Georgia" w:hAnsi="Georgia" w:cs="Times New Roman"/>
              <w:sz w:val="21"/>
              <w:szCs w:val="21"/>
            </w:rPr>
          </w:rPrChange>
        </w:rPr>
        <w:t xml:space="preserve">, </w:t>
      </w:r>
    </w:p>
    <w:p w14:paraId="288AB3B5" w14:textId="77777777" w:rsidR="00437B6B" w:rsidRPr="00443F05" w:rsidRDefault="00437B6B" w:rsidP="00E65B09">
      <w:pPr>
        <w:spacing w:after="0"/>
        <w:jc w:val="both"/>
        <w:rPr>
          <w:rFonts w:ascii="Georgia" w:hAnsi="Georgia" w:cs="Times New Roman"/>
          <w:sz w:val="19"/>
          <w:szCs w:val="19"/>
          <w:rPrChange w:id="57" w:author="Sophie Klocke" w:date="2023-02-15T15:50:00Z">
            <w:rPr>
              <w:rFonts w:ascii="Georgia" w:hAnsi="Georgia" w:cs="Times New Roman"/>
              <w:sz w:val="21"/>
              <w:szCs w:val="21"/>
            </w:rPr>
          </w:rPrChange>
        </w:rPr>
      </w:pPr>
    </w:p>
    <w:p w14:paraId="3436E836" w14:textId="2CDE117F" w:rsidR="00E65B09" w:rsidRPr="00443F05" w:rsidRDefault="006D3D4D" w:rsidP="00E65B09">
      <w:pPr>
        <w:spacing w:after="0"/>
        <w:jc w:val="both"/>
        <w:rPr>
          <w:rFonts w:ascii="Georgia" w:hAnsi="Georgia" w:cs="Times New Roman"/>
          <w:sz w:val="19"/>
          <w:szCs w:val="19"/>
          <w:rPrChange w:id="58" w:author="Sophie Klocke" w:date="2023-02-15T15:50:00Z">
            <w:rPr>
              <w:rFonts w:ascii="Georgia" w:hAnsi="Georgia" w:cs="Times New Roman"/>
              <w:sz w:val="21"/>
              <w:szCs w:val="21"/>
            </w:rPr>
          </w:rPrChange>
        </w:rPr>
      </w:pPr>
      <w:r w:rsidRPr="00443F05">
        <w:rPr>
          <w:rFonts w:ascii="Georgia" w:hAnsi="Georgia" w:cs="Times New Roman"/>
          <w:sz w:val="19"/>
          <w:szCs w:val="19"/>
          <w:rPrChange w:id="59" w:author="Sophie Klocke" w:date="2023-02-15T15:50:00Z">
            <w:rPr>
              <w:rFonts w:ascii="Georgia" w:hAnsi="Georgia" w:cs="Times New Roman"/>
              <w:sz w:val="21"/>
              <w:szCs w:val="21"/>
            </w:rPr>
          </w:rPrChange>
        </w:rPr>
        <w:t xml:space="preserve">bereits vor meinem Studium der Wirtschaftswissenschaften entwickelte ich ein starkes Interesse an Wirtschaft und Finanzen. Seit meinem 18. Lebensjahr verwalte ich mein eigenes Investmentportfolio und habe mich dadurch kontinuierlich mit wirtschaftlichen Trends, der Analyse von Unternehmen und Investmentstrategien auseinandergesetzt. Während meines Studiums entwickelte ich durch Gespräche mit Professoren und Verwandten ein außergewöhnliches Interesse für </w:t>
      </w:r>
      <w:del w:id="60" w:author="Jessica Proß" w:date="2023-02-15T15:07:00Z">
        <w:r w:rsidRPr="00443F05" w:rsidDel="003E0BE2">
          <w:rPr>
            <w:rFonts w:ascii="Georgia" w:hAnsi="Georgia" w:cs="Times New Roman"/>
            <w:sz w:val="19"/>
            <w:szCs w:val="19"/>
            <w:rPrChange w:id="61" w:author="Sophie Klocke" w:date="2023-02-15T15:50:00Z">
              <w:rPr>
                <w:rFonts w:ascii="Georgia" w:hAnsi="Georgia" w:cs="Times New Roman"/>
                <w:sz w:val="21"/>
                <w:szCs w:val="21"/>
              </w:rPr>
            </w:rPrChange>
          </w:rPr>
          <w:delText xml:space="preserve">den Bereich </w:delText>
        </w:r>
      </w:del>
      <w:r w:rsidRPr="00443F05">
        <w:rPr>
          <w:rFonts w:ascii="Georgia" w:hAnsi="Georgia" w:cs="Times New Roman"/>
          <w:sz w:val="19"/>
          <w:szCs w:val="19"/>
          <w:rPrChange w:id="62" w:author="Sophie Klocke" w:date="2023-02-15T15:50:00Z">
            <w:rPr>
              <w:rFonts w:ascii="Georgia" w:hAnsi="Georgia" w:cs="Times New Roman"/>
              <w:sz w:val="21"/>
              <w:szCs w:val="21"/>
            </w:rPr>
          </w:rPrChange>
        </w:rPr>
        <w:t>Mergers &amp; Acquisitions. Vor allem reizt mich der große positive Einfluss auf die gesamte Wirtschaft, den M&amp;A Beratungen in diesem Bereich durch bedeutsame Transaktionen haben können. Die steile Lernkurve und das Mitwirkungspoten</w:t>
      </w:r>
      <w:r w:rsidR="00437B6B" w:rsidRPr="00443F05">
        <w:rPr>
          <w:rFonts w:ascii="Georgia" w:hAnsi="Georgia" w:cs="Times New Roman"/>
          <w:sz w:val="19"/>
          <w:szCs w:val="19"/>
          <w:rPrChange w:id="63" w:author="Sophie Klocke" w:date="2023-02-15T15:50:00Z">
            <w:rPr>
              <w:rFonts w:ascii="Georgia" w:hAnsi="Georgia" w:cs="Times New Roman"/>
              <w:sz w:val="21"/>
              <w:szCs w:val="21"/>
            </w:rPr>
          </w:rPrChange>
        </w:rPr>
        <w:t>z</w:t>
      </w:r>
      <w:r w:rsidRPr="00443F05">
        <w:rPr>
          <w:rFonts w:ascii="Georgia" w:hAnsi="Georgia" w:cs="Times New Roman"/>
          <w:sz w:val="19"/>
          <w:szCs w:val="19"/>
          <w:rPrChange w:id="64" w:author="Sophie Klocke" w:date="2023-02-15T15:50:00Z">
            <w:rPr>
              <w:rFonts w:ascii="Georgia" w:hAnsi="Georgia" w:cs="Times New Roman"/>
              <w:sz w:val="21"/>
              <w:szCs w:val="21"/>
            </w:rPr>
          </w:rPrChange>
        </w:rPr>
        <w:t xml:space="preserve">ial in einem so spannenden, abwechslungsreichen und dynamischen Arbeitsumfeld machen einen Job im </w:t>
      </w:r>
      <w:del w:id="65" w:author="Jessica Proß" w:date="2023-02-15T15:07:00Z">
        <w:r w:rsidRPr="00443F05" w:rsidDel="003E0BE2">
          <w:rPr>
            <w:rFonts w:ascii="Georgia" w:hAnsi="Georgia" w:cs="Times New Roman"/>
            <w:sz w:val="19"/>
            <w:szCs w:val="19"/>
            <w:rPrChange w:id="66" w:author="Sophie Klocke" w:date="2023-02-15T15:50:00Z">
              <w:rPr>
                <w:rFonts w:ascii="Georgia" w:hAnsi="Georgia" w:cs="Times New Roman"/>
                <w:sz w:val="21"/>
                <w:szCs w:val="21"/>
              </w:rPr>
            </w:rPrChange>
          </w:rPr>
          <w:delText xml:space="preserve">Bereich </w:delText>
        </w:r>
      </w:del>
      <w:r w:rsidRPr="00443F05">
        <w:rPr>
          <w:rFonts w:ascii="Georgia" w:hAnsi="Georgia" w:cs="Times New Roman"/>
          <w:sz w:val="19"/>
          <w:szCs w:val="19"/>
          <w:rPrChange w:id="67" w:author="Sophie Klocke" w:date="2023-02-15T15:50:00Z">
            <w:rPr>
              <w:rFonts w:ascii="Georgia" w:hAnsi="Georgia" w:cs="Times New Roman"/>
              <w:sz w:val="21"/>
              <w:szCs w:val="21"/>
            </w:rPr>
          </w:rPrChange>
        </w:rPr>
        <w:t>M&amp;A äußerst attraktiv für mich. Daher würde ich Sie sehr gerne ab Mitte August oder Anfang September 2023 als Praktikant in Düsseldorf für eine Dauer von acht bis zwölf Wochen unterstützen.</w:t>
      </w:r>
      <w:r w:rsidR="00E65B09" w:rsidRPr="00443F05">
        <w:rPr>
          <w:rFonts w:ascii="Georgia" w:hAnsi="Georgia" w:cs="Times New Roman"/>
          <w:sz w:val="19"/>
          <w:szCs w:val="19"/>
          <w:rPrChange w:id="68" w:author="Sophie Klocke" w:date="2023-02-15T15:50:00Z">
            <w:rPr>
              <w:rFonts w:ascii="Georgia" w:hAnsi="Georgia" w:cs="Times New Roman"/>
              <w:sz w:val="21"/>
              <w:szCs w:val="21"/>
            </w:rPr>
          </w:rPrChange>
        </w:rPr>
        <w:t xml:space="preserve"> </w:t>
      </w:r>
    </w:p>
    <w:p w14:paraId="545B5699" w14:textId="248B7C08" w:rsidR="00E65B09" w:rsidRPr="00443F05" w:rsidRDefault="00E65B09" w:rsidP="00375D2D">
      <w:pPr>
        <w:spacing w:after="0"/>
        <w:jc w:val="both"/>
        <w:rPr>
          <w:rFonts w:ascii="Georgia" w:hAnsi="Georgia" w:cs="Times New Roman"/>
          <w:sz w:val="19"/>
          <w:szCs w:val="19"/>
          <w:rPrChange w:id="69" w:author="Sophie Klocke" w:date="2023-02-15T15:50:00Z">
            <w:rPr>
              <w:rFonts w:ascii="Georgia" w:hAnsi="Georgia" w:cs="Times New Roman"/>
              <w:sz w:val="21"/>
              <w:szCs w:val="21"/>
            </w:rPr>
          </w:rPrChange>
        </w:rPr>
      </w:pPr>
    </w:p>
    <w:p w14:paraId="2C090CDF" w14:textId="21EF24F4" w:rsidR="00E65B09" w:rsidRPr="00443F05" w:rsidRDefault="001E0A5D" w:rsidP="00E65B09">
      <w:pPr>
        <w:spacing w:after="0"/>
        <w:jc w:val="both"/>
        <w:rPr>
          <w:rFonts w:ascii="Georgia" w:hAnsi="Georgia" w:cs="Times New Roman"/>
          <w:sz w:val="19"/>
          <w:szCs w:val="19"/>
          <w:rPrChange w:id="70" w:author="Sophie Klocke" w:date="2023-02-15T15:50:00Z">
            <w:rPr>
              <w:rFonts w:ascii="Georgia" w:hAnsi="Georgia" w:cs="Times New Roman"/>
              <w:sz w:val="21"/>
              <w:szCs w:val="21"/>
            </w:rPr>
          </w:rPrChange>
        </w:rPr>
      </w:pPr>
      <w:r w:rsidRPr="00443F05">
        <w:rPr>
          <w:rFonts w:ascii="Georgia" w:hAnsi="Georgia" w:cs="Times New Roman"/>
          <w:sz w:val="19"/>
          <w:szCs w:val="19"/>
          <w:rPrChange w:id="71" w:author="Sophie Klocke" w:date="2023-02-15T15:50:00Z">
            <w:rPr>
              <w:rFonts w:ascii="Georgia" w:hAnsi="Georgia" w:cs="Times New Roman"/>
              <w:sz w:val="21"/>
              <w:szCs w:val="21"/>
            </w:rPr>
          </w:rPrChange>
        </w:rPr>
        <w:t xml:space="preserve">Der Wohlstand meiner Familie hat aufgrund der </w:t>
      </w:r>
      <w:r w:rsidR="004269DE" w:rsidRPr="00443F05">
        <w:rPr>
          <w:rFonts w:ascii="Georgia" w:hAnsi="Georgia" w:cs="Times New Roman"/>
          <w:sz w:val="19"/>
          <w:szCs w:val="19"/>
          <w:rPrChange w:id="72" w:author="Sophie Klocke" w:date="2023-02-15T15:50:00Z">
            <w:rPr>
              <w:rFonts w:ascii="Georgia" w:hAnsi="Georgia" w:cs="Times New Roman"/>
              <w:sz w:val="21"/>
              <w:szCs w:val="21"/>
            </w:rPr>
          </w:rPrChange>
        </w:rPr>
        <w:t>Corona-</w:t>
      </w:r>
      <w:r w:rsidRPr="00443F05">
        <w:rPr>
          <w:rFonts w:ascii="Georgia" w:hAnsi="Georgia" w:cs="Times New Roman"/>
          <w:sz w:val="19"/>
          <w:szCs w:val="19"/>
          <w:rPrChange w:id="73" w:author="Sophie Klocke" w:date="2023-02-15T15:50:00Z">
            <w:rPr>
              <w:rFonts w:ascii="Georgia" w:hAnsi="Georgia" w:cs="Times New Roman"/>
              <w:sz w:val="21"/>
              <w:szCs w:val="21"/>
            </w:rPr>
          </w:rPrChange>
        </w:rPr>
        <w:t xml:space="preserve">Krise </w:t>
      </w:r>
      <w:r w:rsidR="009C6464" w:rsidRPr="00443F05">
        <w:rPr>
          <w:rFonts w:ascii="Georgia" w:hAnsi="Georgia" w:cs="Times New Roman"/>
          <w:sz w:val="19"/>
          <w:szCs w:val="19"/>
          <w:rPrChange w:id="74" w:author="Sophie Klocke" w:date="2023-02-15T15:50:00Z">
            <w:rPr>
              <w:rFonts w:ascii="Georgia" w:hAnsi="Georgia" w:cs="Times New Roman"/>
              <w:sz w:val="21"/>
              <w:szCs w:val="21"/>
            </w:rPr>
          </w:rPrChange>
        </w:rPr>
        <w:t>sehr</w:t>
      </w:r>
      <w:r w:rsidRPr="00443F05">
        <w:rPr>
          <w:rFonts w:ascii="Georgia" w:hAnsi="Georgia" w:cs="Times New Roman"/>
          <w:sz w:val="19"/>
          <w:szCs w:val="19"/>
          <w:rPrChange w:id="75" w:author="Sophie Klocke" w:date="2023-02-15T15:50:00Z">
            <w:rPr>
              <w:rFonts w:ascii="Georgia" w:hAnsi="Georgia" w:cs="Times New Roman"/>
              <w:sz w:val="21"/>
              <w:szCs w:val="21"/>
            </w:rPr>
          </w:rPrChange>
        </w:rPr>
        <w:t xml:space="preserve"> gelitten. Mein Vater ist </w:t>
      </w:r>
      <w:r w:rsidR="00437B6B" w:rsidRPr="00443F05">
        <w:rPr>
          <w:rFonts w:ascii="Georgia" w:hAnsi="Georgia" w:cs="Times New Roman"/>
          <w:sz w:val="19"/>
          <w:szCs w:val="19"/>
          <w:rPrChange w:id="76" w:author="Sophie Klocke" w:date="2023-02-15T15:50:00Z">
            <w:rPr>
              <w:rFonts w:ascii="Georgia" w:hAnsi="Georgia" w:cs="Times New Roman"/>
              <w:sz w:val="21"/>
              <w:szCs w:val="21"/>
            </w:rPr>
          </w:rPrChange>
        </w:rPr>
        <w:t>selbstständig</w:t>
      </w:r>
      <w:r w:rsidRPr="00443F05">
        <w:rPr>
          <w:rFonts w:ascii="Georgia" w:hAnsi="Georgia" w:cs="Times New Roman"/>
          <w:sz w:val="19"/>
          <w:szCs w:val="19"/>
          <w:rPrChange w:id="77" w:author="Sophie Klocke" w:date="2023-02-15T15:50:00Z">
            <w:rPr>
              <w:rFonts w:ascii="Georgia" w:hAnsi="Georgia" w:cs="Times New Roman"/>
              <w:sz w:val="21"/>
              <w:szCs w:val="21"/>
            </w:rPr>
          </w:rPrChange>
        </w:rPr>
        <w:t xml:space="preserve"> und hat durch die Auswirkungen des harten Lockdowns ein sehr großes Minus hinnehmen müssen. Aufgrund dessen </w:t>
      </w:r>
      <w:r w:rsidR="009C6464" w:rsidRPr="00443F05">
        <w:rPr>
          <w:rFonts w:ascii="Georgia" w:hAnsi="Georgia" w:cs="Times New Roman"/>
          <w:sz w:val="19"/>
          <w:szCs w:val="19"/>
          <w:rPrChange w:id="78" w:author="Sophie Klocke" w:date="2023-02-15T15:50:00Z">
            <w:rPr>
              <w:rFonts w:ascii="Georgia" w:hAnsi="Georgia" w:cs="Times New Roman"/>
              <w:sz w:val="21"/>
              <w:szCs w:val="21"/>
            </w:rPr>
          </w:rPrChange>
        </w:rPr>
        <w:t>habe</w:t>
      </w:r>
      <w:r w:rsidRPr="00443F05">
        <w:rPr>
          <w:rFonts w:ascii="Georgia" w:hAnsi="Georgia" w:cs="Times New Roman"/>
          <w:sz w:val="19"/>
          <w:szCs w:val="19"/>
          <w:rPrChange w:id="79" w:author="Sophie Klocke" w:date="2023-02-15T15:50:00Z">
            <w:rPr>
              <w:rFonts w:ascii="Georgia" w:hAnsi="Georgia" w:cs="Times New Roman"/>
              <w:sz w:val="21"/>
              <w:szCs w:val="21"/>
            </w:rPr>
          </w:rPrChange>
        </w:rPr>
        <w:t xml:space="preserve"> ich mich selbst dazu verpflichtet</w:t>
      </w:r>
      <w:r w:rsidR="009C6464" w:rsidRPr="00443F05">
        <w:rPr>
          <w:rFonts w:ascii="Georgia" w:hAnsi="Georgia" w:cs="Times New Roman"/>
          <w:sz w:val="19"/>
          <w:szCs w:val="19"/>
          <w:rPrChange w:id="80" w:author="Sophie Klocke" w:date="2023-02-15T15:50:00Z">
            <w:rPr>
              <w:rFonts w:ascii="Georgia" w:hAnsi="Georgia" w:cs="Times New Roman"/>
              <w:sz w:val="21"/>
              <w:szCs w:val="21"/>
            </w:rPr>
          </w:rPrChange>
        </w:rPr>
        <w:t xml:space="preserve">, </w:t>
      </w:r>
      <w:r w:rsidRPr="00443F05">
        <w:rPr>
          <w:rFonts w:ascii="Georgia" w:hAnsi="Georgia" w:cs="Times New Roman"/>
          <w:sz w:val="19"/>
          <w:szCs w:val="19"/>
          <w:rPrChange w:id="81" w:author="Sophie Klocke" w:date="2023-02-15T15:50:00Z">
            <w:rPr>
              <w:rFonts w:ascii="Georgia" w:hAnsi="Georgia" w:cs="Times New Roman"/>
              <w:sz w:val="21"/>
              <w:szCs w:val="21"/>
            </w:rPr>
          </w:rPrChange>
        </w:rPr>
        <w:t xml:space="preserve">neben meinem Abitur </w:t>
      </w:r>
      <w:r w:rsidR="009C6464" w:rsidRPr="00443F05">
        <w:rPr>
          <w:rFonts w:ascii="Georgia" w:hAnsi="Georgia" w:cs="Times New Roman"/>
          <w:sz w:val="19"/>
          <w:szCs w:val="19"/>
          <w:rPrChange w:id="82" w:author="Sophie Klocke" w:date="2023-02-15T15:50:00Z">
            <w:rPr>
              <w:rFonts w:ascii="Georgia" w:hAnsi="Georgia" w:cs="Times New Roman"/>
              <w:sz w:val="21"/>
              <w:szCs w:val="21"/>
            </w:rPr>
          </w:rPrChange>
        </w:rPr>
        <w:t>durch einige Minijobs meinen Unterhalt selbst zu finanzieren. Dadurch habe ich gelernt</w:t>
      </w:r>
      <w:r w:rsidR="00186B0C" w:rsidRPr="00443F05">
        <w:rPr>
          <w:rFonts w:ascii="Georgia" w:hAnsi="Georgia" w:cs="Times New Roman"/>
          <w:sz w:val="19"/>
          <w:szCs w:val="19"/>
          <w:rPrChange w:id="83" w:author="Sophie Klocke" w:date="2023-02-15T15:50:00Z">
            <w:rPr>
              <w:rFonts w:ascii="Georgia" w:hAnsi="Georgia" w:cs="Times New Roman"/>
              <w:sz w:val="21"/>
              <w:szCs w:val="21"/>
            </w:rPr>
          </w:rPrChange>
        </w:rPr>
        <w:t>,</w:t>
      </w:r>
      <w:r w:rsidR="009C6464" w:rsidRPr="00443F05">
        <w:rPr>
          <w:rFonts w:ascii="Georgia" w:hAnsi="Georgia" w:cs="Times New Roman"/>
          <w:sz w:val="19"/>
          <w:szCs w:val="19"/>
          <w:rPrChange w:id="84" w:author="Sophie Klocke" w:date="2023-02-15T15:50:00Z">
            <w:rPr>
              <w:rFonts w:ascii="Georgia" w:hAnsi="Georgia" w:cs="Times New Roman"/>
              <w:sz w:val="21"/>
              <w:szCs w:val="21"/>
            </w:rPr>
          </w:rPrChange>
        </w:rPr>
        <w:t xml:space="preserve"> selbst in den stressigsten</w:t>
      </w:r>
      <w:r w:rsidR="00186B0C" w:rsidRPr="00443F05">
        <w:rPr>
          <w:rFonts w:ascii="Georgia" w:hAnsi="Georgia" w:cs="Times New Roman"/>
          <w:sz w:val="19"/>
          <w:szCs w:val="19"/>
          <w:rPrChange w:id="85" w:author="Sophie Klocke" w:date="2023-02-15T15:50:00Z">
            <w:rPr>
              <w:rFonts w:ascii="Georgia" w:hAnsi="Georgia" w:cs="Times New Roman"/>
              <w:sz w:val="21"/>
              <w:szCs w:val="21"/>
            </w:rPr>
          </w:rPrChange>
        </w:rPr>
        <w:t xml:space="preserve"> und aussichtslosesten</w:t>
      </w:r>
      <w:r w:rsidR="009C6464" w:rsidRPr="00443F05">
        <w:rPr>
          <w:rFonts w:ascii="Georgia" w:hAnsi="Georgia" w:cs="Times New Roman"/>
          <w:sz w:val="19"/>
          <w:szCs w:val="19"/>
          <w:rPrChange w:id="86" w:author="Sophie Klocke" w:date="2023-02-15T15:50:00Z">
            <w:rPr>
              <w:rFonts w:ascii="Georgia" w:hAnsi="Georgia" w:cs="Times New Roman"/>
              <w:sz w:val="21"/>
              <w:szCs w:val="21"/>
            </w:rPr>
          </w:rPrChange>
        </w:rPr>
        <w:t xml:space="preserve"> Situationen einen kühlen Kopf bewa</w:t>
      </w:r>
      <w:r w:rsidR="00186B0C" w:rsidRPr="00443F05">
        <w:rPr>
          <w:rFonts w:ascii="Georgia" w:hAnsi="Georgia" w:cs="Times New Roman"/>
          <w:sz w:val="19"/>
          <w:szCs w:val="19"/>
          <w:rPrChange w:id="87" w:author="Sophie Klocke" w:date="2023-02-15T15:50:00Z">
            <w:rPr>
              <w:rFonts w:ascii="Georgia" w:hAnsi="Georgia" w:cs="Times New Roman"/>
              <w:sz w:val="21"/>
              <w:szCs w:val="21"/>
            </w:rPr>
          </w:rPrChange>
        </w:rPr>
        <w:t>h</w:t>
      </w:r>
      <w:r w:rsidR="009C6464" w:rsidRPr="00443F05">
        <w:rPr>
          <w:rFonts w:ascii="Georgia" w:hAnsi="Georgia" w:cs="Times New Roman"/>
          <w:sz w:val="19"/>
          <w:szCs w:val="19"/>
          <w:rPrChange w:id="88" w:author="Sophie Klocke" w:date="2023-02-15T15:50:00Z">
            <w:rPr>
              <w:rFonts w:ascii="Georgia" w:hAnsi="Georgia" w:cs="Times New Roman"/>
              <w:sz w:val="21"/>
              <w:szCs w:val="21"/>
            </w:rPr>
          </w:rPrChange>
        </w:rPr>
        <w:t>ren</w:t>
      </w:r>
      <w:r w:rsidR="00AD6149" w:rsidRPr="00443F05">
        <w:rPr>
          <w:rFonts w:ascii="Georgia" w:hAnsi="Georgia" w:cs="Times New Roman"/>
          <w:sz w:val="19"/>
          <w:szCs w:val="19"/>
          <w:rPrChange w:id="89" w:author="Sophie Klocke" w:date="2023-02-15T15:50:00Z">
            <w:rPr>
              <w:rFonts w:ascii="Georgia" w:hAnsi="Georgia" w:cs="Times New Roman"/>
              <w:sz w:val="21"/>
              <w:szCs w:val="21"/>
            </w:rPr>
          </w:rPrChange>
        </w:rPr>
        <w:t xml:space="preserve"> zu können</w:t>
      </w:r>
      <w:r w:rsidR="009C6464" w:rsidRPr="00443F05">
        <w:rPr>
          <w:rFonts w:ascii="Georgia" w:hAnsi="Georgia" w:cs="Times New Roman"/>
          <w:sz w:val="19"/>
          <w:szCs w:val="19"/>
          <w:rPrChange w:id="90" w:author="Sophie Klocke" w:date="2023-02-15T15:50:00Z">
            <w:rPr>
              <w:rFonts w:ascii="Georgia" w:hAnsi="Georgia" w:cs="Times New Roman"/>
              <w:sz w:val="21"/>
              <w:szCs w:val="21"/>
            </w:rPr>
          </w:rPrChange>
        </w:rPr>
        <w:t xml:space="preserve"> und </w:t>
      </w:r>
      <w:r w:rsidR="00186B0C" w:rsidRPr="00443F05">
        <w:rPr>
          <w:rFonts w:ascii="Georgia" w:hAnsi="Georgia" w:cs="Times New Roman"/>
          <w:sz w:val="19"/>
          <w:szCs w:val="19"/>
          <w:rPrChange w:id="91" w:author="Sophie Klocke" w:date="2023-02-15T15:50:00Z">
            <w:rPr>
              <w:rFonts w:ascii="Georgia" w:hAnsi="Georgia" w:cs="Times New Roman"/>
              <w:sz w:val="21"/>
              <w:szCs w:val="21"/>
            </w:rPr>
          </w:rPrChange>
        </w:rPr>
        <w:t xml:space="preserve">mich selbst zu </w:t>
      </w:r>
      <w:r w:rsidR="00437B6B" w:rsidRPr="00443F05">
        <w:rPr>
          <w:rFonts w:ascii="Georgia" w:hAnsi="Georgia" w:cs="Times New Roman"/>
          <w:sz w:val="19"/>
          <w:szCs w:val="19"/>
          <w:rPrChange w:id="92" w:author="Sophie Klocke" w:date="2023-02-15T15:50:00Z">
            <w:rPr>
              <w:rFonts w:ascii="Georgia" w:hAnsi="Georgia" w:cs="Times New Roman"/>
              <w:sz w:val="21"/>
              <w:szCs w:val="21"/>
            </w:rPr>
          </w:rPrChange>
        </w:rPr>
        <w:t>o</w:t>
      </w:r>
      <w:r w:rsidR="00186B0C" w:rsidRPr="00443F05">
        <w:rPr>
          <w:rFonts w:ascii="Georgia" w:hAnsi="Georgia" w:cs="Times New Roman"/>
          <w:sz w:val="19"/>
          <w:szCs w:val="19"/>
          <w:rPrChange w:id="93" w:author="Sophie Klocke" w:date="2023-02-15T15:50:00Z">
            <w:rPr>
              <w:rFonts w:ascii="Georgia" w:hAnsi="Georgia" w:cs="Times New Roman"/>
              <w:sz w:val="21"/>
              <w:szCs w:val="21"/>
            </w:rPr>
          </w:rPrChange>
        </w:rPr>
        <w:t>rganisieren. Während meiner gesamten Schulzeit habe ich die Laptopklasse besucht, wodurch sich meine MS-Office</w:t>
      </w:r>
      <w:ins w:id="94" w:author="Sophie Klocke" w:date="2023-02-15T15:55:00Z">
        <w:r w:rsidR="00443F05">
          <w:rPr>
            <w:rFonts w:ascii="Georgia" w:hAnsi="Georgia" w:cs="Times New Roman"/>
            <w:sz w:val="19"/>
            <w:szCs w:val="19"/>
          </w:rPr>
          <w:t>-</w:t>
        </w:r>
      </w:ins>
      <w:del w:id="95" w:author="Sophie Klocke" w:date="2023-02-15T15:55:00Z">
        <w:r w:rsidR="00186B0C" w:rsidRPr="00443F05" w:rsidDel="00443F05">
          <w:rPr>
            <w:rFonts w:ascii="Georgia" w:hAnsi="Georgia" w:cs="Times New Roman"/>
            <w:sz w:val="19"/>
            <w:szCs w:val="19"/>
            <w:rPrChange w:id="96" w:author="Sophie Klocke" w:date="2023-02-15T15:50:00Z">
              <w:rPr>
                <w:rFonts w:ascii="Georgia" w:hAnsi="Georgia" w:cs="Times New Roman"/>
                <w:sz w:val="21"/>
                <w:szCs w:val="21"/>
              </w:rPr>
            </w:rPrChange>
          </w:rPr>
          <w:delText xml:space="preserve"> </w:delText>
        </w:r>
      </w:del>
      <w:r w:rsidR="00186B0C" w:rsidRPr="00443F05">
        <w:rPr>
          <w:rFonts w:ascii="Georgia" w:hAnsi="Georgia" w:cs="Times New Roman"/>
          <w:sz w:val="19"/>
          <w:szCs w:val="19"/>
          <w:rPrChange w:id="97" w:author="Sophie Klocke" w:date="2023-02-15T15:50:00Z">
            <w:rPr>
              <w:rFonts w:ascii="Georgia" w:hAnsi="Georgia" w:cs="Times New Roman"/>
              <w:sz w:val="21"/>
              <w:szCs w:val="21"/>
            </w:rPr>
          </w:rPrChange>
        </w:rPr>
        <w:t>Kenntnisse schon seit der fünften Klasse gefestigt haben.</w:t>
      </w:r>
      <w:r w:rsidR="009C6464" w:rsidRPr="00443F05">
        <w:rPr>
          <w:rFonts w:ascii="Georgia" w:hAnsi="Georgia" w:cs="Times New Roman"/>
          <w:sz w:val="19"/>
          <w:szCs w:val="19"/>
          <w:rPrChange w:id="98" w:author="Sophie Klocke" w:date="2023-02-15T15:50:00Z">
            <w:rPr>
              <w:rFonts w:ascii="Georgia" w:hAnsi="Georgia" w:cs="Times New Roman"/>
              <w:sz w:val="21"/>
              <w:szCs w:val="21"/>
            </w:rPr>
          </w:rPrChange>
        </w:rPr>
        <w:t xml:space="preserve"> </w:t>
      </w:r>
      <w:r w:rsidR="00353291" w:rsidRPr="00443F05">
        <w:rPr>
          <w:rFonts w:ascii="Georgia" w:hAnsi="Georgia" w:cs="Times New Roman"/>
          <w:sz w:val="19"/>
          <w:szCs w:val="19"/>
          <w:rPrChange w:id="99" w:author="Sophie Klocke" w:date="2023-02-15T15:50:00Z">
            <w:rPr>
              <w:rFonts w:ascii="Georgia" w:hAnsi="Georgia" w:cs="Times New Roman"/>
              <w:sz w:val="21"/>
              <w:szCs w:val="21"/>
            </w:rPr>
          </w:rPrChange>
        </w:rPr>
        <w:t xml:space="preserve">Nach meinem Abitur 2022 begann ich direkt mein </w:t>
      </w:r>
      <w:del w:id="100" w:author="Sophie Klocke" w:date="2023-02-15T15:53:00Z">
        <w:r w:rsidR="00353291" w:rsidRPr="00443F05" w:rsidDel="00443F05">
          <w:rPr>
            <w:rFonts w:ascii="Georgia" w:hAnsi="Georgia" w:cs="Times New Roman"/>
            <w:sz w:val="19"/>
            <w:szCs w:val="19"/>
            <w:rPrChange w:id="101" w:author="Sophie Klocke" w:date="2023-02-15T15:50:00Z">
              <w:rPr>
                <w:rFonts w:ascii="Georgia" w:hAnsi="Georgia" w:cs="Times New Roman"/>
                <w:sz w:val="21"/>
                <w:szCs w:val="21"/>
              </w:rPr>
            </w:rPrChange>
          </w:rPr>
          <w:delText>Wirtschaftswissenschaft-</w:delText>
        </w:r>
      </w:del>
      <w:r w:rsidR="00353291" w:rsidRPr="00443F05">
        <w:rPr>
          <w:rFonts w:ascii="Georgia" w:hAnsi="Georgia" w:cs="Times New Roman"/>
          <w:sz w:val="19"/>
          <w:szCs w:val="19"/>
          <w:rPrChange w:id="102" w:author="Sophie Klocke" w:date="2023-02-15T15:50:00Z">
            <w:rPr>
              <w:rFonts w:ascii="Georgia" w:hAnsi="Georgia" w:cs="Times New Roman"/>
              <w:sz w:val="21"/>
              <w:szCs w:val="21"/>
            </w:rPr>
          </w:rPrChange>
        </w:rPr>
        <w:t xml:space="preserve">Studium </w:t>
      </w:r>
      <w:ins w:id="103" w:author="Sophie Klocke" w:date="2023-02-15T15:53:00Z">
        <w:r w:rsidR="00443F05">
          <w:rPr>
            <w:rFonts w:ascii="Georgia" w:hAnsi="Georgia" w:cs="Times New Roman"/>
            <w:sz w:val="19"/>
            <w:szCs w:val="19"/>
          </w:rPr>
          <w:t xml:space="preserve">der </w:t>
        </w:r>
        <w:r w:rsidR="00443F05" w:rsidRPr="00BA6AA9">
          <w:rPr>
            <w:rFonts w:ascii="Georgia" w:hAnsi="Georgia" w:cs="Times New Roman"/>
            <w:sz w:val="19"/>
            <w:szCs w:val="19"/>
          </w:rPr>
          <w:t>Wirtschaftswissenschaft</w:t>
        </w:r>
        <w:r w:rsidR="00443F05">
          <w:rPr>
            <w:rFonts w:ascii="Georgia" w:hAnsi="Georgia" w:cs="Times New Roman"/>
            <w:sz w:val="19"/>
            <w:szCs w:val="19"/>
          </w:rPr>
          <w:t>en</w:t>
        </w:r>
        <w:r w:rsidR="00443F05" w:rsidRPr="00443F05">
          <w:rPr>
            <w:rFonts w:ascii="Georgia" w:hAnsi="Georgia" w:cs="Times New Roman"/>
            <w:sz w:val="19"/>
            <w:szCs w:val="19"/>
          </w:rPr>
          <w:t xml:space="preserve"> </w:t>
        </w:r>
      </w:ins>
      <w:r w:rsidR="00353291" w:rsidRPr="00443F05">
        <w:rPr>
          <w:rFonts w:ascii="Georgia" w:hAnsi="Georgia" w:cs="Times New Roman"/>
          <w:sz w:val="19"/>
          <w:szCs w:val="19"/>
          <w:rPrChange w:id="104" w:author="Sophie Klocke" w:date="2023-02-15T15:50:00Z">
            <w:rPr>
              <w:rFonts w:ascii="Georgia" w:hAnsi="Georgia" w:cs="Times New Roman"/>
              <w:sz w:val="21"/>
              <w:szCs w:val="21"/>
            </w:rPr>
          </w:rPrChange>
        </w:rPr>
        <w:t xml:space="preserve">an der Leibniz Universität Hannover. Dieser Schritt war für mich </w:t>
      </w:r>
      <w:ins w:id="105" w:author="Sophie Klocke" w:date="2023-02-15T15:55:00Z">
        <w:r w:rsidR="00443F05">
          <w:rPr>
            <w:rFonts w:ascii="Georgia" w:hAnsi="Georgia" w:cs="Times New Roman"/>
            <w:sz w:val="19"/>
            <w:szCs w:val="19"/>
          </w:rPr>
          <w:t>i</w:t>
        </w:r>
      </w:ins>
      <w:del w:id="106" w:author="Sophie Klocke" w:date="2023-02-15T15:55:00Z">
        <w:r w:rsidR="00353291" w:rsidRPr="00443F05" w:rsidDel="00443F05">
          <w:rPr>
            <w:rFonts w:ascii="Georgia" w:hAnsi="Georgia" w:cs="Times New Roman"/>
            <w:sz w:val="19"/>
            <w:szCs w:val="19"/>
            <w:rPrChange w:id="107" w:author="Sophie Klocke" w:date="2023-02-15T15:50:00Z">
              <w:rPr>
                <w:rFonts w:ascii="Georgia" w:hAnsi="Georgia" w:cs="Times New Roman"/>
                <w:sz w:val="21"/>
                <w:szCs w:val="21"/>
              </w:rPr>
            </w:rPrChange>
          </w:rPr>
          <w:delText>I</w:delText>
        </w:r>
      </w:del>
      <w:r w:rsidR="00353291" w:rsidRPr="00443F05">
        <w:rPr>
          <w:rFonts w:ascii="Georgia" w:hAnsi="Georgia" w:cs="Times New Roman"/>
          <w:sz w:val="19"/>
          <w:szCs w:val="19"/>
          <w:rPrChange w:id="108" w:author="Sophie Klocke" w:date="2023-02-15T15:50:00Z">
            <w:rPr>
              <w:rFonts w:ascii="Georgia" w:hAnsi="Georgia" w:cs="Times New Roman"/>
              <w:sz w:val="21"/>
              <w:szCs w:val="21"/>
            </w:rPr>
          </w:rPrChange>
        </w:rPr>
        <w:t>deal,</w:t>
      </w:r>
      <w:r w:rsidR="00186B0C" w:rsidRPr="00443F05">
        <w:rPr>
          <w:rFonts w:ascii="Georgia" w:hAnsi="Georgia" w:cs="Times New Roman"/>
          <w:sz w:val="19"/>
          <w:szCs w:val="19"/>
          <w:rPrChange w:id="109" w:author="Sophie Klocke" w:date="2023-02-15T15:50:00Z">
            <w:rPr>
              <w:rFonts w:ascii="Georgia" w:hAnsi="Georgia" w:cs="Times New Roman"/>
              <w:sz w:val="21"/>
              <w:szCs w:val="21"/>
            </w:rPr>
          </w:rPrChange>
        </w:rPr>
        <w:t xml:space="preserve"> da ich endlich meiner Leidenschaft nachgehen </w:t>
      </w:r>
      <w:r w:rsidR="00A70DAA" w:rsidRPr="00443F05">
        <w:rPr>
          <w:rFonts w:ascii="Georgia" w:hAnsi="Georgia" w:cs="Times New Roman"/>
          <w:sz w:val="19"/>
          <w:szCs w:val="19"/>
          <w:rPrChange w:id="110" w:author="Sophie Klocke" w:date="2023-02-15T15:50:00Z">
            <w:rPr>
              <w:rFonts w:ascii="Georgia" w:hAnsi="Georgia" w:cs="Times New Roman"/>
              <w:sz w:val="21"/>
              <w:szCs w:val="21"/>
            </w:rPr>
          </w:rPrChange>
        </w:rPr>
        <w:t>konnte</w:t>
      </w:r>
      <w:r w:rsidR="00186B0C" w:rsidRPr="00443F05">
        <w:rPr>
          <w:rFonts w:ascii="Georgia" w:hAnsi="Georgia" w:cs="Times New Roman"/>
          <w:sz w:val="19"/>
          <w:szCs w:val="19"/>
          <w:rPrChange w:id="111" w:author="Sophie Klocke" w:date="2023-02-15T15:50:00Z">
            <w:rPr>
              <w:rFonts w:ascii="Georgia" w:hAnsi="Georgia" w:cs="Times New Roman"/>
              <w:sz w:val="21"/>
              <w:szCs w:val="21"/>
            </w:rPr>
          </w:rPrChange>
        </w:rPr>
        <w:t>. Meine Freunde und Kommilitonen schätzen an mir besonders, dass ich auch in zeitintensiven Lernphasen stets diszipliniert arbeite und sie weiter motivieren kann</w:t>
      </w:r>
      <w:ins w:id="112" w:author="Jessica Proß" w:date="2023-02-15T15:09:00Z">
        <w:r w:rsidR="003E0BE2" w:rsidRPr="00443F05">
          <w:rPr>
            <w:rFonts w:ascii="Georgia" w:hAnsi="Georgia" w:cs="Times New Roman"/>
            <w:sz w:val="19"/>
            <w:szCs w:val="19"/>
            <w:rPrChange w:id="113" w:author="Sophie Klocke" w:date="2023-02-15T15:50:00Z">
              <w:rPr>
                <w:rFonts w:ascii="Georgia" w:hAnsi="Georgia" w:cs="Times New Roman"/>
                <w:sz w:val="21"/>
                <w:szCs w:val="21"/>
              </w:rPr>
            </w:rPrChange>
          </w:rPr>
          <w:t xml:space="preserve"> – </w:t>
        </w:r>
      </w:ins>
      <w:del w:id="114" w:author="Jessica Proß" w:date="2023-02-15T15:09:00Z">
        <w:r w:rsidR="00186B0C" w:rsidRPr="00443F05" w:rsidDel="003E0BE2">
          <w:rPr>
            <w:rFonts w:ascii="Georgia" w:hAnsi="Georgia" w:cs="Times New Roman"/>
            <w:sz w:val="19"/>
            <w:szCs w:val="19"/>
            <w:rPrChange w:id="115" w:author="Sophie Klocke" w:date="2023-02-15T15:50:00Z">
              <w:rPr>
                <w:rFonts w:ascii="Georgia" w:hAnsi="Georgia" w:cs="Times New Roman"/>
                <w:sz w:val="21"/>
                <w:szCs w:val="21"/>
              </w:rPr>
            </w:rPrChange>
          </w:rPr>
          <w:delText xml:space="preserve"> - </w:delText>
        </w:r>
      </w:del>
      <w:r w:rsidR="00186B0C" w:rsidRPr="00443F05">
        <w:rPr>
          <w:rFonts w:ascii="Georgia" w:hAnsi="Georgia" w:cs="Times New Roman"/>
          <w:sz w:val="19"/>
          <w:szCs w:val="19"/>
          <w:rPrChange w:id="116" w:author="Sophie Klocke" w:date="2023-02-15T15:50:00Z">
            <w:rPr>
              <w:rFonts w:ascii="Georgia" w:hAnsi="Georgia" w:cs="Times New Roman"/>
              <w:sz w:val="21"/>
              <w:szCs w:val="21"/>
            </w:rPr>
          </w:rPrChange>
        </w:rPr>
        <w:t>eine Eigenschaft</w:t>
      </w:r>
      <w:r w:rsidR="00437B6B" w:rsidRPr="00443F05">
        <w:rPr>
          <w:rFonts w:ascii="Georgia" w:hAnsi="Georgia" w:cs="Times New Roman"/>
          <w:sz w:val="19"/>
          <w:szCs w:val="19"/>
          <w:rPrChange w:id="117" w:author="Sophie Klocke" w:date="2023-02-15T15:50:00Z">
            <w:rPr>
              <w:rFonts w:ascii="Georgia" w:hAnsi="Georgia" w:cs="Times New Roman"/>
              <w:sz w:val="21"/>
              <w:szCs w:val="21"/>
            </w:rPr>
          </w:rPrChange>
        </w:rPr>
        <w:t>,</w:t>
      </w:r>
      <w:r w:rsidR="00186B0C" w:rsidRPr="00443F05">
        <w:rPr>
          <w:rFonts w:ascii="Georgia" w:hAnsi="Georgia" w:cs="Times New Roman"/>
          <w:sz w:val="19"/>
          <w:szCs w:val="19"/>
          <w:rPrChange w:id="118" w:author="Sophie Klocke" w:date="2023-02-15T15:50:00Z">
            <w:rPr>
              <w:rFonts w:ascii="Georgia" w:hAnsi="Georgia" w:cs="Times New Roman"/>
              <w:sz w:val="21"/>
              <w:szCs w:val="21"/>
            </w:rPr>
          </w:rPrChange>
        </w:rPr>
        <w:t xml:space="preserve"> die mir vermutlich auch im späteren Berufsleben sehr </w:t>
      </w:r>
      <w:del w:id="119" w:author="Sophie Klocke" w:date="2023-02-15T15:53:00Z">
        <w:r w:rsidR="00186B0C" w:rsidRPr="00443F05" w:rsidDel="00443F05">
          <w:rPr>
            <w:rFonts w:ascii="Georgia" w:hAnsi="Georgia" w:cs="Times New Roman"/>
            <w:sz w:val="19"/>
            <w:szCs w:val="19"/>
            <w:rPrChange w:id="120" w:author="Sophie Klocke" w:date="2023-02-15T15:50:00Z">
              <w:rPr>
                <w:rFonts w:ascii="Georgia" w:hAnsi="Georgia" w:cs="Times New Roman"/>
                <w:sz w:val="21"/>
                <w:szCs w:val="21"/>
              </w:rPr>
            </w:rPrChange>
          </w:rPr>
          <w:delText>zu Gute kommen</w:delText>
        </w:r>
      </w:del>
      <w:ins w:id="121" w:author="Sophie Klocke" w:date="2023-02-15T15:53:00Z">
        <w:r w:rsidR="00443F05" w:rsidRPr="00443F05">
          <w:rPr>
            <w:rFonts w:ascii="Georgia" w:hAnsi="Georgia" w:cs="Times New Roman"/>
            <w:sz w:val="19"/>
            <w:szCs w:val="19"/>
          </w:rPr>
          <w:t>zugutekommen</w:t>
        </w:r>
      </w:ins>
      <w:r w:rsidR="00186B0C" w:rsidRPr="00443F05">
        <w:rPr>
          <w:rFonts w:ascii="Georgia" w:hAnsi="Georgia" w:cs="Times New Roman"/>
          <w:sz w:val="19"/>
          <w:szCs w:val="19"/>
          <w:rPrChange w:id="122" w:author="Sophie Klocke" w:date="2023-02-15T15:50:00Z">
            <w:rPr>
              <w:rFonts w:ascii="Georgia" w:hAnsi="Georgia" w:cs="Times New Roman"/>
              <w:sz w:val="21"/>
              <w:szCs w:val="21"/>
            </w:rPr>
          </w:rPrChange>
        </w:rPr>
        <w:t xml:space="preserve"> wird. Neben meine</w:t>
      </w:r>
      <w:ins w:id="123" w:author="Sophie Klocke" w:date="2023-02-15T15:53:00Z">
        <w:r w:rsidR="00443F05">
          <w:rPr>
            <w:rFonts w:ascii="Georgia" w:hAnsi="Georgia" w:cs="Times New Roman"/>
            <w:sz w:val="19"/>
            <w:szCs w:val="19"/>
          </w:rPr>
          <w:t>m</w:t>
        </w:r>
      </w:ins>
      <w:del w:id="124" w:author="Sophie Klocke" w:date="2023-02-15T15:53:00Z">
        <w:r w:rsidR="00186B0C" w:rsidRPr="00443F05" w:rsidDel="00443F05">
          <w:rPr>
            <w:rFonts w:ascii="Georgia" w:hAnsi="Georgia" w:cs="Times New Roman"/>
            <w:sz w:val="19"/>
            <w:szCs w:val="19"/>
            <w:rPrChange w:id="125" w:author="Sophie Klocke" w:date="2023-02-15T15:50:00Z">
              <w:rPr>
                <w:rFonts w:ascii="Georgia" w:hAnsi="Georgia" w:cs="Times New Roman"/>
                <w:sz w:val="21"/>
                <w:szCs w:val="21"/>
              </w:rPr>
            </w:rPrChange>
          </w:rPr>
          <w:delText>s</w:delText>
        </w:r>
      </w:del>
      <w:r w:rsidR="00186B0C" w:rsidRPr="00443F05">
        <w:rPr>
          <w:rFonts w:ascii="Georgia" w:hAnsi="Georgia" w:cs="Times New Roman"/>
          <w:sz w:val="19"/>
          <w:szCs w:val="19"/>
          <w:rPrChange w:id="126" w:author="Sophie Klocke" w:date="2023-02-15T15:50:00Z">
            <w:rPr>
              <w:rFonts w:ascii="Georgia" w:hAnsi="Georgia" w:cs="Times New Roman"/>
              <w:sz w:val="21"/>
              <w:szCs w:val="21"/>
            </w:rPr>
          </w:rPrChange>
        </w:rPr>
        <w:t xml:space="preserve"> Studium</w:t>
      </w:r>
      <w:del w:id="127" w:author="Sophie Klocke" w:date="2023-02-15T15:53:00Z">
        <w:r w:rsidR="00186B0C" w:rsidRPr="00443F05" w:rsidDel="00443F05">
          <w:rPr>
            <w:rFonts w:ascii="Georgia" w:hAnsi="Georgia" w:cs="Times New Roman"/>
            <w:sz w:val="19"/>
            <w:szCs w:val="19"/>
            <w:rPrChange w:id="128" w:author="Sophie Klocke" w:date="2023-02-15T15:50:00Z">
              <w:rPr>
                <w:rFonts w:ascii="Georgia" w:hAnsi="Georgia" w:cs="Times New Roman"/>
                <w:sz w:val="21"/>
                <w:szCs w:val="21"/>
              </w:rPr>
            </w:rPrChange>
          </w:rPr>
          <w:delText>s</w:delText>
        </w:r>
      </w:del>
      <w:r w:rsidR="00186B0C" w:rsidRPr="00443F05">
        <w:rPr>
          <w:rFonts w:ascii="Georgia" w:hAnsi="Georgia" w:cs="Times New Roman"/>
          <w:sz w:val="19"/>
          <w:szCs w:val="19"/>
          <w:rPrChange w:id="129" w:author="Sophie Klocke" w:date="2023-02-15T15:50:00Z">
            <w:rPr>
              <w:rFonts w:ascii="Georgia" w:hAnsi="Georgia" w:cs="Times New Roman"/>
              <w:sz w:val="21"/>
              <w:szCs w:val="21"/>
            </w:rPr>
          </w:rPrChange>
        </w:rPr>
        <w:t xml:space="preserve"> engagiere ich mich als Mitglied in der Freien Demokratischen Partei, in welcher ich durch Mitgliedertreffen und Events meine soziale</w:t>
      </w:r>
      <w:del w:id="130" w:author="Sophie Klocke" w:date="2023-02-15T15:54:00Z">
        <w:r w:rsidR="00186B0C" w:rsidRPr="00443F05" w:rsidDel="00443F05">
          <w:rPr>
            <w:rFonts w:ascii="Georgia" w:hAnsi="Georgia" w:cs="Times New Roman"/>
            <w:sz w:val="19"/>
            <w:szCs w:val="19"/>
            <w:rPrChange w:id="131" w:author="Sophie Klocke" w:date="2023-02-15T15:50:00Z">
              <w:rPr>
                <w:rFonts w:ascii="Georgia" w:hAnsi="Georgia" w:cs="Times New Roman"/>
                <w:sz w:val="21"/>
                <w:szCs w:val="21"/>
              </w:rPr>
            </w:rPrChange>
          </w:rPr>
          <w:delText>n</w:delText>
        </w:r>
      </w:del>
      <w:r w:rsidR="00186B0C" w:rsidRPr="00443F05">
        <w:rPr>
          <w:rFonts w:ascii="Georgia" w:hAnsi="Georgia" w:cs="Times New Roman"/>
          <w:sz w:val="19"/>
          <w:szCs w:val="19"/>
          <w:rPrChange w:id="132" w:author="Sophie Klocke" w:date="2023-02-15T15:50:00Z">
            <w:rPr>
              <w:rFonts w:ascii="Georgia" w:hAnsi="Georgia" w:cs="Times New Roman"/>
              <w:sz w:val="21"/>
              <w:szCs w:val="21"/>
            </w:rPr>
          </w:rPrChange>
        </w:rPr>
        <w:t xml:space="preserve"> Kompetenz</w:t>
      </w:r>
      <w:del w:id="133" w:author="Sophie Klocke" w:date="2023-02-15T15:54:00Z">
        <w:r w:rsidR="00186B0C" w:rsidRPr="00443F05" w:rsidDel="00443F05">
          <w:rPr>
            <w:rFonts w:ascii="Georgia" w:hAnsi="Georgia" w:cs="Times New Roman"/>
            <w:sz w:val="19"/>
            <w:szCs w:val="19"/>
            <w:rPrChange w:id="134" w:author="Sophie Klocke" w:date="2023-02-15T15:50:00Z">
              <w:rPr>
                <w:rFonts w:ascii="Georgia" w:hAnsi="Georgia" w:cs="Times New Roman"/>
                <w:sz w:val="21"/>
                <w:szCs w:val="21"/>
              </w:rPr>
            </w:rPrChange>
          </w:rPr>
          <w:delText>en</w:delText>
        </w:r>
      </w:del>
      <w:r w:rsidR="00186B0C" w:rsidRPr="00443F05">
        <w:rPr>
          <w:rFonts w:ascii="Georgia" w:hAnsi="Georgia" w:cs="Times New Roman"/>
          <w:sz w:val="19"/>
          <w:szCs w:val="19"/>
          <w:rPrChange w:id="135" w:author="Sophie Klocke" w:date="2023-02-15T15:50:00Z">
            <w:rPr>
              <w:rFonts w:ascii="Georgia" w:hAnsi="Georgia" w:cs="Times New Roman"/>
              <w:sz w:val="21"/>
              <w:szCs w:val="21"/>
            </w:rPr>
          </w:rPrChange>
        </w:rPr>
        <w:t xml:space="preserve"> und Persönlichkeit stark weiterentwickeln kann.</w:t>
      </w:r>
      <w:r w:rsidR="004269DE" w:rsidRPr="00443F05">
        <w:rPr>
          <w:rFonts w:ascii="Georgia" w:hAnsi="Georgia" w:cs="Times New Roman"/>
          <w:sz w:val="19"/>
          <w:szCs w:val="19"/>
          <w:rPrChange w:id="136" w:author="Sophie Klocke" w:date="2023-02-15T15:50:00Z">
            <w:rPr>
              <w:rFonts w:ascii="Georgia" w:hAnsi="Georgia" w:cs="Times New Roman"/>
              <w:sz w:val="21"/>
              <w:szCs w:val="21"/>
            </w:rPr>
          </w:rPrChange>
        </w:rPr>
        <w:t xml:space="preserve"> Des </w:t>
      </w:r>
      <w:r w:rsidR="00437B6B" w:rsidRPr="00443F05">
        <w:rPr>
          <w:rFonts w:ascii="Georgia" w:hAnsi="Georgia" w:cs="Times New Roman"/>
          <w:sz w:val="19"/>
          <w:szCs w:val="19"/>
          <w:rPrChange w:id="137" w:author="Sophie Klocke" w:date="2023-02-15T15:50:00Z">
            <w:rPr>
              <w:rFonts w:ascii="Georgia" w:hAnsi="Georgia" w:cs="Times New Roman"/>
              <w:sz w:val="21"/>
              <w:szCs w:val="21"/>
            </w:rPr>
          </w:rPrChange>
        </w:rPr>
        <w:t>We</w:t>
      </w:r>
      <w:r w:rsidR="004269DE" w:rsidRPr="00443F05">
        <w:rPr>
          <w:rFonts w:ascii="Georgia" w:hAnsi="Georgia" w:cs="Times New Roman"/>
          <w:sz w:val="19"/>
          <w:szCs w:val="19"/>
          <w:rPrChange w:id="138" w:author="Sophie Klocke" w:date="2023-02-15T15:50:00Z">
            <w:rPr>
              <w:rFonts w:ascii="Georgia" w:hAnsi="Georgia" w:cs="Times New Roman"/>
              <w:sz w:val="21"/>
              <w:szCs w:val="21"/>
            </w:rPr>
          </w:rPrChange>
        </w:rPr>
        <w:t xml:space="preserve">iteren habe ich mich knapp zwei Jahre als Fußballtrainer der E Junioren engagiert. Hierdurch konnte ich ein hohes Maß an Eigenständigkeit, Selbstsicherheit und Verantwortung gewinnen, da ich als Trainer jede Trainingseinheit, jedes Trainingslager und jeden Spieltag selbst organisieren musste. Darüber hinaus habe ich selbst in meiner Freizeit seit meinem sechsten Lebensjahr Fußball gespielt. Beim Teamsport gefällt mir vor allem der Gedanke, dass man gemeinsam mehr erreichen kann, als wenn jeder für sich </w:t>
      </w:r>
      <w:del w:id="139" w:author="Sophie Klocke" w:date="2023-02-15T15:54:00Z">
        <w:r w:rsidR="004269DE" w:rsidRPr="00443F05" w:rsidDel="00443F05">
          <w:rPr>
            <w:rFonts w:ascii="Georgia" w:hAnsi="Georgia" w:cs="Times New Roman"/>
            <w:sz w:val="19"/>
            <w:szCs w:val="19"/>
            <w:rPrChange w:id="140" w:author="Sophie Klocke" w:date="2023-02-15T15:50:00Z">
              <w:rPr>
                <w:rFonts w:ascii="Georgia" w:hAnsi="Georgia" w:cs="Times New Roman"/>
                <w:sz w:val="21"/>
                <w:szCs w:val="21"/>
              </w:rPr>
            </w:rPrChange>
          </w:rPr>
          <w:delText>alleine</w:delText>
        </w:r>
      </w:del>
      <w:ins w:id="141" w:author="Sophie Klocke" w:date="2023-02-15T15:54:00Z">
        <w:r w:rsidR="00443F05" w:rsidRPr="00443F05">
          <w:rPr>
            <w:rFonts w:ascii="Georgia" w:hAnsi="Georgia" w:cs="Times New Roman"/>
            <w:sz w:val="19"/>
            <w:szCs w:val="19"/>
          </w:rPr>
          <w:t>allein</w:t>
        </w:r>
      </w:ins>
      <w:r w:rsidR="004269DE" w:rsidRPr="00443F05">
        <w:rPr>
          <w:rFonts w:ascii="Georgia" w:hAnsi="Georgia" w:cs="Times New Roman"/>
          <w:sz w:val="19"/>
          <w:szCs w:val="19"/>
          <w:rPrChange w:id="142" w:author="Sophie Klocke" w:date="2023-02-15T15:50:00Z">
            <w:rPr>
              <w:rFonts w:ascii="Georgia" w:hAnsi="Georgia" w:cs="Times New Roman"/>
              <w:sz w:val="21"/>
              <w:szCs w:val="21"/>
            </w:rPr>
          </w:rPrChange>
        </w:rPr>
        <w:t xml:space="preserve"> spielt. Dieses Mindset würde ich nun ausgesprochen gerne als Praktikant in </w:t>
      </w:r>
      <w:ins w:id="143" w:author="Jessica Proß" w:date="2023-02-15T15:10:00Z">
        <w:r w:rsidR="003E0BE2" w:rsidRPr="00443F05">
          <w:rPr>
            <w:rFonts w:ascii="Georgia" w:hAnsi="Georgia" w:cs="Times New Roman"/>
            <w:sz w:val="19"/>
            <w:szCs w:val="19"/>
            <w:rPrChange w:id="144" w:author="Sophie Klocke" w:date="2023-02-15T15:50:00Z">
              <w:rPr>
                <w:rFonts w:ascii="Georgia" w:hAnsi="Georgia" w:cs="Times New Roman"/>
                <w:sz w:val="21"/>
                <w:szCs w:val="21"/>
              </w:rPr>
            </w:rPrChange>
          </w:rPr>
          <w:t>I</w:t>
        </w:r>
      </w:ins>
      <w:del w:id="145" w:author="Jessica Proß" w:date="2023-02-15T15:10:00Z">
        <w:r w:rsidR="004269DE" w:rsidRPr="00443F05" w:rsidDel="003E0BE2">
          <w:rPr>
            <w:rFonts w:ascii="Georgia" w:hAnsi="Georgia" w:cs="Times New Roman"/>
            <w:sz w:val="19"/>
            <w:szCs w:val="19"/>
            <w:rPrChange w:id="146" w:author="Sophie Klocke" w:date="2023-02-15T15:50:00Z">
              <w:rPr>
                <w:rFonts w:ascii="Georgia" w:hAnsi="Georgia" w:cs="Times New Roman"/>
                <w:sz w:val="21"/>
                <w:szCs w:val="21"/>
              </w:rPr>
            </w:rPrChange>
          </w:rPr>
          <w:delText>i</w:delText>
        </w:r>
      </w:del>
      <w:r w:rsidR="004269DE" w:rsidRPr="00443F05">
        <w:rPr>
          <w:rFonts w:ascii="Georgia" w:hAnsi="Georgia" w:cs="Times New Roman"/>
          <w:sz w:val="19"/>
          <w:szCs w:val="19"/>
          <w:rPrChange w:id="147" w:author="Sophie Klocke" w:date="2023-02-15T15:50:00Z">
            <w:rPr>
              <w:rFonts w:ascii="Georgia" w:hAnsi="Georgia" w:cs="Times New Roman"/>
              <w:sz w:val="21"/>
              <w:szCs w:val="21"/>
            </w:rPr>
          </w:rPrChange>
        </w:rPr>
        <w:t>hr Team mit einbringen.</w:t>
      </w:r>
    </w:p>
    <w:p w14:paraId="2EF1C14C" w14:textId="77777777" w:rsidR="00437B6B" w:rsidRPr="00443F05" w:rsidRDefault="00437B6B" w:rsidP="00E65B09">
      <w:pPr>
        <w:spacing w:after="0"/>
        <w:jc w:val="both"/>
        <w:rPr>
          <w:rFonts w:ascii="Georgia" w:hAnsi="Georgia" w:cs="Times New Roman"/>
          <w:sz w:val="19"/>
          <w:szCs w:val="19"/>
          <w:rPrChange w:id="148" w:author="Sophie Klocke" w:date="2023-02-15T15:50:00Z">
            <w:rPr>
              <w:rFonts w:ascii="Georgia" w:hAnsi="Georgia" w:cs="Times New Roman"/>
              <w:sz w:val="21"/>
              <w:szCs w:val="21"/>
            </w:rPr>
          </w:rPrChange>
        </w:rPr>
      </w:pPr>
    </w:p>
    <w:p w14:paraId="19160B60" w14:textId="6E3D1D05" w:rsidR="00E65B09" w:rsidRPr="00443F05" w:rsidRDefault="00E65B09" w:rsidP="00E65B09">
      <w:pPr>
        <w:spacing w:after="0"/>
        <w:jc w:val="both"/>
        <w:rPr>
          <w:rFonts w:ascii="Georgia" w:hAnsi="Georgia" w:cs="Times New Roman"/>
          <w:sz w:val="19"/>
          <w:szCs w:val="19"/>
          <w:rPrChange w:id="149" w:author="Sophie Klocke" w:date="2023-02-15T15:50:00Z">
            <w:rPr>
              <w:rFonts w:ascii="Georgia" w:hAnsi="Georgia" w:cs="Times New Roman"/>
              <w:sz w:val="21"/>
              <w:szCs w:val="21"/>
            </w:rPr>
          </w:rPrChange>
        </w:rPr>
      </w:pPr>
      <w:r w:rsidRPr="00443F05">
        <w:rPr>
          <w:rFonts w:ascii="Georgia" w:hAnsi="Georgia" w:cs="Times New Roman"/>
          <w:sz w:val="19"/>
          <w:szCs w:val="19"/>
          <w:rPrChange w:id="150" w:author="Sophie Klocke" w:date="2023-02-15T15:50:00Z">
            <w:rPr>
              <w:rFonts w:ascii="Georgia" w:hAnsi="Georgia" w:cs="Times New Roman"/>
              <w:sz w:val="21"/>
              <w:szCs w:val="21"/>
            </w:rPr>
          </w:rPrChange>
        </w:rPr>
        <w:t>Dritter Absatz</w:t>
      </w:r>
    </w:p>
    <w:p w14:paraId="7DBF1E90" w14:textId="602DAA8A" w:rsidR="00E65B09" w:rsidRPr="00443F05" w:rsidRDefault="00E65B09" w:rsidP="00E65B09">
      <w:pPr>
        <w:spacing w:after="0"/>
        <w:jc w:val="both"/>
        <w:rPr>
          <w:rFonts w:ascii="Georgia" w:hAnsi="Georgia" w:cs="Times New Roman"/>
          <w:sz w:val="19"/>
          <w:szCs w:val="19"/>
          <w:rPrChange w:id="151" w:author="Sophie Klocke" w:date="2023-02-15T15:50:00Z">
            <w:rPr>
              <w:rFonts w:ascii="Georgia" w:hAnsi="Georgia" w:cs="Times New Roman"/>
              <w:sz w:val="21"/>
              <w:szCs w:val="21"/>
            </w:rPr>
          </w:rPrChange>
        </w:rPr>
      </w:pPr>
      <w:r w:rsidRPr="00443F05">
        <w:rPr>
          <w:rFonts w:ascii="Georgia" w:hAnsi="Georgia" w:cs="Times New Roman"/>
          <w:sz w:val="19"/>
          <w:szCs w:val="19"/>
          <w:rPrChange w:id="152" w:author="Sophie Klocke" w:date="2023-02-15T15:50:00Z">
            <w:rPr>
              <w:rFonts w:ascii="Georgia" w:hAnsi="Georgia" w:cs="Times New Roman"/>
              <w:sz w:val="21"/>
              <w:szCs w:val="21"/>
            </w:rPr>
          </w:rPrChange>
        </w:rPr>
        <w:t>Dritter Absatz</w:t>
      </w:r>
    </w:p>
    <w:p w14:paraId="4C4E7185" w14:textId="77777777" w:rsidR="00E65B09" w:rsidRPr="00443F05" w:rsidRDefault="00E65B09" w:rsidP="00E65B09">
      <w:pPr>
        <w:spacing w:after="0"/>
        <w:jc w:val="both"/>
        <w:rPr>
          <w:rFonts w:ascii="Georgia" w:hAnsi="Georgia" w:cs="Times New Roman"/>
          <w:sz w:val="19"/>
          <w:szCs w:val="19"/>
          <w:rPrChange w:id="153" w:author="Sophie Klocke" w:date="2023-02-15T15:50:00Z">
            <w:rPr>
              <w:rFonts w:ascii="Georgia" w:hAnsi="Georgia" w:cs="Times New Roman"/>
              <w:sz w:val="21"/>
              <w:szCs w:val="21"/>
            </w:rPr>
          </w:rPrChange>
        </w:rPr>
      </w:pPr>
      <w:r w:rsidRPr="00443F05">
        <w:rPr>
          <w:rFonts w:ascii="Georgia" w:hAnsi="Georgia" w:cs="Times New Roman"/>
          <w:sz w:val="19"/>
          <w:szCs w:val="19"/>
          <w:rPrChange w:id="154" w:author="Sophie Klocke" w:date="2023-02-15T15:50:00Z">
            <w:rPr>
              <w:rFonts w:ascii="Georgia" w:hAnsi="Georgia" w:cs="Times New Roman"/>
              <w:sz w:val="21"/>
              <w:szCs w:val="21"/>
            </w:rPr>
          </w:rPrChange>
        </w:rPr>
        <w:t>Dritter Absatz</w:t>
      </w:r>
    </w:p>
    <w:p w14:paraId="7865D3A7" w14:textId="77777777" w:rsidR="00E65B09" w:rsidRPr="00443F05" w:rsidRDefault="00E65B09" w:rsidP="00E65B09">
      <w:pPr>
        <w:spacing w:after="0"/>
        <w:jc w:val="both"/>
        <w:rPr>
          <w:rFonts w:ascii="Georgia" w:hAnsi="Georgia" w:cs="Times New Roman"/>
          <w:sz w:val="19"/>
          <w:szCs w:val="19"/>
          <w:rPrChange w:id="155" w:author="Sophie Klocke" w:date="2023-02-15T15:50:00Z">
            <w:rPr>
              <w:rFonts w:ascii="Georgia" w:hAnsi="Georgia" w:cs="Times New Roman"/>
              <w:sz w:val="21"/>
              <w:szCs w:val="21"/>
            </w:rPr>
          </w:rPrChange>
        </w:rPr>
      </w:pPr>
      <w:r w:rsidRPr="00443F05">
        <w:rPr>
          <w:rFonts w:ascii="Georgia" w:hAnsi="Georgia" w:cs="Times New Roman"/>
          <w:sz w:val="19"/>
          <w:szCs w:val="19"/>
          <w:rPrChange w:id="156" w:author="Sophie Klocke" w:date="2023-02-15T15:50:00Z">
            <w:rPr>
              <w:rFonts w:ascii="Georgia" w:hAnsi="Georgia" w:cs="Times New Roman"/>
              <w:sz w:val="21"/>
              <w:szCs w:val="21"/>
            </w:rPr>
          </w:rPrChange>
        </w:rPr>
        <w:t>Dritter Absatz</w:t>
      </w:r>
    </w:p>
    <w:p w14:paraId="7575B3C9" w14:textId="77777777" w:rsidR="00E65B09" w:rsidRPr="00443F05" w:rsidRDefault="00E65B09" w:rsidP="00E65B09">
      <w:pPr>
        <w:spacing w:after="0"/>
        <w:jc w:val="both"/>
        <w:rPr>
          <w:rFonts w:ascii="Georgia" w:hAnsi="Georgia" w:cs="Times New Roman"/>
          <w:sz w:val="19"/>
          <w:szCs w:val="19"/>
          <w:rPrChange w:id="157" w:author="Sophie Klocke" w:date="2023-02-15T15:50:00Z">
            <w:rPr>
              <w:rFonts w:ascii="Georgia" w:hAnsi="Georgia" w:cs="Times New Roman"/>
              <w:sz w:val="21"/>
              <w:szCs w:val="21"/>
            </w:rPr>
          </w:rPrChange>
        </w:rPr>
      </w:pPr>
      <w:r w:rsidRPr="00443F05">
        <w:rPr>
          <w:rFonts w:ascii="Georgia" w:hAnsi="Georgia" w:cs="Times New Roman"/>
          <w:sz w:val="19"/>
          <w:szCs w:val="19"/>
          <w:rPrChange w:id="158" w:author="Sophie Klocke" w:date="2023-02-15T15:50:00Z">
            <w:rPr>
              <w:rFonts w:ascii="Georgia" w:hAnsi="Georgia" w:cs="Times New Roman"/>
              <w:sz w:val="21"/>
              <w:szCs w:val="21"/>
            </w:rPr>
          </w:rPrChange>
        </w:rPr>
        <w:t>Dritter Absatz</w:t>
      </w:r>
    </w:p>
    <w:p w14:paraId="3F7F2B9E" w14:textId="77777777" w:rsidR="00E65B09" w:rsidRPr="00443F05" w:rsidRDefault="00E65B09" w:rsidP="00E65B09">
      <w:pPr>
        <w:spacing w:after="0"/>
        <w:jc w:val="both"/>
        <w:rPr>
          <w:rFonts w:ascii="Georgia" w:hAnsi="Georgia" w:cs="Times New Roman"/>
          <w:sz w:val="19"/>
          <w:szCs w:val="19"/>
          <w:rPrChange w:id="159" w:author="Sophie Klocke" w:date="2023-02-15T15:50:00Z">
            <w:rPr>
              <w:rFonts w:ascii="Georgia" w:hAnsi="Georgia" w:cs="Times New Roman"/>
              <w:sz w:val="21"/>
              <w:szCs w:val="21"/>
            </w:rPr>
          </w:rPrChange>
        </w:rPr>
      </w:pPr>
      <w:r w:rsidRPr="00443F05">
        <w:rPr>
          <w:rFonts w:ascii="Georgia" w:hAnsi="Georgia" w:cs="Times New Roman"/>
          <w:sz w:val="19"/>
          <w:szCs w:val="19"/>
          <w:rPrChange w:id="160" w:author="Sophie Klocke" w:date="2023-02-15T15:50:00Z">
            <w:rPr>
              <w:rFonts w:ascii="Georgia" w:hAnsi="Georgia" w:cs="Times New Roman"/>
              <w:sz w:val="21"/>
              <w:szCs w:val="21"/>
            </w:rPr>
          </w:rPrChange>
        </w:rPr>
        <w:t>Dritter Absatz</w:t>
      </w:r>
    </w:p>
    <w:p w14:paraId="0CB92125" w14:textId="77777777" w:rsidR="00E65B09" w:rsidRPr="00443F05" w:rsidRDefault="00E65B09" w:rsidP="00E65B09">
      <w:pPr>
        <w:spacing w:after="0"/>
        <w:jc w:val="both"/>
        <w:rPr>
          <w:rFonts w:ascii="Georgia" w:hAnsi="Georgia" w:cs="Times New Roman"/>
          <w:sz w:val="19"/>
          <w:szCs w:val="19"/>
          <w:rPrChange w:id="161" w:author="Sophie Klocke" w:date="2023-02-15T15:50:00Z">
            <w:rPr>
              <w:rFonts w:ascii="Georgia" w:hAnsi="Georgia" w:cs="Times New Roman"/>
              <w:sz w:val="21"/>
              <w:szCs w:val="21"/>
            </w:rPr>
          </w:rPrChange>
        </w:rPr>
      </w:pPr>
      <w:r w:rsidRPr="00443F05">
        <w:rPr>
          <w:rFonts w:ascii="Georgia" w:hAnsi="Georgia" w:cs="Times New Roman"/>
          <w:sz w:val="19"/>
          <w:szCs w:val="19"/>
          <w:rPrChange w:id="162" w:author="Sophie Klocke" w:date="2023-02-15T15:50:00Z">
            <w:rPr>
              <w:rFonts w:ascii="Georgia" w:hAnsi="Georgia" w:cs="Times New Roman"/>
              <w:sz w:val="21"/>
              <w:szCs w:val="21"/>
            </w:rPr>
          </w:rPrChange>
        </w:rPr>
        <w:t>Dritter Absatz</w:t>
      </w:r>
    </w:p>
    <w:p w14:paraId="35394CA1" w14:textId="77777777" w:rsidR="00E65B09" w:rsidRPr="00443F05" w:rsidRDefault="00E65B09" w:rsidP="00E65B09">
      <w:pPr>
        <w:spacing w:after="0"/>
        <w:jc w:val="both"/>
        <w:rPr>
          <w:rFonts w:ascii="Georgia" w:hAnsi="Georgia" w:cs="Times New Roman"/>
          <w:sz w:val="19"/>
          <w:szCs w:val="19"/>
          <w:rPrChange w:id="163" w:author="Sophie Klocke" w:date="2023-02-15T15:50:00Z">
            <w:rPr>
              <w:rFonts w:ascii="Georgia" w:hAnsi="Georgia" w:cs="Times New Roman"/>
              <w:sz w:val="21"/>
              <w:szCs w:val="21"/>
            </w:rPr>
          </w:rPrChange>
        </w:rPr>
      </w:pPr>
      <w:r w:rsidRPr="00443F05">
        <w:rPr>
          <w:rFonts w:ascii="Georgia" w:hAnsi="Georgia" w:cs="Times New Roman"/>
          <w:sz w:val="19"/>
          <w:szCs w:val="19"/>
          <w:rPrChange w:id="164" w:author="Sophie Klocke" w:date="2023-02-15T15:50:00Z">
            <w:rPr>
              <w:rFonts w:ascii="Georgia" w:hAnsi="Georgia" w:cs="Times New Roman"/>
              <w:sz w:val="21"/>
              <w:szCs w:val="21"/>
            </w:rPr>
          </w:rPrChange>
        </w:rPr>
        <w:t>Dritter Absatz</w:t>
      </w:r>
    </w:p>
    <w:p w14:paraId="723D7B33" w14:textId="728B84D3" w:rsidR="00E65B09" w:rsidRPr="00443F05" w:rsidDel="00443F05" w:rsidRDefault="00E65B09" w:rsidP="00E65B09">
      <w:pPr>
        <w:spacing w:after="0"/>
        <w:jc w:val="both"/>
        <w:rPr>
          <w:del w:id="165" w:author="Sophie Klocke" w:date="2023-02-15T15:50:00Z"/>
          <w:rFonts w:ascii="Georgia" w:hAnsi="Georgia" w:cs="Times New Roman"/>
          <w:sz w:val="19"/>
          <w:szCs w:val="19"/>
          <w:rPrChange w:id="166" w:author="Sophie Klocke" w:date="2023-02-15T15:50:00Z">
            <w:rPr>
              <w:del w:id="167" w:author="Sophie Klocke" w:date="2023-02-15T15:50:00Z"/>
              <w:rFonts w:ascii="Georgia" w:hAnsi="Georgia" w:cs="Times New Roman"/>
              <w:sz w:val="21"/>
              <w:szCs w:val="21"/>
            </w:rPr>
          </w:rPrChange>
        </w:rPr>
      </w:pPr>
      <w:del w:id="168" w:author="Sophie Klocke" w:date="2023-02-15T15:50:00Z">
        <w:r w:rsidRPr="00443F05" w:rsidDel="00443F05">
          <w:rPr>
            <w:rFonts w:ascii="Georgia" w:hAnsi="Georgia" w:cs="Times New Roman"/>
            <w:sz w:val="19"/>
            <w:szCs w:val="19"/>
            <w:rPrChange w:id="169" w:author="Sophie Klocke" w:date="2023-02-15T15:50:00Z">
              <w:rPr>
                <w:rFonts w:ascii="Georgia" w:hAnsi="Georgia" w:cs="Times New Roman"/>
                <w:sz w:val="21"/>
                <w:szCs w:val="21"/>
              </w:rPr>
            </w:rPrChange>
          </w:rPr>
          <w:delText>Dritter Absatz</w:delText>
        </w:r>
      </w:del>
    </w:p>
    <w:p w14:paraId="3BAC5501" w14:textId="04883C50" w:rsidR="00E65B09" w:rsidRPr="00443F05" w:rsidDel="00443F05" w:rsidRDefault="00E65B09" w:rsidP="00E65B09">
      <w:pPr>
        <w:spacing w:after="0"/>
        <w:jc w:val="both"/>
        <w:rPr>
          <w:del w:id="170" w:author="Sophie Klocke" w:date="2023-02-15T15:50:00Z"/>
          <w:rFonts w:ascii="Georgia" w:hAnsi="Georgia" w:cs="Times New Roman"/>
          <w:sz w:val="19"/>
          <w:szCs w:val="19"/>
          <w:rPrChange w:id="171" w:author="Sophie Klocke" w:date="2023-02-15T15:50:00Z">
            <w:rPr>
              <w:del w:id="172" w:author="Sophie Klocke" w:date="2023-02-15T15:50:00Z"/>
              <w:rFonts w:ascii="Georgia" w:hAnsi="Georgia" w:cs="Times New Roman"/>
              <w:sz w:val="21"/>
              <w:szCs w:val="21"/>
            </w:rPr>
          </w:rPrChange>
        </w:rPr>
      </w:pPr>
      <w:del w:id="173" w:author="Sophie Klocke" w:date="2023-02-15T15:50:00Z">
        <w:r w:rsidRPr="00443F05" w:rsidDel="00443F05">
          <w:rPr>
            <w:rFonts w:ascii="Georgia" w:hAnsi="Georgia" w:cs="Times New Roman"/>
            <w:sz w:val="19"/>
            <w:szCs w:val="19"/>
            <w:rPrChange w:id="174" w:author="Sophie Klocke" w:date="2023-02-15T15:50:00Z">
              <w:rPr>
                <w:rFonts w:ascii="Georgia" w:hAnsi="Georgia" w:cs="Times New Roman"/>
                <w:sz w:val="21"/>
                <w:szCs w:val="21"/>
              </w:rPr>
            </w:rPrChange>
          </w:rPr>
          <w:delText>Dritter Absatz</w:delText>
        </w:r>
      </w:del>
    </w:p>
    <w:p w14:paraId="0D1927BC" w14:textId="366D7854" w:rsidR="00E65B09" w:rsidRPr="00443F05" w:rsidRDefault="00E65B09" w:rsidP="00E65B09">
      <w:pPr>
        <w:spacing w:after="0"/>
        <w:jc w:val="both"/>
        <w:rPr>
          <w:rFonts w:ascii="Georgia" w:hAnsi="Georgia" w:cs="Times New Roman"/>
          <w:sz w:val="19"/>
          <w:szCs w:val="19"/>
          <w:rPrChange w:id="175" w:author="Sophie Klocke" w:date="2023-02-15T15:50:00Z">
            <w:rPr>
              <w:rFonts w:ascii="Georgia" w:hAnsi="Georgia" w:cs="Times New Roman"/>
              <w:sz w:val="21"/>
              <w:szCs w:val="21"/>
            </w:rPr>
          </w:rPrChange>
        </w:rPr>
      </w:pPr>
    </w:p>
    <w:p w14:paraId="57B38579" w14:textId="77777777" w:rsidR="00E65B09" w:rsidRPr="00443F05" w:rsidRDefault="00E65B09" w:rsidP="00E65B09">
      <w:pPr>
        <w:spacing w:after="0"/>
        <w:jc w:val="both"/>
        <w:rPr>
          <w:rFonts w:ascii="Georgia" w:hAnsi="Georgia" w:cs="Times New Roman"/>
          <w:sz w:val="19"/>
          <w:szCs w:val="19"/>
          <w:rPrChange w:id="176" w:author="Sophie Klocke" w:date="2023-02-15T15:50:00Z">
            <w:rPr>
              <w:rFonts w:ascii="Georgia" w:hAnsi="Georgia" w:cs="Times New Roman"/>
              <w:sz w:val="21"/>
              <w:szCs w:val="21"/>
            </w:rPr>
          </w:rPrChange>
        </w:rPr>
      </w:pPr>
      <w:r w:rsidRPr="00443F05">
        <w:rPr>
          <w:rFonts w:ascii="Georgia" w:hAnsi="Georgia" w:cs="Times New Roman"/>
          <w:sz w:val="19"/>
          <w:szCs w:val="19"/>
          <w:rPrChange w:id="177" w:author="Sophie Klocke" w:date="2023-02-15T15:50:00Z">
            <w:rPr>
              <w:rFonts w:ascii="Georgia" w:hAnsi="Georgia" w:cs="Times New Roman"/>
              <w:sz w:val="21"/>
              <w:szCs w:val="21"/>
            </w:rPr>
          </w:rPrChange>
        </w:rPr>
        <w:t>Vierter Absatz</w:t>
      </w:r>
    </w:p>
    <w:p w14:paraId="7F01B2A9" w14:textId="6E68B09A" w:rsidR="00E65B09" w:rsidRPr="00443F05" w:rsidRDefault="00E65B09" w:rsidP="00E65B09">
      <w:pPr>
        <w:spacing w:after="0"/>
        <w:jc w:val="both"/>
        <w:rPr>
          <w:rFonts w:ascii="Georgia" w:hAnsi="Georgia" w:cs="Times New Roman"/>
          <w:sz w:val="19"/>
          <w:szCs w:val="19"/>
          <w:rPrChange w:id="178" w:author="Sophie Klocke" w:date="2023-02-15T15:50:00Z">
            <w:rPr>
              <w:rFonts w:ascii="Georgia" w:hAnsi="Georgia" w:cs="Times New Roman"/>
              <w:sz w:val="21"/>
              <w:szCs w:val="21"/>
            </w:rPr>
          </w:rPrChange>
        </w:rPr>
      </w:pPr>
      <w:r w:rsidRPr="00443F05">
        <w:rPr>
          <w:rFonts w:ascii="Georgia" w:hAnsi="Georgia" w:cs="Times New Roman"/>
          <w:sz w:val="19"/>
          <w:szCs w:val="19"/>
          <w:rPrChange w:id="179" w:author="Sophie Klocke" w:date="2023-02-15T15:50:00Z">
            <w:rPr>
              <w:rFonts w:ascii="Georgia" w:hAnsi="Georgia" w:cs="Times New Roman"/>
              <w:sz w:val="21"/>
              <w:szCs w:val="21"/>
            </w:rPr>
          </w:rPrChange>
        </w:rPr>
        <w:t>Vierter Absatz</w:t>
      </w:r>
    </w:p>
    <w:p w14:paraId="7F2FF8CC" w14:textId="77777777" w:rsidR="00E65B09" w:rsidRPr="00443F05" w:rsidRDefault="00E65B09" w:rsidP="00E65B09">
      <w:pPr>
        <w:spacing w:after="0"/>
        <w:jc w:val="both"/>
        <w:rPr>
          <w:rFonts w:ascii="Georgia" w:hAnsi="Georgia" w:cs="Times New Roman"/>
          <w:sz w:val="19"/>
          <w:szCs w:val="19"/>
          <w:rPrChange w:id="180" w:author="Sophie Klocke" w:date="2023-02-15T15:50:00Z">
            <w:rPr>
              <w:rFonts w:ascii="Georgia" w:hAnsi="Georgia" w:cs="Times New Roman"/>
              <w:sz w:val="21"/>
              <w:szCs w:val="21"/>
            </w:rPr>
          </w:rPrChange>
        </w:rPr>
      </w:pPr>
      <w:r w:rsidRPr="00443F05">
        <w:rPr>
          <w:rFonts w:ascii="Georgia" w:hAnsi="Georgia" w:cs="Times New Roman"/>
          <w:sz w:val="19"/>
          <w:szCs w:val="19"/>
          <w:rPrChange w:id="181" w:author="Sophie Klocke" w:date="2023-02-15T15:50:00Z">
            <w:rPr>
              <w:rFonts w:ascii="Georgia" w:hAnsi="Georgia" w:cs="Times New Roman"/>
              <w:sz w:val="21"/>
              <w:szCs w:val="21"/>
            </w:rPr>
          </w:rPrChange>
        </w:rPr>
        <w:t>Vierter Absatz</w:t>
      </w:r>
    </w:p>
    <w:p w14:paraId="7FCC38FB" w14:textId="77777777" w:rsidR="00E65B09" w:rsidRPr="00443F05" w:rsidRDefault="00E65B09" w:rsidP="00E65B09">
      <w:pPr>
        <w:spacing w:after="0"/>
        <w:jc w:val="both"/>
        <w:rPr>
          <w:rFonts w:ascii="Georgia" w:hAnsi="Georgia" w:cs="Times New Roman"/>
          <w:sz w:val="19"/>
          <w:szCs w:val="19"/>
          <w:rPrChange w:id="182" w:author="Sophie Klocke" w:date="2023-02-15T15:50:00Z">
            <w:rPr>
              <w:rFonts w:ascii="Georgia" w:hAnsi="Georgia" w:cs="Times New Roman"/>
              <w:sz w:val="21"/>
              <w:szCs w:val="21"/>
            </w:rPr>
          </w:rPrChange>
        </w:rPr>
      </w:pPr>
      <w:r w:rsidRPr="00443F05">
        <w:rPr>
          <w:rFonts w:ascii="Georgia" w:hAnsi="Georgia" w:cs="Times New Roman"/>
          <w:sz w:val="19"/>
          <w:szCs w:val="19"/>
          <w:rPrChange w:id="183" w:author="Sophie Klocke" w:date="2023-02-15T15:50:00Z">
            <w:rPr>
              <w:rFonts w:ascii="Georgia" w:hAnsi="Georgia" w:cs="Times New Roman"/>
              <w:sz w:val="21"/>
              <w:szCs w:val="21"/>
            </w:rPr>
          </w:rPrChange>
        </w:rPr>
        <w:t>Vierter Absatz</w:t>
      </w:r>
    </w:p>
    <w:p w14:paraId="58B2F097" w14:textId="77777777" w:rsidR="00E65B09" w:rsidRPr="00443F05" w:rsidRDefault="00E65B09" w:rsidP="00E65B09">
      <w:pPr>
        <w:spacing w:after="0"/>
        <w:jc w:val="both"/>
        <w:rPr>
          <w:rFonts w:ascii="Georgia" w:hAnsi="Georgia" w:cs="Times New Roman"/>
          <w:sz w:val="19"/>
          <w:szCs w:val="19"/>
          <w:rPrChange w:id="184" w:author="Sophie Klocke" w:date="2023-02-15T15:50:00Z">
            <w:rPr>
              <w:rFonts w:ascii="Georgia" w:hAnsi="Georgia" w:cs="Times New Roman"/>
              <w:sz w:val="21"/>
              <w:szCs w:val="21"/>
            </w:rPr>
          </w:rPrChange>
        </w:rPr>
      </w:pPr>
      <w:r w:rsidRPr="00443F05">
        <w:rPr>
          <w:rFonts w:ascii="Georgia" w:hAnsi="Georgia" w:cs="Times New Roman"/>
          <w:sz w:val="19"/>
          <w:szCs w:val="19"/>
          <w:rPrChange w:id="185" w:author="Sophie Klocke" w:date="2023-02-15T15:50:00Z">
            <w:rPr>
              <w:rFonts w:ascii="Georgia" w:hAnsi="Georgia" w:cs="Times New Roman"/>
              <w:sz w:val="21"/>
              <w:szCs w:val="21"/>
            </w:rPr>
          </w:rPrChange>
        </w:rPr>
        <w:t>Vierter Absatz</w:t>
      </w:r>
    </w:p>
    <w:p w14:paraId="4097F304" w14:textId="77777777" w:rsidR="00E65B09" w:rsidRPr="00443F05" w:rsidRDefault="00E65B09" w:rsidP="00E65B09">
      <w:pPr>
        <w:spacing w:after="0"/>
        <w:jc w:val="both"/>
        <w:rPr>
          <w:rFonts w:ascii="Georgia" w:hAnsi="Georgia" w:cs="Times New Roman"/>
          <w:sz w:val="19"/>
          <w:szCs w:val="19"/>
          <w:rPrChange w:id="186" w:author="Sophie Klocke" w:date="2023-02-15T15:50:00Z">
            <w:rPr>
              <w:rFonts w:ascii="Georgia" w:hAnsi="Georgia" w:cs="Times New Roman"/>
              <w:sz w:val="21"/>
              <w:szCs w:val="21"/>
            </w:rPr>
          </w:rPrChange>
        </w:rPr>
      </w:pPr>
      <w:r w:rsidRPr="00443F05">
        <w:rPr>
          <w:rFonts w:ascii="Georgia" w:hAnsi="Georgia" w:cs="Times New Roman"/>
          <w:sz w:val="19"/>
          <w:szCs w:val="19"/>
          <w:rPrChange w:id="187" w:author="Sophie Klocke" w:date="2023-02-15T15:50:00Z">
            <w:rPr>
              <w:rFonts w:ascii="Georgia" w:hAnsi="Georgia" w:cs="Times New Roman"/>
              <w:sz w:val="21"/>
              <w:szCs w:val="21"/>
            </w:rPr>
          </w:rPrChange>
        </w:rPr>
        <w:t>Vierter Absatz</w:t>
      </w:r>
    </w:p>
    <w:p w14:paraId="2052A7F0" w14:textId="77777777" w:rsidR="00E65B09" w:rsidRPr="00443F05" w:rsidRDefault="00E65B09" w:rsidP="00E65B09">
      <w:pPr>
        <w:spacing w:after="0"/>
        <w:jc w:val="both"/>
        <w:rPr>
          <w:rFonts w:ascii="Georgia" w:hAnsi="Georgia" w:cs="Times New Roman"/>
          <w:sz w:val="19"/>
          <w:szCs w:val="19"/>
          <w:rPrChange w:id="188" w:author="Sophie Klocke" w:date="2023-02-15T15:50:00Z">
            <w:rPr>
              <w:rFonts w:ascii="Georgia" w:hAnsi="Georgia" w:cs="Times New Roman"/>
              <w:sz w:val="21"/>
              <w:szCs w:val="21"/>
            </w:rPr>
          </w:rPrChange>
        </w:rPr>
      </w:pPr>
      <w:r w:rsidRPr="00443F05">
        <w:rPr>
          <w:rFonts w:ascii="Georgia" w:hAnsi="Georgia" w:cs="Times New Roman"/>
          <w:sz w:val="19"/>
          <w:szCs w:val="19"/>
          <w:rPrChange w:id="189" w:author="Sophie Klocke" w:date="2023-02-15T15:50:00Z">
            <w:rPr>
              <w:rFonts w:ascii="Georgia" w:hAnsi="Georgia" w:cs="Times New Roman"/>
              <w:sz w:val="21"/>
              <w:szCs w:val="21"/>
            </w:rPr>
          </w:rPrChange>
        </w:rPr>
        <w:t>Vierter Absatz</w:t>
      </w:r>
    </w:p>
    <w:p w14:paraId="11B49693" w14:textId="63C4B0FD" w:rsidR="00E65B09" w:rsidRPr="00443F05" w:rsidRDefault="00E65B09" w:rsidP="00E65B09">
      <w:pPr>
        <w:spacing w:after="0"/>
        <w:jc w:val="both"/>
        <w:rPr>
          <w:rFonts w:ascii="Georgia" w:hAnsi="Georgia" w:cs="Times New Roman"/>
          <w:sz w:val="19"/>
          <w:szCs w:val="19"/>
          <w:rPrChange w:id="190" w:author="Sophie Klocke" w:date="2023-02-15T15:50:00Z">
            <w:rPr>
              <w:rFonts w:ascii="Georgia" w:hAnsi="Georgia" w:cs="Times New Roman"/>
              <w:sz w:val="21"/>
              <w:szCs w:val="21"/>
            </w:rPr>
          </w:rPrChange>
        </w:rPr>
      </w:pPr>
    </w:p>
    <w:p w14:paraId="4459D038" w14:textId="07A27375" w:rsidR="00E65B09" w:rsidRPr="00443F05" w:rsidRDefault="0099776A" w:rsidP="00E65B09">
      <w:pPr>
        <w:spacing w:after="0"/>
        <w:jc w:val="both"/>
        <w:rPr>
          <w:rFonts w:ascii="Georgia" w:hAnsi="Georgia" w:cs="Times New Roman"/>
          <w:sz w:val="19"/>
          <w:szCs w:val="19"/>
          <w:rPrChange w:id="191" w:author="Sophie Klocke" w:date="2023-02-15T15:50:00Z">
            <w:rPr>
              <w:rFonts w:ascii="Georgia" w:hAnsi="Georgia" w:cs="Times New Roman"/>
              <w:sz w:val="21"/>
              <w:szCs w:val="21"/>
            </w:rPr>
          </w:rPrChange>
        </w:rPr>
      </w:pPr>
      <w:r w:rsidRPr="00443F05">
        <w:rPr>
          <w:rFonts w:ascii="Georgia" w:hAnsi="Georgia" w:cs="Times New Roman"/>
          <w:sz w:val="19"/>
          <w:szCs w:val="19"/>
          <w:rPrChange w:id="192" w:author="Sophie Klocke" w:date="2023-02-15T15:50:00Z">
            <w:rPr>
              <w:rFonts w:ascii="Georgia" w:hAnsi="Georgia" w:cs="Times New Roman"/>
              <w:sz w:val="21"/>
              <w:szCs w:val="21"/>
            </w:rPr>
          </w:rPrChange>
        </w:rPr>
        <w:t>Mit freundlichen Grüßen</w:t>
      </w:r>
    </w:p>
    <w:p w14:paraId="3BDB02BA" w14:textId="13AF3E90" w:rsidR="00BB3512" w:rsidRPr="00443F05" w:rsidRDefault="0099776A" w:rsidP="00E65B09">
      <w:pPr>
        <w:spacing w:after="0"/>
        <w:jc w:val="both"/>
        <w:rPr>
          <w:rFonts w:ascii="Georgia" w:hAnsi="Georgia" w:cs="Times New Roman"/>
          <w:sz w:val="19"/>
          <w:szCs w:val="19"/>
          <w:rPrChange w:id="193" w:author="Sophie Klocke" w:date="2023-02-15T15:50:00Z">
            <w:rPr>
              <w:rFonts w:ascii="Georgia" w:hAnsi="Georgia" w:cs="Times New Roman"/>
              <w:sz w:val="21"/>
              <w:szCs w:val="21"/>
            </w:rPr>
          </w:rPrChange>
        </w:rPr>
      </w:pPr>
      <w:r w:rsidRPr="00443F05">
        <w:rPr>
          <w:rFonts w:ascii="Georgia" w:hAnsi="Georgia" w:cs="Times New Roman"/>
          <w:sz w:val="19"/>
          <w:szCs w:val="19"/>
          <w:rPrChange w:id="194" w:author="Sophie Klocke" w:date="2023-02-15T15:50:00Z">
            <w:rPr>
              <w:rFonts w:ascii="Georgia" w:hAnsi="Georgia" w:cs="Times New Roman"/>
              <w:sz w:val="21"/>
              <w:szCs w:val="21"/>
            </w:rPr>
          </w:rPrChange>
        </w:rPr>
        <w:t>Unterschrift</w:t>
      </w:r>
    </w:p>
    <w:sectPr w:rsidR="00BB3512" w:rsidRPr="00443F05"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Jessica Proß" w:date="2023-02-15T15:21:00Z" w:initials="JP">
    <w:p w14:paraId="30CC421A" w14:textId="77777777" w:rsidR="00F75C3B" w:rsidRDefault="00F75C3B">
      <w:pPr>
        <w:pStyle w:val="Kommentartext"/>
      </w:pPr>
      <w:r>
        <w:rPr>
          <w:rStyle w:val="Kommentarzeichen"/>
        </w:rPr>
        <w:annotationRef/>
      </w:r>
      <w:r>
        <w:t>Da es nur die zwei Absätze sind, passt es.</w:t>
      </w:r>
    </w:p>
    <w:p w14:paraId="2710A92D" w14:textId="77777777" w:rsidR="00F75C3B" w:rsidRDefault="00F75C3B">
      <w:pPr>
        <w:pStyle w:val="Kommentartext"/>
      </w:pPr>
    </w:p>
    <w:p w14:paraId="0B38013C" w14:textId="77777777" w:rsidR="00F75C3B" w:rsidRDefault="00F75C3B" w:rsidP="00BD46BB">
      <w:pPr>
        <w:pStyle w:val="Kommentartext"/>
      </w:pPr>
      <w:r>
        <w:t>Bitte achte drauf, dass es am Ende nur eine Seite ist. Der erste Absatz kann auch gerne etwas kürzer zusammengefasst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3801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776F7" w16cex:dateUtc="2023-02-15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38013C" w16cid:durableId="279776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rson w15:author="Jessica Proß">
    <w15:presenceInfo w15:providerId="AD" w15:userId="S::jessica.pross@pumpkincareeres.onmicrosoft.com::7c273684-0ff2-44e4-9d9a-a14e2728dfd1"/>
  </w15:person>
  <w15:person w15:author="Elo G">
    <w15:presenceInfo w15:providerId="Windows Live" w15:userId="9db77a6a51a77c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0F3F2F"/>
    <w:rsid w:val="00117F83"/>
    <w:rsid w:val="00146C8E"/>
    <w:rsid w:val="00152DF9"/>
    <w:rsid w:val="00156A98"/>
    <w:rsid w:val="001669DB"/>
    <w:rsid w:val="00171D11"/>
    <w:rsid w:val="001819B1"/>
    <w:rsid w:val="00186B0C"/>
    <w:rsid w:val="001A4522"/>
    <w:rsid w:val="001C17FC"/>
    <w:rsid w:val="001D079A"/>
    <w:rsid w:val="001E0088"/>
    <w:rsid w:val="001E0903"/>
    <w:rsid w:val="001E0A5D"/>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53291"/>
    <w:rsid w:val="00375D2D"/>
    <w:rsid w:val="003811BC"/>
    <w:rsid w:val="0038671F"/>
    <w:rsid w:val="003947A8"/>
    <w:rsid w:val="003D464F"/>
    <w:rsid w:val="003D5D1E"/>
    <w:rsid w:val="003E0BE2"/>
    <w:rsid w:val="003F3290"/>
    <w:rsid w:val="003F688C"/>
    <w:rsid w:val="00415608"/>
    <w:rsid w:val="00424CAF"/>
    <w:rsid w:val="004269DE"/>
    <w:rsid w:val="00434D23"/>
    <w:rsid w:val="00437B6B"/>
    <w:rsid w:val="004403CB"/>
    <w:rsid w:val="00443F05"/>
    <w:rsid w:val="00453C2F"/>
    <w:rsid w:val="00454C0B"/>
    <w:rsid w:val="0046226E"/>
    <w:rsid w:val="00474FC2"/>
    <w:rsid w:val="00492923"/>
    <w:rsid w:val="004A1501"/>
    <w:rsid w:val="004A615C"/>
    <w:rsid w:val="004B4510"/>
    <w:rsid w:val="004C156C"/>
    <w:rsid w:val="004C174A"/>
    <w:rsid w:val="00500EFA"/>
    <w:rsid w:val="00506322"/>
    <w:rsid w:val="00507BBD"/>
    <w:rsid w:val="005203D9"/>
    <w:rsid w:val="005407D6"/>
    <w:rsid w:val="00542F06"/>
    <w:rsid w:val="00553EC8"/>
    <w:rsid w:val="005705F7"/>
    <w:rsid w:val="00570B1D"/>
    <w:rsid w:val="00572B4B"/>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D3D4D"/>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B580B"/>
    <w:rsid w:val="008C27C1"/>
    <w:rsid w:val="008D6664"/>
    <w:rsid w:val="008D7CDB"/>
    <w:rsid w:val="008E100E"/>
    <w:rsid w:val="008E4BA9"/>
    <w:rsid w:val="008E7A27"/>
    <w:rsid w:val="008E7D17"/>
    <w:rsid w:val="00991E04"/>
    <w:rsid w:val="0099776A"/>
    <w:rsid w:val="009A256E"/>
    <w:rsid w:val="009C6464"/>
    <w:rsid w:val="009D07DC"/>
    <w:rsid w:val="009D3BBF"/>
    <w:rsid w:val="009F46A7"/>
    <w:rsid w:val="00A1282E"/>
    <w:rsid w:val="00A14247"/>
    <w:rsid w:val="00A40D57"/>
    <w:rsid w:val="00A44493"/>
    <w:rsid w:val="00A53760"/>
    <w:rsid w:val="00A70DAA"/>
    <w:rsid w:val="00AA2791"/>
    <w:rsid w:val="00AA4C7C"/>
    <w:rsid w:val="00AB4CD0"/>
    <w:rsid w:val="00AC61EE"/>
    <w:rsid w:val="00AC66C4"/>
    <w:rsid w:val="00AC7086"/>
    <w:rsid w:val="00AD6149"/>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C0607"/>
    <w:rsid w:val="00EF2FD5"/>
    <w:rsid w:val="00F11473"/>
    <w:rsid w:val="00F253C5"/>
    <w:rsid w:val="00F270C0"/>
    <w:rsid w:val="00F30624"/>
    <w:rsid w:val="00F4717F"/>
    <w:rsid w:val="00F5301B"/>
    <w:rsid w:val="00F55CE3"/>
    <w:rsid w:val="00F74175"/>
    <w:rsid w:val="00F75C3B"/>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E0BE2"/>
    <w:pPr>
      <w:spacing w:after="0" w:line="240" w:lineRule="auto"/>
    </w:pPr>
  </w:style>
  <w:style w:type="character" w:styleId="Kommentarzeichen">
    <w:name w:val="annotation reference"/>
    <w:basedOn w:val="Absatz-Standardschriftart"/>
    <w:uiPriority w:val="99"/>
    <w:semiHidden/>
    <w:unhideWhenUsed/>
    <w:rsid w:val="00F75C3B"/>
    <w:rPr>
      <w:sz w:val="16"/>
      <w:szCs w:val="16"/>
    </w:rPr>
  </w:style>
  <w:style w:type="paragraph" w:styleId="Kommentartext">
    <w:name w:val="annotation text"/>
    <w:basedOn w:val="Standard"/>
    <w:link w:val="KommentartextZchn"/>
    <w:uiPriority w:val="99"/>
    <w:unhideWhenUsed/>
    <w:rsid w:val="00F75C3B"/>
    <w:pPr>
      <w:spacing w:line="240" w:lineRule="auto"/>
    </w:pPr>
    <w:rPr>
      <w:sz w:val="20"/>
      <w:szCs w:val="20"/>
    </w:rPr>
  </w:style>
  <w:style w:type="character" w:customStyle="1" w:styleId="KommentartextZchn">
    <w:name w:val="Kommentartext Zchn"/>
    <w:basedOn w:val="Absatz-Standardschriftart"/>
    <w:link w:val="Kommentartext"/>
    <w:uiPriority w:val="99"/>
    <w:rsid w:val="00F75C3B"/>
    <w:rPr>
      <w:sz w:val="20"/>
      <w:szCs w:val="20"/>
    </w:rPr>
  </w:style>
  <w:style w:type="paragraph" w:styleId="Kommentarthema">
    <w:name w:val="annotation subject"/>
    <w:basedOn w:val="Kommentartext"/>
    <w:next w:val="Kommentartext"/>
    <w:link w:val="KommentarthemaZchn"/>
    <w:uiPriority w:val="99"/>
    <w:semiHidden/>
    <w:unhideWhenUsed/>
    <w:rsid w:val="00F75C3B"/>
    <w:rPr>
      <w:b/>
      <w:bCs/>
    </w:rPr>
  </w:style>
  <w:style w:type="character" w:customStyle="1" w:styleId="KommentarthemaZchn">
    <w:name w:val="Kommentarthema Zchn"/>
    <w:basedOn w:val="KommentartextZchn"/>
    <w:link w:val="Kommentarthema"/>
    <w:uiPriority w:val="99"/>
    <w:semiHidden/>
    <w:rsid w:val="00F75C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3103</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Elo G</cp:lastModifiedBy>
  <cp:revision>3</cp:revision>
  <dcterms:created xsi:type="dcterms:W3CDTF">2023-02-15T14:56:00Z</dcterms:created>
  <dcterms:modified xsi:type="dcterms:W3CDTF">2023-05-30T16:56:00Z</dcterms:modified>
</cp:coreProperties>
</file>