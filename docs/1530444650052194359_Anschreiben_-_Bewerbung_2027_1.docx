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6438D3BF" w:rsidR="006D2592" w:rsidRPr="0050022F" w:rsidRDefault="003A3911" w:rsidP="006A7895">
      <w:pPr>
        <w:spacing w:after="0" w:line="240" w:lineRule="auto"/>
        <w:jc w:val="right"/>
        <w:rPr>
          <w:rFonts w:ascii="Times New Roman" w:hAnsi="Times New Roman" w:cs="Times New Roman"/>
          <w:sz w:val="21"/>
          <w:szCs w:val="21"/>
        </w:rPr>
      </w:pPr>
      <w:proofErr w:type="spellStart"/>
      <w:r>
        <w:rPr>
          <w:rFonts w:ascii="Times New Roman" w:hAnsi="Times New Roman" w:cs="Times New Roman"/>
          <w:sz w:val="21"/>
          <w:szCs w:val="21"/>
        </w:rPr>
        <w:t>d</w:t>
      </w:r>
      <w:r w:rsidR="005A62E3" w:rsidRPr="0050022F">
        <w:rPr>
          <w:rFonts w:ascii="Times New Roman" w:hAnsi="Times New Roman" w:cs="Times New Roman"/>
          <w:sz w:val="21"/>
          <w:szCs w:val="21"/>
        </w:rPr>
        <w:t>Samuel</w:t>
      </w:r>
      <w:proofErr w:type="spellEnd"/>
      <w:r w:rsidR="005A62E3" w:rsidRPr="0050022F">
        <w:rPr>
          <w:rFonts w:ascii="Times New Roman" w:hAnsi="Times New Roman" w:cs="Times New Roman"/>
          <w:sz w:val="21"/>
          <w:szCs w:val="21"/>
        </w:rPr>
        <w:t xml:space="preserve"> Ziegler</w:t>
      </w:r>
    </w:p>
    <w:p w14:paraId="2458A2A0" w14:textId="5E851D7B" w:rsidR="00857C6F"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Wienerstraße 18</w:t>
      </w:r>
    </w:p>
    <w:p w14:paraId="451AEE20" w14:textId="2BF8F729" w:rsidR="00857C6F" w:rsidRPr="0050022F" w:rsidRDefault="003D5D1E"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6</w:t>
      </w:r>
      <w:r w:rsidR="005A62E3" w:rsidRPr="0050022F">
        <w:rPr>
          <w:rFonts w:ascii="Times New Roman" w:hAnsi="Times New Roman" w:cs="Times New Roman"/>
          <w:sz w:val="21"/>
          <w:szCs w:val="21"/>
        </w:rPr>
        <w:t>6299 Friedrichsthal</w:t>
      </w:r>
    </w:p>
    <w:p w14:paraId="12BA391A" w14:textId="08521AA8" w:rsidR="006A7895"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color w:val="000000"/>
          <w:sz w:val="21"/>
          <w:szCs w:val="21"/>
        </w:rPr>
        <w:t>ziegler.samuel2007@icloud.com</w:t>
      </w:r>
    </w:p>
    <w:p w14:paraId="2E7278C7" w14:textId="0B996F66" w:rsidR="00F74175" w:rsidRPr="0050022F" w:rsidRDefault="006D2592" w:rsidP="00E65B09">
      <w:pPr>
        <w:spacing w:after="0"/>
        <w:jc w:val="right"/>
        <w:rPr>
          <w:rFonts w:ascii="Times New Roman" w:hAnsi="Times New Roman" w:cs="Times New Roman"/>
          <w:color w:val="000000"/>
          <w:sz w:val="21"/>
          <w:szCs w:val="21"/>
        </w:rPr>
      </w:pPr>
      <w:r w:rsidRPr="0050022F">
        <w:rPr>
          <w:rFonts w:ascii="Times New Roman" w:hAnsi="Times New Roman" w:cs="Times New Roman"/>
          <w:color w:val="000000"/>
          <w:sz w:val="21"/>
          <w:szCs w:val="21"/>
        </w:rPr>
        <w:t>+</w:t>
      </w:r>
      <w:r w:rsidR="00857C6F" w:rsidRPr="0050022F">
        <w:rPr>
          <w:rFonts w:ascii="Times New Roman" w:hAnsi="Times New Roman" w:cs="Times New Roman"/>
          <w:color w:val="000000"/>
          <w:sz w:val="21"/>
          <w:szCs w:val="21"/>
        </w:rPr>
        <w:t>49 1</w:t>
      </w:r>
      <w:r w:rsidR="005A62E3" w:rsidRPr="0050022F">
        <w:rPr>
          <w:rFonts w:ascii="Times New Roman" w:hAnsi="Times New Roman" w:cs="Times New Roman"/>
          <w:color w:val="000000"/>
          <w:sz w:val="21"/>
          <w:szCs w:val="21"/>
        </w:rPr>
        <w:t>51 22050607</w:t>
      </w:r>
    </w:p>
    <w:p w14:paraId="170FE07D" w14:textId="77777777" w:rsidR="00F270C0" w:rsidRPr="0050022F" w:rsidRDefault="00F270C0" w:rsidP="00F74175">
      <w:pPr>
        <w:spacing w:after="0"/>
        <w:rPr>
          <w:rFonts w:ascii="Times New Roman" w:hAnsi="Times New Roman" w:cs="Times New Roman"/>
          <w:color w:val="000000"/>
          <w:sz w:val="21"/>
          <w:szCs w:val="21"/>
        </w:rPr>
      </w:pPr>
    </w:p>
    <w:p w14:paraId="4FFA7063" w14:textId="0553D130" w:rsidR="00F74175" w:rsidRPr="0050022F" w:rsidRDefault="000404AB" w:rsidP="00F74175">
      <w:pPr>
        <w:spacing w:after="0"/>
        <w:rPr>
          <w:rFonts w:ascii="Times New Roman" w:hAnsi="Times New Roman" w:cs="Times New Roman"/>
          <w:color w:val="000000"/>
          <w:sz w:val="21"/>
          <w:szCs w:val="21"/>
        </w:rPr>
      </w:pPr>
      <w:r>
        <w:rPr>
          <w:rFonts w:ascii="Times New Roman" w:hAnsi="Times New Roman" w:cs="Times New Roman"/>
          <w:color w:val="000000"/>
          <w:sz w:val="21"/>
          <w:szCs w:val="21"/>
        </w:rPr>
        <w:t>Herbst Hilgenfeldt GmbH</w:t>
      </w:r>
    </w:p>
    <w:p w14:paraId="096C8AF5" w14:textId="01BB330C" w:rsidR="00647413" w:rsidRPr="00FA2E56" w:rsidRDefault="000404AB" w:rsidP="00F74175">
      <w:pPr>
        <w:spacing w:after="0"/>
        <w:rPr>
          <w:rFonts w:ascii="Times New Roman" w:hAnsi="Times New Roman" w:cs="Times New Roman"/>
          <w:sz w:val="21"/>
          <w:szCs w:val="21"/>
        </w:rPr>
      </w:pPr>
      <w:r>
        <w:rPr>
          <w:rFonts w:ascii="Times New Roman" w:hAnsi="Times New Roman" w:cs="Times New Roman"/>
          <w:sz w:val="21"/>
          <w:szCs w:val="21"/>
        </w:rPr>
        <w:t>Staufenstraße 42</w:t>
      </w:r>
      <w:r w:rsidR="00F74175" w:rsidRPr="0050022F">
        <w:rPr>
          <w:rFonts w:ascii="Times New Roman" w:hAnsi="Times New Roman" w:cs="Times New Roman"/>
          <w:sz w:val="21"/>
          <w:szCs w:val="21"/>
        </w:rPr>
        <w:br/>
      </w:r>
      <w:r>
        <w:rPr>
          <w:rFonts w:ascii="Times New Roman" w:hAnsi="Times New Roman" w:cs="Times New Roman"/>
          <w:sz w:val="21"/>
          <w:szCs w:val="21"/>
        </w:rPr>
        <w:t>60323</w:t>
      </w:r>
      <w:r w:rsidR="00F74175" w:rsidRPr="0050022F">
        <w:rPr>
          <w:rFonts w:ascii="Times New Roman" w:hAnsi="Times New Roman" w:cs="Times New Roman"/>
          <w:sz w:val="21"/>
          <w:szCs w:val="21"/>
        </w:rPr>
        <w:t xml:space="preserve"> </w:t>
      </w:r>
      <w:r w:rsidR="003D5D1E" w:rsidRPr="0050022F">
        <w:rPr>
          <w:rFonts w:ascii="Times New Roman" w:hAnsi="Times New Roman" w:cs="Times New Roman"/>
          <w:sz w:val="21"/>
          <w:szCs w:val="21"/>
        </w:rPr>
        <w:t>Frankfurt am Main</w:t>
      </w:r>
      <w:r w:rsidR="00F74175" w:rsidRPr="0050022F">
        <w:rPr>
          <w:rFonts w:ascii="Times New Roman" w:hAnsi="Times New Roman" w:cs="Times New Roman"/>
          <w:sz w:val="21"/>
          <w:szCs w:val="21"/>
        </w:rPr>
        <w:t xml:space="preserve"> </w:t>
      </w:r>
    </w:p>
    <w:p w14:paraId="155B6E2E" w14:textId="5C7A3495" w:rsidR="006A7895" w:rsidRPr="0050022F" w:rsidRDefault="00231EE5" w:rsidP="0085213A">
      <w:pPr>
        <w:spacing w:after="0"/>
        <w:jc w:val="right"/>
        <w:rPr>
          <w:rFonts w:ascii="Times New Roman" w:hAnsi="Times New Roman" w:cs="Times New Roman"/>
          <w:sz w:val="21"/>
          <w:szCs w:val="21"/>
          <w:lang w:val="en-US"/>
        </w:rPr>
      </w:pPr>
      <w:r>
        <w:rPr>
          <w:rFonts w:ascii="Times New Roman" w:hAnsi="Times New Roman" w:cs="Times New Roman"/>
          <w:sz w:val="21"/>
          <w:szCs w:val="21"/>
          <w:lang w:val="en-US"/>
        </w:rPr>
        <w:t>Friedrichsthal</w:t>
      </w:r>
      <w:r w:rsidR="002D594E" w:rsidRPr="0050022F">
        <w:rPr>
          <w:rFonts w:ascii="Times New Roman" w:hAnsi="Times New Roman" w:cs="Times New Roman"/>
          <w:sz w:val="21"/>
          <w:szCs w:val="21"/>
          <w:lang w:val="en-US"/>
        </w:rPr>
        <w:t xml:space="preserve">, </w:t>
      </w:r>
      <w:r w:rsidR="0085213A" w:rsidRPr="0050022F">
        <w:rPr>
          <w:rFonts w:ascii="Times New Roman" w:hAnsi="Times New Roman" w:cs="Times New Roman"/>
          <w:sz w:val="21"/>
          <w:szCs w:val="21"/>
          <w:lang w:val="en-US"/>
        </w:rPr>
        <w:t>2</w:t>
      </w:r>
      <w:r>
        <w:rPr>
          <w:rFonts w:ascii="Times New Roman" w:hAnsi="Times New Roman" w:cs="Times New Roman"/>
          <w:sz w:val="21"/>
          <w:szCs w:val="21"/>
          <w:lang w:val="en-US"/>
        </w:rPr>
        <w:t>3.07.2026</w:t>
      </w:r>
    </w:p>
    <w:p w14:paraId="0731715D" w14:textId="77777777" w:rsidR="001E0088" w:rsidRPr="0050022F" w:rsidRDefault="001E0088" w:rsidP="001E0088">
      <w:pPr>
        <w:spacing w:after="0"/>
        <w:jc w:val="right"/>
        <w:rPr>
          <w:rFonts w:ascii="Times New Roman" w:hAnsi="Times New Roman" w:cs="Times New Roman"/>
          <w:sz w:val="21"/>
          <w:szCs w:val="21"/>
          <w:lang w:val="en-US"/>
        </w:rPr>
      </w:pPr>
    </w:p>
    <w:p w14:paraId="0098600D" w14:textId="4959619A" w:rsidR="000A5AB8" w:rsidRPr="0050022F" w:rsidRDefault="0099776A" w:rsidP="00590834">
      <w:pPr>
        <w:spacing w:after="0"/>
        <w:rPr>
          <w:rFonts w:ascii="Times New Roman" w:hAnsi="Times New Roman" w:cs="Times New Roman"/>
          <w:b/>
          <w:sz w:val="21"/>
          <w:szCs w:val="21"/>
        </w:rPr>
      </w:pPr>
      <w:r w:rsidRPr="0050022F">
        <w:rPr>
          <w:rFonts w:ascii="Times New Roman" w:hAnsi="Times New Roman" w:cs="Times New Roman"/>
          <w:b/>
          <w:sz w:val="21"/>
          <w:szCs w:val="21"/>
        </w:rPr>
        <w:t>Bewerbung um ein Praktikum im Bereich</w:t>
      </w:r>
      <w:r w:rsidR="005A62E3" w:rsidRPr="0050022F">
        <w:rPr>
          <w:rFonts w:ascii="Times New Roman" w:hAnsi="Times New Roman" w:cs="Times New Roman"/>
          <w:b/>
          <w:sz w:val="21"/>
          <w:szCs w:val="21"/>
        </w:rPr>
        <w:t xml:space="preserve"> Investment Banking</w:t>
      </w:r>
    </w:p>
    <w:p w14:paraId="70A974D0" w14:textId="3277D60F" w:rsidR="000A5AB8" w:rsidRDefault="000A5AB8" w:rsidP="000A5AB8">
      <w:pPr>
        <w:spacing w:after="0"/>
        <w:rPr>
          <w:rFonts w:ascii="Times New Roman" w:hAnsi="Times New Roman" w:cs="Times New Roman"/>
          <w:b/>
          <w:sz w:val="21"/>
          <w:szCs w:val="21"/>
        </w:rPr>
      </w:pPr>
    </w:p>
    <w:p w14:paraId="34C2D861" w14:textId="77777777" w:rsidR="00FA2E56" w:rsidRPr="0050022F" w:rsidRDefault="00FA2E56" w:rsidP="000A5AB8">
      <w:pPr>
        <w:spacing w:after="0"/>
        <w:rPr>
          <w:rFonts w:ascii="Times New Roman" w:hAnsi="Times New Roman" w:cs="Times New Roman"/>
          <w:b/>
          <w:sz w:val="21"/>
          <w:szCs w:val="21"/>
        </w:rPr>
      </w:pPr>
    </w:p>
    <w:p w14:paraId="61CDE0AD" w14:textId="2E439727" w:rsidR="00034B68" w:rsidRPr="0050022F" w:rsidRDefault="0099776A" w:rsidP="00375D2D">
      <w:pPr>
        <w:spacing w:after="0"/>
        <w:jc w:val="both"/>
        <w:rPr>
          <w:rFonts w:ascii="Times New Roman" w:hAnsi="Times New Roman" w:cs="Times New Roman"/>
          <w:sz w:val="21"/>
          <w:szCs w:val="21"/>
        </w:rPr>
      </w:pPr>
      <w:r w:rsidRPr="0050022F">
        <w:rPr>
          <w:rFonts w:ascii="Times New Roman" w:hAnsi="Times New Roman" w:cs="Times New Roman"/>
          <w:sz w:val="21"/>
          <w:szCs w:val="21"/>
        </w:rPr>
        <w:t>Sehr geehrte Damen und Herren</w:t>
      </w:r>
      <w:r w:rsidR="00E65B09" w:rsidRPr="0050022F">
        <w:rPr>
          <w:rFonts w:ascii="Times New Roman" w:hAnsi="Times New Roman" w:cs="Times New Roman"/>
          <w:sz w:val="21"/>
          <w:szCs w:val="21"/>
        </w:rPr>
        <w:t>,</w:t>
      </w:r>
    </w:p>
    <w:p w14:paraId="7D48FF15" w14:textId="018A802D" w:rsidR="00E65B09" w:rsidRPr="0050022F" w:rsidRDefault="00E65B09" w:rsidP="00E65B09">
      <w:pPr>
        <w:spacing w:after="0"/>
        <w:jc w:val="both"/>
        <w:rPr>
          <w:rFonts w:ascii="Times New Roman" w:hAnsi="Times New Roman" w:cs="Times New Roman"/>
          <w:sz w:val="21"/>
          <w:szCs w:val="21"/>
        </w:rPr>
      </w:pPr>
    </w:p>
    <w:p w14:paraId="3436E836" w14:textId="11860A9B" w:rsidR="00E65B09" w:rsidRPr="0050022F" w:rsidRDefault="0036332F" w:rsidP="00E65B09">
      <w:pPr>
        <w:spacing w:after="0"/>
        <w:jc w:val="both"/>
        <w:rPr>
          <w:rFonts w:ascii="Times New Roman" w:hAnsi="Times New Roman" w:cs="Times New Roman"/>
          <w:sz w:val="21"/>
          <w:szCs w:val="21"/>
        </w:rPr>
      </w:pPr>
      <w:del w:id="0" w:author="David Döbele" w:date="2026-07-25T07:19:00Z" w16du:dateUtc="2026-07-25T05:19:00Z">
        <w:r w:rsidDel="003A3911">
          <w:rPr>
            <w:rFonts w:ascii="Times New Roman" w:hAnsi="Times New Roman" w:cs="Times New Roman"/>
            <w:sz w:val="21"/>
            <w:szCs w:val="21"/>
          </w:rPr>
          <w:delText xml:space="preserve">Das </w:delText>
        </w:r>
      </w:del>
      <w:ins w:id="1" w:author="David Döbele" w:date="2026-07-25T07:19:00Z" w16du:dateUtc="2026-07-25T05:19:00Z">
        <w:r w:rsidR="003A3911">
          <w:rPr>
            <w:rFonts w:ascii="Times New Roman" w:hAnsi="Times New Roman" w:cs="Times New Roman"/>
            <w:sz w:val="21"/>
            <w:szCs w:val="21"/>
          </w:rPr>
          <w:t>d</w:t>
        </w:r>
        <w:r w:rsidR="003A3911">
          <w:rPr>
            <w:rFonts w:ascii="Times New Roman" w:hAnsi="Times New Roman" w:cs="Times New Roman"/>
            <w:sz w:val="21"/>
            <w:szCs w:val="21"/>
          </w:rPr>
          <w:t xml:space="preserve">as </w:t>
        </w:r>
      </w:ins>
      <w:r>
        <w:rPr>
          <w:rFonts w:ascii="Times New Roman" w:hAnsi="Times New Roman" w:cs="Times New Roman"/>
          <w:sz w:val="21"/>
          <w:szCs w:val="21"/>
        </w:rPr>
        <w:t xml:space="preserve">Unternehmertum wird in der aktuellen Zeit immer häufiger vor Herausforderungen gestellt, ob durch geopolitische Verschiebungen, standortbedingte Wettbewerbsnachteile oder steigende Energiekosten. Entscheidungsträger vieler etablierter Wirtschaftsakteure sind gezwungen, neue Wege einzuschlagen. Genau hier tritt das Investment Banking als Treiber ökonomischer Entwicklung ein. </w:t>
      </w:r>
      <w:r w:rsidR="00EE4AAA" w:rsidRPr="0050022F">
        <w:rPr>
          <w:rFonts w:ascii="Times New Roman" w:hAnsi="Times New Roman" w:cs="Times New Roman"/>
          <w:sz w:val="21"/>
          <w:szCs w:val="21"/>
        </w:rPr>
        <w:t xml:space="preserve">Mit einem Einstieg in dieser Branche assoziiere ich die Möglichkeit, am Kern der Wirtschaft mitzuarbeiten </w:t>
      </w:r>
      <w:r w:rsidR="00AE7480">
        <w:rPr>
          <w:rFonts w:ascii="Times New Roman" w:hAnsi="Times New Roman" w:cs="Times New Roman"/>
          <w:sz w:val="21"/>
          <w:szCs w:val="21"/>
        </w:rPr>
        <w:t>sowie</w:t>
      </w:r>
      <w:r w:rsidR="00EE4AAA" w:rsidRPr="0050022F">
        <w:rPr>
          <w:rFonts w:ascii="Times New Roman" w:hAnsi="Times New Roman" w:cs="Times New Roman"/>
          <w:sz w:val="21"/>
          <w:szCs w:val="21"/>
        </w:rPr>
        <w:t xml:space="preserve"> eine entscheidende Rolle einzunehmen, um Wachstum und Innovation in einer </w:t>
      </w:r>
      <w:r w:rsidR="00364A12" w:rsidRPr="0050022F">
        <w:rPr>
          <w:rFonts w:ascii="Times New Roman" w:hAnsi="Times New Roman" w:cs="Times New Roman"/>
          <w:sz w:val="21"/>
          <w:szCs w:val="21"/>
        </w:rPr>
        <w:t xml:space="preserve">Welt zu sichern, die von rapiden Veränderungen </w:t>
      </w:r>
      <w:r w:rsidR="00AE7480">
        <w:rPr>
          <w:rFonts w:ascii="Times New Roman" w:hAnsi="Times New Roman" w:cs="Times New Roman"/>
          <w:sz w:val="21"/>
          <w:szCs w:val="21"/>
        </w:rPr>
        <w:t>wie auch</w:t>
      </w:r>
      <w:r w:rsidR="00364A12" w:rsidRPr="0050022F">
        <w:rPr>
          <w:rFonts w:ascii="Times New Roman" w:hAnsi="Times New Roman" w:cs="Times New Roman"/>
          <w:sz w:val="21"/>
          <w:szCs w:val="21"/>
        </w:rPr>
        <w:t xml:space="preserve"> Volatilität beeinflusst wird. </w:t>
      </w:r>
      <w:r w:rsidR="00A353A9" w:rsidRPr="0050022F">
        <w:rPr>
          <w:rFonts w:ascii="Times New Roman" w:hAnsi="Times New Roman" w:cs="Times New Roman"/>
          <w:sz w:val="21"/>
          <w:szCs w:val="21"/>
        </w:rPr>
        <w:t>Darum möchte ich nach meinem zweiten Semester ab Juni 2027 ein zwölfwöchiges Praktikum bei Ihnen im Bereich Mergers &amp; Acquisitions absolvieren.</w:t>
      </w:r>
    </w:p>
    <w:p w14:paraId="545B5699" w14:textId="248B7C08" w:rsidR="00E65B09" w:rsidRPr="0050022F" w:rsidRDefault="00E65B09" w:rsidP="00375D2D">
      <w:pPr>
        <w:spacing w:after="0"/>
        <w:jc w:val="both"/>
        <w:rPr>
          <w:rFonts w:ascii="Times New Roman" w:hAnsi="Times New Roman" w:cs="Times New Roman"/>
          <w:sz w:val="21"/>
          <w:szCs w:val="21"/>
        </w:rPr>
      </w:pPr>
    </w:p>
    <w:p w14:paraId="7250DB56" w14:textId="2ED025A8" w:rsidR="00E65B09" w:rsidRPr="0050022F" w:rsidRDefault="0055332B" w:rsidP="00E65B09">
      <w:pPr>
        <w:spacing w:after="0"/>
        <w:jc w:val="both"/>
        <w:rPr>
          <w:rFonts w:ascii="Times New Roman" w:hAnsi="Times New Roman" w:cs="Times New Roman"/>
          <w:sz w:val="21"/>
          <w:szCs w:val="21"/>
        </w:rPr>
      </w:pPr>
      <w:r w:rsidRPr="0050022F">
        <w:rPr>
          <w:rFonts w:ascii="Times New Roman" w:hAnsi="Times New Roman" w:cs="Times New Roman"/>
          <w:sz w:val="21"/>
          <w:szCs w:val="21"/>
        </w:rPr>
        <w:t xml:space="preserve">Bereits in der Mittelstufe faszinierte mich </w:t>
      </w:r>
      <w:r w:rsidR="00861B2E">
        <w:rPr>
          <w:rFonts w:ascii="Times New Roman" w:hAnsi="Times New Roman" w:cs="Times New Roman"/>
          <w:sz w:val="21"/>
          <w:szCs w:val="21"/>
        </w:rPr>
        <w:t>die</w:t>
      </w:r>
      <w:r w:rsidRPr="0050022F">
        <w:rPr>
          <w:rFonts w:ascii="Times New Roman" w:hAnsi="Times New Roman" w:cs="Times New Roman"/>
          <w:sz w:val="21"/>
          <w:szCs w:val="21"/>
        </w:rPr>
        <w:t xml:space="preserve"> Wirtschaft </w:t>
      </w:r>
      <w:r w:rsidR="00AE7480">
        <w:rPr>
          <w:rFonts w:ascii="Times New Roman" w:hAnsi="Times New Roman" w:cs="Times New Roman"/>
          <w:sz w:val="21"/>
          <w:szCs w:val="21"/>
        </w:rPr>
        <w:t>und</w:t>
      </w:r>
      <w:r w:rsidRPr="0050022F">
        <w:rPr>
          <w:rFonts w:ascii="Times New Roman" w:hAnsi="Times New Roman" w:cs="Times New Roman"/>
          <w:sz w:val="21"/>
          <w:szCs w:val="21"/>
        </w:rPr>
        <w:t xml:space="preserve"> die Möglichkeit</w:t>
      </w:r>
      <w:r w:rsidR="00DE147B">
        <w:rPr>
          <w:rFonts w:ascii="Times New Roman" w:hAnsi="Times New Roman" w:cs="Times New Roman"/>
          <w:sz w:val="21"/>
          <w:szCs w:val="21"/>
        </w:rPr>
        <w:t xml:space="preserve">, </w:t>
      </w:r>
      <w:r w:rsidRPr="0050022F">
        <w:rPr>
          <w:rFonts w:ascii="Times New Roman" w:hAnsi="Times New Roman" w:cs="Times New Roman"/>
          <w:sz w:val="21"/>
          <w:szCs w:val="21"/>
        </w:rPr>
        <w:t>in der gesamten Welt zu investieren und zu handeln. Aus diesem Grund absolvierte ich meine allgemeine Hochschulreife nicht nur</w:t>
      </w:r>
      <w:r w:rsidR="008B7E0A" w:rsidRPr="0050022F">
        <w:rPr>
          <w:rFonts w:ascii="Times New Roman" w:hAnsi="Times New Roman" w:cs="Times New Roman"/>
          <w:sz w:val="21"/>
          <w:szCs w:val="21"/>
        </w:rPr>
        <w:t xml:space="preserve"> </w:t>
      </w:r>
      <w:r w:rsidRPr="0050022F">
        <w:rPr>
          <w:rFonts w:ascii="Times New Roman" w:hAnsi="Times New Roman" w:cs="Times New Roman"/>
          <w:sz w:val="21"/>
          <w:szCs w:val="21"/>
        </w:rPr>
        <w:t xml:space="preserve">mit exzellenten akademischen Leistungen, sondern </w:t>
      </w:r>
      <w:r w:rsidR="00AE7480">
        <w:rPr>
          <w:rFonts w:ascii="Times New Roman" w:hAnsi="Times New Roman" w:cs="Times New Roman"/>
          <w:sz w:val="21"/>
          <w:szCs w:val="21"/>
        </w:rPr>
        <w:t>primär</w:t>
      </w:r>
      <w:r w:rsidRPr="0050022F">
        <w:rPr>
          <w:rFonts w:ascii="Times New Roman" w:hAnsi="Times New Roman" w:cs="Times New Roman"/>
          <w:sz w:val="21"/>
          <w:szCs w:val="21"/>
        </w:rPr>
        <w:t xml:space="preserve"> mit Fokus auf Betriebswirtschaftslehre. Meine Lehrer und Tutoren lobten schon damals meine herausragende Disziplin und mein Durchhaltevermögen. Attribute, die ich neben der normalen Tätigkeit als Schüler auch als Leiter der Stufenvertretung einbrachte, indem</w:t>
      </w:r>
      <w:r w:rsidR="008B7E0A" w:rsidRPr="0050022F">
        <w:rPr>
          <w:rFonts w:ascii="Times New Roman" w:hAnsi="Times New Roman" w:cs="Times New Roman"/>
          <w:sz w:val="21"/>
          <w:szCs w:val="21"/>
        </w:rPr>
        <w:t xml:space="preserve"> ich Verkaufsaktionen leitete und letztlich unsere Abiturfeier organisierte, für die wir mehr als 1</w:t>
      </w:r>
      <w:r w:rsidR="00785C4E">
        <w:rPr>
          <w:rFonts w:ascii="Times New Roman" w:hAnsi="Times New Roman" w:cs="Times New Roman"/>
          <w:sz w:val="21"/>
          <w:szCs w:val="21"/>
        </w:rPr>
        <w:t>0</w:t>
      </w:r>
      <w:r w:rsidR="00DE147B">
        <w:rPr>
          <w:rFonts w:ascii="Times New Roman" w:hAnsi="Times New Roman" w:cs="Times New Roman"/>
          <w:sz w:val="21"/>
          <w:szCs w:val="21"/>
        </w:rPr>
        <w:t>.</w:t>
      </w:r>
      <w:r w:rsidR="008B7E0A" w:rsidRPr="0050022F">
        <w:rPr>
          <w:rFonts w:ascii="Times New Roman" w:hAnsi="Times New Roman" w:cs="Times New Roman"/>
          <w:sz w:val="21"/>
          <w:szCs w:val="21"/>
        </w:rPr>
        <w:t>000</w:t>
      </w:r>
      <w:r w:rsidR="00DE147B">
        <w:rPr>
          <w:rFonts w:ascii="Times New Roman" w:hAnsi="Times New Roman" w:cs="Times New Roman"/>
          <w:sz w:val="21"/>
          <w:szCs w:val="21"/>
        </w:rPr>
        <w:t xml:space="preserve"> </w:t>
      </w:r>
      <w:r w:rsidR="008B7E0A" w:rsidRPr="0050022F">
        <w:rPr>
          <w:rFonts w:ascii="Times New Roman" w:hAnsi="Times New Roman" w:cs="Times New Roman"/>
          <w:sz w:val="21"/>
          <w:szCs w:val="21"/>
        </w:rPr>
        <w:t>€ aufbringen mussten.</w:t>
      </w:r>
      <w:r w:rsidR="0050022F">
        <w:rPr>
          <w:rFonts w:ascii="Times New Roman" w:hAnsi="Times New Roman" w:cs="Times New Roman"/>
          <w:sz w:val="21"/>
          <w:szCs w:val="21"/>
        </w:rPr>
        <w:t xml:space="preserve"> Dadurch erlangte ich</w:t>
      </w:r>
      <w:r w:rsidR="00E31873">
        <w:rPr>
          <w:rFonts w:ascii="Times New Roman" w:hAnsi="Times New Roman" w:cs="Times New Roman"/>
          <w:sz w:val="21"/>
          <w:szCs w:val="21"/>
        </w:rPr>
        <w:t xml:space="preserve"> die Fähigkeit, in stressigen Planungsphasen analytisch zu denken </w:t>
      </w:r>
      <w:r w:rsidR="00AE7480">
        <w:rPr>
          <w:rFonts w:ascii="Times New Roman" w:hAnsi="Times New Roman" w:cs="Times New Roman"/>
          <w:sz w:val="21"/>
          <w:szCs w:val="21"/>
        </w:rPr>
        <w:t>und</w:t>
      </w:r>
      <w:r w:rsidR="00E31873">
        <w:rPr>
          <w:rFonts w:ascii="Times New Roman" w:hAnsi="Times New Roman" w:cs="Times New Roman"/>
          <w:sz w:val="21"/>
          <w:szCs w:val="21"/>
        </w:rPr>
        <w:t xml:space="preserve"> konzentriert zu bleiben, Eigeninitiative zu ergreifen </w:t>
      </w:r>
      <w:r w:rsidR="00AE7480">
        <w:rPr>
          <w:rFonts w:ascii="Times New Roman" w:hAnsi="Times New Roman" w:cs="Times New Roman"/>
          <w:sz w:val="21"/>
          <w:szCs w:val="21"/>
        </w:rPr>
        <w:t>sowie</w:t>
      </w:r>
      <w:r w:rsidR="00E31873">
        <w:rPr>
          <w:rFonts w:ascii="Times New Roman" w:hAnsi="Times New Roman" w:cs="Times New Roman"/>
          <w:sz w:val="21"/>
          <w:szCs w:val="21"/>
        </w:rPr>
        <w:t xml:space="preserve"> durch Kommunikationsstärke </w:t>
      </w:r>
      <w:r w:rsidR="00785C4E">
        <w:rPr>
          <w:rFonts w:ascii="Times New Roman" w:hAnsi="Times New Roman" w:cs="Times New Roman"/>
          <w:sz w:val="21"/>
          <w:szCs w:val="21"/>
        </w:rPr>
        <w:t xml:space="preserve">viele Sponsoren in </w:t>
      </w:r>
      <w:r w:rsidR="00E31873">
        <w:rPr>
          <w:rFonts w:ascii="Times New Roman" w:hAnsi="Times New Roman" w:cs="Times New Roman"/>
          <w:sz w:val="21"/>
          <w:szCs w:val="21"/>
        </w:rPr>
        <w:t xml:space="preserve">den Prozess einzubinden. Der Schritt, meinen Bachelor an der Frankfurt School zu absolvieren, vereint nun </w:t>
      </w:r>
      <w:r w:rsidR="00906985">
        <w:rPr>
          <w:rFonts w:ascii="Times New Roman" w:hAnsi="Times New Roman" w:cs="Times New Roman"/>
          <w:sz w:val="21"/>
          <w:szCs w:val="21"/>
        </w:rPr>
        <w:t xml:space="preserve">meine enorme Sozialkompetenz mit ökonomischer Exzellenz, da das herausfordernde Umfeld mich mit vielen interessanten Persönlichkeiten und tiefgreifenden Einblicken in die Wirtschaft verbindet. </w:t>
      </w:r>
      <w:r w:rsidR="00F03D8A">
        <w:rPr>
          <w:rFonts w:ascii="Times New Roman" w:hAnsi="Times New Roman" w:cs="Times New Roman"/>
          <w:sz w:val="21"/>
          <w:szCs w:val="21"/>
        </w:rPr>
        <w:t xml:space="preserve">Als Ausgleich zu meinem Alltag bin ich seit einiger Zeit im Kampfsport als Ringer aktiv, wo ich neben dem Willen, gemeinsam als Mannschaft zu wachsen, auch extremen Ehrgeiz verkörpere. Ich würde mich freuen, wenn ich dieses Mindset in Ihr Team einbringen </w:t>
      </w:r>
      <w:r w:rsidR="00861B2E">
        <w:rPr>
          <w:rFonts w:ascii="Times New Roman" w:hAnsi="Times New Roman" w:cs="Times New Roman"/>
          <w:sz w:val="21"/>
          <w:szCs w:val="21"/>
        </w:rPr>
        <w:t>darf</w:t>
      </w:r>
      <w:r w:rsidR="00F03D8A">
        <w:rPr>
          <w:rFonts w:ascii="Times New Roman" w:hAnsi="Times New Roman" w:cs="Times New Roman"/>
          <w:sz w:val="21"/>
          <w:szCs w:val="21"/>
        </w:rPr>
        <w:t>.</w:t>
      </w:r>
    </w:p>
    <w:p w14:paraId="2C090CDF" w14:textId="723F9A8E" w:rsidR="00E65B09" w:rsidRPr="0050022F" w:rsidRDefault="00E65B09" w:rsidP="00E65B09">
      <w:pPr>
        <w:spacing w:after="0"/>
        <w:jc w:val="both"/>
        <w:rPr>
          <w:rFonts w:ascii="Times New Roman" w:hAnsi="Times New Roman" w:cs="Times New Roman"/>
          <w:sz w:val="21"/>
          <w:szCs w:val="21"/>
        </w:rPr>
      </w:pPr>
    </w:p>
    <w:p w14:paraId="19160B60" w14:textId="681CC6BE" w:rsidR="00E65B09" w:rsidRPr="0050022F" w:rsidRDefault="00971D27" w:rsidP="00E65B09">
      <w:pPr>
        <w:spacing w:after="0"/>
        <w:jc w:val="both"/>
        <w:rPr>
          <w:rFonts w:ascii="Times New Roman" w:hAnsi="Times New Roman" w:cs="Times New Roman"/>
          <w:sz w:val="21"/>
          <w:szCs w:val="21"/>
        </w:rPr>
      </w:pPr>
      <w:r>
        <w:rPr>
          <w:rFonts w:ascii="Times New Roman" w:hAnsi="Times New Roman" w:cs="Times New Roman"/>
          <w:sz w:val="21"/>
          <w:szCs w:val="21"/>
        </w:rPr>
        <w:t xml:space="preserve">Das ideale Unternehmen, um meine persönlichen Ziele </w:t>
      </w:r>
      <w:r w:rsidR="009775F5">
        <w:rPr>
          <w:rFonts w:ascii="Times New Roman" w:hAnsi="Times New Roman" w:cs="Times New Roman"/>
          <w:sz w:val="21"/>
          <w:szCs w:val="21"/>
        </w:rPr>
        <w:t xml:space="preserve">durch </w:t>
      </w:r>
      <w:r>
        <w:rPr>
          <w:rFonts w:ascii="Times New Roman" w:hAnsi="Times New Roman" w:cs="Times New Roman"/>
          <w:sz w:val="21"/>
          <w:szCs w:val="21"/>
        </w:rPr>
        <w:t xml:space="preserve">die angestrebte Berufserfahrung </w:t>
      </w:r>
      <w:r w:rsidR="009775F5">
        <w:rPr>
          <w:rFonts w:ascii="Times New Roman" w:hAnsi="Times New Roman" w:cs="Times New Roman"/>
          <w:sz w:val="21"/>
          <w:szCs w:val="21"/>
        </w:rPr>
        <w:t xml:space="preserve">zu erreichen, ist meiner Meinung nach </w:t>
      </w:r>
      <w:r w:rsidR="000404AB">
        <w:rPr>
          <w:rFonts w:ascii="Times New Roman" w:hAnsi="Times New Roman" w:cs="Times New Roman"/>
          <w:sz w:val="21"/>
          <w:szCs w:val="21"/>
        </w:rPr>
        <w:t>Herbst Hilgenfeldt Partners</w:t>
      </w:r>
      <w:r w:rsidR="009775F5">
        <w:rPr>
          <w:rFonts w:ascii="Times New Roman" w:hAnsi="Times New Roman" w:cs="Times New Roman"/>
          <w:sz w:val="21"/>
          <w:szCs w:val="21"/>
        </w:rPr>
        <w:t>, da</w:t>
      </w:r>
      <w:r w:rsidR="000404AB">
        <w:rPr>
          <w:rFonts w:ascii="Times New Roman" w:hAnsi="Times New Roman" w:cs="Times New Roman"/>
          <w:sz w:val="21"/>
          <w:szCs w:val="21"/>
        </w:rPr>
        <w:t xml:space="preserve"> ich der Meinung bin, dass die Arbeit in kleineren Teams einen deutlich expliziteren Einblick in </w:t>
      </w:r>
      <w:r w:rsidR="0067437D">
        <w:rPr>
          <w:rFonts w:ascii="Times New Roman" w:hAnsi="Times New Roman" w:cs="Times New Roman"/>
          <w:sz w:val="21"/>
          <w:szCs w:val="21"/>
        </w:rPr>
        <w:t xml:space="preserve">die </w:t>
      </w:r>
      <w:r w:rsidR="00FF2119">
        <w:rPr>
          <w:rFonts w:ascii="Times New Roman" w:hAnsi="Times New Roman" w:cs="Times New Roman"/>
          <w:sz w:val="21"/>
          <w:szCs w:val="21"/>
        </w:rPr>
        <w:t>Branche</w:t>
      </w:r>
      <w:r w:rsidR="000404AB">
        <w:rPr>
          <w:rFonts w:ascii="Times New Roman" w:hAnsi="Times New Roman" w:cs="Times New Roman"/>
          <w:sz w:val="21"/>
          <w:szCs w:val="21"/>
        </w:rPr>
        <w:t xml:space="preserve"> gewährt. Dass</w:t>
      </w:r>
      <w:r w:rsidR="0067437D">
        <w:rPr>
          <w:rFonts w:ascii="Times New Roman" w:hAnsi="Times New Roman" w:cs="Times New Roman"/>
          <w:sz w:val="21"/>
          <w:szCs w:val="21"/>
        </w:rPr>
        <w:t xml:space="preserve"> der Fokus </w:t>
      </w:r>
      <w:r w:rsidR="00DE147B">
        <w:rPr>
          <w:rFonts w:ascii="Times New Roman" w:hAnsi="Times New Roman" w:cs="Times New Roman"/>
          <w:sz w:val="21"/>
          <w:szCs w:val="21"/>
        </w:rPr>
        <w:t>I</w:t>
      </w:r>
      <w:r w:rsidR="0067437D">
        <w:rPr>
          <w:rFonts w:ascii="Times New Roman" w:hAnsi="Times New Roman" w:cs="Times New Roman"/>
          <w:sz w:val="21"/>
          <w:szCs w:val="21"/>
        </w:rPr>
        <w:t xml:space="preserve">hres Unternehmens klar auf Technologie liegt, erscheint mir als </w:t>
      </w:r>
      <w:proofErr w:type="gramStart"/>
      <w:r w:rsidR="0067437D">
        <w:rPr>
          <w:rFonts w:ascii="Times New Roman" w:hAnsi="Times New Roman" w:cs="Times New Roman"/>
          <w:sz w:val="21"/>
          <w:szCs w:val="21"/>
        </w:rPr>
        <w:t>extrem zukunftsorientiert</w:t>
      </w:r>
      <w:proofErr w:type="gramEnd"/>
      <w:r w:rsidR="0067437D">
        <w:rPr>
          <w:rFonts w:ascii="Times New Roman" w:hAnsi="Times New Roman" w:cs="Times New Roman"/>
          <w:sz w:val="21"/>
          <w:szCs w:val="21"/>
        </w:rPr>
        <w:t xml:space="preserve"> und gewinnbringend. Auch durch eine </w:t>
      </w:r>
      <w:r w:rsidR="00DE147B">
        <w:rPr>
          <w:rFonts w:ascii="Times New Roman" w:hAnsi="Times New Roman" w:cs="Times New Roman"/>
          <w:sz w:val="21"/>
          <w:szCs w:val="21"/>
        </w:rPr>
        <w:t>I</w:t>
      </w:r>
      <w:r w:rsidR="0067437D">
        <w:rPr>
          <w:rFonts w:ascii="Times New Roman" w:hAnsi="Times New Roman" w:cs="Times New Roman"/>
          <w:sz w:val="21"/>
          <w:szCs w:val="21"/>
        </w:rPr>
        <w:t>hrer letzten Transaktionen im Bereich der Glasfaserinfrastruktur mit TNG haben Sie mein Interesse geweckt, denn</w:t>
      </w:r>
      <w:r w:rsidR="00FF2119">
        <w:rPr>
          <w:rFonts w:ascii="Times New Roman" w:hAnsi="Times New Roman" w:cs="Times New Roman"/>
          <w:sz w:val="21"/>
          <w:szCs w:val="21"/>
        </w:rPr>
        <w:t xml:space="preserve"> die</w:t>
      </w:r>
      <w:r w:rsidR="0067437D">
        <w:rPr>
          <w:rFonts w:ascii="Times New Roman" w:hAnsi="Times New Roman" w:cs="Times New Roman"/>
          <w:sz w:val="21"/>
          <w:szCs w:val="21"/>
        </w:rPr>
        <w:t xml:space="preserve"> Innovationen der letzten Jahre </w:t>
      </w:r>
      <w:r w:rsidR="00FF2119">
        <w:rPr>
          <w:rFonts w:ascii="Times New Roman" w:hAnsi="Times New Roman" w:cs="Times New Roman"/>
          <w:sz w:val="21"/>
          <w:szCs w:val="21"/>
        </w:rPr>
        <w:t>werden vor allem durch die von Ihnen erlangte Konsolidierung bereichert. Nur so können alle Gesellschaftsschichten von technischen Neuentwicklungen profitieren. Die Erfahrung Ihres gesamten Teams und der Zugang zu einem Netzwerk international vertretener Unternehmen, wie Telekom, Vodafone oder auch KKR, zeigt mir ein weiteres Mal, dass Sie optimal an die herausfordernden Wettbewerbsbedingungen durch technische Innovation angepasst sind</w:t>
      </w:r>
      <w:r w:rsidR="00F3313A">
        <w:rPr>
          <w:rFonts w:ascii="Times New Roman" w:hAnsi="Times New Roman" w:cs="Times New Roman"/>
          <w:sz w:val="21"/>
          <w:szCs w:val="21"/>
        </w:rPr>
        <w:t>.</w:t>
      </w:r>
    </w:p>
    <w:p w14:paraId="0D1927BC" w14:textId="366D7854" w:rsidR="00E65B09" w:rsidRPr="0050022F" w:rsidRDefault="00E65B09" w:rsidP="00E65B09">
      <w:pPr>
        <w:spacing w:after="0"/>
        <w:jc w:val="both"/>
        <w:rPr>
          <w:rFonts w:ascii="Times New Roman" w:hAnsi="Times New Roman" w:cs="Times New Roman"/>
          <w:sz w:val="21"/>
          <w:szCs w:val="21"/>
        </w:rPr>
      </w:pPr>
    </w:p>
    <w:p w14:paraId="3D2C3400" w14:textId="0A2585EE" w:rsidR="00FA2E56" w:rsidRDefault="00FA2E56" w:rsidP="00E65B09">
      <w:pPr>
        <w:spacing w:after="0"/>
        <w:jc w:val="both"/>
        <w:rPr>
          <w:rFonts w:ascii="Times New Roman" w:hAnsi="Times New Roman" w:cs="Times New Roman"/>
          <w:sz w:val="21"/>
          <w:szCs w:val="21"/>
        </w:rPr>
      </w:pPr>
      <w:r>
        <w:rPr>
          <w:rFonts w:ascii="Times New Roman" w:hAnsi="Times New Roman" w:cs="Times New Roman"/>
          <w:sz w:val="21"/>
          <w:szCs w:val="21"/>
        </w:rPr>
        <w:t xml:space="preserve">Durch die Tätigkeit als </w:t>
      </w:r>
      <w:r w:rsidR="00021218">
        <w:rPr>
          <w:rFonts w:ascii="Times New Roman" w:hAnsi="Times New Roman" w:cs="Times New Roman"/>
          <w:sz w:val="21"/>
          <w:szCs w:val="21"/>
        </w:rPr>
        <w:t>Praktikant</w:t>
      </w:r>
      <w:r>
        <w:rPr>
          <w:rFonts w:ascii="Times New Roman" w:hAnsi="Times New Roman" w:cs="Times New Roman"/>
          <w:sz w:val="21"/>
          <w:szCs w:val="21"/>
        </w:rPr>
        <w:t xml:space="preserve"> im M&amp;A </w:t>
      </w:r>
      <w:r w:rsidR="00861B2E">
        <w:rPr>
          <w:rFonts w:ascii="Times New Roman" w:hAnsi="Times New Roman" w:cs="Times New Roman"/>
          <w:sz w:val="21"/>
          <w:szCs w:val="21"/>
        </w:rPr>
        <w:t>erhoffe</w:t>
      </w:r>
      <w:r>
        <w:rPr>
          <w:rFonts w:ascii="Times New Roman" w:hAnsi="Times New Roman" w:cs="Times New Roman"/>
          <w:sz w:val="21"/>
          <w:szCs w:val="21"/>
        </w:rPr>
        <w:t xml:space="preserve"> ich </w:t>
      </w:r>
      <w:r w:rsidR="00861B2E">
        <w:rPr>
          <w:rFonts w:ascii="Times New Roman" w:hAnsi="Times New Roman" w:cs="Times New Roman"/>
          <w:sz w:val="21"/>
          <w:szCs w:val="21"/>
        </w:rPr>
        <w:t xml:space="preserve">mir, </w:t>
      </w:r>
      <w:r>
        <w:rPr>
          <w:rFonts w:ascii="Times New Roman" w:hAnsi="Times New Roman" w:cs="Times New Roman"/>
          <w:sz w:val="21"/>
          <w:szCs w:val="21"/>
        </w:rPr>
        <w:t xml:space="preserve">neue Einblicke in den Sektor </w:t>
      </w:r>
      <w:r w:rsidR="00861B2E">
        <w:rPr>
          <w:rFonts w:ascii="Times New Roman" w:hAnsi="Times New Roman" w:cs="Times New Roman"/>
          <w:sz w:val="21"/>
          <w:szCs w:val="21"/>
        </w:rPr>
        <w:t xml:space="preserve">zu </w:t>
      </w:r>
      <w:r>
        <w:rPr>
          <w:rFonts w:ascii="Times New Roman" w:hAnsi="Times New Roman" w:cs="Times New Roman"/>
          <w:sz w:val="21"/>
          <w:szCs w:val="21"/>
        </w:rPr>
        <w:t xml:space="preserve">erhalten, von </w:t>
      </w:r>
      <w:r w:rsidR="00DE147B">
        <w:rPr>
          <w:rFonts w:ascii="Times New Roman" w:hAnsi="Times New Roman" w:cs="Times New Roman"/>
          <w:sz w:val="21"/>
          <w:szCs w:val="21"/>
        </w:rPr>
        <w:t>I</w:t>
      </w:r>
      <w:r>
        <w:rPr>
          <w:rFonts w:ascii="Times New Roman" w:hAnsi="Times New Roman" w:cs="Times New Roman"/>
          <w:sz w:val="21"/>
          <w:szCs w:val="21"/>
        </w:rPr>
        <w:t xml:space="preserve">hrer Kompetenz und Unternehmenskultur </w:t>
      </w:r>
      <w:r w:rsidR="00861B2E">
        <w:rPr>
          <w:rFonts w:ascii="Times New Roman" w:hAnsi="Times New Roman" w:cs="Times New Roman"/>
          <w:sz w:val="21"/>
          <w:szCs w:val="21"/>
        </w:rPr>
        <w:t xml:space="preserve">zu </w:t>
      </w:r>
      <w:r>
        <w:rPr>
          <w:rFonts w:ascii="Times New Roman" w:hAnsi="Times New Roman" w:cs="Times New Roman"/>
          <w:sz w:val="21"/>
          <w:szCs w:val="21"/>
        </w:rPr>
        <w:t xml:space="preserve">lernen und </w:t>
      </w:r>
      <w:r w:rsidR="00AE7480">
        <w:rPr>
          <w:rFonts w:ascii="Times New Roman" w:hAnsi="Times New Roman" w:cs="Times New Roman"/>
          <w:sz w:val="21"/>
          <w:szCs w:val="21"/>
        </w:rPr>
        <w:t>das</w:t>
      </w:r>
      <w:r>
        <w:rPr>
          <w:rFonts w:ascii="Times New Roman" w:hAnsi="Times New Roman" w:cs="Times New Roman"/>
          <w:sz w:val="21"/>
          <w:szCs w:val="21"/>
        </w:rPr>
        <w:t xml:space="preserve"> Geschäft als Ganzes </w:t>
      </w:r>
      <w:r w:rsidR="00861B2E">
        <w:rPr>
          <w:rFonts w:ascii="Times New Roman" w:hAnsi="Times New Roman" w:cs="Times New Roman"/>
          <w:sz w:val="21"/>
          <w:szCs w:val="21"/>
        </w:rPr>
        <w:t xml:space="preserve">zu </w:t>
      </w:r>
      <w:r>
        <w:rPr>
          <w:rFonts w:ascii="Times New Roman" w:hAnsi="Times New Roman" w:cs="Times New Roman"/>
          <w:sz w:val="21"/>
          <w:szCs w:val="21"/>
        </w:rPr>
        <w:t xml:space="preserve">bereichern. Ich bin überzeugt, dass ich durch herausragende Disziplin, </w:t>
      </w:r>
      <w:r w:rsidR="00861B2E">
        <w:rPr>
          <w:rFonts w:ascii="Times New Roman" w:hAnsi="Times New Roman" w:cs="Times New Roman"/>
          <w:sz w:val="21"/>
          <w:szCs w:val="21"/>
        </w:rPr>
        <w:t xml:space="preserve">meine analytische Denkweise und die Fähigkeit, immer kommunikativ und empathisch aufzutreten, ein wertvoller Mitarbeiter für </w:t>
      </w:r>
      <w:r w:rsidR="000404AB">
        <w:rPr>
          <w:rFonts w:ascii="Times New Roman" w:hAnsi="Times New Roman" w:cs="Times New Roman"/>
          <w:sz w:val="21"/>
          <w:szCs w:val="21"/>
        </w:rPr>
        <w:t>HHP</w:t>
      </w:r>
      <w:r w:rsidR="00861B2E">
        <w:rPr>
          <w:rFonts w:ascii="Times New Roman" w:hAnsi="Times New Roman" w:cs="Times New Roman"/>
          <w:sz w:val="21"/>
          <w:szCs w:val="21"/>
        </w:rPr>
        <w:t xml:space="preserve"> sein werde. Ich würde mich ausgesprochen darüber freuen, </w:t>
      </w:r>
      <w:r w:rsidR="00DE147B">
        <w:rPr>
          <w:rFonts w:ascii="Times New Roman" w:hAnsi="Times New Roman" w:cs="Times New Roman"/>
          <w:sz w:val="21"/>
          <w:szCs w:val="21"/>
        </w:rPr>
        <w:t>S</w:t>
      </w:r>
      <w:r w:rsidR="00861B2E">
        <w:rPr>
          <w:rFonts w:ascii="Times New Roman" w:hAnsi="Times New Roman" w:cs="Times New Roman"/>
          <w:sz w:val="21"/>
          <w:szCs w:val="21"/>
        </w:rPr>
        <w:t>ie auch im persönlichen Austausch von mir überzeugen zu dürfen.</w:t>
      </w:r>
    </w:p>
    <w:p w14:paraId="11B49693" w14:textId="63C4B0FD" w:rsidR="00E65B09" w:rsidRPr="0050022F" w:rsidRDefault="00E65B09" w:rsidP="00E65B09">
      <w:pPr>
        <w:spacing w:after="0"/>
        <w:jc w:val="both"/>
        <w:rPr>
          <w:rFonts w:ascii="Times New Roman" w:hAnsi="Times New Roman" w:cs="Times New Roman"/>
          <w:sz w:val="21"/>
          <w:szCs w:val="21"/>
        </w:rPr>
      </w:pPr>
    </w:p>
    <w:p w14:paraId="704DF72F" w14:textId="2D61C7AD" w:rsidR="00FA2E56" w:rsidRPr="0056402C" w:rsidRDefault="0099776A" w:rsidP="00E65B09">
      <w:pPr>
        <w:spacing w:after="0"/>
        <w:jc w:val="both"/>
        <w:rPr>
          <w:rFonts w:ascii="Times New Roman" w:hAnsi="Times New Roman" w:cs="Times New Roman"/>
          <w:sz w:val="21"/>
          <w:szCs w:val="21"/>
        </w:rPr>
      </w:pPr>
      <w:r w:rsidRPr="0050022F">
        <w:rPr>
          <w:rFonts w:ascii="Times New Roman" w:hAnsi="Times New Roman" w:cs="Times New Roman"/>
          <w:sz w:val="21"/>
          <w:szCs w:val="21"/>
        </w:rPr>
        <w:t>Mit freundlichen Grüßen</w:t>
      </w:r>
    </w:p>
    <w:sectPr w:rsidR="00FA2E56" w:rsidRPr="0056402C" w:rsidSect="00231EE5">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1218"/>
    <w:rsid w:val="00034B68"/>
    <w:rsid w:val="000404AB"/>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4F5B"/>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1EE5"/>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6332F"/>
    <w:rsid w:val="00364A12"/>
    <w:rsid w:val="00375D2D"/>
    <w:rsid w:val="003811BC"/>
    <w:rsid w:val="0038671F"/>
    <w:rsid w:val="003947A8"/>
    <w:rsid w:val="003A3911"/>
    <w:rsid w:val="003D464F"/>
    <w:rsid w:val="003D5D1E"/>
    <w:rsid w:val="003F3290"/>
    <w:rsid w:val="003F688C"/>
    <w:rsid w:val="00415608"/>
    <w:rsid w:val="00424CAF"/>
    <w:rsid w:val="00434D23"/>
    <w:rsid w:val="004403CB"/>
    <w:rsid w:val="00453C2F"/>
    <w:rsid w:val="00454168"/>
    <w:rsid w:val="00454C0B"/>
    <w:rsid w:val="0046226E"/>
    <w:rsid w:val="00474FC2"/>
    <w:rsid w:val="00492923"/>
    <w:rsid w:val="004A1501"/>
    <w:rsid w:val="004A615C"/>
    <w:rsid w:val="004B44CC"/>
    <w:rsid w:val="004B4510"/>
    <w:rsid w:val="004C156C"/>
    <w:rsid w:val="004C174A"/>
    <w:rsid w:val="0050022F"/>
    <w:rsid w:val="00500EFA"/>
    <w:rsid w:val="00506322"/>
    <w:rsid w:val="00507BBD"/>
    <w:rsid w:val="005407D6"/>
    <w:rsid w:val="00542F06"/>
    <w:rsid w:val="0055332B"/>
    <w:rsid w:val="00553EC8"/>
    <w:rsid w:val="0056402C"/>
    <w:rsid w:val="005705F7"/>
    <w:rsid w:val="00570B1D"/>
    <w:rsid w:val="00574140"/>
    <w:rsid w:val="005762CF"/>
    <w:rsid w:val="005842A0"/>
    <w:rsid w:val="00590834"/>
    <w:rsid w:val="00590E7F"/>
    <w:rsid w:val="00593C9C"/>
    <w:rsid w:val="005A62E3"/>
    <w:rsid w:val="005B231F"/>
    <w:rsid w:val="005C55F7"/>
    <w:rsid w:val="005D7D49"/>
    <w:rsid w:val="005E00BC"/>
    <w:rsid w:val="005E63B8"/>
    <w:rsid w:val="005F350B"/>
    <w:rsid w:val="00603752"/>
    <w:rsid w:val="00632F05"/>
    <w:rsid w:val="0063723B"/>
    <w:rsid w:val="00647413"/>
    <w:rsid w:val="006502BE"/>
    <w:rsid w:val="0067437D"/>
    <w:rsid w:val="006A7895"/>
    <w:rsid w:val="006B302C"/>
    <w:rsid w:val="006D2592"/>
    <w:rsid w:val="006F58EC"/>
    <w:rsid w:val="00705AB4"/>
    <w:rsid w:val="00706233"/>
    <w:rsid w:val="007251EA"/>
    <w:rsid w:val="007340D7"/>
    <w:rsid w:val="007472BD"/>
    <w:rsid w:val="00755A3D"/>
    <w:rsid w:val="007675B1"/>
    <w:rsid w:val="00785C4E"/>
    <w:rsid w:val="00797EF1"/>
    <w:rsid w:val="007A3246"/>
    <w:rsid w:val="007A64C5"/>
    <w:rsid w:val="007A719D"/>
    <w:rsid w:val="007B1B2B"/>
    <w:rsid w:val="007C59D2"/>
    <w:rsid w:val="007D1094"/>
    <w:rsid w:val="007E4326"/>
    <w:rsid w:val="007F0344"/>
    <w:rsid w:val="007F7EA0"/>
    <w:rsid w:val="008049F7"/>
    <w:rsid w:val="00807293"/>
    <w:rsid w:val="0083750F"/>
    <w:rsid w:val="008428CF"/>
    <w:rsid w:val="00846B2C"/>
    <w:rsid w:val="0085213A"/>
    <w:rsid w:val="008565FD"/>
    <w:rsid w:val="00857C6F"/>
    <w:rsid w:val="00861B2E"/>
    <w:rsid w:val="008657E3"/>
    <w:rsid w:val="00867CED"/>
    <w:rsid w:val="00874503"/>
    <w:rsid w:val="008760D4"/>
    <w:rsid w:val="00883B55"/>
    <w:rsid w:val="0089337A"/>
    <w:rsid w:val="008A248F"/>
    <w:rsid w:val="008B402E"/>
    <w:rsid w:val="008B7E0A"/>
    <w:rsid w:val="008C27C1"/>
    <w:rsid w:val="008D6664"/>
    <w:rsid w:val="008D7CDB"/>
    <w:rsid w:val="008E100E"/>
    <w:rsid w:val="008E4BA9"/>
    <w:rsid w:val="008E7A27"/>
    <w:rsid w:val="008E7D17"/>
    <w:rsid w:val="00906985"/>
    <w:rsid w:val="00971D27"/>
    <w:rsid w:val="009775F5"/>
    <w:rsid w:val="00991E04"/>
    <w:rsid w:val="0099776A"/>
    <w:rsid w:val="009A256E"/>
    <w:rsid w:val="009D07DC"/>
    <w:rsid w:val="009D3BBF"/>
    <w:rsid w:val="009F46A7"/>
    <w:rsid w:val="00A1282E"/>
    <w:rsid w:val="00A14247"/>
    <w:rsid w:val="00A353A9"/>
    <w:rsid w:val="00A40D57"/>
    <w:rsid w:val="00A44493"/>
    <w:rsid w:val="00A53760"/>
    <w:rsid w:val="00AA2791"/>
    <w:rsid w:val="00AA4C7C"/>
    <w:rsid w:val="00AB4CD0"/>
    <w:rsid w:val="00AC61EE"/>
    <w:rsid w:val="00AC66C4"/>
    <w:rsid w:val="00AC7086"/>
    <w:rsid w:val="00AE26F5"/>
    <w:rsid w:val="00AE3A33"/>
    <w:rsid w:val="00AE7480"/>
    <w:rsid w:val="00B04982"/>
    <w:rsid w:val="00B135CE"/>
    <w:rsid w:val="00B339B8"/>
    <w:rsid w:val="00B346A7"/>
    <w:rsid w:val="00B36EC7"/>
    <w:rsid w:val="00B43970"/>
    <w:rsid w:val="00B50A34"/>
    <w:rsid w:val="00B54C38"/>
    <w:rsid w:val="00B5613E"/>
    <w:rsid w:val="00B57CB1"/>
    <w:rsid w:val="00B77DCE"/>
    <w:rsid w:val="00B81B0E"/>
    <w:rsid w:val="00B87CA9"/>
    <w:rsid w:val="00B9666E"/>
    <w:rsid w:val="00BB2310"/>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C5D01"/>
    <w:rsid w:val="00DD1863"/>
    <w:rsid w:val="00DD3349"/>
    <w:rsid w:val="00DD54E1"/>
    <w:rsid w:val="00DD6747"/>
    <w:rsid w:val="00DE147B"/>
    <w:rsid w:val="00DE1FBC"/>
    <w:rsid w:val="00DE5C3D"/>
    <w:rsid w:val="00E02500"/>
    <w:rsid w:val="00E12ED8"/>
    <w:rsid w:val="00E162C9"/>
    <w:rsid w:val="00E3005D"/>
    <w:rsid w:val="00E30491"/>
    <w:rsid w:val="00E31873"/>
    <w:rsid w:val="00E473ED"/>
    <w:rsid w:val="00E47DAF"/>
    <w:rsid w:val="00E62550"/>
    <w:rsid w:val="00E65B09"/>
    <w:rsid w:val="00E83116"/>
    <w:rsid w:val="00E914E5"/>
    <w:rsid w:val="00E91B86"/>
    <w:rsid w:val="00EA6CEC"/>
    <w:rsid w:val="00EA7AC2"/>
    <w:rsid w:val="00EC000C"/>
    <w:rsid w:val="00EE4AAA"/>
    <w:rsid w:val="00EF2FD5"/>
    <w:rsid w:val="00F03D8A"/>
    <w:rsid w:val="00F11473"/>
    <w:rsid w:val="00F17BD8"/>
    <w:rsid w:val="00F253C5"/>
    <w:rsid w:val="00F270C0"/>
    <w:rsid w:val="00F30624"/>
    <w:rsid w:val="00F3313A"/>
    <w:rsid w:val="00F4717F"/>
    <w:rsid w:val="00F5301B"/>
    <w:rsid w:val="00F55CE3"/>
    <w:rsid w:val="00F74175"/>
    <w:rsid w:val="00F92A04"/>
    <w:rsid w:val="00FA2E56"/>
    <w:rsid w:val="00FA4972"/>
    <w:rsid w:val="00FA5291"/>
    <w:rsid w:val="00FD7864"/>
    <w:rsid w:val="00FF2119"/>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A39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552</Words>
  <Characters>3482</Characters>
  <Application>Microsoft Office Word</Application>
  <DocSecurity>0</DocSecurity>
  <Lines>29</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18</cp:revision>
  <dcterms:created xsi:type="dcterms:W3CDTF">2026-07-22T13:40:00Z</dcterms:created>
  <dcterms:modified xsi:type="dcterms:W3CDTF">2026-07-25T05:20:00Z</dcterms:modified>
</cp:coreProperties>
</file>