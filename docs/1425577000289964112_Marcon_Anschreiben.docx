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6D56B4A" w:rsidR="006D2592" w:rsidRPr="007D5BCA" w:rsidRDefault="00777422" w:rsidP="007D5BCA">
      <w:pPr>
        <w:spacing w:after="0" w:line="240" w:lineRule="auto"/>
        <w:jc w:val="right"/>
        <w:rPr>
          <w:rFonts w:ascii="Arial" w:hAnsi="Arial" w:cs="Arial"/>
          <w:sz w:val="21"/>
          <w:szCs w:val="21"/>
          <w:lang w:val="en-US"/>
        </w:rPr>
      </w:pPr>
      <w:r w:rsidRPr="007D5BCA">
        <w:rPr>
          <w:rFonts w:ascii="Arial" w:hAnsi="Arial" w:cs="Arial"/>
          <w:sz w:val="21"/>
          <w:szCs w:val="21"/>
          <w:lang w:val="en-US"/>
        </w:rPr>
        <w:t>Mario Marcon</w:t>
      </w:r>
    </w:p>
    <w:p w14:paraId="2458A2A0" w14:textId="48DBE344" w:rsidR="00857C6F" w:rsidRPr="007D5BCA" w:rsidRDefault="00777422" w:rsidP="007D5BCA">
      <w:pPr>
        <w:spacing w:after="0" w:line="240" w:lineRule="auto"/>
        <w:jc w:val="right"/>
        <w:rPr>
          <w:rFonts w:ascii="Arial" w:hAnsi="Arial" w:cs="Arial"/>
          <w:sz w:val="21"/>
          <w:szCs w:val="21"/>
          <w:lang w:val="en-US"/>
        </w:rPr>
      </w:pPr>
      <w:r w:rsidRPr="007D5BCA">
        <w:rPr>
          <w:rFonts w:ascii="Arial" w:hAnsi="Arial" w:cs="Arial"/>
          <w:sz w:val="21"/>
          <w:szCs w:val="21"/>
          <w:lang w:val="en-US"/>
        </w:rPr>
        <w:t>Andreas-Hofer</w:t>
      </w:r>
      <w:r w:rsidR="009C5CEE" w:rsidRPr="007D5BCA">
        <w:rPr>
          <w:rFonts w:ascii="Arial" w:hAnsi="Arial" w:cs="Arial"/>
          <w:sz w:val="21"/>
          <w:szCs w:val="21"/>
          <w:lang w:val="en-US"/>
        </w:rPr>
        <w:t>-</w:t>
      </w:r>
      <w:proofErr w:type="spellStart"/>
      <w:r w:rsidRPr="007D5BCA">
        <w:rPr>
          <w:rFonts w:ascii="Arial" w:hAnsi="Arial" w:cs="Arial"/>
          <w:sz w:val="21"/>
          <w:szCs w:val="21"/>
          <w:lang w:val="en-US"/>
        </w:rPr>
        <w:t>Str</w:t>
      </w:r>
      <w:r w:rsidR="007D5BCA">
        <w:rPr>
          <w:rFonts w:ascii="Arial" w:hAnsi="Arial" w:cs="Arial"/>
          <w:sz w:val="21"/>
          <w:szCs w:val="21"/>
          <w:lang w:val="en-US"/>
        </w:rPr>
        <w:t>aße</w:t>
      </w:r>
      <w:proofErr w:type="spellEnd"/>
      <w:r w:rsidRPr="007D5BCA">
        <w:rPr>
          <w:rFonts w:ascii="Arial" w:hAnsi="Arial" w:cs="Arial"/>
          <w:sz w:val="21"/>
          <w:szCs w:val="21"/>
          <w:lang w:val="en-US"/>
        </w:rPr>
        <w:t xml:space="preserve"> 14</w:t>
      </w:r>
    </w:p>
    <w:p w14:paraId="27CA5D65" w14:textId="77777777" w:rsidR="00777422" w:rsidRPr="007D5BCA" w:rsidRDefault="00777422" w:rsidP="007D5BCA">
      <w:pPr>
        <w:spacing w:after="0" w:line="240" w:lineRule="auto"/>
        <w:jc w:val="right"/>
        <w:rPr>
          <w:rFonts w:ascii="Arial" w:hAnsi="Arial" w:cs="Arial"/>
          <w:sz w:val="21"/>
          <w:szCs w:val="21"/>
          <w:lang w:val="en-US"/>
        </w:rPr>
      </w:pPr>
      <w:r w:rsidRPr="007D5BCA">
        <w:rPr>
          <w:rFonts w:ascii="Arial" w:hAnsi="Arial" w:cs="Arial"/>
          <w:sz w:val="21"/>
          <w:szCs w:val="21"/>
          <w:lang w:val="en-US"/>
        </w:rPr>
        <w:t>68259 Mannheim</w:t>
      </w:r>
    </w:p>
    <w:p w14:paraId="12BA391A" w14:textId="57D339BC" w:rsidR="006A7895" w:rsidRPr="007D5BCA" w:rsidRDefault="00777422" w:rsidP="007D5BCA">
      <w:pPr>
        <w:spacing w:after="0" w:line="240" w:lineRule="auto"/>
        <w:jc w:val="right"/>
        <w:rPr>
          <w:rFonts w:ascii="Arial" w:hAnsi="Arial" w:cs="Arial"/>
          <w:sz w:val="21"/>
          <w:szCs w:val="21"/>
          <w:lang w:val="en-US"/>
        </w:rPr>
      </w:pPr>
      <w:r w:rsidRPr="007D5BCA">
        <w:rPr>
          <w:rFonts w:ascii="Arial" w:hAnsi="Arial" w:cs="Arial"/>
          <w:color w:val="000000"/>
          <w:sz w:val="21"/>
          <w:szCs w:val="21"/>
          <w:lang w:val="en-US"/>
        </w:rPr>
        <w:t>mario.marcon@gmx.de</w:t>
      </w:r>
    </w:p>
    <w:p w14:paraId="2E7278C7" w14:textId="417E0DF0" w:rsidR="00F74175" w:rsidRPr="007D5BCA" w:rsidRDefault="00777422" w:rsidP="007D5BCA">
      <w:pPr>
        <w:spacing w:after="0" w:line="240" w:lineRule="auto"/>
        <w:jc w:val="right"/>
        <w:rPr>
          <w:rFonts w:ascii="Arial" w:hAnsi="Arial" w:cs="Arial"/>
          <w:color w:val="000000"/>
          <w:sz w:val="21"/>
          <w:szCs w:val="21"/>
          <w:lang w:val="en-US"/>
        </w:rPr>
      </w:pPr>
      <w:r w:rsidRPr="007D5BCA">
        <w:rPr>
          <w:rFonts w:ascii="Arial" w:hAnsi="Arial" w:cs="Arial"/>
          <w:color w:val="000000"/>
          <w:sz w:val="21"/>
          <w:szCs w:val="21"/>
          <w:lang w:val="en-US"/>
        </w:rPr>
        <w:t>+4915115789265</w:t>
      </w:r>
    </w:p>
    <w:p w14:paraId="170FE07D" w14:textId="77777777" w:rsidR="00F270C0" w:rsidRPr="007D5BCA" w:rsidRDefault="00F270C0" w:rsidP="007D5BCA">
      <w:pPr>
        <w:spacing w:after="0" w:line="240" w:lineRule="auto"/>
        <w:rPr>
          <w:rFonts w:ascii="Arial" w:hAnsi="Arial" w:cs="Arial"/>
          <w:color w:val="000000"/>
          <w:sz w:val="16"/>
          <w:szCs w:val="16"/>
          <w:lang w:val="en-US"/>
        </w:rPr>
      </w:pPr>
    </w:p>
    <w:p w14:paraId="4FFA7063" w14:textId="67B49DA0" w:rsidR="00F74175" w:rsidRPr="007D5BCA" w:rsidRDefault="003D5D1E" w:rsidP="007D5BCA">
      <w:pPr>
        <w:spacing w:after="0" w:line="240" w:lineRule="auto"/>
        <w:rPr>
          <w:rFonts w:ascii="Arial" w:hAnsi="Arial" w:cs="Arial"/>
          <w:color w:val="EE0000"/>
          <w:sz w:val="21"/>
          <w:szCs w:val="21"/>
        </w:rPr>
      </w:pPr>
      <w:r w:rsidRPr="007D5BCA">
        <w:rPr>
          <w:rFonts w:ascii="Arial" w:hAnsi="Arial" w:cs="Arial"/>
          <w:color w:val="EE0000"/>
          <w:sz w:val="21"/>
          <w:szCs w:val="21"/>
        </w:rPr>
        <w:t>Corporate Finance Beratung</w:t>
      </w:r>
      <w:r w:rsidR="00F74175" w:rsidRPr="007D5BCA">
        <w:rPr>
          <w:rFonts w:ascii="Arial" w:hAnsi="Arial" w:cs="Arial"/>
          <w:color w:val="EE0000"/>
          <w:sz w:val="21"/>
          <w:szCs w:val="21"/>
        </w:rPr>
        <w:t xml:space="preserve"> GmbH</w:t>
      </w:r>
    </w:p>
    <w:p w14:paraId="39EEF356" w14:textId="46D69C0E" w:rsidR="00847D79" w:rsidRDefault="003D5D1E" w:rsidP="007D5BCA">
      <w:pPr>
        <w:spacing w:after="0" w:line="240" w:lineRule="auto"/>
        <w:rPr>
          <w:rFonts w:ascii="Arial" w:hAnsi="Arial" w:cs="Arial"/>
          <w:color w:val="EE0000"/>
          <w:sz w:val="21"/>
          <w:szCs w:val="21"/>
        </w:rPr>
      </w:pPr>
      <w:r w:rsidRPr="007D5BCA">
        <w:rPr>
          <w:rFonts w:ascii="Arial" w:hAnsi="Arial" w:cs="Arial"/>
          <w:color w:val="EE0000"/>
          <w:sz w:val="21"/>
          <w:szCs w:val="21"/>
        </w:rPr>
        <w:t>Musterstraße 99</w:t>
      </w:r>
      <w:r w:rsidR="00F74175" w:rsidRPr="007D5BCA">
        <w:rPr>
          <w:rFonts w:ascii="Arial" w:hAnsi="Arial" w:cs="Arial"/>
          <w:color w:val="EE0000"/>
          <w:sz w:val="21"/>
          <w:szCs w:val="21"/>
        </w:rPr>
        <w:br/>
      </w:r>
      <w:r w:rsidRPr="007D5BCA">
        <w:rPr>
          <w:rFonts w:ascii="Arial" w:hAnsi="Arial" w:cs="Arial"/>
          <w:color w:val="EE0000"/>
          <w:sz w:val="21"/>
          <w:szCs w:val="21"/>
        </w:rPr>
        <w:t>55005</w:t>
      </w:r>
      <w:r w:rsidR="00F74175" w:rsidRPr="007D5BCA">
        <w:rPr>
          <w:rFonts w:ascii="Arial" w:hAnsi="Arial" w:cs="Arial"/>
          <w:color w:val="EE0000"/>
          <w:sz w:val="21"/>
          <w:szCs w:val="21"/>
        </w:rPr>
        <w:t xml:space="preserve"> </w:t>
      </w:r>
      <w:r w:rsidRPr="007D5BCA">
        <w:rPr>
          <w:rFonts w:ascii="Arial" w:hAnsi="Arial" w:cs="Arial"/>
          <w:color w:val="EE0000"/>
          <w:sz w:val="21"/>
          <w:szCs w:val="21"/>
        </w:rPr>
        <w:t>Frankfurt am Main</w:t>
      </w:r>
    </w:p>
    <w:p w14:paraId="1BAC9678" w14:textId="77777777" w:rsidR="007D5BCA" w:rsidRPr="007D5BCA" w:rsidRDefault="007D5BCA" w:rsidP="007D5BCA">
      <w:pPr>
        <w:spacing w:after="0" w:line="240" w:lineRule="auto"/>
        <w:rPr>
          <w:rFonts w:ascii="Arial" w:hAnsi="Arial" w:cs="Arial"/>
          <w:color w:val="EE0000"/>
          <w:sz w:val="21"/>
          <w:szCs w:val="21"/>
        </w:rPr>
      </w:pPr>
    </w:p>
    <w:p w14:paraId="1E5CF23E" w14:textId="492E0B90" w:rsidR="00847D79" w:rsidRPr="007D5BCA" w:rsidRDefault="00777422" w:rsidP="007D5BCA">
      <w:pPr>
        <w:spacing w:after="0" w:line="240" w:lineRule="auto"/>
        <w:jc w:val="right"/>
        <w:rPr>
          <w:rFonts w:ascii="Arial" w:hAnsi="Arial" w:cs="Arial"/>
          <w:sz w:val="21"/>
          <w:szCs w:val="21"/>
        </w:rPr>
      </w:pPr>
      <w:r w:rsidRPr="007D5BCA">
        <w:rPr>
          <w:rFonts w:ascii="Arial" w:hAnsi="Arial" w:cs="Arial"/>
          <w:sz w:val="21"/>
          <w:szCs w:val="21"/>
        </w:rPr>
        <w:t>Mannheim</w:t>
      </w:r>
      <w:r w:rsidR="002D594E" w:rsidRPr="007D5BCA">
        <w:rPr>
          <w:rFonts w:ascii="Arial" w:hAnsi="Arial" w:cs="Arial"/>
          <w:sz w:val="21"/>
          <w:szCs w:val="21"/>
        </w:rPr>
        <w:t xml:space="preserve">, </w:t>
      </w:r>
      <w:r w:rsidRPr="007D5BCA">
        <w:rPr>
          <w:rFonts w:ascii="Arial" w:hAnsi="Arial" w:cs="Arial"/>
          <w:sz w:val="21"/>
          <w:szCs w:val="21"/>
        </w:rPr>
        <w:t>09</w:t>
      </w:r>
      <w:r w:rsidR="002D594E" w:rsidRPr="007D5BCA">
        <w:rPr>
          <w:rFonts w:ascii="Arial" w:hAnsi="Arial" w:cs="Arial"/>
          <w:sz w:val="21"/>
          <w:szCs w:val="21"/>
        </w:rPr>
        <w:t>.</w:t>
      </w:r>
      <w:r w:rsidRPr="007D5BCA">
        <w:rPr>
          <w:rFonts w:ascii="Arial" w:hAnsi="Arial" w:cs="Arial"/>
          <w:sz w:val="21"/>
          <w:szCs w:val="21"/>
        </w:rPr>
        <w:t>10</w:t>
      </w:r>
      <w:r w:rsidR="006A7895" w:rsidRPr="007D5BCA">
        <w:rPr>
          <w:rFonts w:ascii="Arial" w:hAnsi="Arial" w:cs="Arial"/>
          <w:sz w:val="21"/>
          <w:szCs w:val="21"/>
        </w:rPr>
        <w:t>.</w:t>
      </w:r>
      <w:r w:rsidR="003D5D1E" w:rsidRPr="007D5BCA">
        <w:rPr>
          <w:rFonts w:ascii="Arial" w:hAnsi="Arial" w:cs="Arial"/>
          <w:sz w:val="21"/>
          <w:szCs w:val="21"/>
        </w:rPr>
        <w:t>20</w:t>
      </w:r>
      <w:r w:rsidRPr="007D5BCA">
        <w:rPr>
          <w:rFonts w:ascii="Arial" w:hAnsi="Arial" w:cs="Arial"/>
          <w:sz w:val="21"/>
          <w:szCs w:val="21"/>
        </w:rPr>
        <w:t>25</w:t>
      </w:r>
    </w:p>
    <w:p w14:paraId="3D05ADA2" w14:textId="77777777" w:rsidR="00847D79" w:rsidRPr="007D5BCA" w:rsidRDefault="00847D79" w:rsidP="007D5BCA">
      <w:pPr>
        <w:spacing w:after="0" w:line="240" w:lineRule="auto"/>
        <w:jc w:val="right"/>
        <w:rPr>
          <w:rFonts w:ascii="Arial" w:hAnsi="Arial" w:cs="Arial"/>
          <w:sz w:val="21"/>
          <w:szCs w:val="21"/>
        </w:rPr>
      </w:pPr>
    </w:p>
    <w:p w14:paraId="0098600D" w14:textId="574F3CDC" w:rsidR="000A5AB8" w:rsidRPr="007D5BCA" w:rsidRDefault="0099776A" w:rsidP="007D5BCA">
      <w:pPr>
        <w:spacing w:after="0" w:line="240" w:lineRule="auto"/>
        <w:rPr>
          <w:rFonts w:ascii="Arial" w:hAnsi="Arial" w:cs="Arial"/>
          <w:b/>
          <w:sz w:val="21"/>
          <w:szCs w:val="21"/>
        </w:rPr>
      </w:pPr>
      <w:r w:rsidRPr="007D5BCA">
        <w:rPr>
          <w:rFonts w:ascii="Arial" w:hAnsi="Arial" w:cs="Arial"/>
          <w:b/>
          <w:sz w:val="21"/>
          <w:szCs w:val="21"/>
        </w:rPr>
        <w:t xml:space="preserve">Bewerbung um ein Praktikum im </w:t>
      </w:r>
      <w:r w:rsidR="00777422" w:rsidRPr="007D5BCA">
        <w:rPr>
          <w:rFonts w:ascii="Arial" w:hAnsi="Arial" w:cs="Arial"/>
          <w:b/>
          <w:sz w:val="21"/>
          <w:szCs w:val="21"/>
        </w:rPr>
        <w:t>Mergers and Acquisitions</w:t>
      </w:r>
    </w:p>
    <w:p w14:paraId="3A5BDDA8" w14:textId="77777777" w:rsidR="004A615C" w:rsidRPr="007D5BCA" w:rsidRDefault="004A615C" w:rsidP="007D5BCA">
      <w:pPr>
        <w:spacing w:after="0" w:line="240" w:lineRule="auto"/>
        <w:rPr>
          <w:rFonts w:ascii="Arial" w:hAnsi="Arial" w:cs="Arial"/>
          <w:b/>
          <w:sz w:val="21"/>
          <w:szCs w:val="21"/>
        </w:rPr>
      </w:pPr>
    </w:p>
    <w:p w14:paraId="0FEF8BC9" w14:textId="77777777" w:rsidR="004426FD" w:rsidRPr="007D5BCA" w:rsidRDefault="004426FD" w:rsidP="007D5BCA">
      <w:pPr>
        <w:spacing w:after="0" w:line="240" w:lineRule="auto"/>
        <w:rPr>
          <w:rFonts w:ascii="Arial" w:hAnsi="Arial" w:cs="Arial"/>
          <w:b/>
          <w:sz w:val="21"/>
          <w:szCs w:val="21"/>
        </w:rPr>
      </w:pPr>
    </w:p>
    <w:p w14:paraId="61CDE0AD" w14:textId="5D9C3695" w:rsidR="00034B68" w:rsidRPr="007D5BCA" w:rsidRDefault="0099776A" w:rsidP="007D5BCA">
      <w:pPr>
        <w:spacing w:after="0" w:line="240" w:lineRule="auto"/>
        <w:jc w:val="both"/>
        <w:rPr>
          <w:rFonts w:ascii="Arial" w:hAnsi="Arial" w:cs="Arial"/>
          <w:sz w:val="21"/>
          <w:szCs w:val="21"/>
        </w:rPr>
      </w:pPr>
      <w:r w:rsidRPr="007D5BCA">
        <w:rPr>
          <w:rFonts w:ascii="Arial" w:hAnsi="Arial" w:cs="Arial"/>
          <w:sz w:val="21"/>
          <w:szCs w:val="21"/>
        </w:rPr>
        <w:t>Sehr geehrte Damen und Herren</w:t>
      </w:r>
      <w:r w:rsidR="00E65B09" w:rsidRPr="007D5BCA">
        <w:rPr>
          <w:rFonts w:ascii="Arial" w:hAnsi="Arial" w:cs="Arial"/>
          <w:sz w:val="21"/>
          <w:szCs w:val="21"/>
        </w:rPr>
        <w:t xml:space="preserve">, </w:t>
      </w:r>
    </w:p>
    <w:p w14:paraId="433CF1AE" w14:textId="14106765" w:rsidR="00E65B09" w:rsidRPr="007D5BCA" w:rsidRDefault="00E65B09" w:rsidP="007D5BCA">
      <w:pPr>
        <w:spacing w:after="0" w:line="240" w:lineRule="auto"/>
        <w:jc w:val="both"/>
        <w:rPr>
          <w:rFonts w:ascii="Arial" w:hAnsi="Arial" w:cs="Arial"/>
          <w:sz w:val="21"/>
          <w:szCs w:val="21"/>
        </w:rPr>
      </w:pPr>
    </w:p>
    <w:p w14:paraId="7D48FF15" w14:textId="7FC908A6" w:rsidR="00E65B09" w:rsidRPr="007D5BCA" w:rsidRDefault="000E4D90" w:rsidP="007D5BCA">
      <w:pPr>
        <w:spacing w:after="0" w:line="240" w:lineRule="auto"/>
        <w:jc w:val="both"/>
        <w:rPr>
          <w:rFonts w:ascii="Arial" w:hAnsi="Arial" w:cs="Arial"/>
          <w:sz w:val="21"/>
          <w:szCs w:val="21"/>
        </w:rPr>
      </w:pPr>
      <w:r w:rsidRPr="007D5BCA">
        <w:rPr>
          <w:rFonts w:ascii="Arial" w:hAnsi="Arial" w:cs="Arial"/>
          <w:sz w:val="21"/>
          <w:szCs w:val="21"/>
        </w:rPr>
        <w:t xml:space="preserve">als Absolvent der Sinologie mit Nebenfach Philosophie und Student der Volkswirtschaftslehre </w:t>
      </w:r>
      <w:r w:rsidR="000D715D">
        <w:rPr>
          <w:rFonts w:ascii="Arial" w:hAnsi="Arial" w:cs="Arial"/>
          <w:sz w:val="21"/>
          <w:szCs w:val="21"/>
        </w:rPr>
        <w:t xml:space="preserve">an der </w:t>
      </w:r>
      <w:r w:rsidRPr="007D5BCA">
        <w:rPr>
          <w:rFonts w:ascii="Arial" w:hAnsi="Arial" w:cs="Arial"/>
          <w:sz w:val="21"/>
          <w:szCs w:val="21"/>
        </w:rPr>
        <w:t>Universität Mannheim faszinieren mich die strategischen, kulturellen und ökonomischen Dynamiken von Unternehmensübernahmen und -fusionen. Am M&amp;A reiz</w:t>
      </w:r>
      <w:r w:rsidR="007D5BCA" w:rsidRPr="007D5BCA">
        <w:rPr>
          <w:rFonts w:ascii="Arial" w:hAnsi="Arial" w:cs="Arial"/>
          <w:sz w:val="21"/>
          <w:szCs w:val="21"/>
        </w:rPr>
        <w:t>en</w:t>
      </w:r>
      <w:r w:rsidRPr="007D5BCA">
        <w:rPr>
          <w:rFonts w:ascii="Arial" w:hAnsi="Arial" w:cs="Arial"/>
          <w:sz w:val="21"/>
          <w:szCs w:val="21"/>
        </w:rPr>
        <w:t xml:space="preserve"> mich strategisches Denken, quantitative Analyse und die Fähigkeit, Unternehmensstrategien, Marktmechanismen und Branchenentwicklungen zu verstehen. </w:t>
      </w:r>
      <w:r w:rsidR="006B61BE" w:rsidRPr="007D5BCA">
        <w:rPr>
          <w:rFonts w:ascii="Arial" w:hAnsi="Arial" w:cs="Arial"/>
          <w:sz w:val="21"/>
          <w:szCs w:val="21"/>
        </w:rPr>
        <w:t>D</w:t>
      </w:r>
      <w:r w:rsidR="0081749B" w:rsidRPr="007D5BCA">
        <w:rPr>
          <w:rFonts w:ascii="Arial" w:hAnsi="Arial" w:cs="Arial"/>
          <w:sz w:val="21"/>
          <w:szCs w:val="21"/>
        </w:rPr>
        <w:t xml:space="preserve">arüber hinaus </w:t>
      </w:r>
      <w:r w:rsidR="006B61BE" w:rsidRPr="007D5BCA">
        <w:rPr>
          <w:rFonts w:ascii="Arial" w:hAnsi="Arial" w:cs="Arial"/>
          <w:sz w:val="21"/>
          <w:szCs w:val="21"/>
        </w:rPr>
        <w:t>motiviert mich</w:t>
      </w:r>
      <w:r w:rsidR="00480AB4" w:rsidRPr="007D5BCA">
        <w:rPr>
          <w:rFonts w:ascii="Arial" w:hAnsi="Arial" w:cs="Arial"/>
          <w:sz w:val="21"/>
          <w:szCs w:val="21"/>
        </w:rPr>
        <w:t xml:space="preserve"> die extreme Lernkurve, die durch das dynamische und analytische Umfeld geschaffen wird</w:t>
      </w:r>
      <w:r w:rsidR="008D1672" w:rsidRPr="007D5BCA">
        <w:rPr>
          <w:rFonts w:ascii="Arial" w:hAnsi="Arial" w:cs="Arial"/>
          <w:sz w:val="21"/>
          <w:szCs w:val="21"/>
        </w:rPr>
        <w:t>.</w:t>
      </w:r>
      <w:r w:rsidR="00AE4410" w:rsidRPr="007D5BCA">
        <w:rPr>
          <w:rFonts w:ascii="Arial" w:hAnsi="Arial" w:cs="Arial"/>
          <w:sz w:val="21"/>
          <w:szCs w:val="21"/>
        </w:rPr>
        <w:t xml:space="preserve"> Um mein theoretisch </w:t>
      </w:r>
      <w:r w:rsidR="00FB77E8" w:rsidRPr="007D5BCA">
        <w:rPr>
          <w:rFonts w:ascii="Arial" w:hAnsi="Arial" w:cs="Arial"/>
          <w:sz w:val="21"/>
          <w:szCs w:val="21"/>
        </w:rPr>
        <w:t>erlerntes</w:t>
      </w:r>
      <w:r w:rsidR="00AE4410" w:rsidRPr="007D5BCA">
        <w:rPr>
          <w:rFonts w:ascii="Arial" w:hAnsi="Arial" w:cs="Arial"/>
          <w:sz w:val="21"/>
          <w:szCs w:val="21"/>
        </w:rPr>
        <w:t xml:space="preserve"> Wissen in der Praxis anzuwenden und </w:t>
      </w:r>
      <w:r w:rsidR="000315F3" w:rsidRPr="007D5BCA">
        <w:rPr>
          <w:rFonts w:ascii="Arial" w:hAnsi="Arial" w:cs="Arial"/>
          <w:sz w:val="21"/>
          <w:szCs w:val="21"/>
        </w:rPr>
        <w:t>dieses zu</w:t>
      </w:r>
      <w:r w:rsidR="00AE4410" w:rsidRPr="007D5BCA">
        <w:rPr>
          <w:rFonts w:ascii="Arial" w:hAnsi="Arial" w:cs="Arial"/>
          <w:sz w:val="21"/>
          <w:szCs w:val="21"/>
        </w:rPr>
        <w:t xml:space="preserve"> vertiefen, </w:t>
      </w:r>
      <w:ins w:id="0" w:author="David Döbele" w:date="2025-10-08T22:12:00Z" w16du:dateUtc="2025-10-08T20:12:00Z">
        <w:r w:rsidR="00010F0E" w:rsidRPr="007D5BCA">
          <w:rPr>
            <w:rFonts w:ascii="Arial" w:hAnsi="Arial" w:cs="Arial"/>
            <w:sz w:val="21"/>
            <w:szCs w:val="21"/>
          </w:rPr>
          <w:t>werde ich</w:t>
        </w:r>
        <w:r w:rsidR="00010F0E">
          <w:rPr>
            <w:rFonts w:ascii="Arial" w:hAnsi="Arial" w:cs="Arial"/>
            <w:sz w:val="21"/>
            <w:szCs w:val="21"/>
          </w:rPr>
          <w:t xml:space="preserve"> </w:t>
        </w:r>
        <w:r w:rsidR="00010F0E" w:rsidRPr="00010F0E">
          <w:rPr>
            <w:rFonts w:ascii="Arial" w:hAnsi="Arial" w:cs="Arial"/>
            <w:sz w:val="21"/>
            <w:szCs w:val="21"/>
            <w:highlight w:val="yellow"/>
            <w:rPrChange w:id="1" w:author="David Döbele" w:date="2025-10-08T22:13:00Z" w16du:dateUtc="2025-10-08T20:13:00Z">
              <w:rPr>
                <w:rFonts w:ascii="Arial" w:hAnsi="Arial" w:cs="Arial"/>
                <w:sz w:val="21"/>
                <w:szCs w:val="21"/>
              </w:rPr>
            </w:rPrChange>
          </w:rPr>
          <w:t>ab Januar</w:t>
        </w:r>
        <w:r w:rsidR="00010F0E" w:rsidRPr="007D5BCA">
          <w:rPr>
            <w:rFonts w:ascii="Arial" w:hAnsi="Arial" w:cs="Arial"/>
            <w:sz w:val="21"/>
            <w:szCs w:val="21"/>
          </w:rPr>
          <w:t xml:space="preserve"> als Praktikant bei einem kleinen Venture-Capital-Funds tatkräftig dem Investment-Team beim Deal-Sourcing und der Erstellung von Pitch-Decks helfen</w:t>
        </w:r>
      </w:ins>
      <w:ins w:id="2" w:author="David Döbele" w:date="2025-10-08T22:13:00Z" w16du:dateUtc="2025-10-08T20:13:00Z">
        <w:r w:rsidR="00010F0E">
          <w:rPr>
            <w:rFonts w:ascii="Arial" w:hAnsi="Arial" w:cs="Arial"/>
            <w:sz w:val="21"/>
            <w:szCs w:val="21"/>
          </w:rPr>
          <w:t xml:space="preserve"> und </w:t>
        </w:r>
      </w:ins>
      <w:r w:rsidR="00AE4410" w:rsidRPr="007D5BCA">
        <w:rPr>
          <w:rFonts w:ascii="Arial" w:hAnsi="Arial" w:cs="Arial"/>
          <w:sz w:val="21"/>
          <w:szCs w:val="21"/>
        </w:rPr>
        <w:t xml:space="preserve">möchte </w:t>
      </w:r>
      <w:del w:id="3" w:author="David Döbele" w:date="2025-10-08T22:13:00Z" w16du:dateUtc="2025-10-08T20:13:00Z">
        <w:r w:rsidR="00AE4410" w:rsidRPr="007D5BCA" w:rsidDel="00010F0E">
          <w:rPr>
            <w:rFonts w:ascii="Arial" w:hAnsi="Arial" w:cs="Arial"/>
            <w:sz w:val="21"/>
            <w:szCs w:val="21"/>
          </w:rPr>
          <w:delText xml:space="preserve">ich </w:delText>
        </w:r>
      </w:del>
      <w:ins w:id="4" w:author="David Döbele" w:date="2025-10-08T22:13:00Z" w16du:dateUtc="2025-10-08T20:13:00Z">
        <w:r w:rsidR="00010F0E">
          <w:rPr>
            <w:rFonts w:ascii="Arial" w:hAnsi="Arial" w:cs="Arial"/>
            <w:sz w:val="21"/>
            <w:szCs w:val="21"/>
          </w:rPr>
          <w:t>im Anschluss daran</w:t>
        </w:r>
        <w:r w:rsidR="00010F0E" w:rsidRPr="007D5BCA">
          <w:rPr>
            <w:rFonts w:ascii="Arial" w:hAnsi="Arial" w:cs="Arial"/>
            <w:sz w:val="21"/>
            <w:szCs w:val="21"/>
          </w:rPr>
          <w:t xml:space="preserve"> </w:t>
        </w:r>
      </w:ins>
      <w:r w:rsidR="00AE4410" w:rsidRPr="007D5BCA">
        <w:rPr>
          <w:rFonts w:ascii="Arial" w:hAnsi="Arial" w:cs="Arial"/>
          <w:sz w:val="21"/>
          <w:szCs w:val="21"/>
        </w:rPr>
        <w:t>Sie</w:t>
      </w:r>
      <w:r w:rsidR="008D1672" w:rsidRPr="007D5BCA">
        <w:rPr>
          <w:rFonts w:ascii="Arial" w:hAnsi="Arial" w:cs="Arial"/>
          <w:sz w:val="21"/>
          <w:szCs w:val="21"/>
        </w:rPr>
        <w:t xml:space="preserve"> nach meinem zweiten Semester</w:t>
      </w:r>
      <w:r w:rsidR="00AE4410" w:rsidRPr="007D5BCA">
        <w:rPr>
          <w:rFonts w:ascii="Arial" w:hAnsi="Arial" w:cs="Arial"/>
          <w:sz w:val="21"/>
          <w:szCs w:val="21"/>
        </w:rPr>
        <w:t xml:space="preserve"> ab Juli 2026 für acht bis zwölf Wochen</w:t>
      </w:r>
      <w:r w:rsidR="000315F3" w:rsidRPr="007D5BCA">
        <w:rPr>
          <w:rFonts w:ascii="Arial" w:hAnsi="Arial" w:cs="Arial"/>
          <w:sz w:val="21"/>
          <w:szCs w:val="21"/>
        </w:rPr>
        <w:t xml:space="preserve"> in Ihrem</w:t>
      </w:r>
      <w:r w:rsidR="00215F25" w:rsidRPr="007D5BCA">
        <w:rPr>
          <w:rFonts w:ascii="Arial" w:hAnsi="Arial" w:cs="Arial"/>
          <w:sz w:val="21"/>
          <w:szCs w:val="21"/>
        </w:rPr>
        <w:t xml:space="preserve"> Office in</w:t>
      </w:r>
      <w:r w:rsidR="000315F3" w:rsidRPr="007D5BCA">
        <w:rPr>
          <w:rFonts w:ascii="Arial" w:hAnsi="Arial" w:cs="Arial"/>
          <w:sz w:val="21"/>
          <w:szCs w:val="21"/>
        </w:rPr>
        <w:t xml:space="preserve"> </w:t>
      </w:r>
      <w:r w:rsidR="000315F3" w:rsidRPr="007D5BCA">
        <w:rPr>
          <w:rFonts w:ascii="Arial" w:hAnsi="Arial" w:cs="Arial"/>
          <w:color w:val="EE0000"/>
          <w:sz w:val="21"/>
          <w:szCs w:val="21"/>
        </w:rPr>
        <w:t>[Standort hier]</w:t>
      </w:r>
      <w:r w:rsidR="000315F3" w:rsidRPr="007D5BCA">
        <w:rPr>
          <w:rFonts w:ascii="Arial" w:hAnsi="Arial" w:cs="Arial"/>
          <w:sz w:val="21"/>
          <w:szCs w:val="21"/>
        </w:rPr>
        <w:t xml:space="preserve"> unterstützen.</w:t>
      </w:r>
      <w:r w:rsidR="008D1672" w:rsidRPr="007D5BCA">
        <w:rPr>
          <w:rFonts w:ascii="Arial" w:hAnsi="Arial" w:cs="Arial"/>
          <w:sz w:val="21"/>
          <w:szCs w:val="21"/>
        </w:rPr>
        <w:t xml:space="preserve"> </w:t>
      </w:r>
      <w:del w:id="5" w:author="David Döbele" w:date="2025-10-08T22:13:00Z" w16du:dateUtc="2025-10-08T20:13:00Z">
        <w:r w:rsidR="008D1672" w:rsidRPr="007D5BCA" w:rsidDel="00010F0E">
          <w:rPr>
            <w:rFonts w:ascii="Arial" w:hAnsi="Arial" w:cs="Arial"/>
            <w:sz w:val="21"/>
            <w:szCs w:val="21"/>
          </w:rPr>
          <w:delText xml:space="preserve">Bis dahin werde ich als </w:delText>
        </w:r>
        <w:r w:rsidR="00215F25" w:rsidRPr="007D5BCA" w:rsidDel="00010F0E">
          <w:rPr>
            <w:rFonts w:ascii="Arial" w:hAnsi="Arial" w:cs="Arial"/>
            <w:sz w:val="21"/>
            <w:szCs w:val="21"/>
          </w:rPr>
          <w:delText>Praktikant bei einem</w:delText>
        </w:r>
        <w:r w:rsidR="008D1672" w:rsidRPr="007D5BCA" w:rsidDel="00010F0E">
          <w:rPr>
            <w:rFonts w:ascii="Arial" w:hAnsi="Arial" w:cs="Arial"/>
            <w:sz w:val="21"/>
            <w:szCs w:val="21"/>
          </w:rPr>
          <w:delText xml:space="preserve"> kleinen Venture</w:delText>
        </w:r>
        <w:r w:rsidR="0081749B" w:rsidRPr="007D5BCA" w:rsidDel="00010F0E">
          <w:rPr>
            <w:rFonts w:ascii="Arial" w:hAnsi="Arial" w:cs="Arial"/>
            <w:sz w:val="21"/>
            <w:szCs w:val="21"/>
          </w:rPr>
          <w:delText>-</w:delText>
        </w:r>
        <w:r w:rsidR="008D1672" w:rsidRPr="007D5BCA" w:rsidDel="00010F0E">
          <w:rPr>
            <w:rFonts w:ascii="Arial" w:hAnsi="Arial" w:cs="Arial"/>
            <w:sz w:val="21"/>
            <w:szCs w:val="21"/>
          </w:rPr>
          <w:delText>Capital</w:delText>
        </w:r>
        <w:r w:rsidR="0081749B" w:rsidRPr="007D5BCA" w:rsidDel="00010F0E">
          <w:rPr>
            <w:rFonts w:ascii="Arial" w:hAnsi="Arial" w:cs="Arial"/>
            <w:sz w:val="21"/>
            <w:szCs w:val="21"/>
          </w:rPr>
          <w:delText>-</w:delText>
        </w:r>
        <w:r w:rsidR="008D1672" w:rsidRPr="007D5BCA" w:rsidDel="00010F0E">
          <w:rPr>
            <w:rFonts w:ascii="Arial" w:hAnsi="Arial" w:cs="Arial"/>
            <w:sz w:val="21"/>
            <w:szCs w:val="21"/>
          </w:rPr>
          <w:delText xml:space="preserve">Funds </w:delText>
        </w:r>
        <w:r w:rsidR="00215F25" w:rsidRPr="007D5BCA" w:rsidDel="00010F0E">
          <w:rPr>
            <w:rFonts w:ascii="Arial" w:hAnsi="Arial" w:cs="Arial"/>
            <w:sz w:val="21"/>
            <w:szCs w:val="21"/>
          </w:rPr>
          <w:delText>tatkräftig dem Investment</w:delText>
        </w:r>
        <w:r w:rsidR="0081749B" w:rsidRPr="007D5BCA" w:rsidDel="00010F0E">
          <w:rPr>
            <w:rFonts w:ascii="Arial" w:hAnsi="Arial" w:cs="Arial"/>
            <w:sz w:val="21"/>
            <w:szCs w:val="21"/>
          </w:rPr>
          <w:delText>-</w:delText>
        </w:r>
        <w:r w:rsidR="00215F25" w:rsidRPr="007D5BCA" w:rsidDel="00010F0E">
          <w:rPr>
            <w:rFonts w:ascii="Arial" w:hAnsi="Arial" w:cs="Arial"/>
            <w:sz w:val="21"/>
            <w:szCs w:val="21"/>
          </w:rPr>
          <w:delText>Team beim Deal-Sourcing und der Erstellung von Pitch-Decks helfen.</w:delText>
        </w:r>
      </w:del>
    </w:p>
    <w:p w14:paraId="545B5699" w14:textId="248B7C08" w:rsidR="00E65B09" w:rsidRPr="007D5BCA" w:rsidRDefault="00E65B09" w:rsidP="007D5BCA">
      <w:pPr>
        <w:spacing w:after="0" w:line="240" w:lineRule="auto"/>
        <w:jc w:val="both"/>
        <w:rPr>
          <w:rFonts w:ascii="Arial" w:hAnsi="Arial" w:cs="Arial"/>
          <w:sz w:val="21"/>
          <w:szCs w:val="21"/>
        </w:rPr>
      </w:pPr>
    </w:p>
    <w:p w14:paraId="3756130D" w14:textId="2051A034" w:rsidR="00DA7516" w:rsidRPr="007D5BCA" w:rsidRDefault="00DA7516" w:rsidP="007D5BCA">
      <w:pPr>
        <w:spacing w:after="0" w:line="240" w:lineRule="auto"/>
        <w:jc w:val="both"/>
        <w:rPr>
          <w:rFonts w:ascii="Arial" w:hAnsi="Arial" w:cs="Arial"/>
          <w:sz w:val="21"/>
          <w:szCs w:val="21"/>
        </w:rPr>
      </w:pPr>
      <w:r w:rsidRPr="007D5BCA">
        <w:rPr>
          <w:rFonts w:ascii="Arial" w:hAnsi="Arial" w:cs="Arial"/>
          <w:sz w:val="21"/>
          <w:szCs w:val="21"/>
        </w:rPr>
        <w:t>Mein Studium der Sinologie an der Universität Heidelberg und mehrere Studien- und Auslandsaufenthalte in China haben mir vielfältige Einblicke in die chinesische Wirtschafts- und Gesellschaftsstruktur vermittelt und mein Verständnis geschärft, komplexe Sachverhalte interdisziplinär zu analysieren. Durch das Nebenfach Philosophie konnte ich mein analytisches Denken und meine Fähigkeit zur präzisen Argumentation weiterentwickeln. Mit dem Studium der Volkswirtschaftslehre schaffe ich mir nun bewusst die ökonomische Grundlage, um diese analytischen und kulturellen Kompetenzen im Finanz- und Transaktionsbereich einsetzen zu können. Ich verfüge über fliesende chinesische Sprachkenntnisse, gepaart mit einem hohen Maß an analytischem Denken, Präzision und kultureller Sensibilität. Als Vorstandsmitglied bei SHAN e. V., einem Verein mit über 300 Mitgliedern, welcher sich um die Studenten und Alumni der Sinologie deutschlandweit kümmert, halte ich meine persönlichen Kontakte in die wissenschaftliche, wirtschaftliche und politische China-Community aktuell. Durch die Gründung und Leitung zweier Tutorien lernte ich es Verantwortung zu übernehmen und Mitmenschen anzuleiten. In meiner Freizeit spiele ich gerne Tennis und Schach, die beide ein hohes Maß an Disziplin und strategischem Denken benötigen. All diese Werte möchte ich gerne bei Ihnen als Praktikant unter Beweis stellen.</w:t>
      </w:r>
    </w:p>
    <w:p w14:paraId="3B2F9F14" w14:textId="77777777" w:rsidR="002A31F8" w:rsidRPr="007D5BCA" w:rsidRDefault="002A31F8" w:rsidP="007D5BCA">
      <w:pPr>
        <w:spacing w:after="0" w:line="240" w:lineRule="auto"/>
        <w:jc w:val="both"/>
        <w:rPr>
          <w:rFonts w:ascii="Arial" w:hAnsi="Arial" w:cs="Arial"/>
          <w:sz w:val="21"/>
          <w:szCs w:val="21"/>
        </w:rPr>
      </w:pPr>
    </w:p>
    <w:p w14:paraId="0D1927BC" w14:textId="66274D63" w:rsidR="00E65B09"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[Unternehmen hier] scheint mir für dieses Praktikum ideal.</w:t>
      </w:r>
    </w:p>
    <w:p w14:paraId="3C5E9335" w14:textId="354A55AB" w:rsidR="00123772"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Umfangreich über das Unternehmen informieren</w:t>
      </w:r>
    </w:p>
    <w:p w14:paraId="4F091A84" w14:textId="3F2C9B72" w:rsidR="00123772"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Was gefällt mir über das Unternehmen</w:t>
      </w:r>
    </w:p>
    <w:p w14:paraId="35AB2A06" w14:textId="5A862D38" w:rsidR="00123772"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Warum passe ich dazu, warum ist das meine absolute Nummer 1</w:t>
      </w:r>
    </w:p>
    <w:p w14:paraId="4F1520F5" w14:textId="77777777" w:rsidR="00123772" w:rsidRPr="007D5BCA" w:rsidRDefault="00123772" w:rsidP="007D5BCA">
      <w:pPr>
        <w:spacing w:after="0" w:line="240" w:lineRule="auto"/>
        <w:jc w:val="both"/>
        <w:rPr>
          <w:rFonts w:ascii="Arial" w:hAnsi="Arial" w:cs="Arial"/>
          <w:sz w:val="21"/>
          <w:szCs w:val="21"/>
        </w:rPr>
      </w:pPr>
    </w:p>
    <w:p w14:paraId="11B49693" w14:textId="02439E17" w:rsidR="00E65B09" w:rsidRPr="007D5BCA" w:rsidRDefault="00E30FB4" w:rsidP="007D5BCA">
      <w:pPr>
        <w:spacing w:after="0" w:line="240" w:lineRule="auto"/>
        <w:jc w:val="both"/>
        <w:rPr>
          <w:rFonts w:ascii="Arial" w:hAnsi="Arial" w:cs="Arial"/>
          <w:sz w:val="21"/>
          <w:szCs w:val="21"/>
        </w:rPr>
      </w:pPr>
      <w:r w:rsidRPr="007D5BCA">
        <w:rPr>
          <w:rFonts w:ascii="Arial" w:hAnsi="Arial" w:cs="Arial"/>
          <w:sz w:val="21"/>
          <w:szCs w:val="21"/>
        </w:rPr>
        <w:t>Von dem Praktikum im Bereich M&amp;A erhoffe ich mir eine steile Lernkurve, sowie die Möglichkeit mich aktiv in Ihr</w:t>
      </w:r>
      <w:r w:rsidR="007D5BCA" w:rsidRPr="007D5BCA">
        <w:rPr>
          <w:rFonts w:ascii="Arial" w:hAnsi="Arial" w:cs="Arial"/>
          <w:sz w:val="21"/>
          <w:szCs w:val="21"/>
        </w:rPr>
        <w:t>em</w:t>
      </w:r>
      <w:r w:rsidRPr="007D5BCA">
        <w:rPr>
          <w:rFonts w:ascii="Arial" w:hAnsi="Arial" w:cs="Arial"/>
          <w:sz w:val="21"/>
          <w:szCs w:val="21"/>
        </w:rPr>
        <w:t xml:space="preserve"> Team einzubringen, um eigene Ideen mehrwertschaffend beizutragen. Ich bin mir sicher, dass durch mein Interesse an der Branche, meine Kombination aus Motivation und Disziplin, sowie ausgeprägte analytische Fähigkeiten eine Bereicherung für </w:t>
      </w:r>
      <w:r w:rsidRPr="007D5BCA">
        <w:rPr>
          <w:rFonts w:ascii="Arial" w:hAnsi="Arial" w:cs="Arial"/>
          <w:color w:val="EE0000"/>
          <w:sz w:val="21"/>
          <w:szCs w:val="21"/>
        </w:rPr>
        <w:t>[Unternehmen hier]</w:t>
      </w:r>
      <w:r w:rsidRPr="007D5BCA">
        <w:rPr>
          <w:rFonts w:ascii="Arial" w:hAnsi="Arial" w:cs="Arial"/>
          <w:sz w:val="21"/>
          <w:szCs w:val="21"/>
        </w:rPr>
        <w:t xml:space="preserve"> sein werden, und würde mich sehr freuen, Sie auch in einem persönlichen Gespräch von mir zu überzeugen.</w:t>
      </w:r>
    </w:p>
    <w:p w14:paraId="753DBE5B" w14:textId="77777777" w:rsidR="00E30FB4" w:rsidRPr="007D5BCA" w:rsidRDefault="00E30FB4" w:rsidP="007D5BCA">
      <w:pPr>
        <w:spacing w:after="0" w:line="240" w:lineRule="auto"/>
        <w:jc w:val="both"/>
        <w:rPr>
          <w:rFonts w:ascii="Arial" w:hAnsi="Arial" w:cs="Arial"/>
          <w:sz w:val="21"/>
          <w:szCs w:val="21"/>
        </w:rPr>
      </w:pPr>
    </w:p>
    <w:p w14:paraId="4459D038" w14:textId="30DBA460" w:rsidR="00E65B09" w:rsidRPr="007D5BCA" w:rsidRDefault="0099776A" w:rsidP="007D5BCA">
      <w:pPr>
        <w:spacing w:after="0" w:line="240" w:lineRule="auto"/>
        <w:jc w:val="both"/>
        <w:rPr>
          <w:rFonts w:ascii="Arial" w:hAnsi="Arial" w:cs="Arial"/>
          <w:sz w:val="21"/>
          <w:szCs w:val="21"/>
        </w:rPr>
      </w:pPr>
      <w:r w:rsidRPr="007D5BCA">
        <w:rPr>
          <w:rFonts w:ascii="Arial" w:hAnsi="Arial" w:cs="Arial"/>
          <w:sz w:val="21"/>
          <w:szCs w:val="21"/>
        </w:rPr>
        <w:t>Mit freundlichen Grüßen</w:t>
      </w:r>
    </w:p>
    <w:p w14:paraId="3BDB02BA" w14:textId="13AF3E90" w:rsidR="00BB3512" w:rsidRPr="007D5BCA" w:rsidRDefault="0099776A"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Unterschrift</w:t>
      </w:r>
    </w:p>
    <w:sectPr w:rsidR="00BB3512" w:rsidRPr="007D5BCA" w:rsidSect="004426FD">
      <w:pgSz w:w="11906" w:h="16838"/>
      <w:pgMar w:top="851" w:right="1191" w:bottom="397"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F0E"/>
    <w:rsid w:val="00012D78"/>
    <w:rsid w:val="000315F3"/>
    <w:rsid w:val="00034B68"/>
    <w:rsid w:val="00044783"/>
    <w:rsid w:val="0004591A"/>
    <w:rsid w:val="00046459"/>
    <w:rsid w:val="000555E4"/>
    <w:rsid w:val="0005670D"/>
    <w:rsid w:val="000710B0"/>
    <w:rsid w:val="00073C82"/>
    <w:rsid w:val="00081359"/>
    <w:rsid w:val="00093795"/>
    <w:rsid w:val="0009623C"/>
    <w:rsid w:val="000A154E"/>
    <w:rsid w:val="000A1C9B"/>
    <w:rsid w:val="000A3082"/>
    <w:rsid w:val="000A5AB8"/>
    <w:rsid w:val="000A6678"/>
    <w:rsid w:val="000A7DEB"/>
    <w:rsid w:val="000C55DE"/>
    <w:rsid w:val="000D715D"/>
    <w:rsid w:val="000E4D90"/>
    <w:rsid w:val="000F371C"/>
    <w:rsid w:val="000F5D68"/>
    <w:rsid w:val="001138EF"/>
    <w:rsid w:val="00117F83"/>
    <w:rsid w:val="00123772"/>
    <w:rsid w:val="00146C8E"/>
    <w:rsid w:val="00152DF9"/>
    <w:rsid w:val="00156A98"/>
    <w:rsid w:val="001669DB"/>
    <w:rsid w:val="00171D11"/>
    <w:rsid w:val="001819B1"/>
    <w:rsid w:val="001835DD"/>
    <w:rsid w:val="0018679C"/>
    <w:rsid w:val="00186B10"/>
    <w:rsid w:val="001A4522"/>
    <w:rsid w:val="001C17FC"/>
    <w:rsid w:val="001D079A"/>
    <w:rsid w:val="001D2305"/>
    <w:rsid w:val="001E0088"/>
    <w:rsid w:val="001E0903"/>
    <w:rsid w:val="001E1EE7"/>
    <w:rsid w:val="001E54E6"/>
    <w:rsid w:val="00203125"/>
    <w:rsid w:val="002042CB"/>
    <w:rsid w:val="002062F6"/>
    <w:rsid w:val="00212042"/>
    <w:rsid w:val="00215F25"/>
    <w:rsid w:val="002213EE"/>
    <w:rsid w:val="0023054D"/>
    <w:rsid w:val="0023683A"/>
    <w:rsid w:val="002467A0"/>
    <w:rsid w:val="002536DC"/>
    <w:rsid w:val="00255EC1"/>
    <w:rsid w:val="00257D2A"/>
    <w:rsid w:val="00260527"/>
    <w:rsid w:val="002627D2"/>
    <w:rsid w:val="00264191"/>
    <w:rsid w:val="0027047C"/>
    <w:rsid w:val="002708C2"/>
    <w:rsid w:val="00274324"/>
    <w:rsid w:val="002A31F8"/>
    <w:rsid w:val="002A40A4"/>
    <w:rsid w:val="002A5195"/>
    <w:rsid w:val="002A5B9F"/>
    <w:rsid w:val="002C4BF0"/>
    <w:rsid w:val="002D309E"/>
    <w:rsid w:val="002D594E"/>
    <w:rsid w:val="002E39B8"/>
    <w:rsid w:val="002F51FA"/>
    <w:rsid w:val="00311A15"/>
    <w:rsid w:val="003250EA"/>
    <w:rsid w:val="003421B1"/>
    <w:rsid w:val="00347C18"/>
    <w:rsid w:val="003507C3"/>
    <w:rsid w:val="00375D2D"/>
    <w:rsid w:val="003811BC"/>
    <w:rsid w:val="0038671F"/>
    <w:rsid w:val="003947A8"/>
    <w:rsid w:val="003B00C2"/>
    <w:rsid w:val="003D464F"/>
    <w:rsid w:val="003D5D1E"/>
    <w:rsid w:val="003D6365"/>
    <w:rsid w:val="003F3290"/>
    <w:rsid w:val="003F688C"/>
    <w:rsid w:val="00415608"/>
    <w:rsid w:val="00424CAF"/>
    <w:rsid w:val="00434D23"/>
    <w:rsid w:val="004403CB"/>
    <w:rsid w:val="004426FD"/>
    <w:rsid w:val="00453C2F"/>
    <w:rsid w:val="00454C0B"/>
    <w:rsid w:val="0046226E"/>
    <w:rsid w:val="00474FC2"/>
    <w:rsid w:val="00480AB4"/>
    <w:rsid w:val="00492923"/>
    <w:rsid w:val="004A1501"/>
    <w:rsid w:val="004A615C"/>
    <w:rsid w:val="004B2953"/>
    <w:rsid w:val="004B4510"/>
    <w:rsid w:val="004C156C"/>
    <w:rsid w:val="004C174A"/>
    <w:rsid w:val="004E7074"/>
    <w:rsid w:val="004E76D8"/>
    <w:rsid w:val="00500EFA"/>
    <w:rsid w:val="00506322"/>
    <w:rsid w:val="00507BBD"/>
    <w:rsid w:val="005170EB"/>
    <w:rsid w:val="00533984"/>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01CF"/>
    <w:rsid w:val="005D7D49"/>
    <w:rsid w:val="005E00BC"/>
    <w:rsid w:val="005E63B8"/>
    <w:rsid w:val="005F2865"/>
    <w:rsid w:val="005F350B"/>
    <w:rsid w:val="005F4D30"/>
    <w:rsid w:val="00603752"/>
    <w:rsid w:val="0060685C"/>
    <w:rsid w:val="00632F05"/>
    <w:rsid w:val="0063723B"/>
    <w:rsid w:val="00637998"/>
    <w:rsid w:val="00647035"/>
    <w:rsid w:val="00647413"/>
    <w:rsid w:val="006502BE"/>
    <w:rsid w:val="00667A61"/>
    <w:rsid w:val="00697CBE"/>
    <w:rsid w:val="006A7895"/>
    <w:rsid w:val="006B302C"/>
    <w:rsid w:val="006B61BE"/>
    <w:rsid w:val="006D2592"/>
    <w:rsid w:val="006D639F"/>
    <w:rsid w:val="006E6A51"/>
    <w:rsid w:val="006F58EC"/>
    <w:rsid w:val="0070187E"/>
    <w:rsid w:val="00706233"/>
    <w:rsid w:val="007251EA"/>
    <w:rsid w:val="007340D7"/>
    <w:rsid w:val="007472BD"/>
    <w:rsid w:val="00750EE1"/>
    <w:rsid w:val="00755A3D"/>
    <w:rsid w:val="0076270A"/>
    <w:rsid w:val="007674D3"/>
    <w:rsid w:val="007675B1"/>
    <w:rsid w:val="00777422"/>
    <w:rsid w:val="00781479"/>
    <w:rsid w:val="00797EF1"/>
    <w:rsid w:val="007A1721"/>
    <w:rsid w:val="007A3246"/>
    <w:rsid w:val="007A64C5"/>
    <w:rsid w:val="007A719D"/>
    <w:rsid w:val="007B1B2B"/>
    <w:rsid w:val="007B54B7"/>
    <w:rsid w:val="007C2A48"/>
    <w:rsid w:val="007C59D2"/>
    <w:rsid w:val="007D5BCA"/>
    <w:rsid w:val="007E4326"/>
    <w:rsid w:val="007E5437"/>
    <w:rsid w:val="007F0344"/>
    <w:rsid w:val="007F7EA0"/>
    <w:rsid w:val="008049F7"/>
    <w:rsid w:val="00807293"/>
    <w:rsid w:val="0081749B"/>
    <w:rsid w:val="00821B3C"/>
    <w:rsid w:val="0083750F"/>
    <w:rsid w:val="008428CF"/>
    <w:rsid w:val="00847D79"/>
    <w:rsid w:val="0085213A"/>
    <w:rsid w:val="008565FD"/>
    <w:rsid w:val="00857C6F"/>
    <w:rsid w:val="008657E3"/>
    <w:rsid w:val="00867CED"/>
    <w:rsid w:val="00874503"/>
    <w:rsid w:val="00883B55"/>
    <w:rsid w:val="0089337A"/>
    <w:rsid w:val="008A248F"/>
    <w:rsid w:val="008B402E"/>
    <w:rsid w:val="008C0603"/>
    <w:rsid w:val="008C27C1"/>
    <w:rsid w:val="008D1672"/>
    <w:rsid w:val="008D6664"/>
    <w:rsid w:val="008D7CDB"/>
    <w:rsid w:val="008E100E"/>
    <w:rsid w:val="008E4BA9"/>
    <w:rsid w:val="008E7A27"/>
    <w:rsid w:val="008E7D17"/>
    <w:rsid w:val="0093066A"/>
    <w:rsid w:val="00935D2F"/>
    <w:rsid w:val="00991E04"/>
    <w:rsid w:val="00992FDA"/>
    <w:rsid w:val="0099776A"/>
    <w:rsid w:val="009A256E"/>
    <w:rsid w:val="009C4FD2"/>
    <w:rsid w:val="009C5CEE"/>
    <w:rsid w:val="009D07DC"/>
    <w:rsid w:val="009D3BBF"/>
    <w:rsid w:val="009F46A7"/>
    <w:rsid w:val="00A1282E"/>
    <w:rsid w:val="00A14247"/>
    <w:rsid w:val="00A33387"/>
    <w:rsid w:val="00A40D57"/>
    <w:rsid w:val="00A44493"/>
    <w:rsid w:val="00A53760"/>
    <w:rsid w:val="00A55011"/>
    <w:rsid w:val="00A6109E"/>
    <w:rsid w:val="00A90B16"/>
    <w:rsid w:val="00AA2791"/>
    <w:rsid w:val="00AA4C7C"/>
    <w:rsid w:val="00AB4CD0"/>
    <w:rsid w:val="00AC61EE"/>
    <w:rsid w:val="00AC66C4"/>
    <w:rsid w:val="00AC7086"/>
    <w:rsid w:val="00AD2B27"/>
    <w:rsid w:val="00AE073F"/>
    <w:rsid w:val="00AE26F5"/>
    <w:rsid w:val="00AE3A33"/>
    <w:rsid w:val="00AE4410"/>
    <w:rsid w:val="00B135CE"/>
    <w:rsid w:val="00B339B8"/>
    <w:rsid w:val="00B346A7"/>
    <w:rsid w:val="00B43970"/>
    <w:rsid w:val="00B50A34"/>
    <w:rsid w:val="00B54C38"/>
    <w:rsid w:val="00B5613E"/>
    <w:rsid w:val="00B57CB1"/>
    <w:rsid w:val="00B77DCE"/>
    <w:rsid w:val="00B81B0E"/>
    <w:rsid w:val="00B86766"/>
    <w:rsid w:val="00B87CA9"/>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46E55"/>
    <w:rsid w:val="00D71D8E"/>
    <w:rsid w:val="00D9281A"/>
    <w:rsid w:val="00DA3404"/>
    <w:rsid w:val="00DA524B"/>
    <w:rsid w:val="00DA7516"/>
    <w:rsid w:val="00DB471D"/>
    <w:rsid w:val="00DD1863"/>
    <w:rsid w:val="00DD3349"/>
    <w:rsid w:val="00DD54E1"/>
    <w:rsid w:val="00DD6747"/>
    <w:rsid w:val="00DE1FBC"/>
    <w:rsid w:val="00DE5C3D"/>
    <w:rsid w:val="00DF23AC"/>
    <w:rsid w:val="00E02500"/>
    <w:rsid w:val="00E12ED8"/>
    <w:rsid w:val="00E162C9"/>
    <w:rsid w:val="00E3005D"/>
    <w:rsid w:val="00E30491"/>
    <w:rsid w:val="00E30FB4"/>
    <w:rsid w:val="00E34E25"/>
    <w:rsid w:val="00E42B8C"/>
    <w:rsid w:val="00E473ED"/>
    <w:rsid w:val="00E47DAF"/>
    <w:rsid w:val="00E62550"/>
    <w:rsid w:val="00E65B09"/>
    <w:rsid w:val="00E83116"/>
    <w:rsid w:val="00E85B78"/>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B77E8"/>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10F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2997</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27</cp:revision>
  <dcterms:created xsi:type="dcterms:W3CDTF">2024-07-17T05:49:00Z</dcterms:created>
  <dcterms:modified xsi:type="dcterms:W3CDTF">2025-10-08T20:13:00Z</dcterms:modified>
</cp:coreProperties>
</file>