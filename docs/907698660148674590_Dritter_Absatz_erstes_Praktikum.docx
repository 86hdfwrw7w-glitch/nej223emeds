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C8B08" w14:textId="46AD181B" w:rsidR="00962FD7" w:rsidRPr="001A713A" w:rsidRDefault="001A713A" w:rsidP="001A713A">
      <w:pPr>
        <w:rPr>
          <w:rFonts w:ascii="Georgia" w:hAnsi="Georgia"/>
          <w:b/>
          <w:bCs/>
          <w:u w:val="single"/>
        </w:rPr>
      </w:pPr>
      <w:r w:rsidRPr="001A713A">
        <w:rPr>
          <w:rFonts w:ascii="Georgia" w:hAnsi="Georgia"/>
          <w:b/>
          <w:bCs/>
          <w:u w:val="single"/>
        </w:rPr>
        <w:t>Dritter Absatz erstes Praktikum</w:t>
      </w:r>
    </w:p>
    <w:p w14:paraId="798299F9" w14:textId="2259E151" w:rsidR="001A713A" w:rsidRPr="001A713A" w:rsidRDefault="001A713A" w:rsidP="001A713A">
      <w:pPr>
        <w:rPr>
          <w:rFonts w:ascii="Georgia" w:hAnsi="Georgia"/>
          <w:b/>
          <w:bCs/>
          <w:u w:val="single"/>
        </w:rPr>
      </w:pPr>
    </w:p>
    <w:p w14:paraId="6D259DA4" w14:textId="7CBDC062" w:rsidR="001A713A" w:rsidRPr="001A713A" w:rsidRDefault="001A713A" w:rsidP="001A713A">
      <w:pPr>
        <w:rPr>
          <w:rFonts w:ascii="Georgia" w:hAnsi="Georgia"/>
          <w:u w:val="single"/>
        </w:rPr>
      </w:pPr>
      <w:r w:rsidRPr="001A713A">
        <w:rPr>
          <w:rFonts w:ascii="Georgia" w:hAnsi="Georgia"/>
          <w:u w:val="single"/>
        </w:rPr>
        <w:t xml:space="preserve">Vorlage: </w:t>
      </w:r>
    </w:p>
    <w:p w14:paraId="2FCE5815" w14:textId="32EE7714" w:rsidR="001A713A" w:rsidRPr="001A713A" w:rsidRDefault="001A713A" w:rsidP="001A713A">
      <w:pPr>
        <w:rPr>
          <w:sz w:val="21"/>
          <w:szCs w:val="21"/>
        </w:rPr>
      </w:pPr>
    </w:p>
    <w:p w14:paraId="7C4F9FD1" w14:textId="77777777" w:rsidR="00FE48E2" w:rsidRDefault="001A713A" w:rsidP="001A713A">
      <w:pPr>
        <w:jc w:val="both"/>
        <w:rPr>
          <w:rFonts w:ascii="Georgia" w:hAnsi="Georgia"/>
          <w:sz w:val="21"/>
          <w:szCs w:val="21"/>
        </w:rPr>
      </w:pPr>
      <w:r w:rsidRPr="001A713A">
        <w:rPr>
          <w:rFonts w:ascii="Georgia" w:hAnsi="Georgia"/>
          <w:sz w:val="21"/>
          <w:szCs w:val="21"/>
        </w:rPr>
        <w:t xml:space="preserve">Company XYZ scheint mir für dieses Praktikum ideal. Neben Ihrem Status als führende Gesellschaft im Bereich Advisory Services gefällt mir besonders die Tatsache, dass Sie durch Ihren hohen Fokus auf Diversität die Entwicklung eines jeden Einzelnen fördern und dadurch einen langfristigen Erfolg Ihrer Mandanten sicherstellen können. </w:t>
      </w:r>
    </w:p>
    <w:p w14:paraId="13B9D3AB" w14:textId="77777777" w:rsidR="00FE48E2" w:rsidRDefault="00FE48E2" w:rsidP="001A713A">
      <w:pPr>
        <w:jc w:val="both"/>
        <w:rPr>
          <w:rFonts w:ascii="Georgia" w:hAnsi="Georgia"/>
          <w:sz w:val="21"/>
          <w:szCs w:val="21"/>
        </w:rPr>
      </w:pPr>
    </w:p>
    <w:p w14:paraId="06EE90FB" w14:textId="77777777" w:rsidR="00FE48E2" w:rsidRDefault="001A713A" w:rsidP="001A713A">
      <w:pPr>
        <w:jc w:val="both"/>
        <w:rPr>
          <w:rFonts w:ascii="Georgia" w:hAnsi="Georgia"/>
          <w:sz w:val="21"/>
          <w:szCs w:val="21"/>
        </w:rPr>
      </w:pPr>
      <w:r w:rsidRPr="001A713A">
        <w:rPr>
          <w:rFonts w:ascii="Georgia" w:hAnsi="Georgia"/>
          <w:sz w:val="21"/>
          <w:szCs w:val="21"/>
        </w:rPr>
        <w:t xml:space="preserve">Während meiner Zeit in XY habe ich ebenso festgestellt, dass eine Zusammenarbeit mit Menschen aus verschiedenen Kulturen und verschiedenen Hintergründen den persönlichen Horizont erweitert, was eine enorm wichtige Eigenschaft in unserer Gesellschaft ist. </w:t>
      </w:r>
    </w:p>
    <w:p w14:paraId="774AF549" w14:textId="77777777" w:rsidR="00FE48E2" w:rsidRDefault="00FE48E2" w:rsidP="001A713A">
      <w:pPr>
        <w:jc w:val="both"/>
        <w:rPr>
          <w:rFonts w:ascii="Georgia" w:hAnsi="Georgia"/>
          <w:sz w:val="21"/>
          <w:szCs w:val="21"/>
        </w:rPr>
      </w:pPr>
    </w:p>
    <w:p w14:paraId="4B899FB7" w14:textId="77777777" w:rsidR="00FE48E2" w:rsidRDefault="001A713A" w:rsidP="001A713A">
      <w:pPr>
        <w:jc w:val="both"/>
        <w:rPr>
          <w:rFonts w:ascii="Georgia" w:hAnsi="Georgia"/>
          <w:sz w:val="21"/>
          <w:szCs w:val="21"/>
        </w:rPr>
      </w:pPr>
      <w:r w:rsidRPr="001A713A">
        <w:rPr>
          <w:rFonts w:ascii="Georgia" w:hAnsi="Georgia"/>
          <w:sz w:val="21"/>
          <w:szCs w:val="21"/>
        </w:rPr>
        <w:t xml:space="preserve">Besonders spannend finde ich zudem Ihre breite Aufstellung in der XY-Branche, da ich durch den demografischen Wandel und die Digitalisierung ein großes Potenzial in diesem Sektor sehe und es mich schon immer fasziniert hat, wie schnell sich die Branche wandelt und im Zuge immer neuer Herausforderungen anpassen kann. </w:t>
      </w:r>
    </w:p>
    <w:p w14:paraId="7B5919EF" w14:textId="77777777" w:rsidR="00FE48E2" w:rsidRDefault="00FE48E2" w:rsidP="001A713A">
      <w:pPr>
        <w:jc w:val="both"/>
        <w:rPr>
          <w:rFonts w:ascii="Georgia" w:hAnsi="Georgia"/>
          <w:sz w:val="21"/>
          <w:szCs w:val="21"/>
        </w:rPr>
      </w:pPr>
    </w:p>
    <w:p w14:paraId="1CB7D1A6" w14:textId="79C0FA8E" w:rsidR="001A713A" w:rsidRPr="001A713A" w:rsidRDefault="001A713A" w:rsidP="001A713A">
      <w:pPr>
        <w:jc w:val="both"/>
        <w:rPr>
          <w:rFonts w:ascii="Georgia" w:hAnsi="Georgia"/>
          <w:sz w:val="21"/>
          <w:szCs w:val="21"/>
        </w:rPr>
      </w:pPr>
      <w:r w:rsidRPr="001A713A">
        <w:rPr>
          <w:rFonts w:ascii="Georgia" w:hAnsi="Georgia"/>
          <w:sz w:val="21"/>
          <w:szCs w:val="21"/>
        </w:rPr>
        <w:t xml:space="preserve">Dadurch kann ich mir sehr gut vorstellen, mich bei Berufseinstieg auf die XY-Branche festzulegen, wodurch Sie die perfekte Adresse für dieses Praktikum sind. </w:t>
      </w:r>
    </w:p>
    <w:p w14:paraId="015B0ABE" w14:textId="4CC61390" w:rsidR="001A713A" w:rsidRDefault="001A713A" w:rsidP="001A713A"/>
    <w:p w14:paraId="65E95DFE" w14:textId="44C7BB94" w:rsidR="001A713A" w:rsidRDefault="001A713A" w:rsidP="001A713A"/>
    <w:p w14:paraId="3D740298" w14:textId="3766B9D7" w:rsidR="001A713A" w:rsidRPr="0012124F" w:rsidRDefault="001A713A" w:rsidP="001A713A">
      <w:pPr>
        <w:rPr>
          <w:sz w:val="21"/>
          <w:szCs w:val="21"/>
          <w:u w:val="single"/>
        </w:rPr>
      </w:pPr>
      <w:r w:rsidRPr="0012124F">
        <w:rPr>
          <w:sz w:val="21"/>
          <w:szCs w:val="21"/>
          <w:u w:val="single"/>
        </w:rPr>
        <w:t xml:space="preserve">Radke &amp; </w:t>
      </w:r>
      <w:proofErr w:type="spellStart"/>
      <w:r w:rsidRPr="0012124F">
        <w:rPr>
          <w:sz w:val="21"/>
          <w:szCs w:val="21"/>
          <w:u w:val="single"/>
        </w:rPr>
        <w:t>Assoiciates</w:t>
      </w:r>
      <w:proofErr w:type="spellEnd"/>
      <w:r w:rsidRPr="0012124F">
        <w:rPr>
          <w:sz w:val="21"/>
          <w:szCs w:val="21"/>
          <w:u w:val="single"/>
        </w:rPr>
        <w:t xml:space="preserve"> </w:t>
      </w:r>
      <w:r w:rsidR="00BF493A">
        <w:rPr>
          <w:sz w:val="21"/>
          <w:szCs w:val="21"/>
          <w:u w:val="single"/>
        </w:rPr>
        <w:t>(4)</w:t>
      </w:r>
    </w:p>
    <w:p w14:paraId="0395333A" w14:textId="43DFCB84" w:rsidR="001A713A" w:rsidRDefault="001A713A" w:rsidP="001A713A">
      <w:pPr>
        <w:rPr>
          <w:sz w:val="21"/>
          <w:szCs w:val="21"/>
        </w:rPr>
      </w:pPr>
      <w:r w:rsidRPr="001A713A">
        <w:rPr>
          <w:sz w:val="21"/>
          <w:szCs w:val="21"/>
        </w:rPr>
        <w:t xml:space="preserve">Radke &amp; Associates </w:t>
      </w:r>
      <w:r>
        <w:rPr>
          <w:sz w:val="21"/>
          <w:szCs w:val="21"/>
        </w:rPr>
        <w:t xml:space="preserve">scheint mir für dieses Praktikum ideal. </w:t>
      </w:r>
      <w:r w:rsidR="00663418">
        <w:rPr>
          <w:sz w:val="21"/>
          <w:szCs w:val="21"/>
        </w:rPr>
        <w:t>Insbesondere gefällt mir</w:t>
      </w:r>
      <w:r>
        <w:rPr>
          <w:sz w:val="21"/>
          <w:szCs w:val="21"/>
        </w:rPr>
        <w:t xml:space="preserve"> die Tatsache, dass Sie</w:t>
      </w:r>
      <w:r w:rsidR="007520E5">
        <w:rPr>
          <w:sz w:val="21"/>
          <w:szCs w:val="21"/>
        </w:rPr>
        <w:t xml:space="preserve"> werteorientiert </w:t>
      </w:r>
      <w:r w:rsidR="00E65640">
        <w:rPr>
          <w:sz w:val="21"/>
          <w:szCs w:val="21"/>
        </w:rPr>
        <w:t>a</w:t>
      </w:r>
      <w:r w:rsidR="007520E5">
        <w:rPr>
          <w:sz w:val="21"/>
          <w:szCs w:val="21"/>
        </w:rPr>
        <w:t xml:space="preserve">rbeiten und </w:t>
      </w:r>
      <w:r w:rsidR="00E65640">
        <w:rPr>
          <w:sz w:val="21"/>
          <w:szCs w:val="21"/>
        </w:rPr>
        <w:t>h</w:t>
      </w:r>
      <w:r w:rsidR="007520E5">
        <w:rPr>
          <w:sz w:val="21"/>
          <w:szCs w:val="21"/>
        </w:rPr>
        <w:t>andeln. Respekt, Loyalität und den Anspruch an Perfektion sind für Radtke &amp; Associates essenzielle Attribute, mit welchen auch ich mich stark identifiziere</w:t>
      </w:r>
      <w:r w:rsidR="00663418">
        <w:rPr>
          <w:sz w:val="21"/>
          <w:szCs w:val="21"/>
        </w:rPr>
        <w:t>n kann</w:t>
      </w:r>
      <w:r w:rsidR="007520E5">
        <w:rPr>
          <w:sz w:val="21"/>
          <w:szCs w:val="21"/>
        </w:rPr>
        <w:t>. Besonders spannend finde ich</w:t>
      </w:r>
      <w:r w:rsidR="00B5565A">
        <w:rPr>
          <w:sz w:val="21"/>
          <w:szCs w:val="21"/>
        </w:rPr>
        <w:t xml:space="preserve"> neben </w:t>
      </w:r>
      <w:r w:rsidR="00663418">
        <w:rPr>
          <w:sz w:val="21"/>
          <w:szCs w:val="21"/>
        </w:rPr>
        <w:t>I</w:t>
      </w:r>
      <w:r w:rsidR="00B5565A">
        <w:rPr>
          <w:sz w:val="21"/>
          <w:szCs w:val="21"/>
        </w:rPr>
        <w:t>hrer breiten Aufstellung in den Bereichen Real Estate, Finanzwirtschaft und Public Sector</w:t>
      </w:r>
      <w:r w:rsidR="007520E5">
        <w:rPr>
          <w:sz w:val="21"/>
          <w:szCs w:val="21"/>
        </w:rPr>
        <w:t xml:space="preserve"> zudem, dass </w:t>
      </w:r>
      <w:r w:rsidR="00663418">
        <w:rPr>
          <w:sz w:val="21"/>
          <w:szCs w:val="21"/>
        </w:rPr>
        <w:t>S</w:t>
      </w:r>
      <w:r w:rsidR="007520E5">
        <w:rPr>
          <w:sz w:val="21"/>
          <w:szCs w:val="21"/>
        </w:rPr>
        <w:t xml:space="preserve">ie für </w:t>
      </w:r>
      <w:ins w:id="0" w:author="David Döbele" w:date="2021-11-09T19:28:00Z">
        <w:r w:rsidR="00D71800">
          <w:rPr>
            <w:sz w:val="21"/>
            <w:szCs w:val="21"/>
          </w:rPr>
          <w:t>I</w:t>
        </w:r>
      </w:ins>
      <w:r w:rsidR="007520E5">
        <w:rPr>
          <w:sz w:val="21"/>
          <w:szCs w:val="21"/>
        </w:rPr>
        <w:t xml:space="preserve">hre Kunden nicht nur eine Strategie erarbeiten, sondern diese auch aktiv bei der Implementierung unterstützten und somit einen </w:t>
      </w:r>
      <w:r w:rsidR="00B5565A">
        <w:rPr>
          <w:sz w:val="21"/>
          <w:szCs w:val="21"/>
        </w:rPr>
        <w:t xml:space="preserve">positiven </w:t>
      </w:r>
      <w:r w:rsidR="007520E5">
        <w:rPr>
          <w:sz w:val="21"/>
          <w:szCs w:val="21"/>
        </w:rPr>
        <w:t>Einfluss auf d</w:t>
      </w:r>
      <w:r w:rsidR="00B5565A">
        <w:rPr>
          <w:sz w:val="21"/>
          <w:szCs w:val="21"/>
        </w:rPr>
        <w:t xml:space="preserve">en </w:t>
      </w:r>
      <w:proofErr w:type="gramStart"/>
      <w:r w:rsidR="007520E5">
        <w:rPr>
          <w:sz w:val="21"/>
          <w:szCs w:val="21"/>
        </w:rPr>
        <w:t>langfristige</w:t>
      </w:r>
      <w:r w:rsidR="00B5565A">
        <w:rPr>
          <w:sz w:val="21"/>
          <w:szCs w:val="21"/>
        </w:rPr>
        <w:t>n</w:t>
      </w:r>
      <w:r w:rsidR="007520E5">
        <w:rPr>
          <w:sz w:val="21"/>
          <w:szCs w:val="21"/>
        </w:rPr>
        <w:t xml:space="preserve"> </w:t>
      </w:r>
      <w:r w:rsidR="00B5565A">
        <w:rPr>
          <w:sz w:val="21"/>
          <w:szCs w:val="21"/>
        </w:rPr>
        <w:t xml:space="preserve"> Erfolg</w:t>
      </w:r>
      <w:proofErr w:type="gramEnd"/>
      <w:r w:rsidR="00B5565A">
        <w:rPr>
          <w:sz w:val="21"/>
          <w:szCs w:val="21"/>
        </w:rPr>
        <w:t xml:space="preserve"> des Unternehmens haben. </w:t>
      </w:r>
    </w:p>
    <w:p w14:paraId="2ECFC7C5" w14:textId="742F8C82" w:rsidR="00B5565A" w:rsidRDefault="00B5565A" w:rsidP="001A713A">
      <w:pPr>
        <w:rPr>
          <w:sz w:val="21"/>
          <w:szCs w:val="21"/>
        </w:rPr>
      </w:pPr>
    </w:p>
    <w:p w14:paraId="5F2E3D0D" w14:textId="0BE9163C" w:rsidR="00B5565A" w:rsidRDefault="00B5565A" w:rsidP="001A713A">
      <w:pPr>
        <w:rPr>
          <w:sz w:val="21"/>
          <w:szCs w:val="21"/>
        </w:rPr>
      </w:pPr>
    </w:p>
    <w:p w14:paraId="6FB5E5F8" w14:textId="7833E710" w:rsidR="00D210F0" w:rsidRPr="0012124F" w:rsidRDefault="00201AD3" w:rsidP="001A713A">
      <w:pPr>
        <w:rPr>
          <w:sz w:val="21"/>
          <w:szCs w:val="21"/>
          <w:u w:val="single"/>
        </w:rPr>
      </w:pPr>
      <w:proofErr w:type="spellStart"/>
      <w:r w:rsidRPr="0012124F">
        <w:rPr>
          <w:sz w:val="21"/>
          <w:szCs w:val="21"/>
          <w:u w:val="single"/>
        </w:rPr>
        <w:t>G</w:t>
      </w:r>
      <w:r w:rsidR="00B5565A" w:rsidRPr="0012124F">
        <w:rPr>
          <w:sz w:val="21"/>
          <w:szCs w:val="21"/>
          <w:u w:val="single"/>
        </w:rPr>
        <w:t>fu</w:t>
      </w:r>
      <w:r w:rsidRPr="0012124F">
        <w:rPr>
          <w:sz w:val="21"/>
          <w:szCs w:val="21"/>
          <w:u w:val="single"/>
        </w:rPr>
        <w:t>-</w:t>
      </w:r>
      <w:r w:rsidR="00B5565A" w:rsidRPr="0012124F">
        <w:rPr>
          <w:sz w:val="21"/>
          <w:szCs w:val="21"/>
          <w:u w:val="single"/>
        </w:rPr>
        <w:t>Consult</w:t>
      </w:r>
      <w:proofErr w:type="spellEnd"/>
      <w:r w:rsidR="00BF493A">
        <w:rPr>
          <w:sz w:val="21"/>
          <w:szCs w:val="21"/>
          <w:u w:val="single"/>
        </w:rPr>
        <w:t xml:space="preserve"> (4)</w:t>
      </w:r>
    </w:p>
    <w:p w14:paraId="5F038694" w14:textId="7622671A" w:rsidR="00F74DAB" w:rsidRDefault="00F74DAB" w:rsidP="001A713A">
      <w:pPr>
        <w:rPr>
          <w:sz w:val="21"/>
          <w:szCs w:val="21"/>
        </w:rPr>
      </w:pPr>
      <w:r>
        <w:rPr>
          <w:sz w:val="21"/>
          <w:szCs w:val="21"/>
        </w:rPr>
        <w:t>Gfu</w:t>
      </w:r>
      <w:r w:rsidR="00201AD3">
        <w:rPr>
          <w:sz w:val="21"/>
          <w:szCs w:val="21"/>
        </w:rPr>
        <w:t>-</w:t>
      </w:r>
      <w:r>
        <w:rPr>
          <w:sz w:val="21"/>
          <w:szCs w:val="21"/>
        </w:rPr>
        <w:t xml:space="preserve">Consult scheint mir für dieses Praktikum ideal. Neben </w:t>
      </w:r>
      <w:r w:rsidR="00663418">
        <w:rPr>
          <w:sz w:val="21"/>
          <w:szCs w:val="21"/>
        </w:rPr>
        <w:t>I</w:t>
      </w:r>
      <w:r w:rsidR="00D210F0">
        <w:rPr>
          <w:sz w:val="21"/>
          <w:szCs w:val="21"/>
        </w:rPr>
        <w:t xml:space="preserve">hrem Status als über Jahrzehnte hinweg </w:t>
      </w:r>
      <w:r w:rsidR="00201AD3">
        <w:rPr>
          <w:sz w:val="21"/>
          <w:szCs w:val="21"/>
        </w:rPr>
        <w:t>erfolgreiche</w:t>
      </w:r>
      <w:r w:rsidR="00D210F0">
        <w:rPr>
          <w:sz w:val="21"/>
          <w:szCs w:val="21"/>
        </w:rPr>
        <w:t xml:space="preserve"> Unternehmensberatung gefällt mir besonders die Tatsache, dass Sie </w:t>
      </w:r>
      <w:r w:rsidR="00FE48E2">
        <w:rPr>
          <w:sz w:val="21"/>
          <w:szCs w:val="21"/>
        </w:rPr>
        <w:t xml:space="preserve">Ihren Fokus </w:t>
      </w:r>
      <w:r w:rsidR="00D210F0">
        <w:rPr>
          <w:sz w:val="21"/>
          <w:szCs w:val="21"/>
        </w:rPr>
        <w:t>sowohl</w:t>
      </w:r>
      <w:r w:rsidR="00FE48E2">
        <w:rPr>
          <w:sz w:val="21"/>
          <w:szCs w:val="21"/>
        </w:rPr>
        <w:t xml:space="preserve"> auf</w:t>
      </w:r>
      <w:r w:rsidR="00D210F0">
        <w:rPr>
          <w:sz w:val="21"/>
          <w:szCs w:val="21"/>
        </w:rPr>
        <w:t xml:space="preserve"> die Strategie</w:t>
      </w:r>
      <w:r w:rsidR="00FE48E2">
        <w:rPr>
          <w:sz w:val="21"/>
          <w:szCs w:val="21"/>
        </w:rPr>
        <w:t xml:space="preserve"> </w:t>
      </w:r>
      <w:r w:rsidR="00201AD3">
        <w:rPr>
          <w:sz w:val="21"/>
          <w:szCs w:val="21"/>
        </w:rPr>
        <w:t>&amp;</w:t>
      </w:r>
      <w:r w:rsidR="00FE48E2">
        <w:rPr>
          <w:sz w:val="21"/>
          <w:szCs w:val="21"/>
        </w:rPr>
        <w:t xml:space="preserve"> </w:t>
      </w:r>
      <w:r w:rsidR="00201AD3">
        <w:rPr>
          <w:sz w:val="21"/>
          <w:szCs w:val="21"/>
        </w:rPr>
        <w:t>Umsetzung</w:t>
      </w:r>
      <w:r w:rsidR="00D210F0">
        <w:rPr>
          <w:sz w:val="21"/>
          <w:szCs w:val="21"/>
        </w:rPr>
        <w:t xml:space="preserve"> als auch </w:t>
      </w:r>
      <w:r w:rsidR="00663418">
        <w:rPr>
          <w:sz w:val="21"/>
          <w:szCs w:val="21"/>
        </w:rPr>
        <w:t xml:space="preserve">auf </w:t>
      </w:r>
      <w:r w:rsidR="00D210F0">
        <w:rPr>
          <w:sz w:val="21"/>
          <w:szCs w:val="21"/>
        </w:rPr>
        <w:t>d</w:t>
      </w:r>
      <w:r w:rsidR="00201AD3">
        <w:rPr>
          <w:sz w:val="21"/>
          <w:szCs w:val="21"/>
        </w:rPr>
        <w:t xml:space="preserve">ie </w:t>
      </w:r>
      <w:r w:rsidR="00D210F0">
        <w:rPr>
          <w:sz w:val="21"/>
          <w:szCs w:val="21"/>
        </w:rPr>
        <w:t>Mensch</w:t>
      </w:r>
      <w:r w:rsidR="00FE48E2">
        <w:rPr>
          <w:sz w:val="21"/>
          <w:szCs w:val="21"/>
        </w:rPr>
        <w:t xml:space="preserve">en innerhalb eines Unternehmens setzten. Somit erkennen Sie, dass die </w:t>
      </w:r>
      <w:r w:rsidR="00663418">
        <w:rPr>
          <w:sz w:val="21"/>
          <w:szCs w:val="21"/>
        </w:rPr>
        <w:t>k</w:t>
      </w:r>
      <w:r w:rsidR="00FE48E2">
        <w:rPr>
          <w:sz w:val="21"/>
          <w:szCs w:val="21"/>
        </w:rPr>
        <w:t xml:space="preserve">omplexen Herausforderungen nicht nur der betriebswirtschaftlichen, sondern auch der </w:t>
      </w:r>
      <w:r w:rsidR="00663418">
        <w:rPr>
          <w:sz w:val="21"/>
          <w:szCs w:val="21"/>
        </w:rPr>
        <w:t>sozialen</w:t>
      </w:r>
      <w:r w:rsidR="00FE48E2">
        <w:rPr>
          <w:sz w:val="21"/>
          <w:szCs w:val="21"/>
        </w:rPr>
        <w:t xml:space="preserve"> Optimierung bed</w:t>
      </w:r>
      <w:r w:rsidR="00663418">
        <w:rPr>
          <w:sz w:val="21"/>
          <w:szCs w:val="21"/>
        </w:rPr>
        <w:t>ürfen</w:t>
      </w:r>
      <w:r w:rsidR="00FE48E2">
        <w:rPr>
          <w:sz w:val="21"/>
          <w:szCs w:val="21"/>
        </w:rPr>
        <w:t xml:space="preserve">. Durch diesen integrativen Ansatz </w:t>
      </w:r>
      <w:r w:rsidR="00201AD3">
        <w:rPr>
          <w:sz w:val="21"/>
          <w:szCs w:val="21"/>
        </w:rPr>
        <w:t>sowie durch Ihre</w:t>
      </w:r>
      <w:r w:rsidR="00FE48E2">
        <w:rPr>
          <w:sz w:val="21"/>
          <w:szCs w:val="21"/>
        </w:rPr>
        <w:t xml:space="preserve"> </w:t>
      </w:r>
      <w:r w:rsidR="00201AD3">
        <w:rPr>
          <w:sz w:val="21"/>
          <w:szCs w:val="21"/>
        </w:rPr>
        <w:t>umfangreiche Expertise</w:t>
      </w:r>
      <w:r w:rsidR="00FE48E2">
        <w:rPr>
          <w:sz w:val="21"/>
          <w:szCs w:val="21"/>
        </w:rPr>
        <w:t xml:space="preserve"> </w:t>
      </w:r>
      <w:r w:rsidR="00663418">
        <w:rPr>
          <w:sz w:val="21"/>
          <w:szCs w:val="21"/>
        </w:rPr>
        <w:t>konnten</w:t>
      </w:r>
      <w:r w:rsidR="00FE48E2">
        <w:rPr>
          <w:sz w:val="21"/>
          <w:szCs w:val="21"/>
        </w:rPr>
        <w:t xml:space="preserve"> Sie sich über 40 Jahre am Markt bewehren und langfristige Kundenbeziehungen mit </w:t>
      </w:r>
      <w:r w:rsidR="00663418">
        <w:rPr>
          <w:sz w:val="21"/>
          <w:szCs w:val="21"/>
        </w:rPr>
        <w:t>spannenden</w:t>
      </w:r>
      <w:r w:rsidR="00FE48E2">
        <w:rPr>
          <w:sz w:val="21"/>
          <w:szCs w:val="21"/>
        </w:rPr>
        <w:t xml:space="preserve"> </w:t>
      </w:r>
      <w:r w:rsidR="00201AD3">
        <w:rPr>
          <w:sz w:val="21"/>
          <w:szCs w:val="21"/>
        </w:rPr>
        <w:t>Unternehmen</w:t>
      </w:r>
      <w:r w:rsidR="00FE48E2">
        <w:rPr>
          <w:sz w:val="21"/>
          <w:szCs w:val="21"/>
        </w:rPr>
        <w:t xml:space="preserve"> wie Ford, Bayer, Shell und viele</w:t>
      </w:r>
      <w:r w:rsidR="00201AD3">
        <w:rPr>
          <w:sz w:val="21"/>
          <w:szCs w:val="21"/>
        </w:rPr>
        <w:t>n</w:t>
      </w:r>
      <w:r w:rsidR="00FE48E2">
        <w:rPr>
          <w:sz w:val="21"/>
          <w:szCs w:val="21"/>
        </w:rPr>
        <w:t xml:space="preserve"> mehr aufbauen können. </w:t>
      </w:r>
    </w:p>
    <w:p w14:paraId="75A0F46F" w14:textId="3ACE3C43" w:rsidR="00201AD3" w:rsidRDefault="00201AD3" w:rsidP="001A713A">
      <w:pPr>
        <w:rPr>
          <w:sz w:val="21"/>
          <w:szCs w:val="21"/>
        </w:rPr>
      </w:pPr>
    </w:p>
    <w:p w14:paraId="3148FC3E" w14:textId="580192C4" w:rsidR="00201AD3" w:rsidRDefault="00201AD3" w:rsidP="001A713A">
      <w:pPr>
        <w:rPr>
          <w:sz w:val="21"/>
          <w:szCs w:val="21"/>
        </w:rPr>
      </w:pPr>
    </w:p>
    <w:p w14:paraId="338F0F9A" w14:textId="5F7FDC73" w:rsidR="00397C96" w:rsidRPr="006902B0" w:rsidRDefault="00201AD3" w:rsidP="00201AD3">
      <w:pPr>
        <w:rPr>
          <w:sz w:val="21"/>
          <w:szCs w:val="21"/>
          <w:u w:val="single"/>
        </w:rPr>
      </w:pPr>
      <w:proofErr w:type="spellStart"/>
      <w:r w:rsidRPr="00201AD3">
        <w:rPr>
          <w:sz w:val="21"/>
          <w:szCs w:val="21"/>
          <w:u w:val="single"/>
        </w:rPr>
        <w:t>Schuppar</w:t>
      </w:r>
      <w:proofErr w:type="spellEnd"/>
      <w:r w:rsidRPr="00201AD3">
        <w:rPr>
          <w:sz w:val="21"/>
          <w:szCs w:val="21"/>
          <w:u w:val="single"/>
        </w:rPr>
        <w:t xml:space="preserve"> Consulting </w:t>
      </w:r>
      <w:r w:rsidR="00BF493A">
        <w:rPr>
          <w:sz w:val="21"/>
          <w:szCs w:val="21"/>
          <w:u w:val="single"/>
        </w:rPr>
        <w:t>(5)</w:t>
      </w:r>
    </w:p>
    <w:p w14:paraId="4470BDCA" w14:textId="3F1AF836" w:rsidR="00397C96" w:rsidRDefault="00397C96" w:rsidP="00201AD3">
      <w:pPr>
        <w:rPr>
          <w:sz w:val="21"/>
          <w:szCs w:val="21"/>
        </w:rPr>
      </w:pPr>
      <w:r>
        <w:rPr>
          <w:sz w:val="21"/>
          <w:szCs w:val="21"/>
        </w:rPr>
        <w:t>Schuppar Consulting scheint mir für dieses Praktikum ideal. Neben Ihrem Status als führende</w:t>
      </w:r>
      <w:r w:rsidR="006902B0">
        <w:rPr>
          <w:sz w:val="21"/>
          <w:szCs w:val="21"/>
        </w:rPr>
        <w:t xml:space="preserve"> </w:t>
      </w:r>
      <w:r>
        <w:rPr>
          <w:sz w:val="21"/>
          <w:szCs w:val="21"/>
        </w:rPr>
        <w:t xml:space="preserve">Gesellschaft im Bereich Pricing von B2B Unternehmen gefällt mir besonders die Tatsache, dass </w:t>
      </w:r>
      <w:r w:rsidR="00663418">
        <w:rPr>
          <w:sz w:val="21"/>
          <w:szCs w:val="21"/>
        </w:rPr>
        <w:t>S</w:t>
      </w:r>
      <w:r>
        <w:rPr>
          <w:sz w:val="21"/>
          <w:szCs w:val="21"/>
        </w:rPr>
        <w:t>ie neben der klassischen Beratungstätigkeit zudem Trainings und Events anbieten</w:t>
      </w:r>
      <w:r w:rsidR="006902B0">
        <w:rPr>
          <w:sz w:val="21"/>
          <w:szCs w:val="21"/>
        </w:rPr>
        <w:t xml:space="preserve"> </w:t>
      </w:r>
      <w:r w:rsidR="00663418">
        <w:rPr>
          <w:sz w:val="21"/>
          <w:szCs w:val="21"/>
        </w:rPr>
        <w:t>um</w:t>
      </w:r>
      <w:r>
        <w:rPr>
          <w:sz w:val="21"/>
          <w:szCs w:val="21"/>
        </w:rPr>
        <w:t xml:space="preserve"> Ihre Kunden aktiv in Themengebieten wie Preisoptimierung und Preisverhandlungen </w:t>
      </w:r>
      <w:r w:rsidR="006902B0">
        <w:rPr>
          <w:sz w:val="21"/>
          <w:szCs w:val="21"/>
        </w:rPr>
        <w:t>weiter</w:t>
      </w:r>
      <w:r w:rsidR="00663418">
        <w:rPr>
          <w:sz w:val="21"/>
          <w:szCs w:val="21"/>
        </w:rPr>
        <w:t>zu</w:t>
      </w:r>
      <w:r w:rsidR="006902B0">
        <w:rPr>
          <w:sz w:val="21"/>
          <w:szCs w:val="21"/>
        </w:rPr>
        <w:t>bilden</w:t>
      </w:r>
      <w:r>
        <w:rPr>
          <w:sz w:val="21"/>
          <w:szCs w:val="21"/>
        </w:rPr>
        <w:t xml:space="preserve">. Damit erkennen Sie, dass es nicht nur darauf ankommt, die richten Argumente zu präsentieren, sondern </w:t>
      </w:r>
      <w:r w:rsidR="00663418">
        <w:rPr>
          <w:sz w:val="21"/>
          <w:szCs w:val="21"/>
        </w:rPr>
        <w:t>auch</w:t>
      </w:r>
      <w:r>
        <w:rPr>
          <w:sz w:val="21"/>
          <w:szCs w:val="21"/>
        </w:rPr>
        <w:t xml:space="preserve">, wie man diese Argumente </w:t>
      </w:r>
      <w:r w:rsidR="006902B0">
        <w:rPr>
          <w:sz w:val="21"/>
          <w:szCs w:val="21"/>
        </w:rPr>
        <w:t>präsentiert. Das Thema Inflation ist momentan aktueller denn je und wird dies</w:t>
      </w:r>
      <w:r w:rsidR="0012124F">
        <w:rPr>
          <w:sz w:val="21"/>
          <w:szCs w:val="21"/>
        </w:rPr>
        <w:t xml:space="preserve"> </w:t>
      </w:r>
      <w:r w:rsidR="006902B0">
        <w:rPr>
          <w:sz w:val="21"/>
          <w:szCs w:val="21"/>
        </w:rPr>
        <w:t>auch in den kommenden Jahren bleiben</w:t>
      </w:r>
      <w:r w:rsidR="00663418">
        <w:rPr>
          <w:sz w:val="21"/>
          <w:szCs w:val="21"/>
        </w:rPr>
        <w:t xml:space="preserve">, wodurch Ihre Aufgabe </w:t>
      </w:r>
      <w:r w:rsidR="006902B0">
        <w:rPr>
          <w:sz w:val="21"/>
          <w:szCs w:val="21"/>
        </w:rPr>
        <w:t>als Experte in dem Bereich Pricing einen besonderen Stellenwert zugeordnet</w:t>
      </w:r>
      <w:r w:rsidR="00663418">
        <w:rPr>
          <w:sz w:val="21"/>
          <w:szCs w:val="21"/>
        </w:rPr>
        <w:t xml:space="preserve"> bekommt</w:t>
      </w:r>
      <w:r w:rsidR="0012124F">
        <w:rPr>
          <w:sz w:val="21"/>
          <w:szCs w:val="21"/>
        </w:rPr>
        <w:t xml:space="preserve">. </w:t>
      </w:r>
    </w:p>
    <w:p w14:paraId="0547BEE3" w14:textId="2C72C283" w:rsidR="0012124F" w:rsidRDefault="0012124F" w:rsidP="00201AD3">
      <w:pPr>
        <w:rPr>
          <w:sz w:val="21"/>
          <w:szCs w:val="21"/>
        </w:rPr>
      </w:pPr>
    </w:p>
    <w:p w14:paraId="499CF055" w14:textId="24BCD76E" w:rsidR="0012124F" w:rsidRDefault="0012124F" w:rsidP="00201AD3">
      <w:pPr>
        <w:rPr>
          <w:sz w:val="21"/>
          <w:szCs w:val="21"/>
        </w:rPr>
      </w:pPr>
    </w:p>
    <w:p w14:paraId="7BA155AC" w14:textId="7760A8F5" w:rsidR="0012124F" w:rsidRDefault="0012124F" w:rsidP="00201AD3">
      <w:pPr>
        <w:rPr>
          <w:sz w:val="21"/>
          <w:szCs w:val="21"/>
        </w:rPr>
      </w:pPr>
    </w:p>
    <w:p w14:paraId="3F3D0261" w14:textId="08B10A95" w:rsidR="0012124F" w:rsidRDefault="0012124F" w:rsidP="00201AD3">
      <w:pPr>
        <w:rPr>
          <w:sz w:val="21"/>
          <w:szCs w:val="21"/>
        </w:rPr>
      </w:pPr>
    </w:p>
    <w:p w14:paraId="0AEFBD3D" w14:textId="77777777" w:rsidR="00663418" w:rsidRDefault="00663418" w:rsidP="00201AD3">
      <w:pPr>
        <w:rPr>
          <w:sz w:val="21"/>
          <w:szCs w:val="21"/>
        </w:rPr>
      </w:pPr>
    </w:p>
    <w:p w14:paraId="1A626C6E" w14:textId="3B851F6E" w:rsidR="002019D5" w:rsidRPr="00A207BA" w:rsidRDefault="0012124F" w:rsidP="00A207BA">
      <w:pPr>
        <w:rPr>
          <w:sz w:val="21"/>
          <w:szCs w:val="21"/>
          <w:u w:val="single"/>
        </w:rPr>
      </w:pPr>
      <w:r w:rsidRPr="0012124F">
        <w:rPr>
          <w:sz w:val="21"/>
          <w:szCs w:val="21"/>
          <w:u w:val="single"/>
        </w:rPr>
        <w:lastRenderedPageBreak/>
        <w:t>MSR Consulting</w:t>
      </w:r>
      <w:r w:rsidR="00BF493A">
        <w:rPr>
          <w:sz w:val="21"/>
          <w:szCs w:val="21"/>
          <w:u w:val="single"/>
        </w:rPr>
        <w:t xml:space="preserve"> (5)</w:t>
      </w:r>
    </w:p>
    <w:p w14:paraId="6856ED99" w14:textId="7E8406B0" w:rsidR="0012124F" w:rsidRDefault="002019D5" w:rsidP="006B0C2B">
      <w:pPr>
        <w:tabs>
          <w:tab w:val="center" w:pos="4536"/>
        </w:tabs>
        <w:rPr>
          <w:sz w:val="21"/>
          <w:szCs w:val="21"/>
        </w:rPr>
      </w:pPr>
      <w:r>
        <w:rPr>
          <w:sz w:val="21"/>
          <w:szCs w:val="21"/>
        </w:rPr>
        <w:t xml:space="preserve">MSR Consulting scheint mir für dieses Praktikum ideal. Neben Ihrer praktischen Expertise gefällt mir besonders die Tatsache, dass Sie </w:t>
      </w:r>
      <w:r w:rsidR="00663418">
        <w:rPr>
          <w:sz w:val="21"/>
          <w:szCs w:val="21"/>
        </w:rPr>
        <w:t>zugleich</w:t>
      </w:r>
      <w:r>
        <w:rPr>
          <w:sz w:val="21"/>
          <w:szCs w:val="21"/>
        </w:rPr>
        <w:t xml:space="preserve"> einen hohen Wert auf die akademische Exzellenz legen und somit Theorie und Praxis miteinander </w:t>
      </w:r>
      <w:r w:rsidR="00663418">
        <w:rPr>
          <w:sz w:val="21"/>
          <w:szCs w:val="21"/>
        </w:rPr>
        <w:t>vereinen</w:t>
      </w:r>
      <w:r>
        <w:rPr>
          <w:sz w:val="21"/>
          <w:szCs w:val="21"/>
        </w:rPr>
        <w:t xml:space="preserve">. </w:t>
      </w:r>
      <w:r w:rsidR="00A207BA">
        <w:rPr>
          <w:sz w:val="21"/>
          <w:szCs w:val="21"/>
        </w:rPr>
        <w:t xml:space="preserve">Was </w:t>
      </w:r>
      <w:ins w:id="1" w:author="David Döbele" w:date="2021-11-09T19:28:00Z">
        <w:r w:rsidR="00D71800">
          <w:rPr>
            <w:sz w:val="21"/>
            <w:szCs w:val="21"/>
          </w:rPr>
          <w:t>S</w:t>
        </w:r>
      </w:ins>
      <w:del w:id="2" w:author="David Döbele" w:date="2021-11-09T19:28:00Z">
        <w:r w:rsidR="00A207BA" w:rsidDel="00D71800">
          <w:rPr>
            <w:sz w:val="21"/>
            <w:szCs w:val="21"/>
          </w:rPr>
          <w:delText>s</w:delText>
        </w:r>
      </w:del>
      <w:r w:rsidR="00A207BA">
        <w:rPr>
          <w:sz w:val="21"/>
          <w:szCs w:val="21"/>
        </w:rPr>
        <w:t>ie von anderen Beratungen abhebt</w:t>
      </w:r>
      <w:r>
        <w:rPr>
          <w:sz w:val="21"/>
          <w:szCs w:val="21"/>
        </w:rPr>
        <w:t>,</w:t>
      </w:r>
      <w:r w:rsidR="00A207BA">
        <w:rPr>
          <w:sz w:val="21"/>
          <w:szCs w:val="21"/>
        </w:rPr>
        <w:t xml:space="preserve"> ist</w:t>
      </w:r>
      <w:ins w:id="3" w:author="David Döbele" w:date="2021-11-09T19:29:00Z">
        <w:r w:rsidR="00D71800">
          <w:rPr>
            <w:sz w:val="21"/>
            <w:szCs w:val="21"/>
          </w:rPr>
          <w:t>,</w:t>
        </w:r>
      </w:ins>
      <w:r>
        <w:rPr>
          <w:sz w:val="21"/>
          <w:szCs w:val="21"/>
        </w:rPr>
        <w:t xml:space="preserve"> dass Sie sowohl die Strategie und die </w:t>
      </w:r>
      <w:r w:rsidR="00A207BA">
        <w:rPr>
          <w:sz w:val="21"/>
          <w:szCs w:val="21"/>
        </w:rPr>
        <w:t>Resultate</w:t>
      </w:r>
      <w:r>
        <w:rPr>
          <w:sz w:val="21"/>
          <w:szCs w:val="21"/>
        </w:rPr>
        <w:t xml:space="preserve"> als auch den Menschen ins klare Zentrum Ihrer Tätigkeit stellen und </w:t>
      </w:r>
      <w:r w:rsidR="00663418">
        <w:rPr>
          <w:sz w:val="21"/>
          <w:szCs w:val="21"/>
        </w:rPr>
        <w:t>damit</w:t>
      </w:r>
      <w:r>
        <w:rPr>
          <w:sz w:val="21"/>
          <w:szCs w:val="21"/>
        </w:rPr>
        <w:t xml:space="preserve"> erkennen, dass auch weiche Faktoren bei dem Erfolg eines Unternehmens eine </w:t>
      </w:r>
      <w:r w:rsidR="00663418">
        <w:rPr>
          <w:sz w:val="21"/>
          <w:szCs w:val="21"/>
        </w:rPr>
        <w:t>Rolle</w:t>
      </w:r>
      <w:r>
        <w:rPr>
          <w:sz w:val="21"/>
          <w:szCs w:val="21"/>
        </w:rPr>
        <w:t xml:space="preserve"> </w:t>
      </w:r>
      <w:r w:rsidR="00663418">
        <w:rPr>
          <w:sz w:val="21"/>
          <w:szCs w:val="21"/>
        </w:rPr>
        <w:t>spielen</w:t>
      </w:r>
      <w:r>
        <w:rPr>
          <w:sz w:val="21"/>
          <w:szCs w:val="21"/>
        </w:rPr>
        <w:t xml:space="preserve">. </w:t>
      </w:r>
      <w:r w:rsidR="00A207BA">
        <w:rPr>
          <w:sz w:val="21"/>
          <w:szCs w:val="21"/>
        </w:rPr>
        <w:t>Besonders spannend finde ich zudem Ihre breite Aufstellung in der Branche Automotive &amp; Mobility, da ich durch den ökologischen Wandel große Herausforderungen</w:t>
      </w:r>
      <w:r w:rsidR="00663418">
        <w:rPr>
          <w:sz w:val="21"/>
          <w:szCs w:val="21"/>
        </w:rPr>
        <w:t>,</w:t>
      </w:r>
      <w:r w:rsidR="00A207BA">
        <w:rPr>
          <w:sz w:val="21"/>
          <w:szCs w:val="21"/>
        </w:rPr>
        <w:t xml:space="preserve"> aber zugleich großes Wachstums- und Innovationspotential </w:t>
      </w:r>
      <w:r w:rsidR="00663418">
        <w:rPr>
          <w:sz w:val="21"/>
          <w:szCs w:val="21"/>
        </w:rPr>
        <w:t xml:space="preserve">in diesem Sektor </w:t>
      </w:r>
      <w:r w:rsidR="00A207BA">
        <w:rPr>
          <w:sz w:val="21"/>
          <w:szCs w:val="21"/>
        </w:rPr>
        <w:t xml:space="preserve">sehe. Dadurch kann ich mir sehr gut vorstellen, mich bei Berufseinstieg auf diese Branche festzulegen, wodurch Sie die perfekte Adresse für dieses Praktikum sind. </w:t>
      </w:r>
    </w:p>
    <w:p w14:paraId="0E749044" w14:textId="28CF32FB" w:rsidR="006B0C2B" w:rsidRDefault="006B0C2B" w:rsidP="006B0C2B">
      <w:pPr>
        <w:tabs>
          <w:tab w:val="center" w:pos="4536"/>
        </w:tabs>
        <w:rPr>
          <w:sz w:val="21"/>
          <w:szCs w:val="21"/>
        </w:rPr>
      </w:pPr>
    </w:p>
    <w:p w14:paraId="40DFD1D2" w14:textId="658138FB" w:rsidR="0012124F" w:rsidRDefault="0012124F" w:rsidP="00201AD3">
      <w:pPr>
        <w:rPr>
          <w:sz w:val="21"/>
          <w:szCs w:val="21"/>
        </w:rPr>
      </w:pPr>
    </w:p>
    <w:p w14:paraId="160A4528" w14:textId="1816CD82" w:rsidR="006B0C2B" w:rsidRPr="009E663D" w:rsidRDefault="0012124F" w:rsidP="00201AD3">
      <w:pPr>
        <w:rPr>
          <w:sz w:val="21"/>
          <w:szCs w:val="21"/>
          <w:u w:val="single"/>
        </w:rPr>
      </w:pPr>
      <w:r w:rsidRPr="000E2720">
        <w:rPr>
          <w:sz w:val="21"/>
          <w:szCs w:val="21"/>
          <w:u w:val="single"/>
        </w:rPr>
        <w:t xml:space="preserve">Arkadia Management Consultants </w:t>
      </w:r>
      <w:r w:rsidR="00BF493A">
        <w:rPr>
          <w:sz w:val="21"/>
          <w:szCs w:val="21"/>
          <w:u w:val="single"/>
        </w:rPr>
        <w:t>(5)</w:t>
      </w:r>
    </w:p>
    <w:p w14:paraId="71B7D3E9" w14:textId="12E95E7C" w:rsidR="00445188" w:rsidRDefault="006B0C2B" w:rsidP="00201AD3">
      <w:pPr>
        <w:rPr>
          <w:sz w:val="21"/>
          <w:szCs w:val="21"/>
        </w:rPr>
      </w:pPr>
      <w:r>
        <w:rPr>
          <w:sz w:val="21"/>
          <w:szCs w:val="21"/>
        </w:rPr>
        <w:t xml:space="preserve">Arkadia Management Consultants scheint mir für dieses Praktikum ideal. </w:t>
      </w:r>
      <w:r w:rsidR="00A207BA">
        <w:rPr>
          <w:sz w:val="21"/>
          <w:szCs w:val="21"/>
        </w:rPr>
        <w:t xml:space="preserve">Neben Ihrer praktischen Herangehensweise gefällt mir besonders die Tatsache, dass Sie durch die hohe Diversität an Hintergründen und Spezialisierungen optimal für jede Herausforderung gewappnet sind und diese aus verschiedenen Blickwinkeln beurteilen können. </w:t>
      </w:r>
      <w:r w:rsidR="00EC2B10">
        <w:rPr>
          <w:sz w:val="21"/>
          <w:szCs w:val="21"/>
        </w:rPr>
        <w:t>Dass Sie in der Vergangenheit spannende Projekte mit namenhaften Klienten wie der Deutschen Bank, Telekom oder Vodafone geleitet haben, spricht für die Qualität</w:t>
      </w:r>
      <w:r w:rsidR="009E663D">
        <w:rPr>
          <w:sz w:val="21"/>
          <w:szCs w:val="21"/>
        </w:rPr>
        <w:t xml:space="preserve">, den Einsatz und die Begeisterung </w:t>
      </w:r>
      <w:r w:rsidR="00EC2B10">
        <w:rPr>
          <w:sz w:val="21"/>
          <w:szCs w:val="21"/>
        </w:rPr>
        <w:t>von Arkardia Management Consultants. Besonders spannend finde ich zudem Ihre breite Aufstellung in den Branchen Energie, Finanzdienstleistung und Telekommunikation. In all diese</w:t>
      </w:r>
      <w:r w:rsidR="00663418">
        <w:rPr>
          <w:sz w:val="21"/>
          <w:szCs w:val="21"/>
        </w:rPr>
        <w:t>n</w:t>
      </w:r>
      <w:r w:rsidR="00EC2B10">
        <w:rPr>
          <w:sz w:val="21"/>
          <w:szCs w:val="21"/>
        </w:rPr>
        <w:t xml:space="preserve"> Sektoren sehe durch die Digitalisierung und den ökologischen Wandel große</w:t>
      </w:r>
      <w:r w:rsidR="00663418">
        <w:rPr>
          <w:sz w:val="21"/>
          <w:szCs w:val="21"/>
        </w:rPr>
        <w:t>s</w:t>
      </w:r>
      <w:r w:rsidR="00EC2B10">
        <w:rPr>
          <w:sz w:val="21"/>
          <w:szCs w:val="21"/>
        </w:rPr>
        <w:t xml:space="preserve"> Wachstums- und Innovationspotential</w:t>
      </w:r>
      <w:r w:rsidR="009E663D">
        <w:rPr>
          <w:sz w:val="21"/>
          <w:szCs w:val="21"/>
        </w:rPr>
        <w:t xml:space="preserve">. Dadurch kann ich mir auch gut vorstellen, mich bei Berufseinstieg auf diese Branchen festzulegen, wodurch Sie die perfekte Adresse für dieses Praktikum sind. </w:t>
      </w:r>
    </w:p>
    <w:p w14:paraId="0D3EB516" w14:textId="77777777" w:rsidR="009E663D" w:rsidRPr="00445188" w:rsidRDefault="009E663D" w:rsidP="00201AD3">
      <w:pPr>
        <w:rPr>
          <w:sz w:val="21"/>
          <w:szCs w:val="21"/>
        </w:rPr>
      </w:pPr>
    </w:p>
    <w:p w14:paraId="4D90E5D7" w14:textId="4ACE506E" w:rsidR="00445188" w:rsidRPr="00445188" w:rsidRDefault="00445188" w:rsidP="00201AD3">
      <w:pPr>
        <w:rPr>
          <w:sz w:val="21"/>
          <w:szCs w:val="21"/>
        </w:rPr>
      </w:pPr>
    </w:p>
    <w:p w14:paraId="0B01E027" w14:textId="6A14C928" w:rsidR="009E663D" w:rsidRPr="00184838" w:rsidRDefault="00445188" w:rsidP="00201AD3">
      <w:pPr>
        <w:rPr>
          <w:sz w:val="21"/>
          <w:szCs w:val="21"/>
          <w:u w:val="single"/>
        </w:rPr>
      </w:pPr>
      <w:r w:rsidRPr="00E65640">
        <w:rPr>
          <w:sz w:val="21"/>
          <w:szCs w:val="21"/>
          <w:u w:val="single"/>
        </w:rPr>
        <w:t>Kobaltblau Management Consultants GmbH</w:t>
      </w:r>
      <w:r w:rsidR="00BF493A">
        <w:rPr>
          <w:sz w:val="21"/>
          <w:szCs w:val="21"/>
          <w:u w:val="single"/>
        </w:rPr>
        <w:t xml:space="preserve"> (6)</w:t>
      </w:r>
    </w:p>
    <w:p w14:paraId="567A0057" w14:textId="5922A735" w:rsidR="009E663D" w:rsidRPr="005B0792" w:rsidRDefault="009E663D" w:rsidP="00201AD3">
      <w:pPr>
        <w:rPr>
          <w:sz w:val="21"/>
          <w:szCs w:val="21"/>
        </w:rPr>
      </w:pPr>
      <w:r>
        <w:rPr>
          <w:sz w:val="21"/>
          <w:szCs w:val="21"/>
        </w:rPr>
        <w:t xml:space="preserve">Kobaltblau Management Consultants scheint mir für dieses Praktikum ideal. Neben Ihrem inspirierenden Firmennamen gefällt mir besonders die Tatsache, dass Sie sich durch Ihr modernes und authentisches Auftreten von anderen Beratungen abheben und die perfekte Mischung aus etablierter Beratung und Start-Up </w:t>
      </w:r>
      <w:r w:rsidR="009370E2">
        <w:rPr>
          <w:sz w:val="21"/>
          <w:szCs w:val="21"/>
        </w:rPr>
        <w:t>darstellen</w:t>
      </w:r>
      <w:r>
        <w:rPr>
          <w:sz w:val="21"/>
          <w:szCs w:val="21"/>
        </w:rPr>
        <w:t xml:space="preserve">. </w:t>
      </w:r>
      <w:r w:rsidR="009370E2">
        <w:rPr>
          <w:sz w:val="21"/>
          <w:szCs w:val="21"/>
        </w:rPr>
        <w:t xml:space="preserve">Besonders spannend finde ich zudem, dass Sie durch Ihre Kompetenz in den Bereichen Digitalisierung und IT Ihre Kunden sowohl bei der Entwicklung und </w:t>
      </w:r>
      <w:proofErr w:type="gramStart"/>
      <w:r w:rsidR="009370E2">
        <w:rPr>
          <w:sz w:val="21"/>
          <w:szCs w:val="21"/>
        </w:rPr>
        <w:t>Planung</w:t>
      </w:r>
      <w:r w:rsidR="00FF73A6">
        <w:rPr>
          <w:sz w:val="21"/>
          <w:szCs w:val="21"/>
        </w:rPr>
        <w:t>,</w:t>
      </w:r>
      <w:proofErr w:type="gramEnd"/>
      <w:r w:rsidR="00FF73A6">
        <w:rPr>
          <w:sz w:val="21"/>
          <w:szCs w:val="21"/>
        </w:rPr>
        <w:t xml:space="preserve"> </w:t>
      </w:r>
      <w:r w:rsidR="009370E2">
        <w:rPr>
          <w:sz w:val="21"/>
          <w:szCs w:val="21"/>
        </w:rPr>
        <w:t xml:space="preserve">als auch bei der Umsetzung unterstützen. Die Digitalisierung </w:t>
      </w:r>
      <w:r w:rsidR="00184838">
        <w:rPr>
          <w:sz w:val="21"/>
          <w:szCs w:val="21"/>
        </w:rPr>
        <w:t xml:space="preserve">und die </w:t>
      </w:r>
      <w:r w:rsidR="009370E2">
        <w:rPr>
          <w:sz w:val="21"/>
          <w:szCs w:val="21"/>
        </w:rPr>
        <w:t xml:space="preserve">Implementation von Informationssystemen hat in den vergangenen Jahren zu einer massiven Veränderung der Geschäftswelt geführt und wird auch in der Zukunft immer bedeutsamer. Dadurch kann ich mir auch gut vorstellen, mich bei Berufseinstieg </w:t>
      </w:r>
      <w:r w:rsidR="00184838">
        <w:rPr>
          <w:sz w:val="21"/>
          <w:szCs w:val="21"/>
        </w:rPr>
        <w:t xml:space="preserve">auf diese Bereiche festzulegen, weshalb Sie die perfekte Adresse für dieses Praktikum sind. </w:t>
      </w:r>
    </w:p>
    <w:p w14:paraId="4C2DB4EA" w14:textId="10824329" w:rsidR="00445188" w:rsidRPr="005B0792" w:rsidRDefault="00445188" w:rsidP="00201AD3">
      <w:pPr>
        <w:rPr>
          <w:sz w:val="21"/>
          <w:szCs w:val="21"/>
        </w:rPr>
      </w:pPr>
    </w:p>
    <w:p w14:paraId="465D3159" w14:textId="003AECFE" w:rsidR="00445188" w:rsidRPr="00E65640" w:rsidRDefault="00445188" w:rsidP="00201AD3">
      <w:pPr>
        <w:rPr>
          <w:sz w:val="21"/>
          <w:szCs w:val="21"/>
        </w:rPr>
      </w:pPr>
    </w:p>
    <w:p w14:paraId="6FA26E97" w14:textId="4579780A" w:rsidR="00445188" w:rsidRPr="00E65640" w:rsidRDefault="00445188" w:rsidP="00201AD3">
      <w:pPr>
        <w:rPr>
          <w:sz w:val="21"/>
          <w:szCs w:val="21"/>
        </w:rPr>
      </w:pPr>
    </w:p>
    <w:p w14:paraId="70CEAA51" w14:textId="783AAF15" w:rsidR="00F762B0" w:rsidRPr="009E2DC7" w:rsidRDefault="00445188" w:rsidP="00201AD3">
      <w:pPr>
        <w:rPr>
          <w:sz w:val="21"/>
          <w:szCs w:val="21"/>
          <w:u w:val="single"/>
        </w:rPr>
      </w:pPr>
      <w:r w:rsidRPr="00687E2C">
        <w:rPr>
          <w:sz w:val="21"/>
          <w:szCs w:val="21"/>
          <w:u w:val="single"/>
        </w:rPr>
        <w:t xml:space="preserve">MOONROC Advisory Partners </w:t>
      </w:r>
      <w:r w:rsidR="00BF493A">
        <w:rPr>
          <w:sz w:val="21"/>
          <w:szCs w:val="21"/>
          <w:u w:val="single"/>
        </w:rPr>
        <w:t>(8)</w:t>
      </w:r>
    </w:p>
    <w:p w14:paraId="25B7B748" w14:textId="444DF80A" w:rsidR="00F762B0" w:rsidRPr="00E306A4" w:rsidRDefault="004D6EB2" w:rsidP="00201AD3">
      <w:pPr>
        <w:rPr>
          <w:sz w:val="21"/>
          <w:szCs w:val="21"/>
        </w:rPr>
      </w:pPr>
      <w:r>
        <w:rPr>
          <w:sz w:val="21"/>
          <w:szCs w:val="21"/>
        </w:rPr>
        <w:t>MOONROC Advisory Partners scheint mir für dieses Praktikum ideal. Neben Ihrem Status als führende Unternehmensberatung gefällt mir besonders die Tatsache, dass Sie neben Ihrer innovativen Arbeit in Unternehmen zugleich soziale Verantwortung übern</w:t>
      </w:r>
      <w:r w:rsidR="00FF73A6">
        <w:rPr>
          <w:sz w:val="21"/>
          <w:szCs w:val="21"/>
        </w:rPr>
        <w:t>ehmen</w:t>
      </w:r>
      <w:r>
        <w:rPr>
          <w:sz w:val="21"/>
          <w:szCs w:val="21"/>
        </w:rPr>
        <w:t xml:space="preserve"> und </w:t>
      </w:r>
      <w:r w:rsidR="009E2DC7">
        <w:rPr>
          <w:sz w:val="21"/>
          <w:szCs w:val="21"/>
        </w:rPr>
        <w:t xml:space="preserve">Ihr Engagement, Ihre Qualität und Ihre Expertise mittels </w:t>
      </w:r>
      <w:r>
        <w:rPr>
          <w:sz w:val="21"/>
          <w:szCs w:val="21"/>
        </w:rPr>
        <w:t>Pro Bono Projekte</w:t>
      </w:r>
      <w:r w:rsidR="00FF73A6">
        <w:rPr>
          <w:sz w:val="21"/>
          <w:szCs w:val="21"/>
        </w:rPr>
        <w:t>n</w:t>
      </w:r>
      <w:r>
        <w:rPr>
          <w:sz w:val="21"/>
          <w:szCs w:val="21"/>
        </w:rPr>
        <w:t xml:space="preserve"> </w:t>
      </w:r>
      <w:r w:rsidR="009E2DC7">
        <w:rPr>
          <w:sz w:val="21"/>
          <w:szCs w:val="21"/>
        </w:rPr>
        <w:t xml:space="preserve">auch </w:t>
      </w:r>
      <w:r>
        <w:rPr>
          <w:sz w:val="21"/>
          <w:szCs w:val="21"/>
        </w:rPr>
        <w:t>in Bereiche außerhalb der Privatwirtschat einen Mehrwert schaff</w:t>
      </w:r>
      <w:r w:rsidR="00FF73A6">
        <w:rPr>
          <w:sz w:val="21"/>
          <w:szCs w:val="21"/>
        </w:rPr>
        <w:t>en</w:t>
      </w:r>
      <w:r>
        <w:rPr>
          <w:sz w:val="21"/>
          <w:szCs w:val="21"/>
        </w:rPr>
        <w:t xml:space="preserve">. </w:t>
      </w:r>
      <w:r w:rsidR="009E2DC7">
        <w:rPr>
          <w:sz w:val="21"/>
          <w:szCs w:val="21"/>
        </w:rPr>
        <w:t xml:space="preserve">Besonders spannend finde ich zudem Ihre Breite Aufstellung in der Branche Travel &amp; Transport, da ich durch den ökologischen Wandel große Herausforderungen, aber auch große wachstums- und Innovationspotentiale in diesem Sektor sehe. Dadurch kann ich mir sehr gut vorstellen, mich bei Berufseinstieg auf diese Branche festzulegen, weshalb Sie die perfekte Adresse für dieses Praktikum sind. </w:t>
      </w:r>
    </w:p>
    <w:p w14:paraId="39303E08" w14:textId="0AC88470" w:rsidR="00F762B0" w:rsidRPr="00E306A4" w:rsidRDefault="00F762B0" w:rsidP="00201AD3">
      <w:pPr>
        <w:rPr>
          <w:sz w:val="21"/>
          <w:szCs w:val="21"/>
        </w:rPr>
      </w:pPr>
    </w:p>
    <w:p w14:paraId="498D73C2" w14:textId="529EC6B9" w:rsidR="00F762B0" w:rsidRPr="00E306A4" w:rsidRDefault="00F762B0" w:rsidP="00201AD3">
      <w:pPr>
        <w:rPr>
          <w:sz w:val="21"/>
          <w:szCs w:val="21"/>
        </w:rPr>
      </w:pPr>
    </w:p>
    <w:p w14:paraId="303A7A9A" w14:textId="4E7E4627" w:rsidR="00F762B0" w:rsidRPr="00E306A4" w:rsidRDefault="00F762B0" w:rsidP="00201AD3">
      <w:pPr>
        <w:rPr>
          <w:sz w:val="21"/>
          <w:szCs w:val="21"/>
        </w:rPr>
      </w:pPr>
    </w:p>
    <w:p w14:paraId="5D5628B2" w14:textId="4D642F65" w:rsidR="00F762B0" w:rsidRPr="00E306A4" w:rsidRDefault="00F762B0" w:rsidP="00201AD3">
      <w:pPr>
        <w:rPr>
          <w:sz w:val="21"/>
          <w:szCs w:val="21"/>
        </w:rPr>
      </w:pPr>
    </w:p>
    <w:p w14:paraId="16D7DDB2" w14:textId="18AC2669" w:rsidR="00E306A4" w:rsidRDefault="00E306A4" w:rsidP="00201AD3">
      <w:pPr>
        <w:rPr>
          <w:sz w:val="21"/>
          <w:szCs w:val="21"/>
        </w:rPr>
      </w:pPr>
    </w:p>
    <w:p w14:paraId="1F4A3A67" w14:textId="7DAF33FE" w:rsidR="009E2DC7" w:rsidRDefault="009E2DC7" w:rsidP="00201AD3">
      <w:pPr>
        <w:rPr>
          <w:sz w:val="21"/>
          <w:szCs w:val="21"/>
        </w:rPr>
      </w:pPr>
    </w:p>
    <w:p w14:paraId="109A9167" w14:textId="77777777" w:rsidR="00D22DD2" w:rsidRDefault="00D22DD2" w:rsidP="00201AD3">
      <w:pPr>
        <w:rPr>
          <w:sz w:val="21"/>
          <w:szCs w:val="21"/>
        </w:rPr>
      </w:pPr>
    </w:p>
    <w:p w14:paraId="5D6CA303" w14:textId="477C794D" w:rsidR="00E306A4" w:rsidRPr="00653613" w:rsidRDefault="00445188" w:rsidP="00201AD3">
      <w:pPr>
        <w:rPr>
          <w:sz w:val="21"/>
          <w:szCs w:val="21"/>
          <w:u w:val="single"/>
        </w:rPr>
      </w:pPr>
      <w:r w:rsidRPr="00E65640">
        <w:rPr>
          <w:sz w:val="21"/>
          <w:szCs w:val="21"/>
          <w:u w:val="single"/>
        </w:rPr>
        <w:lastRenderedPageBreak/>
        <w:t xml:space="preserve">Prof. Roll und Pastuch </w:t>
      </w:r>
      <w:r w:rsidR="00BF493A">
        <w:rPr>
          <w:sz w:val="21"/>
          <w:szCs w:val="21"/>
          <w:u w:val="single"/>
        </w:rPr>
        <w:t>(9)</w:t>
      </w:r>
    </w:p>
    <w:p w14:paraId="76B6F78B" w14:textId="070EC347" w:rsidR="002054B5" w:rsidRPr="00687E2C" w:rsidRDefault="00D22DD2" w:rsidP="002054B5">
      <w:pPr>
        <w:rPr>
          <w:sz w:val="21"/>
          <w:szCs w:val="21"/>
        </w:rPr>
      </w:pPr>
      <w:r>
        <w:rPr>
          <w:sz w:val="21"/>
          <w:szCs w:val="21"/>
        </w:rPr>
        <w:t>Prof. Roll und Pastuch scheint mir für dieses Praktikum ideal. Neben Ihrem Status als führende Unternehmensberatung in dem Bereich Pricing, Vertrieb und Marketing gefällt mir besonder</w:t>
      </w:r>
      <w:r w:rsidR="002054B5">
        <w:rPr>
          <w:sz w:val="21"/>
          <w:szCs w:val="21"/>
        </w:rPr>
        <w:t>s die Tatsache, dass Sie durch den Lehrstuhl von Prof. Dr. Roll Oliver die akademische und praktische Expertise miteinander verbinden</w:t>
      </w:r>
      <w:r w:rsidR="00FF73A6">
        <w:rPr>
          <w:sz w:val="21"/>
          <w:szCs w:val="21"/>
        </w:rPr>
        <w:t xml:space="preserve"> </w:t>
      </w:r>
      <w:r w:rsidR="002054B5">
        <w:rPr>
          <w:sz w:val="21"/>
          <w:szCs w:val="21"/>
        </w:rPr>
        <w:t>und Ihren Kunden somit stets wissenschaftlich fundierte, jedoch zugleich pragmatische Lösungen bieten</w:t>
      </w:r>
      <w:r w:rsidR="00FF73A6">
        <w:rPr>
          <w:sz w:val="21"/>
          <w:szCs w:val="21"/>
        </w:rPr>
        <w:t xml:space="preserve"> können</w:t>
      </w:r>
      <w:r w:rsidR="002054B5">
        <w:rPr>
          <w:sz w:val="21"/>
          <w:szCs w:val="21"/>
        </w:rPr>
        <w:t>. Besonders spannend finde ich zudem, dass Sie Ihre Kunden sowohl bei der Analyse</w:t>
      </w:r>
      <w:r w:rsidR="00653613">
        <w:rPr>
          <w:sz w:val="21"/>
          <w:szCs w:val="21"/>
        </w:rPr>
        <w:t xml:space="preserve"> und </w:t>
      </w:r>
      <w:r w:rsidR="002054B5">
        <w:rPr>
          <w:sz w:val="21"/>
          <w:szCs w:val="21"/>
        </w:rPr>
        <w:t>der Lösungsfindung</w:t>
      </w:r>
      <w:r w:rsidR="00653613">
        <w:rPr>
          <w:sz w:val="21"/>
          <w:szCs w:val="21"/>
        </w:rPr>
        <w:t xml:space="preserve"> von </w:t>
      </w:r>
      <w:r w:rsidR="00FF73A6">
        <w:rPr>
          <w:sz w:val="21"/>
          <w:szCs w:val="21"/>
        </w:rPr>
        <w:t>Problemen</w:t>
      </w:r>
      <w:r w:rsidR="002054B5">
        <w:rPr>
          <w:sz w:val="21"/>
          <w:szCs w:val="21"/>
        </w:rPr>
        <w:t xml:space="preserve"> als auch </w:t>
      </w:r>
      <w:r w:rsidR="00FF73A6">
        <w:rPr>
          <w:sz w:val="21"/>
          <w:szCs w:val="21"/>
        </w:rPr>
        <w:t xml:space="preserve">bei </w:t>
      </w:r>
      <w:r w:rsidR="002054B5">
        <w:rPr>
          <w:sz w:val="21"/>
          <w:szCs w:val="21"/>
        </w:rPr>
        <w:t xml:space="preserve">der Umsetzung </w:t>
      </w:r>
      <w:r w:rsidR="00653613">
        <w:rPr>
          <w:sz w:val="21"/>
          <w:szCs w:val="21"/>
        </w:rPr>
        <w:t xml:space="preserve">unterstützen. Somit können Sie einen </w:t>
      </w:r>
      <w:r w:rsidR="002054B5">
        <w:rPr>
          <w:sz w:val="21"/>
          <w:szCs w:val="21"/>
        </w:rPr>
        <w:t>ganzheitlichen Einblick in die unternehmerischen Prozesse</w:t>
      </w:r>
      <w:r w:rsidR="00653613">
        <w:rPr>
          <w:sz w:val="21"/>
          <w:szCs w:val="21"/>
        </w:rPr>
        <w:t xml:space="preserve"> des Unternehmens</w:t>
      </w:r>
      <w:r w:rsidR="002054B5">
        <w:rPr>
          <w:sz w:val="21"/>
          <w:szCs w:val="21"/>
        </w:rPr>
        <w:t xml:space="preserve"> gewinnen</w:t>
      </w:r>
      <w:r w:rsidR="00653613">
        <w:rPr>
          <w:sz w:val="21"/>
          <w:szCs w:val="21"/>
        </w:rPr>
        <w:t xml:space="preserve"> und Ihre Lösungen individuell an den Kunden anpassen</w:t>
      </w:r>
      <w:r w:rsidR="002054B5">
        <w:rPr>
          <w:sz w:val="21"/>
          <w:szCs w:val="21"/>
        </w:rPr>
        <w:t xml:space="preserve">. Dass Sie in Ihrer Firmenkultur einen offenen und freundlichen Umgang pflegen, wo jede Meinung gehört wird, motiviert mich, mich bei Ihnen zu bewerben und macht Prof. Roll und Pastuch zu der perfekten Adresse für dieses Praktikum. </w:t>
      </w:r>
    </w:p>
    <w:p w14:paraId="7603EC17" w14:textId="3D03B101" w:rsidR="00687E2C" w:rsidRPr="00687E2C" w:rsidRDefault="00687E2C" w:rsidP="00201AD3">
      <w:pPr>
        <w:rPr>
          <w:sz w:val="21"/>
          <w:szCs w:val="21"/>
        </w:rPr>
      </w:pPr>
    </w:p>
    <w:sectPr w:rsidR="00687E2C" w:rsidRPr="00687E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F0C19"/>
    <w:multiLevelType w:val="hybridMultilevel"/>
    <w:tmpl w:val="11DC9CBC"/>
    <w:lvl w:ilvl="0" w:tplc="8C5AC20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34B1D16"/>
    <w:multiLevelType w:val="hybridMultilevel"/>
    <w:tmpl w:val="CF5CBA16"/>
    <w:lvl w:ilvl="0" w:tplc="22D499F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79A4F27"/>
    <w:multiLevelType w:val="hybridMultilevel"/>
    <w:tmpl w:val="91C0D57E"/>
    <w:lvl w:ilvl="0" w:tplc="0332162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3A"/>
    <w:rsid w:val="000919E6"/>
    <w:rsid w:val="000E2720"/>
    <w:rsid w:val="0012124F"/>
    <w:rsid w:val="00184838"/>
    <w:rsid w:val="001A713A"/>
    <w:rsid w:val="002019D5"/>
    <w:rsid w:val="00201AD3"/>
    <w:rsid w:val="002054B5"/>
    <w:rsid w:val="00352662"/>
    <w:rsid w:val="00397C96"/>
    <w:rsid w:val="00445188"/>
    <w:rsid w:val="004D6EB2"/>
    <w:rsid w:val="004E1326"/>
    <w:rsid w:val="0051409C"/>
    <w:rsid w:val="005B0792"/>
    <w:rsid w:val="00653613"/>
    <w:rsid w:val="00663418"/>
    <w:rsid w:val="00687E2C"/>
    <w:rsid w:val="006902B0"/>
    <w:rsid w:val="006B0C2B"/>
    <w:rsid w:val="007520E5"/>
    <w:rsid w:val="0079424E"/>
    <w:rsid w:val="00843E06"/>
    <w:rsid w:val="00854FC3"/>
    <w:rsid w:val="00874C11"/>
    <w:rsid w:val="009370E2"/>
    <w:rsid w:val="00962FD7"/>
    <w:rsid w:val="009E2DC7"/>
    <w:rsid w:val="009E663D"/>
    <w:rsid w:val="00A207BA"/>
    <w:rsid w:val="00B5565A"/>
    <w:rsid w:val="00BF493A"/>
    <w:rsid w:val="00C81DDB"/>
    <w:rsid w:val="00D210F0"/>
    <w:rsid w:val="00D22DD2"/>
    <w:rsid w:val="00D71800"/>
    <w:rsid w:val="00E306A4"/>
    <w:rsid w:val="00E65640"/>
    <w:rsid w:val="00EC2B10"/>
    <w:rsid w:val="00F74DAB"/>
    <w:rsid w:val="00F762B0"/>
    <w:rsid w:val="00FE48E2"/>
    <w:rsid w:val="00FF73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2800D07"/>
  <w15:chartTrackingRefBased/>
  <w15:docId w15:val="{E2C81C9A-DC4E-AA4C-B4A9-CEA6C407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210F0"/>
    <w:pPr>
      <w:ind w:left="720"/>
      <w:contextualSpacing/>
    </w:pPr>
  </w:style>
  <w:style w:type="paragraph" w:styleId="berarbeitung">
    <w:name w:val="Revision"/>
    <w:hidden/>
    <w:uiPriority w:val="99"/>
    <w:semiHidden/>
    <w:rsid w:val="00D71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1085</Words>
  <Characters>6840</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David Döbele</cp:lastModifiedBy>
  <cp:revision>15</cp:revision>
  <dcterms:created xsi:type="dcterms:W3CDTF">2021-10-19T20:14:00Z</dcterms:created>
  <dcterms:modified xsi:type="dcterms:W3CDTF">2021-11-09T18:29:00Z</dcterms:modified>
</cp:coreProperties>
</file>