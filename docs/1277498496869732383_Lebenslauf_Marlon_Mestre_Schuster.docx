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ellenraster"/>
        <w:tblW w:w="10774" w:type="dxa"/>
        <w:tblInd w:w="-85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18"/>
        <w:gridCol w:w="4105"/>
        <w:gridCol w:w="147"/>
        <w:gridCol w:w="284"/>
        <w:gridCol w:w="567"/>
        <w:gridCol w:w="283"/>
        <w:gridCol w:w="142"/>
        <w:gridCol w:w="1418"/>
        <w:gridCol w:w="283"/>
        <w:gridCol w:w="1985"/>
        <w:gridCol w:w="142"/>
        <w:tblGridChange w:id="0">
          <w:tblGrid>
            <w:gridCol w:w="1418"/>
            <w:gridCol w:w="4105"/>
            <w:gridCol w:w="147"/>
            <w:gridCol w:w="284"/>
            <w:gridCol w:w="567"/>
            <w:gridCol w:w="283"/>
            <w:gridCol w:w="142"/>
            <w:gridCol w:w="1418"/>
            <w:gridCol w:w="283"/>
            <w:gridCol w:w="2127"/>
          </w:tblGrid>
        </w:tblGridChange>
      </w:tblGrid>
      <w:tr w:rsidR="00B642B8" w:rsidRPr="00ED689E" w14:paraId="487AC9CE" w14:textId="77777777" w:rsidTr="00B642B8">
        <w:trPr>
          <w:trHeight w:val="283"/>
        </w:trPr>
        <w:tc>
          <w:tcPr>
            <w:tcW w:w="10774" w:type="dxa"/>
            <w:gridSpan w:val="11"/>
            <w:vAlign w:val="bottom"/>
          </w:tcPr>
          <w:p w14:paraId="0CBC6997" w14:textId="5C5AFB96" w:rsidR="00E55D90" w:rsidRPr="00ED689E" w:rsidRDefault="00E55D90" w:rsidP="00E55D90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48"/>
                <w:szCs w:val="44"/>
              </w:rPr>
            </w:pPr>
            <w:r w:rsidRPr="00ED689E">
              <w:rPr>
                <w:rFonts w:ascii="Times New Roman" w:hAnsi="Times New Roman" w:cs="Times New Roman"/>
                <w:b/>
                <w:sz w:val="48"/>
                <w:szCs w:val="44"/>
              </w:rPr>
              <w:t>Ma</w:t>
            </w:r>
            <w:r w:rsidR="009B546D" w:rsidRPr="00ED689E">
              <w:rPr>
                <w:rFonts w:ascii="Times New Roman" w:hAnsi="Times New Roman" w:cs="Times New Roman"/>
                <w:b/>
                <w:sz w:val="48"/>
                <w:szCs w:val="44"/>
              </w:rPr>
              <w:t>rlon Mestre Schuster</w:t>
            </w:r>
          </w:p>
          <w:p w14:paraId="2D363F9A" w14:textId="388BF46B" w:rsidR="00F44F5F" w:rsidRPr="00ED689E" w:rsidRDefault="009B546D" w:rsidP="00E55D90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ED689E">
              <w:rPr>
                <w:rFonts w:ascii="Times New Roman" w:hAnsi="Times New Roman" w:cs="Times New Roman"/>
                <w:bCs/>
                <w:sz w:val="20"/>
                <w:szCs w:val="20"/>
              </w:rPr>
              <w:t>Buchwaldstraße 3</w:t>
            </w:r>
            <w:r w:rsidR="00F44F5F" w:rsidRPr="00ED689E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, </w:t>
            </w:r>
            <w:r w:rsidRPr="00ED689E">
              <w:rPr>
                <w:rFonts w:ascii="Times New Roman" w:hAnsi="Times New Roman" w:cs="Times New Roman"/>
                <w:bCs/>
                <w:sz w:val="20"/>
                <w:szCs w:val="20"/>
              </w:rPr>
              <w:t>60385 Frankfurt am Main</w:t>
            </w:r>
            <w:r w:rsidR="00F44F5F" w:rsidRPr="00ED689E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, </w:t>
            </w:r>
            <w:r w:rsidR="00D91A17" w:rsidRPr="00ED689E">
              <w:rPr>
                <w:rFonts w:ascii="Times New Roman" w:hAnsi="Times New Roman" w:cs="Times New Roman"/>
                <w:bCs/>
                <w:sz w:val="20"/>
                <w:szCs w:val="20"/>
              </w:rPr>
              <w:t>Deutschland</w:t>
            </w:r>
          </w:p>
          <w:p w14:paraId="135895E2" w14:textId="5597D6A4" w:rsidR="00F44F5F" w:rsidRPr="00ED689E" w:rsidRDefault="00F44F5F" w:rsidP="00E55D90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ED689E">
              <w:rPr>
                <w:rFonts w:ascii="Times New Roman" w:hAnsi="Times New Roman" w:cs="Times New Roman"/>
                <w:bCs/>
                <w:sz w:val="20"/>
                <w:szCs w:val="20"/>
              </w:rPr>
              <w:t>ma</w:t>
            </w:r>
            <w:r w:rsidR="009B546D" w:rsidRPr="00ED689E">
              <w:rPr>
                <w:rFonts w:ascii="Times New Roman" w:hAnsi="Times New Roman" w:cs="Times New Roman"/>
                <w:bCs/>
                <w:sz w:val="20"/>
                <w:szCs w:val="20"/>
              </w:rPr>
              <w:t>rlonmestreschuster</w:t>
            </w:r>
            <w:r w:rsidRPr="00ED689E">
              <w:rPr>
                <w:rFonts w:ascii="Times New Roman" w:hAnsi="Times New Roman" w:cs="Times New Roman"/>
                <w:bCs/>
                <w:sz w:val="20"/>
                <w:szCs w:val="20"/>
              </w:rPr>
              <w:t>@g</w:t>
            </w:r>
            <w:r w:rsidR="009B546D" w:rsidRPr="00ED689E">
              <w:rPr>
                <w:rFonts w:ascii="Times New Roman" w:hAnsi="Times New Roman" w:cs="Times New Roman"/>
                <w:bCs/>
                <w:sz w:val="20"/>
                <w:szCs w:val="20"/>
              </w:rPr>
              <w:t>mail</w:t>
            </w:r>
            <w:r w:rsidRPr="00ED689E">
              <w:rPr>
                <w:rFonts w:ascii="Times New Roman" w:hAnsi="Times New Roman" w:cs="Times New Roman"/>
                <w:bCs/>
                <w:sz w:val="20"/>
                <w:szCs w:val="20"/>
              </w:rPr>
              <w:t>.com | +49(0)1</w:t>
            </w:r>
            <w:r w:rsidR="009B546D" w:rsidRPr="00ED689E">
              <w:rPr>
                <w:rFonts w:ascii="Times New Roman" w:hAnsi="Times New Roman" w:cs="Times New Roman"/>
                <w:bCs/>
                <w:sz w:val="20"/>
                <w:szCs w:val="20"/>
              </w:rPr>
              <w:t>73</w:t>
            </w:r>
            <w:r w:rsidRPr="00ED689E">
              <w:rPr>
                <w:rFonts w:ascii="Times New Roman" w:hAnsi="Times New Roman" w:cs="Times New Roman"/>
                <w:bCs/>
                <w:sz w:val="20"/>
                <w:szCs w:val="20"/>
              </w:rPr>
              <w:t>2</w:t>
            </w:r>
            <w:r w:rsidR="009B546D" w:rsidRPr="00ED689E">
              <w:rPr>
                <w:rFonts w:ascii="Times New Roman" w:hAnsi="Times New Roman" w:cs="Times New Roman"/>
                <w:bCs/>
                <w:sz w:val="20"/>
                <w:szCs w:val="20"/>
              </w:rPr>
              <w:t>760282</w:t>
            </w:r>
          </w:p>
        </w:tc>
      </w:tr>
      <w:tr w:rsidR="00B642B8" w:rsidRPr="00ED689E" w14:paraId="0FCADE56" w14:textId="77777777" w:rsidTr="00B642B8">
        <w:trPr>
          <w:trHeight w:val="567"/>
        </w:trPr>
        <w:tc>
          <w:tcPr>
            <w:tcW w:w="10774" w:type="dxa"/>
            <w:gridSpan w:val="11"/>
            <w:tcBorders>
              <w:bottom w:val="single" w:sz="4" w:space="0" w:color="auto"/>
            </w:tcBorders>
            <w:vAlign w:val="bottom"/>
          </w:tcPr>
          <w:p w14:paraId="6219B894" w14:textId="1ED999E7" w:rsidR="002508C2" w:rsidRPr="00ED689E" w:rsidRDefault="00F44F5F" w:rsidP="00F44F5F">
            <w:pPr>
              <w:rPr>
                <w:rFonts w:ascii="Times New Roman" w:hAnsi="Times New Roman" w:cs="Times New Roman"/>
                <w:b/>
                <w:sz w:val="28"/>
              </w:rPr>
            </w:pPr>
            <w:r w:rsidRPr="00ED689E">
              <w:rPr>
                <w:rFonts w:ascii="Times New Roman" w:hAnsi="Times New Roman" w:cs="Times New Roman"/>
                <w:b/>
                <w:sz w:val="28"/>
                <w:szCs w:val="32"/>
              </w:rPr>
              <w:t>SCHULE &amp; STUDIUM</w:t>
            </w:r>
          </w:p>
        </w:tc>
      </w:tr>
      <w:tr w:rsidR="00B642B8" w:rsidRPr="00ED689E" w14:paraId="7D1DEBF7" w14:textId="77777777" w:rsidTr="00B642B8">
        <w:trPr>
          <w:trHeight w:val="283"/>
        </w:trPr>
        <w:tc>
          <w:tcPr>
            <w:tcW w:w="6804" w:type="dxa"/>
            <w:gridSpan w:val="6"/>
            <w:tcBorders>
              <w:top w:val="single" w:sz="4" w:space="0" w:color="auto"/>
            </w:tcBorders>
            <w:vAlign w:val="bottom"/>
          </w:tcPr>
          <w:p w14:paraId="0C2B846F" w14:textId="638ED2EF" w:rsidR="00D1492F" w:rsidRPr="00ED689E" w:rsidRDefault="006F1F39" w:rsidP="00723643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ED689E">
              <w:rPr>
                <w:rFonts w:ascii="Times New Roman" w:hAnsi="Times New Roman" w:cs="Times New Roman"/>
                <w:b/>
                <w:sz w:val="21"/>
                <w:szCs w:val="21"/>
              </w:rPr>
              <w:t>Technische Universität Berlin</w:t>
            </w:r>
          </w:p>
        </w:tc>
        <w:tc>
          <w:tcPr>
            <w:tcW w:w="3970" w:type="dxa"/>
            <w:gridSpan w:val="5"/>
            <w:tcBorders>
              <w:top w:val="single" w:sz="4" w:space="0" w:color="auto"/>
            </w:tcBorders>
            <w:vAlign w:val="bottom"/>
          </w:tcPr>
          <w:p w14:paraId="7C845E2D" w14:textId="5E75BA9D" w:rsidR="00D1492F" w:rsidRPr="00ED689E" w:rsidRDefault="006F1F39" w:rsidP="00162A5A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ED689E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Berlin</w:t>
            </w:r>
          </w:p>
        </w:tc>
      </w:tr>
      <w:tr w:rsidR="00B642B8" w:rsidRPr="00ED689E" w14:paraId="61E5D482" w14:textId="77777777" w:rsidTr="00B642B8">
        <w:tc>
          <w:tcPr>
            <w:tcW w:w="5523" w:type="dxa"/>
            <w:gridSpan w:val="2"/>
          </w:tcPr>
          <w:p w14:paraId="11CB9A0F" w14:textId="73A4D817" w:rsidR="00D1492F" w:rsidRPr="00ED689E" w:rsidRDefault="00D1492F">
            <w:pPr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 w:rsidRPr="00ED689E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B.Sc. </w:t>
            </w:r>
            <w:r w:rsidR="00B17D95" w:rsidRPr="00ED689E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Wirtschafts</w:t>
            </w:r>
            <w:r w:rsidR="006F1F39" w:rsidRPr="00ED689E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ingenieurwesen</w:t>
            </w:r>
            <w:r w:rsidR="00B17D95" w:rsidRPr="00ED689E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 </w:t>
            </w:r>
          </w:p>
        </w:tc>
        <w:tc>
          <w:tcPr>
            <w:tcW w:w="5251" w:type="dxa"/>
            <w:gridSpan w:val="9"/>
          </w:tcPr>
          <w:p w14:paraId="419A9228" w14:textId="5BDF1E03" w:rsidR="00D1492F" w:rsidRPr="00ED689E" w:rsidRDefault="00417B49" w:rsidP="00D1492F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ED689E">
              <w:rPr>
                <w:rFonts w:ascii="Times New Roman" w:hAnsi="Times New Roman" w:cs="Times New Roman"/>
                <w:sz w:val="20"/>
                <w:szCs w:val="20"/>
              </w:rPr>
              <w:t>a</w:t>
            </w:r>
            <w:r w:rsidR="006F1F39" w:rsidRPr="00ED689E">
              <w:rPr>
                <w:rFonts w:ascii="Times New Roman" w:hAnsi="Times New Roman" w:cs="Times New Roman"/>
                <w:sz w:val="20"/>
                <w:szCs w:val="20"/>
              </w:rPr>
              <w:t>b 10</w:t>
            </w:r>
            <w:r w:rsidR="00D1492F" w:rsidRPr="00ED689E">
              <w:rPr>
                <w:rFonts w:ascii="Times New Roman" w:hAnsi="Times New Roman" w:cs="Times New Roman"/>
                <w:sz w:val="20"/>
                <w:szCs w:val="20"/>
              </w:rPr>
              <w:t>/20</w:t>
            </w:r>
            <w:r w:rsidR="006F1F39" w:rsidRPr="00ED689E">
              <w:rPr>
                <w:rFonts w:ascii="Times New Roman" w:hAnsi="Times New Roman" w:cs="Times New Roman"/>
                <w:sz w:val="20"/>
                <w:szCs w:val="20"/>
              </w:rPr>
              <w:t>24</w:t>
            </w:r>
            <w:r w:rsidR="00D1492F" w:rsidRPr="00ED689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</w:tc>
      </w:tr>
      <w:tr w:rsidR="00B642B8" w:rsidRPr="00ED689E" w14:paraId="7EABE9F1" w14:textId="77777777" w:rsidTr="00B642B8">
        <w:tc>
          <w:tcPr>
            <w:tcW w:w="10774" w:type="dxa"/>
            <w:gridSpan w:val="11"/>
          </w:tcPr>
          <w:p w14:paraId="7A71E6B0" w14:textId="241FEA8E" w:rsidR="00426D7E" w:rsidRPr="00ED689E" w:rsidRDefault="000662C1" w:rsidP="00FE0496">
            <w:pPr>
              <w:pStyle w:val="Listenabsatz"/>
              <w:numPr>
                <w:ilvl w:val="0"/>
                <w:numId w:val="2"/>
              </w:num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ED689E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Technische Studienrichtung</w:t>
            </w:r>
            <w:r w:rsidR="00B17D95" w:rsidRPr="00ED689E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: </w:t>
            </w:r>
            <w:r w:rsidRPr="00ED689E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Elektrotechnik</w:t>
            </w:r>
          </w:p>
        </w:tc>
      </w:tr>
      <w:tr w:rsidR="00B642B8" w:rsidRPr="00ED689E" w14:paraId="013361E1" w14:textId="77777777" w:rsidTr="00B642B8">
        <w:trPr>
          <w:trHeight w:val="340"/>
        </w:trPr>
        <w:tc>
          <w:tcPr>
            <w:tcW w:w="6946" w:type="dxa"/>
            <w:gridSpan w:val="7"/>
            <w:vAlign w:val="bottom"/>
          </w:tcPr>
          <w:p w14:paraId="197620E3" w14:textId="79C5B344" w:rsidR="00D1492F" w:rsidRPr="00ED689E" w:rsidRDefault="006F1F39" w:rsidP="0072364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D689E">
              <w:rPr>
                <w:rFonts w:ascii="Times New Roman" w:hAnsi="Times New Roman" w:cs="Times New Roman"/>
                <w:b/>
                <w:sz w:val="21"/>
                <w:szCs w:val="21"/>
              </w:rPr>
              <w:t>Media University</w:t>
            </w:r>
          </w:p>
        </w:tc>
        <w:tc>
          <w:tcPr>
            <w:tcW w:w="3828" w:type="dxa"/>
            <w:gridSpan w:val="4"/>
            <w:vAlign w:val="bottom"/>
          </w:tcPr>
          <w:p w14:paraId="63D86F51" w14:textId="1085BD94" w:rsidR="00D1492F" w:rsidRPr="00ED689E" w:rsidRDefault="006F1F39" w:rsidP="00D5280E">
            <w:pPr>
              <w:ind w:left="-279"/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ED689E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Berlin</w:t>
            </w:r>
          </w:p>
        </w:tc>
      </w:tr>
      <w:tr w:rsidR="00B642B8" w:rsidRPr="00ED689E" w14:paraId="62632213" w14:textId="77777777" w:rsidTr="00B642B8">
        <w:tc>
          <w:tcPr>
            <w:tcW w:w="6946" w:type="dxa"/>
            <w:gridSpan w:val="7"/>
          </w:tcPr>
          <w:p w14:paraId="5F71027E" w14:textId="5AF50079" w:rsidR="00D1492F" w:rsidRPr="00ED689E" w:rsidRDefault="00550E05">
            <w:pPr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 w:rsidRPr="00ED689E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B.A. </w:t>
            </w:r>
            <w:r w:rsidR="000662C1" w:rsidRPr="00ED689E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Digitales Marketing &amp; E-Commerce</w:t>
            </w:r>
            <w:r w:rsidR="006F1F39" w:rsidRPr="00ED689E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 (aktueller Schnitt: 1,</w:t>
            </w:r>
            <w:r w:rsidR="000662C1" w:rsidRPr="00ED689E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5</w:t>
            </w:r>
            <w:r w:rsidR="006F1F39" w:rsidRPr="00ED689E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)</w:t>
            </w:r>
          </w:p>
        </w:tc>
        <w:tc>
          <w:tcPr>
            <w:tcW w:w="3828" w:type="dxa"/>
            <w:gridSpan w:val="4"/>
          </w:tcPr>
          <w:p w14:paraId="51FC9814" w14:textId="627A4D87" w:rsidR="00D1492F" w:rsidRPr="00ED689E" w:rsidRDefault="000662C1" w:rsidP="00D1492F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ED689E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  <w:r w:rsidR="00426D7E" w:rsidRPr="00ED689E">
              <w:rPr>
                <w:rFonts w:ascii="Times New Roman" w:hAnsi="Times New Roman" w:cs="Times New Roman"/>
                <w:sz w:val="20"/>
                <w:szCs w:val="20"/>
              </w:rPr>
              <w:t>/20</w:t>
            </w:r>
            <w:r w:rsidRPr="00ED689E">
              <w:rPr>
                <w:rFonts w:ascii="Times New Roman" w:hAnsi="Times New Roman" w:cs="Times New Roman"/>
                <w:sz w:val="20"/>
                <w:szCs w:val="20"/>
              </w:rPr>
              <w:t>21</w:t>
            </w:r>
            <w:r w:rsidR="00426D7E" w:rsidRPr="00ED689E">
              <w:rPr>
                <w:rFonts w:ascii="Times New Roman" w:hAnsi="Times New Roman" w:cs="Times New Roman"/>
                <w:sz w:val="20"/>
                <w:szCs w:val="20"/>
              </w:rPr>
              <w:t xml:space="preserve"> – </w:t>
            </w:r>
            <w:r w:rsidRPr="00ED689E">
              <w:rPr>
                <w:rFonts w:ascii="Times New Roman" w:hAnsi="Times New Roman" w:cs="Times New Roman"/>
                <w:sz w:val="20"/>
                <w:szCs w:val="20"/>
              </w:rPr>
              <w:t>heute</w:t>
            </w:r>
          </w:p>
        </w:tc>
      </w:tr>
      <w:tr w:rsidR="00B642B8" w:rsidRPr="00ED689E" w14:paraId="6B19CF91" w14:textId="77777777" w:rsidTr="00B642B8">
        <w:trPr>
          <w:trHeight w:val="340"/>
        </w:trPr>
        <w:tc>
          <w:tcPr>
            <w:tcW w:w="5670" w:type="dxa"/>
            <w:gridSpan w:val="3"/>
            <w:vAlign w:val="bottom"/>
          </w:tcPr>
          <w:p w14:paraId="54F7169D" w14:textId="312FADFC" w:rsidR="00AE4ED3" w:rsidRPr="00ED689E" w:rsidRDefault="000662C1" w:rsidP="00AE4ED3">
            <w:pPr>
              <w:rPr>
                <w:rFonts w:ascii="Times New Roman" w:hAnsi="Times New Roman" w:cs="Times New Roman"/>
                <w:b/>
                <w:sz w:val="21"/>
                <w:szCs w:val="21"/>
              </w:rPr>
            </w:pPr>
            <w:r w:rsidRPr="00ED689E">
              <w:rPr>
                <w:rFonts w:ascii="Times New Roman" w:hAnsi="Times New Roman" w:cs="Times New Roman"/>
                <w:b/>
                <w:sz w:val="21"/>
                <w:szCs w:val="21"/>
              </w:rPr>
              <w:t>Elisabethenschule</w:t>
            </w:r>
          </w:p>
        </w:tc>
        <w:tc>
          <w:tcPr>
            <w:tcW w:w="5104" w:type="dxa"/>
            <w:gridSpan w:val="8"/>
            <w:vAlign w:val="bottom"/>
          </w:tcPr>
          <w:p w14:paraId="262B6DA3" w14:textId="5385AB73" w:rsidR="00AE4ED3" w:rsidRPr="00ED689E" w:rsidRDefault="000662C1" w:rsidP="00AE4ED3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ED689E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Frankfurt</w:t>
            </w:r>
          </w:p>
        </w:tc>
      </w:tr>
      <w:tr w:rsidR="00B642B8" w:rsidRPr="00ED689E" w14:paraId="263521E3" w14:textId="77777777" w:rsidTr="00B642B8">
        <w:trPr>
          <w:trHeight w:val="57"/>
        </w:trPr>
        <w:tc>
          <w:tcPr>
            <w:tcW w:w="5670" w:type="dxa"/>
            <w:gridSpan w:val="3"/>
          </w:tcPr>
          <w:p w14:paraId="36282A3A" w14:textId="48141886" w:rsidR="00AE4ED3" w:rsidRPr="00ED689E" w:rsidRDefault="00AE4ED3" w:rsidP="00AE4ED3">
            <w:pPr>
              <w:rPr>
                <w:rFonts w:ascii="Times New Roman" w:hAnsi="Times New Roman" w:cs="Times New Roman"/>
                <w:b/>
                <w:sz w:val="21"/>
                <w:szCs w:val="21"/>
              </w:rPr>
            </w:pPr>
            <w:r w:rsidRPr="00ED689E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Allgemeine Hochschulreife (Note: 1,</w:t>
            </w:r>
            <w:r w:rsidR="000662C1" w:rsidRPr="00ED689E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4</w:t>
            </w:r>
            <w:r w:rsidRPr="00ED689E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)</w:t>
            </w:r>
          </w:p>
        </w:tc>
        <w:tc>
          <w:tcPr>
            <w:tcW w:w="5104" w:type="dxa"/>
            <w:gridSpan w:val="8"/>
          </w:tcPr>
          <w:p w14:paraId="3DE8C75D" w14:textId="6C0BC9D0" w:rsidR="00AE4ED3" w:rsidRPr="00ED689E" w:rsidRDefault="00AE4ED3" w:rsidP="00AE4ED3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ED689E">
              <w:rPr>
                <w:rFonts w:ascii="Times New Roman" w:hAnsi="Times New Roman" w:cs="Times New Roman"/>
                <w:sz w:val="20"/>
                <w:szCs w:val="20"/>
              </w:rPr>
              <w:t>09/2008 – 06/2016</w:t>
            </w:r>
          </w:p>
        </w:tc>
      </w:tr>
      <w:tr w:rsidR="00B642B8" w:rsidRPr="00ED689E" w14:paraId="27601A10" w14:textId="77777777" w:rsidTr="00B642B8">
        <w:trPr>
          <w:trHeight w:val="57"/>
        </w:trPr>
        <w:tc>
          <w:tcPr>
            <w:tcW w:w="10774" w:type="dxa"/>
            <w:gridSpan w:val="11"/>
          </w:tcPr>
          <w:p w14:paraId="6ECF7248" w14:textId="77D56DDE" w:rsidR="00AE4ED3" w:rsidRPr="00ED689E" w:rsidRDefault="000662C1" w:rsidP="00FE0496">
            <w:pPr>
              <w:pStyle w:val="Listenabsatz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r w:rsidRPr="00ED689E">
              <w:rPr>
                <w:rFonts w:ascii="Times New Roman" w:hAnsi="Times New Roman" w:cs="Times New Roman"/>
                <w:sz w:val="20"/>
                <w:szCs w:val="20"/>
              </w:rPr>
              <w:t>Leistungskurse</w:t>
            </w:r>
            <w:r w:rsidR="00AE4ED3" w:rsidRPr="00ED689E">
              <w:rPr>
                <w:rFonts w:ascii="Times New Roman" w:hAnsi="Times New Roman" w:cs="Times New Roman"/>
                <w:sz w:val="20"/>
                <w:szCs w:val="20"/>
              </w:rPr>
              <w:t xml:space="preserve">: Mathematik (13 Punkte), </w:t>
            </w:r>
            <w:r w:rsidRPr="00ED689E">
              <w:rPr>
                <w:rFonts w:ascii="Times New Roman" w:hAnsi="Times New Roman" w:cs="Times New Roman"/>
                <w:sz w:val="20"/>
                <w:szCs w:val="20"/>
              </w:rPr>
              <w:t>Physik</w:t>
            </w:r>
            <w:r w:rsidR="00AE4ED3" w:rsidRPr="00ED689E">
              <w:rPr>
                <w:rFonts w:ascii="Times New Roman" w:hAnsi="Times New Roman" w:cs="Times New Roman"/>
                <w:sz w:val="20"/>
                <w:szCs w:val="20"/>
              </w:rPr>
              <w:t xml:space="preserve"> (1</w:t>
            </w:r>
            <w:r w:rsidRPr="00ED689E">
              <w:rPr>
                <w:rFonts w:ascii="Times New Roman" w:hAnsi="Times New Roman" w:cs="Times New Roman"/>
                <w:sz w:val="20"/>
                <w:szCs w:val="20"/>
              </w:rPr>
              <w:t>5</w:t>
            </w:r>
            <w:r w:rsidR="00AE4ED3" w:rsidRPr="00ED689E">
              <w:rPr>
                <w:rFonts w:ascii="Times New Roman" w:hAnsi="Times New Roman" w:cs="Times New Roman"/>
                <w:sz w:val="20"/>
                <w:szCs w:val="20"/>
              </w:rPr>
              <w:t xml:space="preserve"> Punkte</w:t>
            </w:r>
            <w:r w:rsidRPr="00ED689E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</w:tr>
      <w:tr w:rsidR="00B642B8" w:rsidRPr="00ED689E" w14:paraId="3A2665B3" w14:textId="77777777" w:rsidTr="00B642B8">
        <w:trPr>
          <w:trHeight w:val="510"/>
        </w:trPr>
        <w:tc>
          <w:tcPr>
            <w:tcW w:w="10774" w:type="dxa"/>
            <w:gridSpan w:val="11"/>
            <w:tcBorders>
              <w:bottom w:val="single" w:sz="4" w:space="0" w:color="auto"/>
            </w:tcBorders>
            <w:vAlign w:val="bottom"/>
          </w:tcPr>
          <w:p w14:paraId="239F87B8" w14:textId="1FD97A35" w:rsidR="00E55D90" w:rsidRPr="00ED689E" w:rsidRDefault="00F44F5F" w:rsidP="00F44F5F">
            <w:pPr>
              <w:pStyle w:val="BERSCHRIFT"/>
              <w:rPr>
                <w:rFonts w:ascii="Times New Roman" w:hAnsi="Times New Roman" w:cs="Times New Roman"/>
                <w:smallCaps w:val="0"/>
                <w:sz w:val="28"/>
              </w:rPr>
            </w:pPr>
            <w:r w:rsidRPr="00ED689E">
              <w:rPr>
                <w:rFonts w:ascii="Times New Roman" w:hAnsi="Times New Roman" w:cs="Times New Roman"/>
                <w:smallCaps w:val="0"/>
                <w:sz w:val="28"/>
              </w:rPr>
              <w:t>PRAKTISCHE ERFAHRUNGEN</w:t>
            </w:r>
          </w:p>
        </w:tc>
      </w:tr>
      <w:tr w:rsidR="00B642B8" w:rsidRPr="00ED689E" w14:paraId="127C64E2" w14:textId="77777777" w:rsidTr="00B642B8">
        <w:trPr>
          <w:trHeight w:val="283"/>
        </w:trPr>
        <w:tc>
          <w:tcPr>
            <w:tcW w:w="6521" w:type="dxa"/>
            <w:gridSpan w:val="5"/>
            <w:tcBorders>
              <w:top w:val="single" w:sz="4" w:space="0" w:color="auto"/>
            </w:tcBorders>
            <w:vAlign w:val="bottom"/>
          </w:tcPr>
          <w:p w14:paraId="38F27285" w14:textId="7181DD83" w:rsidR="00E55D90" w:rsidRPr="00ED689E" w:rsidRDefault="00126B98" w:rsidP="00E55D9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1"/>
                <w:szCs w:val="21"/>
              </w:rPr>
              <w:t>s</w:t>
            </w:r>
            <w:r w:rsidR="009D7754" w:rsidRPr="00ED689E">
              <w:rPr>
                <w:rFonts w:ascii="Times New Roman" w:hAnsi="Times New Roman" w:cs="Times New Roman"/>
                <w:b/>
                <w:sz w:val="21"/>
                <w:szCs w:val="21"/>
              </w:rPr>
              <w:t>calyst</w:t>
            </w:r>
            <w:proofErr w:type="spellEnd"/>
            <w:r w:rsidR="009D7754" w:rsidRPr="00ED689E">
              <w:rPr>
                <w:rFonts w:ascii="Times New Roman" w:hAnsi="Times New Roman" w:cs="Times New Roman"/>
                <w:b/>
                <w:sz w:val="21"/>
                <w:szCs w:val="21"/>
              </w:rPr>
              <w:t xml:space="preserve"> </w:t>
            </w:r>
            <w:r w:rsidR="001F360F">
              <w:rPr>
                <w:rFonts w:ascii="Times New Roman" w:hAnsi="Times New Roman" w:cs="Times New Roman"/>
                <w:b/>
                <w:sz w:val="21"/>
                <w:szCs w:val="21"/>
              </w:rPr>
              <w:t>GmbH</w:t>
            </w:r>
          </w:p>
        </w:tc>
        <w:tc>
          <w:tcPr>
            <w:tcW w:w="4253" w:type="dxa"/>
            <w:gridSpan w:val="6"/>
            <w:tcBorders>
              <w:top w:val="single" w:sz="4" w:space="0" w:color="auto"/>
            </w:tcBorders>
            <w:vAlign w:val="bottom"/>
          </w:tcPr>
          <w:p w14:paraId="4820196E" w14:textId="48C47143" w:rsidR="00E55D90" w:rsidRPr="00ED689E" w:rsidRDefault="006F1C84" w:rsidP="00E55D90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ED689E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Berngau</w:t>
            </w:r>
          </w:p>
        </w:tc>
      </w:tr>
      <w:tr w:rsidR="00B642B8" w:rsidRPr="00ED689E" w14:paraId="335D84E9" w14:textId="77777777" w:rsidTr="00B642B8">
        <w:tc>
          <w:tcPr>
            <w:tcW w:w="5954" w:type="dxa"/>
            <w:gridSpan w:val="4"/>
          </w:tcPr>
          <w:p w14:paraId="20B1570F" w14:textId="76997292" w:rsidR="00E55D90" w:rsidRPr="00ED689E" w:rsidRDefault="00E55D90" w:rsidP="00E55D90">
            <w:pPr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 w:rsidRPr="00ED689E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Praktikant </w:t>
            </w:r>
            <w:r w:rsidR="009D7754" w:rsidRPr="00ED689E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als </w:t>
            </w:r>
            <w:proofErr w:type="spellStart"/>
            <w:r w:rsidR="009D7754" w:rsidRPr="00ED689E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Founder’s</w:t>
            </w:r>
            <w:proofErr w:type="spellEnd"/>
            <w:r w:rsidR="009D7754" w:rsidRPr="00ED689E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 Associate</w:t>
            </w:r>
          </w:p>
        </w:tc>
        <w:tc>
          <w:tcPr>
            <w:tcW w:w="4820" w:type="dxa"/>
            <w:gridSpan w:val="7"/>
          </w:tcPr>
          <w:p w14:paraId="0475B997" w14:textId="228718DD" w:rsidR="00E55D90" w:rsidRPr="00ED689E" w:rsidRDefault="00B642B8" w:rsidP="00E55D90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ins w:id="1" w:author="David Döbele" w:date="2024-08-26T07:22:00Z" w16du:dateUtc="2024-08-26T05:22:00Z">
              <w:r>
                <w:rPr>
                  <w:rFonts w:ascii="Times New Roman" w:hAnsi="Times New Roman" w:cs="Times New Roman"/>
                  <w:sz w:val="20"/>
                  <w:szCs w:val="20"/>
                </w:rPr>
                <w:t>0</w:t>
              </w:r>
            </w:ins>
            <w:r w:rsidR="006F1C84" w:rsidRPr="00ED689E">
              <w:rPr>
                <w:rFonts w:ascii="Times New Roman" w:hAnsi="Times New Roman" w:cs="Times New Roman"/>
                <w:sz w:val="20"/>
                <w:szCs w:val="20"/>
              </w:rPr>
              <w:t>9</w:t>
            </w:r>
            <w:r w:rsidR="00E55D90" w:rsidRPr="00ED689E">
              <w:rPr>
                <w:rFonts w:ascii="Times New Roman" w:hAnsi="Times New Roman" w:cs="Times New Roman"/>
                <w:sz w:val="20"/>
                <w:szCs w:val="20"/>
              </w:rPr>
              <w:t>/20</w:t>
            </w:r>
            <w:r w:rsidR="006F1C84" w:rsidRPr="00ED689E">
              <w:rPr>
                <w:rFonts w:ascii="Times New Roman" w:hAnsi="Times New Roman" w:cs="Times New Roman"/>
                <w:sz w:val="20"/>
                <w:szCs w:val="20"/>
              </w:rPr>
              <w:t>23</w:t>
            </w:r>
            <w:r w:rsidR="00E55D90" w:rsidRPr="00ED689E">
              <w:rPr>
                <w:rFonts w:ascii="Times New Roman" w:hAnsi="Times New Roman" w:cs="Times New Roman"/>
                <w:sz w:val="20"/>
                <w:szCs w:val="20"/>
              </w:rPr>
              <w:t xml:space="preserve"> – </w:t>
            </w:r>
            <w:r w:rsidR="006F1C84" w:rsidRPr="00ED689E">
              <w:rPr>
                <w:rFonts w:ascii="Times New Roman" w:hAnsi="Times New Roman" w:cs="Times New Roman"/>
                <w:sz w:val="20"/>
                <w:szCs w:val="20"/>
              </w:rPr>
              <w:t>01</w:t>
            </w:r>
            <w:r w:rsidR="00E55D90" w:rsidRPr="00ED689E">
              <w:rPr>
                <w:rFonts w:ascii="Times New Roman" w:hAnsi="Times New Roman" w:cs="Times New Roman"/>
                <w:sz w:val="20"/>
                <w:szCs w:val="20"/>
              </w:rPr>
              <w:t>/20</w:t>
            </w:r>
            <w:r w:rsidR="006F1C84" w:rsidRPr="00ED689E">
              <w:rPr>
                <w:rFonts w:ascii="Times New Roman" w:hAnsi="Times New Roman" w:cs="Times New Roman"/>
                <w:sz w:val="20"/>
                <w:szCs w:val="20"/>
              </w:rPr>
              <w:t>24</w:t>
            </w:r>
          </w:p>
        </w:tc>
      </w:tr>
      <w:tr w:rsidR="00B642B8" w:rsidRPr="00ED689E" w14:paraId="54C3D64C" w14:textId="77777777" w:rsidTr="00B642B8">
        <w:tc>
          <w:tcPr>
            <w:tcW w:w="10774" w:type="dxa"/>
            <w:gridSpan w:val="11"/>
          </w:tcPr>
          <w:p w14:paraId="5D3F4528" w14:textId="6CCC61F2" w:rsidR="003B2821" w:rsidRDefault="00AA65C9" w:rsidP="00E55D90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 xml:space="preserve">Unterstützung der </w:t>
            </w:r>
            <w:proofErr w:type="spellStart"/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scalyst</w:t>
            </w:r>
            <w:proofErr w:type="spellEnd"/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 xml:space="preserve"> GmbH bei der strategischen Neuausrichtung während meines Praktikums und dem damit einhergehenden Eintritt in den </w:t>
            </w:r>
            <w:proofErr w:type="spellStart"/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Healthcare</w:t>
            </w:r>
            <w:proofErr w:type="spellEnd"/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-Sektor</w:t>
            </w:r>
            <w:r w:rsidR="00B808F1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 xml:space="preserve">. </w:t>
            </w:r>
            <w:r w:rsidR="00933991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Unter der neu gegründeten Marke „</w:t>
            </w:r>
            <w:proofErr w:type="spellStart"/>
            <w:r w:rsidR="00933991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made</w:t>
            </w:r>
            <w:proofErr w:type="spellEnd"/>
            <w:r w:rsidR="00933991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="00933991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for</w:t>
            </w:r>
            <w:proofErr w:type="spellEnd"/>
            <w:r w:rsidR="00933991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 xml:space="preserve"> </w:t>
            </w:r>
            <w:proofErr w:type="spellStart"/>
            <w:r w:rsidR="00933991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me</w:t>
            </w:r>
            <w:proofErr w:type="spellEnd"/>
            <w:proofErr w:type="gramEnd"/>
            <w:r w:rsidR="00933991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 xml:space="preserve">“ vertreibt das Unternehmen jetzt hochpersonalisierte Nahrungsergänzungsmittel </w:t>
            </w:r>
            <w:r w:rsidR="006F68D1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basierend</w:t>
            </w:r>
            <w:r w:rsidR="00933991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 xml:space="preserve"> </w:t>
            </w:r>
            <w:r w:rsidR="006F68D1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auf</w:t>
            </w:r>
            <w:r w:rsidR="00933991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 xml:space="preserve"> individuellen Genanalysen. </w:t>
            </w:r>
            <w:r w:rsidR="003B2821" w:rsidRPr="00ED689E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(</w:t>
            </w:r>
            <w:hyperlink r:id="rId8" w:history="1">
              <w:r w:rsidR="002D653B" w:rsidRPr="00711844">
                <w:rPr>
                  <w:rStyle w:val="Hyperlink"/>
                  <w:rFonts w:ascii="Times New Roman" w:hAnsi="Times New Roman" w:cs="Times New Roman"/>
                  <w:i w:val="0"/>
                  <w:iCs w:val="0"/>
                  <w:sz w:val="20"/>
                  <w:szCs w:val="20"/>
                </w:rPr>
                <w:t>www.madeforme.health</w:t>
              </w:r>
            </w:hyperlink>
            <w:r w:rsidR="003B2821" w:rsidRPr="00ED689E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)</w:t>
            </w:r>
          </w:p>
          <w:p w14:paraId="27184178" w14:textId="0CD49085" w:rsidR="00E55D90" w:rsidRDefault="00D63EB4" w:rsidP="00E55D90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Begleitung de</w:t>
            </w:r>
            <w:r w:rsidR="007521D7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s</w:t>
            </w: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 xml:space="preserve"> Gründung</w:t>
            </w:r>
            <w:r w:rsidR="007521D7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sprozesses</w:t>
            </w: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 xml:space="preserve"> </w:t>
            </w:r>
            <w:r w:rsidR="002D653B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 xml:space="preserve">und der Konzeptentwicklung </w:t>
            </w: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von</w:t>
            </w:r>
            <w:r w:rsidR="00826DA6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 xml:space="preserve"> </w:t>
            </w:r>
            <w:r w:rsidR="009D7754" w:rsidRPr="00ED689E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der</w:t>
            </w:r>
            <w:r w:rsidR="00762097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 xml:space="preserve"> </w:t>
            </w:r>
            <w:r w:rsidR="007521D7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ini</w:t>
            </w:r>
            <w:r w:rsidR="002D653B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tialen</w:t>
            </w:r>
            <w:r w:rsidR="00762097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 xml:space="preserve"> Idee bis zur</w:t>
            </w:r>
            <w:r w:rsidR="009D7754" w:rsidRPr="00ED689E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 xml:space="preserve"> </w:t>
            </w:r>
            <w:r w:rsidR="002D653B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 xml:space="preserve">erfolgreichen </w:t>
            </w:r>
            <w:r w:rsidR="009D7754" w:rsidRPr="00ED689E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Markteinführung</w:t>
            </w:r>
            <w:r w:rsidR="005F543A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 xml:space="preserve"> von „</w:t>
            </w:r>
            <w:proofErr w:type="spellStart"/>
            <w:r w:rsidR="005F543A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made</w:t>
            </w:r>
            <w:proofErr w:type="spellEnd"/>
            <w:r w:rsidR="005F543A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="005F543A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for</w:t>
            </w:r>
            <w:proofErr w:type="spellEnd"/>
            <w:r w:rsidR="005F543A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 xml:space="preserve"> </w:t>
            </w:r>
            <w:proofErr w:type="spellStart"/>
            <w:r w:rsidR="005F543A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me</w:t>
            </w:r>
            <w:proofErr w:type="spellEnd"/>
            <w:proofErr w:type="gramEnd"/>
            <w:r w:rsidR="005F543A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“</w:t>
            </w:r>
          </w:p>
          <w:p w14:paraId="13BD0DEE" w14:textId="3F66CBAD" w:rsidR="007521D7" w:rsidRPr="007521D7" w:rsidRDefault="009D7754" w:rsidP="007521D7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</w:pPr>
            <w:r w:rsidRPr="00ED689E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 xml:space="preserve">Durchführung von </w:t>
            </w:r>
            <w:r w:rsidR="007521D7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 xml:space="preserve">Konkurrenzanalysen und </w:t>
            </w:r>
            <w:r w:rsidRPr="00ED689E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Markt</w:t>
            </w:r>
            <w:r w:rsidR="007521D7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recherchen</w:t>
            </w:r>
            <w:r w:rsidR="00C622D5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 xml:space="preserve">, </w:t>
            </w:r>
            <w:r w:rsidR="008175D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zur Ermittlung des</w:t>
            </w:r>
            <w:r w:rsidR="00C622D5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 xml:space="preserve"> Marktpotenzial</w:t>
            </w:r>
            <w:r w:rsidR="008175D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 xml:space="preserve">s sowie zur Identifizierung </w:t>
            </w:r>
            <w:r w:rsidR="00C622D5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poten</w:t>
            </w:r>
            <w:r w:rsidR="008175D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z</w:t>
            </w:r>
            <w:r w:rsidR="00C622D5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ielle</w:t>
            </w:r>
            <w:r w:rsidR="008175D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r</w:t>
            </w:r>
            <w:r w:rsidR="00C622D5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 xml:space="preserve"> Hersteller und Geschäftspartner</w:t>
            </w:r>
          </w:p>
          <w:p w14:paraId="214D5AA8" w14:textId="0AB29244" w:rsidR="009D7754" w:rsidRPr="00ED689E" w:rsidRDefault="009D7754" w:rsidP="00FE0496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</w:pPr>
            <w:r w:rsidRPr="00ED689E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 xml:space="preserve">Vorbereitung von </w:t>
            </w:r>
            <w:proofErr w:type="spellStart"/>
            <w:r w:rsidRPr="00ED689E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Pitch</w:t>
            </w:r>
            <w:r w:rsidR="00826DA6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books</w:t>
            </w:r>
            <w:proofErr w:type="spellEnd"/>
            <w:r w:rsidRPr="00ED689E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 xml:space="preserve"> </w:t>
            </w:r>
            <w:r w:rsidR="00826DA6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 xml:space="preserve">und </w:t>
            </w:r>
            <w:proofErr w:type="spellStart"/>
            <w:r w:rsidR="00826DA6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Pitchdecks</w:t>
            </w:r>
            <w:proofErr w:type="spellEnd"/>
            <w:r w:rsidR="00826DA6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 xml:space="preserve"> </w:t>
            </w:r>
            <w:r w:rsidRPr="00ED689E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für P</w:t>
            </w:r>
            <w:r w:rsidR="00826DA6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räsentationen</w:t>
            </w:r>
            <w:r w:rsidRPr="00ED689E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 xml:space="preserve"> bei </w:t>
            </w:r>
            <w:r w:rsidR="006F1C84" w:rsidRPr="00ED689E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potenziellen</w:t>
            </w:r>
            <w:r w:rsidRPr="00ED689E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 xml:space="preserve"> Geschäftspartnern</w:t>
            </w:r>
          </w:p>
          <w:p w14:paraId="6DD9BA0F" w14:textId="5F325238" w:rsidR="009D7754" w:rsidRPr="00ED689E" w:rsidRDefault="006F1C84" w:rsidP="00FE0496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</w:pPr>
            <w:r w:rsidRPr="00ED689E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Erstellung von Umsatz- und Gewinnprognosen in Excel</w:t>
            </w:r>
            <w:r w:rsidR="00FF1208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 xml:space="preserve"> für Verhandlungen mit Herstellern und </w:t>
            </w:r>
            <w:r w:rsidR="00AA65C9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Vertriebspartnern</w:t>
            </w:r>
          </w:p>
        </w:tc>
      </w:tr>
      <w:tr w:rsidR="00B642B8" w:rsidRPr="00ED689E" w14:paraId="45404236" w14:textId="77777777" w:rsidTr="00B642B8">
        <w:trPr>
          <w:trHeight w:val="346"/>
        </w:trPr>
        <w:tc>
          <w:tcPr>
            <w:tcW w:w="5523" w:type="dxa"/>
            <w:gridSpan w:val="2"/>
            <w:vAlign w:val="bottom"/>
          </w:tcPr>
          <w:p w14:paraId="3CF978EE" w14:textId="54F99E8E" w:rsidR="00AE4ED3" w:rsidRPr="00ED689E" w:rsidRDefault="006F1C84" w:rsidP="00AE4ED3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</w:pPr>
            <w:proofErr w:type="spellStart"/>
            <w:r w:rsidRPr="00ED689E"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  <w:t>yoself</w:t>
            </w:r>
            <w:proofErr w:type="spellEnd"/>
            <w:r w:rsidRPr="00ED689E"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  <w:t xml:space="preserve"> GmbH</w:t>
            </w:r>
          </w:p>
        </w:tc>
        <w:tc>
          <w:tcPr>
            <w:tcW w:w="5251" w:type="dxa"/>
            <w:gridSpan w:val="9"/>
            <w:vAlign w:val="bottom"/>
          </w:tcPr>
          <w:p w14:paraId="49A11F72" w14:textId="10BEF7F0" w:rsidR="00AE4ED3" w:rsidRPr="00ED689E" w:rsidRDefault="00847E98" w:rsidP="00AE4ED3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</w:rPr>
            </w:pPr>
            <w:r w:rsidRPr="00ED689E"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</w:rPr>
              <w:t>Berngau (Remote)</w:t>
            </w:r>
          </w:p>
        </w:tc>
      </w:tr>
      <w:tr w:rsidR="00B642B8" w:rsidRPr="00ED689E" w14:paraId="16C6F7AD" w14:textId="77777777" w:rsidTr="00B642B8">
        <w:trPr>
          <w:trHeight w:val="57"/>
        </w:trPr>
        <w:tc>
          <w:tcPr>
            <w:tcW w:w="5523" w:type="dxa"/>
            <w:gridSpan w:val="2"/>
          </w:tcPr>
          <w:p w14:paraId="5D8760E9" w14:textId="4C4D91C8" w:rsidR="00AE4ED3" w:rsidRPr="00ED689E" w:rsidRDefault="006F1C84" w:rsidP="00AE4ED3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</w:pPr>
            <w:r w:rsidRPr="00ED689E">
              <w:rPr>
                <w:rFonts w:ascii="Times New Roman" w:hAnsi="Times New Roman" w:cs="Times New Roman"/>
                <w:sz w:val="20"/>
                <w:szCs w:val="20"/>
              </w:rPr>
              <w:t>Werkstudent im Performance Marketing</w:t>
            </w:r>
          </w:p>
        </w:tc>
        <w:tc>
          <w:tcPr>
            <w:tcW w:w="5251" w:type="dxa"/>
            <w:gridSpan w:val="9"/>
          </w:tcPr>
          <w:p w14:paraId="2D9DB8CA" w14:textId="626AD7C1" w:rsidR="00AE4ED3" w:rsidRPr="00ED689E" w:rsidRDefault="00AE4ED3" w:rsidP="00AE4ED3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</w:rPr>
            </w:pPr>
            <w:r w:rsidRPr="00ED689E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0</w:t>
            </w:r>
            <w:r w:rsidR="00415F9F" w:rsidRPr="00ED689E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8</w:t>
            </w:r>
            <w:r w:rsidRPr="00ED689E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/20</w:t>
            </w:r>
            <w:r w:rsidR="00415F9F" w:rsidRPr="00ED689E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22</w:t>
            </w:r>
            <w:r w:rsidRPr="00ED689E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 xml:space="preserve"> – 0</w:t>
            </w:r>
            <w:r w:rsidR="00415F9F" w:rsidRPr="00ED689E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7</w:t>
            </w:r>
            <w:r w:rsidRPr="00ED689E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/20</w:t>
            </w:r>
            <w:r w:rsidR="00415F9F" w:rsidRPr="00ED689E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23</w:t>
            </w:r>
          </w:p>
        </w:tc>
      </w:tr>
      <w:tr w:rsidR="00B642B8" w:rsidRPr="00ED689E" w14:paraId="7660C4BA" w14:textId="77777777" w:rsidTr="00B642B8">
        <w:trPr>
          <w:trHeight w:val="57"/>
        </w:trPr>
        <w:tc>
          <w:tcPr>
            <w:tcW w:w="10774" w:type="dxa"/>
            <w:gridSpan w:val="11"/>
          </w:tcPr>
          <w:p w14:paraId="1ED40C0F" w14:textId="55BF2E78" w:rsidR="00ED689E" w:rsidRPr="00ED689E" w:rsidRDefault="00ED689E" w:rsidP="000D5A03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</w:pPr>
            <w:proofErr w:type="spellStart"/>
            <w:r w:rsidRPr="00ED689E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yoself</w:t>
            </w:r>
            <w:proofErr w:type="spellEnd"/>
            <w:r w:rsidRPr="00ED689E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 xml:space="preserve"> GmbH ist ein deutsches E-Commerce-Startup</w:t>
            </w:r>
          </w:p>
          <w:p w14:paraId="513B30B3" w14:textId="332F767B" w:rsidR="00AE4ED3" w:rsidRPr="00ED689E" w:rsidDel="00B642B8" w:rsidRDefault="006F1C84" w:rsidP="000D5A03">
            <w:pPr>
              <w:pStyle w:val="Bullets"/>
              <w:rPr>
                <w:del w:id="2" w:author="David Döbele" w:date="2024-08-26T07:22:00Z" w16du:dateUtc="2024-08-26T05:22:00Z"/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</w:pPr>
            <w:r w:rsidRPr="00ED689E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 xml:space="preserve">Entwicklung </w:t>
            </w:r>
            <w:r w:rsidR="00FD5BC2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 xml:space="preserve">und Optimierung </w:t>
            </w:r>
            <w:r w:rsidRPr="00ED689E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von Marketingkampagnen</w:t>
            </w:r>
            <w:ins w:id="3" w:author="David Döbele" w:date="2024-08-26T07:22:00Z" w16du:dateUtc="2024-08-26T05:22:00Z">
              <w:r w:rsidR="00B642B8">
                <w:rPr>
                  <w:rFonts w:ascii="Times New Roman" w:hAnsi="Times New Roman" w:cs="Times New Roman"/>
                  <w:i w:val="0"/>
                  <w:iCs w:val="0"/>
                  <w:sz w:val="20"/>
                  <w:szCs w:val="20"/>
                </w:rPr>
                <w:t xml:space="preserve">, </w:t>
              </w:r>
            </w:ins>
          </w:p>
          <w:p w14:paraId="132465C4" w14:textId="33B4E65B" w:rsidR="000D5A03" w:rsidRPr="00B642B8" w:rsidRDefault="00FD5BC2" w:rsidP="00B642B8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</w:pPr>
            <w:r w:rsidRPr="00B642B8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Verantwortung für die</w:t>
            </w:r>
            <w:r w:rsidR="000D5A03" w:rsidRPr="00B642B8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 xml:space="preserve"> Konzeption eines Coaching-Programms</w:t>
            </w:r>
          </w:p>
        </w:tc>
      </w:tr>
      <w:tr w:rsidR="00B642B8" w:rsidRPr="00ED689E" w14:paraId="4EC9DEB8" w14:textId="77777777" w:rsidTr="00B642B8">
        <w:trPr>
          <w:trHeight w:val="346"/>
        </w:trPr>
        <w:tc>
          <w:tcPr>
            <w:tcW w:w="5523" w:type="dxa"/>
            <w:gridSpan w:val="2"/>
            <w:vAlign w:val="bottom"/>
          </w:tcPr>
          <w:p w14:paraId="061D97E7" w14:textId="25FCDBB8" w:rsidR="00FE0496" w:rsidRPr="00ED689E" w:rsidRDefault="000D5A03" w:rsidP="00FE0496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</w:pPr>
            <w:r w:rsidRPr="00ED689E"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  <w:t>MAYD GmbH</w:t>
            </w:r>
          </w:p>
        </w:tc>
        <w:tc>
          <w:tcPr>
            <w:tcW w:w="5251" w:type="dxa"/>
            <w:gridSpan w:val="9"/>
            <w:vAlign w:val="bottom"/>
          </w:tcPr>
          <w:p w14:paraId="38592414" w14:textId="3397B6D5" w:rsidR="00FE0496" w:rsidRPr="00ED689E" w:rsidRDefault="00FE0496" w:rsidP="00FE0496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</w:rPr>
            </w:pPr>
            <w:r w:rsidRPr="00ED689E"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</w:rPr>
              <w:t>Frankfurt am Main</w:t>
            </w:r>
          </w:p>
        </w:tc>
      </w:tr>
      <w:tr w:rsidR="00B642B8" w:rsidRPr="00ED689E" w14:paraId="0A0FFCF6" w14:textId="77777777" w:rsidTr="00B642B8">
        <w:trPr>
          <w:trHeight w:val="113"/>
        </w:trPr>
        <w:tc>
          <w:tcPr>
            <w:tcW w:w="5523" w:type="dxa"/>
            <w:gridSpan w:val="2"/>
          </w:tcPr>
          <w:p w14:paraId="30382087" w14:textId="6135CB48" w:rsidR="00FE0496" w:rsidRPr="00ED689E" w:rsidRDefault="000D5A03" w:rsidP="00FE0496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</w:pPr>
            <w:r w:rsidRPr="00ED689E">
              <w:rPr>
                <w:rFonts w:ascii="Times New Roman" w:hAnsi="Times New Roman" w:cs="Times New Roman"/>
                <w:sz w:val="20"/>
                <w:szCs w:val="20"/>
              </w:rPr>
              <w:t>Werkstudent als Hub-Manager</w:t>
            </w:r>
          </w:p>
        </w:tc>
        <w:tc>
          <w:tcPr>
            <w:tcW w:w="5251" w:type="dxa"/>
            <w:gridSpan w:val="9"/>
          </w:tcPr>
          <w:p w14:paraId="7444AF8F" w14:textId="720E248A" w:rsidR="00FE0496" w:rsidRPr="00ED689E" w:rsidRDefault="00D65B44" w:rsidP="00FE0496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12</w:t>
            </w:r>
            <w:r w:rsidR="00FE0496" w:rsidRPr="00ED689E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/20</w:t>
            </w: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21</w:t>
            </w:r>
            <w:r w:rsidR="00FE0496" w:rsidRPr="00ED689E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 xml:space="preserve"> – 0</w:t>
            </w: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4</w:t>
            </w:r>
            <w:r w:rsidR="00FE0496" w:rsidRPr="00ED689E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/20</w:t>
            </w: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22</w:t>
            </w:r>
          </w:p>
        </w:tc>
      </w:tr>
      <w:tr w:rsidR="00B642B8" w:rsidRPr="00ED689E" w14:paraId="4C00CD42" w14:textId="77777777" w:rsidTr="00B642B8">
        <w:tblPrEx>
          <w:tblW w:w="10774" w:type="dxa"/>
          <w:tblInd w:w="-851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ayout w:type="fixed"/>
          <w:tblCellMar>
            <w:left w:w="0" w:type="dxa"/>
            <w:right w:w="0" w:type="dxa"/>
          </w:tblCellMar>
          <w:tblPrExChange w:id="4" w:author="David Döbele" w:date="2024-08-26T07:22:00Z" w16du:dateUtc="2024-08-26T05:22:00Z">
            <w:tblPrEx>
              <w:tblW w:w="10774" w:type="dxa"/>
              <w:tblInd w:w="-851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0" w:type="dxa"/>
                <w:right w:w="0" w:type="dxa"/>
              </w:tblCellMar>
            </w:tblPrEx>
          </w:tblPrExChange>
        </w:tblPrEx>
        <w:trPr>
          <w:trHeight w:val="113"/>
          <w:trPrChange w:id="5" w:author="David Döbele" w:date="2024-08-26T07:22:00Z" w16du:dateUtc="2024-08-26T05:22:00Z">
            <w:trPr>
              <w:trHeight w:val="113"/>
            </w:trPr>
          </w:trPrChange>
        </w:trPr>
        <w:tc>
          <w:tcPr>
            <w:tcW w:w="10632" w:type="dxa"/>
            <w:gridSpan w:val="10"/>
            <w:tcPrChange w:id="6" w:author="David Döbele" w:date="2024-08-26T07:22:00Z" w16du:dateUtc="2024-08-26T05:22:00Z">
              <w:tcPr>
                <w:tcW w:w="5523" w:type="dxa"/>
                <w:gridSpan w:val="2"/>
              </w:tcPr>
            </w:tcPrChange>
          </w:tcPr>
          <w:p w14:paraId="3AB933CC" w14:textId="73A30115" w:rsidR="00B518C1" w:rsidRPr="00ED689E" w:rsidDel="00B642B8" w:rsidRDefault="00F25DF4" w:rsidP="00FE0496">
            <w:pPr>
              <w:pStyle w:val="Bullets"/>
              <w:numPr>
                <w:ilvl w:val="0"/>
                <w:numId w:val="26"/>
              </w:numPr>
              <w:rPr>
                <w:del w:id="7" w:author="David Döbele" w:date="2024-08-26T07:22:00Z" w16du:dateUtc="2024-08-26T05:22:00Z"/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</w:pPr>
            <w:r w:rsidRPr="00ED689E">
              <w:rPr>
                <w:rFonts w:ascii="Times New Roman" w:hAnsi="Times New Roman" w:cs="Times New Roman"/>
                <w:bCs/>
                <w:i w:val="0"/>
                <w:iCs w:val="0"/>
                <w:sz w:val="21"/>
                <w:szCs w:val="21"/>
              </w:rPr>
              <w:t xml:space="preserve">MAYD GmbH ist ein deutscher </w:t>
            </w:r>
            <w:r w:rsidR="00B518C1" w:rsidRPr="00ED689E">
              <w:rPr>
                <w:rFonts w:ascii="Times New Roman" w:hAnsi="Times New Roman" w:cs="Times New Roman"/>
                <w:bCs/>
                <w:i w:val="0"/>
                <w:iCs w:val="0"/>
                <w:sz w:val="21"/>
                <w:szCs w:val="21"/>
              </w:rPr>
              <w:t>Apotheken-Lieferdienst</w:t>
            </w:r>
            <w:ins w:id="8" w:author="David Döbele" w:date="2024-08-26T07:22:00Z" w16du:dateUtc="2024-08-26T05:22:00Z">
              <w:r w:rsidR="00B642B8">
                <w:rPr>
                  <w:rFonts w:ascii="Times New Roman" w:hAnsi="Times New Roman" w:cs="Times New Roman"/>
                  <w:i w:val="0"/>
                  <w:iCs w:val="0"/>
                  <w:sz w:val="20"/>
                  <w:szCs w:val="20"/>
                </w:rPr>
                <w:t xml:space="preserve">, </w:t>
              </w:r>
            </w:ins>
          </w:p>
          <w:p w14:paraId="089C6F28" w14:textId="5DE87ABB" w:rsidR="00FE0496" w:rsidRPr="00B642B8" w:rsidRDefault="000D5A03" w:rsidP="00B642B8">
            <w:pPr>
              <w:pStyle w:val="Bullets"/>
              <w:numPr>
                <w:ilvl w:val="0"/>
                <w:numId w:val="26"/>
              </w:numP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</w:pPr>
            <w:proofErr w:type="spellStart"/>
            <w:r w:rsidRPr="00B642B8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Verantwortung</w:t>
            </w:r>
            <w:proofErr w:type="spellEnd"/>
            <w:r w:rsidRPr="00B642B8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 xml:space="preserve"> für die lokalen Fahrradkuriere</w:t>
            </w:r>
          </w:p>
        </w:tc>
        <w:tc>
          <w:tcPr>
            <w:tcW w:w="142" w:type="dxa"/>
            <w:tcPrChange w:id="9" w:author="David Döbele" w:date="2024-08-26T07:22:00Z" w16du:dateUtc="2024-08-26T05:22:00Z">
              <w:tcPr>
                <w:tcW w:w="5251" w:type="dxa"/>
                <w:gridSpan w:val="8"/>
              </w:tcPr>
            </w:tcPrChange>
          </w:tcPr>
          <w:p w14:paraId="746118C9" w14:textId="77777777" w:rsidR="00FE0496" w:rsidRPr="00ED689E" w:rsidRDefault="00FE0496" w:rsidP="00FE0496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</w:rPr>
            </w:pPr>
          </w:p>
        </w:tc>
      </w:tr>
      <w:tr w:rsidR="00B642B8" w:rsidRPr="00ED689E" w14:paraId="414B4085" w14:textId="77777777" w:rsidTr="00B642B8">
        <w:trPr>
          <w:trHeight w:val="510"/>
        </w:trPr>
        <w:tc>
          <w:tcPr>
            <w:tcW w:w="10774" w:type="dxa"/>
            <w:gridSpan w:val="11"/>
            <w:tcBorders>
              <w:bottom w:val="single" w:sz="4" w:space="0" w:color="auto"/>
            </w:tcBorders>
            <w:vAlign w:val="bottom"/>
          </w:tcPr>
          <w:p w14:paraId="4741C5BA" w14:textId="1A1B7CE9" w:rsidR="00E55D90" w:rsidRPr="00ED689E" w:rsidRDefault="00F44F5F" w:rsidP="00F44F5F">
            <w:pPr>
              <w:pStyle w:val="BERSCHRIFT"/>
              <w:rPr>
                <w:rFonts w:ascii="Times New Roman" w:hAnsi="Times New Roman" w:cs="Times New Roman"/>
                <w:i/>
                <w:smallCaps w:val="0"/>
                <w:sz w:val="26"/>
                <w:szCs w:val="26"/>
              </w:rPr>
            </w:pPr>
            <w:r w:rsidRPr="00ED689E">
              <w:rPr>
                <w:rFonts w:ascii="Times New Roman" w:hAnsi="Times New Roman" w:cs="Times New Roman"/>
                <w:smallCaps w:val="0"/>
                <w:sz w:val="26"/>
                <w:szCs w:val="26"/>
              </w:rPr>
              <w:t>EXTRACURRICULARES ENGAGEMENT</w:t>
            </w:r>
          </w:p>
        </w:tc>
      </w:tr>
      <w:tr w:rsidR="00B642B8" w:rsidRPr="00ED689E" w14:paraId="74251178" w14:textId="77777777" w:rsidTr="00B642B8">
        <w:trPr>
          <w:trHeight w:val="283"/>
        </w:trPr>
        <w:tc>
          <w:tcPr>
            <w:tcW w:w="5523" w:type="dxa"/>
            <w:gridSpan w:val="2"/>
            <w:tcBorders>
              <w:top w:val="single" w:sz="4" w:space="0" w:color="auto"/>
            </w:tcBorders>
            <w:vAlign w:val="bottom"/>
          </w:tcPr>
          <w:p w14:paraId="23826F21" w14:textId="5B1362D6" w:rsidR="00E55D90" w:rsidRPr="00ED689E" w:rsidRDefault="00754D53" w:rsidP="00E55D90">
            <w:pPr>
              <w:pStyle w:val="Ort"/>
              <w:jc w:val="left"/>
              <w:rPr>
                <w:rFonts w:ascii="Times New Roman" w:hAnsi="Times New Roman" w:cs="Times New Roman"/>
                <w:b/>
                <w:bCs/>
                <w:i w:val="0"/>
                <w:iCs/>
                <w:smallCaps w:val="0"/>
                <w:sz w:val="20"/>
                <w:szCs w:val="20"/>
              </w:rPr>
            </w:pPr>
            <w:r w:rsidRPr="00ED689E">
              <w:rPr>
                <w:rFonts w:ascii="Times New Roman" w:hAnsi="Times New Roman" w:cs="Times New Roman"/>
                <w:b/>
                <w:i w:val="0"/>
                <w:iCs/>
                <w:smallCaps w:val="0"/>
                <w:sz w:val="21"/>
                <w:szCs w:val="21"/>
              </w:rPr>
              <w:t>Humboldt-Forum Wirtschaft</w:t>
            </w:r>
            <w:r w:rsidR="00E55D90" w:rsidRPr="00ED689E">
              <w:rPr>
                <w:rFonts w:ascii="Times New Roman" w:hAnsi="Times New Roman" w:cs="Times New Roman"/>
                <w:b/>
                <w:i w:val="0"/>
                <w:iCs/>
                <w:smallCaps w:val="0"/>
                <w:sz w:val="21"/>
                <w:szCs w:val="21"/>
              </w:rPr>
              <w:t xml:space="preserve"> </w:t>
            </w:r>
          </w:p>
        </w:tc>
        <w:tc>
          <w:tcPr>
            <w:tcW w:w="5251" w:type="dxa"/>
            <w:gridSpan w:val="9"/>
            <w:tcBorders>
              <w:top w:val="single" w:sz="4" w:space="0" w:color="auto"/>
            </w:tcBorders>
            <w:vAlign w:val="bottom"/>
          </w:tcPr>
          <w:p w14:paraId="58208F44" w14:textId="06505C06" w:rsidR="00E55D90" w:rsidRPr="00ED689E" w:rsidRDefault="00417B49" w:rsidP="00E55D90">
            <w:pPr>
              <w:pStyle w:val="Ort"/>
              <w:rPr>
                <w:rFonts w:ascii="Times New Roman" w:hAnsi="Times New Roman" w:cs="Times New Roman"/>
                <w:b/>
                <w:bCs/>
                <w:i w:val="0"/>
                <w:iCs/>
                <w:smallCaps w:val="0"/>
                <w:sz w:val="20"/>
                <w:szCs w:val="20"/>
              </w:rPr>
            </w:pPr>
            <w:r w:rsidRPr="00ED689E">
              <w:rPr>
                <w:rFonts w:ascii="Times New Roman" w:hAnsi="Times New Roman" w:cs="Times New Roman"/>
                <w:b/>
                <w:bCs/>
                <w:i w:val="0"/>
                <w:iCs/>
                <w:smallCaps w:val="0"/>
                <w:sz w:val="20"/>
                <w:szCs w:val="20"/>
              </w:rPr>
              <w:t>Berlin</w:t>
            </w:r>
          </w:p>
        </w:tc>
      </w:tr>
      <w:tr w:rsidR="00B642B8" w:rsidRPr="00ED689E" w14:paraId="4F59C612" w14:textId="77777777" w:rsidTr="00B642B8">
        <w:trPr>
          <w:trHeight w:val="193"/>
        </w:trPr>
        <w:tc>
          <w:tcPr>
            <w:tcW w:w="8647" w:type="dxa"/>
            <w:gridSpan w:val="9"/>
          </w:tcPr>
          <w:p w14:paraId="32F07601" w14:textId="12755BE7" w:rsidR="00E55D90" w:rsidRPr="00ED689E" w:rsidRDefault="00E55D90" w:rsidP="00E55D90">
            <w:pPr>
              <w:pStyle w:val="Beschreibung"/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 w:rsidRPr="00ED689E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Aktives Mitglied der </w:t>
            </w:r>
            <w:r w:rsidR="00FC5C51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wirtschaftswissenschaftlichen</w:t>
            </w:r>
            <w:r w:rsidR="00754D53" w:rsidRPr="00ED689E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 </w:t>
            </w:r>
            <w:r w:rsidR="00FC5C51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Studenten</w:t>
            </w:r>
            <w:r w:rsidR="00754D53" w:rsidRPr="00ED689E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initiative</w:t>
            </w:r>
            <w:r w:rsidRPr="00ED689E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 der </w:t>
            </w:r>
            <w:r w:rsidR="00754D53" w:rsidRPr="00ED689E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Humboldt-Univers</w:t>
            </w:r>
            <w:r w:rsidR="00417B49" w:rsidRPr="00ED689E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ität</w:t>
            </w:r>
            <w:r w:rsidR="00B767DA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 (geplant)</w:t>
            </w:r>
          </w:p>
        </w:tc>
        <w:tc>
          <w:tcPr>
            <w:tcW w:w="2127" w:type="dxa"/>
            <w:gridSpan w:val="2"/>
          </w:tcPr>
          <w:p w14:paraId="45DD2178" w14:textId="064A410D" w:rsidR="00E55D90" w:rsidRPr="00ED689E" w:rsidRDefault="00417B49" w:rsidP="00E55D90">
            <w:pPr>
              <w:pStyle w:val="Beschreibung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ED689E">
              <w:rPr>
                <w:rFonts w:ascii="Times New Roman" w:hAnsi="Times New Roman" w:cs="Times New Roman"/>
                <w:sz w:val="20"/>
                <w:szCs w:val="20"/>
              </w:rPr>
              <w:t>a</w:t>
            </w:r>
            <w:r w:rsidR="00754D53" w:rsidRPr="00ED689E">
              <w:rPr>
                <w:rFonts w:ascii="Times New Roman" w:hAnsi="Times New Roman" w:cs="Times New Roman"/>
                <w:sz w:val="20"/>
                <w:szCs w:val="20"/>
              </w:rPr>
              <w:t>b 10</w:t>
            </w:r>
            <w:r w:rsidR="00E55D90" w:rsidRPr="00ED689E">
              <w:rPr>
                <w:rFonts w:ascii="Times New Roman" w:hAnsi="Times New Roman" w:cs="Times New Roman"/>
                <w:sz w:val="20"/>
                <w:szCs w:val="20"/>
              </w:rPr>
              <w:t>/20</w:t>
            </w:r>
            <w:r w:rsidR="00754D53" w:rsidRPr="00ED689E">
              <w:rPr>
                <w:rFonts w:ascii="Times New Roman" w:hAnsi="Times New Roman" w:cs="Times New Roman"/>
                <w:sz w:val="20"/>
                <w:szCs w:val="20"/>
              </w:rPr>
              <w:t>24</w:t>
            </w:r>
            <w:r w:rsidR="00E55D90" w:rsidRPr="00ED689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</w:tc>
      </w:tr>
      <w:tr w:rsidR="00B642B8" w:rsidRPr="00ED689E" w14:paraId="02437711" w14:textId="77777777" w:rsidTr="00B642B8">
        <w:trPr>
          <w:trHeight w:val="193"/>
        </w:trPr>
        <w:tc>
          <w:tcPr>
            <w:tcW w:w="10774" w:type="dxa"/>
            <w:gridSpan w:val="11"/>
          </w:tcPr>
          <w:p w14:paraId="58AF2CEB" w14:textId="5B84401A" w:rsidR="007521D7" w:rsidRDefault="0041105D" w:rsidP="00645485">
            <w:pPr>
              <w:pStyle w:val="Beschreibung"/>
              <w:numPr>
                <w:ilvl w:val="0"/>
                <w:numId w:val="24"/>
              </w:numPr>
              <w:rPr>
                <w:rFonts w:ascii="Times New Roman" w:hAnsi="Times New Roman" w:cs="Times New Roman"/>
                <w:iCs/>
                <w:sz w:val="20"/>
                <w:szCs w:val="20"/>
              </w:rPr>
            </w:pPr>
            <w:r w:rsidRPr="00ED689E">
              <w:rPr>
                <w:rFonts w:ascii="Times New Roman" w:hAnsi="Times New Roman" w:cs="Times New Roman"/>
                <w:iCs/>
                <w:sz w:val="20"/>
                <w:szCs w:val="20"/>
              </w:rPr>
              <w:t xml:space="preserve">Organisation </w:t>
            </w:r>
            <w:r w:rsidR="00D91A17" w:rsidRPr="00ED689E">
              <w:rPr>
                <w:rFonts w:ascii="Times New Roman" w:hAnsi="Times New Roman" w:cs="Times New Roman"/>
                <w:iCs/>
                <w:sz w:val="20"/>
                <w:szCs w:val="20"/>
              </w:rPr>
              <w:t>des Humboldtsymposiums mit</w:t>
            </w:r>
            <w:r w:rsidRPr="00ED689E">
              <w:rPr>
                <w:rFonts w:ascii="Times New Roman" w:hAnsi="Times New Roman" w:cs="Times New Roman"/>
                <w:iCs/>
                <w:sz w:val="20"/>
                <w:szCs w:val="20"/>
              </w:rPr>
              <w:t xml:space="preserve"> Podiumsdiskussionen, Workshops und Vorträgen zu Wirtschaft</w:t>
            </w:r>
            <w:ins w:id="10" w:author="David Döbele" w:date="2024-08-26T07:20:00Z" w16du:dateUtc="2024-08-26T05:20:00Z">
              <w:r w:rsidR="00B642B8">
                <w:rPr>
                  <w:rFonts w:ascii="Times New Roman" w:hAnsi="Times New Roman" w:cs="Times New Roman"/>
                  <w:iCs/>
                  <w:sz w:val="20"/>
                  <w:szCs w:val="20"/>
                </w:rPr>
                <w:t xml:space="preserve"> </w:t>
              </w:r>
            </w:ins>
            <w:del w:id="11" w:author="David Döbele" w:date="2024-08-26T07:20:00Z" w16du:dateUtc="2024-08-26T05:20:00Z">
              <w:r w:rsidRPr="00ED689E" w:rsidDel="00B642B8">
                <w:rPr>
                  <w:rFonts w:ascii="Times New Roman" w:hAnsi="Times New Roman" w:cs="Times New Roman"/>
                  <w:iCs/>
                  <w:sz w:val="20"/>
                  <w:szCs w:val="20"/>
                </w:rPr>
                <w:delText xml:space="preserve">, Wissenschaft </w:delText>
              </w:r>
            </w:del>
            <w:r w:rsidRPr="00ED689E">
              <w:rPr>
                <w:rFonts w:ascii="Times New Roman" w:hAnsi="Times New Roman" w:cs="Times New Roman"/>
                <w:iCs/>
                <w:sz w:val="20"/>
                <w:szCs w:val="20"/>
              </w:rPr>
              <w:t>und Politik</w:t>
            </w:r>
          </w:p>
          <w:p w14:paraId="68CFAD97" w14:textId="61FD97A3" w:rsidR="00D91A17" w:rsidRPr="00645485" w:rsidRDefault="00D91A17" w:rsidP="00645485">
            <w:pPr>
              <w:pStyle w:val="Beschreibung"/>
              <w:numPr>
                <w:ilvl w:val="0"/>
                <w:numId w:val="24"/>
              </w:numPr>
              <w:rPr>
                <w:rFonts w:ascii="Times New Roman" w:hAnsi="Times New Roman" w:cs="Times New Roman"/>
                <w:iCs/>
                <w:sz w:val="20"/>
                <w:szCs w:val="20"/>
              </w:rPr>
            </w:pPr>
            <w:r w:rsidRPr="00645485">
              <w:rPr>
                <w:rFonts w:ascii="Times New Roman" w:hAnsi="Times New Roman" w:cs="Times New Roman"/>
                <w:iCs/>
                <w:sz w:val="20"/>
                <w:szCs w:val="20"/>
              </w:rPr>
              <w:t xml:space="preserve">Planung des </w:t>
            </w:r>
            <w:proofErr w:type="gramStart"/>
            <w:r w:rsidRPr="00645485">
              <w:rPr>
                <w:rFonts w:ascii="Times New Roman" w:hAnsi="Times New Roman" w:cs="Times New Roman"/>
                <w:iCs/>
                <w:sz w:val="20"/>
                <w:szCs w:val="20"/>
              </w:rPr>
              <w:t>HUFW Startup</w:t>
            </w:r>
            <w:proofErr w:type="gramEnd"/>
            <w:r w:rsidRPr="00645485">
              <w:rPr>
                <w:rFonts w:ascii="Times New Roman" w:hAnsi="Times New Roman" w:cs="Times New Roman"/>
                <w:iCs/>
                <w:sz w:val="20"/>
                <w:szCs w:val="20"/>
              </w:rPr>
              <w:t>-Hoppings</w:t>
            </w:r>
          </w:p>
        </w:tc>
      </w:tr>
      <w:tr w:rsidR="00B642B8" w:rsidRPr="00ED689E" w14:paraId="3B26943D" w14:textId="77777777" w:rsidTr="00B642B8">
        <w:trPr>
          <w:trHeight w:val="346"/>
        </w:trPr>
        <w:tc>
          <w:tcPr>
            <w:tcW w:w="5954" w:type="dxa"/>
            <w:gridSpan w:val="4"/>
            <w:vAlign w:val="bottom"/>
          </w:tcPr>
          <w:p w14:paraId="11E538C2" w14:textId="5EDF403F" w:rsidR="00FE0496" w:rsidRPr="0041229A" w:rsidRDefault="00B518C1" w:rsidP="00FE0496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  <w:lang w:val="en-US"/>
              </w:rPr>
            </w:pPr>
            <w:r w:rsidRPr="0041229A"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  <w:lang w:val="en-US"/>
              </w:rPr>
              <w:t>Cleo</w:t>
            </w:r>
            <w:r w:rsidR="0041229A"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  <w:lang w:val="en-US"/>
              </w:rPr>
              <w:t xml:space="preserve"> – The Future of Networking</w:t>
            </w:r>
          </w:p>
        </w:tc>
        <w:tc>
          <w:tcPr>
            <w:tcW w:w="4820" w:type="dxa"/>
            <w:gridSpan w:val="7"/>
            <w:vAlign w:val="bottom"/>
          </w:tcPr>
          <w:p w14:paraId="21BF18C9" w14:textId="23A1806D" w:rsidR="00FE0496" w:rsidRPr="00ED689E" w:rsidRDefault="00F500F2" w:rsidP="00FE0496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  <w:t>Berlin</w:t>
            </w:r>
          </w:p>
        </w:tc>
      </w:tr>
      <w:tr w:rsidR="00B642B8" w:rsidRPr="00ED689E" w14:paraId="04BFDD79" w14:textId="77777777" w:rsidTr="00B642B8">
        <w:trPr>
          <w:trHeight w:val="20"/>
        </w:trPr>
        <w:tc>
          <w:tcPr>
            <w:tcW w:w="8364" w:type="dxa"/>
            <w:gridSpan w:val="8"/>
          </w:tcPr>
          <w:p w14:paraId="5D908AF7" w14:textId="23063442" w:rsidR="00FE0496" w:rsidRPr="00ED689E" w:rsidRDefault="0041229A" w:rsidP="00FE0496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Mitgründer und Entwickler einer Matchmaking-Plattform für die Co-Founder-Suche</w:t>
            </w:r>
          </w:p>
        </w:tc>
        <w:tc>
          <w:tcPr>
            <w:tcW w:w="2410" w:type="dxa"/>
            <w:gridSpan w:val="3"/>
          </w:tcPr>
          <w:p w14:paraId="0D2FFB14" w14:textId="5613979A" w:rsidR="00FE0496" w:rsidRPr="00ED689E" w:rsidRDefault="00FC5C51" w:rsidP="00FE0496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01</w:t>
            </w:r>
            <w:r w:rsidR="00FE0496" w:rsidRPr="00ED689E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/20</w:t>
            </w: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23</w:t>
            </w:r>
            <w:r w:rsidR="00FE0496" w:rsidRPr="00ED689E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 xml:space="preserve"> – </w:t>
            </w: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heute</w:t>
            </w:r>
          </w:p>
        </w:tc>
      </w:tr>
      <w:tr w:rsidR="00B642B8" w:rsidRPr="00ED689E" w14:paraId="66A58453" w14:textId="77777777" w:rsidTr="00B642B8">
        <w:trPr>
          <w:trHeight w:val="20"/>
        </w:trPr>
        <w:tc>
          <w:tcPr>
            <w:tcW w:w="10774" w:type="dxa"/>
            <w:gridSpan w:val="11"/>
          </w:tcPr>
          <w:p w14:paraId="2A1AE426" w14:textId="3E0F2219" w:rsidR="006E7B77" w:rsidRPr="006E7B77" w:rsidRDefault="006E7B77" w:rsidP="00BB053C">
            <w:pPr>
              <w:pStyle w:val="Bullets"/>
              <w:numPr>
                <w:ilvl w:val="0"/>
                <w:numId w:val="25"/>
              </w:numPr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Cleo ist eine Matchmaking-Plattform</w:t>
            </w:r>
            <w:r w:rsidR="00F8186B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,</w:t>
            </w: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 xml:space="preserve"> die das Prinzip von Dating-Apps wie </w:t>
            </w:r>
            <w:r w:rsidR="009D5347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 xml:space="preserve">z. B. </w:t>
            </w: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Tinder</w:t>
            </w:r>
            <w:r w:rsidR="00F8186B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auf die Geschäftspartnersuche überträgt und Unternehmern somit ermöglicht, potenzielle Co-Founder und Investoren kennenzulernen. In Zukunft wird ein KI-gestützter Empfehlungsalgorithmus die Passung der Matches auf der Plattform erhöhen und somit erfolgreiche Geschäftspartnerschaften hervorbringen.</w:t>
            </w:r>
          </w:p>
          <w:p w14:paraId="1D80E650" w14:textId="56DBEAED" w:rsidR="00BB053C" w:rsidRPr="009E0959" w:rsidRDefault="00BB053C" w:rsidP="00BB053C">
            <w:pPr>
              <w:pStyle w:val="Bullets"/>
              <w:numPr>
                <w:ilvl w:val="0"/>
                <w:numId w:val="25"/>
              </w:numPr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</w:pPr>
            <w:r w:rsidRPr="00ED689E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Geschäftsidee</w:t>
            </w:r>
            <w:r w:rsidR="006E7B77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,</w:t>
            </w:r>
            <w:r w:rsidRPr="00ED689E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 xml:space="preserve"> Konzeptentwicklung</w:t>
            </w:r>
            <w:r w:rsidR="006E7B77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 xml:space="preserve"> und </w:t>
            </w:r>
            <w:r w:rsidR="009E0959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 xml:space="preserve">Ausarbeitung der Unternehmensstrategie </w:t>
            </w:r>
            <w:del w:id="12" w:author="David Döbele" w:date="2024-08-26T07:20:00Z" w16du:dateUtc="2024-08-26T05:20:00Z">
              <w:r w:rsidR="009E0959" w:rsidDel="00B642B8">
                <w:rPr>
                  <w:rFonts w:ascii="Times New Roman" w:hAnsi="Times New Roman" w:cs="Times New Roman"/>
                  <w:i w:val="0"/>
                  <w:iCs w:val="0"/>
                  <w:sz w:val="20"/>
                  <w:szCs w:val="20"/>
                </w:rPr>
                <w:delText xml:space="preserve">inklusive </w:delText>
              </w:r>
            </w:del>
            <w:ins w:id="13" w:author="David Döbele" w:date="2024-08-26T07:20:00Z" w16du:dateUtc="2024-08-26T05:20:00Z">
              <w:r w:rsidR="00B642B8">
                <w:rPr>
                  <w:rFonts w:ascii="Times New Roman" w:hAnsi="Times New Roman" w:cs="Times New Roman"/>
                  <w:i w:val="0"/>
                  <w:iCs w:val="0"/>
                  <w:sz w:val="20"/>
                  <w:szCs w:val="20"/>
                </w:rPr>
                <w:t>inkl.</w:t>
              </w:r>
              <w:r w:rsidR="00B642B8">
                <w:rPr>
                  <w:rFonts w:ascii="Times New Roman" w:hAnsi="Times New Roman" w:cs="Times New Roman"/>
                  <w:i w:val="0"/>
                  <w:iCs w:val="0"/>
                  <w:sz w:val="20"/>
                  <w:szCs w:val="20"/>
                </w:rPr>
                <w:t xml:space="preserve"> </w:t>
              </w:r>
            </w:ins>
            <w:r w:rsidR="009E0959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Planung möglicher Partnerschaften</w:t>
            </w:r>
          </w:p>
          <w:p w14:paraId="23B01722" w14:textId="243FDF4B" w:rsidR="009E0959" w:rsidRPr="00ED689E" w:rsidRDefault="000C59F2" w:rsidP="00BB053C">
            <w:pPr>
              <w:pStyle w:val="Bullets"/>
              <w:numPr>
                <w:ilvl w:val="0"/>
                <w:numId w:val="25"/>
              </w:numPr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Prognostizierung</w:t>
            </w:r>
            <w:r w:rsidR="009E0959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 xml:space="preserve"> von Unternehmenskennzahlen </w:t>
            </w:r>
            <w:r w:rsidR="007123CC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 xml:space="preserve">auf Basis von Marktanalysen und </w:t>
            </w:r>
            <w:r w:rsidR="00645485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KPIs</w:t>
            </w:r>
            <w:ins w:id="14" w:author="David Döbele" w:date="2024-08-26T07:21:00Z" w16du:dateUtc="2024-08-26T05:21:00Z">
              <w:r w:rsidR="00B642B8">
                <w:rPr>
                  <w:rFonts w:ascii="Times New Roman" w:hAnsi="Times New Roman" w:cs="Times New Roman"/>
                  <w:i w:val="0"/>
                  <w:iCs w:val="0"/>
                  <w:sz w:val="20"/>
                  <w:szCs w:val="20"/>
                </w:rPr>
                <w:t>, Erstellung eines Business Plans</w:t>
              </w:r>
            </w:ins>
            <w:del w:id="15" w:author="David Döbele" w:date="2024-08-26T07:21:00Z" w16du:dateUtc="2024-08-26T05:21:00Z">
              <w:r w:rsidR="007123CC" w:rsidDel="00B642B8">
                <w:rPr>
                  <w:rFonts w:ascii="Times New Roman" w:hAnsi="Times New Roman" w:cs="Times New Roman"/>
                  <w:i w:val="0"/>
                  <w:iCs w:val="0"/>
                  <w:sz w:val="20"/>
                  <w:szCs w:val="20"/>
                </w:rPr>
                <w:delText xml:space="preserve"> aus vergangenen Werbemaßnahmen</w:delText>
              </w:r>
              <w:r w:rsidR="00645485" w:rsidDel="00B642B8">
                <w:rPr>
                  <w:rFonts w:ascii="Times New Roman" w:hAnsi="Times New Roman" w:cs="Times New Roman"/>
                  <w:i w:val="0"/>
                  <w:iCs w:val="0"/>
                  <w:sz w:val="20"/>
                  <w:szCs w:val="20"/>
                </w:rPr>
                <w:delText xml:space="preserve"> und Erstellung eines darauf basierenden Businessplans</w:delText>
              </w:r>
            </w:del>
          </w:p>
          <w:p w14:paraId="1F216545" w14:textId="01B475EF" w:rsidR="009D5347" w:rsidRPr="009D5347" w:rsidRDefault="009D5347" w:rsidP="009D5347">
            <w:pPr>
              <w:pStyle w:val="Bullets"/>
              <w:numPr>
                <w:ilvl w:val="0"/>
                <w:numId w:val="25"/>
              </w:numPr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</w:pPr>
            <w:r w:rsidRPr="00ED689E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 xml:space="preserve">Aufbau organischer Reichweite auf </w:t>
            </w:r>
            <w:proofErr w:type="spellStart"/>
            <w:r w:rsidRPr="00ED689E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Social</w:t>
            </w:r>
            <w:proofErr w:type="spellEnd"/>
            <w:r w:rsidRPr="00ED689E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 xml:space="preserve"> Media</w:t>
            </w: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 xml:space="preserve"> durch regelmäßige Beiträge zum Thema Unternehmertum</w:t>
            </w:r>
            <w:r w:rsidR="0097291D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 xml:space="preserve"> (</w:t>
            </w:r>
            <w:r w:rsidR="00645485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6500 Follower</w:t>
            </w:r>
            <w:ins w:id="16" w:author="David Döbele" w:date="2024-08-26T07:20:00Z" w16du:dateUtc="2024-08-26T05:20:00Z">
              <w:r w:rsidR="00B642B8">
                <w:rPr>
                  <w:rFonts w:ascii="Times New Roman" w:hAnsi="Times New Roman" w:cs="Times New Roman"/>
                  <w:i w:val="0"/>
                  <w:iCs w:val="0"/>
                  <w:sz w:val="20"/>
                  <w:szCs w:val="20"/>
                </w:rPr>
                <w:t>)</w:t>
              </w:r>
            </w:ins>
            <w:r w:rsidR="00645485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 xml:space="preserve"> </w:t>
            </w:r>
            <w:del w:id="17" w:author="David Döbele" w:date="2024-08-26T07:20:00Z" w16du:dateUtc="2024-08-26T05:20:00Z">
              <w:r w:rsidR="00645485" w:rsidDel="00B642B8">
                <w:rPr>
                  <w:rFonts w:ascii="Times New Roman" w:hAnsi="Times New Roman" w:cs="Times New Roman"/>
                  <w:i w:val="0"/>
                  <w:iCs w:val="0"/>
                  <w:sz w:val="20"/>
                  <w:szCs w:val="20"/>
                </w:rPr>
                <w:delText>auf TikTok)</w:delText>
              </w:r>
            </w:del>
          </w:p>
          <w:p w14:paraId="09FE5D57" w14:textId="6A23CE42" w:rsidR="00BB053C" w:rsidRPr="007123CC" w:rsidRDefault="00B518C1" w:rsidP="00BB053C">
            <w:pPr>
              <w:pStyle w:val="Bullets"/>
              <w:numPr>
                <w:ilvl w:val="0"/>
                <w:numId w:val="25"/>
              </w:numPr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</w:pPr>
            <w:r w:rsidRPr="00ED689E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 xml:space="preserve">Entwicklung und Betreuung </w:t>
            </w:r>
            <w:r w:rsidR="009E0959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 xml:space="preserve">von </w:t>
            </w:r>
            <w:r w:rsidR="007123CC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 xml:space="preserve">Website und </w:t>
            </w:r>
            <w:r w:rsidRPr="00ED689E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Online-Werbekampagne</w:t>
            </w:r>
            <w:r w:rsidR="00ED689E" w:rsidRPr="00ED689E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n</w:t>
            </w:r>
            <w:r w:rsidR="009E0959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 xml:space="preserve"> und Auswertung der relevanten </w:t>
            </w:r>
            <w:r w:rsidR="00645485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KPIs</w:t>
            </w:r>
          </w:p>
          <w:p w14:paraId="58722160" w14:textId="5E2DB762" w:rsidR="007123CC" w:rsidRPr="00ED689E" w:rsidRDefault="007123CC" w:rsidP="00BB053C">
            <w:pPr>
              <w:pStyle w:val="Bullets"/>
              <w:numPr>
                <w:ilvl w:val="0"/>
                <w:numId w:val="25"/>
              </w:numPr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Startup-Pitch auf der Hauptbühne des Entrepreneurship Summit Berlin 2023 vor ca. 600 Gästen</w:t>
            </w:r>
          </w:p>
          <w:p w14:paraId="50B5B9CB" w14:textId="32B2FC96" w:rsidR="006E7B77" w:rsidRPr="00ED689E" w:rsidRDefault="006E7B77" w:rsidP="00BB053C">
            <w:pPr>
              <w:pStyle w:val="Bullets"/>
              <w:numPr>
                <w:ilvl w:val="0"/>
                <w:numId w:val="25"/>
              </w:numPr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Geplanter Launch im App-Store: 01/01/2025</w:t>
            </w:r>
          </w:p>
        </w:tc>
      </w:tr>
      <w:tr w:rsidR="00B642B8" w:rsidRPr="00ED689E" w14:paraId="482569A2" w14:textId="77777777" w:rsidTr="00B642B8">
        <w:trPr>
          <w:trHeight w:val="510"/>
        </w:trPr>
        <w:tc>
          <w:tcPr>
            <w:tcW w:w="10774" w:type="dxa"/>
            <w:gridSpan w:val="11"/>
            <w:tcBorders>
              <w:bottom w:val="single" w:sz="4" w:space="0" w:color="auto"/>
            </w:tcBorders>
            <w:vAlign w:val="bottom"/>
          </w:tcPr>
          <w:p w14:paraId="1CFA4492" w14:textId="2B27A1F2" w:rsidR="00E55D90" w:rsidRPr="00ED689E" w:rsidRDefault="001647AB" w:rsidP="001647AB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ED689E">
              <w:rPr>
                <w:rFonts w:ascii="Times New Roman" w:hAnsi="Times New Roman" w:cs="Times New Roman"/>
                <w:b/>
                <w:sz w:val="26"/>
                <w:szCs w:val="26"/>
              </w:rPr>
              <w:t>FÄHIGKEITEN &amp; INTERESSEN</w:t>
            </w:r>
          </w:p>
        </w:tc>
      </w:tr>
      <w:tr w:rsidR="00B642B8" w:rsidRPr="00ED689E" w14:paraId="2B257790" w14:textId="77777777" w:rsidTr="00B642B8">
        <w:trPr>
          <w:trHeight w:val="340"/>
        </w:trPr>
        <w:tc>
          <w:tcPr>
            <w:tcW w:w="1418" w:type="dxa"/>
            <w:tcBorders>
              <w:top w:val="single" w:sz="4" w:space="0" w:color="auto"/>
            </w:tcBorders>
            <w:vAlign w:val="bottom"/>
          </w:tcPr>
          <w:p w14:paraId="15B2C431" w14:textId="56F73C25" w:rsidR="00E55D90" w:rsidRPr="00ED689E" w:rsidRDefault="00E55D90" w:rsidP="00E55D9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D689E">
              <w:rPr>
                <w:rFonts w:ascii="Times New Roman" w:hAnsi="Times New Roman" w:cs="Times New Roman"/>
                <w:sz w:val="20"/>
                <w:szCs w:val="20"/>
              </w:rPr>
              <w:t>Sprachen:</w:t>
            </w:r>
          </w:p>
        </w:tc>
        <w:tc>
          <w:tcPr>
            <w:tcW w:w="9356" w:type="dxa"/>
            <w:gridSpan w:val="10"/>
            <w:tcBorders>
              <w:top w:val="single" w:sz="4" w:space="0" w:color="auto"/>
            </w:tcBorders>
            <w:vAlign w:val="bottom"/>
          </w:tcPr>
          <w:p w14:paraId="061D3FCE" w14:textId="4BEB8958" w:rsidR="00E55D90" w:rsidRPr="00ED689E" w:rsidRDefault="00E55D90" w:rsidP="00E55D9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D689E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Deutsch </w:t>
            </w:r>
            <w:r w:rsidRPr="00ED689E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  <w:t>(Muttersprache)</w:t>
            </w:r>
            <w:r w:rsidRPr="00ED689E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, Englisch </w:t>
            </w:r>
            <w:r w:rsidRPr="00ED689E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  <w:t>(</w:t>
            </w:r>
            <w:r w:rsidR="00417B49" w:rsidRPr="00ED689E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  <w:t>v</w:t>
            </w:r>
            <w:r w:rsidRPr="00ED689E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  <w:t>erhandlungssicher)</w:t>
            </w:r>
            <w:r w:rsidRPr="00ED689E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, </w:t>
            </w:r>
            <w:r w:rsidR="00754D53" w:rsidRPr="00ED689E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Spanisch</w:t>
            </w:r>
            <w:r w:rsidRPr="00ED689E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ED689E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  <w:t>(B2)</w:t>
            </w:r>
            <w:r w:rsidRPr="00ED689E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</w:p>
        </w:tc>
      </w:tr>
      <w:tr w:rsidR="00B642B8" w:rsidRPr="00B642B8" w14:paraId="45706C3F" w14:textId="77777777" w:rsidTr="00B642B8">
        <w:trPr>
          <w:trHeight w:val="283"/>
        </w:trPr>
        <w:tc>
          <w:tcPr>
            <w:tcW w:w="1418" w:type="dxa"/>
            <w:vAlign w:val="bottom"/>
          </w:tcPr>
          <w:p w14:paraId="57688BDA" w14:textId="350496FE" w:rsidR="00E55D90" w:rsidRPr="00ED689E" w:rsidRDefault="00E55D90" w:rsidP="00E55D9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D689E">
              <w:rPr>
                <w:rFonts w:ascii="Times New Roman" w:hAnsi="Times New Roman" w:cs="Times New Roman"/>
                <w:sz w:val="20"/>
                <w:szCs w:val="20"/>
              </w:rPr>
              <w:t>Technisch:</w:t>
            </w:r>
          </w:p>
        </w:tc>
        <w:tc>
          <w:tcPr>
            <w:tcW w:w="9356" w:type="dxa"/>
            <w:gridSpan w:val="10"/>
            <w:vAlign w:val="bottom"/>
          </w:tcPr>
          <w:p w14:paraId="60CA2168" w14:textId="2A94CF63" w:rsidR="00E55D90" w:rsidRPr="0041229A" w:rsidRDefault="00E55D90" w:rsidP="00E55D90">
            <w:pPr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US"/>
              </w:rPr>
            </w:pPr>
            <w:r w:rsidRPr="0041229A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Microsoft Office</w:t>
            </w:r>
            <w:r w:rsidR="00DC53A5" w:rsidRPr="0041229A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 </w:t>
            </w:r>
            <w:r w:rsidR="00DC53A5" w:rsidRPr="00B642B8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US"/>
                <w:rPrChange w:id="18" w:author="David Döbele" w:date="2024-08-26T07:21:00Z" w16du:dateUtc="2024-08-26T05:21:00Z">
                  <w:rPr>
                    <w:rFonts w:ascii="Times New Roman" w:hAnsi="Times New Roman" w:cs="Times New Roman"/>
                    <w:color w:val="000000"/>
                    <w:sz w:val="20"/>
                    <w:szCs w:val="20"/>
                    <w:lang w:val="en-US"/>
                  </w:rPr>
                </w:rPrChange>
              </w:rPr>
              <w:t>(Word, Excel, PowerPoint)</w:t>
            </w:r>
          </w:p>
        </w:tc>
      </w:tr>
      <w:tr w:rsidR="00B642B8" w:rsidRPr="00ED689E" w14:paraId="70CB01B0" w14:textId="77777777" w:rsidTr="00B642B8">
        <w:trPr>
          <w:trHeight w:val="283"/>
        </w:trPr>
        <w:tc>
          <w:tcPr>
            <w:tcW w:w="1418" w:type="dxa"/>
            <w:vAlign w:val="bottom"/>
          </w:tcPr>
          <w:p w14:paraId="04F58216" w14:textId="6D413C27" w:rsidR="00E55D90" w:rsidRPr="00ED689E" w:rsidRDefault="00E55D90" w:rsidP="00E55D9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D689E">
              <w:rPr>
                <w:rFonts w:ascii="Times New Roman" w:hAnsi="Times New Roman" w:cs="Times New Roman"/>
                <w:sz w:val="20"/>
                <w:szCs w:val="20"/>
              </w:rPr>
              <w:t xml:space="preserve">Interessen: </w:t>
            </w:r>
          </w:p>
        </w:tc>
        <w:tc>
          <w:tcPr>
            <w:tcW w:w="9356" w:type="dxa"/>
            <w:gridSpan w:val="10"/>
            <w:vAlign w:val="bottom"/>
          </w:tcPr>
          <w:p w14:paraId="598C2742" w14:textId="22C5B453" w:rsidR="00E55D90" w:rsidRPr="00ED689E" w:rsidRDefault="00DC53A5" w:rsidP="00E55D90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ED689E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Musik spielen </w:t>
            </w:r>
            <w:r w:rsidRPr="00B642B8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rPrChange w:id="19" w:author="David Döbele" w:date="2024-08-26T07:21:00Z" w16du:dateUtc="2024-08-26T05:21:00Z">
                  <w:rPr>
                    <w:rFonts w:ascii="Times New Roman" w:hAnsi="Times New Roman" w:cs="Times New Roman"/>
                    <w:color w:val="000000"/>
                    <w:sz w:val="20"/>
                    <w:szCs w:val="20"/>
                  </w:rPr>
                </w:rPrChange>
              </w:rPr>
              <w:t>(Gitarre),</w:t>
            </w:r>
            <w:r w:rsidRPr="00ED689E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Beach Volleyball</w:t>
            </w:r>
          </w:p>
        </w:tc>
      </w:tr>
      <w:tr w:rsidR="00B642B8" w:rsidRPr="00ED689E" w14:paraId="071AB173" w14:textId="77777777" w:rsidTr="00F82B5A">
        <w:tblPrEx>
          <w:tblW w:w="10774" w:type="dxa"/>
          <w:tblInd w:w="-851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ayout w:type="fixed"/>
          <w:tblCellMar>
            <w:left w:w="0" w:type="dxa"/>
            <w:right w:w="0" w:type="dxa"/>
          </w:tblCellMar>
          <w:tblPrExChange w:id="20" w:author="David Döbele" w:date="2024-08-26T07:22:00Z" w16du:dateUtc="2024-08-26T05:22:00Z">
            <w:tblPrEx>
              <w:tblW w:w="10774" w:type="dxa"/>
              <w:tblInd w:w="-851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0" w:type="dxa"/>
                <w:right w:w="0" w:type="dxa"/>
              </w:tblCellMar>
            </w:tblPrEx>
          </w:tblPrExChange>
        </w:tblPrEx>
        <w:trPr>
          <w:trHeight w:val="737"/>
          <w:trPrChange w:id="21" w:author="David Döbele" w:date="2024-08-26T07:22:00Z" w16du:dateUtc="2024-08-26T05:22:00Z">
            <w:trPr>
              <w:trHeight w:val="1279"/>
            </w:trPr>
          </w:trPrChange>
        </w:trPr>
        <w:tc>
          <w:tcPr>
            <w:tcW w:w="10774" w:type="dxa"/>
            <w:gridSpan w:val="11"/>
            <w:vAlign w:val="bottom"/>
            <w:tcPrChange w:id="22" w:author="David Döbele" w:date="2024-08-26T07:22:00Z" w16du:dateUtc="2024-08-26T05:22:00Z">
              <w:tcPr>
                <w:tcW w:w="10774" w:type="dxa"/>
                <w:gridSpan w:val="10"/>
                <w:vAlign w:val="bottom"/>
              </w:tcPr>
            </w:tcPrChange>
          </w:tcPr>
          <w:p w14:paraId="6478BDEA" w14:textId="3D0BE9DE" w:rsidR="001647AB" w:rsidRPr="00ED689E" w:rsidRDefault="001647AB" w:rsidP="00F82B5A">
            <w:pPr>
              <w:jc w:val="right"/>
              <w:rPr>
                <w:rFonts w:ascii="Times New Roman" w:hAnsi="Times New Roman" w:cs="Times New Roman"/>
                <w:color w:val="000000"/>
                <w:sz w:val="18"/>
              </w:rPr>
              <w:pPrChange w:id="23" w:author="David Döbele" w:date="2024-08-26T07:22:00Z" w16du:dateUtc="2024-08-26T05:22:00Z">
                <w:pPr/>
              </w:pPrChange>
            </w:pPr>
            <w:r w:rsidRPr="00ED689E">
              <w:rPr>
                <w:rFonts w:ascii="Times New Roman" w:hAnsi="Times New Roman" w:cs="Times New Roman"/>
                <w:sz w:val="20"/>
                <w:szCs w:val="20"/>
              </w:rPr>
              <w:t xml:space="preserve">Frankfurt, </w:t>
            </w:r>
            <w:r w:rsidR="00D226A4" w:rsidRPr="00ED689E">
              <w:rPr>
                <w:rFonts w:ascii="Times New Roman" w:hAnsi="Times New Roman" w:cs="Times New Roman"/>
                <w:sz w:val="20"/>
                <w:szCs w:val="20"/>
              </w:rPr>
              <w:t>11</w:t>
            </w:r>
            <w:r w:rsidRPr="00ED689E">
              <w:rPr>
                <w:rFonts w:ascii="Times New Roman" w:hAnsi="Times New Roman" w:cs="Times New Roman"/>
                <w:sz w:val="20"/>
                <w:szCs w:val="20"/>
              </w:rPr>
              <w:t>.</w:t>
            </w:r>
            <w:r w:rsidR="00D226A4" w:rsidRPr="00ED689E">
              <w:rPr>
                <w:rFonts w:ascii="Times New Roman" w:hAnsi="Times New Roman" w:cs="Times New Roman"/>
                <w:sz w:val="20"/>
                <w:szCs w:val="20"/>
              </w:rPr>
              <w:t>08</w:t>
            </w:r>
            <w:r w:rsidRPr="00ED689E">
              <w:rPr>
                <w:rFonts w:ascii="Times New Roman" w:hAnsi="Times New Roman" w:cs="Times New Roman"/>
                <w:sz w:val="20"/>
                <w:szCs w:val="20"/>
              </w:rPr>
              <w:t>.20</w:t>
            </w:r>
            <w:r w:rsidR="00D226A4" w:rsidRPr="00ED689E">
              <w:rPr>
                <w:rFonts w:ascii="Times New Roman" w:hAnsi="Times New Roman" w:cs="Times New Roman"/>
                <w:sz w:val="20"/>
                <w:szCs w:val="20"/>
              </w:rPr>
              <w:t>24</w:t>
            </w:r>
          </w:p>
        </w:tc>
      </w:tr>
    </w:tbl>
    <w:p w14:paraId="0747D2BF" w14:textId="69F47280" w:rsidR="00723643" w:rsidRPr="0074111D" w:rsidRDefault="00723643">
      <w:pPr>
        <w:rPr>
          <w:sz w:val="18"/>
        </w:rPr>
      </w:pPr>
    </w:p>
    <w:sectPr w:rsidR="00723643" w:rsidRPr="0074111D" w:rsidSect="00AA65C9">
      <w:footerReference w:type="even" r:id="rId9"/>
      <w:pgSz w:w="11906" w:h="16838"/>
      <w:pgMar w:top="397" w:right="1418" w:bottom="340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A057CA8" w14:textId="77777777" w:rsidR="0065101B" w:rsidRDefault="0065101B" w:rsidP="00BE053D">
      <w:pPr>
        <w:spacing w:after="0" w:line="240" w:lineRule="auto"/>
      </w:pPr>
      <w:r>
        <w:separator/>
      </w:r>
    </w:p>
  </w:endnote>
  <w:endnote w:type="continuationSeparator" w:id="0">
    <w:p w14:paraId="6E85A69C" w14:textId="77777777" w:rsidR="0065101B" w:rsidRDefault="0065101B" w:rsidP="00BE05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Style w:val="Seitenzahl"/>
      </w:rPr>
      <w:id w:val="-1142877997"/>
      <w:docPartObj>
        <w:docPartGallery w:val="Page Numbers (Bottom of Page)"/>
        <w:docPartUnique/>
      </w:docPartObj>
    </w:sdtPr>
    <w:sdtContent>
      <w:p w14:paraId="7509FA38" w14:textId="68685C1F" w:rsidR="00875DA9" w:rsidRDefault="00875DA9" w:rsidP="000D5A33">
        <w:pPr>
          <w:pStyle w:val="Fuzeile"/>
          <w:framePr w:wrap="none" w:vAnchor="text" w:hAnchor="margin" w:xAlign="center" w:y="1"/>
          <w:rPr>
            <w:rStyle w:val="Seitenzahl"/>
          </w:rPr>
        </w:pPr>
        <w:r>
          <w:rPr>
            <w:rStyle w:val="Seitenzahl"/>
          </w:rPr>
          <w:fldChar w:fldCharType="begin"/>
        </w:r>
        <w:r>
          <w:rPr>
            <w:rStyle w:val="Seitenzahl"/>
          </w:rPr>
          <w:instrText xml:space="preserve"> PAGE </w:instrText>
        </w:r>
        <w:r>
          <w:rPr>
            <w:rStyle w:val="Seitenzahl"/>
          </w:rPr>
          <w:fldChar w:fldCharType="end"/>
        </w:r>
      </w:p>
    </w:sdtContent>
  </w:sdt>
  <w:p w14:paraId="6B121AC6" w14:textId="77777777" w:rsidR="00875DA9" w:rsidRDefault="00875DA9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2CB789D" w14:textId="77777777" w:rsidR="0065101B" w:rsidRDefault="0065101B" w:rsidP="00BE053D">
      <w:pPr>
        <w:spacing w:after="0" w:line="240" w:lineRule="auto"/>
      </w:pPr>
      <w:r>
        <w:separator/>
      </w:r>
    </w:p>
  </w:footnote>
  <w:footnote w:type="continuationSeparator" w:id="0">
    <w:p w14:paraId="46D1D933" w14:textId="77777777" w:rsidR="0065101B" w:rsidRDefault="0065101B" w:rsidP="00BE05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AAD4CEA"/>
    <w:multiLevelType w:val="multilevel"/>
    <w:tmpl w:val="06449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1AD4DC6"/>
    <w:multiLevelType w:val="multilevel"/>
    <w:tmpl w:val="DB362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2487D76"/>
    <w:multiLevelType w:val="multilevel"/>
    <w:tmpl w:val="E18A1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CA80DF5"/>
    <w:multiLevelType w:val="multilevel"/>
    <w:tmpl w:val="24BE1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FCD3DE6"/>
    <w:multiLevelType w:val="multilevel"/>
    <w:tmpl w:val="DFEC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2C47841"/>
    <w:multiLevelType w:val="multilevel"/>
    <w:tmpl w:val="4B9C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67A5E7A"/>
    <w:multiLevelType w:val="multilevel"/>
    <w:tmpl w:val="7310A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AAA6D24"/>
    <w:multiLevelType w:val="multilevel"/>
    <w:tmpl w:val="767C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FCB2833"/>
    <w:multiLevelType w:val="hybridMultilevel"/>
    <w:tmpl w:val="8F4E248A"/>
    <w:lvl w:ilvl="0" w:tplc="AB3C8E2C">
      <w:start w:val="2011"/>
      <w:numFmt w:val="bullet"/>
      <w:lvlText w:val="-"/>
      <w:lvlJc w:val="left"/>
      <w:pPr>
        <w:ind w:left="720" w:hanging="360"/>
      </w:pPr>
      <w:rPr>
        <w:rFonts w:ascii="Georgia" w:eastAsiaTheme="minorHAnsi" w:hAnsi="Georgia" w:cs="Georgia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5361A45"/>
    <w:multiLevelType w:val="multilevel"/>
    <w:tmpl w:val="05DAE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8194319"/>
    <w:multiLevelType w:val="multilevel"/>
    <w:tmpl w:val="90AA3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8DE4DB4"/>
    <w:multiLevelType w:val="hybridMultilevel"/>
    <w:tmpl w:val="928C7F2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FCA7992"/>
    <w:multiLevelType w:val="hybridMultilevel"/>
    <w:tmpl w:val="EF2E5CB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43AB43E9"/>
    <w:multiLevelType w:val="multilevel"/>
    <w:tmpl w:val="ECD0A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457F645E"/>
    <w:multiLevelType w:val="hybridMultilevel"/>
    <w:tmpl w:val="8FFC4BA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7F01635"/>
    <w:multiLevelType w:val="hybridMultilevel"/>
    <w:tmpl w:val="53B00BEA"/>
    <w:lvl w:ilvl="0" w:tplc="D366854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16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BB94DF1"/>
    <w:multiLevelType w:val="multilevel"/>
    <w:tmpl w:val="99CA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4CD967CD"/>
    <w:multiLevelType w:val="hybridMultilevel"/>
    <w:tmpl w:val="10AA92D0"/>
    <w:lvl w:ilvl="0" w:tplc="BE705070">
      <w:start w:val="1"/>
      <w:numFmt w:val="bullet"/>
      <w:pStyle w:val="Bullets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25670E2"/>
    <w:multiLevelType w:val="hybridMultilevel"/>
    <w:tmpl w:val="B31E1B5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92A5913"/>
    <w:multiLevelType w:val="multilevel"/>
    <w:tmpl w:val="E98C3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60585CB3"/>
    <w:multiLevelType w:val="multilevel"/>
    <w:tmpl w:val="21DE8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757B2E0C"/>
    <w:multiLevelType w:val="multilevel"/>
    <w:tmpl w:val="6AD62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7E723BCA"/>
    <w:multiLevelType w:val="hybridMultilevel"/>
    <w:tmpl w:val="DCDEDAF6"/>
    <w:lvl w:ilvl="0" w:tplc="D366854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16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18735809">
    <w:abstractNumId w:val="14"/>
  </w:num>
  <w:num w:numId="2" w16cid:durableId="2088072949">
    <w:abstractNumId w:val="17"/>
  </w:num>
  <w:num w:numId="3" w16cid:durableId="631523346">
    <w:abstractNumId w:val="20"/>
  </w:num>
  <w:num w:numId="4" w16cid:durableId="1261141561">
    <w:abstractNumId w:val="0"/>
  </w:num>
  <w:num w:numId="5" w16cid:durableId="1050962423">
    <w:abstractNumId w:val="1"/>
  </w:num>
  <w:num w:numId="6" w16cid:durableId="98531254">
    <w:abstractNumId w:val="2"/>
  </w:num>
  <w:num w:numId="7" w16cid:durableId="970398743">
    <w:abstractNumId w:val="13"/>
  </w:num>
  <w:num w:numId="8" w16cid:durableId="123473421">
    <w:abstractNumId w:val="23"/>
  </w:num>
  <w:num w:numId="9" w16cid:durableId="1158154086">
    <w:abstractNumId w:val="12"/>
  </w:num>
  <w:num w:numId="10" w16cid:durableId="89591343">
    <w:abstractNumId w:val="24"/>
  </w:num>
  <w:num w:numId="11" w16cid:durableId="1696074538">
    <w:abstractNumId w:val="5"/>
  </w:num>
  <w:num w:numId="12" w16cid:durableId="837157238">
    <w:abstractNumId w:val="6"/>
  </w:num>
  <w:num w:numId="13" w16cid:durableId="1438597866">
    <w:abstractNumId w:val="8"/>
  </w:num>
  <w:num w:numId="14" w16cid:durableId="558789089">
    <w:abstractNumId w:val="9"/>
  </w:num>
  <w:num w:numId="15" w16cid:durableId="2022976061">
    <w:abstractNumId w:val="22"/>
  </w:num>
  <w:num w:numId="16" w16cid:durableId="1591623673">
    <w:abstractNumId w:val="4"/>
  </w:num>
  <w:num w:numId="17" w16cid:durableId="1914503954">
    <w:abstractNumId w:val="16"/>
  </w:num>
  <w:num w:numId="18" w16cid:durableId="1010791322">
    <w:abstractNumId w:val="3"/>
  </w:num>
  <w:num w:numId="19" w16cid:durableId="186526708">
    <w:abstractNumId w:val="19"/>
  </w:num>
  <w:num w:numId="20" w16cid:durableId="554008265">
    <w:abstractNumId w:val="10"/>
  </w:num>
  <w:num w:numId="21" w16cid:durableId="967322983">
    <w:abstractNumId w:val="11"/>
  </w:num>
  <w:num w:numId="22" w16cid:durableId="80954920">
    <w:abstractNumId w:val="15"/>
  </w:num>
  <w:num w:numId="23" w16cid:durableId="570391616">
    <w:abstractNumId w:val="7"/>
  </w:num>
  <w:num w:numId="24" w16cid:durableId="1425764371">
    <w:abstractNumId w:val="21"/>
  </w:num>
  <w:num w:numId="25" w16cid:durableId="1411729000">
    <w:abstractNumId w:val="25"/>
  </w:num>
  <w:num w:numId="26" w16cid:durableId="1105350160">
    <w:abstractNumId w:val="18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5:person w15:author="David Döbele">
    <w15:presenceInfo w15:providerId="AD" w15:userId="S::david.doebele@pumpkinadvisory.onmicrosoft.com::a00222db-f5a0-4b93-9122-d1c61d864339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4"/>
  <w:proofState w:spelling="clean" w:grammar="clean"/>
  <w:trackRevisions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254"/>
    <w:rsid w:val="00004CF5"/>
    <w:rsid w:val="00061D33"/>
    <w:rsid w:val="00064643"/>
    <w:rsid w:val="000662C1"/>
    <w:rsid w:val="00087747"/>
    <w:rsid w:val="000A1FDA"/>
    <w:rsid w:val="000B63E2"/>
    <w:rsid w:val="000B6548"/>
    <w:rsid w:val="000C59F2"/>
    <w:rsid w:val="000D5A03"/>
    <w:rsid w:val="000D671A"/>
    <w:rsid w:val="00103EC5"/>
    <w:rsid w:val="00116C6E"/>
    <w:rsid w:val="00125CA6"/>
    <w:rsid w:val="00126B98"/>
    <w:rsid w:val="00156FC9"/>
    <w:rsid w:val="00162A5A"/>
    <w:rsid w:val="001647AB"/>
    <w:rsid w:val="00166544"/>
    <w:rsid w:val="00172867"/>
    <w:rsid w:val="00175B6D"/>
    <w:rsid w:val="001901ED"/>
    <w:rsid w:val="0019483A"/>
    <w:rsid w:val="001A46BF"/>
    <w:rsid w:val="001A481B"/>
    <w:rsid w:val="001B0186"/>
    <w:rsid w:val="001B62CA"/>
    <w:rsid w:val="001C61BB"/>
    <w:rsid w:val="001D4DCD"/>
    <w:rsid w:val="001F0F24"/>
    <w:rsid w:val="001F360F"/>
    <w:rsid w:val="001F4175"/>
    <w:rsid w:val="001F52BD"/>
    <w:rsid w:val="00223A4D"/>
    <w:rsid w:val="00232CB5"/>
    <w:rsid w:val="00234A7E"/>
    <w:rsid w:val="0024373D"/>
    <w:rsid w:val="002508C2"/>
    <w:rsid w:val="00267252"/>
    <w:rsid w:val="00275A7D"/>
    <w:rsid w:val="00282DB0"/>
    <w:rsid w:val="002B2091"/>
    <w:rsid w:val="002C5882"/>
    <w:rsid w:val="002C6972"/>
    <w:rsid w:val="002D2B32"/>
    <w:rsid w:val="002D4516"/>
    <w:rsid w:val="002D653B"/>
    <w:rsid w:val="002F46AD"/>
    <w:rsid w:val="003101F0"/>
    <w:rsid w:val="00314B7A"/>
    <w:rsid w:val="00324BC5"/>
    <w:rsid w:val="00340BAB"/>
    <w:rsid w:val="003418E0"/>
    <w:rsid w:val="00347F8D"/>
    <w:rsid w:val="003535F7"/>
    <w:rsid w:val="00372F7B"/>
    <w:rsid w:val="003733E5"/>
    <w:rsid w:val="00390EA6"/>
    <w:rsid w:val="00396FC5"/>
    <w:rsid w:val="003B2821"/>
    <w:rsid w:val="003E27C3"/>
    <w:rsid w:val="003F3E3F"/>
    <w:rsid w:val="004067B8"/>
    <w:rsid w:val="0041105D"/>
    <w:rsid w:val="0041229A"/>
    <w:rsid w:val="004154BE"/>
    <w:rsid w:val="00415F9F"/>
    <w:rsid w:val="00417B49"/>
    <w:rsid w:val="0042013D"/>
    <w:rsid w:val="00422F83"/>
    <w:rsid w:val="00426D7E"/>
    <w:rsid w:val="0043430C"/>
    <w:rsid w:val="00435E6D"/>
    <w:rsid w:val="00443668"/>
    <w:rsid w:val="00456B0D"/>
    <w:rsid w:val="00476AF8"/>
    <w:rsid w:val="00484FD7"/>
    <w:rsid w:val="004929FB"/>
    <w:rsid w:val="00496237"/>
    <w:rsid w:val="004A54BA"/>
    <w:rsid w:val="004B6A5E"/>
    <w:rsid w:val="00507EA7"/>
    <w:rsid w:val="00514135"/>
    <w:rsid w:val="00526089"/>
    <w:rsid w:val="00527A28"/>
    <w:rsid w:val="00527DCA"/>
    <w:rsid w:val="00550E05"/>
    <w:rsid w:val="005716D4"/>
    <w:rsid w:val="00571B60"/>
    <w:rsid w:val="00572876"/>
    <w:rsid w:val="00585A4D"/>
    <w:rsid w:val="005D6329"/>
    <w:rsid w:val="005E57F6"/>
    <w:rsid w:val="005F543A"/>
    <w:rsid w:val="005F75E8"/>
    <w:rsid w:val="006058D8"/>
    <w:rsid w:val="00610200"/>
    <w:rsid w:val="00623699"/>
    <w:rsid w:val="00632D5A"/>
    <w:rsid w:val="00635515"/>
    <w:rsid w:val="0063632E"/>
    <w:rsid w:val="00645485"/>
    <w:rsid w:val="0065101B"/>
    <w:rsid w:val="006546FD"/>
    <w:rsid w:val="00665BF3"/>
    <w:rsid w:val="006732D6"/>
    <w:rsid w:val="00693E09"/>
    <w:rsid w:val="006A2DE9"/>
    <w:rsid w:val="006A7230"/>
    <w:rsid w:val="006B4E32"/>
    <w:rsid w:val="006B72C7"/>
    <w:rsid w:val="006B7F78"/>
    <w:rsid w:val="006C2252"/>
    <w:rsid w:val="006D7F7F"/>
    <w:rsid w:val="006E2C9C"/>
    <w:rsid w:val="006E40EF"/>
    <w:rsid w:val="006E7B77"/>
    <w:rsid w:val="006F0039"/>
    <w:rsid w:val="006F1C84"/>
    <w:rsid w:val="006F1F39"/>
    <w:rsid w:val="006F68D1"/>
    <w:rsid w:val="00711CEF"/>
    <w:rsid w:val="007123CC"/>
    <w:rsid w:val="00720320"/>
    <w:rsid w:val="00723643"/>
    <w:rsid w:val="00725D3C"/>
    <w:rsid w:val="00733DA1"/>
    <w:rsid w:val="00737822"/>
    <w:rsid w:val="0074111D"/>
    <w:rsid w:val="00746C7F"/>
    <w:rsid w:val="007521D7"/>
    <w:rsid w:val="00753D4A"/>
    <w:rsid w:val="00754D53"/>
    <w:rsid w:val="00756912"/>
    <w:rsid w:val="00761609"/>
    <w:rsid w:val="00762097"/>
    <w:rsid w:val="00763DCE"/>
    <w:rsid w:val="00776C46"/>
    <w:rsid w:val="0078260B"/>
    <w:rsid w:val="007838D1"/>
    <w:rsid w:val="00785254"/>
    <w:rsid w:val="00785853"/>
    <w:rsid w:val="007966F0"/>
    <w:rsid w:val="00797BFC"/>
    <w:rsid w:val="007A720F"/>
    <w:rsid w:val="007C6A3C"/>
    <w:rsid w:val="007D4BEE"/>
    <w:rsid w:val="007D5BE9"/>
    <w:rsid w:val="007E5B0C"/>
    <w:rsid w:val="008050E4"/>
    <w:rsid w:val="008175DF"/>
    <w:rsid w:val="0082257D"/>
    <w:rsid w:val="00826DA6"/>
    <w:rsid w:val="00831B09"/>
    <w:rsid w:val="00847E98"/>
    <w:rsid w:val="00853438"/>
    <w:rsid w:val="00866846"/>
    <w:rsid w:val="00875DA9"/>
    <w:rsid w:val="00895E38"/>
    <w:rsid w:val="008A782B"/>
    <w:rsid w:val="008B0FC0"/>
    <w:rsid w:val="008B72B9"/>
    <w:rsid w:val="008C429A"/>
    <w:rsid w:val="008E1F3D"/>
    <w:rsid w:val="009053D7"/>
    <w:rsid w:val="0091331D"/>
    <w:rsid w:val="009250BA"/>
    <w:rsid w:val="0093223C"/>
    <w:rsid w:val="00933991"/>
    <w:rsid w:val="00941A87"/>
    <w:rsid w:val="009501C2"/>
    <w:rsid w:val="009668B9"/>
    <w:rsid w:val="0097291D"/>
    <w:rsid w:val="00976577"/>
    <w:rsid w:val="00996356"/>
    <w:rsid w:val="00997D9A"/>
    <w:rsid w:val="009B546D"/>
    <w:rsid w:val="009D5347"/>
    <w:rsid w:val="009D7754"/>
    <w:rsid w:val="009D7C49"/>
    <w:rsid w:val="009E0959"/>
    <w:rsid w:val="009E7297"/>
    <w:rsid w:val="00A0257D"/>
    <w:rsid w:val="00A12EDC"/>
    <w:rsid w:val="00A26D0D"/>
    <w:rsid w:val="00A33BDE"/>
    <w:rsid w:val="00A34885"/>
    <w:rsid w:val="00A43BC1"/>
    <w:rsid w:val="00A74225"/>
    <w:rsid w:val="00A936D5"/>
    <w:rsid w:val="00AA1EB0"/>
    <w:rsid w:val="00AA2DA3"/>
    <w:rsid w:val="00AA5754"/>
    <w:rsid w:val="00AA5A9C"/>
    <w:rsid w:val="00AA65C9"/>
    <w:rsid w:val="00AB016A"/>
    <w:rsid w:val="00AB2A5A"/>
    <w:rsid w:val="00AD28F8"/>
    <w:rsid w:val="00AE4ED3"/>
    <w:rsid w:val="00AF1373"/>
    <w:rsid w:val="00B0230B"/>
    <w:rsid w:val="00B161C6"/>
    <w:rsid w:val="00B17D95"/>
    <w:rsid w:val="00B23509"/>
    <w:rsid w:val="00B359DB"/>
    <w:rsid w:val="00B3632B"/>
    <w:rsid w:val="00B375B2"/>
    <w:rsid w:val="00B409D8"/>
    <w:rsid w:val="00B5178D"/>
    <w:rsid w:val="00B518C1"/>
    <w:rsid w:val="00B642B8"/>
    <w:rsid w:val="00B67F1F"/>
    <w:rsid w:val="00B701D7"/>
    <w:rsid w:val="00B767DA"/>
    <w:rsid w:val="00B808F1"/>
    <w:rsid w:val="00B90595"/>
    <w:rsid w:val="00BA215A"/>
    <w:rsid w:val="00BB053C"/>
    <w:rsid w:val="00BB5F09"/>
    <w:rsid w:val="00BC0D9F"/>
    <w:rsid w:val="00BE053D"/>
    <w:rsid w:val="00BF1A7A"/>
    <w:rsid w:val="00BF1FA3"/>
    <w:rsid w:val="00C00974"/>
    <w:rsid w:val="00C018E4"/>
    <w:rsid w:val="00C066FA"/>
    <w:rsid w:val="00C25387"/>
    <w:rsid w:val="00C54BE3"/>
    <w:rsid w:val="00C57F80"/>
    <w:rsid w:val="00C622D5"/>
    <w:rsid w:val="00C768ED"/>
    <w:rsid w:val="00C82A8F"/>
    <w:rsid w:val="00C916C2"/>
    <w:rsid w:val="00CC7F56"/>
    <w:rsid w:val="00CD1B12"/>
    <w:rsid w:val="00CD39EA"/>
    <w:rsid w:val="00CD55DC"/>
    <w:rsid w:val="00CD6F32"/>
    <w:rsid w:val="00CE1BBC"/>
    <w:rsid w:val="00CE2595"/>
    <w:rsid w:val="00CE28CC"/>
    <w:rsid w:val="00CE72FC"/>
    <w:rsid w:val="00CF31EE"/>
    <w:rsid w:val="00D1492F"/>
    <w:rsid w:val="00D17B69"/>
    <w:rsid w:val="00D226A4"/>
    <w:rsid w:val="00D27ADD"/>
    <w:rsid w:val="00D3003C"/>
    <w:rsid w:val="00D331F4"/>
    <w:rsid w:val="00D470E4"/>
    <w:rsid w:val="00D52142"/>
    <w:rsid w:val="00D5280E"/>
    <w:rsid w:val="00D61F14"/>
    <w:rsid w:val="00D63EB4"/>
    <w:rsid w:val="00D65B44"/>
    <w:rsid w:val="00D80D6B"/>
    <w:rsid w:val="00D85D41"/>
    <w:rsid w:val="00D90950"/>
    <w:rsid w:val="00D91A17"/>
    <w:rsid w:val="00DA69DF"/>
    <w:rsid w:val="00DB33F8"/>
    <w:rsid w:val="00DC53A5"/>
    <w:rsid w:val="00DD38E2"/>
    <w:rsid w:val="00E00140"/>
    <w:rsid w:val="00E014D4"/>
    <w:rsid w:val="00E13110"/>
    <w:rsid w:val="00E24DF1"/>
    <w:rsid w:val="00E40B9A"/>
    <w:rsid w:val="00E431ED"/>
    <w:rsid w:val="00E55D90"/>
    <w:rsid w:val="00E64FF5"/>
    <w:rsid w:val="00E907EC"/>
    <w:rsid w:val="00EA5421"/>
    <w:rsid w:val="00EB34FC"/>
    <w:rsid w:val="00EB5816"/>
    <w:rsid w:val="00ED0EA9"/>
    <w:rsid w:val="00ED689E"/>
    <w:rsid w:val="00EF77DF"/>
    <w:rsid w:val="00F11BEF"/>
    <w:rsid w:val="00F165E1"/>
    <w:rsid w:val="00F258E7"/>
    <w:rsid w:val="00F25DF4"/>
    <w:rsid w:val="00F31B84"/>
    <w:rsid w:val="00F44F5F"/>
    <w:rsid w:val="00F500F2"/>
    <w:rsid w:val="00F57BA5"/>
    <w:rsid w:val="00F631EC"/>
    <w:rsid w:val="00F64C22"/>
    <w:rsid w:val="00F64FA7"/>
    <w:rsid w:val="00F74D19"/>
    <w:rsid w:val="00F80053"/>
    <w:rsid w:val="00F8186B"/>
    <w:rsid w:val="00F8206B"/>
    <w:rsid w:val="00F829D1"/>
    <w:rsid w:val="00F82B5A"/>
    <w:rsid w:val="00FA02C7"/>
    <w:rsid w:val="00FA4186"/>
    <w:rsid w:val="00FC0531"/>
    <w:rsid w:val="00FC13F0"/>
    <w:rsid w:val="00FC5C51"/>
    <w:rsid w:val="00FD0FB7"/>
    <w:rsid w:val="00FD5BC2"/>
    <w:rsid w:val="00FE0496"/>
    <w:rsid w:val="00FE79A2"/>
    <w:rsid w:val="00FF12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22283A"/>
  <w15:chartTrackingRefBased/>
  <w15:docId w15:val="{C4242189-ABA6-4B14-ADFD-A97E7E297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7966F0"/>
    <w:rPr>
      <w:color w:val="0563C1" w:themeColor="hyperlink"/>
      <w:u w:val="single"/>
    </w:rPr>
  </w:style>
  <w:style w:type="character" w:styleId="Erwhnung">
    <w:name w:val="Mention"/>
    <w:basedOn w:val="Absatz-Standardschriftar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enabsatz">
    <w:name w:val="List Paragraph"/>
    <w:basedOn w:val="Standard"/>
    <w:uiPriority w:val="34"/>
    <w:qFormat/>
    <w:rsid w:val="00B5178D"/>
    <w:pPr>
      <w:ind w:left="720"/>
      <w:contextualSpacing/>
    </w:pPr>
  </w:style>
  <w:style w:type="paragraph" w:customStyle="1" w:styleId="1ZeileStation">
    <w:name w:val="1. Zeile Station"/>
    <w:basedOn w:val="Standard"/>
    <w:qFormat/>
    <w:rsid w:val="00737822"/>
    <w:pPr>
      <w:spacing w:after="0" w:line="240" w:lineRule="auto"/>
    </w:pPr>
    <w:rPr>
      <w:rFonts w:ascii="Georgia" w:hAnsi="Georgia"/>
    </w:rPr>
  </w:style>
  <w:style w:type="paragraph" w:customStyle="1" w:styleId="DATUM">
    <w:name w:val="DATUM"/>
    <w:basedOn w:val="Standard"/>
    <w:qFormat/>
    <w:rsid w:val="00FC0531"/>
    <w:pPr>
      <w:spacing w:after="0" w:line="240" w:lineRule="auto"/>
    </w:pPr>
    <w:rPr>
      <w:rFonts w:ascii="Georgia" w:hAnsi="Georgia" w:cs="Georgia"/>
      <w:color w:val="000000"/>
    </w:rPr>
  </w:style>
  <w:style w:type="table" w:styleId="TabelleSpezial1">
    <w:name w:val="Table Subtle 1"/>
    <w:basedOn w:val="NormaleTabelle"/>
    <w:uiPriority w:val="99"/>
    <w:semiHidden/>
    <w:unhideWhenUsed/>
    <w:rsid w:val="00FC053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ERSCHRIFT">
    <w:name w:val="ÜBERSCHRIFT"/>
    <w:basedOn w:val="KeinLeerraum"/>
    <w:qFormat/>
    <w:rsid w:val="00FC0531"/>
    <w:rPr>
      <w:rFonts w:ascii="Georgia" w:hAnsi="Georgia"/>
      <w:b/>
      <w:smallCaps/>
      <w:sz w:val="32"/>
      <w:szCs w:val="32"/>
    </w:rPr>
  </w:style>
  <w:style w:type="paragraph" w:styleId="KeinLeerraum">
    <w:name w:val="No Spacing"/>
    <w:uiPriority w:val="1"/>
    <w:qFormat/>
    <w:rsid w:val="00FC0531"/>
    <w:pPr>
      <w:spacing w:after="0" w:line="240" w:lineRule="auto"/>
    </w:pPr>
  </w:style>
  <w:style w:type="paragraph" w:customStyle="1" w:styleId="Unternehmen">
    <w:name w:val="Unternehmen"/>
    <w:basedOn w:val="Standard"/>
    <w:qFormat/>
    <w:rsid w:val="00FC0531"/>
    <w:pPr>
      <w:spacing w:after="0" w:line="240" w:lineRule="auto"/>
    </w:pPr>
    <w:rPr>
      <w:rFonts w:ascii="Georgia" w:hAnsi="Georgia"/>
      <w:b/>
      <w:smallCaps/>
      <w:sz w:val="28"/>
    </w:rPr>
  </w:style>
  <w:style w:type="paragraph" w:customStyle="1" w:styleId="Ort">
    <w:name w:val="Ort"/>
    <w:basedOn w:val="Standard"/>
    <w:qFormat/>
    <w:rsid w:val="00FC0531"/>
    <w:pPr>
      <w:spacing w:after="0" w:line="240" w:lineRule="auto"/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Standard"/>
    <w:qFormat/>
    <w:rsid w:val="00FC0531"/>
    <w:pPr>
      <w:spacing w:after="0" w:line="240" w:lineRule="auto"/>
    </w:pPr>
    <w:rPr>
      <w:rFonts w:ascii="Georgia" w:hAnsi="Georgia"/>
    </w:rPr>
  </w:style>
  <w:style w:type="paragraph" w:customStyle="1" w:styleId="Bullets">
    <w:name w:val="Bullets"/>
    <w:basedOn w:val="Listenabsatz"/>
    <w:qFormat/>
    <w:rsid w:val="00FC0531"/>
    <w:pPr>
      <w:numPr>
        <w:numId w:val="3"/>
      </w:numPr>
      <w:spacing w:after="0" w:line="240" w:lineRule="auto"/>
    </w:pPr>
    <w:rPr>
      <w:rFonts w:ascii="Georgia" w:hAnsi="Georgia" w:cs="Georgia"/>
      <w:i/>
      <w:iCs/>
      <w:color w:val="000000"/>
    </w:rPr>
  </w:style>
  <w:style w:type="paragraph" w:styleId="StandardWeb">
    <w:name w:val="Normal (Web)"/>
    <w:basedOn w:val="Standard"/>
    <w:uiPriority w:val="99"/>
    <w:semiHidden/>
    <w:unhideWhenUsed/>
    <w:rsid w:val="00FC0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Kopfzeile">
    <w:name w:val="header"/>
    <w:basedOn w:val="Standard"/>
    <w:link w:val="Kopf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BE053D"/>
  </w:style>
  <w:style w:type="paragraph" w:styleId="Fuzeile">
    <w:name w:val="footer"/>
    <w:basedOn w:val="Standard"/>
    <w:link w:val="Fu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BE053D"/>
  </w:style>
  <w:style w:type="character" w:styleId="Seitenzahl">
    <w:name w:val="page number"/>
    <w:basedOn w:val="Absatz-Standardschriftart"/>
    <w:uiPriority w:val="99"/>
    <w:semiHidden/>
    <w:unhideWhenUsed/>
    <w:rsid w:val="00875DA9"/>
  </w:style>
  <w:style w:type="character" w:styleId="NichtaufgelsteErwhnung">
    <w:name w:val="Unresolved Mention"/>
    <w:basedOn w:val="Absatz-Standardschriftart"/>
    <w:uiPriority w:val="99"/>
    <w:rsid w:val="008050E4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2B2091"/>
    <w:rPr>
      <w:color w:val="954F72" w:themeColor="followedHyperlink"/>
      <w:u w:val="single"/>
    </w:rPr>
  </w:style>
  <w:style w:type="paragraph" w:styleId="berarbeitung">
    <w:name w:val="Revision"/>
    <w:hidden/>
    <w:uiPriority w:val="99"/>
    <w:semiHidden/>
    <w:rsid w:val="00B642B8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806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4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79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61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2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40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2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984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72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33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7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329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23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04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06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578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47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71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99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557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988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51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09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64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430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79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798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44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230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944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28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18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719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443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97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08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078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336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49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96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042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49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98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69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473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56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46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02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09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530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92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1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164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117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70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51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19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406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8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6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071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474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35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27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980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334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57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24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685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847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18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7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978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935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30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9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868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611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99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01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295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958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15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50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146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804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8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36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46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136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79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06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783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636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72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1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53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036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74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23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76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031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26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86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39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208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92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44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772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749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35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93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80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482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06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183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70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777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0295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2199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67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82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63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453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5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70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90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728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02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78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243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743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78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6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232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075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0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1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625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116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16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71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743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6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14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0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648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87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05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76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010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365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19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20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591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09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00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72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692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7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5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849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299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91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56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959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085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99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00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736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492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53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59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57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549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39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85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732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842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55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20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70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099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74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95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131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466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50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01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021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01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92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95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567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63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00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79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926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373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32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44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23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340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86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5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716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633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52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5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790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184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55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11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565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778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02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71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84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269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77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90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04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519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88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63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9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508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3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16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1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728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108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75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82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385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35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23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547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813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37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82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090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195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79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9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84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907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63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30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041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126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59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95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542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895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98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0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852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269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56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00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356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088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2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64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615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245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68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456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116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14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39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493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578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87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15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425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435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6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4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235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127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52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7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63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450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52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9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88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576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53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32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013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791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89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82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735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31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05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1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927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77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13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9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40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madeforme.health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1/relationships/people" Target="people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BD8A3E32-CAF8-D742-A094-F3C809B0ED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512</Words>
  <Characters>3230</Characters>
  <Application>Microsoft Office Word</Application>
  <DocSecurity>0</DocSecurity>
  <Lines>26</Lines>
  <Paragraphs>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</dc:creator>
  <cp:keywords/>
  <dc:description/>
  <cp:lastModifiedBy>David Döbele</cp:lastModifiedBy>
  <cp:revision>33</cp:revision>
  <cp:lastPrinted>2024-08-18T11:52:00Z</cp:lastPrinted>
  <dcterms:created xsi:type="dcterms:W3CDTF">2024-08-11T08:56:00Z</dcterms:created>
  <dcterms:modified xsi:type="dcterms:W3CDTF">2024-08-26T05:22:00Z</dcterms:modified>
</cp:coreProperties>
</file>