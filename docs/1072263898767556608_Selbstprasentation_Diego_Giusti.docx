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4C9CB" w14:textId="66661C72" w:rsidR="00003BE6" w:rsidRPr="003A315E" w:rsidRDefault="00003BE6" w:rsidP="00003BE6">
      <w:pPr>
        <w:rPr>
          <w:b/>
          <w:bCs/>
          <w:u w:val="single"/>
        </w:rPr>
      </w:pPr>
      <w:r w:rsidRPr="003A315E">
        <w:rPr>
          <w:b/>
          <w:bCs/>
          <w:u w:val="single"/>
        </w:rPr>
        <w:t>Selbstpräsentation Diego</w:t>
      </w:r>
      <w:r w:rsidR="003A315E" w:rsidRPr="003A315E">
        <w:rPr>
          <w:b/>
          <w:bCs/>
          <w:u w:val="single"/>
        </w:rPr>
        <w:t xml:space="preserve"> </w:t>
      </w:r>
      <w:r w:rsidRPr="003A315E">
        <w:rPr>
          <w:b/>
          <w:bCs/>
          <w:u w:val="single"/>
        </w:rPr>
        <w:t>Giusti</w:t>
      </w:r>
      <w:r w:rsidR="00A8045E">
        <w:rPr>
          <w:b/>
          <w:bCs/>
          <w:u w:val="single"/>
        </w:rPr>
        <w:t xml:space="preserve"> </w:t>
      </w:r>
    </w:p>
    <w:p w14:paraId="0D115688" w14:textId="4A48435B" w:rsidR="001047AB" w:rsidRDefault="00003BE6" w:rsidP="00B45AD7">
      <w:pPr>
        <w:jc w:val="both"/>
      </w:pPr>
      <w:r>
        <w:t>Erstmals nochmals vielen Dank für die Einladung, ich freue mich sehr, dass ich die Möglichkeit habe mich heute vorzustellen.</w:t>
      </w:r>
      <w:r w:rsidR="00E9221C">
        <w:t xml:space="preserve"> Während meiner Schulzeit haben mich vor Allem zwei Sachen stark geprägt. </w:t>
      </w:r>
      <w:commentRangeStart w:id="0"/>
      <w:r w:rsidR="00E9221C">
        <w:t xml:space="preserve">Einerseits </w:t>
      </w:r>
      <w:commentRangeEnd w:id="0"/>
      <w:r w:rsidR="00094425">
        <w:rPr>
          <w:rStyle w:val="CommentReference"/>
        </w:rPr>
        <w:commentReference w:id="0"/>
      </w:r>
      <w:r w:rsidR="00E9221C">
        <w:t xml:space="preserve">habe ich im Leistungssport (Tennis) </w:t>
      </w:r>
      <w:r w:rsidR="00B45AD7">
        <w:t>5-6-mal</w:t>
      </w:r>
      <w:r w:rsidR="00E9221C">
        <w:t xml:space="preserve"> die Woche trainiert und a</w:t>
      </w:r>
      <w:r w:rsidR="00B45AD7">
        <w:t xml:space="preserve">n den Meisten </w:t>
      </w:r>
      <w:r w:rsidR="00E9221C">
        <w:t>Wochenende</w:t>
      </w:r>
      <w:r w:rsidR="00B45AD7">
        <w:t>n</w:t>
      </w:r>
      <w:r w:rsidR="009E43AA">
        <w:t xml:space="preserve"> bei</w:t>
      </w:r>
      <w:r w:rsidR="00E9221C">
        <w:t xml:space="preserve"> Turniere</w:t>
      </w:r>
      <w:r w:rsidR="009E43AA">
        <w:t>n mitgespielt</w:t>
      </w:r>
      <w:r w:rsidR="00E9221C">
        <w:t>. Dadurch konnte ich</w:t>
      </w:r>
      <w:r w:rsidR="001047AB">
        <w:t xml:space="preserve"> zwar</w:t>
      </w:r>
      <w:r w:rsidR="00E9221C">
        <w:t xml:space="preserve"> lernen fokussiert und diszipliniert für etwas zu arbeiten und unter Druck Leistungen zu erbringen</w:t>
      </w:r>
      <w:r w:rsidR="001047AB">
        <w:t>,</w:t>
      </w:r>
      <w:r w:rsidR="009E43AA">
        <w:t xml:space="preserve"> aber gleichzeitig wusste ich</w:t>
      </w:r>
      <w:r w:rsidR="001047AB">
        <w:t>, dass</w:t>
      </w:r>
      <w:r w:rsidR="00AB5B9E">
        <w:t xml:space="preserve"> der Sport</w:t>
      </w:r>
      <w:r w:rsidR="001047AB">
        <w:t xml:space="preserve"> keine berufliche Perspektive für mich ist. D</w:t>
      </w:r>
      <w:r w:rsidR="00BD12FC">
        <w:t>eshalb</w:t>
      </w:r>
      <w:r w:rsidR="001047AB">
        <w:t xml:space="preserve"> habe ich die Schule auch immer sehr</w:t>
      </w:r>
      <w:r w:rsidR="00777F22">
        <w:t xml:space="preserve"> </w:t>
      </w:r>
      <w:r w:rsidR="001047AB">
        <w:t>ernst genommen, wodurch ich mein Abitur dann mit einer Note von 1,1</w:t>
      </w:r>
      <w:r w:rsidR="009E43AA">
        <w:t xml:space="preserve"> abgeschlossen habe</w:t>
      </w:r>
      <w:r w:rsidR="001047AB">
        <w:t xml:space="preserve"> und durch meine Leistungen</w:t>
      </w:r>
      <w:r w:rsidR="0068563F">
        <w:t xml:space="preserve"> in </w:t>
      </w:r>
      <w:r w:rsidR="001047AB">
        <w:t xml:space="preserve">Physik den Preis der Deutschen Physikalischen Gesellschaft erhalten habe. </w:t>
      </w:r>
      <w:r w:rsidR="00E9221C">
        <w:t xml:space="preserve"> </w:t>
      </w:r>
    </w:p>
    <w:p w14:paraId="3914465B" w14:textId="70FF1948" w:rsidR="00D05B1A" w:rsidRPr="00CA03F1" w:rsidRDefault="00AB5B9E" w:rsidP="00B45AD7">
      <w:pPr>
        <w:jc w:val="both"/>
        <w:rPr>
          <w:lang w:val="de-DE"/>
        </w:rPr>
      </w:pPr>
      <w:del w:id="1" w:author="jonas.stegh@pumpkincareers.com" w:date="2023-02-06T21:59:00Z">
        <w:r w:rsidDel="00094425">
          <w:delText>Da</w:delText>
        </w:r>
        <w:r w:rsidR="009E43AA" w:rsidDel="00094425">
          <w:delText xml:space="preserve"> </w:delText>
        </w:r>
        <w:r w:rsidDel="00094425">
          <w:delText>Mathe und Physik</w:delText>
        </w:r>
        <w:r w:rsidR="009E43AA" w:rsidDel="00094425">
          <w:delText xml:space="preserve"> meine Leistungskurse waren</w:delText>
        </w:r>
        <w:r w:rsidDel="00094425">
          <w:delText xml:space="preserve">, konnte ich starke analytische Fähigkeiten aufbauen. </w:delText>
        </w:r>
      </w:del>
      <w:r w:rsidR="009E43AA">
        <w:t>Wenn man diese Leistungskurse so hört</w:t>
      </w:r>
      <w:r w:rsidR="0067308D">
        <w:t>,</w:t>
      </w:r>
      <w:r w:rsidR="009E43AA">
        <w:t xml:space="preserve"> könnte man sich erstmal wundern</w:t>
      </w:r>
      <w:r>
        <w:t xml:space="preserve">, dass ich heute hier im Interview sitze. </w:t>
      </w:r>
      <w:r w:rsidR="00BD12FC">
        <w:t>D</w:t>
      </w:r>
      <w:r>
        <w:t xml:space="preserve">as wirtschaftliche Interesse </w:t>
      </w:r>
      <w:r w:rsidR="00BD12FC">
        <w:t xml:space="preserve">war </w:t>
      </w:r>
      <w:r>
        <w:t xml:space="preserve">bei mir </w:t>
      </w:r>
      <w:r w:rsidR="00BD12FC">
        <w:t xml:space="preserve">aber schon </w:t>
      </w:r>
      <w:r>
        <w:t xml:space="preserve">immer vorhanden. </w:t>
      </w:r>
      <w:r w:rsidR="00E9221C">
        <w:t>Einerseits</w:t>
      </w:r>
      <w:r>
        <w:t xml:space="preserve"> habe ich Biografien von den grössten Gründern unserer Zeit gelesen (z. B. von Steve Jobs oder Elon Musk), andererseits habe ich mich oft </w:t>
      </w:r>
      <w:r w:rsidR="00003BE6">
        <w:t>mit Verwandten</w:t>
      </w:r>
      <w:r>
        <w:t xml:space="preserve"> ausgetauscht</w:t>
      </w:r>
      <w:r w:rsidR="00003BE6">
        <w:t xml:space="preserve">, die in </w:t>
      </w:r>
      <w:r>
        <w:t xml:space="preserve">Führungspositionen in der Wirtschaft </w:t>
      </w:r>
      <w:r w:rsidR="00003BE6">
        <w:t>arbeiten</w:t>
      </w:r>
      <w:r>
        <w:t>.</w:t>
      </w:r>
      <w:r w:rsidR="00003BE6">
        <w:t xml:space="preserve"> </w:t>
      </w:r>
      <w:r w:rsidR="0067308D">
        <w:t>Ich habe dann</w:t>
      </w:r>
      <w:r w:rsidR="00003BE6">
        <w:t xml:space="preserve"> mit 16 auch ein Praktikum im Sales und Marketing bei DWK Life Sciences (internationaler Hersteller von Labor- und Haushaltsglas) absolviert. Dort habe ich unter anderem mit Kunden kommuniziert und Einblicke in die verschiedensten Unternehmensbereiche erhalten.</w:t>
      </w:r>
      <w:r w:rsidR="00B6349E">
        <w:t xml:space="preserve"> </w:t>
      </w:r>
      <w:r w:rsidR="00003BE6" w:rsidRPr="00186A6C">
        <w:t>D</w:t>
      </w:r>
      <w:r w:rsidR="00646BC8" w:rsidRPr="00186A6C">
        <w:t xml:space="preserve">iese </w:t>
      </w:r>
      <w:r w:rsidR="00003BE6" w:rsidRPr="00186A6C">
        <w:t>praktische Erfahrung hat</w:t>
      </w:r>
      <w:r w:rsidR="00646BC8" w:rsidRPr="00186A6C">
        <w:t xml:space="preserve"> mir</w:t>
      </w:r>
      <w:r w:rsidR="009E43AA" w:rsidRPr="00186A6C">
        <w:t xml:space="preserve"> auch</w:t>
      </w:r>
      <w:r w:rsidR="00646BC8" w:rsidRPr="00186A6C">
        <w:t xml:space="preserve"> gezeigt, dass mi</w:t>
      </w:r>
      <w:r w:rsidR="00D05B1A" w:rsidRPr="00186A6C">
        <w:t>ch</w:t>
      </w:r>
      <w:r w:rsidR="00646BC8" w:rsidRPr="00186A6C">
        <w:t xml:space="preserve"> der Austausch</w:t>
      </w:r>
      <w:r w:rsidR="00D05B1A" w:rsidRPr="00186A6C">
        <w:t xml:space="preserve"> und die Zusammenarbeit</w:t>
      </w:r>
      <w:r w:rsidR="00646BC8" w:rsidRPr="00186A6C">
        <w:t xml:space="preserve"> mit</w:t>
      </w:r>
      <w:r w:rsidR="00D05B1A" w:rsidRPr="00186A6C">
        <w:t xml:space="preserve"> anderen</w:t>
      </w:r>
      <w:r w:rsidR="00502EAA" w:rsidRPr="00186A6C">
        <w:t xml:space="preserve"> Menschen</w:t>
      </w:r>
      <w:r w:rsidR="0067308D" w:rsidRPr="00186A6C">
        <w:t xml:space="preserve"> sehr</w:t>
      </w:r>
      <w:r w:rsidR="00646BC8" w:rsidRPr="00186A6C">
        <w:t xml:space="preserve"> begeistern.</w:t>
      </w:r>
    </w:p>
    <w:p w14:paraId="372B02F6" w14:textId="2AAFD010" w:rsidR="00D05B1A" w:rsidDel="00094425" w:rsidRDefault="00D05B1A" w:rsidP="00B45AD7">
      <w:pPr>
        <w:jc w:val="both"/>
        <w:rPr>
          <w:del w:id="2" w:author="jonas.stegh@pumpkincareers.com" w:date="2023-02-06T22:02:00Z"/>
          <w:lang w:val="de-DE"/>
        </w:rPr>
      </w:pPr>
      <w:commentRangeStart w:id="3"/>
      <w:del w:id="4" w:author="jonas.stegh@pumpkincareers.com" w:date="2023-02-06T22:02:00Z">
        <w:r w:rsidRPr="00CA03F1" w:rsidDel="00094425">
          <w:rPr>
            <w:lang w:val="de-DE"/>
          </w:rPr>
          <w:delText>D</w:delText>
        </w:r>
        <w:r w:rsidR="0067308D" w:rsidRPr="00CA03F1" w:rsidDel="00094425">
          <w:rPr>
            <w:lang w:val="de-DE"/>
          </w:rPr>
          <w:delText xml:space="preserve">eshalb </w:delText>
        </w:r>
        <w:r w:rsidRPr="00CA03F1" w:rsidDel="00094425">
          <w:rPr>
            <w:lang w:val="de-DE"/>
          </w:rPr>
          <w:delText xml:space="preserve">habe ich </w:delText>
        </w:r>
        <w:commentRangeEnd w:id="3"/>
        <w:r w:rsidR="00A8045E" w:rsidDel="00094425">
          <w:rPr>
            <w:rStyle w:val="CommentReference"/>
          </w:rPr>
          <w:commentReference w:id="3"/>
        </w:r>
        <w:r w:rsidRPr="00CA03F1" w:rsidDel="00094425">
          <w:rPr>
            <w:lang w:val="de-DE"/>
          </w:rPr>
          <w:delText>mich während</w:delText>
        </w:r>
        <w:r w:rsidR="00003BE6" w:rsidRPr="00CA03F1" w:rsidDel="00094425">
          <w:rPr>
            <w:lang w:val="de-DE"/>
          </w:rPr>
          <w:delText xml:space="preserve"> der Schulzeit</w:delText>
        </w:r>
        <w:r w:rsidR="00003BE6" w:rsidRPr="00CA03F1" w:rsidDel="00094425">
          <w:delText xml:space="preserve"> als Aufpasser auf dem Schulbus und als Mentor für jüngere Schüler engagiert.</w:delText>
        </w:r>
        <w:r w:rsidR="0067308D" w:rsidRPr="00CA03F1" w:rsidDel="00094425">
          <w:delText xml:space="preserve"> Zum Beispiel</w:delText>
        </w:r>
        <w:r w:rsidR="00003BE6" w:rsidRPr="00CA03F1" w:rsidDel="00094425">
          <w:delText xml:space="preserve"> habe ich einen englischen Schüler beim Lernen von Deutsch unterstützt, wodurch ich Führungs- und Kommunikationsfähigkeiten aufbauen konnte.</w:delText>
        </w:r>
        <w:r w:rsidRPr="00CA03F1" w:rsidDel="00094425">
          <w:delText xml:space="preserve"> </w:delText>
        </w:r>
        <w:r w:rsidRPr="00CA03F1" w:rsidDel="00094425">
          <w:rPr>
            <w:lang w:val="de-DE"/>
          </w:rPr>
          <w:delText>Außerdem</w:delText>
        </w:r>
        <w:r w:rsidR="00F75210" w:rsidRPr="00CA03F1" w:rsidDel="00094425">
          <w:rPr>
            <w:lang w:val="de-DE"/>
          </w:rPr>
          <w:delText xml:space="preserve"> bin ich auf eine europäische Schule gegangen</w:delText>
        </w:r>
        <w:r w:rsidRPr="00CA03F1" w:rsidDel="00094425">
          <w:rPr>
            <w:lang w:val="de-DE"/>
          </w:rPr>
          <w:delText>, wo</w:delText>
        </w:r>
        <w:r w:rsidR="0067308D" w:rsidRPr="00CA03F1" w:rsidDel="00094425">
          <w:rPr>
            <w:lang w:val="de-DE"/>
          </w:rPr>
          <w:delText xml:space="preserve"> es </w:delText>
        </w:r>
        <w:r w:rsidRPr="00CA03F1" w:rsidDel="00094425">
          <w:rPr>
            <w:lang w:val="de-DE"/>
          </w:rPr>
          <w:delText>5 unterschiedliche Sprachsektione</w:delText>
        </w:r>
        <w:r w:rsidR="0067308D" w:rsidRPr="00CA03F1" w:rsidDel="00094425">
          <w:rPr>
            <w:lang w:val="de-DE"/>
          </w:rPr>
          <w:delText>n gab</w:delText>
        </w:r>
        <w:r w:rsidRPr="00CA03F1" w:rsidDel="00094425">
          <w:rPr>
            <w:lang w:val="de-DE"/>
          </w:rPr>
          <w:delText xml:space="preserve">. In den meisten Kursen waren Leute aus allen Sprachsektionen </w:delText>
        </w:r>
        <w:r w:rsidR="00AF36A5" w:rsidRPr="00CA03F1" w:rsidDel="00094425">
          <w:rPr>
            <w:lang w:val="de-DE"/>
          </w:rPr>
          <w:delText>ge</w:delText>
        </w:r>
        <w:r w:rsidRPr="00CA03F1" w:rsidDel="00094425">
          <w:rPr>
            <w:lang w:val="de-DE"/>
          </w:rPr>
          <w:delText>mischt, sodass ich früh gelernt habe mich mit Menschen aus unterschiedlichsten Ländern zurechtzufinden.</w:delText>
        </w:r>
      </w:del>
    </w:p>
    <w:p w14:paraId="48CB924B" w14:textId="3CA4D1E8" w:rsidR="00D05B1A" w:rsidRPr="00D05B1A" w:rsidRDefault="00D05B1A" w:rsidP="00B45AD7">
      <w:pPr>
        <w:jc w:val="both"/>
      </w:pPr>
      <w:r w:rsidRPr="00BC0EF7">
        <w:t>Aufgrund eines Netzwerks an ambitionierten und motivierten Kommilitonen, der kleinen und persönlichen Studentenstadt sowie dem Wunsch weiter in einem internationalen Umfeld zu bleiben habe ich mich</w:t>
      </w:r>
      <w:r w:rsidR="00B45AD7">
        <w:t xml:space="preserve"> nach der Schule</w:t>
      </w:r>
      <w:r w:rsidR="00584B58">
        <w:t xml:space="preserve"> für</w:t>
      </w:r>
      <w:r w:rsidRPr="00BC0EF7">
        <w:t xml:space="preserve"> ein Studium an der Universität St. Gallen in Betriebswirtschaf</w:t>
      </w:r>
      <w:r w:rsidR="0067308D">
        <w:t>t</w:t>
      </w:r>
      <w:r w:rsidR="00584B58" w:rsidRPr="00584B58">
        <w:t xml:space="preserve"> </w:t>
      </w:r>
      <w:r w:rsidR="00584B58" w:rsidRPr="00BC0EF7">
        <w:t>entschieden</w:t>
      </w:r>
      <w:r>
        <w:t>. Dabei war es mir auch wichtig für das Studium meinen Heimatort zu verlassen und in ein neues Umfeld mit neuen Menschen zu</w:t>
      </w:r>
      <w:r w:rsidR="00584B58">
        <w:t xml:space="preserve"> kommen</w:t>
      </w:r>
      <w:r>
        <w:t xml:space="preserve">. </w:t>
      </w:r>
      <w:del w:id="5" w:author="jonas.stegh@pumpkincareers.com" w:date="2023-02-06T22:02:00Z">
        <w:r w:rsidDel="00094425">
          <w:delText>Durch Disziplin, Durchhaltevermögen sowie meine analytischen Fähigkeiten</w:delText>
        </w:r>
        <w:r w:rsidR="0067308D" w:rsidDel="00094425">
          <w:delText xml:space="preserve"> </w:delText>
        </w:r>
      </w:del>
      <w:r w:rsidR="0067308D">
        <w:t>konnte ich</w:t>
      </w:r>
      <w:r>
        <w:t xml:space="preserve"> d</w:t>
      </w:r>
      <w:r w:rsidR="00557FD5">
        <w:t>as</w:t>
      </w:r>
      <w:r w:rsidR="00A30D15">
        <w:t xml:space="preserve"> erste Jahr</w:t>
      </w:r>
      <w:r>
        <w:t xml:space="preserve"> mit einem Durchschnitt </w:t>
      </w:r>
      <w:r w:rsidRPr="00DC1ED4">
        <w:t>von 5.44</w:t>
      </w:r>
      <w:r>
        <w:t xml:space="preserve"> absolvier</w:t>
      </w:r>
      <w:r w:rsidR="00E607DD">
        <w:t>en.</w:t>
      </w:r>
    </w:p>
    <w:p w14:paraId="76D98FCC" w14:textId="3094E942" w:rsidR="00003BE6" w:rsidRPr="00D05B1A" w:rsidRDefault="00D05B1A" w:rsidP="00B45AD7">
      <w:pPr>
        <w:jc w:val="both"/>
        <w:rPr>
          <w:lang w:val="de-DE"/>
        </w:rPr>
      </w:pPr>
      <w:r>
        <w:t xml:space="preserve">Da es mir wichtig war mich auch über die Universität hinaus weiterzubilden habe </w:t>
      </w:r>
      <w:r w:rsidR="00003BE6">
        <w:t>ich mich</w:t>
      </w:r>
      <w:r w:rsidR="008B29A7">
        <w:t xml:space="preserve"> im Verlauf meines </w:t>
      </w:r>
      <w:r w:rsidR="00003BE6">
        <w:t xml:space="preserve">Studiums bei Toastmasters (Public </w:t>
      </w:r>
      <w:proofErr w:type="spellStart"/>
      <w:r w:rsidR="00003BE6">
        <w:t>Speaking</w:t>
      </w:r>
      <w:proofErr w:type="spellEnd"/>
      <w:r w:rsidR="00003BE6">
        <w:t xml:space="preserve"> at </w:t>
      </w:r>
      <w:proofErr w:type="spellStart"/>
      <w:r w:rsidR="00003BE6">
        <w:t>the</w:t>
      </w:r>
      <w:proofErr w:type="spellEnd"/>
      <w:r w:rsidR="00003BE6">
        <w:t xml:space="preserve"> HSG) als Vize Präsident engagiert, wo ich</w:t>
      </w:r>
      <w:r w:rsidR="006A3889">
        <w:t xml:space="preserve"> zum Beispiel</w:t>
      </w:r>
      <w:r w:rsidR="00003BE6">
        <w:t xml:space="preserve"> ein Mentoring Programm entwickelt, Vorträge vor über 200 St</w:t>
      </w:r>
      <w:r w:rsidR="00141F70">
        <w:t>udierenden</w:t>
      </w:r>
      <w:r w:rsidR="00003BE6">
        <w:t xml:space="preserve"> gehalten und einen Redewettbewerb organisiert habe. Durch meine Mitgliedschaft bei AIESEC im Marketing</w:t>
      </w:r>
      <w:r w:rsidR="006A3889">
        <w:t xml:space="preserve"> </w:t>
      </w:r>
      <w:r w:rsidR="00003BE6">
        <w:t>Team, der weltweit grössten studentischen Organisation, welche Praktika für Studenten im Ausland vermittelt</w:t>
      </w:r>
      <w:r>
        <w:t xml:space="preserve"> konnte ich meine Kommunikationsfähigkeit und meine Arbeit im Team verbessern</w:t>
      </w:r>
      <w:r w:rsidR="00003BE6">
        <w:t xml:space="preserve">. </w:t>
      </w:r>
      <w:commentRangeStart w:id="6"/>
      <w:commentRangeStart w:id="7"/>
      <w:r w:rsidR="00B6349E" w:rsidRPr="00435E0A">
        <w:t xml:space="preserve">Durch meinen Austausch in den Vereinigten Staaten in South Carolina hatte ich die Möglichkeit ein anderes Land mit anderer Kultur kennenzulernen und </w:t>
      </w:r>
      <w:r w:rsidR="00CA4964">
        <w:t>dadurch nochmal verstärkt interkulturelle Kompete</w:t>
      </w:r>
      <w:r w:rsidR="000C42BC">
        <w:t>nzen aufzubauen.</w:t>
      </w:r>
      <w:commentRangeEnd w:id="6"/>
      <w:r w:rsidR="00510014">
        <w:rPr>
          <w:rStyle w:val="CommentReference"/>
        </w:rPr>
        <w:commentReference w:id="6"/>
      </w:r>
      <w:commentRangeEnd w:id="7"/>
      <w:r w:rsidR="00094425">
        <w:rPr>
          <w:rStyle w:val="CommentReference"/>
        </w:rPr>
        <w:commentReference w:id="7"/>
      </w:r>
    </w:p>
    <w:p w14:paraId="7485C339" w14:textId="2672C77C" w:rsidR="00D05B1A" w:rsidRDefault="00003BE6" w:rsidP="00B45AD7">
      <w:pPr>
        <w:jc w:val="both"/>
      </w:pPr>
      <w:r>
        <w:t xml:space="preserve">Da ich mit ambitionierten und intelligenten Kollegen in einem internationalen Umfeld arbeiten wollte und mich für komplexe wirtschaftliche Zusammenhänge begeistern kann, war die Beratung </w:t>
      </w:r>
      <w:commentRangeStart w:id="8"/>
      <w:r>
        <w:t xml:space="preserve">schon immer </w:t>
      </w:r>
      <w:commentRangeEnd w:id="8"/>
      <w:r w:rsidR="00263151">
        <w:rPr>
          <w:rStyle w:val="CommentReference"/>
        </w:rPr>
        <w:commentReference w:id="8"/>
      </w:r>
      <w:r>
        <w:t xml:space="preserve">eine interessante Branche für mich. Vor Allem haben mich auch die abwechslungsreiche Arbeit, Kollegen aus unterschiedlichen Fachrichtungen sowie die steile Lernkurve fasziniert. Mit der Zeit habe ich dann immer mehr gemerkt, dass meine Fähigkeiten zu den benötigten Fähigkeiten in dieser </w:t>
      </w:r>
      <w:r>
        <w:lastRenderedPageBreak/>
        <w:t xml:space="preserve">Branche passen. Als </w:t>
      </w:r>
      <w:commentRangeStart w:id="9"/>
      <w:r>
        <w:t xml:space="preserve">Mitglied des Consulting Clubs an der HSG habe ich diverse Events und Workshops besucht (z. B. McKinsey und EY Parthenon) und konnte mich dabei </w:t>
      </w:r>
      <w:commentRangeEnd w:id="9"/>
      <w:r w:rsidR="00144E69">
        <w:rPr>
          <w:rStyle w:val="CommentReference"/>
        </w:rPr>
        <w:commentReference w:id="9"/>
      </w:r>
      <w:r>
        <w:t>mit Beratern austauschen.</w:t>
      </w:r>
      <w:r w:rsidR="005267D0">
        <w:t xml:space="preserve"> </w:t>
      </w:r>
    </w:p>
    <w:p w14:paraId="1C5BB4CB" w14:textId="46C5D4F8" w:rsidR="00DC1ED4" w:rsidRDefault="00DC1ED4" w:rsidP="00B45AD7">
      <w:pPr>
        <w:jc w:val="both"/>
      </w:pPr>
      <w:r w:rsidRPr="00D03CBD">
        <w:t xml:space="preserve">Aufgrund dieser Erfahrungen habe ich dann im Januar und Februar diesen Jahres ein Praktikum im Inhouse Consulting von Check 24 absolviert. </w:t>
      </w:r>
      <w:r w:rsidR="002B2017" w:rsidRPr="00D03CBD">
        <w:t xml:space="preserve">Dort habe ich bei einem Projekt zur Prozessoptimierung im Bereich Kredite mitgearbeitet. Ziel war es den Kundenprozess beim Kreditabschluss zu verbessern. </w:t>
      </w:r>
      <w:r w:rsidR="00263151">
        <w:t xml:space="preserve">Dabei </w:t>
      </w:r>
      <w:r w:rsidR="002B2017" w:rsidRPr="00D03CBD">
        <w:t>habe</w:t>
      </w:r>
      <w:r w:rsidR="00263151">
        <w:t xml:space="preserve"> ich</w:t>
      </w:r>
      <w:r w:rsidR="002B2017" w:rsidRPr="00D03CBD">
        <w:t xml:space="preserve"> Recherchen und Datenanalysen durchgeführt sowie bei der Erarbeitung und Implementierung von Lösungskonzepten mitgearbeitet. Dadurch war ich in der Lage meine Teamfähigkeit, analytischen Fähigkeiten sowie mein wirtschaftliches Verständnis weiter zu verbessern.</w:t>
      </w:r>
      <w:r w:rsidR="002B2017" w:rsidRPr="00960E87">
        <w:t xml:space="preserve"> </w:t>
      </w:r>
    </w:p>
    <w:p w14:paraId="346E6472" w14:textId="77777777" w:rsidR="00263151" w:rsidRDefault="00263151" w:rsidP="00B45AD7">
      <w:pPr>
        <w:jc w:val="both"/>
      </w:pPr>
    </w:p>
    <w:p w14:paraId="29E30977" w14:textId="7C03A62E" w:rsidR="00263151" w:rsidRPr="00263151" w:rsidRDefault="00263151" w:rsidP="00B45AD7">
      <w:pPr>
        <w:jc w:val="both"/>
        <w:rPr>
          <w:u w:val="single"/>
        </w:rPr>
      </w:pPr>
      <w:r w:rsidRPr="00263151">
        <w:rPr>
          <w:u w:val="single"/>
        </w:rPr>
        <w:t>Personal Fit Frage:</w:t>
      </w:r>
    </w:p>
    <w:p w14:paraId="125861F9" w14:textId="13BE79FC" w:rsidR="0054566E" w:rsidRDefault="0054566E" w:rsidP="0054566E">
      <w:pPr>
        <w:jc w:val="both"/>
      </w:pPr>
      <w:commentRangeStart w:id="10"/>
      <w:r>
        <w:rPr>
          <w:lang w:val="de-DE"/>
        </w:rPr>
        <w:t xml:space="preserve">Zunächst war ich mir noch sehr unsicher in welche berufliche Richtung es für mich gehen könnte. Aufgrund von großem Interesse </w:t>
      </w:r>
      <w:commentRangeEnd w:id="10"/>
      <w:r>
        <w:rPr>
          <w:rStyle w:val="CommentReference"/>
        </w:rPr>
        <w:commentReference w:id="10"/>
      </w:r>
      <w:r>
        <w:rPr>
          <w:lang w:val="de-DE"/>
        </w:rPr>
        <w:t>für die Fächer an der Universität, welche mir mehr zugesagt haben als die Tätigkeiten im Praktikum bei DWK (</w:t>
      </w:r>
      <w:r w:rsidR="006A3D3F">
        <w:rPr>
          <w:lang w:val="de-DE"/>
        </w:rPr>
        <w:t>+</w:t>
      </w:r>
      <w:r>
        <w:rPr>
          <w:lang w:val="de-DE"/>
        </w:rPr>
        <w:t>Go Student, Tutor für jüngere Schüler, mir gefällt es anderen Personen etwas zu vermitteln) hätte ich mir auch eine Tätigkeit in der Lehre als Professor vorstellen können.</w:t>
      </w:r>
      <w:r w:rsidR="006A3D3F">
        <w:rPr>
          <w:lang w:val="de-DE"/>
        </w:rPr>
        <w:t xml:space="preserve"> Dementsprechend habe ich mich stark auf akademische Leistungen</w:t>
      </w:r>
      <w:r w:rsidR="000D3073">
        <w:rPr>
          <w:lang w:val="de-DE"/>
        </w:rPr>
        <w:t xml:space="preserve"> </w:t>
      </w:r>
      <w:r w:rsidR="00006704">
        <w:rPr>
          <w:lang w:val="de-DE"/>
        </w:rPr>
        <w:t>fokussiert und bei Toastmasters</w:t>
      </w:r>
      <w:r w:rsidR="00005B81">
        <w:rPr>
          <w:lang w:val="de-DE"/>
        </w:rPr>
        <w:t xml:space="preserve"> Public </w:t>
      </w:r>
      <w:proofErr w:type="spellStart"/>
      <w:r w:rsidR="00005B81">
        <w:rPr>
          <w:lang w:val="de-DE"/>
        </w:rPr>
        <w:t>Speaking</w:t>
      </w:r>
      <w:proofErr w:type="spellEnd"/>
      <w:r w:rsidR="00005B81">
        <w:rPr>
          <w:lang w:val="de-DE"/>
        </w:rPr>
        <w:t xml:space="preserve"> gelernt.</w:t>
      </w:r>
      <w:r>
        <w:rPr>
          <w:lang w:val="de-DE"/>
        </w:rPr>
        <w:t xml:space="preserve"> Im Laufe meiner Tätigkeit bei Toastmasters habe ich dann jedoch mit vielen </w:t>
      </w:r>
      <w:proofErr w:type="spellStart"/>
      <w:r>
        <w:rPr>
          <w:lang w:val="de-DE"/>
        </w:rPr>
        <w:t>Phd</w:t>
      </w:r>
      <w:proofErr w:type="spellEnd"/>
      <w:r>
        <w:rPr>
          <w:lang w:val="de-DE"/>
        </w:rPr>
        <w:t xml:space="preserve"> Studenten Kontakt gehabt und durch Gespräche gemerkt, dass dieser Weg mir doch zu theoretisch ist. Gleichzeitig habe ich</w:t>
      </w:r>
      <w:r>
        <w:t xml:space="preserve"> beim Consulting Club diverse Events und Workshops besucht (z. B. McKinsey und EY Parthenon) und mich dabei mit Beratern austauschen können -&gt; dadurch habe ich den Wunsch entwickelt erste Praxiserfahrungen zu sammeln und in der Beratung einzusteigen. </w:t>
      </w:r>
    </w:p>
    <w:p w14:paraId="2D7F93DD" w14:textId="77777777" w:rsidR="0054566E" w:rsidRPr="00B45AD7" w:rsidRDefault="0054566E" w:rsidP="00B45AD7">
      <w:pPr>
        <w:jc w:val="both"/>
      </w:pPr>
    </w:p>
    <w:p w14:paraId="6727DA2B" w14:textId="77777777" w:rsidR="00BB0116" w:rsidRDefault="00BB0116"/>
    <w:sectPr w:rsidR="00BB0116">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3-02-06T21:59:00Z" w:initials="j">
    <w:p w14:paraId="1F4BA4E8" w14:textId="77777777" w:rsidR="00094425" w:rsidRDefault="00094425" w:rsidP="007B37A5">
      <w:pPr>
        <w:pStyle w:val="CommentText"/>
      </w:pPr>
      <w:r>
        <w:rPr>
          <w:rStyle w:val="CommentReference"/>
        </w:rPr>
        <w:annotationRef/>
      </w:r>
      <w:r>
        <w:t>Einerseits … andererseits</w:t>
      </w:r>
    </w:p>
  </w:comment>
  <w:comment w:id="3" w:author="Diego Giusti" w:date="2023-02-06T21:08:00Z" w:initials="DG">
    <w:p w14:paraId="1889A1C3" w14:textId="2597B5E4" w:rsidR="00A8045E" w:rsidRDefault="00A8045E">
      <w:pPr>
        <w:pStyle w:val="CommentText"/>
      </w:pPr>
      <w:r>
        <w:rPr>
          <w:rStyle w:val="CommentReference"/>
        </w:rPr>
        <w:annotationRef/>
      </w:r>
      <w:r w:rsidR="00B2259B">
        <w:t>Diesen Abschnitt d</w:t>
      </w:r>
      <w:r>
        <w:t>rinlassen?</w:t>
      </w:r>
    </w:p>
  </w:comment>
  <w:comment w:id="6" w:author="Diego Giusti" w:date="2023-02-06T21:16:00Z" w:initials="DG">
    <w:p w14:paraId="279636B9" w14:textId="09112221" w:rsidR="00510014" w:rsidRDefault="00510014">
      <w:pPr>
        <w:pStyle w:val="CommentText"/>
      </w:pPr>
      <w:r>
        <w:rPr>
          <w:rStyle w:val="CommentReference"/>
        </w:rPr>
        <w:annotationRef/>
      </w:r>
      <w:r>
        <w:t>Neuen Satz zu Austausch drinnenlassen?</w:t>
      </w:r>
    </w:p>
  </w:comment>
  <w:comment w:id="7" w:author="jonas.stegh@pumpkincareers.com" w:date="2023-02-06T22:03:00Z" w:initials="j">
    <w:p w14:paraId="01971FA2" w14:textId="77777777" w:rsidR="00094425" w:rsidRDefault="00094425" w:rsidP="00152C9C">
      <w:pPr>
        <w:pStyle w:val="CommentText"/>
      </w:pPr>
      <w:r>
        <w:rPr>
          <w:rStyle w:val="CommentReference"/>
        </w:rPr>
        <w:annotationRef/>
      </w:r>
      <w:r>
        <w:t>Ja</w:t>
      </w:r>
    </w:p>
  </w:comment>
  <w:comment w:id="8" w:author="Diego Giusti" w:date="2023-02-06T21:25:00Z" w:initials="DG">
    <w:p w14:paraId="15BAE4FB" w14:textId="0C09D4E6" w:rsidR="00263151" w:rsidRDefault="00263151">
      <w:pPr>
        <w:pStyle w:val="CommentText"/>
      </w:pPr>
      <w:r>
        <w:rPr>
          <w:rStyle w:val="CommentReference"/>
        </w:rPr>
        <w:annotationRef/>
      </w:r>
      <w:r>
        <w:t>Eventuell ändern</w:t>
      </w:r>
    </w:p>
  </w:comment>
  <w:comment w:id="9" w:author="Diego Giusti" w:date="2023-02-04T11:31:00Z" w:initials="DG">
    <w:p w14:paraId="51AD7DF5" w14:textId="7DE16227" w:rsidR="00144E69" w:rsidRDefault="00144E69">
      <w:pPr>
        <w:pStyle w:val="CommentText"/>
      </w:pPr>
      <w:r>
        <w:rPr>
          <w:rStyle w:val="CommentReference"/>
        </w:rPr>
        <w:annotationRef/>
      </w:r>
      <w:r>
        <w:t xml:space="preserve">Wenn das mit Akademisch dann Consulting Club vor </w:t>
      </w:r>
      <w:r w:rsidR="007304A6">
        <w:t>den Gründen warum ich Beratung gut finde</w:t>
      </w:r>
    </w:p>
  </w:comment>
  <w:comment w:id="10" w:author="Diego Giusti" w:date="2023-02-04T11:31:00Z" w:initials="DG">
    <w:p w14:paraId="45FB33D1" w14:textId="5FBAA0E2" w:rsidR="0054566E" w:rsidRDefault="0054566E">
      <w:pPr>
        <w:pStyle w:val="CommentText"/>
      </w:pPr>
      <w:r>
        <w:rPr>
          <w:rStyle w:val="CommentReference"/>
        </w:rPr>
        <w:annotationRef/>
      </w:r>
      <w:r>
        <w:t>Wo bringe ich das mit hinein</w:t>
      </w:r>
      <w:r w:rsidR="00263151">
        <w:t xml:space="preserve"> in Selbstpräsentation?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4BA4E8" w15:done="0"/>
  <w15:commentEx w15:paraId="1889A1C3" w15:done="0"/>
  <w15:commentEx w15:paraId="279636B9" w15:done="0"/>
  <w15:commentEx w15:paraId="01971FA2" w15:paraIdParent="279636B9" w15:done="0"/>
  <w15:commentEx w15:paraId="15BAE4FB" w15:done="0"/>
  <w15:commentEx w15:paraId="51AD7DF5" w15:done="0"/>
  <w15:commentEx w15:paraId="45FB33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8BF6B6" w16cex:dateUtc="2023-02-06T20:59:00Z"/>
  <w16cex:commentExtensible w16cex:durableId="278BEAC9" w16cex:dateUtc="2023-02-06T20:08:00Z"/>
  <w16cex:commentExtensible w16cex:durableId="278BECA4" w16cex:dateUtc="2023-02-06T20:16:00Z"/>
  <w16cex:commentExtensible w16cex:durableId="278BF7B0" w16cex:dateUtc="2023-02-06T21:03:00Z"/>
  <w16cex:commentExtensible w16cex:durableId="278BEED3" w16cex:dateUtc="2023-02-06T20:25:00Z"/>
  <w16cex:commentExtensible w16cex:durableId="2788C0AD" w16cex:dateUtc="2023-02-04T10:31:00Z"/>
  <w16cex:commentExtensible w16cex:durableId="2788C094" w16cex:dateUtc="2023-02-04T10: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4BA4E8" w16cid:durableId="278BF6B6"/>
  <w16cid:commentId w16cid:paraId="1889A1C3" w16cid:durableId="278BEAC9"/>
  <w16cid:commentId w16cid:paraId="279636B9" w16cid:durableId="278BECA4"/>
  <w16cid:commentId w16cid:paraId="01971FA2" w16cid:durableId="278BF7B0"/>
  <w16cid:commentId w16cid:paraId="15BAE4FB" w16cid:durableId="278BEED3"/>
  <w16cid:commentId w16cid:paraId="51AD7DF5" w16cid:durableId="2788C0AD"/>
  <w16cid:commentId w16cid:paraId="45FB33D1" w16cid:durableId="2788C09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rson w15:author="Diego Giusti">
    <w15:presenceInfo w15:providerId="Windows Live" w15:userId="eb0f29088007ef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BE6"/>
    <w:rsid w:val="00003BE6"/>
    <w:rsid w:val="00005B81"/>
    <w:rsid w:val="00006704"/>
    <w:rsid w:val="00050536"/>
    <w:rsid w:val="00094425"/>
    <w:rsid w:val="000C42BC"/>
    <w:rsid w:val="000D3073"/>
    <w:rsid w:val="001047AB"/>
    <w:rsid w:val="00141F70"/>
    <w:rsid w:val="00144E69"/>
    <w:rsid w:val="001845E4"/>
    <w:rsid w:val="00186A6C"/>
    <w:rsid w:val="002367C7"/>
    <w:rsid w:val="00263151"/>
    <w:rsid w:val="002A4F30"/>
    <w:rsid w:val="002B2017"/>
    <w:rsid w:val="002D6A88"/>
    <w:rsid w:val="003459F1"/>
    <w:rsid w:val="003A315E"/>
    <w:rsid w:val="00435E0A"/>
    <w:rsid w:val="004675DD"/>
    <w:rsid w:val="004E1780"/>
    <w:rsid w:val="00502EAA"/>
    <w:rsid w:val="00510014"/>
    <w:rsid w:val="005267D0"/>
    <w:rsid w:val="0054566E"/>
    <w:rsid w:val="00557FD5"/>
    <w:rsid w:val="00584B58"/>
    <w:rsid w:val="00646BC8"/>
    <w:rsid w:val="0067308D"/>
    <w:rsid w:val="0068563F"/>
    <w:rsid w:val="006A3889"/>
    <w:rsid w:val="006A3D3F"/>
    <w:rsid w:val="0070472A"/>
    <w:rsid w:val="00725784"/>
    <w:rsid w:val="007304A6"/>
    <w:rsid w:val="0074415A"/>
    <w:rsid w:val="007622C0"/>
    <w:rsid w:val="00777F22"/>
    <w:rsid w:val="007854C1"/>
    <w:rsid w:val="008B29A7"/>
    <w:rsid w:val="009051BF"/>
    <w:rsid w:val="00915235"/>
    <w:rsid w:val="00937049"/>
    <w:rsid w:val="00960E87"/>
    <w:rsid w:val="009E43AA"/>
    <w:rsid w:val="00A30D15"/>
    <w:rsid w:val="00A30E9F"/>
    <w:rsid w:val="00A36C2D"/>
    <w:rsid w:val="00A378F0"/>
    <w:rsid w:val="00A8045E"/>
    <w:rsid w:val="00AB5B9E"/>
    <w:rsid w:val="00AE52F0"/>
    <w:rsid w:val="00AE7EC0"/>
    <w:rsid w:val="00AF2A27"/>
    <w:rsid w:val="00AF36A5"/>
    <w:rsid w:val="00B01FCD"/>
    <w:rsid w:val="00B2259B"/>
    <w:rsid w:val="00B42EF4"/>
    <w:rsid w:val="00B45AD7"/>
    <w:rsid w:val="00B6349E"/>
    <w:rsid w:val="00BB0116"/>
    <w:rsid w:val="00BD12FC"/>
    <w:rsid w:val="00C06835"/>
    <w:rsid w:val="00CA03F1"/>
    <w:rsid w:val="00CA4964"/>
    <w:rsid w:val="00CD1539"/>
    <w:rsid w:val="00CE2946"/>
    <w:rsid w:val="00D03CBD"/>
    <w:rsid w:val="00D05B1A"/>
    <w:rsid w:val="00D76959"/>
    <w:rsid w:val="00D9112B"/>
    <w:rsid w:val="00DC1ED4"/>
    <w:rsid w:val="00E607DD"/>
    <w:rsid w:val="00E62125"/>
    <w:rsid w:val="00E90B13"/>
    <w:rsid w:val="00E9221C"/>
    <w:rsid w:val="00E962DD"/>
    <w:rsid w:val="00EA10D9"/>
    <w:rsid w:val="00EA2AD1"/>
    <w:rsid w:val="00EC50D4"/>
    <w:rsid w:val="00F04808"/>
    <w:rsid w:val="00F333E0"/>
    <w:rsid w:val="00F75210"/>
    <w:rsid w:val="00FB0F94"/>
    <w:rsid w:val="00FC01F4"/>
    <w:rsid w:val="00FF258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1A2FC"/>
  <w15:chartTrackingRefBased/>
  <w15:docId w15:val="{FCEBDD14-BFDE-4D26-B3E2-324CCCDD3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3B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D76959"/>
    <w:rPr>
      <w:sz w:val="16"/>
      <w:szCs w:val="16"/>
    </w:rPr>
  </w:style>
  <w:style w:type="paragraph" w:styleId="CommentText">
    <w:name w:val="annotation text"/>
    <w:basedOn w:val="Normal"/>
    <w:link w:val="CommentTextChar"/>
    <w:uiPriority w:val="99"/>
    <w:unhideWhenUsed/>
    <w:rsid w:val="00D76959"/>
    <w:pPr>
      <w:spacing w:line="240" w:lineRule="auto"/>
    </w:pPr>
    <w:rPr>
      <w:sz w:val="20"/>
      <w:szCs w:val="20"/>
    </w:rPr>
  </w:style>
  <w:style w:type="character" w:customStyle="1" w:styleId="CommentTextChar">
    <w:name w:val="Comment Text Char"/>
    <w:basedOn w:val="DefaultParagraphFont"/>
    <w:link w:val="CommentText"/>
    <w:uiPriority w:val="99"/>
    <w:rsid w:val="00D76959"/>
    <w:rPr>
      <w:sz w:val="20"/>
      <w:szCs w:val="20"/>
    </w:rPr>
  </w:style>
  <w:style w:type="paragraph" w:styleId="CommentSubject">
    <w:name w:val="annotation subject"/>
    <w:basedOn w:val="CommentText"/>
    <w:next w:val="CommentText"/>
    <w:link w:val="CommentSubjectChar"/>
    <w:uiPriority w:val="99"/>
    <w:semiHidden/>
    <w:unhideWhenUsed/>
    <w:rsid w:val="00D76959"/>
    <w:rPr>
      <w:b/>
      <w:bCs/>
    </w:rPr>
  </w:style>
  <w:style w:type="character" w:customStyle="1" w:styleId="CommentSubjectChar">
    <w:name w:val="Comment Subject Char"/>
    <w:basedOn w:val="CommentTextChar"/>
    <w:link w:val="CommentSubject"/>
    <w:uiPriority w:val="99"/>
    <w:semiHidden/>
    <w:rsid w:val="00D76959"/>
    <w:rPr>
      <w:b/>
      <w:bCs/>
      <w:sz w:val="20"/>
      <w:szCs w:val="20"/>
    </w:rPr>
  </w:style>
  <w:style w:type="paragraph" w:styleId="Revision">
    <w:name w:val="Revision"/>
    <w:hidden/>
    <w:uiPriority w:val="99"/>
    <w:semiHidden/>
    <w:rsid w:val="000944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806</Words>
  <Characters>5079</Characters>
  <Application>Microsoft Office Word</Application>
  <DocSecurity>0</DocSecurity>
  <Lines>42</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Giusti</dc:creator>
  <cp:keywords/>
  <dc:description/>
  <cp:lastModifiedBy>jonas.stegh@pumpkincareers.com</cp:lastModifiedBy>
  <cp:revision>59</cp:revision>
  <dcterms:created xsi:type="dcterms:W3CDTF">2022-02-15T13:14:00Z</dcterms:created>
  <dcterms:modified xsi:type="dcterms:W3CDTF">2023-02-06T21:12:00Z</dcterms:modified>
</cp:coreProperties>
</file>