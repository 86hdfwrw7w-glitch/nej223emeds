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BDA8" w14:textId="6D0CF6BF" w:rsidR="00497631" w:rsidRDefault="00D8669B">
      <w:r>
        <w:t>D</w:t>
      </w:r>
      <w:r w:rsidR="00CB2D89">
        <w:t xml:space="preserve">ie </w:t>
      </w:r>
      <w:r w:rsidR="00112192">
        <w:t>M</w:t>
      </w:r>
      <w:r w:rsidR="00F459DD">
        <w:t xml:space="preserve">öglichkeit in einer Wirtschaftsprüfung </w:t>
      </w:r>
      <w:r w:rsidR="009D7412">
        <w:t xml:space="preserve">und Beratung </w:t>
      </w:r>
      <w:r w:rsidR="00AB4C6F">
        <w:t xml:space="preserve">bereits </w:t>
      </w:r>
      <w:r w:rsidR="009D7412">
        <w:t xml:space="preserve">während </w:t>
      </w:r>
      <w:r w:rsidR="00337B53">
        <w:t>meines</w:t>
      </w:r>
      <w:r w:rsidR="009D7412">
        <w:t xml:space="preserve"> Studiums praktische </w:t>
      </w:r>
      <w:r w:rsidR="00871C28">
        <w:t>Erfahrung</w:t>
      </w:r>
      <w:r w:rsidR="00530DDA">
        <w:t xml:space="preserve"> auf dem Gebiet der Datenrecherche und -analyse </w:t>
      </w:r>
      <w:r w:rsidR="00337B53">
        <w:t>zu sammeln</w:t>
      </w:r>
      <w:r w:rsidR="00C95119">
        <w:t xml:space="preserve"> ist für mich sehr wertvoll, da ich </w:t>
      </w:r>
      <w:r w:rsidR="00871C28">
        <w:t>es mag</w:t>
      </w:r>
      <w:ins w:id="0" w:author="David Döbele" w:date="2026-06-09T05:48:00Z" w16du:dateUtc="2026-06-09T03:48:00Z">
        <w:r w:rsidR="0087468F">
          <w:t>,</w:t>
        </w:r>
      </w:ins>
      <w:r w:rsidR="00871C28">
        <w:t xml:space="preserve"> </w:t>
      </w:r>
      <w:r w:rsidR="005F1218">
        <w:t xml:space="preserve">Erlerntes </w:t>
      </w:r>
      <w:r w:rsidR="00871C28">
        <w:t>unter realen Bedingungen anzuwenden</w:t>
      </w:r>
      <w:r w:rsidR="00DF2DDB">
        <w:t>.</w:t>
      </w:r>
      <w:ins w:id="1" w:author="David Döbele" w:date="2026-06-09T05:48:00Z" w16du:dateUtc="2026-06-09T03:48:00Z">
        <w:r w:rsidR="0087468F">
          <w:t xml:space="preserve"> Besonders die Tätigkeit als Werkstudent gefällt mir, da ich so wirklich Teil Ihres </w:t>
        </w:r>
      </w:ins>
      <w:ins w:id="2" w:author="David Döbele" w:date="2026-06-09T05:49:00Z" w16du:dateUtc="2026-06-09T03:49:00Z">
        <w:r w:rsidR="0087468F">
          <w:t>Teams</w:t>
        </w:r>
      </w:ins>
      <w:ins w:id="3" w:author="David Döbele" w:date="2026-06-09T05:48:00Z" w16du:dateUtc="2026-06-09T03:48:00Z">
        <w:r w:rsidR="0087468F">
          <w:t xml:space="preserve"> werden </w:t>
        </w:r>
      </w:ins>
      <w:ins w:id="4" w:author="David Döbele" w:date="2026-06-09T05:49:00Z" w16du:dateUtc="2026-06-09T03:49:00Z">
        <w:r w:rsidR="0087468F">
          <w:t>und schon früh Verantwortung übernehmen kann.</w:t>
        </w:r>
      </w:ins>
      <w:ins w:id="5" w:author="David Döbele" w:date="2026-06-09T05:48:00Z" w16du:dateUtc="2026-06-09T03:48:00Z">
        <w:r w:rsidR="0087468F">
          <w:t xml:space="preserve"> </w:t>
        </w:r>
      </w:ins>
    </w:p>
    <w:p w14:paraId="4ABAABF9" w14:textId="170466C3" w:rsidR="00C84E91" w:rsidRDefault="00900D84">
      <w:r>
        <w:t>Mein Abitur schloss ich an einem Wirtschaftsgymnasium mit den Leistungskursen BWL und Wirtschaftsmathematik ab</w:t>
      </w:r>
      <w:r w:rsidR="00C03E58">
        <w:t xml:space="preserve">, wodurch ich </w:t>
      </w:r>
      <w:r w:rsidR="00D77F0F">
        <w:t xml:space="preserve">mit </w:t>
      </w:r>
      <w:r w:rsidR="00C2684B">
        <w:t>der Bilanzierung</w:t>
      </w:r>
      <w:r w:rsidR="00E827D0">
        <w:t xml:space="preserve"> und </w:t>
      </w:r>
      <w:r w:rsidR="00B44CFF">
        <w:t>Jahresabschlüssen</w:t>
      </w:r>
      <w:r w:rsidR="007D184B">
        <w:t xml:space="preserve"> </w:t>
      </w:r>
      <w:r w:rsidR="00346675">
        <w:t>vertraut bin</w:t>
      </w:r>
      <w:r w:rsidR="00075547">
        <w:t>.</w:t>
      </w:r>
      <w:r w:rsidR="006A0767">
        <w:t xml:space="preserve"> </w:t>
      </w:r>
      <w:r w:rsidR="00D0041E">
        <w:t>S</w:t>
      </w:r>
      <w:r>
        <w:t>eit letztem Jahr</w:t>
      </w:r>
      <w:r w:rsidR="00D0041E">
        <w:t xml:space="preserve"> studiere ich</w:t>
      </w:r>
      <w:r>
        <w:t xml:space="preserve"> Volkswirtscha</w:t>
      </w:r>
      <w:r w:rsidR="00B9252A">
        <w:t xml:space="preserve">ftslehre an der Universität Mannheim, wo ich </w:t>
      </w:r>
      <w:r w:rsidR="00B7384E">
        <w:t xml:space="preserve">im zweiten Semester </w:t>
      </w:r>
      <w:r w:rsidR="00B9252A">
        <w:t>u.a. ein Statistikmodul</w:t>
      </w:r>
      <w:r w:rsidR="00FD2FBD">
        <w:t xml:space="preserve"> mit </w:t>
      </w:r>
      <w:r w:rsidR="00AE1CFE">
        <w:t xml:space="preserve">der </w:t>
      </w:r>
      <w:r w:rsidR="005C4E2A">
        <w:t>Nutzung von R</w:t>
      </w:r>
      <w:r w:rsidR="00B9252A">
        <w:t xml:space="preserve"> </w:t>
      </w:r>
      <w:r w:rsidR="00E839A0">
        <w:t>belegte</w:t>
      </w:r>
      <w:r w:rsidR="00B7384E">
        <w:t xml:space="preserve"> und dadurch </w:t>
      </w:r>
      <w:r w:rsidR="00B97557">
        <w:t>ein</w:t>
      </w:r>
      <w:r w:rsidR="004704C6">
        <w:t>e</w:t>
      </w:r>
      <w:r w:rsidR="00B97557">
        <w:t xml:space="preserve"> </w:t>
      </w:r>
      <w:r w:rsidR="00116CC7">
        <w:t>Affinität</w:t>
      </w:r>
      <w:r w:rsidR="00B97557">
        <w:t xml:space="preserve"> für</w:t>
      </w:r>
      <w:r w:rsidR="004704C6">
        <w:t xml:space="preserve"> Datensätze entwicke</w:t>
      </w:r>
      <w:r w:rsidR="00116CC7">
        <w:t>ln konnte.</w:t>
      </w:r>
      <w:r w:rsidR="00AE1CFE">
        <w:t xml:space="preserve"> Darüber hinaus </w:t>
      </w:r>
      <w:r w:rsidR="000A14B2">
        <w:t>nahm ich erfolgreich an einem Excel Kurs für professionelle Anwendung in der Praxis teil</w:t>
      </w:r>
      <w:r w:rsidR="003601F6">
        <w:t xml:space="preserve">. </w:t>
      </w:r>
    </w:p>
    <w:p w14:paraId="2250B1D6" w14:textId="289CB0FA" w:rsidR="00D35DD4" w:rsidRDefault="00B36FCB">
      <w:r>
        <w:t xml:space="preserve">Struktur und Zuverlässigkeit </w:t>
      </w:r>
      <w:r w:rsidR="00611BBB">
        <w:t xml:space="preserve">sind für mich </w:t>
      </w:r>
      <w:r w:rsidR="00257927">
        <w:t>essenzielle</w:t>
      </w:r>
      <w:r w:rsidR="00611BBB">
        <w:t xml:space="preserve"> Bestandteile</w:t>
      </w:r>
      <w:r w:rsidR="00C3113B">
        <w:t xml:space="preserve"> meiner</w:t>
      </w:r>
      <w:r w:rsidR="00EE35F9">
        <w:t xml:space="preserve"> Arbeit</w:t>
      </w:r>
      <w:r w:rsidR="00C84E91">
        <w:t>.</w:t>
      </w:r>
      <w:r w:rsidR="000A14B2">
        <w:t xml:space="preserve"> </w:t>
      </w:r>
      <w:r w:rsidR="00AB66B1">
        <w:t>Das</w:t>
      </w:r>
      <w:r w:rsidR="005A651F">
        <w:t xml:space="preserve"> konnte ich b</w:t>
      </w:r>
      <w:r w:rsidR="00EE35F9">
        <w:t xml:space="preserve">spw. </w:t>
      </w:r>
      <w:r w:rsidR="005A651F">
        <w:t xml:space="preserve">in der jahrelangen Mitarbeit im </w:t>
      </w:r>
      <w:r w:rsidR="00BB53E0">
        <w:t xml:space="preserve">physiotherapeutischen </w:t>
      </w:r>
      <w:r w:rsidR="005A651F">
        <w:t>Familienbetrieb</w:t>
      </w:r>
      <w:r w:rsidR="00BB53E0">
        <w:t xml:space="preserve"> </w:t>
      </w:r>
      <w:r w:rsidR="00DB6CA3">
        <w:t>unter Beweis stellen</w:t>
      </w:r>
      <w:r w:rsidR="007A670B">
        <w:t>.</w:t>
      </w:r>
      <w:r w:rsidR="00384D9F">
        <w:t xml:space="preserve"> </w:t>
      </w:r>
      <w:r w:rsidR="00484BF9">
        <w:t>Einblicke in Wirt</w:t>
      </w:r>
      <w:r w:rsidR="003630A0">
        <w:t>schaft</w:t>
      </w:r>
      <w:r w:rsidR="002D1AAE">
        <w:t xml:space="preserve"> und Unternehmensprozesse</w:t>
      </w:r>
      <w:r w:rsidR="003630A0">
        <w:t xml:space="preserve"> erhielt ich während eines Erasmus+-Praktikums in Dublin bei einem </w:t>
      </w:r>
      <w:r w:rsidR="002D1AAE">
        <w:t xml:space="preserve">globalen Autohändler sowie </w:t>
      </w:r>
      <w:r w:rsidR="00D35DD4">
        <w:t>in einem Praktikum bei der Commerzbank AG.</w:t>
      </w:r>
    </w:p>
    <w:p w14:paraId="2B8D89A1" w14:textId="6474DC6E" w:rsidR="00051651" w:rsidRDefault="0055792D">
      <w:r w:rsidRPr="0055792D">
        <w:t>Besonders spannend finde ich die Möglichkeit, durch die Erfassung und Aufbereitung von Jahresabschlussdaten fundierte Informationsgrundlagen zu schaffen</w:t>
      </w:r>
      <w:r w:rsidR="006E2326">
        <w:t>.</w:t>
      </w:r>
      <w:r w:rsidR="00784AA4">
        <w:t xml:space="preserve"> </w:t>
      </w:r>
      <w:r w:rsidR="003024DB" w:rsidRPr="003024DB">
        <w:t>Durch meine langjährige Mitarbeit im physiotherapeutischen Familienbetrieb bringe ich zudem erste Einblicke in einen Bereich des Gesundheitswesens mit</w:t>
      </w:r>
      <w:r w:rsidR="003F6521">
        <w:t>.</w:t>
      </w:r>
    </w:p>
    <w:p w14:paraId="19CA6115" w14:textId="6C6400C6" w:rsidR="00490937" w:rsidRDefault="00051651">
      <w:r>
        <w:t xml:space="preserve">Ich freue mich </w:t>
      </w:r>
      <w:r w:rsidR="00507A7C">
        <w:t>darauf</w:t>
      </w:r>
      <w:r w:rsidR="00510CDE">
        <w:t>,</w:t>
      </w:r>
      <w:r w:rsidR="00507A7C">
        <w:t xml:space="preserve"> mit einem sym</w:t>
      </w:r>
      <w:r w:rsidR="00901642">
        <w:t>pathischen Team bei Curacon an anspruchsvollen Aufgaben zu arbeiten</w:t>
      </w:r>
      <w:r w:rsidR="004F279C">
        <w:t xml:space="preserve"> und durch </w:t>
      </w:r>
      <w:r w:rsidR="00510FC1">
        <w:t>mein analytisches Denken einen Mehrwert zu leisten</w:t>
      </w:r>
      <w:r w:rsidR="00511EE6">
        <w:t>.</w:t>
      </w:r>
      <w:ins w:id="6" w:author="David Döbele" w:date="2026-06-09T05:49:00Z" w16du:dateUtc="2026-06-09T03:49:00Z">
        <w:r w:rsidR="00EC6318">
          <w:t xml:space="preserve"> Besonders gefällt mir an </w:t>
        </w:r>
        <w:proofErr w:type="spellStart"/>
        <w:r w:rsidR="00EC6318">
          <w:t>Curacon</w:t>
        </w:r>
        <w:proofErr w:type="spellEnd"/>
        <w:r w:rsidR="00EC6318">
          <w:t xml:space="preserve"> X und Y. Daher würde ich mich sehr freuen, Sie in </w:t>
        </w:r>
      </w:ins>
      <w:ins w:id="7" w:author="David Döbele" w:date="2026-06-09T05:50:00Z" w16du:dateUtc="2026-06-09T03:50:00Z">
        <w:r w:rsidR="00EC6318">
          <w:t xml:space="preserve">einem persönlichen Gespräch von meiner Motivation überzeugen zu dürfen. </w:t>
        </w:r>
      </w:ins>
    </w:p>
    <w:sectPr w:rsidR="004909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FA"/>
    <w:rsid w:val="00010D00"/>
    <w:rsid w:val="00042BB8"/>
    <w:rsid w:val="00051651"/>
    <w:rsid w:val="00055650"/>
    <w:rsid w:val="00075547"/>
    <w:rsid w:val="000A14B2"/>
    <w:rsid w:val="00112192"/>
    <w:rsid w:val="0011290E"/>
    <w:rsid w:val="00116CC7"/>
    <w:rsid w:val="001305FB"/>
    <w:rsid w:val="00151412"/>
    <w:rsid w:val="0018058A"/>
    <w:rsid w:val="00257927"/>
    <w:rsid w:val="0026288E"/>
    <w:rsid w:val="002660DB"/>
    <w:rsid w:val="00284E2A"/>
    <w:rsid w:val="002C5211"/>
    <w:rsid w:val="002D1AAE"/>
    <w:rsid w:val="002D415F"/>
    <w:rsid w:val="002F4526"/>
    <w:rsid w:val="003024DB"/>
    <w:rsid w:val="00335B55"/>
    <w:rsid w:val="00337B53"/>
    <w:rsid w:val="003448F1"/>
    <w:rsid w:val="00346675"/>
    <w:rsid w:val="003601F6"/>
    <w:rsid w:val="003603E2"/>
    <w:rsid w:val="003630A0"/>
    <w:rsid w:val="00384D9F"/>
    <w:rsid w:val="00384EDC"/>
    <w:rsid w:val="003D7D9A"/>
    <w:rsid w:val="003F4434"/>
    <w:rsid w:val="003F6521"/>
    <w:rsid w:val="004048ED"/>
    <w:rsid w:val="004620C6"/>
    <w:rsid w:val="004704C6"/>
    <w:rsid w:val="00484BF9"/>
    <w:rsid w:val="00490937"/>
    <w:rsid w:val="00497631"/>
    <w:rsid w:val="004C1CB8"/>
    <w:rsid w:val="004F279C"/>
    <w:rsid w:val="00507A7C"/>
    <w:rsid w:val="00510CDE"/>
    <w:rsid w:val="00510FC1"/>
    <w:rsid w:val="00511EE6"/>
    <w:rsid w:val="00530DDA"/>
    <w:rsid w:val="00535FAC"/>
    <w:rsid w:val="0055792D"/>
    <w:rsid w:val="005A07AD"/>
    <w:rsid w:val="005A651F"/>
    <w:rsid w:val="005C4115"/>
    <w:rsid w:val="005C4E2A"/>
    <w:rsid w:val="005F1218"/>
    <w:rsid w:val="00611BBB"/>
    <w:rsid w:val="00615D16"/>
    <w:rsid w:val="006218AC"/>
    <w:rsid w:val="00654D01"/>
    <w:rsid w:val="00683FB2"/>
    <w:rsid w:val="006A0767"/>
    <w:rsid w:val="006D215A"/>
    <w:rsid w:val="006E2326"/>
    <w:rsid w:val="00715310"/>
    <w:rsid w:val="00757E78"/>
    <w:rsid w:val="00781EFC"/>
    <w:rsid w:val="00784AA4"/>
    <w:rsid w:val="007A670B"/>
    <w:rsid w:val="007B48C4"/>
    <w:rsid w:val="007D04FE"/>
    <w:rsid w:val="007D184B"/>
    <w:rsid w:val="007D4F56"/>
    <w:rsid w:val="00807D53"/>
    <w:rsid w:val="008641EF"/>
    <w:rsid w:val="00871C28"/>
    <w:rsid w:val="0087468F"/>
    <w:rsid w:val="00900B46"/>
    <w:rsid w:val="00900D84"/>
    <w:rsid w:val="00901642"/>
    <w:rsid w:val="00916E16"/>
    <w:rsid w:val="00961104"/>
    <w:rsid w:val="009D2387"/>
    <w:rsid w:val="009D49E5"/>
    <w:rsid w:val="009D6B9B"/>
    <w:rsid w:val="009D7412"/>
    <w:rsid w:val="00A106AC"/>
    <w:rsid w:val="00A40727"/>
    <w:rsid w:val="00A921C2"/>
    <w:rsid w:val="00AB3AE6"/>
    <w:rsid w:val="00AB4C6F"/>
    <w:rsid w:val="00AB66B1"/>
    <w:rsid w:val="00AE1CFE"/>
    <w:rsid w:val="00B36FCB"/>
    <w:rsid w:val="00B44CFF"/>
    <w:rsid w:val="00B64F7B"/>
    <w:rsid w:val="00B7384E"/>
    <w:rsid w:val="00B9252A"/>
    <w:rsid w:val="00B97557"/>
    <w:rsid w:val="00BB53E0"/>
    <w:rsid w:val="00C03E58"/>
    <w:rsid w:val="00C2684B"/>
    <w:rsid w:val="00C3113B"/>
    <w:rsid w:val="00C720A7"/>
    <w:rsid w:val="00C84E91"/>
    <w:rsid w:val="00C910E6"/>
    <w:rsid w:val="00C95119"/>
    <w:rsid w:val="00CB2D89"/>
    <w:rsid w:val="00CC03AA"/>
    <w:rsid w:val="00CC57C5"/>
    <w:rsid w:val="00CC7CC2"/>
    <w:rsid w:val="00D0041E"/>
    <w:rsid w:val="00D01B5C"/>
    <w:rsid w:val="00D26865"/>
    <w:rsid w:val="00D35DD4"/>
    <w:rsid w:val="00D45910"/>
    <w:rsid w:val="00D65957"/>
    <w:rsid w:val="00D709DC"/>
    <w:rsid w:val="00D740F8"/>
    <w:rsid w:val="00D77F0F"/>
    <w:rsid w:val="00D834C4"/>
    <w:rsid w:val="00D8669B"/>
    <w:rsid w:val="00DA6D5A"/>
    <w:rsid w:val="00DB5E7F"/>
    <w:rsid w:val="00DB6CA3"/>
    <w:rsid w:val="00DF2DDB"/>
    <w:rsid w:val="00E36C47"/>
    <w:rsid w:val="00E827D0"/>
    <w:rsid w:val="00E839A0"/>
    <w:rsid w:val="00E919FA"/>
    <w:rsid w:val="00E956B5"/>
    <w:rsid w:val="00EC6318"/>
    <w:rsid w:val="00EE35F9"/>
    <w:rsid w:val="00F11388"/>
    <w:rsid w:val="00F2318D"/>
    <w:rsid w:val="00F25D12"/>
    <w:rsid w:val="00F34746"/>
    <w:rsid w:val="00F459DD"/>
    <w:rsid w:val="00F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928C"/>
  <w15:chartTrackingRefBased/>
  <w15:docId w15:val="{BB45B4E6-0A36-4C3F-8699-041B0E79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1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9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9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9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9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9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9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9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19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9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9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19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A07A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A07AD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8746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Cichy</dc:creator>
  <cp:keywords/>
  <dc:description/>
  <cp:lastModifiedBy>David Döbele</cp:lastModifiedBy>
  <cp:revision>5</cp:revision>
  <dcterms:created xsi:type="dcterms:W3CDTF">2026-06-08T09:45:00Z</dcterms:created>
  <dcterms:modified xsi:type="dcterms:W3CDTF">2026-06-09T03:50:00Z</dcterms:modified>
</cp:coreProperties>
</file>