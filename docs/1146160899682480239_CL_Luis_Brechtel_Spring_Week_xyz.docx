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D06B4E3" w:rsidR="006D2592"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Vorname Nachname</w:t>
      </w:r>
    </w:p>
    <w:p w14:paraId="2458A2A0" w14:textId="2FFDAEEA"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Straße 22</w:t>
      </w:r>
    </w:p>
    <w:p w14:paraId="451AEE20" w14:textId="7F0B8F9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604440</w:t>
      </w:r>
      <w:r w:rsidR="00857C6F" w:rsidRPr="00D30CEA">
        <w:rPr>
          <w:rFonts w:ascii="Georgia" w:hAnsi="Georgia" w:cs="Times New Roman"/>
          <w:sz w:val="21"/>
          <w:szCs w:val="21"/>
        </w:rPr>
        <w:t xml:space="preserve"> </w:t>
      </w:r>
      <w:r w:rsidRPr="00D30CEA">
        <w:rPr>
          <w:rFonts w:ascii="Georgia" w:hAnsi="Georgia" w:cs="Times New Roman"/>
          <w:sz w:val="21"/>
          <w:szCs w:val="21"/>
        </w:rPr>
        <w:t>Musterhausen</w:t>
      </w:r>
    </w:p>
    <w:p w14:paraId="798FA6C2" w14:textId="1076F714" w:rsidR="00E65B09" w:rsidRPr="00D30CEA" w:rsidRDefault="00E65B09" w:rsidP="006A7895">
      <w:pPr>
        <w:spacing w:after="0" w:line="240" w:lineRule="auto"/>
        <w:jc w:val="right"/>
        <w:rPr>
          <w:rFonts w:ascii="Georgia" w:hAnsi="Georgia" w:cs="Times New Roman"/>
          <w:sz w:val="21"/>
          <w:szCs w:val="21"/>
        </w:rPr>
      </w:pPr>
      <w:r>
        <w:rPr>
          <w:rFonts w:ascii="Georgia" w:hAnsi="Georgia" w:cs="Times New Roman"/>
          <w:sz w:val="21"/>
          <w:szCs w:val="21"/>
        </w:rPr>
        <w:t>Germany</w:t>
      </w:r>
    </w:p>
    <w:p w14:paraId="12BA391A" w14:textId="23B0EFEE" w:rsidR="006A7895" w:rsidRPr="00D30CEA" w:rsidRDefault="003D5D1E" w:rsidP="006A7895">
      <w:pPr>
        <w:spacing w:after="0" w:line="240" w:lineRule="auto"/>
        <w:jc w:val="right"/>
        <w:rPr>
          <w:rFonts w:ascii="Georgia" w:hAnsi="Georgia" w:cs="Times New Roman"/>
          <w:sz w:val="21"/>
          <w:szCs w:val="21"/>
        </w:rPr>
      </w:pPr>
      <w:r w:rsidRPr="00D30CEA">
        <w:rPr>
          <w:rFonts w:ascii="Georgia" w:hAnsi="Georgia" w:cs="Georgia"/>
          <w:color w:val="000000"/>
          <w:sz w:val="21"/>
          <w:szCs w:val="21"/>
        </w:rPr>
        <w:t>blablabla</w:t>
      </w:r>
      <w:r w:rsidR="00857C6F" w:rsidRPr="00D30CEA">
        <w:rPr>
          <w:rFonts w:ascii="Georgia" w:hAnsi="Georgia" w:cs="Georgia"/>
          <w:color w:val="000000"/>
          <w:sz w:val="21"/>
          <w:szCs w:val="21"/>
        </w:rPr>
        <w:t>@googlemail.com</w:t>
      </w:r>
    </w:p>
    <w:p w14:paraId="096C8AF5" w14:textId="09B8EF02" w:rsidR="00647413" w:rsidRPr="000D028D" w:rsidRDefault="006D2592" w:rsidP="009D3F88">
      <w:pPr>
        <w:spacing w:after="0"/>
        <w:jc w:val="right"/>
        <w:rPr>
          <w:rFonts w:ascii="Georgia" w:hAnsi="Georgia" w:cs="Georgia"/>
          <w:color w:val="000000"/>
          <w:sz w:val="21"/>
          <w:szCs w:val="21"/>
          <w:lang w:val="en-US"/>
        </w:rPr>
      </w:pPr>
      <w:r w:rsidRPr="000D028D">
        <w:rPr>
          <w:rFonts w:ascii="Georgia" w:hAnsi="Georgia" w:cs="Georgia"/>
          <w:color w:val="000000"/>
          <w:sz w:val="21"/>
          <w:szCs w:val="21"/>
          <w:lang w:val="en-US"/>
        </w:rPr>
        <w:t>+</w:t>
      </w:r>
      <w:r w:rsidR="00857C6F" w:rsidRPr="000D028D">
        <w:rPr>
          <w:rFonts w:ascii="Georgia" w:hAnsi="Georgia" w:cs="Georgia"/>
          <w:color w:val="000000"/>
          <w:sz w:val="21"/>
          <w:szCs w:val="21"/>
          <w:lang w:val="en-US"/>
        </w:rPr>
        <w:t xml:space="preserve">49 175 </w:t>
      </w:r>
      <w:r w:rsidR="003D5D1E" w:rsidRPr="000D028D">
        <w:rPr>
          <w:rFonts w:ascii="Georgia" w:hAnsi="Georgia" w:cs="Georgia"/>
          <w:color w:val="000000"/>
          <w:sz w:val="21"/>
          <w:szCs w:val="21"/>
          <w:lang w:val="en-US"/>
        </w:rPr>
        <w:t>151 1212 1212</w:t>
      </w:r>
    </w:p>
    <w:p w14:paraId="38F50B61" w14:textId="5884AA1B" w:rsidR="009E24C6" w:rsidRDefault="003D5D1E" w:rsidP="00892372">
      <w:pPr>
        <w:spacing w:after="0"/>
        <w:rPr>
          <w:rFonts w:ascii="Georgia" w:hAnsi="Georgia" w:cs="Times New Roman"/>
          <w:sz w:val="21"/>
          <w:szCs w:val="21"/>
          <w:lang w:val="en-US"/>
        </w:rPr>
      </w:pPr>
      <w:proofErr w:type="spellStart"/>
      <w:r w:rsidRPr="00E65B09">
        <w:rPr>
          <w:rFonts w:ascii="Georgia" w:hAnsi="Georgia" w:cs="Times New Roman"/>
          <w:sz w:val="21"/>
          <w:szCs w:val="21"/>
          <w:lang w:val="en-US"/>
        </w:rPr>
        <w:t>Musterhausen</w:t>
      </w:r>
      <w:proofErr w:type="spellEnd"/>
      <w:r w:rsidR="002D594E" w:rsidRPr="00E65B09">
        <w:rPr>
          <w:rFonts w:ascii="Georgia" w:hAnsi="Georgia" w:cs="Times New Roman"/>
          <w:sz w:val="21"/>
          <w:szCs w:val="21"/>
          <w:lang w:val="en-US"/>
        </w:rPr>
        <w:t xml:space="preserve">, </w:t>
      </w:r>
      <w:r w:rsidR="0085213A" w:rsidRPr="00E65B09">
        <w:rPr>
          <w:rFonts w:ascii="Georgia" w:hAnsi="Georgia" w:cs="Times New Roman"/>
          <w:sz w:val="21"/>
          <w:szCs w:val="21"/>
          <w:lang w:val="en-US"/>
        </w:rPr>
        <w:t>2</w:t>
      </w:r>
      <w:r w:rsidR="00590834" w:rsidRPr="00E65B09">
        <w:rPr>
          <w:rFonts w:ascii="Georgia" w:hAnsi="Georgia" w:cs="Times New Roman"/>
          <w:sz w:val="21"/>
          <w:szCs w:val="21"/>
          <w:lang w:val="en-US"/>
        </w:rPr>
        <w:t>8</w:t>
      </w:r>
      <w:r w:rsidR="002D594E" w:rsidRPr="00E65B09">
        <w:rPr>
          <w:rFonts w:ascii="Georgia" w:hAnsi="Georgia" w:cs="Times New Roman"/>
          <w:sz w:val="21"/>
          <w:szCs w:val="21"/>
          <w:lang w:val="en-US"/>
        </w:rPr>
        <w:t>.</w:t>
      </w:r>
      <w:r w:rsidRPr="00E65B09">
        <w:rPr>
          <w:rFonts w:ascii="Georgia" w:hAnsi="Georgia" w:cs="Times New Roman"/>
          <w:sz w:val="21"/>
          <w:szCs w:val="21"/>
          <w:lang w:val="en-US"/>
        </w:rPr>
        <w:t>12</w:t>
      </w:r>
      <w:r w:rsidR="006A7895" w:rsidRPr="00E65B09">
        <w:rPr>
          <w:rFonts w:ascii="Georgia" w:hAnsi="Georgia" w:cs="Times New Roman"/>
          <w:sz w:val="21"/>
          <w:szCs w:val="21"/>
          <w:lang w:val="en-US"/>
        </w:rPr>
        <w:t>.</w:t>
      </w:r>
      <w:r w:rsidRPr="00E65B09">
        <w:rPr>
          <w:rFonts w:ascii="Georgia" w:hAnsi="Georgia" w:cs="Times New Roman"/>
          <w:sz w:val="21"/>
          <w:szCs w:val="21"/>
          <w:lang w:val="en-US"/>
        </w:rPr>
        <w:t>2019</w:t>
      </w:r>
    </w:p>
    <w:p w14:paraId="747EA2ED" w14:textId="77777777" w:rsidR="009E24C6" w:rsidRDefault="009E24C6" w:rsidP="009E24C6">
      <w:pPr>
        <w:pBdr>
          <w:bottom w:val="single" w:sz="8" w:space="1" w:color="auto"/>
        </w:pBdr>
        <w:spacing w:after="0"/>
        <w:rPr>
          <w:rFonts w:ascii="Georgia" w:hAnsi="Georgia" w:cs="Times New Roman"/>
          <w:sz w:val="21"/>
          <w:szCs w:val="21"/>
          <w:lang w:val="en-US"/>
        </w:rPr>
      </w:pPr>
    </w:p>
    <w:p w14:paraId="19A54BA8" w14:textId="77777777" w:rsidR="009E24C6" w:rsidRPr="00E65B09" w:rsidRDefault="009E24C6" w:rsidP="00892372">
      <w:pPr>
        <w:spacing w:after="0"/>
        <w:rPr>
          <w:rFonts w:ascii="Georgia" w:hAnsi="Georgia" w:cs="Times New Roman"/>
          <w:sz w:val="21"/>
          <w:szCs w:val="21"/>
          <w:lang w:val="en-US"/>
        </w:rPr>
      </w:pPr>
    </w:p>
    <w:p w14:paraId="0F705824" w14:textId="50F16496" w:rsidR="00E65B09" w:rsidRDefault="00E65B09" w:rsidP="00590834">
      <w:pPr>
        <w:spacing w:after="0"/>
        <w:rPr>
          <w:rFonts w:ascii="Georgia" w:hAnsi="Georgia" w:cs="Times New Roman"/>
          <w:b/>
          <w:sz w:val="21"/>
          <w:szCs w:val="21"/>
          <w:lang w:val="en-US"/>
        </w:rPr>
      </w:pPr>
      <w:r w:rsidRPr="00E65B09">
        <w:rPr>
          <w:rFonts w:ascii="Georgia" w:hAnsi="Georgia" w:cs="Times New Roman"/>
          <w:b/>
          <w:sz w:val="21"/>
          <w:szCs w:val="21"/>
          <w:lang w:val="en-US"/>
        </w:rPr>
        <w:t xml:space="preserve">Application for </w:t>
      </w:r>
      <w:r w:rsidR="005B2CB5">
        <w:rPr>
          <w:rFonts w:ascii="Georgia" w:hAnsi="Georgia" w:cs="Times New Roman"/>
          <w:b/>
          <w:sz w:val="21"/>
          <w:szCs w:val="21"/>
          <w:lang w:val="en-US"/>
        </w:rPr>
        <w:t>XYZ</w:t>
      </w:r>
      <w:r w:rsidRPr="00E65B09">
        <w:rPr>
          <w:rFonts w:ascii="Georgia" w:hAnsi="Georgia" w:cs="Times New Roman"/>
          <w:b/>
          <w:sz w:val="21"/>
          <w:szCs w:val="21"/>
          <w:lang w:val="en-US"/>
        </w:rPr>
        <w:t xml:space="preserve"> Spring Insight </w:t>
      </w:r>
      <w:proofErr w:type="spellStart"/>
      <w:r w:rsidRPr="00E65B09">
        <w:rPr>
          <w:rFonts w:ascii="Georgia" w:hAnsi="Georgia" w:cs="Times New Roman"/>
          <w:b/>
          <w:sz w:val="21"/>
          <w:szCs w:val="21"/>
          <w:lang w:val="en-US"/>
        </w:rPr>
        <w:t>Programm</w:t>
      </w:r>
      <w:proofErr w:type="spellEnd"/>
      <w:r w:rsidRPr="00E65B09">
        <w:rPr>
          <w:rFonts w:ascii="Georgia" w:hAnsi="Georgia" w:cs="Times New Roman"/>
          <w:b/>
          <w:sz w:val="21"/>
          <w:szCs w:val="21"/>
          <w:lang w:val="en-US"/>
        </w:rPr>
        <w:t xml:space="preserve"> 202</w:t>
      </w:r>
      <w:r w:rsidR="000D028D">
        <w:rPr>
          <w:rFonts w:ascii="Georgia" w:hAnsi="Georgia" w:cs="Times New Roman"/>
          <w:b/>
          <w:sz w:val="21"/>
          <w:szCs w:val="21"/>
          <w:lang w:val="en-US"/>
        </w:rPr>
        <w:t>4</w:t>
      </w:r>
    </w:p>
    <w:p w14:paraId="0098600D" w14:textId="37FA1124" w:rsidR="000A5AB8" w:rsidRPr="00E65B09" w:rsidRDefault="00E65B09" w:rsidP="00590834">
      <w:pPr>
        <w:spacing w:after="0"/>
        <w:rPr>
          <w:rFonts w:ascii="Georgia" w:hAnsi="Georgia" w:cs="Times New Roman"/>
          <w:b/>
          <w:sz w:val="21"/>
          <w:szCs w:val="21"/>
          <w:lang w:val="en-US"/>
        </w:rPr>
      </w:pPr>
      <w:r>
        <w:rPr>
          <w:rFonts w:ascii="Georgia" w:hAnsi="Georgia" w:cs="Times New Roman"/>
          <w:b/>
          <w:sz w:val="21"/>
          <w:szCs w:val="21"/>
          <w:lang w:val="en-US"/>
        </w:rPr>
        <w:t>Investment Banking Division</w:t>
      </w:r>
    </w:p>
    <w:p w14:paraId="70A974D0" w14:textId="3277D60F" w:rsidR="000A5AB8" w:rsidRPr="00E65B09" w:rsidRDefault="000A5AB8" w:rsidP="000A5AB8">
      <w:pPr>
        <w:spacing w:after="0"/>
        <w:rPr>
          <w:rFonts w:ascii="Georgia" w:hAnsi="Georgia" w:cs="Times New Roman"/>
          <w:b/>
          <w:sz w:val="21"/>
          <w:szCs w:val="21"/>
          <w:lang w:val="en-US"/>
        </w:rPr>
      </w:pPr>
    </w:p>
    <w:p w14:paraId="16B5E4DA" w14:textId="77777777" w:rsidR="009D3F88" w:rsidRPr="000D028D" w:rsidRDefault="009D3F88" w:rsidP="009D3F88">
      <w:pPr>
        <w:spacing w:after="0"/>
        <w:jc w:val="both"/>
        <w:rPr>
          <w:rFonts w:ascii="Georgia" w:hAnsi="Georgia" w:cs="Times New Roman"/>
          <w:sz w:val="21"/>
          <w:szCs w:val="21"/>
          <w:lang w:val="en-US"/>
        </w:rPr>
      </w:pPr>
      <w:bookmarkStart w:id="0" w:name="OLE_LINK1"/>
      <w:bookmarkStart w:id="1" w:name="OLE_LINK2"/>
      <w:r w:rsidRPr="000D028D">
        <w:rPr>
          <w:rFonts w:ascii="Georgia" w:hAnsi="Georgia" w:cs="Times New Roman"/>
          <w:sz w:val="21"/>
          <w:szCs w:val="21"/>
          <w:lang w:val="en-US"/>
        </w:rPr>
        <w:t xml:space="preserve">Dear Sir or Madame, </w:t>
      </w:r>
    </w:p>
    <w:p w14:paraId="5B194C19" w14:textId="77777777" w:rsidR="009D3F88" w:rsidRPr="000D028D" w:rsidRDefault="009D3F88" w:rsidP="009D3F88">
      <w:pPr>
        <w:spacing w:after="0"/>
        <w:jc w:val="both"/>
        <w:rPr>
          <w:rFonts w:ascii="Georgia" w:hAnsi="Georgia" w:cs="Times New Roman"/>
          <w:sz w:val="21"/>
          <w:szCs w:val="21"/>
          <w:lang w:val="en-US"/>
        </w:rPr>
      </w:pPr>
    </w:p>
    <w:bookmarkEnd w:id="0"/>
    <w:bookmarkEnd w:id="1"/>
    <w:p w14:paraId="235C9C12" w14:textId="58680F97" w:rsidR="00CA4E66" w:rsidRPr="00CA4E66" w:rsidRDefault="00CA4E66" w:rsidP="00CA4E66">
      <w:pPr>
        <w:spacing w:after="0"/>
        <w:jc w:val="both"/>
        <w:rPr>
          <w:rFonts w:ascii="Georgia" w:hAnsi="Georgia" w:cs="Times New Roman"/>
          <w:sz w:val="21"/>
          <w:szCs w:val="21"/>
          <w:lang w:val="en-US"/>
        </w:rPr>
      </w:pPr>
      <w:r w:rsidRPr="00CA4E66">
        <w:rPr>
          <w:rFonts w:ascii="Georgia" w:hAnsi="Georgia" w:cs="Times New Roman"/>
          <w:sz w:val="21"/>
          <w:szCs w:val="21"/>
          <w:lang w:val="en-US"/>
        </w:rPr>
        <w:t>since I was a teenager, I</w:t>
      </w:r>
      <w:ins w:id="2" w:author="David Döbele" w:date="2023-08-29T22:11:00Z">
        <w:r w:rsidR="001A08D2">
          <w:rPr>
            <w:rFonts w:ascii="Georgia" w:hAnsi="Georgia" w:cs="Times New Roman"/>
            <w:sz w:val="21"/>
            <w:szCs w:val="21"/>
            <w:lang w:val="en-US"/>
          </w:rPr>
          <w:t xml:space="preserve"> ha</w:t>
        </w:r>
      </w:ins>
      <w:del w:id="3" w:author="David Döbele" w:date="2023-08-29T22:11:00Z">
        <w:r w:rsidRPr="00CA4E66" w:rsidDel="001A08D2">
          <w:rPr>
            <w:rFonts w:ascii="Georgia" w:hAnsi="Georgia" w:cs="Times New Roman"/>
            <w:sz w:val="21"/>
            <w:szCs w:val="21"/>
            <w:lang w:val="en-US"/>
          </w:rPr>
          <w:delText>’</w:delText>
        </w:r>
      </w:del>
      <w:r w:rsidRPr="00CA4E66">
        <w:rPr>
          <w:rFonts w:ascii="Georgia" w:hAnsi="Georgia" w:cs="Times New Roman"/>
          <w:sz w:val="21"/>
          <w:szCs w:val="21"/>
          <w:lang w:val="en-US"/>
        </w:rPr>
        <w:t xml:space="preserve">ve always been interested in business and the ever-changing and evolving world of the economy. For me, working in the Investment banking division at </w:t>
      </w:r>
      <w:proofErr w:type="spellStart"/>
      <w:r w:rsidRPr="00CA4E66">
        <w:rPr>
          <w:rFonts w:ascii="Georgia" w:hAnsi="Georgia" w:cs="Times New Roman"/>
          <w:sz w:val="21"/>
          <w:szCs w:val="21"/>
          <w:lang w:val="en-US"/>
        </w:rPr>
        <w:t>xyz</w:t>
      </w:r>
      <w:proofErr w:type="spellEnd"/>
      <w:r w:rsidRPr="00CA4E66">
        <w:rPr>
          <w:rFonts w:ascii="Georgia" w:hAnsi="Georgia" w:cs="Times New Roman"/>
          <w:sz w:val="21"/>
          <w:szCs w:val="21"/>
          <w:lang w:val="en-US"/>
        </w:rPr>
        <w:t xml:space="preserve"> means working in a fast-paced environment, working with other very ambitious people, and learning from </w:t>
      </w:r>
      <w:del w:id="4" w:author="David Döbele" w:date="2023-08-29T22:12:00Z">
        <w:r w:rsidRPr="00CA4E66" w:rsidDel="001A08D2">
          <w:rPr>
            <w:rFonts w:ascii="Georgia" w:hAnsi="Georgia" w:cs="Times New Roman"/>
            <w:sz w:val="21"/>
            <w:szCs w:val="21"/>
            <w:lang w:val="en-US"/>
          </w:rPr>
          <w:delText xml:space="preserve">the </w:delText>
        </w:r>
      </w:del>
      <w:r w:rsidRPr="00CA4E66">
        <w:rPr>
          <w:rFonts w:ascii="Georgia" w:hAnsi="Georgia" w:cs="Times New Roman"/>
          <w:sz w:val="21"/>
          <w:szCs w:val="21"/>
          <w:lang w:val="en-US"/>
        </w:rPr>
        <w:t xml:space="preserve">leading industry professionals. These are things that I am really looking forward to because I have recognized through my internship at KPMG and the founding of my own company at the age of 16 that a demanding and fast environment suits me best. Working on important M&amp;A transactions thrills me since they can be crucial for companies to reach their targets, or sometimes they are the only possible way for some to survive. Therefore, being part of such transactions brings a high level of responsibility, stimulation, and the probability of creating significant value for the client, the firm and the whole economy. </w:t>
      </w:r>
    </w:p>
    <w:p w14:paraId="32DC2E1D" w14:textId="77777777" w:rsidR="00CA4E66" w:rsidRPr="00CA4E66" w:rsidRDefault="00CA4E66" w:rsidP="00CA4E66">
      <w:pPr>
        <w:spacing w:after="0"/>
        <w:jc w:val="both"/>
        <w:rPr>
          <w:rFonts w:ascii="Georgia" w:hAnsi="Georgia" w:cs="Times New Roman"/>
          <w:sz w:val="21"/>
          <w:szCs w:val="21"/>
          <w:lang w:val="en-US"/>
        </w:rPr>
      </w:pPr>
    </w:p>
    <w:p w14:paraId="43E1E4A1" w14:textId="1AA6AA02" w:rsidR="00CA4E66" w:rsidRPr="00CA4E66" w:rsidRDefault="00CA4E66" w:rsidP="00CA4E66">
      <w:pPr>
        <w:spacing w:after="0"/>
        <w:jc w:val="both"/>
        <w:rPr>
          <w:rFonts w:ascii="Georgia" w:hAnsi="Georgia" w:cs="Times New Roman"/>
          <w:sz w:val="21"/>
          <w:szCs w:val="21"/>
          <w:lang w:val="en-US"/>
        </w:rPr>
      </w:pPr>
      <w:proofErr w:type="gramStart"/>
      <w:r w:rsidRPr="00CA4E66">
        <w:rPr>
          <w:rFonts w:ascii="Georgia" w:hAnsi="Georgia" w:cs="Times New Roman"/>
          <w:sz w:val="21"/>
          <w:szCs w:val="21"/>
          <w:lang w:val="en-US"/>
        </w:rPr>
        <w:t>By founding my own company, which</w:t>
      </w:r>
      <w:proofErr w:type="gramEnd"/>
      <w:r w:rsidRPr="00CA4E66">
        <w:rPr>
          <w:rFonts w:ascii="Georgia" w:hAnsi="Georgia" w:cs="Times New Roman"/>
          <w:sz w:val="21"/>
          <w:szCs w:val="21"/>
          <w:lang w:val="en-US"/>
        </w:rPr>
        <w:t xml:space="preserve"> mostly sold custom products to large B2B clients, I have developed a great understanding of companies and their needs. I am inquisitive about learning more about other business models and how value can be created for them. One of the achievements of my company I am most proud of is having increased the revenue of my biggest client, a German insurance corporation, by more than 1.3 million euros with the help of my product. This wouldn’t have been possible without deep research and knowledge of the market. In my internship at KPMG, I showed my capability to be a great team player, which is crucial for maintaining a good team spirit, especially when handling tight deadlines and complex challenges. One of the partners has also complimented me on my ability to learn fast and show strong attention to detail in an analytical and numerical work field</w:t>
      </w:r>
      <w:del w:id="5" w:author="David Döbele" w:date="2023-08-29T22:13:00Z">
        <w:r w:rsidRPr="00CA4E66" w:rsidDel="001A08D2">
          <w:rPr>
            <w:rFonts w:ascii="Georgia" w:hAnsi="Georgia" w:cs="Times New Roman"/>
            <w:sz w:val="21"/>
            <w:szCs w:val="21"/>
            <w:lang w:val="en-US"/>
          </w:rPr>
          <w:delText xml:space="preserve">. When </w:delText>
        </w:r>
      </w:del>
      <w:ins w:id="6" w:author="David Döbele" w:date="2023-08-29T22:13:00Z">
        <w:r w:rsidR="001A08D2">
          <w:rPr>
            <w:rFonts w:ascii="Georgia" w:hAnsi="Georgia" w:cs="Times New Roman"/>
            <w:sz w:val="21"/>
            <w:szCs w:val="21"/>
            <w:lang w:val="en-US"/>
          </w:rPr>
          <w:t xml:space="preserve">, </w:t>
        </w:r>
        <w:proofErr w:type="spellStart"/>
        <w:r w:rsidR="001A08D2">
          <w:rPr>
            <w:rFonts w:ascii="Georgia" w:hAnsi="Georgia" w:cs="Times New Roman"/>
            <w:sz w:val="21"/>
            <w:szCs w:val="21"/>
            <w:lang w:val="en-US"/>
          </w:rPr>
          <w:t xml:space="preserve">when </w:t>
        </w:r>
      </w:ins>
      <w:r w:rsidRPr="00CA4E66">
        <w:rPr>
          <w:rFonts w:ascii="Georgia" w:hAnsi="Georgia" w:cs="Times New Roman"/>
          <w:sz w:val="21"/>
          <w:szCs w:val="21"/>
          <w:lang w:val="en-US"/>
        </w:rPr>
        <w:t>fo</w:t>
      </w:r>
      <w:proofErr w:type="spellEnd"/>
      <w:r w:rsidRPr="00CA4E66">
        <w:rPr>
          <w:rFonts w:ascii="Georgia" w:hAnsi="Georgia" w:cs="Times New Roman"/>
          <w:sz w:val="21"/>
          <w:szCs w:val="21"/>
          <w:lang w:val="en-US"/>
        </w:rPr>
        <w:t xml:space="preserve">r example working on valuation models for commercial real estate assets worth more than 1 billion Euros. Because of my strong interest in Finance, I have chosen to start my </w:t>
      </w:r>
      <w:proofErr w:type="gramStart"/>
      <w:r w:rsidRPr="00CA4E66">
        <w:rPr>
          <w:rFonts w:ascii="Georgia" w:hAnsi="Georgia" w:cs="Times New Roman"/>
          <w:sz w:val="21"/>
          <w:szCs w:val="21"/>
          <w:lang w:val="en-US"/>
        </w:rPr>
        <w:t>Bachelor in Business Administration</w:t>
      </w:r>
      <w:proofErr w:type="gramEnd"/>
      <w:r w:rsidRPr="00CA4E66">
        <w:rPr>
          <w:rFonts w:ascii="Georgia" w:hAnsi="Georgia" w:cs="Times New Roman"/>
          <w:sz w:val="21"/>
          <w:szCs w:val="21"/>
          <w:lang w:val="en-US"/>
        </w:rPr>
        <w:t xml:space="preserve"> this year at the University of St. Gallen. I have chosen the University of St. Gallen because of its strong relationships and business contacts with the finance industry, as well as the highly ambitious students at the University. Combining that, I am confident that this decision will help me achieve my goals.</w:t>
      </w:r>
    </w:p>
    <w:p w14:paraId="4C0CC303" w14:textId="77777777" w:rsidR="00CA4E66" w:rsidRPr="00CA4E66" w:rsidRDefault="00CA4E66" w:rsidP="00CA4E66">
      <w:pPr>
        <w:spacing w:after="0"/>
        <w:jc w:val="both"/>
        <w:rPr>
          <w:rFonts w:ascii="Georgia" w:hAnsi="Georgia" w:cs="Times New Roman"/>
          <w:sz w:val="21"/>
          <w:szCs w:val="21"/>
          <w:lang w:val="en-US"/>
        </w:rPr>
      </w:pPr>
    </w:p>
    <w:p w14:paraId="20A231B8" w14:textId="77777777" w:rsidR="00CA4E66" w:rsidRPr="001A08D2" w:rsidRDefault="00CA4E66" w:rsidP="00CA4E66">
      <w:pPr>
        <w:spacing w:after="0"/>
        <w:jc w:val="both"/>
        <w:rPr>
          <w:rFonts w:ascii="Georgia" w:hAnsi="Georgia" w:cs="Times New Roman"/>
          <w:sz w:val="21"/>
          <w:szCs w:val="21"/>
          <w:rPrChange w:id="7"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8" w:author="David Döbele" w:date="2023-08-29T22:11:00Z">
            <w:rPr>
              <w:rFonts w:ascii="Georgia" w:hAnsi="Georgia" w:cs="Times New Roman"/>
              <w:sz w:val="21"/>
              <w:szCs w:val="21"/>
              <w:lang w:val="en-US"/>
            </w:rPr>
          </w:rPrChange>
        </w:rPr>
        <w:t>Dritter Absatz</w:t>
      </w:r>
    </w:p>
    <w:p w14:paraId="095A1B57" w14:textId="77777777" w:rsidR="00CA4E66" w:rsidRPr="001A08D2" w:rsidRDefault="00CA4E66" w:rsidP="00CA4E66">
      <w:pPr>
        <w:spacing w:after="0"/>
        <w:jc w:val="both"/>
        <w:rPr>
          <w:rFonts w:ascii="Georgia" w:hAnsi="Georgia" w:cs="Times New Roman"/>
          <w:sz w:val="21"/>
          <w:szCs w:val="21"/>
          <w:rPrChange w:id="9"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10" w:author="David Döbele" w:date="2023-08-29T22:11:00Z">
            <w:rPr>
              <w:rFonts w:ascii="Georgia" w:hAnsi="Georgia" w:cs="Times New Roman"/>
              <w:sz w:val="21"/>
              <w:szCs w:val="21"/>
              <w:lang w:val="en-US"/>
            </w:rPr>
          </w:rPrChange>
        </w:rPr>
        <w:t>Dritter Absatz</w:t>
      </w:r>
    </w:p>
    <w:p w14:paraId="60D7949F" w14:textId="77777777" w:rsidR="00CA4E66" w:rsidRPr="001A08D2" w:rsidRDefault="00CA4E66" w:rsidP="00CA4E66">
      <w:pPr>
        <w:spacing w:after="0"/>
        <w:jc w:val="both"/>
        <w:rPr>
          <w:rFonts w:ascii="Georgia" w:hAnsi="Georgia" w:cs="Times New Roman"/>
          <w:sz w:val="21"/>
          <w:szCs w:val="21"/>
          <w:rPrChange w:id="11"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12" w:author="David Döbele" w:date="2023-08-29T22:11:00Z">
            <w:rPr>
              <w:rFonts w:ascii="Georgia" w:hAnsi="Georgia" w:cs="Times New Roman"/>
              <w:sz w:val="21"/>
              <w:szCs w:val="21"/>
              <w:lang w:val="en-US"/>
            </w:rPr>
          </w:rPrChange>
        </w:rPr>
        <w:t>Dritter Absatz</w:t>
      </w:r>
    </w:p>
    <w:p w14:paraId="496D848F" w14:textId="77777777" w:rsidR="00CA4E66" w:rsidRPr="001A08D2" w:rsidRDefault="00CA4E66" w:rsidP="00CA4E66">
      <w:pPr>
        <w:spacing w:after="0"/>
        <w:jc w:val="both"/>
        <w:rPr>
          <w:rFonts w:ascii="Georgia" w:hAnsi="Georgia" w:cs="Times New Roman"/>
          <w:sz w:val="21"/>
          <w:szCs w:val="21"/>
          <w:rPrChange w:id="13"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14" w:author="David Döbele" w:date="2023-08-29T22:11:00Z">
            <w:rPr>
              <w:rFonts w:ascii="Georgia" w:hAnsi="Georgia" w:cs="Times New Roman"/>
              <w:sz w:val="21"/>
              <w:szCs w:val="21"/>
              <w:lang w:val="en-US"/>
            </w:rPr>
          </w:rPrChange>
        </w:rPr>
        <w:t>Dritter Absatz</w:t>
      </w:r>
    </w:p>
    <w:p w14:paraId="098331E7" w14:textId="77777777" w:rsidR="00CA4E66" w:rsidRPr="001A08D2" w:rsidRDefault="00CA4E66" w:rsidP="00CA4E66">
      <w:pPr>
        <w:spacing w:after="0"/>
        <w:jc w:val="both"/>
        <w:rPr>
          <w:rFonts w:ascii="Georgia" w:hAnsi="Georgia" w:cs="Times New Roman"/>
          <w:sz w:val="21"/>
          <w:szCs w:val="21"/>
          <w:rPrChange w:id="15"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16" w:author="David Döbele" w:date="2023-08-29T22:11:00Z">
            <w:rPr>
              <w:rFonts w:ascii="Georgia" w:hAnsi="Georgia" w:cs="Times New Roman"/>
              <w:sz w:val="21"/>
              <w:szCs w:val="21"/>
              <w:lang w:val="en-US"/>
            </w:rPr>
          </w:rPrChange>
        </w:rPr>
        <w:t>Dritter Absatz</w:t>
      </w:r>
    </w:p>
    <w:p w14:paraId="091E1721" w14:textId="77777777" w:rsidR="00CA4E66" w:rsidRPr="001A08D2" w:rsidRDefault="00CA4E66" w:rsidP="00CA4E66">
      <w:pPr>
        <w:spacing w:after="0"/>
        <w:jc w:val="both"/>
        <w:rPr>
          <w:rFonts w:ascii="Georgia" w:hAnsi="Georgia" w:cs="Times New Roman"/>
          <w:sz w:val="21"/>
          <w:szCs w:val="21"/>
          <w:rPrChange w:id="17"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18" w:author="David Döbele" w:date="2023-08-29T22:11:00Z">
            <w:rPr>
              <w:rFonts w:ascii="Georgia" w:hAnsi="Georgia" w:cs="Times New Roman"/>
              <w:sz w:val="21"/>
              <w:szCs w:val="21"/>
              <w:lang w:val="en-US"/>
            </w:rPr>
          </w:rPrChange>
        </w:rPr>
        <w:t>Dritter Absatz</w:t>
      </w:r>
    </w:p>
    <w:p w14:paraId="626A06E8" w14:textId="77777777" w:rsidR="00CA4E66" w:rsidRPr="001A08D2" w:rsidRDefault="00CA4E66" w:rsidP="00CA4E66">
      <w:pPr>
        <w:spacing w:after="0"/>
        <w:jc w:val="both"/>
        <w:rPr>
          <w:rFonts w:ascii="Georgia" w:hAnsi="Georgia" w:cs="Times New Roman"/>
          <w:sz w:val="21"/>
          <w:szCs w:val="21"/>
          <w:rPrChange w:id="19"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20" w:author="David Döbele" w:date="2023-08-29T22:11:00Z">
            <w:rPr>
              <w:rFonts w:ascii="Georgia" w:hAnsi="Georgia" w:cs="Times New Roman"/>
              <w:sz w:val="21"/>
              <w:szCs w:val="21"/>
              <w:lang w:val="en-US"/>
            </w:rPr>
          </w:rPrChange>
        </w:rPr>
        <w:t>Dritter Absatz</w:t>
      </w:r>
    </w:p>
    <w:p w14:paraId="1897DBC8" w14:textId="77777777" w:rsidR="00CA4E66" w:rsidRPr="001A08D2" w:rsidRDefault="00CA4E66" w:rsidP="00CA4E66">
      <w:pPr>
        <w:spacing w:after="0"/>
        <w:jc w:val="both"/>
        <w:rPr>
          <w:rFonts w:ascii="Georgia" w:hAnsi="Georgia" w:cs="Times New Roman"/>
          <w:sz w:val="21"/>
          <w:szCs w:val="21"/>
          <w:rPrChange w:id="21"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22" w:author="David Döbele" w:date="2023-08-29T22:11:00Z">
            <w:rPr>
              <w:rFonts w:ascii="Georgia" w:hAnsi="Georgia" w:cs="Times New Roman"/>
              <w:sz w:val="21"/>
              <w:szCs w:val="21"/>
              <w:lang w:val="en-US"/>
            </w:rPr>
          </w:rPrChange>
        </w:rPr>
        <w:t>Dritter Absatz</w:t>
      </w:r>
    </w:p>
    <w:p w14:paraId="14D757E8" w14:textId="77777777" w:rsidR="00CA4E66" w:rsidRPr="001A08D2" w:rsidRDefault="00CA4E66" w:rsidP="00CA4E66">
      <w:pPr>
        <w:spacing w:after="0"/>
        <w:jc w:val="both"/>
        <w:rPr>
          <w:rFonts w:ascii="Georgia" w:hAnsi="Georgia" w:cs="Times New Roman"/>
          <w:sz w:val="21"/>
          <w:szCs w:val="21"/>
          <w:rPrChange w:id="23" w:author="David Döbele" w:date="2023-08-29T22:11:00Z">
            <w:rPr>
              <w:rFonts w:ascii="Georgia" w:hAnsi="Georgia" w:cs="Times New Roman"/>
              <w:sz w:val="21"/>
              <w:szCs w:val="21"/>
              <w:lang w:val="en-US"/>
            </w:rPr>
          </w:rPrChange>
        </w:rPr>
      </w:pPr>
      <w:r w:rsidRPr="001A08D2">
        <w:rPr>
          <w:rFonts w:ascii="Georgia" w:hAnsi="Georgia" w:cs="Times New Roman"/>
          <w:sz w:val="21"/>
          <w:szCs w:val="21"/>
          <w:rPrChange w:id="24" w:author="David Döbele" w:date="2023-08-29T22:11:00Z">
            <w:rPr>
              <w:rFonts w:ascii="Georgia" w:hAnsi="Georgia" w:cs="Times New Roman"/>
              <w:sz w:val="21"/>
              <w:szCs w:val="21"/>
              <w:lang w:val="en-US"/>
            </w:rPr>
          </w:rPrChange>
        </w:rPr>
        <w:t>Dritter Absatz</w:t>
      </w:r>
    </w:p>
    <w:p w14:paraId="2454275D" w14:textId="77777777" w:rsidR="00CA4E66" w:rsidRPr="00CA4E66" w:rsidRDefault="00CA4E66" w:rsidP="00CA4E66">
      <w:pPr>
        <w:spacing w:after="0"/>
        <w:jc w:val="both"/>
        <w:rPr>
          <w:rFonts w:ascii="Georgia" w:hAnsi="Georgia" w:cs="Times New Roman"/>
          <w:sz w:val="21"/>
          <w:szCs w:val="21"/>
          <w:lang w:val="en-US"/>
        </w:rPr>
      </w:pPr>
      <w:proofErr w:type="spellStart"/>
      <w:r w:rsidRPr="00CA4E66">
        <w:rPr>
          <w:rFonts w:ascii="Georgia" w:hAnsi="Georgia" w:cs="Times New Roman"/>
          <w:sz w:val="21"/>
          <w:szCs w:val="21"/>
          <w:lang w:val="en-US"/>
        </w:rPr>
        <w:t>Dritter</w:t>
      </w:r>
      <w:proofErr w:type="spellEnd"/>
      <w:r w:rsidRPr="00CA4E66">
        <w:rPr>
          <w:rFonts w:ascii="Georgia" w:hAnsi="Georgia" w:cs="Times New Roman"/>
          <w:sz w:val="21"/>
          <w:szCs w:val="21"/>
          <w:lang w:val="en-US"/>
        </w:rPr>
        <w:t xml:space="preserve"> </w:t>
      </w:r>
      <w:proofErr w:type="spellStart"/>
      <w:r w:rsidRPr="00CA4E66">
        <w:rPr>
          <w:rFonts w:ascii="Georgia" w:hAnsi="Georgia" w:cs="Times New Roman"/>
          <w:sz w:val="21"/>
          <w:szCs w:val="21"/>
          <w:lang w:val="en-US"/>
        </w:rPr>
        <w:t>Absatz</w:t>
      </w:r>
      <w:proofErr w:type="spellEnd"/>
    </w:p>
    <w:p w14:paraId="4B76EA95" w14:textId="77777777" w:rsidR="00CA4E66" w:rsidRPr="00CA4E66" w:rsidRDefault="00CA4E66" w:rsidP="00CA4E66">
      <w:pPr>
        <w:spacing w:after="0"/>
        <w:jc w:val="both"/>
        <w:rPr>
          <w:rFonts w:ascii="Georgia" w:hAnsi="Georgia" w:cs="Times New Roman"/>
          <w:sz w:val="21"/>
          <w:szCs w:val="21"/>
          <w:lang w:val="en-US"/>
        </w:rPr>
      </w:pPr>
    </w:p>
    <w:p w14:paraId="2C124121" w14:textId="141E6345" w:rsidR="00CA4E66" w:rsidRPr="00CA4E66" w:rsidRDefault="00CA4E66" w:rsidP="00CA4E66">
      <w:pPr>
        <w:spacing w:after="0"/>
        <w:jc w:val="both"/>
        <w:rPr>
          <w:rFonts w:ascii="Georgia" w:hAnsi="Georgia" w:cs="Times New Roman"/>
          <w:sz w:val="21"/>
          <w:szCs w:val="21"/>
          <w:lang w:val="en-US"/>
        </w:rPr>
      </w:pPr>
      <w:r w:rsidRPr="00CA4E66">
        <w:rPr>
          <w:rFonts w:ascii="Georgia" w:hAnsi="Georgia" w:cs="Times New Roman"/>
          <w:sz w:val="21"/>
          <w:szCs w:val="21"/>
          <w:lang w:val="en-US"/>
        </w:rPr>
        <w:t xml:space="preserve">I am confident that I will excel at the </w:t>
      </w:r>
      <w:proofErr w:type="spellStart"/>
      <w:r w:rsidR="00D629A4">
        <w:rPr>
          <w:rFonts w:ascii="Georgia" w:hAnsi="Georgia" w:cs="Times New Roman"/>
          <w:sz w:val="21"/>
          <w:szCs w:val="21"/>
          <w:lang w:val="en-US"/>
        </w:rPr>
        <w:t>xyz</w:t>
      </w:r>
      <w:proofErr w:type="spellEnd"/>
      <w:r w:rsidRPr="00CA4E66">
        <w:rPr>
          <w:rFonts w:ascii="Georgia" w:hAnsi="Georgia" w:cs="Times New Roman"/>
          <w:sz w:val="21"/>
          <w:szCs w:val="21"/>
          <w:lang w:val="en-US"/>
        </w:rPr>
        <w:t xml:space="preserve"> spring insight program because it enables me to combine my analytical and numerical skills with entrepreneurial thinking and inquisitiveness. </w:t>
      </w:r>
    </w:p>
    <w:p w14:paraId="53595126" w14:textId="77777777" w:rsidR="00CA4E66" w:rsidRPr="00CA4E66" w:rsidRDefault="00CA4E66" w:rsidP="00CA4E66">
      <w:pPr>
        <w:spacing w:after="0"/>
        <w:jc w:val="both"/>
        <w:rPr>
          <w:rFonts w:ascii="Georgia" w:hAnsi="Georgia" w:cs="Times New Roman"/>
          <w:sz w:val="21"/>
          <w:szCs w:val="21"/>
          <w:lang w:val="en-US"/>
        </w:rPr>
      </w:pPr>
      <w:r w:rsidRPr="00CA4E66">
        <w:rPr>
          <w:rFonts w:ascii="Georgia" w:hAnsi="Georgia" w:cs="Times New Roman"/>
          <w:sz w:val="21"/>
          <w:szCs w:val="21"/>
          <w:lang w:val="en-US"/>
        </w:rPr>
        <w:t>That combination distinguishes me from many candidates and allows me to contribute nicely to the program.</w:t>
      </w:r>
    </w:p>
    <w:p w14:paraId="248B078E" w14:textId="77777777" w:rsidR="00CA4E66" w:rsidRPr="00CA4E66" w:rsidRDefault="00CA4E66" w:rsidP="00CA4E66">
      <w:pPr>
        <w:spacing w:after="0"/>
        <w:jc w:val="both"/>
        <w:rPr>
          <w:rFonts w:ascii="Georgia" w:hAnsi="Georgia" w:cs="Times New Roman"/>
          <w:sz w:val="21"/>
          <w:szCs w:val="21"/>
          <w:lang w:val="en-US"/>
        </w:rPr>
      </w:pPr>
    </w:p>
    <w:p w14:paraId="04ADA9E2" w14:textId="77777777" w:rsidR="00CA4E66" w:rsidRPr="00CA4E66" w:rsidRDefault="00CA4E66" w:rsidP="00CA4E66">
      <w:pPr>
        <w:spacing w:after="0"/>
        <w:jc w:val="both"/>
        <w:rPr>
          <w:rFonts w:ascii="Georgia" w:hAnsi="Georgia" w:cs="Times New Roman"/>
          <w:sz w:val="21"/>
          <w:szCs w:val="21"/>
          <w:lang w:val="en-US"/>
        </w:rPr>
      </w:pPr>
      <w:r w:rsidRPr="00CA4E66">
        <w:rPr>
          <w:rFonts w:ascii="Georgia" w:hAnsi="Georgia" w:cs="Times New Roman"/>
          <w:sz w:val="21"/>
          <w:szCs w:val="21"/>
          <w:lang w:val="en-US"/>
        </w:rPr>
        <w:t>Yours sincerely,</w:t>
      </w:r>
    </w:p>
    <w:p w14:paraId="3BDB02BA" w14:textId="155AE7AB" w:rsidR="00BB3512" w:rsidRPr="00CA4E66" w:rsidRDefault="00CA4E66" w:rsidP="00CA4E66">
      <w:pPr>
        <w:spacing w:after="0"/>
        <w:jc w:val="both"/>
        <w:rPr>
          <w:rFonts w:ascii="Georgia" w:hAnsi="Georgia" w:cs="Times New Roman"/>
          <w:sz w:val="21"/>
          <w:szCs w:val="21"/>
          <w:lang w:val="en-US"/>
        </w:rPr>
      </w:pPr>
      <w:r w:rsidRPr="00CA4E66">
        <w:rPr>
          <w:rFonts w:ascii="Georgia" w:hAnsi="Georgia" w:cs="Times New Roman"/>
          <w:sz w:val="21"/>
          <w:szCs w:val="21"/>
          <w:lang w:val="en-US"/>
        </w:rPr>
        <w:t xml:space="preserve">Max </w:t>
      </w:r>
      <w:proofErr w:type="spellStart"/>
      <w:r w:rsidRPr="00CA4E66">
        <w:rPr>
          <w:rFonts w:ascii="Georgia" w:hAnsi="Georgia" w:cs="Times New Roman"/>
          <w:sz w:val="21"/>
          <w:szCs w:val="21"/>
          <w:lang w:val="en-US"/>
        </w:rPr>
        <w:t>Mustermann</w:t>
      </w:r>
      <w:proofErr w:type="spellEnd"/>
    </w:p>
    <w:sectPr w:rsidR="00BB3512" w:rsidRPr="00CA4E66"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D028D"/>
    <w:rsid w:val="000F371C"/>
    <w:rsid w:val="00117F83"/>
    <w:rsid w:val="00134EE5"/>
    <w:rsid w:val="00146C8E"/>
    <w:rsid w:val="00151AB8"/>
    <w:rsid w:val="00152DF9"/>
    <w:rsid w:val="00156A98"/>
    <w:rsid w:val="001669DB"/>
    <w:rsid w:val="00170F32"/>
    <w:rsid w:val="00171D11"/>
    <w:rsid w:val="001819B1"/>
    <w:rsid w:val="00186B6B"/>
    <w:rsid w:val="001A08D2"/>
    <w:rsid w:val="001A4522"/>
    <w:rsid w:val="001C17FC"/>
    <w:rsid w:val="001D079A"/>
    <w:rsid w:val="001E0088"/>
    <w:rsid w:val="001E0903"/>
    <w:rsid w:val="001E1EE7"/>
    <w:rsid w:val="00203578"/>
    <w:rsid w:val="002042CB"/>
    <w:rsid w:val="002062F6"/>
    <w:rsid w:val="00212042"/>
    <w:rsid w:val="002213EE"/>
    <w:rsid w:val="0023683A"/>
    <w:rsid w:val="002414A3"/>
    <w:rsid w:val="002467A0"/>
    <w:rsid w:val="002536DC"/>
    <w:rsid w:val="00255EC1"/>
    <w:rsid w:val="00257D2A"/>
    <w:rsid w:val="00264191"/>
    <w:rsid w:val="0027047C"/>
    <w:rsid w:val="002708C2"/>
    <w:rsid w:val="00274324"/>
    <w:rsid w:val="002A47DC"/>
    <w:rsid w:val="002A5B9F"/>
    <w:rsid w:val="002C0049"/>
    <w:rsid w:val="002D309E"/>
    <w:rsid w:val="002D594E"/>
    <w:rsid w:val="002E39B8"/>
    <w:rsid w:val="002F1C98"/>
    <w:rsid w:val="002F51FA"/>
    <w:rsid w:val="00311A15"/>
    <w:rsid w:val="003250EA"/>
    <w:rsid w:val="003421B1"/>
    <w:rsid w:val="00353B6E"/>
    <w:rsid w:val="00375D2D"/>
    <w:rsid w:val="00380814"/>
    <w:rsid w:val="003811BC"/>
    <w:rsid w:val="0038671F"/>
    <w:rsid w:val="003947A8"/>
    <w:rsid w:val="003D464F"/>
    <w:rsid w:val="003D506F"/>
    <w:rsid w:val="003D5D1E"/>
    <w:rsid w:val="003F3290"/>
    <w:rsid w:val="003F688C"/>
    <w:rsid w:val="00415608"/>
    <w:rsid w:val="00424CAF"/>
    <w:rsid w:val="00434D23"/>
    <w:rsid w:val="00436A33"/>
    <w:rsid w:val="004403CB"/>
    <w:rsid w:val="00453C2F"/>
    <w:rsid w:val="00454C0B"/>
    <w:rsid w:val="0046226E"/>
    <w:rsid w:val="00474FC2"/>
    <w:rsid w:val="0049179D"/>
    <w:rsid w:val="00492322"/>
    <w:rsid w:val="00492923"/>
    <w:rsid w:val="004A1501"/>
    <w:rsid w:val="004A34F0"/>
    <w:rsid w:val="004A615C"/>
    <w:rsid w:val="004B4510"/>
    <w:rsid w:val="004C156C"/>
    <w:rsid w:val="004C174A"/>
    <w:rsid w:val="00500EFA"/>
    <w:rsid w:val="00503807"/>
    <w:rsid w:val="00506322"/>
    <w:rsid w:val="00507BBD"/>
    <w:rsid w:val="005407D6"/>
    <w:rsid w:val="00542F06"/>
    <w:rsid w:val="00553EC8"/>
    <w:rsid w:val="00557531"/>
    <w:rsid w:val="005705F7"/>
    <w:rsid w:val="00570B1D"/>
    <w:rsid w:val="00574140"/>
    <w:rsid w:val="005762CF"/>
    <w:rsid w:val="005842A0"/>
    <w:rsid w:val="00590834"/>
    <w:rsid w:val="00590B9B"/>
    <w:rsid w:val="00590E7F"/>
    <w:rsid w:val="00593C9C"/>
    <w:rsid w:val="005B231F"/>
    <w:rsid w:val="005B2CB5"/>
    <w:rsid w:val="005C55F7"/>
    <w:rsid w:val="005D7D49"/>
    <w:rsid w:val="005E00BC"/>
    <w:rsid w:val="005E63B8"/>
    <w:rsid w:val="005F03CD"/>
    <w:rsid w:val="005F350B"/>
    <w:rsid w:val="00603752"/>
    <w:rsid w:val="00632F05"/>
    <w:rsid w:val="0063723B"/>
    <w:rsid w:val="00647413"/>
    <w:rsid w:val="006502BE"/>
    <w:rsid w:val="00654057"/>
    <w:rsid w:val="00672ED4"/>
    <w:rsid w:val="006A7895"/>
    <w:rsid w:val="006B1344"/>
    <w:rsid w:val="006B302C"/>
    <w:rsid w:val="006D2592"/>
    <w:rsid w:val="006F58EC"/>
    <w:rsid w:val="00706233"/>
    <w:rsid w:val="007251EA"/>
    <w:rsid w:val="007340D7"/>
    <w:rsid w:val="007472BD"/>
    <w:rsid w:val="00755A3D"/>
    <w:rsid w:val="007675B1"/>
    <w:rsid w:val="00797EF1"/>
    <w:rsid w:val="007A3246"/>
    <w:rsid w:val="007A4497"/>
    <w:rsid w:val="007A64C5"/>
    <w:rsid w:val="007A719D"/>
    <w:rsid w:val="007B1B2B"/>
    <w:rsid w:val="007C59D2"/>
    <w:rsid w:val="007C6110"/>
    <w:rsid w:val="007E4326"/>
    <w:rsid w:val="007F0344"/>
    <w:rsid w:val="007F7EA0"/>
    <w:rsid w:val="008049F7"/>
    <w:rsid w:val="00807293"/>
    <w:rsid w:val="00814014"/>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22D2C"/>
    <w:rsid w:val="00A40D57"/>
    <w:rsid w:val="00A44493"/>
    <w:rsid w:val="00A53760"/>
    <w:rsid w:val="00A932B4"/>
    <w:rsid w:val="00AA2791"/>
    <w:rsid w:val="00AA4C7C"/>
    <w:rsid w:val="00AB4CD0"/>
    <w:rsid w:val="00AC61EE"/>
    <w:rsid w:val="00AC66C4"/>
    <w:rsid w:val="00AC7086"/>
    <w:rsid w:val="00AE26F5"/>
    <w:rsid w:val="00AE3A33"/>
    <w:rsid w:val="00B135CE"/>
    <w:rsid w:val="00B339B8"/>
    <w:rsid w:val="00B346A7"/>
    <w:rsid w:val="00B43970"/>
    <w:rsid w:val="00B50A34"/>
    <w:rsid w:val="00B5167D"/>
    <w:rsid w:val="00B54C38"/>
    <w:rsid w:val="00B5613E"/>
    <w:rsid w:val="00B57CB1"/>
    <w:rsid w:val="00B77DCE"/>
    <w:rsid w:val="00B803F4"/>
    <w:rsid w:val="00B81B0E"/>
    <w:rsid w:val="00B87CA9"/>
    <w:rsid w:val="00B9666E"/>
    <w:rsid w:val="00BB3512"/>
    <w:rsid w:val="00BB3C75"/>
    <w:rsid w:val="00BD65E4"/>
    <w:rsid w:val="00BF522D"/>
    <w:rsid w:val="00C0214A"/>
    <w:rsid w:val="00C030C1"/>
    <w:rsid w:val="00C1562F"/>
    <w:rsid w:val="00C65B85"/>
    <w:rsid w:val="00C6717B"/>
    <w:rsid w:val="00C71380"/>
    <w:rsid w:val="00C71846"/>
    <w:rsid w:val="00C9003C"/>
    <w:rsid w:val="00C97ECA"/>
    <w:rsid w:val="00CA1160"/>
    <w:rsid w:val="00CA4E66"/>
    <w:rsid w:val="00CA702E"/>
    <w:rsid w:val="00CA7350"/>
    <w:rsid w:val="00CB639D"/>
    <w:rsid w:val="00CD5184"/>
    <w:rsid w:val="00CD51E6"/>
    <w:rsid w:val="00CE433B"/>
    <w:rsid w:val="00D30CEA"/>
    <w:rsid w:val="00D629A4"/>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11FB"/>
    <w:rsid w:val="00E62550"/>
    <w:rsid w:val="00E65B09"/>
    <w:rsid w:val="00E83116"/>
    <w:rsid w:val="00E914E5"/>
    <w:rsid w:val="00E91B86"/>
    <w:rsid w:val="00EA6CEC"/>
    <w:rsid w:val="00EA7AC2"/>
    <w:rsid w:val="00EC000C"/>
    <w:rsid w:val="00EF2FD5"/>
    <w:rsid w:val="00F11473"/>
    <w:rsid w:val="00F253C5"/>
    <w:rsid w:val="00F30624"/>
    <w:rsid w:val="00F4717F"/>
    <w:rsid w:val="00F52661"/>
    <w:rsid w:val="00F5301B"/>
    <w:rsid w:val="00F55CE3"/>
    <w:rsid w:val="00F74175"/>
    <w:rsid w:val="00F8291F"/>
    <w:rsid w:val="00F8537C"/>
    <w:rsid w:val="00F92A04"/>
    <w:rsid w:val="00FA4972"/>
    <w:rsid w:val="00FA5291"/>
    <w:rsid w:val="00FC2CDE"/>
    <w:rsid w:val="00FC3D8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1A08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541927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AE4ED8-D484-F841-9C9D-9CF1234E9518}">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2624</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17</cp:revision>
  <dcterms:created xsi:type="dcterms:W3CDTF">2023-08-04T15:09:00Z</dcterms:created>
  <dcterms:modified xsi:type="dcterms:W3CDTF">2023-08-29T19:13:00Z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documentId_2514</vt:lpwstr>
  </property>
  <property fmtid="{D5CDD505-2E9C-101B-9397-08002B2CF9AE}" pid="3" name="grammarly_documentContext">
    <vt:lpwstr>{"goals":[],"domain":"general","emotions":[],"dialect":"british"}</vt:lpwstr>
  </property>
</Properties>
</file>