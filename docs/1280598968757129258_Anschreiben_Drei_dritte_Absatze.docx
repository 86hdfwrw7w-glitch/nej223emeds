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4FF58691" w:rsidR="006D2592" w:rsidRPr="00185851" w:rsidRDefault="00D80CBB" w:rsidP="00185851">
      <w:pPr>
        <w:spacing w:after="0" w:line="240" w:lineRule="auto"/>
        <w:jc w:val="right"/>
        <w:rPr>
          <w:rFonts w:ascii="Arial" w:hAnsi="Arial" w:cs="Arial"/>
          <w:sz w:val="20"/>
          <w:szCs w:val="20"/>
        </w:rPr>
      </w:pPr>
      <w:r w:rsidRPr="00185851">
        <w:rPr>
          <w:rFonts w:ascii="Arial" w:hAnsi="Arial" w:cs="Arial"/>
          <w:sz w:val="20"/>
          <w:szCs w:val="20"/>
        </w:rPr>
        <w:t>Philipp Martin Münst</w:t>
      </w:r>
    </w:p>
    <w:p w14:paraId="2458A2A0" w14:textId="1819DDBB" w:rsidR="00857C6F" w:rsidRPr="00185851" w:rsidRDefault="00D80CBB" w:rsidP="00185851">
      <w:pPr>
        <w:spacing w:after="0" w:line="240" w:lineRule="auto"/>
        <w:jc w:val="right"/>
        <w:rPr>
          <w:rFonts w:ascii="Arial" w:hAnsi="Arial" w:cs="Arial"/>
          <w:sz w:val="20"/>
          <w:szCs w:val="20"/>
        </w:rPr>
      </w:pPr>
      <w:r w:rsidRPr="00185851">
        <w:rPr>
          <w:rFonts w:ascii="Arial" w:hAnsi="Arial" w:cs="Arial"/>
          <w:sz w:val="20"/>
          <w:szCs w:val="20"/>
        </w:rPr>
        <w:t>Erbprinzenstraße 31</w:t>
      </w:r>
    </w:p>
    <w:p w14:paraId="451AEE20" w14:textId="07BCD8B0" w:rsidR="00857C6F" w:rsidRPr="00185851" w:rsidRDefault="00D80CBB" w:rsidP="00185851">
      <w:pPr>
        <w:spacing w:after="0" w:line="240" w:lineRule="auto"/>
        <w:jc w:val="right"/>
        <w:rPr>
          <w:rFonts w:ascii="Arial" w:hAnsi="Arial" w:cs="Arial"/>
          <w:sz w:val="20"/>
          <w:szCs w:val="20"/>
        </w:rPr>
      </w:pPr>
      <w:r w:rsidRPr="00185851">
        <w:rPr>
          <w:rFonts w:ascii="Arial" w:hAnsi="Arial" w:cs="Arial"/>
          <w:sz w:val="20"/>
          <w:szCs w:val="20"/>
        </w:rPr>
        <w:t>76133 Karlsruhe</w:t>
      </w:r>
    </w:p>
    <w:p w14:paraId="12BA391A" w14:textId="52D7CBE0" w:rsidR="006A7895" w:rsidRPr="00185851" w:rsidRDefault="00D80CBB" w:rsidP="00185851">
      <w:pPr>
        <w:spacing w:after="0" w:line="240" w:lineRule="auto"/>
        <w:jc w:val="right"/>
        <w:rPr>
          <w:rFonts w:ascii="Arial" w:hAnsi="Arial" w:cs="Arial"/>
          <w:sz w:val="20"/>
          <w:szCs w:val="20"/>
        </w:rPr>
      </w:pPr>
      <w:r w:rsidRPr="00185851">
        <w:rPr>
          <w:rFonts w:ascii="Arial" w:hAnsi="Arial" w:cs="Arial"/>
          <w:color w:val="000000"/>
          <w:sz w:val="20"/>
          <w:szCs w:val="20"/>
        </w:rPr>
        <w:t>p.muenst@gmx.de</w:t>
      </w:r>
    </w:p>
    <w:p w14:paraId="170FE07D" w14:textId="26064597" w:rsidR="00F270C0" w:rsidRPr="00185851" w:rsidRDefault="006D2592" w:rsidP="00185851">
      <w:pPr>
        <w:spacing w:after="0" w:line="240" w:lineRule="auto"/>
        <w:jc w:val="right"/>
        <w:rPr>
          <w:rFonts w:ascii="Arial" w:hAnsi="Arial" w:cs="Arial"/>
          <w:color w:val="000000"/>
          <w:sz w:val="20"/>
          <w:szCs w:val="20"/>
        </w:rPr>
      </w:pPr>
      <w:r w:rsidRPr="00185851">
        <w:rPr>
          <w:rFonts w:ascii="Arial" w:hAnsi="Arial" w:cs="Arial"/>
          <w:color w:val="000000"/>
          <w:sz w:val="20"/>
          <w:szCs w:val="20"/>
        </w:rPr>
        <w:t>+</w:t>
      </w:r>
      <w:r w:rsidR="00857C6F" w:rsidRPr="00185851">
        <w:rPr>
          <w:rFonts w:ascii="Arial" w:hAnsi="Arial" w:cs="Arial"/>
          <w:color w:val="000000"/>
          <w:sz w:val="20"/>
          <w:szCs w:val="20"/>
        </w:rPr>
        <w:t xml:space="preserve">49 </w:t>
      </w:r>
      <w:r w:rsidR="00D80CBB" w:rsidRPr="00185851">
        <w:rPr>
          <w:rFonts w:ascii="Arial" w:hAnsi="Arial" w:cs="Arial"/>
          <w:color w:val="000000"/>
          <w:sz w:val="20"/>
          <w:szCs w:val="20"/>
        </w:rPr>
        <w:t>160 96773488</w:t>
      </w:r>
    </w:p>
    <w:p w14:paraId="558AE688" w14:textId="77777777" w:rsidR="0054768B" w:rsidRPr="0054768B" w:rsidRDefault="0054768B" w:rsidP="0054768B">
      <w:pPr>
        <w:spacing w:after="0" w:line="240" w:lineRule="auto"/>
        <w:rPr>
          <w:ins w:id="0" w:author="David Döbele" w:date="2024-09-03T20:38:00Z" w16du:dateUtc="2024-09-03T18:38:00Z"/>
          <w:rFonts w:ascii="Arial" w:hAnsi="Arial" w:cs="Arial"/>
          <w:color w:val="000000"/>
          <w:sz w:val="20"/>
          <w:szCs w:val="20"/>
        </w:rPr>
        <w:pPrChange w:id="1" w:author="David Döbele" w:date="2024-09-03T20:38:00Z" w16du:dateUtc="2024-09-03T18:38:00Z">
          <w:pPr>
            <w:spacing w:after="0" w:line="240" w:lineRule="auto"/>
            <w:jc w:val="right"/>
          </w:pPr>
        </w:pPrChange>
      </w:pPr>
      <w:ins w:id="2" w:author="David Döbele" w:date="2024-09-03T20:38:00Z" w16du:dateUtc="2024-09-03T18:38:00Z">
        <w:r w:rsidRPr="0054768B">
          <w:rPr>
            <w:rFonts w:ascii="Arial" w:hAnsi="Arial" w:cs="Arial"/>
            <w:color w:val="000000"/>
            <w:sz w:val="20"/>
            <w:szCs w:val="20"/>
          </w:rPr>
          <w:t>Porsche Consulting GmbH</w:t>
        </w:r>
      </w:ins>
    </w:p>
    <w:p w14:paraId="4CBAE09F" w14:textId="77777777" w:rsidR="0054768B" w:rsidRPr="0054768B" w:rsidRDefault="0054768B" w:rsidP="0054768B">
      <w:pPr>
        <w:spacing w:after="0" w:line="240" w:lineRule="auto"/>
        <w:rPr>
          <w:ins w:id="3" w:author="David Döbele" w:date="2024-09-03T20:38:00Z" w16du:dateUtc="2024-09-03T18:38:00Z"/>
          <w:rFonts w:ascii="Arial" w:hAnsi="Arial" w:cs="Arial"/>
          <w:color w:val="000000"/>
          <w:sz w:val="20"/>
          <w:szCs w:val="20"/>
        </w:rPr>
        <w:pPrChange w:id="4" w:author="David Döbele" w:date="2024-09-03T20:38:00Z" w16du:dateUtc="2024-09-03T18:38:00Z">
          <w:pPr>
            <w:spacing w:after="0" w:line="240" w:lineRule="auto"/>
            <w:jc w:val="right"/>
          </w:pPr>
        </w:pPrChange>
      </w:pPr>
      <w:ins w:id="5" w:author="David Döbele" w:date="2024-09-03T20:38:00Z" w16du:dateUtc="2024-09-03T18:38:00Z">
        <w:r w:rsidRPr="0054768B">
          <w:rPr>
            <w:rFonts w:ascii="Arial" w:hAnsi="Arial" w:cs="Arial"/>
            <w:color w:val="000000"/>
            <w:sz w:val="20"/>
            <w:szCs w:val="20"/>
          </w:rPr>
          <w:t>Siemensstraße 6</w:t>
        </w:r>
      </w:ins>
    </w:p>
    <w:p w14:paraId="4FFA7063" w14:textId="38481F36" w:rsidR="00F74175" w:rsidDel="0054768B" w:rsidRDefault="0054768B" w:rsidP="00185851">
      <w:pPr>
        <w:spacing w:after="0" w:line="240" w:lineRule="auto"/>
        <w:jc w:val="right"/>
        <w:rPr>
          <w:del w:id="6" w:author="David Döbele" w:date="2024-09-03T20:38:00Z" w16du:dateUtc="2024-09-03T18:38:00Z"/>
          <w:rFonts w:ascii="Arial" w:hAnsi="Arial" w:cs="Arial"/>
          <w:color w:val="000000"/>
          <w:sz w:val="20"/>
          <w:szCs w:val="20"/>
        </w:rPr>
      </w:pPr>
      <w:ins w:id="7" w:author="David Döbele" w:date="2024-09-03T20:38:00Z" w16du:dateUtc="2024-09-03T18:38:00Z">
        <w:r w:rsidRPr="0054768B">
          <w:rPr>
            <w:rFonts w:ascii="Arial" w:hAnsi="Arial" w:cs="Arial"/>
            <w:color w:val="000000"/>
            <w:sz w:val="20"/>
            <w:szCs w:val="20"/>
          </w:rPr>
          <w:t>70469 Stuttgart</w:t>
        </w:r>
      </w:ins>
      <w:del w:id="8" w:author="David Döbele" w:date="2024-09-03T20:38:00Z" w16du:dateUtc="2024-09-03T18:38:00Z">
        <w:r w:rsidR="006B274A" w:rsidRPr="006B274A" w:rsidDel="0054768B">
          <w:rPr>
            <w:rFonts w:ascii="Arial" w:hAnsi="Arial" w:cs="Arial"/>
            <w:color w:val="000000"/>
            <w:sz w:val="20"/>
            <w:szCs w:val="20"/>
          </w:rPr>
          <w:delText>Dr. Ing. h. c. F. Porsc</w:delText>
        </w:r>
        <w:r w:rsidR="006B274A" w:rsidDel="0054768B">
          <w:rPr>
            <w:rFonts w:ascii="Arial" w:hAnsi="Arial" w:cs="Arial"/>
            <w:color w:val="000000"/>
            <w:sz w:val="20"/>
            <w:szCs w:val="20"/>
          </w:rPr>
          <w:delText>he Aktiengesellschaft</w:delText>
        </w:r>
      </w:del>
    </w:p>
    <w:p w14:paraId="1DEDE6D8" w14:textId="77777777" w:rsidR="0054768B" w:rsidRPr="006B274A" w:rsidRDefault="0054768B" w:rsidP="0054768B">
      <w:pPr>
        <w:spacing w:after="0" w:line="240" w:lineRule="auto"/>
        <w:rPr>
          <w:ins w:id="9" w:author="David Döbele" w:date="2024-09-03T20:38:00Z" w16du:dateUtc="2024-09-03T18:38:00Z"/>
          <w:rFonts w:ascii="Arial" w:hAnsi="Arial" w:cs="Arial"/>
          <w:color w:val="000000"/>
          <w:sz w:val="20"/>
          <w:szCs w:val="20"/>
        </w:rPr>
      </w:pPr>
    </w:p>
    <w:p w14:paraId="096C8AF5" w14:textId="2A212B67" w:rsidR="00647413" w:rsidRPr="00185851" w:rsidDel="0054768B" w:rsidRDefault="006B274A" w:rsidP="00185851">
      <w:pPr>
        <w:spacing w:after="0" w:line="240" w:lineRule="auto"/>
        <w:rPr>
          <w:del w:id="10" w:author="David Döbele" w:date="2024-09-03T20:38:00Z" w16du:dateUtc="2024-09-03T18:38:00Z"/>
          <w:rFonts w:ascii="Arial" w:hAnsi="Arial" w:cs="Arial"/>
          <w:color w:val="000000"/>
          <w:sz w:val="20"/>
          <w:szCs w:val="20"/>
        </w:rPr>
      </w:pPr>
      <w:del w:id="11" w:author="David Döbele" w:date="2024-09-03T20:38:00Z" w16du:dateUtc="2024-09-03T18:38:00Z">
        <w:r w:rsidDel="0054768B">
          <w:rPr>
            <w:rFonts w:ascii="Arial" w:hAnsi="Arial" w:cs="Arial"/>
            <w:sz w:val="20"/>
            <w:szCs w:val="20"/>
          </w:rPr>
          <w:delText>Porscheplatz 1</w:delText>
        </w:r>
        <w:r w:rsidR="00F74175" w:rsidRPr="00185851" w:rsidDel="0054768B">
          <w:rPr>
            <w:rFonts w:ascii="Arial" w:hAnsi="Arial" w:cs="Arial"/>
            <w:sz w:val="20"/>
            <w:szCs w:val="20"/>
          </w:rPr>
          <w:br/>
        </w:r>
        <w:r w:rsidDel="0054768B">
          <w:rPr>
            <w:rFonts w:ascii="Arial" w:hAnsi="Arial" w:cs="Arial"/>
            <w:color w:val="000000"/>
            <w:sz w:val="20"/>
            <w:szCs w:val="20"/>
          </w:rPr>
          <w:delText>70435 Stuttgart</w:delText>
        </w:r>
      </w:del>
    </w:p>
    <w:p w14:paraId="155B6E2E" w14:textId="4064D12B" w:rsidR="006A7895" w:rsidRPr="00185851" w:rsidRDefault="002B062B" w:rsidP="00185851">
      <w:pPr>
        <w:spacing w:after="0" w:line="240" w:lineRule="auto"/>
        <w:jc w:val="right"/>
        <w:rPr>
          <w:rFonts w:ascii="Arial" w:hAnsi="Arial" w:cs="Arial"/>
          <w:sz w:val="20"/>
          <w:szCs w:val="20"/>
        </w:rPr>
      </w:pPr>
      <w:proofErr w:type="spellStart"/>
      <w:r w:rsidRPr="00185851">
        <w:rPr>
          <w:rFonts w:ascii="Arial" w:hAnsi="Arial" w:cs="Arial"/>
          <w:sz w:val="20"/>
          <w:szCs w:val="20"/>
        </w:rPr>
        <w:t>Karlsruhe</w:t>
      </w:r>
      <w:proofErr w:type="spellEnd"/>
      <w:r w:rsidR="002D594E" w:rsidRPr="00185851">
        <w:rPr>
          <w:rFonts w:ascii="Arial" w:hAnsi="Arial" w:cs="Arial"/>
          <w:sz w:val="20"/>
          <w:szCs w:val="20"/>
        </w:rPr>
        <w:t xml:space="preserve">, </w:t>
      </w:r>
      <w:r w:rsidR="00670683">
        <w:rPr>
          <w:rFonts w:ascii="Arial" w:hAnsi="Arial" w:cs="Arial"/>
          <w:sz w:val="20"/>
          <w:szCs w:val="20"/>
        </w:rPr>
        <w:t>03</w:t>
      </w:r>
      <w:r w:rsidR="002D594E" w:rsidRPr="00185851">
        <w:rPr>
          <w:rFonts w:ascii="Arial" w:hAnsi="Arial" w:cs="Arial"/>
          <w:sz w:val="20"/>
          <w:szCs w:val="20"/>
        </w:rPr>
        <w:t>.</w:t>
      </w:r>
      <w:r w:rsidRPr="00185851">
        <w:rPr>
          <w:rFonts w:ascii="Arial" w:hAnsi="Arial" w:cs="Arial"/>
          <w:sz w:val="20"/>
          <w:szCs w:val="20"/>
        </w:rPr>
        <w:t>0</w:t>
      </w:r>
      <w:r w:rsidR="00670683">
        <w:rPr>
          <w:rFonts w:ascii="Arial" w:hAnsi="Arial" w:cs="Arial"/>
          <w:sz w:val="20"/>
          <w:szCs w:val="20"/>
        </w:rPr>
        <w:t>9</w:t>
      </w:r>
      <w:r w:rsidR="006A7895" w:rsidRPr="00185851">
        <w:rPr>
          <w:rFonts w:ascii="Arial" w:hAnsi="Arial" w:cs="Arial"/>
          <w:sz w:val="20"/>
          <w:szCs w:val="20"/>
        </w:rPr>
        <w:t>.</w:t>
      </w:r>
      <w:r w:rsidR="003D5D1E" w:rsidRPr="00185851">
        <w:rPr>
          <w:rFonts w:ascii="Arial" w:hAnsi="Arial" w:cs="Arial"/>
          <w:sz w:val="20"/>
          <w:szCs w:val="20"/>
        </w:rPr>
        <w:t>20</w:t>
      </w:r>
      <w:r w:rsidRPr="00185851">
        <w:rPr>
          <w:rFonts w:ascii="Arial" w:hAnsi="Arial" w:cs="Arial"/>
          <w:sz w:val="20"/>
          <w:szCs w:val="20"/>
        </w:rPr>
        <w:t>24</w:t>
      </w:r>
    </w:p>
    <w:p w14:paraId="0731715D" w14:textId="77777777" w:rsidR="001E0088" w:rsidRPr="00185851" w:rsidRDefault="001E0088" w:rsidP="00185851">
      <w:pPr>
        <w:spacing w:after="0" w:line="240" w:lineRule="auto"/>
        <w:jc w:val="right"/>
        <w:rPr>
          <w:rFonts w:ascii="Arial" w:hAnsi="Arial" w:cs="Arial"/>
          <w:sz w:val="20"/>
          <w:szCs w:val="20"/>
        </w:rPr>
      </w:pPr>
    </w:p>
    <w:p w14:paraId="0098600D" w14:textId="74AD6CE9" w:rsidR="000A5AB8" w:rsidRPr="00185851" w:rsidRDefault="0099776A" w:rsidP="00185851">
      <w:pPr>
        <w:spacing w:after="0" w:line="240" w:lineRule="auto"/>
        <w:rPr>
          <w:rFonts w:ascii="Arial" w:hAnsi="Arial" w:cs="Arial"/>
          <w:b/>
          <w:sz w:val="20"/>
          <w:szCs w:val="20"/>
        </w:rPr>
      </w:pPr>
      <w:r w:rsidRPr="00185851">
        <w:rPr>
          <w:rFonts w:ascii="Arial" w:hAnsi="Arial" w:cs="Arial"/>
          <w:b/>
          <w:sz w:val="20"/>
          <w:szCs w:val="20"/>
        </w:rPr>
        <w:t xml:space="preserve">Bewerbung </w:t>
      </w:r>
      <w:r w:rsidR="00D80CBB" w:rsidRPr="00185851">
        <w:rPr>
          <w:rFonts w:ascii="Arial" w:hAnsi="Arial" w:cs="Arial"/>
          <w:b/>
          <w:sz w:val="20"/>
          <w:szCs w:val="20"/>
        </w:rPr>
        <w:t>für</w:t>
      </w:r>
      <w:r w:rsidRPr="00185851">
        <w:rPr>
          <w:rFonts w:ascii="Arial" w:hAnsi="Arial" w:cs="Arial"/>
          <w:b/>
          <w:sz w:val="20"/>
          <w:szCs w:val="20"/>
        </w:rPr>
        <w:t xml:space="preserve"> ein Praktikum i</w:t>
      </w:r>
      <w:r w:rsidR="00E22462">
        <w:rPr>
          <w:rFonts w:ascii="Arial" w:hAnsi="Arial" w:cs="Arial"/>
          <w:b/>
          <w:sz w:val="20"/>
          <w:szCs w:val="20"/>
        </w:rPr>
        <w:t>n der Strategie- und Managementberatung</w:t>
      </w:r>
    </w:p>
    <w:p w14:paraId="70A974D0" w14:textId="3277D60F" w:rsidR="000A5AB8" w:rsidRPr="00185851" w:rsidRDefault="000A5AB8" w:rsidP="00185851">
      <w:pPr>
        <w:spacing w:after="0" w:line="240" w:lineRule="auto"/>
        <w:rPr>
          <w:rFonts w:ascii="Arial" w:hAnsi="Arial" w:cs="Arial"/>
          <w:bCs/>
          <w:sz w:val="20"/>
          <w:szCs w:val="20"/>
        </w:rPr>
      </w:pPr>
    </w:p>
    <w:p w14:paraId="2F8E40EB" w14:textId="77777777" w:rsidR="00BC2E3F" w:rsidRPr="00185851" w:rsidRDefault="00BC2E3F" w:rsidP="00185851">
      <w:pPr>
        <w:spacing w:after="0" w:line="240" w:lineRule="auto"/>
        <w:rPr>
          <w:rFonts w:ascii="Arial" w:hAnsi="Arial" w:cs="Arial"/>
          <w:bCs/>
          <w:sz w:val="20"/>
          <w:szCs w:val="20"/>
        </w:rPr>
      </w:pPr>
      <w:r w:rsidRPr="00185851">
        <w:rPr>
          <w:rFonts w:ascii="Arial" w:hAnsi="Arial" w:cs="Arial"/>
          <w:bCs/>
          <w:sz w:val="20"/>
          <w:szCs w:val="20"/>
        </w:rPr>
        <w:t>Sehr geehrte Damen und Herren,</w:t>
      </w:r>
    </w:p>
    <w:p w14:paraId="7ADB6E7C" w14:textId="77777777" w:rsidR="008347E1" w:rsidRPr="00185851" w:rsidRDefault="008347E1" w:rsidP="00185851">
      <w:pPr>
        <w:spacing w:after="0" w:line="240" w:lineRule="auto"/>
        <w:rPr>
          <w:rFonts w:ascii="Arial" w:hAnsi="Arial" w:cs="Arial"/>
          <w:bCs/>
          <w:sz w:val="20"/>
          <w:szCs w:val="20"/>
        </w:rPr>
      </w:pPr>
    </w:p>
    <w:p w14:paraId="69BB8E85" w14:textId="329C115D" w:rsidR="00BC2E3F" w:rsidRPr="00185851" w:rsidRDefault="00BC2E3F" w:rsidP="00185851">
      <w:pPr>
        <w:spacing w:after="0" w:line="240" w:lineRule="auto"/>
        <w:jc w:val="both"/>
        <w:rPr>
          <w:rFonts w:ascii="Arial" w:hAnsi="Arial" w:cs="Arial"/>
          <w:bCs/>
          <w:sz w:val="20"/>
          <w:szCs w:val="20"/>
        </w:rPr>
      </w:pPr>
      <w:r w:rsidRPr="00185851">
        <w:rPr>
          <w:rFonts w:ascii="Arial" w:hAnsi="Arial" w:cs="Arial"/>
          <w:bCs/>
          <w:sz w:val="20"/>
          <w:szCs w:val="20"/>
        </w:rPr>
        <w:t>schon immer war es mein Ziel, einer erfüllenden, sinnhaften Arbeit nachzugehen, in der ich die Möglichkeit habe, einen Mehrwert zu schaffen. Mein intrinsisches Interesse daran, wie Prozesse um mich herum funktionieren, treibt mich zu Wissbegierde und einem kritischen Hinterfragen an. Das Berufsbild eines strategischen Unternehmensberaters, der aus einer objektiven Perspektive heraus Sachverhalte auf eine höhere Ebene hebt, Vorgänge optimiert und nötige Veränderungen, ohne Betriebsblindheit, anstößt, entspricht genau meiner Vorstellung einer erfüllenden Tätigkeit. Die Herausforderung, sich schnellstmöglich in komplexe Sachverhalte einzuarbeiten sowie die Chance, Teil von verschiedenen, abwechslungsreichen Projekten zu sein, komplettieren das Profil eines Consultants. Deswegen bewerbe ich mich bei Ihnen um ein acht- bis zwölfwöchiges Praktikum</w:t>
      </w:r>
      <w:r w:rsidR="00E22462">
        <w:rPr>
          <w:rFonts w:ascii="Arial" w:hAnsi="Arial" w:cs="Arial"/>
          <w:bCs/>
          <w:sz w:val="20"/>
          <w:szCs w:val="20"/>
        </w:rPr>
        <w:t>, vorzugsweise in Stuttgart oder München,</w:t>
      </w:r>
      <w:r w:rsidRPr="00185851">
        <w:rPr>
          <w:rFonts w:ascii="Arial" w:hAnsi="Arial" w:cs="Arial"/>
          <w:bCs/>
          <w:sz w:val="20"/>
          <w:szCs w:val="20"/>
        </w:rPr>
        <w:t xml:space="preserve"> ab November 2024, um wertvolle Erfahrungen zu sammeln und von Ihnen lernen zu können.</w:t>
      </w:r>
    </w:p>
    <w:p w14:paraId="07BE1732" w14:textId="588C1F9B" w:rsidR="00BC2E3F" w:rsidRPr="00185851" w:rsidRDefault="00BC2E3F" w:rsidP="00185851">
      <w:pPr>
        <w:spacing w:after="0" w:line="240" w:lineRule="auto"/>
        <w:jc w:val="both"/>
        <w:rPr>
          <w:rFonts w:ascii="Arial" w:hAnsi="Arial" w:cs="Arial"/>
          <w:bCs/>
          <w:sz w:val="20"/>
          <w:szCs w:val="20"/>
        </w:rPr>
      </w:pPr>
    </w:p>
    <w:p w14:paraId="228C8E5E" w14:textId="77777777" w:rsidR="00BC2E3F" w:rsidRPr="00185851" w:rsidRDefault="00BC2E3F" w:rsidP="00185851">
      <w:pPr>
        <w:spacing w:after="0" w:line="240" w:lineRule="auto"/>
        <w:jc w:val="both"/>
        <w:rPr>
          <w:rFonts w:ascii="Arial" w:hAnsi="Arial" w:cs="Arial"/>
          <w:bCs/>
          <w:sz w:val="20"/>
          <w:szCs w:val="20"/>
        </w:rPr>
      </w:pPr>
      <w:r w:rsidRPr="00185851">
        <w:rPr>
          <w:rFonts w:ascii="Arial" w:hAnsi="Arial" w:cs="Arial"/>
          <w:bCs/>
          <w:sz w:val="20"/>
          <w:szCs w:val="20"/>
        </w:rPr>
        <w:t>Eine Kernkompetenz des Naturwissenschaftlers ist es, Problemstellungen zu abstrahieren und greifbar zu machen, eine des Ingenieurs, diese effizient zu lösen – beides essenzielle Eigenschaften eines Consultants. Während meiner Tätigkeit am Elektrotechnischen Institut des KIT und bei Mercedes-Benz sowie durch meine Bachelorarbeit war ich über zwei Jahre an der Forschung und Entwicklung neuester Technologien beteiligt. In dieser Zeit konnte ich nicht nur meine analytischen Fähigkeiten weiterentwickeln, sondern auch lernen, wie wichtig es ist, wissenschaftliche und theoretische Methoden mit praktischen Anforderungen zu verknüpfen. Besonders wertvoll war für mich die Erkenntnis, dass erfolgreiche Projekte eine Mischung aus Selbstständigkeit und Teamarbeit erfordern. Bei Mercedes-Benz arbeitete ich in einem Großraumbüro, in dem eine respektvolle Kommunikation und der effektive Austausch essenziell waren, um komplexe Entwicklungsprozesse voranzutreiben. Auch bei den Jungen Liberalen und in der Fachschaft konnte ich meine Kommunikationsfähigkeiten weiter verfeinern. Diese Erfahrungen haben mir gezeigt, wie wichtig es ist, verschiedene Perspektiven zu diskutieren und schließlich zu integrieren, um fundierte Entscheidungen zu treffen. Parallel dazu habe ich durch meine langjährige Mitarbeit im Agrarbetrieb meines Vaters eine selbstständige und verantwortungsvolle Arbeitsweise entwickelt, die mir hilft, Herausforderungen pragmatisch und zielgerichtet zu meistern.</w:t>
      </w:r>
    </w:p>
    <w:p w14:paraId="5C7C822B" w14:textId="77777777" w:rsidR="00670683" w:rsidRDefault="00670683" w:rsidP="00146382">
      <w:pPr>
        <w:spacing w:after="0" w:line="240" w:lineRule="auto"/>
        <w:jc w:val="both"/>
        <w:rPr>
          <w:rFonts w:ascii="Arial" w:hAnsi="Arial" w:cs="Arial"/>
          <w:sz w:val="20"/>
          <w:szCs w:val="20"/>
        </w:rPr>
      </w:pPr>
    </w:p>
    <w:p w14:paraId="0DF2C70B" w14:textId="0B2F5036" w:rsidR="00BC2E3F" w:rsidRDefault="00670683" w:rsidP="00185851">
      <w:pPr>
        <w:spacing w:after="0" w:line="240" w:lineRule="auto"/>
        <w:jc w:val="both"/>
        <w:rPr>
          <w:rFonts w:ascii="Arial" w:hAnsi="Arial" w:cs="Arial"/>
          <w:sz w:val="20"/>
          <w:szCs w:val="20"/>
        </w:rPr>
      </w:pPr>
      <w:r w:rsidRPr="00670683">
        <w:rPr>
          <w:rFonts w:ascii="Arial" w:hAnsi="Arial" w:cs="Arial"/>
          <w:sz w:val="20"/>
          <w:szCs w:val="20"/>
        </w:rPr>
        <w:t>Porsche Consulting ist für mich die ideale Wahl für ein Praktikum, da ich mich mit den Werten des Unternehmens vollkommen identifiziere: Strategisch denken, pragmatisch handeln. Als international führende Beratungsgesellschaft mit Wurzeln in der deutschen Schlüsselindustrie beeindruckt mich vor allem, wie Porsche Consulting seine technikaffine und umsetzungsorientierte Herangehensweise nutzt, um Unternehmen auf ihrem Weg zur digitalen Transformation und nachhaltigen Wertschöpfung zu unterstützen. Besonders ansprechend finde ich zudem die unternehmerische Kultur, die nicht nur auf exzellente Fachkenntnisse setzt, sondern auch Teamarbeit, Eigenverantwortung und die kontinuierliche Förderung der persönlichen Entwicklung in den Vordergrund stellt</w:t>
      </w:r>
      <w:r>
        <w:rPr>
          <w:rFonts w:ascii="Arial" w:hAnsi="Arial" w:cs="Arial"/>
          <w:sz w:val="20"/>
          <w:szCs w:val="20"/>
        </w:rPr>
        <w:t xml:space="preserve">. </w:t>
      </w:r>
      <w:r w:rsidRPr="00670683">
        <w:rPr>
          <w:rFonts w:ascii="Arial" w:hAnsi="Arial" w:cs="Arial"/>
          <w:sz w:val="20"/>
          <w:szCs w:val="20"/>
        </w:rPr>
        <w:t>Mit seinem Fokus auf praxisnahe Beratung, die nachhaltige</w:t>
      </w:r>
      <w:r>
        <w:rPr>
          <w:rFonts w:ascii="Arial" w:hAnsi="Arial" w:cs="Arial"/>
          <w:sz w:val="20"/>
          <w:szCs w:val="20"/>
        </w:rPr>
        <w:t xml:space="preserve"> und messbare</w:t>
      </w:r>
      <w:r w:rsidRPr="00670683">
        <w:rPr>
          <w:rFonts w:ascii="Arial" w:hAnsi="Arial" w:cs="Arial"/>
          <w:sz w:val="20"/>
          <w:szCs w:val="20"/>
        </w:rPr>
        <w:t xml:space="preserve"> Ergebnisse liefert, setzt Porsche Consulting Maßstäbe in der Branche – und wurde dafür auch mehrfach als eine der besten Beratungen ausgezeichnet</w:t>
      </w:r>
      <w:r>
        <w:rPr>
          <w:rFonts w:ascii="Arial" w:hAnsi="Arial" w:cs="Arial"/>
          <w:sz w:val="20"/>
          <w:szCs w:val="20"/>
        </w:rPr>
        <w:t>.</w:t>
      </w:r>
    </w:p>
    <w:p w14:paraId="0AF3488A" w14:textId="77777777" w:rsidR="00670683" w:rsidRPr="00185851" w:rsidRDefault="00670683" w:rsidP="00185851">
      <w:pPr>
        <w:spacing w:after="0" w:line="240" w:lineRule="auto"/>
        <w:jc w:val="both"/>
        <w:rPr>
          <w:rFonts w:ascii="Arial" w:hAnsi="Arial" w:cs="Arial"/>
          <w:bCs/>
          <w:sz w:val="20"/>
          <w:szCs w:val="20"/>
        </w:rPr>
      </w:pPr>
    </w:p>
    <w:p w14:paraId="59AF8719" w14:textId="48E0D32C" w:rsidR="008347E1" w:rsidRPr="00185851" w:rsidRDefault="00BC2E3F" w:rsidP="00185851">
      <w:pPr>
        <w:spacing w:after="0" w:line="240" w:lineRule="auto"/>
        <w:jc w:val="both"/>
        <w:rPr>
          <w:rFonts w:ascii="Arial" w:hAnsi="Arial" w:cs="Arial"/>
          <w:bCs/>
          <w:sz w:val="20"/>
          <w:szCs w:val="20"/>
        </w:rPr>
      </w:pPr>
      <w:r w:rsidRPr="00185851">
        <w:rPr>
          <w:rFonts w:ascii="Arial" w:hAnsi="Arial" w:cs="Arial"/>
          <w:bCs/>
          <w:sz w:val="20"/>
          <w:szCs w:val="20"/>
        </w:rPr>
        <w:t xml:space="preserve">Von </w:t>
      </w:r>
      <w:r w:rsidR="00BF1B2E">
        <w:rPr>
          <w:rFonts w:ascii="Arial" w:hAnsi="Arial" w:cs="Arial"/>
          <w:bCs/>
          <w:sz w:val="20"/>
          <w:szCs w:val="20"/>
        </w:rPr>
        <w:t>einem Praktikum bei Ihnen in der Strategie- und Managementberatung</w:t>
      </w:r>
      <w:r w:rsidRPr="00185851">
        <w:rPr>
          <w:rFonts w:ascii="Arial" w:hAnsi="Arial" w:cs="Arial"/>
          <w:bCs/>
          <w:sz w:val="20"/>
          <w:szCs w:val="20"/>
        </w:rPr>
        <w:t xml:space="preserve"> erhoffe ich mir tiefe Einblicke in den spannenden Berufsalltag eines Unternehmensberaters sowie die Möglichkeit, mich selbst aktiv einzubringen und eine steile Lernkurve zu erzielen. Ich bin davon überzeugt, dass ich durch meine schnelle Auffassungsgabe, mein breites Allgemeinwissen sowie mein pragmatisches, lösungsorientiertes Arbeiten eine Bereicherung für </w:t>
      </w:r>
      <w:r w:rsidR="0037570D">
        <w:rPr>
          <w:rFonts w:ascii="Arial" w:hAnsi="Arial" w:cs="Arial"/>
          <w:bCs/>
          <w:sz w:val="20"/>
          <w:szCs w:val="20"/>
        </w:rPr>
        <w:t>Porsche Consulting</w:t>
      </w:r>
      <w:r w:rsidRPr="00185851">
        <w:rPr>
          <w:rFonts w:ascii="Arial" w:hAnsi="Arial" w:cs="Arial"/>
          <w:bCs/>
          <w:sz w:val="20"/>
          <w:szCs w:val="20"/>
        </w:rPr>
        <w:t xml:space="preserve"> sein werde. Über eine Einladung zu einem persönlichen Gespräch, in dem ich Sie von meinen Kompetenzen und mir überzeugen darf, würde ich mich sehr freuen.</w:t>
      </w:r>
    </w:p>
    <w:p w14:paraId="11B49693" w14:textId="63C4B0FD" w:rsidR="00E65B09" w:rsidRPr="00185851" w:rsidRDefault="00E65B09" w:rsidP="00185851">
      <w:pPr>
        <w:spacing w:after="0" w:line="240" w:lineRule="auto"/>
        <w:jc w:val="both"/>
        <w:rPr>
          <w:rFonts w:ascii="Arial" w:hAnsi="Arial" w:cs="Arial"/>
          <w:sz w:val="20"/>
          <w:szCs w:val="20"/>
        </w:rPr>
      </w:pPr>
    </w:p>
    <w:p w14:paraId="4459D038" w14:textId="07A27375" w:rsidR="00E65B09" w:rsidRPr="00185851" w:rsidDel="0054768B" w:rsidRDefault="0099776A" w:rsidP="00185851">
      <w:pPr>
        <w:spacing w:after="0" w:line="240" w:lineRule="auto"/>
        <w:jc w:val="both"/>
        <w:rPr>
          <w:del w:id="12" w:author="David Döbele" w:date="2024-09-03T20:40:00Z" w16du:dateUtc="2024-09-03T18:40:00Z"/>
          <w:rFonts w:ascii="Arial" w:hAnsi="Arial" w:cs="Arial"/>
          <w:sz w:val="20"/>
          <w:szCs w:val="20"/>
        </w:rPr>
      </w:pPr>
      <w:r w:rsidRPr="00185851">
        <w:rPr>
          <w:rFonts w:ascii="Arial" w:hAnsi="Arial" w:cs="Arial"/>
          <w:sz w:val="20"/>
          <w:szCs w:val="20"/>
        </w:rPr>
        <w:t>Mit freundlichen Grüßen</w:t>
      </w:r>
    </w:p>
    <w:p w14:paraId="61B799EA" w14:textId="77777777" w:rsidR="00BC2E3F" w:rsidRPr="00185851" w:rsidRDefault="00BC2E3F" w:rsidP="00185851">
      <w:pPr>
        <w:spacing w:after="0" w:line="240" w:lineRule="auto"/>
        <w:jc w:val="both"/>
        <w:rPr>
          <w:rFonts w:ascii="Arial" w:hAnsi="Arial" w:cs="Arial"/>
          <w:sz w:val="20"/>
          <w:szCs w:val="20"/>
        </w:rPr>
      </w:pPr>
    </w:p>
    <w:p w14:paraId="4AE75CA5" w14:textId="77777777" w:rsidR="004B2A92" w:rsidRPr="00185851" w:rsidRDefault="004B2A92" w:rsidP="00185851">
      <w:pPr>
        <w:spacing w:after="0" w:line="240" w:lineRule="auto"/>
        <w:jc w:val="both"/>
        <w:rPr>
          <w:rFonts w:ascii="Arial" w:hAnsi="Arial" w:cs="Arial"/>
          <w:sz w:val="20"/>
          <w:szCs w:val="20"/>
        </w:rPr>
      </w:pPr>
    </w:p>
    <w:p w14:paraId="4F8F5DCF" w14:textId="6EFE855E" w:rsidR="004B2A92" w:rsidRPr="00185851" w:rsidRDefault="005E08EB" w:rsidP="00185851">
      <w:pPr>
        <w:spacing w:after="0" w:line="240" w:lineRule="auto"/>
        <w:jc w:val="both"/>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59264" behindDoc="0" locked="0" layoutInCell="1" allowOverlap="1" wp14:anchorId="354F693A" wp14:editId="42849622">
                <wp:simplePos x="0" y="0"/>
                <wp:positionH relativeFrom="column">
                  <wp:posOffset>0</wp:posOffset>
                </wp:positionH>
                <wp:positionV relativeFrom="paragraph">
                  <wp:posOffset>37465</wp:posOffset>
                </wp:positionV>
                <wp:extent cx="340245" cy="354545"/>
                <wp:effectExtent l="38100" t="38100" r="28575" b="39370"/>
                <wp:wrapNone/>
                <wp:docPr id="756290618" name="Freihand 14"/>
                <wp:cNvGraphicFramePr/>
                <a:graphic xmlns:a="http://schemas.openxmlformats.org/drawingml/2006/main">
                  <a:graphicData uri="http://schemas.microsoft.com/office/word/2010/wordprocessingInk">
                    <w14:contentPart bwMode="auto" r:id="rId5">
                      <w14:nvContentPartPr>
                        <w14:cNvContentPartPr/>
                      </w14:nvContentPartPr>
                      <w14:xfrm>
                        <a:off x="0" y="0"/>
                        <a:ext cx="340245" cy="354545"/>
                      </w14:xfrm>
                    </w14:contentPart>
                  </a:graphicData>
                </a:graphic>
                <wp14:sizeRelH relativeFrom="margin">
                  <wp14:pctWidth>0</wp14:pctWidth>
                </wp14:sizeRelH>
                <wp14:sizeRelV relativeFrom="margin">
                  <wp14:pctHeight>0</wp14:pctHeight>
                </wp14:sizeRelV>
              </wp:anchor>
            </w:drawing>
          </mc:Choice>
          <mc:Fallback>
            <w:pict>
              <v:shapetype w14:anchorId="475E770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4" o:spid="_x0000_s1026" type="#_x0000_t75" style="position:absolute;margin-left:-.85pt;margin-top:2.1pt;width:28.5pt;height:2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">
                <v:imagedata r:id="rId6" o:title=""/>
              </v:shape>
            </w:pict>
          </mc:Fallback>
        </mc:AlternateContent>
      </w:r>
      <w:r>
        <w:rPr>
          <w:rFonts w:ascii="Arial" w:hAnsi="Arial" w:cs="Arial"/>
          <w:noProof/>
          <w:sz w:val="20"/>
          <w:szCs w:val="20"/>
        </w:rPr>
        <mc:AlternateContent>
          <mc:Choice Requires="wpi">
            <w:drawing>
              <wp:anchor distT="0" distB="0" distL="114300" distR="114300" simplePos="0" relativeHeight="251660288" behindDoc="0" locked="0" layoutInCell="1" allowOverlap="1" wp14:anchorId="73807BCD" wp14:editId="231A656E">
                <wp:simplePos x="0" y="0"/>
                <wp:positionH relativeFrom="column">
                  <wp:posOffset>673735</wp:posOffset>
                </wp:positionH>
                <wp:positionV relativeFrom="paragraph">
                  <wp:posOffset>37465</wp:posOffset>
                </wp:positionV>
                <wp:extent cx="948240" cy="389160"/>
                <wp:effectExtent l="38100" t="38100" r="55245" b="30480"/>
                <wp:wrapNone/>
                <wp:docPr id="775340058" name="Freihand 19"/>
                <wp:cNvGraphicFramePr/>
                <a:graphic xmlns:a="http://schemas.openxmlformats.org/drawingml/2006/main">
                  <a:graphicData uri="http://schemas.microsoft.com/office/word/2010/wordprocessingInk">
                    <w14:contentPart bwMode="auto" r:id="rId7">
                      <w14:nvContentPartPr>
                        <w14:cNvContentPartPr/>
                      </w14:nvContentPartPr>
                      <w14:xfrm>
                        <a:off x="0" y="0"/>
                        <a:ext cx="948240" cy="389160"/>
                      </w14:xfrm>
                    </w14:contentPart>
                  </a:graphicData>
                </a:graphic>
              </wp:anchor>
            </w:drawing>
          </mc:Choice>
          <mc:Fallback>
            <w:pict>
              <v:shape w14:anchorId="08AD241A" id="Freihand 19" o:spid="_x0000_s1026" type="#_x0000_t75" style="position:absolute;margin-left:52.2pt;margin-top:2.1pt;width:76.35pt;height:32.3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">
                <v:imagedata r:id="rId8" o:title=""/>
              </v:shape>
            </w:pict>
          </mc:Fallback>
        </mc:AlternateContent>
      </w:r>
    </w:p>
    <w:p w14:paraId="58E3FDEF" w14:textId="77777777" w:rsidR="004B2A92" w:rsidRDefault="004B2A92" w:rsidP="00185851">
      <w:pPr>
        <w:spacing w:after="0" w:line="240" w:lineRule="auto"/>
        <w:jc w:val="both"/>
        <w:rPr>
          <w:rFonts w:ascii="Arial" w:hAnsi="Arial" w:cs="Arial"/>
          <w:sz w:val="20"/>
          <w:szCs w:val="20"/>
        </w:rPr>
      </w:pPr>
    </w:p>
    <w:p w14:paraId="0251FCF9" w14:textId="77777777" w:rsidR="00F91CA0" w:rsidRDefault="00F91CA0" w:rsidP="00185851">
      <w:pPr>
        <w:spacing w:after="0" w:line="240" w:lineRule="auto"/>
        <w:jc w:val="both"/>
        <w:rPr>
          <w:rFonts w:ascii="Arial" w:hAnsi="Arial" w:cs="Arial"/>
          <w:sz w:val="20"/>
          <w:szCs w:val="20"/>
        </w:rPr>
      </w:pPr>
    </w:p>
    <w:p w14:paraId="44D70568" w14:textId="77777777" w:rsidR="00F91CA0" w:rsidRDefault="00F91CA0" w:rsidP="00185851">
      <w:pPr>
        <w:spacing w:after="0" w:line="240" w:lineRule="auto"/>
        <w:jc w:val="both"/>
        <w:rPr>
          <w:rFonts w:ascii="Arial" w:hAnsi="Arial" w:cs="Arial"/>
          <w:sz w:val="20"/>
          <w:szCs w:val="20"/>
        </w:rPr>
      </w:pPr>
    </w:p>
    <w:p w14:paraId="033E7BDF" w14:textId="77777777" w:rsidR="00F91CA0" w:rsidRDefault="00F91CA0" w:rsidP="00F91CA0">
      <w:pPr>
        <w:spacing w:after="0" w:line="240" w:lineRule="auto"/>
        <w:jc w:val="both"/>
        <w:rPr>
          <w:rFonts w:ascii="Arial" w:hAnsi="Arial" w:cs="Arial"/>
          <w:sz w:val="20"/>
          <w:szCs w:val="20"/>
        </w:rPr>
      </w:pPr>
      <w:r>
        <w:rPr>
          <w:rFonts w:ascii="Arial" w:hAnsi="Arial" w:cs="Arial"/>
          <w:sz w:val="20"/>
          <w:szCs w:val="20"/>
        </w:rPr>
        <w:lastRenderedPageBreak/>
        <w:t>RSM Ebner Stolz</w:t>
      </w:r>
      <w:r w:rsidRPr="00185851">
        <w:rPr>
          <w:rFonts w:ascii="Arial" w:hAnsi="Arial" w:cs="Arial"/>
          <w:sz w:val="20"/>
          <w:szCs w:val="20"/>
        </w:rPr>
        <w:t xml:space="preserve"> erscheint mir als der ideale Ort für ein Praktikum, </w:t>
      </w:r>
      <w:r>
        <w:rPr>
          <w:rFonts w:ascii="Arial" w:hAnsi="Arial" w:cs="Arial"/>
          <w:sz w:val="20"/>
          <w:szCs w:val="20"/>
        </w:rPr>
        <w:t xml:space="preserve">da Ebner Stolz mit einer breiten Angebotspalette bundesweit führend bei der Betreuung von mittelständischen Unternehmen ist – und dafür auch als eines der besten Beratungshäuser 2024 ausgezeichnet wurde. Im Speziellen spricht mich die Art und Weise an, wie Ebner Stolz gemeinsam mit seinen Klienten Herangehensweisen entwickelt, </w:t>
      </w:r>
      <w:r w:rsidRPr="00A02509">
        <w:rPr>
          <w:rFonts w:ascii="Arial" w:hAnsi="Arial" w:cs="Arial"/>
          <w:sz w:val="20"/>
          <w:szCs w:val="20"/>
        </w:rPr>
        <w:t>um nachhaltiges und innovatives Wachstum zu generieren</w:t>
      </w:r>
      <w:bookmarkStart w:id="13" w:name="_Hlk176195930"/>
      <w:r>
        <w:rPr>
          <w:rFonts w:ascii="Arial" w:hAnsi="Arial" w:cs="Arial"/>
          <w:sz w:val="20"/>
          <w:szCs w:val="20"/>
        </w:rPr>
        <w:t>. B</w:t>
      </w:r>
      <w:r w:rsidRPr="00A02509">
        <w:rPr>
          <w:rFonts w:ascii="Arial" w:hAnsi="Arial" w:cs="Arial"/>
          <w:sz w:val="20"/>
          <w:szCs w:val="20"/>
        </w:rPr>
        <w:t>esonders schätze ich die unternehmerische Kultur bei Ebner Stolz, die nicht nur auf exzellente Fachkenntnisse setzt, sondern auch auf Teamarbeit, Eigenverantwortung und die kontinuierliche Förderung der persönlichen Entwicklung</w:t>
      </w:r>
      <w:bookmarkEnd w:id="13"/>
      <w:r w:rsidRPr="00185851">
        <w:rPr>
          <w:rFonts w:ascii="Arial" w:hAnsi="Arial" w:cs="Arial"/>
          <w:sz w:val="20"/>
          <w:szCs w:val="20"/>
        </w:rPr>
        <w:t xml:space="preserve">. Die internationale Präsenz durch </w:t>
      </w:r>
      <w:r>
        <w:rPr>
          <w:rFonts w:ascii="Arial" w:hAnsi="Arial" w:cs="Arial"/>
          <w:sz w:val="20"/>
          <w:szCs w:val="20"/>
        </w:rPr>
        <w:t xml:space="preserve">das </w:t>
      </w:r>
      <w:proofErr w:type="gramStart"/>
      <w:r>
        <w:rPr>
          <w:rFonts w:ascii="Arial" w:hAnsi="Arial" w:cs="Arial"/>
          <w:sz w:val="20"/>
          <w:szCs w:val="20"/>
        </w:rPr>
        <w:t>RSM Netzwerk</w:t>
      </w:r>
      <w:proofErr w:type="gramEnd"/>
      <w:r w:rsidRPr="00185851">
        <w:rPr>
          <w:rFonts w:ascii="Arial" w:hAnsi="Arial" w:cs="Arial"/>
          <w:sz w:val="20"/>
          <w:szCs w:val="20"/>
        </w:rPr>
        <w:t xml:space="preserve"> bietet zudem die Chance, globale Perspektiven zu entwickeln und </w:t>
      </w:r>
      <w:r>
        <w:rPr>
          <w:rFonts w:ascii="Arial" w:hAnsi="Arial" w:cs="Arial"/>
          <w:sz w:val="20"/>
          <w:szCs w:val="20"/>
        </w:rPr>
        <w:t>erfolgreiche</w:t>
      </w:r>
      <w:r w:rsidRPr="00185851">
        <w:rPr>
          <w:rFonts w:ascii="Arial" w:hAnsi="Arial" w:cs="Arial"/>
          <w:sz w:val="20"/>
          <w:szCs w:val="20"/>
        </w:rPr>
        <w:t xml:space="preserve"> Lösungen für komplexe Probleme zu finden, die den langfristigen Erfolg der Klienten sichern.</w:t>
      </w:r>
    </w:p>
    <w:p w14:paraId="70474F90" w14:textId="77777777" w:rsidR="00670683" w:rsidRDefault="00670683" w:rsidP="00185851">
      <w:pPr>
        <w:spacing w:after="0" w:line="240" w:lineRule="auto"/>
        <w:jc w:val="both"/>
        <w:rPr>
          <w:rFonts w:ascii="Arial" w:hAnsi="Arial" w:cs="Arial"/>
          <w:sz w:val="20"/>
          <w:szCs w:val="20"/>
        </w:rPr>
      </w:pPr>
    </w:p>
    <w:p w14:paraId="437A39DF" w14:textId="77777777" w:rsidR="00F91CA0" w:rsidRDefault="00F91CA0" w:rsidP="00185851">
      <w:pPr>
        <w:spacing w:after="0" w:line="240" w:lineRule="auto"/>
        <w:jc w:val="both"/>
        <w:rPr>
          <w:rFonts w:ascii="Arial" w:hAnsi="Arial" w:cs="Arial"/>
          <w:sz w:val="20"/>
          <w:szCs w:val="20"/>
        </w:rPr>
      </w:pPr>
    </w:p>
    <w:p w14:paraId="17427051" w14:textId="77777777" w:rsidR="00F91CA0" w:rsidRDefault="00F91CA0" w:rsidP="00185851">
      <w:pPr>
        <w:spacing w:after="0" w:line="240" w:lineRule="auto"/>
        <w:jc w:val="both"/>
        <w:rPr>
          <w:rFonts w:ascii="Arial" w:hAnsi="Arial" w:cs="Arial"/>
          <w:sz w:val="20"/>
          <w:szCs w:val="20"/>
        </w:rPr>
      </w:pPr>
    </w:p>
    <w:p w14:paraId="38413F52" w14:textId="77777777" w:rsidR="00F91CA0" w:rsidRDefault="00F91CA0" w:rsidP="00185851">
      <w:pPr>
        <w:spacing w:after="0" w:line="240" w:lineRule="auto"/>
        <w:jc w:val="both"/>
        <w:rPr>
          <w:rFonts w:ascii="Arial" w:hAnsi="Arial" w:cs="Arial"/>
          <w:sz w:val="20"/>
          <w:szCs w:val="20"/>
        </w:rPr>
      </w:pPr>
    </w:p>
    <w:p w14:paraId="033B1E51" w14:textId="77777777" w:rsidR="00F91CA0" w:rsidRPr="00185851" w:rsidRDefault="00F91CA0" w:rsidP="00F91CA0">
      <w:pPr>
        <w:spacing w:after="0" w:line="240" w:lineRule="auto"/>
        <w:jc w:val="both"/>
        <w:rPr>
          <w:rFonts w:ascii="Arial" w:hAnsi="Arial" w:cs="Arial"/>
          <w:sz w:val="20"/>
          <w:szCs w:val="20"/>
        </w:rPr>
      </w:pPr>
      <w:r>
        <w:rPr>
          <w:rFonts w:ascii="Arial" w:hAnsi="Arial" w:cs="Arial"/>
          <w:sz w:val="20"/>
          <w:szCs w:val="20"/>
        </w:rPr>
        <w:t>Ernst &amp; Young</w:t>
      </w:r>
      <w:r w:rsidRPr="00185851">
        <w:rPr>
          <w:rFonts w:ascii="Arial" w:hAnsi="Arial" w:cs="Arial"/>
          <w:sz w:val="20"/>
          <w:szCs w:val="20"/>
        </w:rPr>
        <w:t xml:space="preserve"> erscheint mir als der ideale</w:t>
      </w:r>
      <w:del w:id="14" w:author="David Döbele" w:date="2024-09-03T20:42:00Z" w16du:dateUtc="2024-09-03T18:42:00Z">
        <w:r w:rsidRPr="00185851" w:rsidDel="0054768B">
          <w:rPr>
            <w:rFonts w:ascii="Arial" w:hAnsi="Arial" w:cs="Arial"/>
            <w:sz w:val="20"/>
            <w:szCs w:val="20"/>
          </w:rPr>
          <w:delText>r</w:delText>
        </w:r>
      </w:del>
      <w:r w:rsidRPr="00185851">
        <w:rPr>
          <w:rFonts w:ascii="Arial" w:hAnsi="Arial" w:cs="Arial"/>
          <w:sz w:val="20"/>
          <w:szCs w:val="20"/>
        </w:rPr>
        <w:t xml:space="preserve"> Ort für ein Praktikum, da die hohen Qualitätsstandards und der ganzheitliche Ansatz des Unternehmens zur Entwicklung nachhaltiger Lösungen mit meinen eigenen Werten und Zielen übereinstimmen. Als Teil der </w:t>
      </w:r>
      <w:r w:rsidRPr="00185851">
        <w:rPr>
          <w:rFonts w:ascii="Arial" w:hAnsi="Arial" w:cs="Arial"/>
          <w:i/>
          <w:iCs/>
          <w:sz w:val="20"/>
          <w:szCs w:val="20"/>
        </w:rPr>
        <w:t xml:space="preserve">Big </w:t>
      </w:r>
      <w:proofErr w:type="spellStart"/>
      <w:r w:rsidRPr="00185851">
        <w:rPr>
          <w:rFonts w:ascii="Arial" w:hAnsi="Arial" w:cs="Arial"/>
          <w:i/>
          <w:iCs/>
          <w:sz w:val="20"/>
          <w:szCs w:val="20"/>
        </w:rPr>
        <w:t>Four</w:t>
      </w:r>
      <w:proofErr w:type="spellEnd"/>
      <w:r w:rsidRPr="00185851">
        <w:rPr>
          <w:rFonts w:ascii="Arial" w:hAnsi="Arial" w:cs="Arial"/>
          <w:sz w:val="20"/>
          <w:szCs w:val="20"/>
        </w:rPr>
        <w:t xml:space="preserve"> bietet </w:t>
      </w:r>
      <w:r>
        <w:rPr>
          <w:rFonts w:ascii="Arial" w:hAnsi="Arial" w:cs="Arial"/>
          <w:sz w:val="20"/>
          <w:szCs w:val="20"/>
        </w:rPr>
        <w:t>EY</w:t>
      </w:r>
      <w:r w:rsidRPr="00185851">
        <w:rPr>
          <w:rFonts w:ascii="Arial" w:hAnsi="Arial" w:cs="Arial"/>
          <w:sz w:val="20"/>
          <w:szCs w:val="20"/>
        </w:rPr>
        <w:t xml:space="preserve"> nicht nur Zugang zu einem globalen Netzwerk</w:t>
      </w:r>
      <w:r>
        <w:rPr>
          <w:rFonts w:ascii="Arial" w:hAnsi="Arial" w:cs="Arial"/>
          <w:sz w:val="20"/>
          <w:szCs w:val="20"/>
        </w:rPr>
        <w:t xml:space="preserve"> mit über 300.000 Mitarbeitenden</w:t>
      </w:r>
      <w:r w:rsidRPr="00185851">
        <w:rPr>
          <w:rFonts w:ascii="Arial" w:hAnsi="Arial" w:cs="Arial"/>
          <w:sz w:val="20"/>
          <w:szCs w:val="20"/>
        </w:rPr>
        <w:t xml:space="preserve"> und einem 150-jährigen Erfahrungsschatz, sondern auch die einzigartige Möglichkeit, von der Expertise in unterschiedlichsten Branchen zu profitieren. Besonders beeindruckt mich die erfolgreiche Verbindung von leistungsorientierter Spitzenberatung und der Ausrichtung auf ESG-Strategien, die </w:t>
      </w:r>
      <w:r>
        <w:rPr>
          <w:rFonts w:ascii="Arial" w:hAnsi="Arial" w:cs="Arial"/>
          <w:sz w:val="20"/>
          <w:szCs w:val="20"/>
        </w:rPr>
        <w:t>EY</w:t>
      </w:r>
      <w:r w:rsidRPr="00185851">
        <w:rPr>
          <w:rFonts w:ascii="Arial" w:hAnsi="Arial" w:cs="Arial"/>
          <w:sz w:val="20"/>
          <w:szCs w:val="20"/>
        </w:rPr>
        <w:t xml:space="preserve"> zu einem Vorreiter in der verantwortungsvollen Gestaltung einer besseren Zukunft macht.</w:t>
      </w:r>
      <w:r w:rsidRPr="00185851">
        <w:rPr>
          <w:sz w:val="20"/>
          <w:szCs w:val="20"/>
        </w:rPr>
        <w:t xml:space="preserve"> </w:t>
      </w:r>
      <w:r w:rsidRPr="00185851">
        <w:rPr>
          <w:rFonts w:ascii="Arial" w:hAnsi="Arial" w:cs="Arial"/>
          <w:sz w:val="20"/>
          <w:szCs w:val="20"/>
        </w:rPr>
        <w:t xml:space="preserve">Die Möglichkeit, in der Consulting-Sparte von </w:t>
      </w:r>
      <w:r>
        <w:rPr>
          <w:rFonts w:ascii="Arial" w:hAnsi="Arial" w:cs="Arial"/>
          <w:sz w:val="20"/>
          <w:szCs w:val="20"/>
        </w:rPr>
        <w:t>EY</w:t>
      </w:r>
      <w:r w:rsidRPr="00185851">
        <w:rPr>
          <w:rFonts w:ascii="Arial" w:hAnsi="Arial" w:cs="Arial"/>
          <w:sz w:val="20"/>
          <w:szCs w:val="20"/>
        </w:rPr>
        <w:t xml:space="preserve"> direkt an der Schnittstelle von Strategie, Technologie und Innovation zu arbeiten, entspricht exakt meinen beruflichen Ambitionen. Zudem sehe ich in den umfangreichen Weiterentwicklungsmöglichkeiten bei </w:t>
      </w:r>
      <w:r>
        <w:rPr>
          <w:rFonts w:ascii="Arial" w:hAnsi="Arial" w:cs="Arial"/>
          <w:sz w:val="20"/>
          <w:szCs w:val="20"/>
        </w:rPr>
        <w:t>EY</w:t>
      </w:r>
      <w:r w:rsidRPr="00185851">
        <w:rPr>
          <w:rFonts w:ascii="Arial" w:hAnsi="Arial" w:cs="Arial"/>
          <w:sz w:val="20"/>
          <w:szCs w:val="20"/>
        </w:rPr>
        <w:t xml:space="preserve"> eine hervorragende Chance, meine Fähigkeiten gezielt auszubauen.</w:t>
      </w:r>
    </w:p>
    <w:p w14:paraId="04F9EE64" w14:textId="77777777" w:rsidR="00F91CA0" w:rsidRDefault="00F91CA0" w:rsidP="00185851">
      <w:pPr>
        <w:spacing w:after="0" w:line="240" w:lineRule="auto"/>
        <w:jc w:val="both"/>
        <w:rPr>
          <w:rFonts w:ascii="Arial" w:hAnsi="Arial" w:cs="Arial"/>
          <w:sz w:val="20"/>
          <w:szCs w:val="20"/>
        </w:rPr>
      </w:pPr>
    </w:p>
    <w:p w14:paraId="1EF0E0F5" w14:textId="77777777" w:rsidR="00670683" w:rsidRPr="00185851" w:rsidRDefault="00670683" w:rsidP="00185851">
      <w:pPr>
        <w:spacing w:after="0" w:line="240" w:lineRule="auto"/>
        <w:jc w:val="both"/>
        <w:rPr>
          <w:rFonts w:ascii="Arial" w:hAnsi="Arial" w:cs="Arial"/>
          <w:sz w:val="20"/>
          <w:szCs w:val="20"/>
        </w:rPr>
      </w:pPr>
    </w:p>
    <w:sectPr w:rsidR="00670683" w:rsidRPr="00185851" w:rsidSect="00B61D68">
      <w:pgSz w:w="11906" w:h="16838"/>
      <w:pgMar w:top="1134"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vid Döbele">
    <w15:presenceInfo w15:providerId="AD" w15:userId="S::david.doebele@pumpkinadvisory.onmicrosoft.com::a00222db-f5a0-4b93-9122-d1c61d8643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9623C"/>
    <w:rsid w:val="000A154E"/>
    <w:rsid w:val="000A3082"/>
    <w:rsid w:val="000A5AB8"/>
    <w:rsid w:val="000A6678"/>
    <w:rsid w:val="000A7DEB"/>
    <w:rsid w:val="000C55DE"/>
    <w:rsid w:val="000D25D3"/>
    <w:rsid w:val="000F371C"/>
    <w:rsid w:val="00117F83"/>
    <w:rsid w:val="00146382"/>
    <w:rsid w:val="00146C8E"/>
    <w:rsid w:val="00152DF9"/>
    <w:rsid w:val="00156A98"/>
    <w:rsid w:val="001669DB"/>
    <w:rsid w:val="00171D11"/>
    <w:rsid w:val="001819B1"/>
    <w:rsid w:val="00184DED"/>
    <w:rsid w:val="00185851"/>
    <w:rsid w:val="0018679C"/>
    <w:rsid w:val="001A3BBA"/>
    <w:rsid w:val="001A4522"/>
    <w:rsid w:val="001C17FC"/>
    <w:rsid w:val="001D079A"/>
    <w:rsid w:val="001D2305"/>
    <w:rsid w:val="001E0088"/>
    <w:rsid w:val="001E0903"/>
    <w:rsid w:val="001E1EE7"/>
    <w:rsid w:val="001E54E6"/>
    <w:rsid w:val="001F31EB"/>
    <w:rsid w:val="00203125"/>
    <w:rsid w:val="002042CB"/>
    <w:rsid w:val="00204970"/>
    <w:rsid w:val="002062F6"/>
    <w:rsid w:val="00212042"/>
    <w:rsid w:val="002213EE"/>
    <w:rsid w:val="0023054D"/>
    <w:rsid w:val="0023683A"/>
    <w:rsid w:val="002467A0"/>
    <w:rsid w:val="002536DC"/>
    <w:rsid w:val="00255EC1"/>
    <w:rsid w:val="00257D2A"/>
    <w:rsid w:val="002627D2"/>
    <w:rsid w:val="00264191"/>
    <w:rsid w:val="0027047C"/>
    <w:rsid w:val="002708C2"/>
    <w:rsid w:val="00274324"/>
    <w:rsid w:val="002A5B9F"/>
    <w:rsid w:val="002B062B"/>
    <w:rsid w:val="002C4BF0"/>
    <w:rsid w:val="002D309E"/>
    <w:rsid w:val="002D594E"/>
    <w:rsid w:val="002E39B8"/>
    <w:rsid w:val="002F51FA"/>
    <w:rsid w:val="00311A15"/>
    <w:rsid w:val="00314163"/>
    <w:rsid w:val="003250EA"/>
    <w:rsid w:val="003342A5"/>
    <w:rsid w:val="003421B1"/>
    <w:rsid w:val="003544B8"/>
    <w:rsid w:val="0036225D"/>
    <w:rsid w:val="0037570D"/>
    <w:rsid w:val="00375D2D"/>
    <w:rsid w:val="003811BC"/>
    <w:rsid w:val="0038671F"/>
    <w:rsid w:val="003947A8"/>
    <w:rsid w:val="003D464F"/>
    <w:rsid w:val="003D5D1E"/>
    <w:rsid w:val="003D6365"/>
    <w:rsid w:val="003F3290"/>
    <w:rsid w:val="003F5DE6"/>
    <w:rsid w:val="003F688C"/>
    <w:rsid w:val="00415608"/>
    <w:rsid w:val="00424CAF"/>
    <w:rsid w:val="00431CD7"/>
    <w:rsid w:val="00434D23"/>
    <w:rsid w:val="004403CB"/>
    <w:rsid w:val="00453C2F"/>
    <w:rsid w:val="00454C0B"/>
    <w:rsid w:val="0046226E"/>
    <w:rsid w:val="00474FC2"/>
    <w:rsid w:val="00482146"/>
    <w:rsid w:val="00492923"/>
    <w:rsid w:val="004A1501"/>
    <w:rsid w:val="004A615C"/>
    <w:rsid w:val="004B2953"/>
    <w:rsid w:val="004B2A92"/>
    <w:rsid w:val="004B4510"/>
    <w:rsid w:val="004C156C"/>
    <w:rsid w:val="004C174A"/>
    <w:rsid w:val="004E2EB0"/>
    <w:rsid w:val="004E7074"/>
    <w:rsid w:val="00500EFA"/>
    <w:rsid w:val="00506322"/>
    <w:rsid w:val="00507BBD"/>
    <w:rsid w:val="005170EB"/>
    <w:rsid w:val="005407D6"/>
    <w:rsid w:val="00542F06"/>
    <w:rsid w:val="0054768B"/>
    <w:rsid w:val="00553EC8"/>
    <w:rsid w:val="005705F7"/>
    <w:rsid w:val="00570B1D"/>
    <w:rsid w:val="00574140"/>
    <w:rsid w:val="005762CF"/>
    <w:rsid w:val="005842A0"/>
    <w:rsid w:val="00590834"/>
    <w:rsid w:val="00590E7F"/>
    <w:rsid w:val="00593C9C"/>
    <w:rsid w:val="005B231F"/>
    <w:rsid w:val="005C55F7"/>
    <w:rsid w:val="005D7D49"/>
    <w:rsid w:val="005E00BC"/>
    <w:rsid w:val="005E08EB"/>
    <w:rsid w:val="005E63B8"/>
    <w:rsid w:val="005F350B"/>
    <w:rsid w:val="005F4D30"/>
    <w:rsid w:val="00603752"/>
    <w:rsid w:val="00624447"/>
    <w:rsid w:val="00632F05"/>
    <w:rsid w:val="0063723B"/>
    <w:rsid w:val="006448ED"/>
    <w:rsid w:val="00647413"/>
    <w:rsid w:val="006502BE"/>
    <w:rsid w:val="00670683"/>
    <w:rsid w:val="00670BF8"/>
    <w:rsid w:val="00697CBE"/>
    <w:rsid w:val="006A7895"/>
    <w:rsid w:val="006B274A"/>
    <w:rsid w:val="006B302C"/>
    <w:rsid w:val="006D2592"/>
    <w:rsid w:val="006E5D4D"/>
    <w:rsid w:val="006E6A51"/>
    <w:rsid w:val="006F58EC"/>
    <w:rsid w:val="00706233"/>
    <w:rsid w:val="007251EA"/>
    <w:rsid w:val="007340D7"/>
    <w:rsid w:val="007472BD"/>
    <w:rsid w:val="00755A3D"/>
    <w:rsid w:val="007675B1"/>
    <w:rsid w:val="00781479"/>
    <w:rsid w:val="00797EF1"/>
    <w:rsid w:val="007A3246"/>
    <w:rsid w:val="007A64C5"/>
    <w:rsid w:val="007A719D"/>
    <w:rsid w:val="007B1B2B"/>
    <w:rsid w:val="007B28DE"/>
    <w:rsid w:val="007C2A48"/>
    <w:rsid w:val="007C59D2"/>
    <w:rsid w:val="007D08FB"/>
    <w:rsid w:val="007E4326"/>
    <w:rsid w:val="007E5437"/>
    <w:rsid w:val="007F0344"/>
    <w:rsid w:val="007F7EA0"/>
    <w:rsid w:val="008049F7"/>
    <w:rsid w:val="00807293"/>
    <w:rsid w:val="00821B3C"/>
    <w:rsid w:val="008347E1"/>
    <w:rsid w:val="0083750F"/>
    <w:rsid w:val="008428CF"/>
    <w:rsid w:val="0085213A"/>
    <w:rsid w:val="008565FD"/>
    <w:rsid w:val="00857C6F"/>
    <w:rsid w:val="008657E3"/>
    <w:rsid w:val="00867CED"/>
    <w:rsid w:val="00874503"/>
    <w:rsid w:val="00883B55"/>
    <w:rsid w:val="0089337A"/>
    <w:rsid w:val="008A248F"/>
    <w:rsid w:val="008B402E"/>
    <w:rsid w:val="008C0603"/>
    <w:rsid w:val="008C27C1"/>
    <w:rsid w:val="008D6664"/>
    <w:rsid w:val="008D67FA"/>
    <w:rsid w:val="008D7CDB"/>
    <w:rsid w:val="008E100E"/>
    <w:rsid w:val="008E1049"/>
    <w:rsid w:val="008E4BA9"/>
    <w:rsid w:val="008E7A27"/>
    <w:rsid w:val="008E7D17"/>
    <w:rsid w:val="00912776"/>
    <w:rsid w:val="009250BA"/>
    <w:rsid w:val="00973CDB"/>
    <w:rsid w:val="00991E04"/>
    <w:rsid w:val="009950F3"/>
    <w:rsid w:val="0099776A"/>
    <w:rsid w:val="009A256E"/>
    <w:rsid w:val="009A3F65"/>
    <w:rsid w:val="009C4FD2"/>
    <w:rsid w:val="009D07DC"/>
    <w:rsid w:val="009D3BBF"/>
    <w:rsid w:val="009F46A7"/>
    <w:rsid w:val="00A1282E"/>
    <w:rsid w:val="00A14247"/>
    <w:rsid w:val="00A40D57"/>
    <w:rsid w:val="00A44493"/>
    <w:rsid w:val="00A53760"/>
    <w:rsid w:val="00A90B16"/>
    <w:rsid w:val="00AA2791"/>
    <w:rsid w:val="00AA4C7C"/>
    <w:rsid w:val="00AB4CD0"/>
    <w:rsid w:val="00AC61EE"/>
    <w:rsid w:val="00AC66C4"/>
    <w:rsid w:val="00AC7086"/>
    <w:rsid w:val="00AD2B27"/>
    <w:rsid w:val="00AE26F5"/>
    <w:rsid w:val="00AE3A33"/>
    <w:rsid w:val="00B135CE"/>
    <w:rsid w:val="00B203A7"/>
    <w:rsid w:val="00B339B8"/>
    <w:rsid w:val="00B346A7"/>
    <w:rsid w:val="00B43970"/>
    <w:rsid w:val="00B50A34"/>
    <w:rsid w:val="00B54C38"/>
    <w:rsid w:val="00B5613E"/>
    <w:rsid w:val="00B57CB1"/>
    <w:rsid w:val="00B61D68"/>
    <w:rsid w:val="00B62C0A"/>
    <w:rsid w:val="00B77DCE"/>
    <w:rsid w:val="00B81B0E"/>
    <w:rsid w:val="00B87CA9"/>
    <w:rsid w:val="00B9666E"/>
    <w:rsid w:val="00BB3512"/>
    <w:rsid w:val="00BB3C75"/>
    <w:rsid w:val="00BC2E3F"/>
    <w:rsid w:val="00BD4D12"/>
    <w:rsid w:val="00BF1B2E"/>
    <w:rsid w:val="00BF522D"/>
    <w:rsid w:val="00BF5F54"/>
    <w:rsid w:val="00C0214A"/>
    <w:rsid w:val="00C030C1"/>
    <w:rsid w:val="00C1562F"/>
    <w:rsid w:val="00C23EE8"/>
    <w:rsid w:val="00C250F4"/>
    <w:rsid w:val="00C65396"/>
    <w:rsid w:val="00C6717B"/>
    <w:rsid w:val="00C71380"/>
    <w:rsid w:val="00C74E1E"/>
    <w:rsid w:val="00C9003C"/>
    <w:rsid w:val="00C97ECA"/>
    <w:rsid w:val="00CA1160"/>
    <w:rsid w:val="00CA702E"/>
    <w:rsid w:val="00CA7350"/>
    <w:rsid w:val="00CB639D"/>
    <w:rsid w:val="00CD51E6"/>
    <w:rsid w:val="00CE433B"/>
    <w:rsid w:val="00D063D0"/>
    <w:rsid w:val="00D133AE"/>
    <w:rsid w:val="00D30B5E"/>
    <w:rsid w:val="00D30CEA"/>
    <w:rsid w:val="00D57016"/>
    <w:rsid w:val="00D71D8E"/>
    <w:rsid w:val="00D80CBB"/>
    <w:rsid w:val="00D9281A"/>
    <w:rsid w:val="00DA3404"/>
    <w:rsid w:val="00DA524B"/>
    <w:rsid w:val="00DB471D"/>
    <w:rsid w:val="00DD1863"/>
    <w:rsid w:val="00DD3349"/>
    <w:rsid w:val="00DD54E1"/>
    <w:rsid w:val="00DD6747"/>
    <w:rsid w:val="00DE1FBC"/>
    <w:rsid w:val="00DE5C3D"/>
    <w:rsid w:val="00E02500"/>
    <w:rsid w:val="00E12ED8"/>
    <w:rsid w:val="00E162C9"/>
    <w:rsid w:val="00E22003"/>
    <w:rsid w:val="00E22462"/>
    <w:rsid w:val="00E3005D"/>
    <w:rsid w:val="00E30491"/>
    <w:rsid w:val="00E473ED"/>
    <w:rsid w:val="00E47DAF"/>
    <w:rsid w:val="00E51183"/>
    <w:rsid w:val="00E62550"/>
    <w:rsid w:val="00E65B09"/>
    <w:rsid w:val="00E76EB5"/>
    <w:rsid w:val="00E83116"/>
    <w:rsid w:val="00E914E5"/>
    <w:rsid w:val="00E91B86"/>
    <w:rsid w:val="00EA566C"/>
    <w:rsid w:val="00EA6CEC"/>
    <w:rsid w:val="00EA7AC2"/>
    <w:rsid w:val="00EC000C"/>
    <w:rsid w:val="00EF2FD5"/>
    <w:rsid w:val="00F11473"/>
    <w:rsid w:val="00F253C5"/>
    <w:rsid w:val="00F270C0"/>
    <w:rsid w:val="00F30624"/>
    <w:rsid w:val="00F4717F"/>
    <w:rsid w:val="00F5301B"/>
    <w:rsid w:val="00F55CE3"/>
    <w:rsid w:val="00F605BD"/>
    <w:rsid w:val="00F74175"/>
    <w:rsid w:val="00F91CA0"/>
    <w:rsid w:val="00F92A04"/>
    <w:rsid w:val="00FA1508"/>
    <w:rsid w:val="00FA191A"/>
    <w:rsid w:val="00FA3A76"/>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BC2E3F"/>
    <w:pPr>
      <w:spacing w:after="0" w:line="240" w:lineRule="auto"/>
    </w:pPr>
  </w:style>
  <w:style w:type="character" w:styleId="Kommentarzeichen">
    <w:name w:val="annotation reference"/>
    <w:basedOn w:val="Absatz-Standardschriftart"/>
    <w:uiPriority w:val="99"/>
    <w:semiHidden/>
    <w:unhideWhenUsed/>
    <w:rsid w:val="008347E1"/>
    <w:rPr>
      <w:sz w:val="16"/>
      <w:szCs w:val="16"/>
    </w:rPr>
  </w:style>
  <w:style w:type="paragraph" w:styleId="Kommentartext">
    <w:name w:val="annotation text"/>
    <w:basedOn w:val="Standard"/>
    <w:link w:val="KommentartextZchn"/>
    <w:uiPriority w:val="99"/>
    <w:semiHidden/>
    <w:unhideWhenUsed/>
    <w:rsid w:val="008347E1"/>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347E1"/>
    <w:rPr>
      <w:sz w:val="20"/>
      <w:szCs w:val="20"/>
    </w:rPr>
  </w:style>
  <w:style w:type="paragraph" w:styleId="Kommentarthema">
    <w:name w:val="annotation subject"/>
    <w:basedOn w:val="Kommentartext"/>
    <w:next w:val="Kommentartext"/>
    <w:link w:val="KommentarthemaZchn"/>
    <w:uiPriority w:val="99"/>
    <w:semiHidden/>
    <w:unhideWhenUsed/>
    <w:rsid w:val="008347E1"/>
    <w:rPr>
      <w:b/>
      <w:bCs/>
    </w:rPr>
  </w:style>
  <w:style w:type="character" w:customStyle="1" w:styleId="KommentarthemaZchn">
    <w:name w:val="Kommentarthema Zchn"/>
    <w:basedOn w:val="KommentartextZchn"/>
    <w:link w:val="Kommentarthema"/>
    <w:uiPriority w:val="99"/>
    <w:semiHidden/>
    <w:rsid w:val="008347E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07300412">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31747980">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customXml" Target="ink/ink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customXml" Target="ink/ink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3:14:17.442"/>
    </inkml:context>
    <inkml:brush xml:id="br0">
      <inkml:brushProperty name="width" value="0.06011" units="cm"/>
      <inkml:brushProperty name="height" value="0.06011" units="cm"/>
    </inkml:brush>
  </inkml:definitions>
  <inkml:trace contextRef="#ctx0" brushRef="#br0">380 398 7775,'6'-5'703,"1"1"-57,-4 3 401,0-5-245,-3 5 859,0-2-1124,0 3 0,0 3-147,0 1 0,-3 6-450,-1 3 1,0 3 96,0 5 1,0 3-84,-3 4 1,3 1 91,0 4 1,0 1-698,0 0 1,1 5 257,3 2 0,0 0-1193,0 4 0,1-3 1586,1-3 0,1-6 0,4-2 0</inkml:trace>
  <inkml:trace contextRef="#ctx0" brushRef="#br0" timeOffset="701">56 309 7775,'-13'-9'0,"1"2"0,1-2 0,2 0 814,3 0 0,2-3-25,2-1 0,1 0 120,1-4 0,3 0-407,1-3 0,5 3 39,2 0 0,4 0-173,5-3 0,0 4-34,3 1 1,1 1-95,2 1 0,3 3-23,1-1 0,1 4-165,2 0 1,-2 2 113,-1 3 1,2-1-195,1 3 0,-3 1-53,2 1 0,-1 2-68,1 2 1,0 4 13,1 3 0,-6 1 31,-1 3 0,-4 0-72,2 2 1,-3 4 36,3 3 0,-2 3-29,0 3 0,-2 3 95,-5 1 0,0 0-112,-4 1 0,-3-7-38,-4 0 0,1 0-148,-2-2 1,-1 0 96,-2-3 0,-1-2 126,-1-1 0,-2-5 123,-2-2 0,-4-2-98,-3 0 1,-3-3 568,-3-1 1,-3-4-88,-2-1 0,-2 0 84,-2 0 0,2 0-369,-2-2 0,-1-1-163,1 1 0,-1-2 178,1 0 0,5 0 98,2-2 1,4 0-2304,7-2 0,3-1 130,5-4 1986,4 2 0,8-2 0,3 2 0</inkml:trace>
  <inkml:trace contextRef="#ctx0" brushRef="#br0" timeOffset="1074">948 970 7775,'-17'6'3459,"1"-2"-2681,4 1 0,1-4-4563,3 1 3785,4-1 0,1-1 0,3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24T13:14:37.387"/>
    </inkml:context>
    <inkml:brush xml:id="br0">
      <inkml:brushProperty name="width" value="0.06" units="cm"/>
      <inkml:brushProperty name="height" value="0.06" units="cm"/>
    </inkml:brush>
  </inkml:definitions>
  <inkml:trace contextRef="#ctx0" brushRef="#br0">23 1079 8012,'-10'0'161,"1"3"1,6-3-508,3 0 1,6-7 798,7-6 0,4-5-167,4-6 0,5-7 568,6-6 1,9-4-300,6-6 0,4-4-177,1-2 1,1-4-290,-4 2 0,-2-2-152,1 2 0,-4-8 9,-1 1 1,-4 1 52,-2 3 0,-1 4-69,3 5 1,-2 2-434,-3 7 1,-6 8 169,-9 8 1,-3 7-151,-3 4 966,-3 3-351,-3 6 0,-5 2 284,-2 4 1,-5 6 2,-4 4 0,-6 8-252,-4 5 0,-4 10 8,-5 8 0,-3 6-142,-3 2 1,0 0-54,4-4 1,1 1 86,1 4 0,8-5 131,3-4 0,11-10-126,10-10 0,12-8-921,12-4 0,3-4 345,3-3 1,1-2 125,1-4 1,0-2 169,-2-5 0,-5 1 38,-1-2 1,-2-1 206,-5-2 1,3 0-145,-3 1 1,3-3 304,-3 0 1,1-3-128,-3 1 1,1-1 184,1-1 1,-3 1-65,1-6 1,-4 3 18,0 0 1,-3 4-59,-2 2 1,-3 4 391,0 3-388,-4 3 1,-3 5-38,0 5 1,-3 3-194,-1 3 0,-4 7 75,-3 3 0,-1 4-117,-1 3 0,-1-2-83,1 2 1,-1-1-109,6-2 1,-1-2-116,3-1 0,3-5 156,3-2 1,3-4-261,3 0 0,1-3 148,2 0 0,0-4 468,2-1 0,1-4-107,-1-3 1,2-1 54,2-3 1,-2-2 126,2-1 0,-1-1 136,1-1 0,2 2 238,2-2 1,-2 4-211,0-4 0,-2 1 56,2-1 1,-3 3-71,1-1 1,-1 3-104,-1 0 1,-3 3 220,-2 3-245,-1 1 0,-3 2-27,-2 1 1,-1 4-3,-1 3 0,0 1-134,0-1 1,-2 2-186,0-3 0,-1 3-397,3-3 1,1 3 302,1-2 1,0-3 26,5-2 0,-2 0 39,3 0 0,2-1 42,1-3 1,0 0-46,0 0 1,1 0-22,-1 0 0,1-2 965,1 0 0,-2-3 68,-1 1 1,1 0-243,2 0 0,0 2-196,0-3 1,-1 4-69,-2-1 1,2-1-81,-1 1 1,1 0-28,-2 2 0,2 2-89,-1 0 0,-1 2-140,1-2 0,2 3 144,2 0 1,3-2 72,1 1 0,4-2 55,5 0 0,3-1-81,3-1 0,6-3 72,-2-1 1,8-2-11,1-1 0,6 1-155,1 0 0,0 0-183,-7 2 0,-1 1-313,-3 3 0,2 0-1519,-4 0 0,-2 0 290,-7 0 1647,0 0 0,0-3 0,0-1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873</Words>
  <Characters>5501</Characters>
  <Application>Microsoft Office Word</Application>
  <DocSecurity>0</DocSecurity>
  <Lines>45</Lines>
  <Paragraphs>12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Martin Münst</dc:creator>
  <cp:keywords/>
  <dc:description/>
  <cp:lastModifiedBy>David Döbele</cp:lastModifiedBy>
  <cp:revision>3</cp:revision>
  <dcterms:created xsi:type="dcterms:W3CDTF">2024-09-02T19:17:00Z</dcterms:created>
  <dcterms:modified xsi:type="dcterms:W3CDTF">2024-09-03T18:42:00Z</dcterms:modified>
</cp:coreProperties>
</file>