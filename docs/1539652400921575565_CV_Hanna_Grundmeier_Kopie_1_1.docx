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Sarah Bergmann" w:date="2026-08-19T06:15:00Z" w16du:dateUtc="2026-08-19T13:15:00Z">
          <w:tblPr>
            <w:tblStyle w:val="Tabellenraster"/>
            <w:tblW w:w="9924" w:type="dxa"/>
            <w:tblInd w:w="-4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985"/>
        <w:gridCol w:w="2977"/>
        <w:gridCol w:w="561"/>
        <w:gridCol w:w="147"/>
        <w:gridCol w:w="66"/>
        <w:gridCol w:w="218"/>
        <w:gridCol w:w="142"/>
        <w:gridCol w:w="283"/>
        <w:gridCol w:w="142"/>
        <w:gridCol w:w="385"/>
        <w:gridCol w:w="540"/>
        <w:gridCol w:w="2478"/>
        <w:tblGridChange w:id="1">
          <w:tblGrid>
            <w:gridCol w:w="426"/>
            <w:gridCol w:w="1559"/>
            <w:gridCol w:w="426"/>
            <w:gridCol w:w="2977"/>
            <w:gridCol w:w="135"/>
            <w:gridCol w:w="147"/>
            <w:gridCol w:w="284"/>
            <w:gridCol w:w="142"/>
            <w:gridCol w:w="283"/>
            <w:gridCol w:w="142"/>
            <w:gridCol w:w="811"/>
            <w:gridCol w:w="182"/>
            <w:gridCol w:w="2410"/>
            <w:gridCol w:w="426"/>
          </w:tblGrid>
        </w:tblGridChange>
      </w:tblGrid>
      <w:tr w:rsidR="002508C2" w:rsidRPr="00F5218A" w14:paraId="5DF08F91" w14:textId="77777777" w:rsidTr="00F5218A">
        <w:trPr>
          <w:trHeight w:val="20"/>
          <w:trPrChange w:id="2" w:author="Sarah Bergmann" w:date="2026-08-19T06:15:00Z" w16du:dateUtc="2026-08-19T13:15:00Z">
            <w:trPr>
              <w:gridBefore w:val="1"/>
              <w:trHeight w:val="227"/>
            </w:trPr>
          </w:trPrChange>
        </w:trPr>
        <w:tc>
          <w:tcPr>
            <w:tcW w:w="9924" w:type="dxa"/>
            <w:gridSpan w:val="12"/>
            <w:tcPrChange w:id="3" w:author="Sarah Bergmann" w:date="2026-08-19T06:15:00Z" w16du:dateUtc="2026-08-19T13:15:00Z">
              <w:tcPr>
                <w:tcW w:w="9924" w:type="dxa"/>
                <w:gridSpan w:val="13"/>
              </w:tcPr>
            </w:tcPrChange>
          </w:tcPr>
          <w:p w14:paraId="11DD220E" w14:textId="7708A239" w:rsidR="002508C2" w:rsidRPr="00F5218A" w:rsidRDefault="00A4393E" w:rsidP="00F5218A">
            <w:pPr>
              <w:jc w:val="center"/>
              <w:rPr>
                <w:rFonts w:ascii="Georgia" w:hAnsi="Georgia"/>
                <w:lang w:val="en-US"/>
                <w:rPrChange w:id="4" w:author="Sarah Bergmann" w:date="2026-08-19T06:23:00Z" w16du:dateUtc="2026-08-19T13:23:00Z">
                  <w:rPr>
                    <w:rFonts w:ascii="Georgia" w:hAnsi="Georgia"/>
                  </w:rPr>
                </w:rPrChange>
              </w:rPr>
            </w:pPr>
            <w:r w:rsidRPr="00F5218A">
              <w:rPr>
                <w:rFonts w:ascii="Georgia" w:hAnsi="Georgia"/>
                <w:b/>
                <w:smallCaps/>
                <w:sz w:val="48"/>
                <w:szCs w:val="32"/>
                <w:lang w:val="en-US"/>
                <w:rPrChange w:id="5" w:author="Sarah Bergmann" w:date="2026-08-19T06:23:00Z" w16du:dateUtc="2026-08-19T13:23:00Z">
                  <w:rPr>
                    <w:rFonts w:ascii="Georgia" w:hAnsi="Georgia"/>
                    <w:b/>
                    <w:smallCaps/>
                    <w:sz w:val="48"/>
                    <w:szCs w:val="32"/>
                  </w:rPr>
                </w:rPrChange>
              </w:rPr>
              <w:t>H</w:t>
            </w:r>
            <w:r w:rsidR="0054563B" w:rsidRPr="00F5218A">
              <w:rPr>
                <w:rFonts w:ascii="Georgia" w:hAnsi="Georgia"/>
                <w:b/>
                <w:smallCaps/>
                <w:sz w:val="48"/>
                <w:szCs w:val="32"/>
                <w:lang w:val="en-US"/>
                <w:rPrChange w:id="6" w:author="Sarah Bergmann" w:date="2026-08-19T06:23:00Z" w16du:dateUtc="2026-08-19T13:23:00Z">
                  <w:rPr>
                    <w:rFonts w:ascii="Georgia" w:hAnsi="Georgia"/>
                    <w:b/>
                    <w:smallCaps/>
                    <w:sz w:val="48"/>
                    <w:szCs w:val="32"/>
                  </w:rPr>
                </w:rPrChange>
              </w:rPr>
              <w:t>anna</w:t>
            </w:r>
            <w:r w:rsidRPr="00F5218A">
              <w:rPr>
                <w:rFonts w:ascii="Georgia" w:hAnsi="Georgia"/>
                <w:b/>
                <w:smallCaps/>
                <w:sz w:val="48"/>
                <w:szCs w:val="32"/>
                <w:lang w:val="en-US"/>
                <w:rPrChange w:id="7" w:author="Sarah Bergmann" w:date="2026-08-19T06:23:00Z" w16du:dateUtc="2026-08-19T13:23:00Z">
                  <w:rPr>
                    <w:rFonts w:ascii="Georgia" w:hAnsi="Georgia"/>
                    <w:b/>
                    <w:smallCaps/>
                    <w:sz w:val="48"/>
                    <w:szCs w:val="32"/>
                  </w:rPr>
                </w:rPrChange>
              </w:rPr>
              <w:t xml:space="preserve"> Grundmeier</w:t>
            </w:r>
          </w:p>
          <w:p w14:paraId="722A5AF6" w14:textId="199EA9C8" w:rsidR="008050E4" w:rsidRPr="00F5218A" w:rsidRDefault="00F5218A" w:rsidP="00F5218A">
            <w:pPr>
              <w:jc w:val="center"/>
              <w:rPr>
                <w:rFonts w:ascii="Georgia" w:hAnsi="Georgia"/>
                <w:lang w:val="en-US"/>
                <w:rPrChange w:id="8" w:author="Sarah Bergmann" w:date="2026-08-19T06:23:00Z" w16du:dateUtc="2026-08-19T13:23:00Z">
                  <w:rPr>
                    <w:rFonts w:ascii="Georgia" w:hAnsi="Georgia"/>
                    <w:lang w:val="de-AT"/>
                  </w:rPr>
                </w:rPrChange>
              </w:rPr>
            </w:pPr>
            <w:commentRangeStart w:id="9"/>
            <w:ins w:id="10" w:author="Sarah Bergmann" w:date="2026-08-19T06:14:00Z" w16du:dateUtc="2026-08-19T13:14:00Z">
              <w:r w:rsidRPr="00F5218A">
                <w:rPr>
                  <w:rFonts w:ascii="Georgia" w:hAnsi="Georgia" w:cs="Georgia"/>
                  <w:color w:val="000000"/>
                  <w:sz w:val="20"/>
                  <w:highlight w:val="red"/>
                  <w:lang w:val="en-US"/>
                  <w:rPrChange w:id="11" w:author="Sarah Bergmann" w:date="2026-08-19T06:23:00Z" w16du:dateUtc="2026-08-19T13:23:00Z">
                    <w:rPr>
                      <w:rFonts w:ascii="Georgia" w:hAnsi="Georgia" w:cs="Georgia"/>
                      <w:color w:val="000000"/>
                      <w:sz w:val="20"/>
                      <w:lang w:val="de-AT"/>
                    </w:rPr>
                  </w:rPrChange>
                </w:rPr>
                <w:t>Adresse</w:t>
              </w:r>
            </w:ins>
            <w:commentRangeEnd w:id="9"/>
            <w:r w:rsidRPr="00F5218A">
              <w:rPr>
                <w:rStyle w:val="Kommentarzeichen"/>
                <w:rFonts w:ascii="Georgia" w:hAnsi="Georgia" w:cs="Georgia"/>
                <w:color w:val="000000"/>
                <w:sz w:val="20"/>
                <w:szCs w:val="22"/>
                <w:lang w:val="en-US"/>
                <w:rPrChange w:id="12" w:author="Sarah Bergmann" w:date="2026-08-19T06:23:00Z" w16du:dateUtc="2026-08-19T13:23:00Z">
                  <w:rPr>
                    <w:rStyle w:val="Kommentarzeichen"/>
                    <w:rFonts w:ascii="Georgia" w:hAnsi="Georgia" w:cs="Georgia"/>
                    <w:color w:val="000000"/>
                    <w:sz w:val="20"/>
                    <w:szCs w:val="22"/>
                    <w:lang w:val="de-AT"/>
                  </w:rPr>
                </w:rPrChange>
              </w:rPr>
              <w:commentReference w:id="9"/>
            </w:r>
            <w:ins w:id="13" w:author="Sarah Bergmann" w:date="2026-08-19T06:14:00Z" w16du:dateUtc="2026-08-19T13:14:00Z">
              <w:r w:rsidRPr="00F5218A">
                <w:rPr>
                  <w:rFonts w:ascii="Georgia" w:hAnsi="Georgia" w:cs="Georgia"/>
                  <w:color w:val="000000"/>
                  <w:sz w:val="20"/>
                  <w:lang w:val="en-US"/>
                  <w:rPrChange w:id="14" w:author="Sarah Bergmann" w:date="2026-08-19T06:23:00Z" w16du:dateUtc="2026-08-19T13:23:00Z">
                    <w:rPr>
                      <w:rFonts w:ascii="Georgia" w:hAnsi="Georgia" w:cs="Georgia"/>
                      <w:color w:val="000000"/>
                      <w:sz w:val="20"/>
                      <w:lang w:val="de-AT"/>
                    </w:rPr>
                  </w:rPrChange>
                </w:rPr>
                <w:t xml:space="preserve"> | </w:t>
              </w:r>
            </w:ins>
            <w:r w:rsidR="002B2091" w:rsidRPr="00F5218A">
              <w:rPr>
                <w:rFonts w:ascii="Georgia" w:hAnsi="Georgia" w:cs="Georgia"/>
                <w:color w:val="000000"/>
                <w:sz w:val="20"/>
                <w:lang w:val="en-US"/>
                <w:rPrChange w:id="15" w:author="Sarah Bergmann" w:date="2026-08-19T06:23:00Z" w16du:dateUtc="2026-08-19T13:23:00Z">
                  <w:rPr>
                    <w:rFonts w:ascii="Georgia" w:hAnsi="Georgia" w:cs="Georgia"/>
                    <w:color w:val="000000"/>
                    <w:sz w:val="20"/>
                    <w:lang w:val="de-AT"/>
                  </w:rPr>
                </w:rPrChange>
              </w:rPr>
              <w:t>+4</w:t>
            </w:r>
            <w:r w:rsidR="0091331D" w:rsidRPr="00F5218A">
              <w:rPr>
                <w:rFonts w:ascii="Georgia" w:hAnsi="Georgia" w:cs="Georgia"/>
                <w:color w:val="000000"/>
                <w:sz w:val="20"/>
                <w:lang w:val="en-US"/>
                <w:rPrChange w:id="16" w:author="Sarah Bergmann" w:date="2026-08-19T06:23:00Z" w16du:dateUtc="2026-08-19T13:23:00Z">
                  <w:rPr>
                    <w:rFonts w:ascii="Georgia" w:hAnsi="Georgia" w:cs="Georgia"/>
                    <w:color w:val="000000"/>
                    <w:sz w:val="20"/>
                    <w:lang w:val="de-AT"/>
                  </w:rPr>
                </w:rPrChange>
              </w:rPr>
              <w:t>9</w:t>
            </w:r>
            <w:r w:rsidR="002B2091" w:rsidRPr="00F5218A">
              <w:rPr>
                <w:rFonts w:ascii="Georgia" w:hAnsi="Georgia" w:cs="Georgia"/>
                <w:color w:val="000000"/>
                <w:sz w:val="20"/>
                <w:lang w:val="en-US"/>
                <w:rPrChange w:id="17" w:author="Sarah Bergmann" w:date="2026-08-19T06:23:00Z" w16du:dateUtc="2026-08-19T13:23:00Z">
                  <w:rPr>
                    <w:rFonts w:ascii="Georgia" w:hAnsi="Georgia" w:cs="Georgia"/>
                    <w:color w:val="000000"/>
                    <w:sz w:val="20"/>
                    <w:lang w:val="de-AT"/>
                  </w:rPr>
                </w:rPrChange>
              </w:rPr>
              <w:t xml:space="preserve"> </w:t>
            </w:r>
            <w:r w:rsidR="0091331D" w:rsidRPr="00F5218A">
              <w:rPr>
                <w:rFonts w:ascii="Georgia" w:hAnsi="Georgia" w:cs="Georgia"/>
                <w:color w:val="000000"/>
                <w:sz w:val="20"/>
                <w:lang w:val="en-US"/>
                <w:rPrChange w:id="18" w:author="Sarah Bergmann" w:date="2026-08-19T06:23:00Z" w16du:dateUtc="2026-08-19T13:23:00Z">
                  <w:rPr>
                    <w:rFonts w:ascii="Georgia" w:hAnsi="Georgia" w:cs="Georgia"/>
                    <w:color w:val="000000"/>
                    <w:sz w:val="20"/>
                    <w:lang w:val="de-AT"/>
                  </w:rPr>
                </w:rPrChange>
              </w:rPr>
              <w:t>1</w:t>
            </w:r>
            <w:r w:rsidR="0054563B" w:rsidRPr="00F5218A">
              <w:rPr>
                <w:rFonts w:ascii="Georgia" w:hAnsi="Georgia" w:cs="Georgia"/>
                <w:color w:val="000000"/>
                <w:sz w:val="20"/>
                <w:lang w:val="en-US"/>
                <w:rPrChange w:id="19" w:author="Sarah Bergmann" w:date="2026-08-19T06:23:00Z" w16du:dateUtc="2026-08-19T13:23:00Z">
                  <w:rPr>
                    <w:rFonts w:ascii="Georgia" w:hAnsi="Georgia" w:cs="Georgia"/>
                    <w:color w:val="000000"/>
                    <w:sz w:val="20"/>
                    <w:lang w:val="de-AT"/>
                  </w:rPr>
                </w:rPrChange>
              </w:rPr>
              <w:t>5154886149</w:t>
            </w:r>
            <w:r w:rsidR="00AB016A" w:rsidRPr="00F5218A">
              <w:rPr>
                <w:rFonts w:ascii="Georgia" w:hAnsi="Georgia" w:cs="Georgia"/>
                <w:color w:val="000000"/>
                <w:sz w:val="20"/>
                <w:lang w:val="en-US"/>
                <w:rPrChange w:id="20" w:author="Sarah Bergmann" w:date="2026-08-19T06:23:00Z" w16du:dateUtc="2026-08-19T13:23:00Z">
                  <w:rPr>
                    <w:rFonts w:ascii="Georgia" w:hAnsi="Georgia" w:cs="Georgia"/>
                    <w:color w:val="000000"/>
                    <w:sz w:val="20"/>
                    <w:lang w:val="de-AT"/>
                  </w:rPr>
                </w:rPrChange>
              </w:rPr>
              <w:t xml:space="preserve"> </w:t>
            </w:r>
            <w:r w:rsidR="008050E4" w:rsidRPr="00F5218A">
              <w:rPr>
                <w:rFonts w:ascii="Georgia" w:hAnsi="Georgia" w:cs="Georgia"/>
                <w:color w:val="000000"/>
                <w:sz w:val="20"/>
                <w:lang w:val="en-US"/>
                <w:rPrChange w:id="21" w:author="Sarah Bergmann" w:date="2026-08-19T06:23:00Z" w16du:dateUtc="2026-08-19T13:23:00Z">
                  <w:rPr>
                    <w:rFonts w:ascii="Georgia" w:hAnsi="Georgia" w:cs="Georgia"/>
                    <w:color w:val="000000"/>
                    <w:sz w:val="20"/>
                    <w:lang w:val="de-AT"/>
                  </w:rPr>
                </w:rPrChange>
              </w:rPr>
              <w:t xml:space="preserve">| </w:t>
            </w:r>
            <w:r w:rsidR="0054563B" w:rsidRPr="00F5218A">
              <w:rPr>
                <w:rFonts w:ascii="Georgia" w:hAnsi="Georgia" w:cs="Georgia"/>
                <w:color w:val="000000"/>
                <w:sz w:val="20"/>
                <w:lang w:val="en-US"/>
                <w:rPrChange w:id="22" w:author="Sarah Bergmann" w:date="2026-08-19T06:23:00Z" w16du:dateUtc="2026-08-19T13:23:00Z">
                  <w:rPr>
                    <w:rFonts w:ascii="Georgia" w:hAnsi="Georgia" w:cs="Georgia"/>
                    <w:color w:val="000000"/>
                    <w:sz w:val="20"/>
                    <w:lang w:val="de-AT"/>
                  </w:rPr>
                </w:rPrChange>
              </w:rPr>
              <w:t>hannagrundmeier</w:t>
            </w:r>
            <w:r w:rsidR="002B2091" w:rsidRPr="00F5218A">
              <w:rPr>
                <w:rFonts w:ascii="Georgia" w:hAnsi="Georgia" w:cs="Georgia"/>
                <w:color w:val="000000"/>
                <w:sz w:val="20"/>
                <w:lang w:val="en-US"/>
                <w:rPrChange w:id="23" w:author="Sarah Bergmann" w:date="2026-08-19T06:23:00Z" w16du:dateUtc="2026-08-19T13:23:00Z">
                  <w:rPr>
                    <w:rFonts w:ascii="Georgia" w:hAnsi="Georgia" w:cs="Georgia"/>
                    <w:color w:val="000000"/>
                    <w:sz w:val="20"/>
                    <w:lang w:val="de-AT"/>
                  </w:rPr>
                </w:rPrChange>
              </w:rPr>
              <w:t>@</w:t>
            </w:r>
            <w:r w:rsidR="0054563B" w:rsidRPr="00F5218A">
              <w:rPr>
                <w:rFonts w:ascii="Georgia" w:hAnsi="Georgia" w:cs="Georgia"/>
                <w:color w:val="000000"/>
                <w:sz w:val="20"/>
                <w:lang w:val="en-US"/>
                <w:rPrChange w:id="24" w:author="Sarah Bergmann" w:date="2026-08-19T06:23:00Z" w16du:dateUtc="2026-08-19T13:23:00Z">
                  <w:rPr>
                    <w:rFonts w:ascii="Georgia" w:hAnsi="Georgia" w:cs="Georgia"/>
                    <w:color w:val="000000"/>
                    <w:sz w:val="20"/>
                    <w:lang w:val="de-AT"/>
                  </w:rPr>
                </w:rPrChange>
              </w:rPr>
              <w:t>gmail</w:t>
            </w:r>
            <w:r w:rsidR="002B2091" w:rsidRPr="00F5218A">
              <w:rPr>
                <w:rFonts w:ascii="Georgia" w:hAnsi="Georgia" w:cs="Georgia"/>
                <w:color w:val="000000"/>
                <w:sz w:val="20"/>
                <w:lang w:val="en-US"/>
                <w:rPrChange w:id="25" w:author="Sarah Bergmann" w:date="2026-08-19T06:23:00Z" w16du:dateUtc="2026-08-19T13:23:00Z">
                  <w:rPr>
                    <w:rFonts w:ascii="Georgia" w:hAnsi="Georgia" w:cs="Georgia"/>
                    <w:color w:val="000000"/>
                    <w:sz w:val="20"/>
                    <w:lang w:val="de-AT"/>
                  </w:rPr>
                </w:rPrChange>
              </w:rPr>
              <w:t>.</w:t>
            </w:r>
            <w:r w:rsidR="0054563B" w:rsidRPr="00F5218A">
              <w:rPr>
                <w:rFonts w:ascii="Georgia" w:hAnsi="Georgia" w:cs="Georgia"/>
                <w:color w:val="000000"/>
                <w:sz w:val="20"/>
                <w:lang w:val="en-US"/>
                <w:rPrChange w:id="26" w:author="Sarah Bergmann" w:date="2026-08-19T06:23:00Z" w16du:dateUtc="2026-08-19T13:23:00Z">
                  <w:rPr>
                    <w:rFonts w:ascii="Georgia" w:hAnsi="Georgia" w:cs="Georgia"/>
                    <w:color w:val="000000"/>
                    <w:sz w:val="20"/>
                    <w:lang w:val="de-AT"/>
                  </w:rPr>
                </w:rPrChange>
              </w:rPr>
              <w:t>com</w:t>
            </w:r>
          </w:p>
        </w:tc>
      </w:tr>
      <w:tr w:rsidR="002508C2" w:rsidRPr="00F5218A" w14:paraId="0FCADE56" w14:textId="77777777" w:rsidTr="0063576F">
        <w:trPr>
          <w:trHeight w:val="510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78CA1AE0" w:rsidR="002508C2" w:rsidRPr="00F5218A" w:rsidRDefault="003D14D4" w:rsidP="00F5218A">
            <w:pPr>
              <w:jc w:val="center"/>
              <w:rPr>
                <w:rFonts w:ascii="Georgia" w:hAnsi="Georgia"/>
                <w:sz w:val="28"/>
                <w:lang w:val="en-US"/>
                <w:rPrChange w:id="27" w:author="Sarah Bergmann" w:date="2026-08-19T06:23:00Z" w16du:dateUtc="2026-08-19T13:23:00Z">
                  <w:rPr>
                    <w:rFonts w:ascii="Georgia" w:hAnsi="Georgia"/>
                    <w:sz w:val="28"/>
                  </w:rPr>
                </w:rPrChange>
              </w:rPr>
            </w:pPr>
            <w:r w:rsidRPr="00F5218A">
              <w:rPr>
                <w:rFonts w:ascii="Georgia" w:hAnsi="Georgia"/>
                <w:b/>
                <w:smallCaps/>
                <w:sz w:val="28"/>
                <w:szCs w:val="32"/>
                <w:lang w:val="en-US"/>
                <w:rPrChange w:id="28" w:author="Sarah Bergmann" w:date="2026-08-19T06:23:00Z" w16du:dateUtc="2026-08-19T13:23:00Z">
                  <w:rPr>
                    <w:rFonts w:ascii="Georgia" w:hAnsi="Georgia"/>
                    <w:b/>
                    <w:smallCaps/>
                    <w:sz w:val="28"/>
                    <w:szCs w:val="32"/>
                  </w:rPr>
                </w:rPrChange>
              </w:rPr>
              <w:t>Education</w:t>
            </w:r>
          </w:p>
        </w:tc>
      </w:tr>
      <w:tr w:rsidR="00D1492F" w:rsidRPr="00F5218A" w14:paraId="7D1DEBF7" w14:textId="77777777" w:rsidTr="0063576F">
        <w:trPr>
          <w:trHeight w:val="340"/>
        </w:trPr>
        <w:tc>
          <w:tcPr>
            <w:tcW w:w="6521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4D8B197D" w:rsidR="00D1492F" w:rsidRPr="00F5218A" w:rsidRDefault="00B17D95" w:rsidP="00F5218A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  <w:rPrChange w:id="29" w:author="Sarah Bergmann" w:date="2026-08-19T06:23:00Z" w16du:dateUtc="2026-08-19T13:23:00Z">
                  <w:rPr>
                    <w:rFonts w:ascii="Georgia" w:hAnsi="Georgia"/>
                    <w:b/>
                    <w:smallCaps/>
                    <w:sz w:val="23"/>
                    <w:szCs w:val="23"/>
                  </w:rPr>
                </w:rPrChange>
              </w:rPr>
            </w:pPr>
            <w:r w:rsidRPr="00F5218A">
              <w:rPr>
                <w:rFonts w:ascii="Georgia" w:hAnsi="Georgia"/>
                <w:b/>
                <w:smallCaps/>
                <w:sz w:val="23"/>
                <w:szCs w:val="23"/>
                <w:lang w:val="en-US"/>
                <w:rPrChange w:id="30" w:author="Sarah Bergmann" w:date="2026-08-19T06:23:00Z" w16du:dateUtc="2026-08-19T13:23:00Z">
                  <w:rPr>
                    <w:rFonts w:ascii="Georgia" w:hAnsi="Georgia"/>
                    <w:b/>
                    <w:smallCaps/>
                    <w:sz w:val="23"/>
                    <w:szCs w:val="23"/>
                  </w:rPr>
                </w:rPrChange>
              </w:rPr>
              <w:t>Goethe</w:t>
            </w:r>
            <w:r w:rsidR="00BF13B5" w:rsidRPr="00F5218A">
              <w:rPr>
                <w:rFonts w:ascii="Georgia" w:hAnsi="Georgia"/>
                <w:b/>
                <w:smallCaps/>
                <w:sz w:val="23"/>
                <w:szCs w:val="23"/>
                <w:lang w:val="en-US"/>
                <w:rPrChange w:id="31" w:author="Sarah Bergmann" w:date="2026-08-19T06:23:00Z" w16du:dateUtc="2026-08-19T13:23:00Z">
                  <w:rPr>
                    <w:rFonts w:ascii="Georgia" w:hAnsi="Georgia"/>
                    <w:b/>
                    <w:smallCaps/>
                    <w:sz w:val="23"/>
                    <w:szCs w:val="23"/>
                  </w:rPr>
                </w:rPrChange>
              </w:rPr>
              <w:t xml:space="preserve"> </w:t>
            </w:r>
            <w:r w:rsidRPr="00F5218A">
              <w:rPr>
                <w:rFonts w:ascii="Georgia" w:hAnsi="Georgia"/>
                <w:b/>
                <w:smallCaps/>
                <w:sz w:val="23"/>
                <w:szCs w:val="23"/>
                <w:lang w:val="en-US"/>
                <w:rPrChange w:id="32" w:author="Sarah Bergmann" w:date="2026-08-19T06:23:00Z" w16du:dateUtc="2026-08-19T13:23:00Z">
                  <w:rPr>
                    <w:rFonts w:ascii="Georgia" w:hAnsi="Georgia"/>
                    <w:b/>
                    <w:smallCaps/>
                    <w:sz w:val="23"/>
                    <w:szCs w:val="23"/>
                  </w:rPr>
                </w:rPrChange>
              </w:rPr>
              <w:t>Uni</w:t>
            </w:r>
            <w:r w:rsidR="00BF13B5" w:rsidRPr="00F5218A">
              <w:rPr>
                <w:rFonts w:ascii="Georgia" w:hAnsi="Georgia"/>
                <w:b/>
                <w:smallCaps/>
                <w:sz w:val="23"/>
                <w:szCs w:val="23"/>
                <w:lang w:val="en-US"/>
                <w:rPrChange w:id="33" w:author="Sarah Bergmann" w:date="2026-08-19T06:23:00Z" w16du:dateUtc="2026-08-19T13:23:00Z">
                  <w:rPr>
                    <w:rFonts w:ascii="Georgia" w:hAnsi="Georgia"/>
                    <w:b/>
                    <w:smallCaps/>
                    <w:sz w:val="23"/>
                    <w:szCs w:val="23"/>
                  </w:rPr>
                </w:rPrChange>
              </w:rPr>
              <w:t>versity</w:t>
            </w:r>
          </w:p>
        </w:tc>
        <w:tc>
          <w:tcPr>
            <w:tcW w:w="340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F94E9A2" w:rsidR="00D1492F" w:rsidRPr="00F5218A" w:rsidRDefault="00B17D95" w:rsidP="00F5218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US"/>
                <w:rPrChange w:id="34" w:author="Sarah Bergmann" w:date="2026-08-19T06:23:00Z" w16du:dateUtc="2026-08-19T13:23:00Z">
                  <w:rPr>
                    <w:rFonts w:ascii="Georgia" w:hAnsi="Georgia"/>
                    <w:i/>
                    <w:smallCaps/>
                    <w:sz w:val="23"/>
                    <w:szCs w:val="23"/>
                  </w:rPr>
                </w:rPrChange>
              </w:rPr>
            </w:pPr>
            <w:r w:rsidRPr="00F5218A">
              <w:rPr>
                <w:rFonts w:ascii="Georgia" w:hAnsi="Georgia"/>
                <w:i/>
                <w:smallCaps/>
                <w:sz w:val="23"/>
                <w:szCs w:val="23"/>
                <w:lang w:val="en-US"/>
                <w:rPrChange w:id="35" w:author="Sarah Bergmann" w:date="2026-08-19T06:23:00Z" w16du:dateUtc="2026-08-19T13:23:00Z">
                  <w:rPr>
                    <w:rFonts w:ascii="Georgia" w:hAnsi="Georgia"/>
                    <w:i/>
                    <w:smallCaps/>
                    <w:sz w:val="23"/>
                    <w:szCs w:val="23"/>
                  </w:rPr>
                </w:rPrChange>
              </w:rPr>
              <w:t>Frankfurt am Main</w:t>
            </w:r>
            <w:r w:rsidR="000A1A87" w:rsidRPr="00F5218A">
              <w:rPr>
                <w:rFonts w:ascii="Georgia" w:hAnsi="Georgia"/>
                <w:i/>
                <w:smallCaps/>
                <w:sz w:val="23"/>
                <w:szCs w:val="23"/>
                <w:lang w:val="en-US"/>
                <w:rPrChange w:id="36" w:author="Sarah Bergmann" w:date="2026-08-19T06:23:00Z" w16du:dateUtc="2026-08-19T13:23:00Z">
                  <w:rPr>
                    <w:rFonts w:ascii="Georgia" w:hAnsi="Georgia"/>
                    <w:i/>
                    <w:smallCaps/>
                    <w:sz w:val="23"/>
                    <w:szCs w:val="23"/>
                  </w:rPr>
                </w:rPrChange>
              </w:rPr>
              <w:t>, DE</w:t>
            </w:r>
          </w:p>
        </w:tc>
      </w:tr>
      <w:tr w:rsidR="00D1492F" w:rsidRPr="00F5218A" w14:paraId="61E5D482" w14:textId="77777777" w:rsidTr="0063576F">
        <w:trPr>
          <w:trHeight w:val="113"/>
        </w:trPr>
        <w:tc>
          <w:tcPr>
            <w:tcW w:w="5523" w:type="dxa"/>
            <w:gridSpan w:val="3"/>
          </w:tcPr>
          <w:p w14:paraId="11CB9A0F" w14:textId="0E520A9E" w:rsidR="00D1492F" w:rsidRPr="00F5218A" w:rsidRDefault="00D1492F" w:rsidP="00F5218A">
            <w:pPr>
              <w:rPr>
                <w:rFonts w:ascii="Georgia" w:hAnsi="Georgia"/>
                <w:sz w:val="18"/>
                <w:lang w:val="en-US"/>
              </w:rPr>
            </w:pPr>
            <w:r w:rsidRPr="00F5218A">
              <w:rPr>
                <w:rFonts w:ascii="Georgia" w:hAnsi="Georgia"/>
                <w:sz w:val="18"/>
                <w:lang w:val="en-US"/>
              </w:rPr>
              <w:t xml:space="preserve">B.Sc. in </w:t>
            </w:r>
            <w:r w:rsidR="00CE6FA5" w:rsidRPr="00F5218A">
              <w:rPr>
                <w:rFonts w:ascii="Georgia" w:hAnsi="Georgia"/>
                <w:sz w:val="18"/>
                <w:lang w:val="en-US"/>
              </w:rPr>
              <w:t>Economics</w:t>
            </w:r>
            <w:r w:rsidR="00B17D95" w:rsidRPr="00F5218A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4401" w:type="dxa"/>
            <w:gridSpan w:val="9"/>
          </w:tcPr>
          <w:p w14:paraId="419A9228" w14:textId="312D12CD" w:rsidR="00D1492F" w:rsidRPr="00F5218A" w:rsidRDefault="00CE6FA5" w:rsidP="00F5218A">
            <w:pPr>
              <w:jc w:val="right"/>
              <w:rPr>
                <w:rFonts w:ascii="Georgia" w:hAnsi="Georgia"/>
                <w:sz w:val="18"/>
                <w:lang w:val="en-US"/>
                <w:rPrChange w:id="37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</w:pPr>
            <w:r w:rsidRPr="00F5218A">
              <w:rPr>
                <w:rFonts w:ascii="Georgia" w:hAnsi="Georgia"/>
                <w:sz w:val="18"/>
                <w:lang w:val="en-US"/>
                <w:rPrChange w:id="38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10</w:t>
            </w:r>
            <w:r w:rsidR="00D1492F" w:rsidRPr="00F5218A">
              <w:rPr>
                <w:rFonts w:ascii="Georgia" w:hAnsi="Georgia"/>
                <w:sz w:val="18"/>
                <w:lang w:val="en-US"/>
                <w:rPrChange w:id="39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/2</w:t>
            </w:r>
            <w:r w:rsidRPr="00F5218A">
              <w:rPr>
                <w:rFonts w:ascii="Georgia" w:hAnsi="Georgia"/>
                <w:sz w:val="18"/>
                <w:lang w:val="en-US"/>
                <w:rPrChange w:id="40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026</w:t>
            </w:r>
            <w:r w:rsidR="00D1492F" w:rsidRPr="00F5218A">
              <w:rPr>
                <w:rFonts w:ascii="Georgia" w:hAnsi="Georgia"/>
                <w:sz w:val="18"/>
                <w:lang w:val="en-US"/>
                <w:rPrChange w:id="41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 xml:space="preserve"> –</w:t>
            </w:r>
            <w:r w:rsidR="00EB0E9F" w:rsidRPr="00F5218A">
              <w:rPr>
                <w:rFonts w:ascii="Georgia" w:hAnsi="Georgia"/>
                <w:sz w:val="18"/>
                <w:lang w:val="en-US"/>
                <w:rPrChange w:id="42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 xml:space="preserve"> </w:t>
            </w:r>
            <w:r w:rsidR="0098521A" w:rsidRPr="00F5218A">
              <w:rPr>
                <w:rFonts w:ascii="Georgia" w:hAnsi="Georgia"/>
                <w:sz w:val="18"/>
                <w:lang w:val="en-US"/>
                <w:rPrChange w:id="43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present</w:t>
            </w:r>
          </w:p>
        </w:tc>
      </w:tr>
      <w:tr w:rsidR="00D5280E" w:rsidRPr="00F5218A" w14:paraId="1C51E2FF" w14:textId="77777777" w:rsidTr="0063576F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39DB5894" w:rsidR="00665BF3" w:rsidRPr="00F5218A" w:rsidRDefault="00CE6FA5" w:rsidP="00F5218A">
            <w:pPr>
              <w:rPr>
                <w:rFonts w:ascii="Georgia" w:hAnsi="Georgia"/>
                <w:sz w:val="18"/>
                <w:lang w:val="en-US"/>
              </w:rPr>
            </w:pPr>
            <w:r w:rsidRPr="00F5218A">
              <w:rPr>
                <w:rFonts w:ascii="Georgia" w:hAnsi="Georgia"/>
                <w:b/>
                <w:smallCaps/>
                <w:sz w:val="23"/>
                <w:szCs w:val="23"/>
                <w:lang w:val="en-US"/>
                <w:rPrChange w:id="44" w:author="Sarah Bergmann" w:date="2026-08-19T06:23:00Z" w16du:dateUtc="2026-08-19T13:23:00Z">
                  <w:rPr>
                    <w:rFonts w:ascii="Georgia" w:hAnsi="Georgia"/>
                    <w:b/>
                    <w:smallCaps/>
                    <w:sz w:val="23"/>
                    <w:szCs w:val="23"/>
                  </w:rPr>
                </w:rPrChange>
              </w:rPr>
              <w:t>Wilhelm-Busch-</w:t>
            </w:r>
            <w:r w:rsidR="0091331D" w:rsidRPr="00F5218A">
              <w:rPr>
                <w:rFonts w:ascii="Georgia" w:hAnsi="Georgia"/>
                <w:b/>
                <w:smallCaps/>
                <w:sz w:val="23"/>
                <w:szCs w:val="23"/>
                <w:lang w:val="en-US"/>
                <w:rPrChange w:id="45" w:author="Sarah Bergmann" w:date="2026-08-19T06:23:00Z" w16du:dateUtc="2026-08-19T13:23:00Z">
                  <w:rPr>
                    <w:rFonts w:ascii="Georgia" w:hAnsi="Georgia"/>
                    <w:b/>
                    <w:smallCaps/>
                    <w:sz w:val="23"/>
                    <w:szCs w:val="23"/>
                  </w:rPr>
                </w:rPrChange>
              </w:rPr>
              <w:t xml:space="preserve">Gymnasium </w:t>
            </w:r>
          </w:p>
        </w:tc>
        <w:tc>
          <w:tcPr>
            <w:tcW w:w="4254" w:type="dxa"/>
            <w:gridSpan w:val="8"/>
            <w:vAlign w:val="bottom"/>
          </w:tcPr>
          <w:p w14:paraId="2FCB10D7" w14:textId="2345D877" w:rsidR="00665BF3" w:rsidRPr="00F5218A" w:rsidRDefault="00CE6FA5" w:rsidP="00F5218A">
            <w:pPr>
              <w:jc w:val="right"/>
              <w:rPr>
                <w:rFonts w:ascii="Georgia" w:hAnsi="Georgia"/>
                <w:sz w:val="18"/>
                <w:lang w:val="en-US"/>
                <w:rPrChange w:id="46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</w:pPr>
            <w:r w:rsidRPr="00F5218A">
              <w:rPr>
                <w:rFonts w:ascii="Georgia" w:hAnsi="Georgia"/>
                <w:i/>
                <w:smallCaps/>
                <w:sz w:val="23"/>
                <w:szCs w:val="23"/>
                <w:lang w:val="en-US"/>
                <w:rPrChange w:id="47" w:author="Sarah Bergmann" w:date="2026-08-19T06:23:00Z" w16du:dateUtc="2026-08-19T13:23:00Z">
                  <w:rPr>
                    <w:rFonts w:ascii="Georgia" w:hAnsi="Georgia"/>
                    <w:i/>
                    <w:smallCaps/>
                    <w:sz w:val="23"/>
                    <w:szCs w:val="23"/>
                  </w:rPr>
                </w:rPrChange>
              </w:rPr>
              <w:t>Stadthagen</w:t>
            </w:r>
            <w:r w:rsidR="000A1A87" w:rsidRPr="00F5218A">
              <w:rPr>
                <w:rFonts w:ascii="Georgia" w:hAnsi="Georgia"/>
                <w:i/>
                <w:smallCaps/>
                <w:sz w:val="23"/>
                <w:szCs w:val="23"/>
                <w:lang w:val="en-US"/>
                <w:rPrChange w:id="48" w:author="Sarah Bergmann" w:date="2026-08-19T06:23:00Z" w16du:dateUtc="2026-08-19T13:23:00Z">
                  <w:rPr>
                    <w:rFonts w:ascii="Georgia" w:hAnsi="Georgia"/>
                    <w:i/>
                    <w:smallCaps/>
                    <w:sz w:val="23"/>
                    <w:szCs w:val="23"/>
                  </w:rPr>
                </w:rPrChange>
              </w:rPr>
              <w:t>, DE</w:t>
            </w:r>
          </w:p>
        </w:tc>
      </w:tr>
      <w:tr w:rsidR="0091331D" w:rsidRPr="00F5218A" w14:paraId="312B82BC" w14:textId="77777777" w:rsidTr="0063576F">
        <w:tc>
          <w:tcPr>
            <w:tcW w:w="5670" w:type="dxa"/>
            <w:gridSpan w:val="4"/>
          </w:tcPr>
          <w:p w14:paraId="1CEE182B" w14:textId="29B7137E" w:rsidR="0091331D" w:rsidRPr="00F5218A" w:rsidRDefault="00E61597" w:rsidP="00F5218A">
            <w:pPr>
              <w:rPr>
                <w:rFonts w:ascii="Georgia" w:hAnsi="Georgia"/>
                <w:sz w:val="18"/>
                <w:lang w:val="en-US"/>
                <w:rPrChange w:id="49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</w:pPr>
            <w:r w:rsidRPr="00F5218A">
              <w:rPr>
                <w:rFonts w:ascii="Georgia" w:hAnsi="Georgia"/>
                <w:sz w:val="18"/>
                <w:lang w:val="en-US"/>
                <w:rPrChange w:id="50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 xml:space="preserve">Allgemeine Hochschulreife (German A-Level </w:t>
            </w:r>
            <w:ins w:id="51" w:author="Sarah Bergmann" w:date="2026-08-19T06:15:00Z" w16du:dateUtc="2026-08-19T13:15:00Z">
              <w:r w:rsidR="00F5218A" w:rsidRPr="00F5218A">
                <w:rPr>
                  <w:rFonts w:ascii="Georgia" w:hAnsi="Georgia"/>
                  <w:sz w:val="18"/>
                  <w:lang w:val="en-US"/>
                  <w:rPrChange w:id="52" w:author="Sarah Bergmann" w:date="2026-08-19T06:23:00Z" w16du:dateUtc="2026-08-19T13:23:00Z">
                    <w:rPr>
                      <w:rFonts w:ascii="Georgia" w:hAnsi="Georgia"/>
                      <w:sz w:val="18"/>
                    </w:rPr>
                  </w:rPrChange>
                </w:rPr>
                <w:t>E</w:t>
              </w:r>
            </w:ins>
            <w:del w:id="53" w:author="Sarah Bergmann" w:date="2026-08-19T06:15:00Z" w16du:dateUtc="2026-08-19T13:15:00Z">
              <w:r w:rsidRPr="00F5218A" w:rsidDel="00F5218A">
                <w:rPr>
                  <w:rFonts w:ascii="Georgia" w:hAnsi="Georgia"/>
                  <w:sz w:val="18"/>
                  <w:lang w:val="en-US"/>
                  <w:rPrChange w:id="54" w:author="Sarah Bergmann" w:date="2026-08-19T06:23:00Z" w16du:dateUtc="2026-08-19T13:23:00Z">
                    <w:rPr>
                      <w:rFonts w:ascii="Georgia" w:hAnsi="Georgia"/>
                      <w:sz w:val="18"/>
                    </w:rPr>
                  </w:rPrChange>
                </w:rPr>
                <w:delText>e</w:delText>
              </w:r>
            </w:del>
            <w:r w:rsidRPr="00F5218A">
              <w:rPr>
                <w:rFonts w:ascii="Georgia" w:hAnsi="Georgia"/>
                <w:sz w:val="18"/>
                <w:lang w:val="en-US"/>
                <w:rPrChange w:id="55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quivalent)</w:t>
            </w:r>
          </w:p>
        </w:tc>
        <w:tc>
          <w:tcPr>
            <w:tcW w:w="4254" w:type="dxa"/>
            <w:gridSpan w:val="8"/>
          </w:tcPr>
          <w:p w14:paraId="7521EA6E" w14:textId="0CEA878F" w:rsidR="0091331D" w:rsidRPr="00F5218A" w:rsidRDefault="0091331D" w:rsidP="00F5218A">
            <w:pPr>
              <w:jc w:val="right"/>
              <w:rPr>
                <w:rFonts w:ascii="Georgia" w:hAnsi="Georgia"/>
                <w:sz w:val="18"/>
                <w:lang w:val="en-US"/>
                <w:rPrChange w:id="56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</w:pPr>
            <w:commentRangeStart w:id="57"/>
            <w:r w:rsidRPr="00F5218A">
              <w:rPr>
                <w:rFonts w:ascii="Georgia" w:hAnsi="Georgia"/>
                <w:sz w:val="18"/>
                <w:lang w:val="en-US"/>
                <w:rPrChange w:id="58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0</w:t>
            </w:r>
            <w:r w:rsidR="00CE6FA5" w:rsidRPr="00F5218A">
              <w:rPr>
                <w:rFonts w:ascii="Georgia" w:hAnsi="Georgia"/>
                <w:sz w:val="18"/>
                <w:lang w:val="en-US"/>
                <w:rPrChange w:id="59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8</w:t>
            </w:r>
            <w:r w:rsidRPr="00F5218A">
              <w:rPr>
                <w:rFonts w:ascii="Georgia" w:hAnsi="Georgia"/>
                <w:sz w:val="18"/>
                <w:lang w:val="en-US"/>
                <w:rPrChange w:id="60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/20</w:t>
            </w:r>
            <w:r w:rsidR="0038078C" w:rsidRPr="00F5218A">
              <w:rPr>
                <w:rFonts w:ascii="Georgia" w:hAnsi="Georgia"/>
                <w:sz w:val="18"/>
                <w:lang w:val="en-US"/>
                <w:rPrChange w:id="61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16</w:t>
            </w:r>
            <w:r w:rsidR="00CE6FA5" w:rsidRPr="00F5218A">
              <w:rPr>
                <w:rFonts w:ascii="Georgia" w:hAnsi="Georgia"/>
                <w:sz w:val="18"/>
                <w:lang w:val="en-US"/>
                <w:rPrChange w:id="62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 xml:space="preserve"> </w:t>
            </w:r>
            <w:r w:rsidRPr="00F5218A">
              <w:rPr>
                <w:rFonts w:ascii="Georgia" w:hAnsi="Georgia"/>
                <w:sz w:val="18"/>
                <w:lang w:val="en-US"/>
                <w:rPrChange w:id="63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– 0</w:t>
            </w:r>
            <w:r w:rsidR="00F9164C" w:rsidRPr="00F5218A">
              <w:rPr>
                <w:rFonts w:ascii="Georgia" w:hAnsi="Georgia"/>
                <w:sz w:val="18"/>
                <w:lang w:val="en-US"/>
                <w:rPrChange w:id="64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6</w:t>
            </w:r>
            <w:r w:rsidRPr="00F5218A">
              <w:rPr>
                <w:rFonts w:ascii="Georgia" w:hAnsi="Georgia"/>
                <w:sz w:val="18"/>
                <w:lang w:val="en-US"/>
                <w:rPrChange w:id="65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/2</w:t>
            </w:r>
            <w:r w:rsidR="00EF3F76" w:rsidRPr="00F5218A">
              <w:rPr>
                <w:rFonts w:ascii="Georgia" w:hAnsi="Georgia"/>
                <w:sz w:val="18"/>
                <w:lang w:val="en-US"/>
                <w:rPrChange w:id="66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0</w:t>
            </w:r>
            <w:r w:rsidR="009561DA" w:rsidRPr="00F5218A">
              <w:rPr>
                <w:rFonts w:ascii="Georgia" w:hAnsi="Georgia"/>
                <w:sz w:val="18"/>
                <w:lang w:val="en-US"/>
                <w:rPrChange w:id="67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25</w:t>
            </w:r>
            <w:commentRangeEnd w:id="57"/>
            <w:r w:rsidR="000B144C" w:rsidRPr="00F5218A">
              <w:rPr>
                <w:rStyle w:val="Kommentarzeichen"/>
                <w:rFonts w:ascii="Georgia" w:hAnsi="Georgia"/>
                <w:sz w:val="18"/>
                <w:szCs w:val="22"/>
                <w:lang w:val="en-US"/>
                <w:rPrChange w:id="68" w:author="Sarah Bergmann" w:date="2026-08-19T06:23:00Z" w16du:dateUtc="2026-08-19T13:23:00Z">
                  <w:rPr>
                    <w:rStyle w:val="Kommentarzeichen"/>
                    <w:rFonts w:ascii="Georgia" w:hAnsi="Georgia"/>
                    <w:sz w:val="18"/>
                    <w:szCs w:val="22"/>
                  </w:rPr>
                </w:rPrChange>
              </w:rPr>
              <w:commentReference w:id="57"/>
            </w:r>
          </w:p>
        </w:tc>
      </w:tr>
      <w:tr w:rsidR="00D5280E" w:rsidRPr="00F5218A" w14:paraId="69F47C1D" w14:textId="77777777" w:rsidTr="0063576F">
        <w:tc>
          <w:tcPr>
            <w:tcW w:w="9924" w:type="dxa"/>
            <w:gridSpan w:val="12"/>
          </w:tcPr>
          <w:p w14:paraId="692E917D" w14:textId="0AB129DF" w:rsidR="00145145" w:rsidRPr="00F5218A" w:rsidRDefault="00145145" w:rsidP="00F5218A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F5218A">
              <w:rPr>
                <w:rFonts w:ascii="Georgia" w:hAnsi="Georgia"/>
                <w:i/>
                <w:iCs/>
                <w:sz w:val="18"/>
                <w:lang w:val="en-US"/>
                <w:rPrChange w:id="69" w:author="Sarah Bergmann" w:date="2026-08-19T06:23:00Z" w16du:dateUtc="2026-08-19T13:23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  <w:t xml:space="preserve">Final </w:t>
            </w:r>
            <w:r w:rsidR="006843CC" w:rsidRPr="00F5218A">
              <w:rPr>
                <w:rFonts w:ascii="Georgia" w:hAnsi="Georgia"/>
                <w:i/>
                <w:iCs/>
                <w:sz w:val="18"/>
                <w:lang w:val="en-US"/>
                <w:rPrChange w:id="70" w:author="Sarah Bergmann" w:date="2026-08-19T06:23:00Z" w16du:dateUtc="2026-08-19T13:23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  <w:t>GPA</w:t>
            </w:r>
            <w:r w:rsidRPr="00F5218A">
              <w:rPr>
                <w:rFonts w:ascii="Georgia" w:hAnsi="Georgia"/>
                <w:i/>
                <w:iCs/>
                <w:sz w:val="18"/>
                <w:lang w:val="en-US"/>
                <w:rPrChange w:id="71" w:author="Sarah Bergmann" w:date="2026-08-19T06:23:00Z" w16du:dateUtc="2026-08-19T13:23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  <w:t>: 1.</w:t>
            </w:r>
            <w:r w:rsidR="00CE6FA5" w:rsidRPr="00F5218A">
              <w:rPr>
                <w:rFonts w:ascii="Georgia" w:hAnsi="Georgia"/>
                <w:i/>
                <w:iCs/>
                <w:sz w:val="18"/>
                <w:lang w:val="en-US"/>
                <w:rPrChange w:id="72" w:author="Sarah Bergmann" w:date="2026-08-19T06:23:00Z" w16du:dateUtc="2026-08-19T13:23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  <w:t>5</w:t>
            </w:r>
            <w:r w:rsidR="000D4390" w:rsidRPr="00F5218A">
              <w:rPr>
                <w:rFonts w:ascii="Georgia" w:hAnsi="Georgia"/>
                <w:i/>
                <w:iCs/>
                <w:sz w:val="18"/>
                <w:lang w:val="en-US"/>
                <w:rPrChange w:id="73" w:author="Sarah Bergmann" w:date="2026-08-19T06:23:00Z" w16du:dateUtc="2026-08-19T13:23:00Z">
                  <w:rPr>
                    <w:rFonts w:ascii="Georgia" w:hAnsi="Georgia"/>
                    <w:i/>
                    <w:iCs/>
                    <w:sz w:val="18"/>
                  </w:rPr>
                </w:rPrChange>
              </w:rPr>
              <w:t xml:space="preserve"> </w:t>
            </w:r>
            <w:r w:rsidR="000D4390" w:rsidRPr="00F5218A">
              <w:rPr>
                <w:rFonts w:ascii="Georgia" w:hAnsi="Georgia"/>
                <w:i/>
                <w:iCs/>
                <w:sz w:val="18"/>
                <w:lang w:val="en-US"/>
                <w:rPrChange w:id="74" w:author="Sarah Bergmann" w:date="2026-08-19T06:23:00Z" w16du:dateUtc="2026-08-19T13:23:00Z">
                  <w:rPr>
                    <w:rFonts w:ascii="Georgia" w:hAnsi="Georgia"/>
                    <w:i/>
                    <w:iCs/>
                    <w:sz w:val="18"/>
                    <w:lang w:val="en-GB"/>
                  </w:rPr>
                </w:rPrChange>
              </w:rPr>
              <w:t>(1.0 – 5.0, 1.0 being best)</w:t>
            </w:r>
          </w:p>
          <w:p w14:paraId="5154E9E2" w14:textId="1755C596" w:rsidR="0091331D" w:rsidRPr="00F5218A" w:rsidDel="00F5218A" w:rsidRDefault="00EB6B0F" w:rsidP="00F5218A">
            <w:pPr>
              <w:pStyle w:val="Listenabsatz"/>
              <w:numPr>
                <w:ilvl w:val="0"/>
                <w:numId w:val="2"/>
              </w:numPr>
              <w:rPr>
                <w:del w:id="75" w:author="Sarah Bergmann" w:date="2026-08-19T06:15:00Z" w16du:dateUtc="2026-08-19T13:15:00Z"/>
                <w:rFonts w:ascii="Georgia" w:hAnsi="Georgia"/>
                <w:i/>
                <w:iCs/>
                <w:sz w:val="18"/>
                <w:lang w:val="en-US"/>
              </w:rPr>
            </w:pPr>
            <w:r w:rsidRPr="00F5218A">
              <w:rPr>
                <w:rFonts w:ascii="Georgia" w:hAnsi="Georgia"/>
                <w:i/>
                <w:iCs/>
                <w:sz w:val="18"/>
                <w:lang w:val="en-US"/>
              </w:rPr>
              <w:t>Advanced courses</w:t>
            </w:r>
            <w:r w:rsidR="0091331D" w:rsidRPr="00F5218A">
              <w:rPr>
                <w:rFonts w:ascii="Georgia" w:hAnsi="Georgia"/>
                <w:i/>
                <w:iCs/>
                <w:sz w:val="18"/>
                <w:lang w:val="en-US"/>
              </w:rPr>
              <w:t xml:space="preserve">: </w:t>
            </w:r>
            <w:r w:rsidR="00CE6FA5" w:rsidRPr="00F5218A">
              <w:rPr>
                <w:rFonts w:ascii="Georgia" w:hAnsi="Georgia"/>
                <w:i/>
                <w:iCs/>
                <w:sz w:val="18"/>
                <w:lang w:val="en-US"/>
              </w:rPr>
              <w:t>History</w:t>
            </w:r>
            <w:r w:rsidR="0091331D" w:rsidRPr="00F5218A">
              <w:rPr>
                <w:rFonts w:ascii="Georgia" w:hAnsi="Georgia"/>
                <w:i/>
                <w:iCs/>
                <w:sz w:val="18"/>
                <w:lang w:val="en-US"/>
              </w:rPr>
              <w:t xml:space="preserve"> (</w:t>
            </w:r>
            <w:r w:rsidR="00144104" w:rsidRPr="00F5218A">
              <w:rPr>
                <w:rFonts w:ascii="Georgia" w:hAnsi="Georgia"/>
                <w:i/>
                <w:iCs/>
                <w:sz w:val="18"/>
                <w:lang w:val="en-US"/>
              </w:rPr>
              <w:t>grade:</w:t>
            </w:r>
            <w:r w:rsidR="00CE6FA5" w:rsidRPr="00F5218A">
              <w:rPr>
                <w:rFonts w:ascii="Georgia" w:hAnsi="Georgia"/>
                <w:i/>
                <w:color w:val="000000" w:themeColor="text1"/>
                <w:sz w:val="18"/>
                <w:lang w:val="en-US"/>
              </w:rPr>
              <w:t>1.3</w:t>
            </w:r>
            <w:r w:rsidR="0091331D" w:rsidRPr="00F5218A">
              <w:rPr>
                <w:rFonts w:ascii="Georgia" w:hAnsi="Georgia"/>
                <w:i/>
                <w:iCs/>
                <w:sz w:val="18"/>
                <w:lang w:val="en-US"/>
              </w:rPr>
              <w:t>), English (</w:t>
            </w:r>
            <w:r w:rsidR="00133827" w:rsidRPr="00F5218A">
              <w:rPr>
                <w:rFonts w:ascii="Georgia" w:hAnsi="Georgia"/>
                <w:i/>
                <w:iCs/>
                <w:sz w:val="18"/>
                <w:lang w:val="en-US"/>
              </w:rPr>
              <w:t>grade: 1.</w:t>
            </w:r>
            <w:r w:rsidR="00CE6FA5" w:rsidRPr="00F5218A">
              <w:rPr>
                <w:rFonts w:ascii="Georgia" w:hAnsi="Georgia"/>
                <w:i/>
                <w:iCs/>
                <w:sz w:val="18"/>
                <w:lang w:val="en-US"/>
              </w:rPr>
              <w:t>3</w:t>
            </w:r>
            <w:r w:rsidR="0091331D" w:rsidRPr="00F5218A">
              <w:rPr>
                <w:rFonts w:ascii="Georgia" w:hAnsi="Georgia"/>
                <w:i/>
                <w:iCs/>
                <w:sz w:val="18"/>
                <w:lang w:val="en-US"/>
              </w:rPr>
              <w:t xml:space="preserve">), </w:t>
            </w:r>
            <w:r w:rsidR="00CE6FA5" w:rsidRPr="00F5218A">
              <w:rPr>
                <w:rFonts w:ascii="Georgia" w:hAnsi="Georgia"/>
                <w:i/>
                <w:iCs/>
                <w:sz w:val="18"/>
                <w:lang w:val="en-US"/>
              </w:rPr>
              <w:t>Geography</w:t>
            </w:r>
            <w:r w:rsidR="0091331D" w:rsidRPr="00F5218A">
              <w:rPr>
                <w:rFonts w:ascii="Georgia" w:hAnsi="Georgia"/>
                <w:i/>
                <w:iCs/>
                <w:sz w:val="18"/>
                <w:lang w:val="en-US"/>
              </w:rPr>
              <w:t xml:space="preserve"> (</w:t>
            </w:r>
            <w:r w:rsidR="002A6401" w:rsidRPr="00F5218A">
              <w:rPr>
                <w:rFonts w:ascii="Georgia" w:hAnsi="Georgia"/>
                <w:i/>
                <w:iCs/>
                <w:sz w:val="18"/>
                <w:lang w:val="en-US"/>
              </w:rPr>
              <w:t xml:space="preserve">grade: </w:t>
            </w:r>
            <w:r w:rsidR="00CE6FA5" w:rsidRPr="00F5218A">
              <w:rPr>
                <w:rFonts w:ascii="Georgia" w:hAnsi="Georgia"/>
                <w:i/>
                <w:iCs/>
                <w:sz w:val="18"/>
                <w:lang w:val="en-US"/>
              </w:rPr>
              <w:t>1.7</w:t>
            </w:r>
            <w:r w:rsidR="0091331D" w:rsidRPr="00F5218A">
              <w:rPr>
                <w:rFonts w:ascii="Georgia" w:hAnsi="Georgia"/>
                <w:i/>
                <w:iCs/>
                <w:sz w:val="18"/>
                <w:lang w:val="en-US"/>
              </w:rPr>
              <w:t>)</w:t>
            </w:r>
          </w:p>
          <w:p w14:paraId="23575F6C" w14:textId="1F7F9468" w:rsidR="00D5280E" w:rsidRPr="00F5218A" w:rsidRDefault="00D5280E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  <w:rPrChange w:id="76" w:author="Sarah Bergmann" w:date="2026-08-19T06:23:00Z" w16du:dateUtc="2026-08-19T13:23:00Z">
                  <w:rPr>
                    <w:lang w:val="en-US"/>
                  </w:rPr>
                </w:rPrChange>
              </w:rPr>
              <w:pPrChange w:id="77" w:author="Sarah Bergmann" w:date="2026-08-19T06:15:00Z" w16du:dateUtc="2026-08-19T13:15:00Z">
                <w:pPr>
                  <w:pStyle w:val="Listenabsatz"/>
                </w:pPr>
              </w:pPrChange>
            </w:pPr>
          </w:p>
        </w:tc>
      </w:tr>
      <w:tr w:rsidR="00D5280E" w:rsidRPr="00F5218A" w14:paraId="3A2665B3" w14:textId="77777777" w:rsidTr="0063576F">
        <w:trPr>
          <w:trHeight w:val="510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5457FEF8" w:rsidR="00665BF3" w:rsidRPr="00F5218A" w:rsidRDefault="00CF4BEA" w:rsidP="00F5218A">
            <w:pPr>
              <w:pStyle w:val="BERSCHRIFT"/>
              <w:jc w:val="center"/>
              <w:rPr>
                <w:sz w:val="28"/>
                <w:lang w:val="en-US"/>
                <w:rPrChange w:id="78" w:author="Sarah Bergmann" w:date="2026-08-19T06:23:00Z" w16du:dateUtc="2026-08-19T13:23:00Z">
                  <w:rPr>
                    <w:sz w:val="28"/>
                  </w:rPr>
                </w:rPrChange>
              </w:rPr>
            </w:pPr>
            <w:r w:rsidRPr="00F5218A">
              <w:rPr>
                <w:sz w:val="28"/>
                <w:lang w:val="en-US"/>
                <w:rPrChange w:id="79" w:author="Sarah Bergmann" w:date="2026-08-19T06:23:00Z" w16du:dateUtc="2026-08-19T13:23:00Z">
                  <w:rPr>
                    <w:sz w:val="28"/>
                  </w:rPr>
                </w:rPrChange>
              </w:rPr>
              <w:t>Experience</w:t>
            </w:r>
          </w:p>
        </w:tc>
      </w:tr>
      <w:tr w:rsidR="00D5280E" w:rsidRPr="00F5218A" w14:paraId="127C64E2" w14:textId="77777777" w:rsidTr="0063576F">
        <w:trPr>
          <w:trHeight w:val="340"/>
        </w:trPr>
        <w:tc>
          <w:tcPr>
            <w:tcW w:w="6521" w:type="dxa"/>
            <w:gridSpan w:val="9"/>
            <w:tcBorders>
              <w:top w:val="single" w:sz="4" w:space="0" w:color="auto"/>
            </w:tcBorders>
            <w:vAlign w:val="bottom"/>
          </w:tcPr>
          <w:p w14:paraId="38F27285" w14:textId="54B2B381" w:rsidR="00665BF3" w:rsidRPr="00F5218A" w:rsidRDefault="00CE6FA5" w:rsidP="00F5218A">
            <w:pPr>
              <w:rPr>
                <w:rFonts w:ascii="Georgia" w:hAnsi="Georgia"/>
                <w:sz w:val="23"/>
                <w:szCs w:val="23"/>
                <w:lang w:val="en-US"/>
                <w:rPrChange w:id="80" w:author="Sarah Bergmann" w:date="2026-08-19T06:23:00Z" w16du:dateUtc="2026-08-19T13:23:00Z">
                  <w:rPr>
                    <w:rFonts w:ascii="Georgia" w:hAnsi="Georgia"/>
                    <w:sz w:val="23"/>
                    <w:szCs w:val="23"/>
                    <w:lang w:val="en-GB"/>
                  </w:rPr>
                </w:rPrChange>
              </w:rPr>
            </w:pPr>
            <w:r w:rsidRPr="00F5218A">
              <w:rPr>
                <w:rFonts w:ascii="Georgia" w:hAnsi="Georgia"/>
                <w:b/>
                <w:smallCaps/>
                <w:sz w:val="23"/>
                <w:szCs w:val="23"/>
                <w:lang w:val="en-US"/>
                <w:rPrChange w:id="81" w:author="Sarah Bergmann" w:date="2026-08-19T06:23:00Z" w16du:dateUtc="2026-08-19T13:23:00Z">
                  <w:rPr>
                    <w:rFonts w:ascii="Georgia" w:hAnsi="Georgia"/>
                    <w:b/>
                    <w:smallCaps/>
                    <w:sz w:val="23"/>
                    <w:szCs w:val="23"/>
                    <w:lang w:val="en-GB"/>
                  </w:rPr>
                </w:rPrChange>
              </w:rPr>
              <w:t>Tax Consultancy Uwe Lattmann</w:t>
            </w:r>
          </w:p>
        </w:tc>
        <w:tc>
          <w:tcPr>
            <w:tcW w:w="3403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3668B1C2" w:rsidR="00665BF3" w:rsidRPr="00F5218A" w:rsidRDefault="00F5218A" w:rsidP="00F5218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US"/>
                <w:rPrChange w:id="82" w:author="Sarah Bergmann" w:date="2026-08-19T06:23:00Z" w16du:dateUtc="2026-08-19T13:23:00Z">
                  <w:rPr>
                    <w:rFonts w:ascii="Georgia" w:hAnsi="Georgia"/>
                    <w:i/>
                    <w:smallCaps/>
                    <w:sz w:val="23"/>
                    <w:szCs w:val="23"/>
                    <w:lang w:val="en-GB"/>
                  </w:rPr>
                </w:rPrChange>
              </w:rPr>
            </w:pPr>
            <w:ins w:id="83" w:author="Sarah Bergmann" w:date="2026-08-19T06:16:00Z" w16du:dateUtc="2026-08-19T13:16:00Z">
              <w:r w:rsidRPr="00F5218A">
                <w:rPr>
                  <w:rFonts w:ascii="Georgia" w:hAnsi="Georgia"/>
                  <w:i/>
                  <w:smallCaps/>
                  <w:sz w:val="23"/>
                  <w:szCs w:val="23"/>
                  <w:lang w:val="en-US"/>
                  <w:rPrChange w:id="84" w:author="Sarah Bergmann" w:date="2026-08-19T06:23:00Z" w16du:dateUtc="2026-08-19T13:23:00Z">
                    <w:rPr>
                      <w:rFonts w:ascii="Georgia" w:hAnsi="Georgia"/>
                      <w:i/>
                      <w:smallCaps/>
                      <w:sz w:val="23"/>
                      <w:szCs w:val="23"/>
                      <w:lang w:val="en-GB"/>
                    </w:rPr>
                  </w:rPrChange>
                </w:rPr>
                <w:t>B</w:t>
              </w:r>
            </w:ins>
            <w:del w:id="85" w:author="Sarah Bergmann" w:date="2026-08-19T06:16:00Z" w16du:dateUtc="2026-08-19T13:16:00Z">
              <w:r w:rsidR="00CE6FA5" w:rsidRPr="00F5218A" w:rsidDel="00F5218A">
                <w:rPr>
                  <w:rFonts w:ascii="Georgia" w:hAnsi="Georgia"/>
                  <w:i/>
                  <w:smallCaps/>
                  <w:sz w:val="23"/>
                  <w:szCs w:val="23"/>
                  <w:lang w:val="en-US"/>
                  <w:rPrChange w:id="86" w:author="Sarah Bergmann" w:date="2026-08-19T06:23:00Z" w16du:dateUtc="2026-08-19T13:23:00Z">
                    <w:rPr>
                      <w:rFonts w:ascii="Georgia" w:hAnsi="Georgia"/>
                      <w:i/>
                      <w:smallCaps/>
                      <w:sz w:val="23"/>
                      <w:szCs w:val="23"/>
                      <w:lang w:val="en-GB"/>
                    </w:rPr>
                  </w:rPrChange>
                </w:rPr>
                <w:delText>b</w:delText>
              </w:r>
            </w:del>
            <w:r w:rsidR="00CE6FA5" w:rsidRPr="00F5218A">
              <w:rPr>
                <w:rFonts w:ascii="Georgia" w:hAnsi="Georgia"/>
                <w:i/>
                <w:smallCaps/>
                <w:sz w:val="23"/>
                <w:szCs w:val="23"/>
                <w:lang w:val="en-US"/>
                <w:rPrChange w:id="87" w:author="Sarah Bergmann" w:date="2026-08-19T06:23:00Z" w16du:dateUtc="2026-08-19T13:23:00Z">
                  <w:rPr>
                    <w:rFonts w:ascii="Georgia" w:hAnsi="Georgia"/>
                    <w:i/>
                    <w:smallCaps/>
                    <w:sz w:val="23"/>
                    <w:szCs w:val="23"/>
                    <w:lang w:val="en-GB"/>
                  </w:rPr>
                </w:rPrChange>
              </w:rPr>
              <w:t>ückeburg</w:t>
            </w:r>
            <w:r w:rsidR="000A1A87" w:rsidRPr="00F5218A">
              <w:rPr>
                <w:rFonts w:ascii="Georgia" w:hAnsi="Georgia"/>
                <w:i/>
                <w:smallCaps/>
                <w:sz w:val="23"/>
                <w:szCs w:val="23"/>
                <w:lang w:val="en-US"/>
                <w:rPrChange w:id="88" w:author="Sarah Bergmann" w:date="2026-08-19T06:23:00Z" w16du:dateUtc="2026-08-19T13:23:00Z">
                  <w:rPr>
                    <w:rFonts w:ascii="Georgia" w:hAnsi="Georgia"/>
                    <w:i/>
                    <w:smallCaps/>
                    <w:sz w:val="23"/>
                    <w:szCs w:val="23"/>
                    <w:lang w:val="en-GB"/>
                  </w:rPr>
                </w:rPrChange>
              </w:rPr>
              <w:t>, DE</w:t>
            </w:r>
          </w:p>
        </w:tc>
      </w:tr>
      <w:tr w:rsidR="00D5280E" w:rsidRPr="00F5218A" w14:paraId="335D84E9" w14:textId="77777777" w:rsidTr="0063576F">
        <w:tc>
          <w:tcPr>
            <w:tcW w:w="5954" w:type="dxa"/>
            <w:gridSpan w:val="6"/>
          </w:tcPr>
          <w:p w14:paraId="20B1570F" w14:textId="4B5657F2" w:rsidR="00665BF3" w:rsidRPr="00F5218A" w:rsidRDefault="00842EEF" w:rsidP="00F5218A">
            <w:pPr>
              <w:rPr>
                <w:rFonts w:ascii="Georgia" w:hAnsi="Georgia"/>
                <w:sz w:val="18"/>
                <w:lang w:val="en-US"/>
                <w:rPrChange w:id="89" w:author="Sarah Bergmann" w:date="2026-08-19T06:23:00Z" w16du:dateUtc="2026-08-19T13:23:00Z">
                  <w:rPr>
                    <w:rFonts w:ascii="Georgia" w:hAnsi="Georgia"/>
                    <w:sz w:val="18"/>
                    <w:lang w:val="en-GB"/>
                  </w:rPr>
                </w:rPrChange>
              </w:rPr>
            </w:pPr>
            <w:r w:rsidRPr="00F5218A">
              <w:rPr>
                <w:rFonts w:ascii="Georgia" w:hAnsi="Georgia"/>
                <w:sz w:val="18"/>
                <w:lang w:val="en-US"/>
                <w:rPrChange w:id="90" w:author="Sarah Bergmann" w:date="2026-08-19T06:23:00Z" w16du:dateUtc="2026-08-19T13:23:00Z">
                  <w:rPr>
                    <w:rFonts w:ascii="Georgia" w:hAnsi="Georgia"/>
                    <w:sz w:val="18"/>
                    <w:lang w:val="en-GB"/>
                  </w:rPr>
                </w:rPrChange>
              </w:rPr>
              <w:t>I</w:t>
            </w:r>
            <w:r w:rsidR="00CE6FA5" w:rsidRPr="00F5218A">
              <w:rPr>
                <w:rFonts w:ascii="Georgia" w:hAnsi="Georgia"/>
                <w:sz w:val="18"/>
                <w:lang w:val="en-US"/>
                <w:rPrChange w:id="91" w:author="Sarah Bergmann" w:date="2026-08-19T06:23:00Z" w16du:dateUtc="2026-08-19T13:23:00Z">
                  <w:rPr>
                    <w:rFonts w:ascii="Georgia" w:hAnsi="Georgia"/>
                    <w:sz w:val="18"/>
                    <w:lang w:val="en-GB"/>
                  </w:rPr>
                </w:rPrChange>
              </w:rPr>
              <w:t>ntern</w:t>
            </w:r>
            <w:ins w:id="92" w:author="Sarah Bergmann" w:date="2026-08-19T06:16:00Z" w16du:dateUtc="2026-08-19T13:16:00Z">
              <w:r w:rsidR="00F5218A" w:rsidRPr="00F5218A">
                <w:rPr>
                  <w:rFonts w:ascii="Georgia" w:hAnsi="Georgia"/>
                  <w:sz w:val="18"/>
                  <w:lang w:val="en-US"/>
                  <w:rPrChange w:id="93" w:author="Sarah Bergmann" w:date="2026-08-19T06:23:00Z" w16du:dateUtc="2026-08-19T13:23:00Z">
                    <w:rPr>
                      <w:rFonts w:ascii="Georgia" w:hAnsi="Georgia"/>
                      <w:sz w:val="18"/>
                      <w:lang w:val="en-GB"/>
                    </w:rPr>
                  </w:rPrChange>
                </w:rPr>
                <w:t xml:space="preserve"> in </w:t>
              </w:r>
              <w:commentRangeStart w:id="94"/>
              <w:r w:rsidR="00F5218A" w:rsidRPr="00F5218A">
                <w:rPr>
                  <w:rFonts w:ascii="Georgia" w:hAnsi="Georgia"/>
                  <w:sz w:val="18"/>
                  <w:highlight w:val="red"/>
                  <w:lang w:val="en-US"/>
                  <w:rPrChange w:id="95" w:author="Sarah Bergmann" w:date="2026-08-19T06:23:00Z" w16du:dateUtc="2026-08-19T13:23:00Z">
                    <w:rPr>
                      <w:rFonts w:ascii="Georgia" w:hAnsi="Georgia"/>
                      <w:sz w:val="18"/>
                      <w:lang w:val="en-GB"/>
                    </w:rPr>
                  </w:rPrChange>
                </w:rPr>
                <w:t>X</w:t>
              </w:r>
            </w:ins>
            <w:commentRangeEnd w:id="94"/>
            <w:r w:rsidR="00F5218A" w:rsidRPr="00F5218A">
              <w:rPr>
                <w:rStyle w:val="Kommentarzeichen"/>
                <w:rFonts w:ascii="Georgia" w:hAnsi="Georgia"/>
                <w:sz w:val="18"/>
                <w:szCs w:val="22"/>
                <w:lang w:val="en-US"/>
                <w:rPrChange w:id="96" w:author="Sarah Bergmann" w:date="2026-08-19T06:23:00Z" w16du:dateUtc="2026-08-19T13:23:00Z">
                  <w:rPr>
                    <w:rStyle w:val="Kommentarzeichen"/>
                    <w:rFonts w:ascii="Georgia" w:hAnsi="Georgia"/>
                    <w:sz w:val="18"/>
                    <w:szCs w:val="22"/>
                    <w:lang w:val="en-GB"/>
                  </w:rPr>
                </w:rPrChange>
              </w:rPr>
              <w:commentReference w:id="94"/>
            </w:r>
            <w:del w:id="97" w:author="Sarah Bergmann" w:date="2026-08-19T06:15:00Z" w16du:dateUtc="2026-08-19T13:15:00Z">
              <w:r w:rsidR="00CE6FA5" w:rsidRPr="00F5218A" w:rsidDel="00F5218A">
                <w:rPr>
                  <w:rFonts w:ascii="Georgia" w:hAnsi="Georgia"/>
                  <w:sz w:val="18"/>
                  <w:lang w:val="en-US"/>
                  <w:rPrChange w:id="98" w:author="Sarah Bergmann" w:date="2026-08-19T06:23:00Z" w16du:dateUtc="2026-08-19T13:23:00Z">
                    <w:rPr>
                      <w:rFonts w:ascii="Georgia" w:hAnsi="Georgia"/>
                      <w:sz w:val="18"/>
                      <w:lang w:val="en-GB"/>
                    </w:rPr>
                  </w:rPrChange>
                </w:rPr>
                <w:delText>ship</w:delText>
              </w:r>
            </w:del>
          </w:p>
        </w:tc>
        <w:tc>
          <w:tcPr>
            <w:tcW w:w="3970" w:type="dxa"/>
            <w:gridSpan w:val="6"/>
          </w:tcPr>
          <w:p w14:paraId="0475B997" w14:textId="267D652E" w:rsidR="00665BF3" w:rsidRPr="00F5218A" w:rsidRDefault="00CE6FA5" w:rsidP="00F5218A">
            <w:pPr>
              <w:jc w:val="right"/>
              <w:rPr>
                <w:rFonts w:ascii="Georgia" w:hAnsi="Georgia"/>
                <w:sz w:val="18"/>
                <w:lang w:val="en-US"/>
                <w:rPrChange w:id="99" w:author="Sarah Bergmann" w:date="2026-08-19T06:23:00Z" w16du:dateUtc="2026-08-19T13:23:00Z">
                  <w:rPr>
                    <w:rFonts w:ascii="Georgia" w:hAnsi="Georgia"/>
                    <w:sz w:val="18"/>
                    <w:lang w:val="en-GB"/>
                  </w:rPr>
                </w:rPrChange>
              </w:rPr>
            </w:pPr>
            <w:r w:rsidRPr="00F5218A">
              <w:rPr>
                <w:rFonts w:ascii="Georgia" w:hAnsi="Georgia"/>
                <w:sz w:val="18"/>
                <w:lang w:val="en-US"/>
                <w:rPrChange w:id="100" w:author="Sarah Bergmann" w:date="2026-08-19T06:23:00Z" w16du:dateUtc="2026-08-19T13:23:00Z">
                  <w:rPr>
                    <w:rFonts w:ascii="Georgia" w:hAnsi="Georgia"/>
                    <w:sz w:val="18"/>
                    <w:lang w:val="en-GB"/>
                  </w:rPr>
                </w:rPrChange>
              </w:rPr>
              <w:t>04</w:t>
            </w:r>
            <w:r w:rsidR="00665BF3" w:rsidRPr="00F5218A">
              <w:rPr>
                <w:rFonts w:ascii="Georgia" w:hAnsi="Georgia"/>
                <w:sz w:val="18"/>
                <w:lang w:val="en-US"/>
                <w:rPrChange w:id="101" w:author="Sarah Bergmann" w:date="2026-08-19T06:23:00Z" w16du:dateUtc="2026-08-19T13:23:00Z">
                  <w:rPr>
                    <w:rFonts w:ascii="Georgia" w:hAnsi="Georgia"/>
                    <w:sz w:val="18"/>
                    <w:lang w:val="en-GB"/>
                  </w:rPr>
                </w:rPrChange>
              </w:rPr>
              <w:t>/20</w:t>
            </w:r>
            <w:r w:rsidRPr="00F5218A">
              <w:rPr>
                <w:rFonts w:ascii="Georgia" w:hAnsi="Georgia"/>
                <w:sz w:val="18"/>
                <w:lang w:val="en-US"/>
                <w:rPrChange w:id="102" w:author="Sarah Bergmann" w:date="2026-08-19T06:23:00Z" w16du:dateUtc="2026-08-19T13:23:00Z">
                  <w:rPr>
                    <w:rFonts w:ascii="Georgia" w:hAnsi="Georgia"/>
                    <w:sz w:val="18"/>
                    <w:lang w:val="en-GB"/>
                  </w:rPr>
                </w:rPrChange>
              </w:rPr>
              <w:t>26</w:t>
            </w:r>
            <w:r w:rsidR="00665BF3" w:rsidRPr="00F5218A">
              <w:rPr>
                <w:rFonts w:ascii="Georgia" w:hAnsi="Georgia"/>
                <w:sz w:val="18"/>
                <w:lang w:val="en-US"/>
                <w:rPrChange w:id="103" w:author="Sarah Bergmann" w:date="2026-08-19T06:23:00Z" w16du:dateUtc="2026-08-19T13:23:00Z">
                  <w:rPr>
                    <w:rFonts w:ascii="Georgia" w:hAnsi="Georgia"/>
                    <w:sz w:val="18"/>
                    <w:lang w:val="en-GB"/>
                  </w:rPr>
                </w:rPrChange>
              </w:rPr>
              <w:t xml:space="preserve"> – </w:t>
            </w:r>
            <w:r w:rsidRPr="00F5218A">
              <w:rPr>
                <w:rFonts w:ascii="Georgia" w:hAnsi="Georgia"/>
                <w:sz w:val="18"/>
                <w:lang w:val="en-US"/>
                <w:rPrChange w:id="104" w:author="Sarah Bergmann" w:date="2026-08-19T06:23:00Z" w16du:dateUtc="2026-08-19T13:23:00Z">
                  <w:rPr>
                    <w:rFonts w:ascii="Georgia" w:hAnsi="Georgia"/>
                    <w:sz w:val="18"/>
                    <w:lang w:val="en-GB"/>
                  </w:rPr>
                </w:rPrChange>
              </w:rPr>
              <w:t>05</w:t>
            </w:r>
            <w:r w:rsidR="00665BF3" w:rsidRPr="00F5218A">
              <w:rPr>
                <w:rFonts w:ascii="Georgia" w:hAnsi="Georgia"/>
                <w:sz w:val="18"/>
                <w:lang w:val="en-US"/>
                <w:rPrChange w:id="105" w:author="Sarah Bergmann" w:date="2026-08-19T06:23:00Z" w16du:dateUtc="2026-08-19T13:23:00Z">
                  <w:rPr>
                    <w:rFonts w:ascii="Georgia" w:hAnsi="Georgia"/>
                    <w:sz w:val="18"/>
                    <w:lang w:val="en-GB"/>
                  </w:rPr>
                </w:rPrChange>
              </w:rPr>
              <w:t>/20</w:t>
            </w:r>
            <w:r w:rsidRPr="00F5218A">
              <w:rPr>
                <w:rFonts w:ascii="Georgia" w:hAnsi="Georgia"/>
                <w:sz w:val="18"/>
                <w:lang w:val="en-US"/>
                <w:rPrChange w:id="106" w:author="Sarah Bergmann" w:date="2026-08-19T06:23:00Z" w16du:dateUtc="2026-08-19T13:23:00Z">
                  <w:rPr>
                    <w:rFonts w:ascii="Georgia" w:hAnsi="Georgia"/>
                    <w:sz w:val="18"/>
                    <w:lang w:val="en-GB"/>
                  </w:rPr>
                </w:rPrChange>
              </w:rPr>
              <w:t>26</w:t>
            </w:r>
          </w:p>
        </w:tc>
      </w:tr>
      <w:tr w:rsidR="00D5280E" w:rsidRPr="00F5218A" w14:paraId="54C3D64C" w14:textId="77777777" w:rsidTr="0063576F">
        <w:tc>
          <w:tcPr>
            <w:tcW w:w="9924" w:type="dxa"/>
            <w:gridSpan w:val="12"/>
          </w:tcPr>
          <w:p w14:paraId="27184178" w14:textId="02194FA5" w:rsidR="003418E0" w:rsidRPr="00F5218A" w:rsidRDefault="00CE6FA5" w:rsidP="00F5218A">
            <w:pPr>
              <w:pStyle w:val="Bullets"/>
              <w:rPr>
                <w:sz w:val="18"/>
                <w:lang w:val="en-US"/>
                <w:rPrChange w:id="107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</w:pPr>
            <w:commentRangeStart w:id="108"/>
            <w:r w:rsidRPr="00F5218A">
              <w:rPr>
                <w:sz w:val="18"/>
                <w:lang w:val="en-US"/>
                <w:rPrChange w:id="109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 xml:space="preserve">Assisted with </w:t>
            </w:r>
            <w:r w:rsidR="00625FF0" w:rsidRPr="00F5218A">
              <w:rPr>
                <w:color w:val="000000" w:themeColor="text1"/>
                <w:sz w:val="18"/>
                <w:lang w:val="en-US"/>
                <w:rPrChange w:id="110" w:author="Sarah Bergmann" w:date="2026-08-19T06:23:00Z" w16du:dateUtc="2026-08-19T13:23:00Z">
                  <w:rPr>
                    <w:color w:val="000000" w:themeColor="text1"/>
                    <w:sz w:val="18"/>
                    <w:lang w:val="en-GB"/>
                  </w:rPr>
                </w:rPrChange>
              </w:rPr>
              <w:t>a</w:t>
            </w:r>
            <w:r w:rsidRPr="00F5218A">
              <w:rPr>
                <w:sz w:val="18"/>
                <w:lang w:val="en-US"/>
                <w:rPrChange w:id="111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>ccounting</w:t>
            </w:r>
            <w:r w:rsidR="001B7B63" w:rsidRPr="00F5218A">
              <w:rPr>
                <w:sz w:val="18"/>
                <w:lang w:val="en-US"/>
                <w:rPrChange w:id="112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 xml:space="preserve"> </w:t>
            </w:r>
            <w:commentRangeEnd w:id="108"/>
            <w:r w:rsidR="000B144C" w:rsidRPr="00F5218A">
              <w:rPr>
                <w:rStyle w:val="Kommentarzeichen"/>
                <w:sz w:val="18"/>
                <w:szCs w:val="22"/>
                <w:lang w:val="en-US"/>
                <w:rPrChange w:id="113" w:author="Sarah Bergmann" w:date="2026-08-19T06:23:00Z" w16du:dateUtc="2026-08-19T13:23:00Z">
                  <w:rPr>
                    <w:rStyle w:val="Kommentarzeichen"/>
                    <w:sz w:val="18"/>
                    <w:szCs w:val="22"/>
                    <w:lang w:val="en-GB"/>
                  </w:rPr>
                </w:rPrChange>
              </w:rPr>
              <w:commentReference w:id="108"/>
            </w:r>
            <w:r w:rsidR="00867525" w:rsidRPr="00F5218A">
              <w:rPr>
                <w:sz w:val="18"/>
                <w:lang w:val="en-US"/>
                <w:rPrChange w:id="114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>for</w:t>
            </w:r>
            <w:r w:rsidR="000F2D49" w:rsidRPr="00F5218A">
              <w:rPr>
                <w:sz w:val="18"/>
                <w:lang w:val="en-US"/>
                <w:rPrChange w:id="115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 xml:space="preserve"> small</w:t>
            </w:r>
            <w:r w:rsidR="00867525" w:rsidRPr="00F5218A">
              <w:rPr>
                <w:sz w:val="18"/>
                <w:lang w:val="en-US"/>
                <w:rPrChange w:id="116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 xml:space="preserve"> and mid-sized businesses</w:t>
            </w:r>
            <w:r w:rsidR="00C8570D" w:rsidRPr="00F5218A">
              <w:rPr>
                <w:sz w:val="18"/>
                <w:lang w:val="en-US"/>
                <w:rPrChange w:id="117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 xml:space="preserve"> as</w:t>
            </w:r>
            <w:r w:rsidR="00730A50" w:rsidRPr="00F5218A">
              <w:rPr>
                <w:sz w:val="18"/>
                <w:lang w:val="en-US"/>
                <w:rPrChange w:id="118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 xml:space="preserve"> </w:t>
            </w:r>
            <w:r w:rsidR="00C8570D" w:rsidRPr="00F5218A">
              <w:rPr>
                <w:sz w:val="18"/>
                <w:lang w:val="en-US"/>
                <w:rPrChange w:id="119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 xml:space="preserve">well as private </w:t>
            </w:r>
            <w:r w:rsidR="006776D0" w:rsidRPr="00F5218A">
              <w:rPr>
                <w:sz w:val="18"/>
                <w:lang w:val="en-US"/>
                <w:rPrChange w:id="120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>individuals</w:t>
            </w:r>
          </w:p>
          <w:p w14:paraId="516212AB" w14:textId="02205E2A" w:rsidR="001B7B63" w:rsidRPr="00F5218A" w:rsidRDefault="00CE6FA5" w:rsidP="00F5218A">
            <w:pPr>
              <w:pStyle w:val="Bullets"/>
              <w:rPr>
                <w:sz w:val="18"/>
                <w:lang w:val="en-US"/>
                <w:rPrChange w:id="121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</w:pPr>
            <w:r w:rsidRPr="00F5218A">
              <w:rPr>
                <w:sz w:val="18"/>
                <w:lang w:val="en-US"/>
                <w:rPrChange w:id="122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>Learned the fundamentals of the German tax system</w:t>
            </w:r>
          </w:p>
          <w:p w14:paraId="6DD9BA0F" w14:textId="76A59FF5" w:rsidR="00CE28CC" w:rsidRPr="00F5218A" w:rsidRDefault="00CE6FA5" w:rsidP="00F5218A">
            <w:pPr>
              <w:pStyle w:val="Bullets"/>
              <w:rPr>
                <w:sz w:val="18"/>
                <w:lang w:val="en-US"/>
                <w:rPrChange w:id="123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</w:pPr>
            <w:r w:rsidRPr="00F5218A">
              <w:rPr>
                <w:sz w:val="18"/>
                <w:lang w:val="en-US"/>
                <w:rPrChange w:id="124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>Supported the preparation of tax returns</w:t>
            </w:r>
          </w:p>
        </w:tc>
      </w:tr>
      <w:tr w:rsidR="00D5280E" w:rsidRPr="00F5218A" w14:paraId="50AFEA03" w14:textId="77777777" w:rsidTr="0063576F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2AE7F53E" w:rsidR="00665BF3" w:rsidRPr="00F5218A" w:rsidRDefault="00CE6FA5" w:rsidP="00F5218A">
            <w:pPr>
              <w:pStyle w:val="Bullets"/>
              <w:numPr>
                <w:ilvl w:val="0"/>
                <w:numId w:val="0"/>
              </w:numPr>
              <w:rPr>
                <w:i w:val="0"/>
                <w:sz w:val="18"/>
                <w:lang w:val="en-US"/>
                <w:rPrChange w:id="125" w:author="Sarah Bergmann" w:date="2026-08-19T06:23:00Z" w16du:dateUtc="2026-08-19T13:23:00Z">
                  <w:rPr>
                    <w:i w:val="0"/>
                    <w:sz w:val="18"/>
                    <w:lang w:val="en-GB"/>
                  </w:rPr>
                </w:rPrChange>
              </w:rPr>
            </w:pPr>
            <w:r w:rsidRPr="00F5218A">
              <w:rPr>
                <w:b/>
                <w:i w:val="0"/>
                <w:smallCaps/>
                <w:sz w:val="23"/>
                <w:szCs w:val="23"/>
                <w:lang w:val="en-US"/>
                <w:rPrChange w:id="126" w:author="Sarah Bergmann" w:date="2026-08-19T06:23:00Z" w16du:dateUtc="2026-08-19T13:23:00Z">
                  <w:rPr>
                    <w:b/>
                    <w:i w:val="0"/>
                    <w:smallCaps/>
                    <w:sz w:val="23"/>
                    <w:szCs w:val="23"/>
                    <w:lang w:val="en-GB"/>
                  </w:rPr>
                </w:rPrChange>
              </w:rPr>
              <w:t>Caplantic GmbH</w:t>
            </w:r>
          </w:p>
        </w:tc>
        <w:tc>
          <w:tcPr>
            <w:tcW w:w="4401" w:type="dxa"/>
            <w:gridSpan w:val="9"/>
            <w:vAlign w:val="bottom"/>
          </w:tcPr>
          <w:p w14:paraId="11E31BD8" w14:textId="5E336DF1" w:rsidR="00665BF3" w:rsidRPr="00F5218A" w:rsidRDefault="00CE6FA5" w:rsidP="00F5218A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en-US"/>
                <w:rPrChange w:id="127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</w:pPr>
            <w:r w:rsidRPr="00F5218A">
              <w:rPr>
                <w:smallCaps/>
                <w:sz w:val="23"/>
                <w:szCs w:val="23"/>
                <w:lang w:val="en-US"/>
                <w:rPrChange w:id="128" w:author="Sarah Bergmann" w:date="2026-08-19T06:23:00Z" w16du:dateUtc="2026-08-19T13:23:00Z">
                  <w:rPr>
                    <w:smallCaps/>
                    <w:sz w:val="23"/>
                    <w:szCs w:val="23"/>
                    <w:lang w:val="en-GB"/>
                  </w:rPr>
                </w:rPrChange>
              </w:rPr>
              <w:t>Hanover</w:t>
            </w:r>
            <w:r w:rsidR="000A1A87" w:rsidRPr="00F5218A">
              <w:rPr>
                <w:i w:val="0"/>
                <w:smallCaps/>
                <w:sz w:val="23"/>
                <w:szCs w:val="23"/>
                <w:lang w:val="en-US"/>
                <w:rPrChange w:id="129" w:author="Sarah Bergmann" w:date="2026-08-19T06:23:00Z" w16du:dateUtc="2026-08-19T13:23:00Z">
                  <w:rPr>
                    <w:i w:val="0"/>
                    <w:smallCaps/>
                    <w:sz w:val="23"/>
                    <w:szCs w:val="23"/>
                    <w:lang w:val="en-GB"/>
                  </w:rPr>
                </w:rPrChange>
              </w:rPr>
              <w:t xml:space="preserve">, </w:t>
            </w:r>
            <w:r w:rsidR="000A1A87" w:rsidRPr="00F5218A">
              <w:rPr>
                <w:smallCaps/>
                <w:sz w:val="23"/>
                <w:szCs w:val="23"/>
                <w:lang w:val="en-US"/>
                <w:rPrChange w:id="130" w:author="Sarah Bergmann" w:date="2026-08-19T06:23:00Z" w16du:dateUtc="2026-08-19T13:23:00Z">
                  <w:rPr>
                    <w:smallCaps/>
                    <w:sz w:val="23"/>
                    <w:szCs w:val="23"/>
                    <w:lang w:val="en-GB"/>
                  </w:rPr>
                </w:rPrChange>
              </w:rPr>
              <w:t>DE</w:t>
            </w:r>
          </w:p>
        </w:tc>
      </w:tr>
      <w:tr w:rsidR="00D5280E" w:rsidRPr="00F5218A" w14:paraId="48328CB9" w14:textId="77777777" w:rsidTr="00F5218A">
        <w:trPr>
          <w:trPrChange w:id="131" w:author="Sarah Bergmann" w:date="2026-08-19T06:17:00Z" w16du:dateUtc="2026-08-19T13:17:00Z">
            <w:trPr>
              <w:gridBefore w:val="1"/>
            </w:trPr>
          </w:trPrChange>
        </w:trPr>
        <w:tc>
          <w:tcPr>
            <w:tcW w:w="7446" w:type="dxa"/>
            <w:gridSpan w:val="11"/>
            <w:tcPrChange w:id="132" w:author="Sarah Bergmann" w:date="2026-08-19T06:17:00Z" w16du:dateUtc="2026-08-19T13:17:00Z">
              <w:tcPr>
                <w:tcW w:w="7088" w:type="dxa"/>
                <w:gridSpan w:val="11"/>
              </w:tcPr>
            </w:tcPrChange>
          </w:tcPr>
          <w:p w14:paraId="74B74B41" w14:textId="7C2688C8" w:rsidR="00665BF3" w:rsidRPr="00F5218A" w:rsidRDefault="00CF4BEA" w:rsidP="00F5218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  <w:rPrChange w:id="133" w:author="Sarah Bergmann" w:date="2026-08-19T06:23:00Z" w16du:dateUtc="2026-08-19T13:23:00Z">
                  <w:rPr>
                    <w:i w:val="0"/>
                    <w:iCs w:val="0"/>
                    <w:sz w:val="18"/>
                    <w:lang w:val="en-GB"/>
                  </w:rPr>
                </w:rPrChange>
              </w:rPr>
            </w:pPr>
            <w:r w:rsidRPr="00F5218A">
              <w:rPr>
                <w:i w:val="0"/>
                <w:iCs w:val="0"/>
                <w:sz w:val="18"/>
                <w:lang w:val="en-US"/>
                <w:rPrChange w:id="134" w:author="Sarah Bergmann" w:date="2026-08-19T06:23:00Z" w16du:dateUtc="2026-08-19T13:23:00Z">
                  <w:rPr>
                    <w:i w:val="0"/>
                    <w:iCs w:val="0"/>
                    <w:sz w:val="18"/>
                    <w:lang w:val="en-GB"/>
                  </w:rPr>
                </w:rPrChange>
              </w:rPr>
              <w:t>Intern</w:t>
            </w:r>
            <w:r w:rsidR="000B144C" w:rsidRPr="00F5218A">
              <w:rPr>
                <w:i w:val="0"/>
                <w:iCs w:val="0"/>
                <w:sz w:val="18"/>
                <w:lang w:val="en-US"/>
                <w:rPrChange w:id="135" w:author="Sarah Bergmann" w:date="2026-08-19T06:23:00Z" w16du:dateUtc="2026-08-19T13:23:00Z">
                  <w:rPr>
                    <w:i w:val="0"/>
                    <w:iCs w:val="0"/>
                    <w:sz w:val="18"/>
                    <w:lang w:val="en-GB"/>
                  </w:rPr>
                </w:rPrChange>
              </w:rPr>
              <w:t xml:space="preserve"> in an Asset-Manager (</w:t>
            </w:r>
            <w:r w:rsidR="00EB1C6C" w:rsidRPr="00F5218A">
              <w:rPr>
                <w:i w:val="0"/>
                <w:iCs w:val="0"/>
                <w:sz w:val="18"/>
                <w:lang w:val="en-US"/>
                <w:rPrChange w:id="136" w:author="Sarah Bergmann" w:date="2026-08-19T06:23:00Z" w16du:dateUtc="2026-08-19T13:23:00Z">
                  <w:rPr>
                    <w:i w:val="0"/>
                    <w:iCs w:val="0"/>
                    <w:sz w:val="18"/>
                    <w:lang w:val="en-GB"/>
                  </w:rPr>
                </w:rPrChange>
              </w:rPr>
              <w:t xml:space="preserve">EUR </w:t>
            </w:r>
            <w:commentRangeStart w:id="137"/>
            <w:r w:rsidR="000B144C" w:rsidRPr="00F5218A">
              <w:rPr>
                <w:i w:val="0"/>
                <w:iCs w:val="0"/>
                <w:sz w:val="18"/>
                <w:lang w:val="en-US"/>
                <w:rPrChange w:id="138" w:author="Sarah Bergmann" w:date="2026-08-19T06:23:00Z" w16du:dateUtc="2026-08-19T13:23:00Z">
                  <w:rPr>
                    <w:i w:val="0"/>
                    <w:iCs w:val="0"/>
                    <w:sz w:val="18"/>
                    <w:lang w:val="en-GB"/>
                  </w:rPr>
                </w:rPrChange>
              </w:rPr>
              <w:t>14 billions AUM</w:t>
            </w:r>
            <w:commentRangeEnd w:id="137"/>
            <w:r w:rsidR="00F5218A" w:rsidRPr="00F5218A">
              <w:rPr>
                <w:rStyle w:val="Kommentarzeichen"/>
                <w:i w:val="0"/>
                <w:iCs w:val="0"/>
                <w:sz w:val="18"/>
                <w:szCs w:val="22"/>
                <w:lang w:val="en-US"/>
                <w:rPrChange w:id="139" w:author="Sarah Bergmann" w:date="2026-08-19T06:23:00Z" w16du:dateUtc="2026-08-19T13:23:00Z">
                  <w:rPr>
                    <w:rStyle w:val="Kommentarzeichen"/>
                    <w:i w:val="0"/>
                    <w:iCs w:val="0"/>
                    <w:sz w:val="18"/>
                    <w:szCs w:val="22"/>
                    <w:lang w:val="en-GB"/>
                  </w:rPr>
                </w:rPrChange>
              </w:rPr>
              <w:commentReference w:id="137"/>
            </w:r>
            <w:r w:rsidR="000B144C" w:rsidRPr="00F5218A">
              <w:rPr>
                <w:i w:val="0"/>
                <w:iCs w:val="0"/>
                <w:sz w:val="18"/>
                <w:lang w:val="en-US"/>
                <w:rPrChange w:id="140" w:author="Sarah Bergmann" w:date="2026-08-19T06:23:00Z" w16du:dateUtc="2026-08-19T13:23:00Z">
                  <w:rPr>
                    <w:i w:val="0"/>
                    <w:iCs w:val="0"/>
                    <w:sz w:val="18"/>
                    <w:lang w:val="en-GB"/>
                  </w:rPr>
                </w:rPrChange>
              </w:rPr>
              <w:t>) with a focus on alternative investments</w:t>
            </w:r>
            <w:ins w:id="141" w:author="Sarah Bergmann" w:date="2026-08-19T06:17:00Z" w16du:dateUtc="2026-08-19T13:17:00Z">
              <w:r w:rsidR="00F5218A" w:rsidRPr="00F5218A">
                <w:rPr>
                  <w:i w:val="0"/>
                  <w:iCs w:val="0"/>
                  <w:sz w:val="18"/>
                  <w:lang w:val="en-US"/>
                  <w:rPrChange w:id="142" w:author="Sarah Bergmann" w:date="2026-08-19T06:23:00Z" w16du:dateUtc="2026-08-19T13:23:00Z">
                    <w:rPr>
                      <w:i w:val="0"/>
                      <w:iCs w:val="0"/>
                      <w:sz w:val="18"/>
                      <w:lang w:val="en-GB"/>
                    </w:rPr>
                  </w:rPrChange>
                </w:rPr>
                <w:t xml:space="preserve"> such as renewable energy, real estate, infrastructure</w:t>
              </w:r>
            </w:ins>
            <w:ins w:id="143" w:author="Sarah Bergmann" w:date="2026-08-19T06:18:00Z" w16du:dateUtc="2026-08-19T13:18:00Z">
              <w:r w:rsidR="00F5218A" w:rsidRPr="00F5218A">
                <w:rPr>
                  <w:i w:val="0"/>
                  <w:iCs w:val="0"/>
                  <w:sz w:val="18"/>
                  <w:lang w:val="en-US"/>
                  <w:rPrChange w:id="144" w:author="Sarah Bergmann" w:date="2026-08-19T06:23:00Z" w16du:dateUtc="2026-08-19T13:23:00Z">
                    <w:rPr>
                      <w:i w:val="0"/>
                      <w:iCs w:val="0"/>
                      <w:sz w:val="18"/>
                      <w:lang w:val="en-GB"/>
                    </w:rPr>
                  </w:rPrChange>
                </w:rPr>
                <w:t>,</w:t>
              </w:r>
            </w:ins>
            <w:ins w:id="145" w:author="Sarah Bergmann" w:date="2026-08-19T06:17:00Z" w16du:dateUtc="2026-08-19T13:17:00Z">
              <w:r w:rsidR="00F5218A" w:rsidRPr="00F5218A">
                <w:rPr>
                  <w:i w:val="0"/>
                  <w:iCs w:val="0"/>
                  <w:sz w:val="18"/>
                  <w:lang w:val="en-US"/>
                  <w:rPrChange w:id="146" w:author="Sarah Bergmann" w:date="2026-08-19T06:23:00Z" w16du:dateUtc="2026-08-19T13:23:00Z">
                    <w:rPr>
                      <w:i w:val="0"/>
                      <w:iCs w:val="0"/>
                      <w:sz w:val="18"/>
                      <w:lang w:val="en-GB"/>
                    </w:rPr>
                  </w:rPrChange>
                </w:rPr>
                <w:t xml:space="preserve"> and acquisition financing</w:t>
              </w:r>
            </w:ins>
          </w:p>
        </w:tc>
        <w:tc>
          <w:tcPr>
            <w:tcW w:w="2478" w:type="dxa"/>
            <w:tcPrChange w:id="147" w:author="Sarah Bergmann" w:date="2026-08-19T06:17:00Z" w16du:dateUtc="2026-08-19T13:17:00Z">
              <w:tcPr>
                <w:tcW w:w="2836" w:type="dxa"/>
                <w:gridSpan w:val="2"/>
              </w:tcPr>
            </w:tcPrChange>
          </w:tcPr>
          <w:p w14:paraId="2CB21DEB" w14:textId="1F5D604C" w:rsidR="00665BF3" w:rsidRPr="00F5218A" w:rsidRDefault="00CE6FA5" w:rsidP="00F5218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z w:val="18"/>
                <w:lang w:val="en-US"/>
                <w:rPrChange w:id="148" w:author="Sarah Bergmann" w:date="2026-08-19T06:23:00Z" w16du:dateUtc="2026-08-19T13:23:00Z">
                  <w:rPr>
                    <w:i w:val="0"/>
                    <w:sz w:val="18"/>
                    <w:lang w:val="en-GB"/>
                  </w:rPr>
                </w:rPrChange>
              </w:rPr>
            </w:pPr>
            <w:r w:rsidRPr="00F5218A">
              <w:rPr>
                <w:i w:val="0"/>
                <w:sz w:val="18"/>
                <w:lang w:val="en-US"/>
                <w:rPrChange w:id="149" w:author="Sarah Bergmann" w:date="2026-08-19T06:23:00Z" w16du:dateUtc="2026-08-19T13:23:00Z">
                  <w:rPr>
                    <w:i w:val="0"/>
                    <w:sz w:val="18"/>
                    <w:lang w:val="en-GB"/>
                  </w:rPr>
                </w:rPrChange>
              </w:rPr>
              <w:t>11</w:t>
            </w:r>
            <w:r w:rsidR="00665BF3" w:rsidRPr="00F5218A">
              <w:rPr>
                <w:i w:val="0"/>
                <w:sz w:val="18"/>
                <w:lang w:val="en-US"/>
                <w:rPrChange w:id="150" w:author="Sarah Bergmann" w:date="2026-08-19T06:23:00Z" w16du:dateUtc="2026-08-19T13:23:00Z">
                  <w:rPr>
                    <w:i w:val="0"/>
                    <w:sz w:val="18"/>
                    <w:lang w:val="en-GB"/>
                  </w:rPr>
                </w:rPrChange>
              </w:rPr>
              <w:t>/20</w:t>
            </w:r>
            <w:r w:rsidRPr="00F5218A">
              <w:rPr>
                <w:i w:val="0"/>
                <w:sz w:val="18"/>
                <w:lang w:val="en-US"/>
                <w:rPrChange w:id="151" w:author="Sarah Bergmann" w:date="2026-08-19T06:23:00Z" w16du:dateUtc="2026-08-19T13:23:00Z">
                  <w:rPr>
                    <w:i w:val="0"/>
                    <w:sz w:val="18"/>
                    <w:lang w:val="en-GB"/>
                  </w:rPr>
                </w:rPrChange>
              </w:rPr>
              <w:t>25</w:t>
            </w:r>
            <w:r w:rsidR="00665BF3" w:rsidRPr="00F5218A">
              <w:rPr>
                <w:i w:val="0"/>
                <w:sz w:val="18"/>
                <w:lang w:val="en-US"/>
                <w:rPrChange w:id="152" w:author="Sarah Bergmann" w:date="2026-08-19T06:23:00Z" w16du:dateUtc="2026-08-19T13:23:00Z">
                  <w:rPr>
                    <w:i w:val="0"/>
                    <w:sz w:val="18"/>
                    <w:lang w:val="en-GB"/>
                  </w:rPr>
                </w:rPrChange>
              </w:rPr>
              <w:t xml:space="preserve"> – </w:t>
            </w:r>
            <w:r w:rsidRPr="00F5218A">
              <w:rPr>
                <w:i w:val="0"/>
                <w:iCs w:val="0"/>
                <w:color w:val="000000" w:themeColor="text1"/>
                <w:sz w:val="18"/>
                <w:lang w:val="en-US"/>
                <w:rPrChange w:id="153" w:author="Sarah Bergmann" w:date="2026-08-19T06:23:00Z" w16du:dateUtc="2026-08-19T13:23:00Z">
                  <w:rPr>
                    <w:i w:val="0"/>
                    <w:iCs w:val="0"/>
                    <w:color w:val="000000" w:themeColor="text1"/>
                    <w:sz w:val="18"/>
                    <w:lang w:val="en-GB"/>
                  </w:rPr>
                </w:rPrChange>
              </w:rPr>
              <w:t>0</w:t>
            </w:r>
            <w:r w:rsidR="00BA017D" w:rsidRPr="00F5218A">
              <w:rPr>
                <w:i w:val="0"/>
                <w:iCs w:val="0"/>
                <w:color w:val="000000" w:themeColor="text1"/>
                <w:sz w:val="18"/>
                <w:lang w:val="en-US"/>
                <w:rPrChange w:id="154" w:author="Sarah Bergmann" w:date="2026-08-19T06:23:00Z" w16du:dateUtc="2026-08-19T13:23:00Z">
                  <w:rPr>
                    <w:i w:val="0"/>
                    <w:iCs w:val="0"/>
                    <w:color w:val="000000" w:themeColor="text1"/>
                    <w:sz w:val="18"/>
                    <w:lang w:val="en-GB"/>
                  </w:rPr>
                </w:rPrChange>
              </w:rPr>
              <w:t>1</w:t>
            </w:r>
            <w:r w:rsidR="00665BF3" w:rsidRPr="00F5218A">
              <w:rPr>
                <w:i w:val="0"/>
                <w:sz w:val="18"/>
                <w:lang w:val="en-US"/>
                <w:rPrChange w:id="155" w:author="Sarah Bergmann" w:date="2026-08-19T06:23:00Z" w16du:dateUtc="2026-08-19T13:23:00Z">
                  <w:rPr>
                    <w:i w:val="0"/>
                    <w:sz w:val="18"/>
                    <w:lang w:val="en-GB"/>
                  </w:rPr>
                </w:rPrChange>
              </w:rPr>
              <w:t>/</w:t>
            </w:r>
            <w:r w:rsidRPr="00F5218A">
              <w:rPr>
                <w:i w:val="0"/>
                <w:sz w:val="18"/>
                <w:lang w:val="en-US"/>
                <w:rPrChange w:id="156" w:author="Sarah Bergmann" w:date="2026-08-19T06:23:00Z" w16du:dateUtc="2026-08-19T13:23:00Z">
                  <w:rPr>
                    <w:i w:val="0"/>
                    <w:sz w:val="18"/>
                    <w:lang w:val="en-GB"/>
                  </w:rPr>
                </w:rPrChange>
              </w:rPr>
              <w:t>2026</w:t>
            </w:r>
          </w:p>
        </w:tc>
      </w:tr>
      <w:tr w:rsidR="00D5280E" w:rsidRPr="00F5218A" w14:paraId="7C4155D6" w14:textId="77777777" w:rsidTr="0063576F">
        <w:tc>
          <w:tcPr>
            <w:tcW w:w="9924" w:type="dxa"/>
            <w:gridSpan w:val="12"/>
          </w:tcPr>
          <w:p w14:paraId="3CD9B7D8" w14:textId="21A11221" w:rsidR="001363E7" w:rsidRPr="00F5218A" w:rsidDel="00F5218A" w:rsidRDefault="00B6337F" w:rsidP="00F5218A">
            <w:pPr>
              <w:pStyle w:val="Bullets"/>
              <w:numPr>
                <w:ilvl w:val="0"/>
                <w:numId w:val="0"/>
              </w:numPr>
              <w:rPr>
                <w:del w:id="157" w:author="Sarah Bergmann" w:date="2026-08-19T06:17:00Z" w16du:dateUtc="2026-08-19T13:17:00Z"/>
                <w:i w:val="0"/>
                <w:iCs w:val="0"/>
                <w:sz w:val="18"/>
                <w:lang w:val="en-US"/>
                <w:rPrChange w:id="158" w:author="Sarah Bergmann" w:date="2026-08-19T06:23:00Z" w16du:dateUtc="2026-08-19T13:23:00Z">
                  <w:rPr>
                    <w:del w:id="159" w:author="Sarah Bergmann" w:date="2026-08-19T06:17:00Z" w16du:dateUtc="2026-08-19T13:17:00Z"/>
                    <w:i w:val="0"/>
                    <w:iCs w:val="0"/>
                    <w:sz w:val="18"/>
                    <w:lang w:val="en-GB"/>
                  </w:rPr>
                </w:rPrChange>
              </w:rPr>
            </w:pPr>
            <w:del w:id="160" w:author="Sarah Bergmann" w:date="2026-08-19T06:17:00Z" w16du:dateUtc="2026-08-19T13:17:00Z">
              <w:r w:rsidRPr="00F5218A" w:rsidDel="00F5218A">
                <w:rPr>
                  <w:sz w:val="18"/>
                  <w:lang w:val="en-US"/>
                  <w:rPrChange w:id="161" w:author="Sarah Bergmann" w:date="2026-08-19T06:23:00Z" w16du:dateUtc="2026-08-19T13:23:00Z">
                    <w:rPr>
                      <w:sz w:val="18"/>
                      <w:lang w:val="en-GB"/>
                    </w:rPr>
                  </w:rPrChange>
                </w:rPr>
                <w:delText xml:space="preserve">such as renewable </w:delText>
              </w:r>
              <w:r w:rsidR="00F702F3" w:rsidRPr="00F5218A" w:rsidDel="00F5218A">
                <w:rPr>
                  <w:sz w:val="18"/>
                  <w:lang w:val="en-US"/>
                  <w:rPrChange w:id="162" w:author="Sarah Bergmann" w:date="2026-08-19T06:23:00Z" w16du:dateUtc="2026-08-19T13:23:00Z">
                    <w:rPr>
                      <w:sz w:val="18"/>
                      <w:lang w:val="en-GB"/>
                    </w:rPr>
                  </w:rPrChange>
                </w:rPr>
                <w:delText>energy, real estate, infrastructure and a</w:delText>
              </w:r>
              <w:r w:rsidR="005F7C8E" w:rsidRPr="00F5218A" w:rsidDel="00F5218A">
                <w:rPr>
                  <w:sz w:val="18"/>
                  <w:lang w:val="en-US"/>
                  <w:rPrChange w:id="163" w:author="Sarah Bergmann" w:date="2026-08-19T06:23:00Z" w16du:dateUtc="2026-08-19T13:23:00Z">
                    <w:rPr>
                      <w:sz w:val="18"/>
                      <w:lang w:val="en-GB"/>
                    </w:rPr>
                  </w:rPrChange>
                </w:rPr>
                <w:delText>c</w:delText>
              </w:r>
              <w:r w:rsidR="00F702F3" w:rsidRPr="00F5218A" w:rsidDel="00F5218A">
                <w:rPr>
                  <w:sz w:val="18"/>
                  <w:lang w:val="en-US"/>
                  <w:rPrChange w:id="164" w:author="Sarah Bergmann" w:date="2026-08-19T06:23:00Z" w16du:dateUtc="2026-08-19T13:23:00Z">
                    <w:rPr>
                      <w:sz w:val="18"/>
                      <w:lang w:val="en-GB"/>
                    </w:rPr>
                  </w:rPrChange>
                </w:rPr>
                <w:delText xml:space="preserve">quisition </w:delText>
              </w:r>
              <w:r w:rsidR="00270457" w:rsidRPr="00F5218A" w:rsidDel="00F5218A">
                <w:rPr>
                  <w:sz w:val="18"/>
                  <w:lang w:val="en-US"/>
                  <w:rPrChange w:id="165" w:author="Sarah Bergmann" w:date="2026-08-19T06:23:00Z" w16du:dateUtc="2026-08-19T13:23:00Z">
                    <w:rPr>
                      <w:sz w:val="18"/>
                      <w:lang w:val="en-GB"/>
                    </w:rPr>
                  </w:rPrChange>
                </w:rPr>
                <w:delText>financing</w:delText>
              </w:r>
            </w:del>
          </w:p>
          <w:p w14:paraId="1A135F1D" w14:textId="76F21874" w:rsidR="0091331D" w:rsidRPr="00F5218A" w:rsidRDefault="00CE6FA5" w:rsidP="00F5218A">
            <w:pPr>
              <w:pStyle w:val="Bullets"/>
              <w:rPr>
                <w:sz w:val="18"/>
                <w:lang w:val="en-US"/>
                <w:rPrChange w:id="166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</w:pPr>
            <w:commentRangeStart w:id="167"/>
            <w:r w:rsidRPr="00F5218A">
              <w:rPr>
                <w:sz w:val="18"/>
                <w:lang w:val="en-US"/>
                <w:rPrChange w:id="168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>Supported the</w:t>
            </w:r>
            <w:r w:rsidR="0091331D" w:rsidRPr="00F5218A">
              <w:rPr>
                <w:sz w:val="18"/>
                <w:lang w:val="en-US"/>
                <w:rPrChange w:id="169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 xml:space="preserve"> </w:t>
            </w:r>
            <w:r w:rsidRPr="00F5218A">
              <w:rPr>
                <w:sz w:val="18"/>
                <w:lang w:val="en-US"/>
                <w:rPrChange w:id="170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 xml:space="preserve">risk management department </w:t>
            </w:r>
            <w:commentRangeEnd w:id="167"/>
            <w:r w:rsidR="000B144C">
              <w:rPr>
                <w:rStyle w:val="Kommentarzeichen"/>
                <w:sz w:val="18"/>
                <w:szCs w:val="22"/>
                <w:lang w:val="en-US"/>
              </w:rPr>
              <w:commentReference w:id="167"/>
            </w:r>
            <w:ins w:id="171" w:author="David Döbele" w:date="2026-08-19T17:08:00Z" w16du:dateUtc="2026-08-19T15:08:00Z">
              <w:r w:rsidR="001B4D9C">
                <w:rPr>
                  <w:sz w:val="18"/>
                  <w:lang w:val="en-US"/>
                </w:rPr>
                <w:t xml:space="preserve">by </w:t>
              </w:r>
            </w:ins>
            <w:r w:rsidR="006F48C5" w:rsidRPr="00F5218A">
              <w:rPr>
                <w:sz w:val="18"/>
                <w:lang w:val="en-US"/>
                <w:rPrChange w:id="172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 xml:space="preserve">adapting </w:t>
            </w:r>
            <w:r w:rsidR="00533C3E" w:rsidRPr="00F5218A">
              <w:rPr>
                <w:sz w:val="18"/>
                <w:lang w:val="en-US"/>
                <w:rPrChange w:id="173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>rating</w:t>
            </w:r>
            <w:r w:rsidR="00B31C16" w:rsidRPr="00F5218A">
              <w:rPr>
                <w:sz w:val="18"/>
                <w:lang w:val="en-US"/>
                <w:rPrChange w:id="174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 xml:space="preserve"> </w:t>
            </w:r>
            <w:r w:rsidR="00CC26B9" w:rsidRPr="00F5218A">
              <w:rPr>
                <w:sz w:val="18"/>
                <w:lang w:val="en-US"/>
                <w:rPrChange w:id="175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>method</w:t>
            </w:r>
            <w:r w:rsidR="00B31C16" w:rsidRPr="00F5218A">
              <w:rPr>
                <w:sz w:val="18"/>
                <w:lang w:val="en-US"/>
                <w:rPrChange w:id="176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>s (Moody</w:t>
            </w:r>
            <w:r w:rsidR="002F2365" w:rsidRPr="00F5218A">
              <w:rPr>
                <w:sz w:val="18"/>
                <w:lang w:val="en-US"/>
                <w:rPrChange w:id="177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 xml:space="preserve">’s ratings) </w:t>
            </w:r>
            <w:r w:rsidR="00BB5AC3" w:rsidRPr="00F5218A">
              <w:rPr>
                <w:sz w:val="18"/>
                <w:lang w:val="en-US"/>
                <w:rPrChange w:id="178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>to new projects</w:t>
            </w:r>
          </w:p>
          <w:p w14:paraId="7C7DA6E8" w14:textId="5CFFE77B" w:rsidR="0091331D" w:rsidRPr="00F5218A" w:rsidRDefault="00CE6FA5" w:rsidP="00F5218A">
            <w:pPr>
              <w:pStyle w:val="Bullets"/>
              <w:rPr>
                <w:sz w:val="18"/>
                <w:lang w:val="en-US"/>
                <w:rPrChange w:id="179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</w:pPr>
            <w:r w:rsidRPr="00F5218A">
              <w:rPr>
                <w:sz w:val="18"/>
                <w:lang w:val="en-US"/>
                <w:rPrChange w:id="180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>Gained insights into portfolio management</w:t>
            </w:r>
          </w:p>
          <w:p w14:paraId="24FDAC55" w14:textId="60D7DD8E" w:rsidR="00CE6FA5" w:rsidRPr="00F5218A" w:rsidRDefault="00CE6FA5" w:rsidP="00F5218A">
            <w:pPr>
              <w:pStyle w:val="Bullets"/>
              <w:rPr>
                <w:sz w:val="18"/>
                <w:lang w:val="en-US"/>
                <w:rPrChange w:id="181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</w:pPr>
            <w:r w:rsidRPr="00F5218A">
              <w:rPr>
                <w:sz w:val="18"/>
                <w:lang w:val="en-US"/>
                <w:rPrChange w:id="182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 xml:space="preserve">Conducted </w:t>
            </w:r>
            <w:commentRangeStart w:id="183"/>
            <w:r w:rsidRPr="00F5218A">
              <w:rPr>
                <w:sz w:val="18"/>
                <w:lang w:val="en-US"/>
                <w:rPrChange w:id="184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 xml:space="preserve">risk assessment evaluations </w:t>
            </w:r>
            <w:commentRangeEnd w:id="183"/>
            <w:r w:rsidR="000B144C" w:rsidRPr="00F5218A">
              <w:rPr>
                <w:rStyle w:val="Kommentarzeichen"/>
                <w:sz w:val="18"/>
                <w:szCs w:val="22"/>
                <w:lang w:val="en-US"/>
                <w:rPrChange w:id="185" w:author="Sarah Bergmann" w:date="2026-08-19T06:23:00Z" w16du:dateUtc="2026-08-19T13:23:00Z">
                  <w:rPr>
                    <w:rStyle w:val="Kommentarzeichen"/>
                    <w:sz w:val="18"/>
                    <w:szCs w:val="22"/>
                    <w:lang w:val="en-GB"/>
                  </w:rPr>
                </w:rPrChange>
              </w:rPr>
              <w:commentReference w:id="183"/>
            </w:r>
            <w:r w:rsidR="00771258" w:rsidRPr="00F5218A">
              <w:rPr>
                <w:sz w:val="18"/>
                <w:lang w:val="en-US"/>
                <w:rPrChange w:id="186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 xml:space="preserve">by creating scorecards </w:t>
            </w:r>
          </w:p>
          <w:p w14:paraId="3658805E" w14:textId="6A822389" w:rsidR="00CE6FA5" w:rsidRPr="00F5218A" w:rsidRDefault="00CE6FA5" w:rsidP="00F5218A">
            <w:pPr>
              <w:pStyle w:val="Bullets"/>
              <w:rPr>
                <w:sz w:val="18"/>
                <w:lang w:val="en-US"/>
                <w:rPrChange w:id="187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</w:pPr>
            <w:r w:rsidRPr="00F5218A">
              <w:rPr>
                <w:sz w:val="18"/>
                <w:lang w:val="en-US"/>
                <w:rPrChange w:id="188" w:author="Sarah Bergmann" w:date="2026-08-19T06:23:00Z" w16du:dateUtc="2026-08-19T13:23:00Z">
                  <w:rPr>
                    <w:sz w:val="18"/>
                    <w:lang w:val="en-GB"/>
                  </w:rPr>
                </w:rPrChange>
              </w:rPr>
              <w:t>Supported ongoing projects and gained insights into their execution</w:t>
            </w:r>
          </w:p>
        </w:tc>
      </w:tr>
      <w:tr w:rsidR="0091331D" w:rsidRPr="00F5218A" w14:paraId="0D4DF1FA" w14:textId="77777777" w:rsidTr="0063576F">
        <w:trPr>
          <w:trHeight w:val="346"/>
        </w:trPr>
        <w:tc>
          <w:tcPr>
            <w:tcW w:w="6379" w:type="dxa"/>
            <w:gridSpan w:val="8"/>
            <w:vAlign w:val="bottom"/>
          </w:tcPr>
          <w:p w14:paraId="52DCB940" w14:textId="7F919D5B" w:rsidR="0091331D" w:rsidRPr="00F5218A" w:rsidRDefault="00CE6FA5" w:rsidP="00F5218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  <w:rPrChange w:id="189" w:author="Sarah Bergmann" w:date="2026-08-19T06:23:00Z" w16du:dateUtc="2026-08-19T13:23:00Z">
                  <w:rPr>
                    <w:i w:val="0"/>
                    <w:iCs w:val="0"/>
                    <w:sz w:val="18"/>
                  </w:rPr>
                </w:rPrChange>
              </w:rPr>
            </w:pPr>
            <w:r w:rsidRPr="00F5218A">
              <w:rPr>
                <w:b/>
                <w:i w:val="0"/>
                <w:iCs w:val="0"/>
                <w:smallCaps/>
                <w:sz w:val="23"/>
                <w:szCs w:val="23"/>
                <w:lang w:val="en-US"/>
                <w:rPrChange w:id="190" w:author="Sarah Bergmann" w:date="2026-08-19T06:23:00Z" w16du:dateUtc="2026-08-19T13:23:00Z">
                  <w:rPr>
                    <w:b/>
                    <w:i w:val="0"/>
                    <w:iCs w:val="0"/>
                    <w:smallCaps/>
                    <w:sz w:val="23"/>
                    <w:szCs w:val="23"/>
                  </w:rPr>
                </w:rPrChange>
              </w:rPr>
              <w:t xml:space="preserve">Ernst &amp; Young </w:t>
            </w:r>
          </w:p>
        </w:tc>
        <w:tc>
          <w:tcPr>
            <w:tcW w:w="3545" w:type="dxa"/>
            <w:gridSpan w:val="4"/>
            <w:vAlign w:val="bottom"/>
          </w:tcPr>
          <w:p w14:paraId="00F3353C" w14:textId="7FC8A395" w:rsidR="0091331D" w:rsidRPr="00F5218A" w:rsidRDefault="00CE6FA5" w:rsidP="00F5218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  <w:lang w:val="en-US"/>
                <w:rPrChange w:id="191" w:author="Sarah Bergmann" w:date="2026-08-19T06:23:00Z" w16du:dateUtc="2026-08-19T13:23:00Z">
                  <w:rPr>
                    <w:iCs w:val="0"/>
                    <w:sz w:val="18"/>
                  </w:rPr>
                </w:rPrChange>
              </w:rPr>
            </w:pPr>
            <w:r w:rsidRPr="00F5218A">
              <w:rPr>
                <w:iCs w:val="0"/>
                <w:smallCaps/>
                <w:sz w:val="23"/>
                <w:szCs w:val="23"/>
                <w:lang w:val="en-US"/>
                <w:rPrChange w:id="192" w:author="Sarah Bergmann" w:date="2026-08-19T06:23:00Z" w16du:dateUtc="2026-08-19T13:23:00Z">
                  <w:rPr>
                    <w:iCs w:val="0"/>
                    <w:smallCaps/>
                    <w:sz w:val="23"/>
                    <w:szCs w:val="23"/>
                  </w:rPr>
                </w:rPrChange>
              </w:rPr>
              <w:t>Hamburg</w:t>
            </w:r>
            <w:r w:rsidR="000A1A87" w:rsidRPr="00F5218A">
              <w:rPr>
                <w:i w:val="0"/>
                <w:smallCaps/>
                <w:sz w:val="23"/>
                <w:szCs w:val="23"/>
                <w:lang w:val="en-US"/>
                <w:rPrChange w:id="193" w:author="Sarah Bergmann" w:date="2026-08-19T06:23:00Z" w16du:dateUtc="2026-08-19T13:23:00Z">
                  <w:rPr>
                    <w:i w:val="0"/>
                    <w:smallCaps/>
                    <w:sz w:val="23"/>
                    <w:szCs w:val="23"/>
                  </w:rPr>
                </w:rPrChange>
              </w:rPr>
              <w:t xml:space="preserve">, </w:t>
            </w:r>
            <w:r w:rsidR="000A1A87" w:rsidRPr="00F5218A">
              <w:rPr>
                <w:iCs w:val="0"/>
                <w:smallCaps/>
                <w:sz w:val="23"/>
                <w:szCs w:val="23"/>
                <w:lang w:val="en-US"/>
                <w:rPrChange w:id="194" w:author="Sarah Bergmann" w:date="2026-08-19T06:23:00Z" w16du:dateUtc="2026-08-19T13:23:00Z">
                  <w:rPr>
                    <w:iCs w:val="0"/>
                    <w:smallCaps/>
                    <w:sz w:val="23"/>
                    <w:szCs w:val="23"/>
                  </w:rPr>
                </w:rPrChange>
              </w:rPr>
              <w:t>DE</w:t>
            </w:r>
          </w:p>
        </w:tc>
      </w:tr>
      <w:tr w:rsidR="00D5280E" w:rsidRPr="00F5218A" w14:paraId="7A1EBBAB" w14:textId="77777777" w:rsidTr="0063576F">
        <w:tc>
          <w:tcPr>
            <w:tcW w:w="6096" w:type="dxa"/>
            <w:gridSpan w:val="7"/>
          </w:tcPr>
          <w:p w14:paraId="06A0ABEE" w14:textId="41407B3E" w:rsidR="00665BF3" w:rsidRPr="00F5218A" w:rsidRDefault="00CE6FA5" w:rsidP="00F5218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F5218A">
              <w:rPr>
                <w:i w:val="0"/>
                <w:iCs w:val="0"/>
                <w:sz w:val="18"/>
                <w:lang w:val="en-US"/>
              </w:rPr>
              <w:t>Out Of School Day</w:t>
            </w:r>
          </w:p>
        </w:tc>
        <w:tc>
          <w:tcPr>
            <w:tcW w:w="3828" w:type="dxa"/>
            <w:gridSpan w:val="5"/>
          </w:tcPr>
          <w:p w14:paraId="59E67B8D" w14:textId="3228EEC9" w:rsidR="00665BF3" w:rsidRPr="00F5218A" w:rsidRDefault="00665BF3" w:rsidP="00F5218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5218A">
              <w:rPr>
                <w:i w:val="0"/>
                <w:iCs w:val="0"/>
                <w:sz w:val="18"/>
                <w:lang w:val="en-US"/>
              </w:rPr>
              <w:t>09/20</w:t>
            </w:r>
            <w:r w:rsidR="00CE6FA5" w:rsidRPr="00F5218A">
              <w:rPr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D5280E" w:rsidRPr="00F5218A" w14:paraId="76B55717" w14:textId="77777777" w:rsidTr="00F5218A">
        <w:trPr>
          <w:trPrChange w:id="195" w:author="Sarah Bergmann" w:date="2026-08-19T06:19:00Z" w16du:dateUtc="2026-08-19T13:19:00Z">
            <w:trPr>
              <w:gridBefore w:val="1"/>
            </w:trPr>
          </w:trPrChange>
        </w:trPr>
        <w:tc>
          <w:tcPr>
            <w:tcW w:w="9924" w:type="dxa"/>
            <w:gridSpan w:val="12"/>
            <w:tcPrChange w:id="196" w:author="Sarah Bergmann" w:date="2026-08-19T06:19:00Z" w16du:dateUtc="2026-08-19T13:19:00Z">
              <w:tcPr>
                <w:tcW w:w="9924" w:type="dxa"/>
                <w:gridSpan w:val="13"/>
              </w:tcPr>
            </w:tcPrChange>
          </w:tcPr>
          <w:p w14:paraId="39519817" w14:textId="096B7864" w:rsidR="00665BF3" w:rsidRPr="001B4D9C" w:rsidDel="00F5218A" w:rsidRDefault="00CE6FA5" w:rsidP="00F5218A">
            <w:pPr>
              <w:pStyle w:val="Bullets"/>
              <w:rPr>
                <w:del w:id="197" w:author="Sarah Bergmann" w:date="2026-08-19T06:18:00Z" w16du:dateUtc="2026-08-19T13:18:00Z"/>
                <w:sz w:val="18"/>
                <w:lang w:val="en-US"/>
                <w:rPrChange w:id="198" w:author="David Döbele" w:date="2026-08-19T17:08:00Z" w16du:dateUtc="2026-08-19T15:08:00Z">
                  <w:rPr>
                    <w:del w:id="199" w:author="Sarah Bergmann" w:date="2026-08-19T06:18:00Z" w16du:dateUtc="2026-08-19T13:18:00Z"/>
                    <w:sz w:val="18"/>
                    <w:lang w:val="de-AT"/>
                  </w:rPr>
                </w:rPrChange>
              </w:rPr>
            </w:pPr>
            <w:r w:rsidRPr="001B4D9C">
              <w:rPr>
                <w:sz w:val="18"/>
                <w:lang w:val="en-US"/>
                <w:rPrChange w:id="200" w:author="David Döbele" w:date="2026-08-19T17:08:00Z" w16du:dateUtc="2026-08-19T15:08:00Z">
                  <w:rPr>
                    <w:i w:val="0"/>
                    <w:iCs w:val="0"/>
                    <w:sz w:val="18"/>
                    <w:lang w:val="de-AT"/>
                  </w:rPr>
                </w:rPrChange>
              </w:rPr>
              <w:t>Gained insights into the audit function</w:t>
            </w:r>
          </w:p>
          <w:p w14:paraId="5E301C2A" w14:textId="7AF649C0" w:rsidR="0091331D" w:rsidRPr="00F5218A" w:rsidRDefault="0091331D">
            <w:pPr>
              <w:pStyle w:val="Bullets"/>
              <w:rPr>
                <w:sz w:val="18"/>
                <w:lang w:val="en-US"/>
                <w:rPrChange w:id="201" w:author="Sarah Bergmann" w:date="2026-08-19T06:23:00Z" w16du:dateUtc="2026-08-19T13:23:00Z">
                  <w:rPr>
                    <w:sz w:val="18"/>
                    <w:lang w:val="de-AT"/>
                  </w:rPr>
                </w:rPrChange>
              </w:rPr>
              <w:pPrChange w:id="202" w:author="Sarah Bergmann" w:date="2026-08-19T06:18:00Z" w16du:dateUtc="2026-08-19T13:18:00Z">
                <w:pPr>
                  <w:pStyle w:val="Bullets"/>
                  <w:numPr>
                    <w:numId w:val="0"/>
                  </w:numPr>
                  <w:ind w:left="360" w:firstLine="0"/>
                </w:pPr>
              </w:pPrChange>
            </w:pPr>
          </w:p>
        </w:tc>
      </w:tr>
      <w:tr w:rsidR="00D5280E" w:rsidRPr="00F5218A" w14:paraId="414B4085" w14:textId="77777777" w:rsidTr="00F5218A">
        <w:trPr>
          <w:trHeight w:val="510"/>
          <w:trPrChange w:id="203" w:author="Sarah Bergmann" w:date="2026-08-19T06:19:00Z" w16du:dateUtc="2026-08-19T13:19:00Z">
            <w:trPr>
              <w:gridBefore w:val="1"/>
              <w:trHeight w:val="510"/>
            </w:trPr>
          </w:trPrChange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  <w:tcPrChange w:id="204" w:author="Sarah Bergmann" w:date="2026-08-19T06:19:00Z" w16du:dateUtc="2026-08-19T13:19:00Z">
              <w:tcPr>
                <w:tcW w:w="9924" w:type="dxa"/>
                <w:gridSpan w:val="1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212A9EF4" w:rsidR="00665BF3" w:rsidRPr="00F5218A" w:rsidRDefault="00CF4BEA" w:rsidP="00F5218A">
            <w:pPr>
              <w:pStyle w:val="BERSCHRIFT"/>
              <w:jc w:val="center"/>
              <w:rPr>
                <w:i/>
                <w:sz w:val="28"/>
                <w:lang w:val="en-US"/>
                <w:rPrChange w:id="205" w:author="Sarah Bergmann" w:date="2026-08-19T06:23:00Z" w16du:dateUtc="2026-08-19T13:23:00Z">
                  <w:rPr>
                    <w:i/>
                    <w:sz w:val="28"/>
                  </w:rPr>
                </w:rPrChange>
              </w:rPr>
            </w:pPr>
            <w:r w:rsidRPr="00F5218A">
              <w:rPr>
                <w:sz w:val="28"/>
                <w:lang w:val="en-US"/>
                <w:rPrChange w:id="206" w:author="Sarah Bergmann" w:date="2026-08-19T06:23:00Z" w16du:dateUtc="2026-08-19T13:23:00Z">
                  <w:rPr>
                    <w:sz w:val="28"/>
                  </w:rPr>
                </w:rPrChange>
              </w:rPr>
              <w:t>Extra</w:t>
            </w:r>
            <w:r w:rsidR="00FA4416" w:rsidRPr="00F5218A">
              <w:rPr>
                <w:sz w:val="28"/>
                <w:lang w:val="en-US"/>
                <w:rPrChange w:id="207" w:author="Sarah Bergmann" w:date="2026-08-19T06:23:00Z" w16du:dateUtc="2026-08-19T13:23:00Z">
                  <w:rPr>
                    <w:sz w:val="28"/>
                  </w:rPr>
                </w:rPrChange>
              </w:rPr>
              <w:t>c</w:t>
            </w:r>
            <w:r w:rsidRPr="00F5218A">
              <w:rPr>
                <w:sz w:val="28"/>
                <w:lang w:val="en-US"/>
                <w:rPrChange w:id="208" w:author="Sarah Bergmann" w:date="2026-08-19T06:23:00Z" w16du:dateUtc="2026-08-19T13:23:00Z">
                  <w:rPr>
                    <w:sz w:val="28"/>
                  </w:rPr>
                </w:rPrChange>
              </w:rPr>
              <w:t>urricular Activities</w:t>
            </w:r>
          </w:p>
        </w:tc>
      </w:tr>
      <w:tr w:rsidR="00F5218A" w:rsidRPr="00F5218A" w14:paraId="4056A02B" w14:textId="77777777" w:rsidTr="00F5218A">
        <w:trPr>
          <w:trHeight w:val="346"/>
          <w:ins w:id="209" w:author="Sarah Bergmann" w:date="2026-08-19T06:19:00Z"/>
          <w:trPrChange w:id="210" w:author="Sarah Bergmann" w:date="2026-08-19T06:20:00Z" w16du:dateUtc="2026-08-19T13:20:00Z">
            <w:trPr>
              <w:gridBefore w:val="1"/>
              <w:trHeight w:val="510"/>
            </w:trPr>
          </w:trPrChange>
        </w:trPr>
        <w:tc>
          <w:tcPr>
            <w:tcW w:w="4962" w:type="dxa"/>
            <w:gridSpan w:val="2"/>
            <w:tcBorders>
              <w:top w:val="single" w:sz="4" w:space="0" w:color="auto"/>
            </w:tcBorders>
            <w:vAlign w:val="bottom"/>
            <w:tcPrChange w:id="211" w:author="Sarah Bergmann" w:date="2026-08-19T06:20:00Z" w16du:dateUtc="2026-08-19T13:20:00Z">
              <w:tcPr>
                <w:tcW w:w="4962" w:type="dxa"/>
                <w:gridSpan w:val="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CF86AB7" w14:textId="19024C24" w:rsidR="00F5218A" w:rsidRPr="00F5218A" w:rsidRDefault="00F5218A">
            <w:pPr>
              <w:pStyle w:val="Bullets"/>
              <w:numPr>
                <w:ilvl w:val="0"/>
                <w:numId w:val="0"/>
              </w:numPr>
              <w:rPr>
                <w:ins w:id="212" w:author="Sarah Bergmann" w:date="2026-08-19T06:19:00Z" w16du:dateUtc="2026-08-19T13:19:00Z"/>
                <w:sz w:val="23"/>
                <w:szCs w:val="23"/>
                <w:lang w:val="en-US"/>
                <w:rPrChange w:id="213" w:author="Sarah Bergmann" w:date="2026-08-19T06:23:00Z" w16du:dateUtc="2026-08-19T13:23:00Z">
                  <w:rPr>
                    <w:ins w:id="214" w:author="Sarah Bergmann" w:date="2026-08-19T06:19:00Z" w16du:dateUtc="2026-08-19T13:19:00Z"/>
                    <w:sz w:val="28"/>
                  </w:rPr>
                </w:rPrChange>
              </w:rPr>
              <w:pPrChange w:id="215" w:author="Sarah Bergmann" w:date="2026-08-19T06:19:00Z" w16du:dateUtc="2026-08-19T13:19:00Z">
                <w:pPr>
                  <w:pStyle w:val="BERSCHRIFT"/>
                  <w:jc w:val="center"/>
                </w:pPr>
              </w:pPrChange>
            </w:pPr>
            <w:ins w:id="216" w:author="Sarah Bergmann" w:date="2026-08-19T06:19:00Z" w16du:dateUtc="2026-08-19T13:19:00Z">
              <w:r w:rsidRPr="00F5218A">
                <w:rPr>
                  <w:b/>
                  <w:i w:val="0"/>
                  <w:iCs w:val="0"/>
                  <w:smallCaps/>
                  <w:sz w:val="23"/>
                  <w:szCs w:val="23"/>
                  <w:lang w:val="en-US"/>
                  <w:rPrChange w:id="217" w:author="Sarah Bergmann" w:date="2026-08-19T06:23:00Z" w16du:dateUtc="2026-08-19T13:23:00Z">
                    <w:rPr>
                      <w:b w:val="0"/>
                      <w:i/>
                      <w:iCs/>
                      <w:smallCaps w:val="0"/>
                      <w:sz w:val="23"/>
                      <w:szCs w:val="23"/>
                      <w:lang w:val="en-US"/>
                    </w:rPr>
                  </w:rPrChange>
                </w:rPr>
                <w:t>Postsportverein Stadthagen e.</w:t>
              </w:r>
              <w:r w:rsidRPr="00F5218A">
                <w:rPr>
                  <w:b/>
                  <w:i w:val="0"/>
                  <w:iCs w:val="0"/>
                  <w:smallCaps/>
                  <w:sz w:val="23"/>
                  <w:szCs w:val="23"/>
                  <w:lang w:val="en-US"/>
                  <w:rPrChange w:id="218" w:author="Sarah Bergmann" w:date="2026-08-19T06:23:00Z" w16du:dateUtc="2026-08-19T13:23:00Z">
                    <w:rPr>
                      <w:sz w:val="23"/>
                      <w:szCs w:val="23"/>
                    </w:rPr>
                  </w:rPrChange>
                </w:rPr>
                <w:t xml:space="preserve"> </w:t>
              </w:r>
              <w:r w:rsidRPr="00F5218A">
                <w:rPr>
                  <w:b/>
                  <w:i w:val="0"/>
                  <w:iCs w:val="0"/>
                  <w:smallCaps/>
                  <w:sz w:val="23"/>
                  <w:szCs w:val="23"/>
                  <w:lang w:val="en-US"/>
                  <w:rPrChange w:id="219" w:author="Sarah Bergmann" w:date="2026-08-19T06:23:00Z" w16du:dateUtc="2026-08-19T13:23:00Z">
                    <w:rPr>
                      <w:b w:val="0"/>
                      <w:i/>
                      <w:iCs/>
                      <w:smallCaps w:val="0"/>
                      <w:sz w:val="23"/>
                      <w:szCs w:val="23"/>
                      <w:lang w:val="en-US"/>
                    </w:rPr>
                  </w:rPrChange>
                </w:rPr>
                <w:t>V.</w:t>
              </w:r>
            </w:ins>
          </w:p>
        </w:tc>
        <w:tc>
          <w:tcPr>
            <w:tcW w:w="4962" w:type="dxa"/>
            <w:gridSpan w:val="10"/>
            <w:tcBorders>
              <w:top w:val="single" w:sz="4" w:space="0" w:color="auto"/>
            </w:tcBorders>
            <w:vAlign w:val="bottom"/>
            <w:tcPrChange w:id="220" w:author="Sarah Bergmann" w:date="2026-08-19T06:20:00Z" w16du:dateUtc="2026-08-19T13:20:00Z">
              <w:tcPr>
                <w:tcW w:w="4962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16E5243" w14:textId="4684C0A6" w:rsidR="00F5218A" w:rsidRPr="00F5218A" w:rsidRDefault="00F5218A">
            <w:pPr>
              <w:pStyle w:val="Bullets"/>
              <w:numPr>
                <w:ilvl w:val="0"/>
                <w:numId w:val="0"/>
              </w:numPr>
              <w:jc w:val="right"/>
              <w:rPr>
                <w:ins w:id="221" w:author="Sarah Bergmann" w:date="2026-08-19T06:19:00Z" w16du:dateUtc="2026-08-19T13:19:00Z"/>
                <w:sz w:val="28"/>
                <w:lang w:val="en-US"/>
                <w:rPrChange w:id="222" w:author="Sarah Bergmann" w:date="2026-08-19T06:23:00Z" w16du:dateUtc="2026-08-19T13:23:00Z">
                  <w:rPr>
                    <w:ins w:id="223" w:author="Sarah Bergmann" w:date="2026-08-19T06:19:00Z" w16du:dateUtc="2026-08-19T13:19:00Z"/>
                    <w:sz w:val="28"/>
                  </w:rPr>
                </w:rPrChange>
              </w:rPr>
              <w:pPrChange w:id="224" w:author="Sarah Bergmann" w:date="2026-08-19T06:20:00Z" w16du:dateUtc="2026-08-19T13:20:00Z">
                <w:pPr>
                  <w:pStyle w:val="BERSCHRIFT"/>
                  <w:jc w:val="center"/>
                </w:pPr>
              </w:pPrChange>
            </w:pPr>
            <w:ins w:id="225" w:author="Sarah Bergmann" w:date="2026-08-19T06:20:00Z" w16du:dateUtc="2026-08-19T13:20:00Z">
              <w:r w:rsidRPr="00F5218A">
                <w:rPr>
                  <w:iCs w:val="0"/>
                  <w:smallCaps/>
                  <w:sz w:val="23"/>
                  <w:szCs w:val="23"/>
                  <w:lang w:val="en-US"/>
                  <w:rPrChange w:id="226" w:author="Sarah Bergmann" w:date="2026-08-19T06:23:00Z" w16du:dateUtc="2026-08-19T13:23:00Z">
                    <w:rPr>
                      <w:b w:val="0"/>
                      <w:bCs/>
                      <w:smallCaps w:val="0"/>
                      <w:sz w:val="23"/>
                      <w:szCs w:val="23"/>
                      <w:lang w:val="en-US"/>
                    </w:rPr>
                  </w:rPrChange>
                </w:rPr>
                <w:t>Stadthagen,</w:t>
              </w:r>
              <w:r w:rsidRPr="00F5218A">
                <w:rPr>
                  <w:iCs w:val="0"/>
                  <w:smallCaps/>
                  <w:sz w:val="23"/>
                  <w:szCs w:val="23"/>
                  <w:lang w:val="en-US"/>
                  <w:rPrChange w:id="227" w:author="Sarah Bergmann" w:date="2026-08-19T06:23:00Z" w16du:dateUtc="2026-08-19T13:23:00Z">
                    <w:rPr>
                      <w:b w:val="0"/>
                      <w:i/>
                      <w:sz w:val="23"/>
                      <w:szCs w:val="23"/>
                    </w:rPr>
                  </w:rPrChange>
                </w:rPr>
                <w:t xml:space="preserve"> </w:t>
              </w:r>
              <w:r w:rsidRPr="00F5218A">
                <w:rPr>
                  <w:iCs w:val="0"/>
                  <w:smallCaps/>
                  <w:sz w:val="23"/>
                  <w:szCs w:val="23"/>
                  <w:lang w:val="en-US"/>
                  <w:rPrChange w:id="228" w:author="Sarah Bergmann" w:date="2026-08-19T06:23:00Z" w16du:dateUtc="2026-08-19T13:23:00Z">
                    <w:rPr>
                      <w:b w:val="0"/>
                      <w:bCs/>
                      <w:smallCaps w:val="0"/>
                      <w:sz w:val="23"/>
                      <w:szCs w:val="23"/>
                      <w:lang w:val="en-US"/>
                    </w:rPr>
                  </w:rPrChange>
                </w:rPr>
                <w:t>DE</w:t>
              </w:r>
            </w:ins>
          </w:p>
        </w:tc>
      </w:tr>
      <w:tr w:rsidR="00F5218A" w:rsidRPr="00F5218A" w14:paraId="0C5FA0FB" w14:textId="77777777" w:rsidTr="00F5218A">
        <w:trPr>
          <w:trHeight w:val="20"/>
          <w:ins w:id="229" w:author="Sarah Bergmann" w:date="2026-08-19T06:19:00Z"/>
          <w:trPrChange w:id="230" w:author="Sarah Bergmann" w:date="2026-08-19T06:21:00Z" w16du:dateUtc="2026-08-19T13:21:00Z">
            <w:trPr>
              <w:gridBefore w:val="1"/>
              <w:trHeight w:val="510"/>
            </w:trPr>
          </w:trPrChange>
        </w:trPr>
        <w:tc>
          <w:tcPr>
            <w:tcW w:w="4962" w:type="dxa"/>
            <w:gridSpan w:val="2"/>
            <w:vAlign w:val="bottom"/>
            <w:tcPrChange w:id="231" w:author="Sarah Bergmann" w:date="2026-08-19T06:21:00Z" w16du:dateUtc="2026-08-19T13:21:00Z">
              <w:tcPr>
                <w:tcW w:w="4962" w:type="dxa"/>
                <w:gridSpan w:val="3"/>
                <w:vAlign w:val="bottom"/>
              </w:tcPr>
            </w:tcPrChange>
          </w:tcPr>
          <w:p w14:paraId="3F6EDF75" w14:textId="370652A3" w:rsidR="00F5218A" w:rsidRPr="00F5218A" w:rsidRDefault="00F5218A">
            <w:pPr>
              <w:pStyle w:val="Bullets"/>
              <w:numPr>
                <w:ilvl w:val="0"/>
                <w:numId w:val="0"/>
              </w:numPr>
              <w:rPr>
                <w:ins w:id="232" w:author="Sarah Bergmann" w:date="2026-08-19T06:19:00Z" w16du:dateUtc="2026-08-19T13:19:00Z"/>
                <w:sz w:val="18"/>
                <w:lang w:val="en-US"/>
                <w:rPrChange w:id="233" w:author="Sarah Bergmann" w:date="2026-08-19T06:23:00Z" w16du:dateUtc="2026-08-19T13:23:00Z">
                  <w:rPr>
                    <w:ins w:id="234" w:author="Sarah Bergmann" w:date="2026-08-19T06:19:00Z" w16du:dateUtc="2026-08-19T13:19:00Z"/>
                    <w:sz w:val="28"/>
                  </w:rPr>
                </w:rPrChange>
              </w:rPr>
              <w:pPrChange w:id="235" w:author="Sarah Bergmann" w:date="2026-08-19T06:20:00Z" w16du:dateUtc="2026-08-19T13:20:00Z">
                <w:pPr>
                  <w:pStyle w:val="BERSCHRIFT"/>
                  <w:jc w:val="center"/>
                </w:pPr>
              </w:pPrChange>
            </w:pPr>
            <w:ins w:id="236" w:author="Sarah Bergmann" w:date="2026-08-19T06:20:00Z" w16du:dateUtc="2026-08-19T13:20:00Z">
              <w:r w:rsidRPr="00F5218A">
                <w:rPr>
                  <w:i w:val="0"/>
                  <w:iCs w:val="0"/>
                  <w:sz w:val="18"/>
                  <w:lang w:val="en-US"/>
                  <w:rPrChange w:id="237" w:author="Sarah Bergmann" w:date="2026-08-19T06:23:00Z" w16du:dateUtc="2026-08-19T13:23:00Z">
                    <w:rPr>
                      <w:b w:val="0"/>
                      <w:i/>
                      <w:iCs/>
                      <w:smallCaps w:val="0"/>
                      <w:sz w:val="18"/>
                      <w:lang w:val="en-US"/>
                    </w:rPr>
                  </w:rPrChange>
                </w:rPr>
                <w:t>Gymnastics Course Instructor</w:t>
              </w:r>
            </w:ins>
          </w:p>
        </w:tc>
        <w:tc>
          <w:tcPr>
            <w:tcW w:w="4962" w:type="dxa"/>
            <w:gridSpan w:val="10"/>
            <w:vAlign w:val="bottom"/>
            <w:tcPrChange w:id="238" w:author="Sarah Bergmann" w:date="2026-08-19T06:21:00Z" w16du:dateUtc="2026-08-19T13:21:00Z">
              <w:tcPr>
                <w:tcW w:w="4962" w:type="dxa"/>
                <w:gridSpan w:val="10"/>
                <w:vAlign w:val="bottom"/>
              </w:tcPr>
            </w:tcPrChange>
          </w:tcPr>
          <w:p w14:paraId="2E22E95F" w14:textId="2D715FD9" w:rsidR="00F5218A" w:rsidRPr="00F5218A" w:rsidRDefault="00F5218A">
            <w:pPr>
              <w:pStyle w:val="Bullets"/>
              <w:numPr>
                <w:ilvl w:val="0"/>
                <w:numId w:val="0"/>
              </w:numPr>
              <w:jc w:val="right"/>
              <w:rPr>
                <w:ins w:id="239" w:author="Sarah Bergmann" w:date="2026-08-19T06:19:00Z" w16du:dateUtc="2026-08-19T13:19:00Z"/>
                <w:sz w:val="28"/>
                <w:lang w:val="en-US"/>
                <w:rPrChange w:id="240" w:author="Sarah Bergmann" w:date="2026-08-19T06:23:00Z" w16du:dateUtc="2026-08-19T13:23:00Z">
                  <w:rPr>
                    <w:ins w:id="241" w:author="Sarah Bergmann" w:date="2026-08-19T06:19:00Z" w16du:dateUtc="2026-08-19T13:19:00Z"/>
                    <w:sz w:val="28"/>
                  </w:rPr>
                </w:rPrChange>
              </w:rPr>
              <w:pPrChange w:id="242" w:author="Sarah Bergmann" w:date="2026-08-19T06:21:00Z" w16du:dateUtc="2026-08-19T13:21:00Z">
                <w:pPr>
                  <w:pStyle w:val="BERSCHRIFT"/>
                  <w:jc w:val="center"/>
                </w:pPr>
              </w:pPrChange>
            </w:pPr>
            <w:ins w:id="243" w:author="Sarah Bergmann" w:date="2026-08-19T06:21:00Z" w16du:dateUtc="2026-08-19T13:21:00Z">
              <w:r w:rsidRPr="00F5218A">
                <w:rPr>
                  <w:i w:val="0"/>
                  <w:iCs w:val="0"/>
                  <w:sz w:val="18"/>
                  <w:lang w:val="en-US"/>
                  <w:rPrChange w:id="244" w:author="Sarah Bergmann" w:date="2026-08-19T06:23:00Z" w16du:dateUtc="2026-08-19T13:23:00Z">
                    <w:rPr>
                      <w:b w:val="0"/>
                      <w:i/>
                      <w:iCs/>
                      <w:smallCaps w:val="0"/>
                      <w:sz w:val="18"/>
                      <w:lang w:val="en-US"/>
                    </w:rPr>
                  </w:rPrChange>
                </w:rPr>
                <w:t>05/2026</w:t>
              </w:r>
              <w:r w:rsidRPr="00F5218A">
                <w:rPr>
                  <w:i w:val="0"/>
                  <w:iCs w:val="0"/>
                  <w:sz w:val="18"/>
                  <w:lang w:val="en-US"/>
                  <w:rPrChange w:id="245" w:author="Sarah Bergmann" w:date="2026-08-19T06:23:00Z" w16du:dateUtc="2026-08-19T13:23:00Z">
                    <w:rPr>
                      <w:b w:val="0"/>
                      <w:smallCaps w:val="0"/>
                      <w:sz w:val="18"/>
                      <w:lang w:val="en-US"/>
                    </w:rPr>
                  </w:rPrChange>
                </w:rPr>
                <w:t xml:space="preserve"> – </w:t>
              </w:r>
              <w:r w:rsidRPr="00F5218A">
                <w:rPr>
                  <w:i w:val="0"/>
                  <w:iCs w:val="0"/>
                  <w:sz w:val="18"/>
                  <w:lang w:val="en-US"/>
                  <w:rPrChange w:id="246" w:author="Sarah Bergmann" w:date="2026-08-19T06:23:00Z" w16du:dateUtc="2026-08-19T13:23:00Z">
                    <w:rPr>
                      <w:b w:val="0"/>
                      <w:i/>
                      <w:iCs/>
                      <w:smallCaps w:val="0"/>
                      <w:sz w:val="18"/>
                      <w:lang w:val="en-US"/>
                    </w:rPr>
                  </w:rPrChange>
                </w:rPr>
                <w:t>09/2026</w:t>
              </w:r>
            </w:ins>
          </w:p>
        </w:tc>
      </w:tr>
      <w:tr w:rsidR="00F5218A" w:rsidRPr="00F5218A" w14:paraId="03D9B406" w14:textId="77777777" w:rsidTr="007E5508">
        <w:trPr>
          <w:trHeight w:val="20"/>
          <w:ins w:id="247" w:author="Sarah Bergmann" w:date="2026-08-19T06:21:00Z"/>
        </w:trPr>
        <w:tc>
          <w:tcPr>
            <w:tcW w:w="9924" w:type="dxa"/>
            <w:gridSpan w:val="12"/>
            <w:vAlign w:val="bottom"/>
          </w:tcPr>
          <w:p w14:paraId="19DE651C" w14:textId="0ADD7F3C" w:rsidR="00F5218A" w:rsidRPr="00F5218A" w:rsidRDefault="00F5218A">
            <w:pPr>
              <w:pStyle w:val="Beschreibung"/>
              <w:numPr>
                <w:ilvl w:val="0"/>
                <w:numId w:val="31"/>
              </w:numPr>
              <w:rPr>
                <w:ins w:id="248" w:author="Sarah Bergmann" w:date="2026-08-19T06:21:00Z" w16du:dateUtc="2026-08-19T13:21:00Z"/>
                <w:i/>
                <w:iCs/>
                <w:sz w:val="18"/>
                <w:lang w:val="en-US"/>
                <w:rPrChange w:id="249" w:author="Sarah Bergmann" w:date="2026-08-19T06:23:00Z" w16du:dateUtc="2026-08-19T13:23:00Z">
                  <w:rPr>
                    <w:ins w:id="250" w:author="Sarah Bergmann" w:date="2026-08-19T06:21:00Z" w16du:dateUtc="2026-08-19T13:21:00Z"/>
                    <w:i w:val="0"/>
                    <w:iCs w:val="0"/>
                    <w:lang w:val="en-US"/>
                  </w:rPr>
                </w:rPrChange>
              </w:rPr>
              <w:pPrChange w:id="251" w:author="Sarah Bergmann" w:date="2026-08-19T06:21:00Z" w16du:dateUtc="2026-08-19T13:21:00Z">
                <w:pPr>
                  <w:pStyle w:val="Bullets"/>
                  <w:numPr>
                    <w:numId w:val="0"/>
                  </w:numPr>
                  <w:ind w:left="0" w:firstLine="0"/>
                  <w:jc w:val="right"/>
                </w:pPr>
              </w:pPrChange>
            </w:pPr>
            <w:ins w:id="252" w:author="Sarah Bergmann" w:date="2026-08-19T06:21:00Z" w16du:dateUtc="2026-08-19T13:21:00Z">
              <w:r w:rsidRPr="00F5218A">
                <w:rPr>
                  <w:i/>
                  <w:iCs/>
                  <w:sz w:val="18"/>
                  <w:lang w:val="en-US"/>
                  <w:rPrChange w:id="253" w:author="Sarah Bergmann" w:date="2026-08-19T06:23:00Z" w16du:dateUtc="2026-08-19T13:23:00Z">
                    <w:rPr>
                      <w:i w:val="0"/>
                      <w:iCs w:val="0"/>
                      <w:sz w:val="18"/>
                      <w:lang w:val="en-US"/>
                    </w:rPr>
                  </w:rPrChange>
                </w:rPr>
                <w:t xml:space="preserve">Voluntarily led the course for children at the sports club </w:t>
              </w:r>
            </w:ins>
          </w:p>
        </w:tc>
      </w:tr>
      <w:tr w:rsidR="00F5218A" w:rsidRPr="00F5218A" w14:paraId="123757AA" w14:textId="77777777" w:rsidTr="00F5218A">
        <w:trPr>
          <w:trHeight w:val="346"/>
          <w:ins w:id="254" w:author="Sarah Bergmann" w:date="2026-08-19T06:23:00Z"/>
          <w:trPrChange w:id="255" w:author="Sarah Bergmann" w:date="2026-08-19T06:24:00Z" w16du:dateUtc="2026-08-19T13:24:00Z">
            <w:trPr>
              <w:gridBefore w:val="1"/>
              <w:trHeight w:val="20"/>
            </w:trPr>
          </w:trPrChange>
        </w:trPr>
        <w:tc>
          <w:tcPr>
            <w:tcW w:w="4962" w:type="dxa"/>
            <w:gridSpan w:val="2"/>
            <w:vAlign w:val="bottom"/>
            <w:tcPrChange w:id="256" w:author="Sarah Bergmann" w:date="2026-08-19T06:24:00Z" w16du:dateUtc="2026-08-19T13:24:00Z">
              <w:tcPr>
                <w:tcW w:w="4962" w:type="dxa"/>
                <w:gridSpan w:val="3"/>
                <w:vAlign w:val="bottom"/>
              </w:tcPr>
            </w:tcPrChange>
          </w:tcPr>
          <w:p w14:paraId="3BF1AAA6" w14:textId="6C514F65" w:rsidR="00F5218A" w:rsidRPr="00F5218A" w:rsidRDefault="00F5218A">
            <w:pPr>
              <w:pStyle w:val="Beschreibung"/>
              <w:rPr>
                <w:ins w:id="257" w:author="Sarah Bergmann" w:date="2026-08-19T06:23:00Z" w16du:dateUtc="2026-08-19T13:23:00Z"/>
                <w:i/>
                <w:iCs/>
                <w:sz w:val="18"/>
                <w:lang w:val="en-US"/>
              </w:rPr>
              <w:pPrChange w:id="258" w:author="Sarah Bergmann" w:date="2026-08-19T06:23:00Z" w16du:dateUtc="2026-08-19T13:23:00Z">
                <w:pPr>
                  <w:pStyle w:val="Beschreibung"/>
                  <w:numPr>
                    <w:numId w:val="31"/>
                  </w:numPr>
                  <w:ind w:left="720" w:hanging="360"/>
                </w:pPr>
              </w:pPrChange>
            </w:pPr>
            <w:ins w:id="259" w:author="Sarah Bergmann" w:date="2026-08-19T06:23:00Z" w16du:dateUtc="2026-08-19T13:23:00Z">
              <w:r w:rsidRPr="00F5218A">
                <w:rPr>
                  <w:b/>
                  <w:smallCaps/>
                  <w:sz w:val="23"/>
                  <w:szCs w:val="23"/>
                  <w:lang w:val="en-US"/>
                </w:rPr>
                <w:t xml:space="preserve">Bergkette </w:t>
              </w:r>
            </w:ins>
            <w:ins w:id="260" w:author="Sarah Bergmann" w:date="2026-08-19T06:24:00Z" w16du:dateUtc="2026-08-19T13:24:00Z">
              <w:r>
                <w:rPr>
                  <w:b/>
                  <w:smallCaps/>
                  <w:sz w:val="23"/>
                  <w:szCs w:val="23"/>
                  <w:lang w:val="en-US"/>
                </w:rPr>
                <w:t>P</w:t>
              </w:r>
            </w:ins>
            <w:ins w:id="261" w:author="Sarah Bergmann" w:date="2026-08-19T06:23:00Z" w16du:dateUtc="2026-08-19T13:23:00Z">
              <w:r w:rsidRPr="00F5218A">
                <w:rPr>
                  <w:b/>
                  <w:smallCaps/>
                  <w:sz w:val="23"/>
                  <w:szCs w:val="23"/>
                  <w:lang w:val="en-US"/>
                </w:rPr>
                <w:t xml:space="preserve">rimary </w:t>
              </w:r>
            </w:ins>
            <w:ins w:id="262" w:author="Sarah Bergmann" w:date="2026-08-19T06:24:00Z" w16du:dateUtc="2026-08-19T13:24:00Z">
              <w:r>
                <w:rPr>
                  <w:b/>
                  <w:smallCaps/>
                  <w:sz w:val="23"/>
                  <w:szCs w:val="23"/>
                  <w:lang w:val="en-US"/>
                </w:rPr>
                <w:t>S</w:t>
              </w:r>
            </w:ins>
            <w:ins w:id="263" w:author="Sarah Bergmann" w:date="2026-08-19T06:23:00Z" w16du:dateUtc="2026-08-19T13:23:00Z">
              <w:r w:rsidRPr="00F5218A">
                <w:rPr>
                  <w:b/>
                  <w:smallCaps/>
                  <w:sz w:val="23"/>
                  <w:szCs w:val="23"/>
                  <w:lang w:val="en-US"/>
                </w:rPr>
                <w:t>chool</w:t>
              </w:r>
            </w:ins>
          </w:p>
        </w:tc>
        <w:tc>
          <w:tcPr>
            <w:tcW w:w="4962" w:type="dxa"/>
            <w:gridSpan w:val="10"/>
            <w:vAlign w:val="bottom"/>
            <w:tcPrChange w:id="264" w:author="Sarah Bergmann" w:date="2026-08-19T06:24:00Z" w16du:dateUtc="2026-08-19T13:24:00Z">
              <w:tcPr>
                <w:tcW w:w="4962" w:type="dxa"/>
                <w:gridSpan w:val="10"/>
                <w:vAlign w:val="bottom"/>
              </w:tcPr>
            </w:tcPrChange>
          </w:tcPr>
          <w:p w14:paraId="3FCC0DB9" w14:textId="63476ABC" w:rsidR="00F5218A" w:rsidRPr="00F5218A" w:rsidRDefault="00F5218A">
            <w:pPr>
              <w:pStyle w:val="Beschreibung"/>
              <w:ind w:left="720"/>
              <w:jc w:val="right"/>
              <w:rPr>
                <w:ins w:id="265" w:author="Sarah Bergmann" w:date="2026-08-19T06:23:00Z" w16du:dateUtc="2026-08-19T13:23:00Z"/>
                <w:i/>
                <w:iCs/>
                <w:sz w:val="18"/>
                <w:lang w:val="en-US"/>
              </w:rPr>
              <w:pPrChange w:id="266" w:author="Sarah Bergmann" w:date="2026-08-19T06:23:00Z" w16du:dateUtc="2026-08-19T13:23:00Z">
                <w:pPr>
                  <w:pStyle w:val="Beschreibung"/>
                  <w:numPr>
                    <w:numId w:val="31"/>
                  </w:numPr>
                  <w:ind w:left="720" w:hanging="360"/>
                </w:pPr>
              </w:pPrChange>
            </w:pPr>
            <w:ins w:id="267" w:author="Sarah Bergmann" w:date="2026-08-19T06:23:00Z" w16du:dateUtc="2026-08-19T13:23:00Z">
              <w:r w:rsidRPr="00F5218A"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t>Stadthagen, DE</w:t>
              </w:r>
            </w:ins>
          </w:p>
        </w:tc>
      </w:tr>
      <w:tr w:rsidR="00F5218A" w:rsidRPr="00F5218A" w14:paraId="5C3B44D0" w14:textId="77777777" w:rsidTr="009E6616">
        <w:trPr>
          <w:trHeight w:val="20"/>
          <w:ins w:id="268" w:author="Sarah Bergmann" w:date="2026-08-19T06:24:00Z"/>
          <w:trPrChange w:id="269" w:author="Sarah Bergmann" w:date="2026-08-19T06:25:00Z" w16du:dateUtc="2026-08-19T13:25:00Z">
            <w:trPr>
              <w:gridBefore w:val="1"/>
              <w:trHeight w:val="346"/>
            </w:trPr>
          </w:trPrChange>
        </w:trPr>
        <w:tc>
          <w:tcPr>
            <w:tcW w:w="4962" w:type="dxa"/>
            <w:gridSpan w:val="2"/>
            <w:vAlign w:val="bottom"/>
            <w:tcPrChange w:id="270" w:author="Sarah Bergmann" w:date="2026-08-19T06:25:00Z" w16du:dateUtc="2026-08-19T13:25:00Z">
              <w:tcPr>
                <w:tcW w:w="4962" w:type="dxa"/>
                <w:gridSpan w:val="3"/>
                <w:vAlign w:val="bottom"/>
              </w:tcPr>
            </w:tcPrChange>
          </w:tcPr>
          <w:p w14:paraId="19191612" w14:textId="7482A8DD" w:rsidR="00F5218A" w:rsidRPr="00F5218A" w:rsidRDefault="00F5218A" w:rsidP="00F5218A">
            <w:pPr>
              <w:pStyle w:val="Beschreibung"/>
              <w:rPr>
                <w:ins w:id="271" w:author="Sarah Bergmann" w:date="2026-08-19T06:24:00Z" w16du:dateUtc="2026-08-19T13:24:00Z"/>
                <w:b/>
                <w:smallCaps/>
                <w:sz w:val="23"/>
                <w:szCs w:val="23"/>
                <w:lang w:val="en-US"/>
              </w:rPr>
            </w:pPr>
            <w:ins w:id="272" w:author="Sarah Bergmann" w:date="2026-08-19T06:24:00Z" w16du:dateUtc="2026-08-19T13:24:00Z">
              <w:r w:rsidRPr="00F5218A">
                <w:rPr>
                  <w:sz w:val="18"/>
                  <w:lang w:val="en-US"/>
                </w:rPr>
                <w:t xml:space="preserve">Volunteer </w:t>
              </w:r>
              <w:r>
                <w:rPr>
                  <w:sz w:val="18"/>
                  <w:lang w:val="en-US"/>
                </w:rPr>
                <w:t>H</w:t>
              </w:r>
              <w:r w:rsidRPr="00F5218A">
                <w:rPr>
                  <w:sz w:val="18"/>
                  <w:lang w:val="en-US"/>
                </w:rPr>
                <w:t xml:space="preserve">omework </w:t>
              </w:r>
              <w:r>
                <w:rPr>
                  <w:sz w:val="18"/>
                  <w:lang w:val="en-US"/>
                </w:rPr>
                <w:t>Tutor</w:t>
              </w:r>
            </w:ins>
          </w:p>
        </w:tc>
        <w:tc>
          <w:tcPr>
            <w:tcW w:w="4962" w:type="dxa"/>
            <w:gridSpan w:val="10"/>
            <w:vAlign w:val="bottom"/>
            <w:tcPrChange w:id="273" w:author="Sarah Bergmann" w:date="2026-08-19T06:25:00Z" w16du:dateUtc="2026-08-19T13:25:00Z">
              <w:tcPr>
                <w:tcW w:w="4962" w:type="dxa"/>
                <w:gridSpan w:val="10"/>
                <w:vAlign w:val="bottom"/>
              </w:tcPr>
            </w:tcPrChange>
          </w:tcPr>
          <w:p w14:paraId="727060B7" w14:textId="0D8778E3" w:rsidR="00F5218A" w:rsidRPr="009E6616" w:rsidRDefault="00F5218A" w:rsidP="00F5218A">
            <w:pPr>
              <w:pStyle w:val="Beschreibung"/>
              <w:ind w:left="720"/>
              <w:jc w:val="right"/>
              <w:rPr>
                <w:ins w:id="274" w:author="Sarah Bergmann" w:date="2026-08-19T06:24:00Z" w16du:dateUtc="2026-08-19T13:24:00Z"/>
                <w:bCs/>
                <w:smallCaps/>
                <w:sz w:val="23"/>
                <w:szCs w:val="23"/>
                <w:lang w:val="en-US"/>
                <w:rPrChange w:id="275" w:author="Sarah Bergmann" w:date="2026-08-19T06:25:00Z" w16du:dateUtc="2026-08-19T13:25:00Z">
                  <w:rPr>
                    <w:ins w:id="276" w:author="Sarah Bergmann" w:date="2026-08-19T06:24:00Z" w16du:dateUtc="2026-08-19T13:24:00Z"/>
                    <w:bCs/>
                    <w:i/>
                    <w:iCs/>
                    <w:smallCaps/>
                    <w:sz w:val="23"/>
                    <w:szCs w:val="23"/>
                    <w:lang w:val="en-US"/>
                  </w:rPr>
                </w:rPrChange>
              </w:rPr>
            </w:pPr>
            <w:ins w:id="277" w:author="Sarah Bergmann" w:date="2026-08-19T06:24:00Z" w16du:dateUtc="2026-08-19T13:24:00Z">
              <w:r w:rsidRPr="009E6616">
                <w:rPr>
                  <w:bCs/>
                  <w:sz w:val="18"/>
                  <w:lang w:val="en-US"/>
                  <w:rPrChange w:id="278" w:author="Sarah Bergmann" w:date="2026-08-19T06:25:00Z" w16du:dateUtc="2026-08-19T13:25:00Z">
                    <w:rPr>
                      <w:bCs/>
                      <w:i/>
                      <w:iCs/>
                      <w:sz w:val="18"/>
                      <w:lang w:val="en-US"/>
                    </w:rPr>
                  </w:rPrChange>
                </w:rPr>
                <w:t>05/2026 – 09/2026</w:t>
              </w:r>
            </w:ins>
          </w:p>
        </w:tc>
      </w:tr>
      <w:tr w:rsidR="009E6616" w:rsidRPr="00F5218A" w14:paraId="4E1AA2AC" w14:textId="77777777" w:rsidTr="009E6616">
        <w:trPr>
          <w:trHeight w:val="346"/>
          <w:ins w:id="279" w:author="Sarah Bergmann" w:date="2026-08-19T06:27:00Z"/>
          <w:trPrChange w:id="280" w:author="Sarah Bergmann" w:date="2026-08-19T06:27:00Z" w16du:dateUtc="2026-08-19T13:27:00Z">
            <w:trPr>
              <w:gridBefore w:val="1"/>
              <w:trHeight w:val="20"/>
            </w:trPr>
          </w:trPrChange>
        </w:trPr>
        <w:tc>
          <w:tcPr>
            <w:tcW w:w="4962" w:type="dxa"/>
            <w:gridSpan w:val="2"/>
            <w:vAlign w:val="bottom"/>
            <w:tcPrChange w:id="281" w:author="Sarah Bergmann" w:date="2026-08-19T06:27:00Z" w16du:dateUtc="2026-08-19T13:27:00Z">
              <w:tcPr>
                <w:tcW w:w="4962" w:type="dxa"/>
                <w:gridSpan w:val="3"/>
                <w:vAlign w:val="bottom"/>
              </w:tcPr>
            </w:tcPrChange>
          </w:tcPr>
          <w:p w14:paraId="4EB681FD" w14:textId="20F1C309" w:rsidR="009E6616" w:rsidRPr="00F5218A" w:rsidRDefault="009E6616" w:rsidP="00F5218A">
            <w:pPr>
              <w:pStyle w:val="Beschreibung"/>
              <w:rPr>
                <w:ins w:id="282" w:author="Sarah Bergmann" w:date="2026-08-19T06:27:00Z" w16du:dateUtc="2026-08-19T13:27:00Z"/>
                <w:sz w:val="18"/>
                <w:lang w:val="en-US"/>
              </w:rPr>
            </w:pPr>
            <w:ins w:id="283" w:author="Sarah Bergmann" w:date="2026-08-19T06:27:00Z" w16du:dateUtc="2026-08-19T13:27:00Z">
              <w:r w:rsidRPr="00F5218A">
                <w:rPr>
                  <w:b/>
                  <w:smallCaps/>
                  <w:sz w:val="23"/>
                  <w:szCs w:val="23"/>
                  <w:lang w:val="en-US"/>
                </w:rPr>
                <w:t>Church Heuerßen</w:t>
              </w:r>
            </w:ins>
          </w:p>
        </w:tc>
        <w:tc>
          <w:tcPr>
            <w:tcW w:w="4962" w:type="dxa"/>
            <w:gridSpan w:val="10"/>
            <w:vAlign w:val="bottom"/>
            <w:tcPrChange w:id="284" w:author="Sarah Bergmann" w:date="2026-08-19T06:27:00Z" w16du:dateUtc="2026-08-19T13:27:00Z">
              <w:tcPr>
                <w:tcW w:w="4962" w:type="dxa"/>
                <w:gridSpan w:val="10"/>
                <w:vAlign w:val="bottom"/>
              </w:tcPr>
            </w:tcPrChange>
          </w:tcPr>
          <w:p w14:paraId="4AA59A3B" w14:textId="604F1B12" w:rsidR="009E6616" w:rsidRPr="009E6616" w:rsidRDefault="009E6616" w:rsidP="00F5218A">
            <w:pPr>
              <w:pStyle w:val="Beschreibung"/>
              <w:ind w:left="720"/>
              <w:jc w:val="right"/>
              <w:rPr>
                <w:ins w:id="285" w:author="Sarah Bergmann" w:date="2026-08-19T06:27:00Z" w16du:dateUtc="2026-08-19T13:27:00Z"/>
                <w:bCs/>
                <w:sz w:val="18"/>
                <w:lang w:val="en-US"/>
              </w:rPr>
            </w:pPr>
            <w:ins w:id="286" w:author="Sarah Bergmann" w:date="2026-08-19T06:27:00Z" w16du:dateUtc="2026-08-19T13:27:00Z">
              <w:r w:rsidRPr="00F5218A"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t>Stadthagen, DE</w:t>
              </w:r>
            </w:ins>
          </w:p>
        </w:tc>
      </w:tr>
      <w:tr w:rsidR="009E6616" w:rsidRPr="00F5218A" w14:paraId="0E85FBE6" w14:textId="77777777" w:rsidTr="009E6616">
        <w:trPr>
          <w:trHeight w:val="20"/>
          <w:ins w:id="287" w:author="Sarah Bergmann" w:date="2026-08-19T06:27:00Z"/>
          <w:trPrChange w:id="288" w:author="Sarah Bergmann" w:date="2026-08-19T06:29:00Z" w16du:dateUtc="2026-08-19T13:29:00Z">
            <w:trPr>
              <w:gridBefore w:val="1"/>
              <w:trHeight w:val="346"/>
            </w:trPr>
          </w:trPrChange>
        </w:trPr>
        <w:tc>
          <w:tcPr>
            <w:tcW w:w="5736" w:type="dxa"/>
            <w:gridSpan w:val="5"/>
            <w:vAlign w:val="bottom"/>
            <w:tcPrChange w:id="289" w:author="Sarah Bergmann" w:date="2026-08-19T06:29:00Z" w16du:dateUtc="2026-08-19T13:29:00Z">
              <w:tcPr>
                <w:tcW w:w="4962" w:type="dxa"/>
                <w:gridSpan w:val="3"/>
                <w:vAlign w:val="bottom"/>
              </w:tcPr>
            </w:tcPrChange>
          </w:tcPr>
          <w:p w14:paraId="707EC2CB" w14:textId="28CF5D77" w:rsidR="009E6616" w:rsidRPr="00F5218A" w:rsidRDefault="009E6616" w:rsidP="00F5218A">
            <w:pPr>
              <w:pStyle w:val="Beschreibung"/>
              <w:rPr>
                <w:ins w:id="290" w:author="Sarah Bergmann" w:date="2026-08-19T06:27:00Z" w16du:dateUtc="2026-08-19T13:27:00Z"/>
                <w:b/>
                <w:smallCaps/>
                <w:sz w:val="23"/>
                <w:szCs w:val="23"/>
                <w:lang w:val="en-US"/>
              </w:rPr>
            </w:pPr>
            <w:ins w:id="291" w:author="Sarah Bergmann" w:date="2026-08-19T06:28:00Z" w16du:dateUtc="2026-08-19T13:28:00Z">
              <w:r w:rsidRPr="00F5218A">
                <w:rPr>
                  <w:bCs/>
                  <w:sz w:val="18"/>
                  <w:lang w:val="en-US"/>
                </w:rPr>
                <w:t>Volunteer Manage</w:t>
              </w:r>
              <w:r>
                <w:rPr>
                  <w:bCs/>
                  <w:sz w:val="18"/>
                  <w:lang w:val="en-US"/>
                </w:rPr>
                <w:t xml:space="preserve">r </w:t>
              </w:r>
              <w:r w:rsidRPr="00F5218A">
                <w:rPr>
                  <w:bCs/>
                  <w:sz w:val="18"/>
                  <w:lang w:val="en-US"/>
                </w:rPr>
                <w:t xml:space="preserve">of the </w:t>
              </w:r>
              <w:r>
                <w:rPr>
                  <w:bCs/>
                  <w:sz w:val="18"/>
                  <w:lang w:val="en-US"/>
                </w:rPr>
                <w:t>C</w:t>
              </w:r>
              <w:r w:rsidRPr="00F5218A">
                <w:rPr>
                  <w:bCs/>
                  <w:sz w:val="18"/>
                  <w:lang w:val="en-US"/>
                </w:rPr>
                <w:t xml:space="preserve">hurch </w:t>
              </w:r>
              <w:r>
                <w:rPr>
                  <w:bCs/>
                  <w:sz w:val="18"/>
                  <w:lang w:val="en-US"/>
                </w:rPr>
                <w:t>Y</w:t>
              </w:r>
              <w:r w:rsidRPr="00F5218A">
                <w:rPr>
                  <w:bCs/>
                  <w:sz w:val="18"/>
                  <w:lang w:val="en-US"/>
                </w:rPr>
                <w:t xml:space="preserve">outh </w:t>
              </w:r>
              <w:r>
                <w:rPr>
                  <w:bCs/>
                  <w:sz w:val="18"/>
                  <w:lang w:val="en-US"/>
                </w:rPr>
                <w:t>C</w:t>
              </w:r>
              <w:r w:rsidRPr="00F5218A">
                <w:rPr>
                  <w:bCs/>
                  <w:sz w:val="18"/>
                  <w:lang w:val="en-US"/>
                </w:rPr>
                <w:t>lub (15-20 members)</w:t>
              </w:r>
            </w:ins>
          </w:p>
        </w:tc>
        <w:tc>
          <w:tcPr>
            <w:tcW w:w="4188" w:type="dxa"/>
            <w:gridSpan w:val="7"/>
            <w:vAlign w:val="bottom"/>
            <w:tcPrChange w:id="292" w:author="Sarah Bergmann" w:date="2026-08-19T06:29:00Z" w16du:dateUtc="2026-08-19T13:29:00Z">
              <w:tcPr>
                <w:tcW w:w="4962" w:type="dxa"/>
                <w:gridSpan w:val="10"/>
                <w:vAlign w:val="bottom"/>
              </w:tcPr>
            </w:tcPrChange>
          </w:tcPr>
          <w:p w14:paraId="4A03CAC0" w14:textId="364FBAAF" w:rsidR="009E6616" w:rsidRPr="009E6616" w:rsidRDefault="009E6616">
            <w:pPr>
              <w:pStyle w:val="Beschreibung"/>
              <w:jc w:val="right"/>
              <w:rPr>
                <w:ins w:id="293" w:author="Sarah Bergmann" w:date="2026-08-19T06:27:00Z" w16du:dateUtc="2026-08-19T13:27:00Z"/>
                <w:smallCaps/>
                <w:sz w:val="23"/>
                <w:szCs w:val="23"/>
                <w:lang w:val="en-US"/>
                <w:rPrChange w:id="294" w:author="Sarah Bergmann" w:date="2026-08-19T06:29:00Z" w16du:dateUtc="2026-08-19T13:29:00Z">
                  <w:rPr>
                    <w:ins w:id="295" w:author="Sarah Bergmann" w:date="2026-08-19T06:27:00Z" w16du:dateUtc="2026-08-19T13:27:00Z"/>
                    <w:i/>
                    <w:smallCaps/>
                    <w:sz w:val="23"/>
                    <w:szCs w:val="23"/>
                    <w:lang w:val="en-US"/>
                  </w:rPr>
                </w:rPrChange>
              </w:rPr>
              <w:pPrChange w:id="296" w:author="Sarah Bergmann" w:date="2026-08-19T06:28:00Z" w16du:dateUtc="2026-08-19T13:28:00Z">
                <w:pPr>
                  <w:pStyle w:val="Beschreibung"/>
                  <w:ind w:left="720"/>
                  <w:jc w:val="right"/>
                </w:pPr>
              </w:pPrChange>
            </w:pPr>
            <w:ins w:id="297" w:author="Sarah Bergmann" w:date="2026-08-19T06:28:00Z" w16du:dateUtc="2026-08-19T13:28:00Z">
              <w:r w:rsidRPr="009E6616">
                <w:rPr>
                  <w:bCs/>
                  <w:sz w:val="18"/>
                  <w:lang w:val="en-US"/>
                  <w:rPrChange w:id="298" w:author="Sarah Bergmann" w:date="2026-08-19T06:29:00Z" w16du:dateUtc="2026-08-19T13:29:00Z">
                    <w:rPr>
                      <w:bCs/>
                      <w:i/>
                      <w:iCs/>
                      <w:sz w:val="18"/>
                      <w:lang w:val="en-US"/>
                    </w:rPr>
                  </w:rPrChange>
                </w:rPr>
                <w:t>08/2025</w:t>
              </w:r>
            </w:ins>
            <w:ins w:id="299" w:author="Sarah Bergmann" w:date="2026-08-19T06:29:00Z" w16du:dateUtc="2026-08-19T13:29:00Z">
              <w:r w:rsidRPr="009E6616">
                <w:rPr>
                  <w:bCs/>
                  <w:sz w:val="18"/>
                  <w:lang w:val="en-US"/>
                  <w:rPrChange w:id="300" w:author="Sarah Bergmann" w:date="2026-08-19T06:29:00Z" w16du:dateUtc="2026-08-19T13:29:00Z">
                    <w:rPr>
                      <w:bCs/>
                      <w:i/>
                      <w:iCs/>
                      <w:sz w:val="18"/>
                      <w:lang w:val="en-US"/>
                    </w:rPr>
                  </w:rPrChange>
                </w:rPr>
                <w:t xml:space="preserve"> – </w:t>
              </w:r>
            </w:ins>
            <w:ins w:id="301" w:author="Sarah Bergmann" w:date="2026-08-19T06:28:00Z" w16du:dateUtc="2026-08-19T13:28:00Z">
              <w:r w:rsidRPr="009E6616">
                <w:rPr>
                  <w:bCs/>
                  <w:sz w:val="18"/>
                  <w:lang w:val="en-US"/>
                  <w:rPrChange w:id="302" w:author="Sarah Bergmann" w:date="2026-08-19T06:29:00Z" w16du:dateUtc="2026-08-19T13:29:00Z">
                    <w:rPr>
                      <w:bCs/>
                      <w:i/>
                      <w:iCs/>
                      <w:sz w:val="18"/>
                      <w:lang w:val="en-US"/>
                    </w:rPr>
                  </w:rPrChange>
                </w:rPr>
                <w:t>08/2026</w:t>
              </w:r>
            </w:ins>
          </w:p>
        </w:tc>
      </w:tr>
      <w:tr w:rsidR="009E6616" w:rsidRPr="00F5218A" w14:paraId="0C5F4FB2" w14:textId="77777777" w:rsidTr="00CB3D2D">
        <w:trPr>
          <w:trHeight w:val="20"/>
          <w:ins w:id="303" w:author="Sarah Bergmann" w:date="2026-08-19T06:29:00Z"/>
        </w:trPr>
        <w:tc>
          <w:tcPr>
            <w:tcW w:w="9924" w:type="dxa"/>
            <w:gridSpan w:val="12"/>
            <w:vAlign w:val="bottom"/>
          </w:tcPr>
          <w:p w14:paraId="6926B0F3" w14:textId="5C1E78CC" w:rsidR="009E6616" w:rsidRPr="009E6616" w:rsidRDefault="009E6616">
            <w:pPr>
              <w:pStyle w:val="Beschreibung"/>
              <w:numPr>
                <w:ilvl w:val="0"/>
                <w:numId w:val="31"/>
              </w:numPr>
              <w:rPr>
                <w:ins w:id="304" w:author="Sarah Bergmann" w:date="2026-08-19T06:29:00Z" w16du:dateUtc="2026-08-19T13:29:00Z"/>
                <w:bCs/>
                <w:i/>
                <w:iCs/>
                <w:sz w:val="18"/>
                <w:lang w:val="en-US"/>
                <w:rPrChange w:id="305" w:author="Sarah Bergmann" w:date="2026-08-19T06:29:00Z" w16du:dateUtc="2026-08-19T13:29:00Z">
                  <w:rPr>
                    <w:ins w:id="306" w:author="Sarah Bergmann" w:date="2026-08-19T06:29:00Z" w16du:dateUtc="2026-08-19T13:29:00Z"/>
                    <w:bCs/>
                    <w:sz w:val="18"/>
                    <w:lang w:val="en-US"/>
                  </w:rPr>
                </w:rPrChange>
              </w:rPr>
              <w:pPrChange w:id="307" w:author="Sarah Bergmann" w:date="2026-08-19T06:29:00Z" w16du:dateUtc="2026-08-19T13:29:00Z">
                <w:pPr>
                  <w:pStyle w:val="Beschreibung"/>
                  <w:jc w:val="right"/>
                </w:pPr>
              </w:pPrChange>
            </w:pPr>
            <w:commentRangeStart w:id="308"/>
            <w:ins w:id="309" w:author="Sarah Bergmann" w:date="2026-08-19T06:29:00Z" w16du:dateUtc="2026-08-19T13:29:00Z">
              <w:r w:rsidRPr="00F5218A">
                <w:rPr>
                  <w:bCs/>
                  <w:i/>
                  <w:iCs/>
                  <w:sz w:val="18"/>
                  <w:lang w:val="en-US"/>
                </w:rPr>
                <w:t>Led the weekly group meetings and organized activities</w:t>
              </w:r>
              <w:commentRangeEnd w:id="308"/>
              <w:r w:rsidRPr="00F0493A">
                <w:rPr>
                  <w:rStyle w:val="Kommentarzeichen"/>
                  <w:bCs/>
                  <w:i/>
                  <w:iCs/>
                  <w:sz w:val="18"/>
                  <w:szCs w:val="22"/>
                  <w:lang w:val="en-US"/>
                </w:rPr>
                <w:commentReference w:id="308"/>
              </w:r>
              <w:r w:rsidRPr="00F0493A">
                <w:rPr>
                  <w:bCs/>
                  <w:i/>
                  <w:iCs/>
                  <w:sz w:val="18"/>
                  <w:lang w:val="en-US"/>
                </w:rPr>
                <w:t xml:space="preserve"> such as</w:t>
              </w:r>
              <w:r w:rsidRPr="00F5218A">
                <w:rPr>
                  <w:bCs/>
                  <w:i/>
                  <w:iCs/>
                  <w:sz w:val="18"/>
                  <w:lang w:val="en-US"/>
                </w:rPr>
                <w:t xml:space="preserve"> pottery classes, game nights</w:t>
              </w:r>
              <w:r>
                <w:rPr>
                  <w:bCs/>
                  <w:i/>
                  <w:iCs/>
                  <w:sz w:val="18"/>
                  <w:lang w:val="en-US"/>
                </w:rPr>
                <w:t>,</w:t>
              </w:r>
              <w:r w:rsidRPr="00F5218A">
                <w:rPr>
                  <w:bCs/>
                  <w:i/>
                  <w:iCs/>
                  <w:sz w:val="18"/>
                  <w:lang w:val="en-US"/>
                </w:rPr>
                <w:t xml:space="preserve"> or excursions </w:t>
              </w:r>
            </w:ins>
          </w:p>
        </w:tc>
      </w:tr>
      <w:tr w:rsidR="009E6616" w:rsidRPr="00F5218A" w14:paraId="41212504" w14:textId="77777777" w:rsidTr="009E6616">
        <w:trPr>
          <w:trHeight w:val="346"/>
          <w:ins w:id="310" w:author="Sarah Bergmann" w:date="2026-08-19T06:30:00Z"/>
          <w:trPrChange w:id="311" w:author="Sarah Bergmann" w:date="2026-08-19T06:31:00Z" w16du:dateUtc="2026-08-19T13:31:00Z">
            <w:trPr>
              <w:gridBefore w:val="1"/>
              <w:trHeight w:val="20"/>
            </w:trPr>
          </w:trPrChange>
        </w:trPr>
        <w:tc>
          <w:tcPr>
            <w:tcW w:w="4962" w:type="dxa"/>
            <w:gridSpan w:val="2"/>
            <w:vAlign w:val="bottom"/>
            <w:tcPrChange w:id="312" w:author="Sarah Bergmann" w:date="2026-08-19T06:31:00Z" w16du:dateUtc="2026-08-19T13:31:00Z">
              <w:tcPr>
                <w:tcW w:w="4962" w:type="dxa"/>
                <w:gridSpan w:val="3"/>
                <w:vAlign w:val="bottom"/>
              </w:tcPr>
            </w:tcPrChange>
          </w:tcPr>
          <w:p w14:paraId="16A37EBB" w14:textId="4991A1A7" w:rsidR="009E6616" w:rsidRPr="00F5218A" w:rsidRDefault="009E6616" w:rsidP="009E6616">
            <w:pPr>
              <w:pStyle w:val="Beschreibung"/>
              <w:rPr>
                <w:ins w:id="313" w:author="Sarah Bergmann" w:date="2026-08-19T06:30:00Z" w16du:dateUtc="2026-08-19T13:30:00Z"/>
                <w:bCs/>
                <w:i/>
                <w:iCs/>
                <w:sz w:val="18"/>
                <w:lang w:val="en-US"/>
              </w:rPr>
            </w:pPr>
            <w:ins w:id="314" w:author="Sarah Bergmann" w:date="2026-08-19T06:31:00Z" w16du:dateUtc="2026-08-19T13:31:00Z">
              <w:r w:rsidRPr="00F5218A">
                <w:rPr>
                  <w:b/>
                  <w:smallCaps/>
                  <w:sz w:val="23"/>
                  <w:szCs w:val="23"/>
                  <w:lang w:val="en-US"/>
                </w:rPr>
                <w:t>Wilhelm-</w:t>
              </w:r>
            </w:ins>
            <w:ins w:id="315" w:author="Sarah Bergmann" w:date="2026-08-19T06:41:00Z" w16du:dateUtc="2026-08-19T13:41:00Z">
              <w:r>
                <w:rPr>
                  <w:b/>
                  <w:smallCaps/>
                  <w:sz w:val="23"/>
                  <w:szCs w:val="23"/>
                  <w:lang w:val="en-US"/>
                </w:rPr>
                <w:t>B</w:t>
              </w:r>
            </w:ins>
            <w:ins w:id="316" w:author="Sarah Bergmann" w:date="2026-08-19T06:31:00Z" w16du:dateUtc="2026-08-19T13:31:00Z">
              <w:r w:rsidRPr="00F5218A">
                <w:rPr>
                  <w:b/>
                  <w:smallCaps/>
                  <w:sz w:val="23"/>
                  <w:szCs w:val="23"/>
                  <w:lang w:val="en-US"/>
                </w:rPr>
                <w:t xml:space="preserve">usch-Gymnasium </w:t>
              </w:r>
            </w:ins>
          </w:p>
        </w:tc>
        <w:tc>
          <w:tcPr>
            <w:tcW w:w="4962" w:type="dxa"/>
            <w:gridSpan w:val="10"/>
            <w:vAlign w:val="bottom"/>
            <w:tcPrChange w:id="317" w:author="Sarah Bergmann" w:date="2026-08-19T06:31:00Z" w16du:dateUtc="2026-08-19T13:31:00Z">
              <w:tcPr>
                <w:tcW w:w="4962" w:type="dxa"/>
                <w:gridSpan w:val="10"/>
                <w:vAlign w:val="bottom"/>
              </w:tcPr>
            </w:tcPrChange>
          </w:tcPr>
          <w:p w14:paraId="53C17E8F" w14:textId="262E98A9" w:rsidR="009E6616" w:rsidRPr="00F5218A" w:rsidRDefault="009E6616">
            <w:pPr>
              <w:pStyle w:val="Beschreibung"/>
              <w:jc w:val="right"/>
              <w:rPr>
                <w:ins w:id="318" w:author="Sarah Bergmann" w:date="2026-08-19T06:30:00Z" w16du:dateUtc="2026-08-19T13:30:00Z"/>
                <w:bCs/>
                <w:i/>
                <w:iCs/>
                <w:sz w:val="18"/>
                <w:lang w:val="en-US"/>
              </w:rPr>
              <w:pPrChange w:id="319" w:author="Sarah Bergmann" w:date="2026-08-19T06:31:00Z" w16du:dateUtc="2026-08-19T13:31:00Z">
                <w:pPr>
                  <w:pStyle w:val="Beschreibung"/>
                  <w:numPr>
                    <w:numId w:val="31"/>
                  </w:numPr>
                  <w:ind w:left="720" w:hanging="360"/>
                </w:pPr>
              </w:pPrChange>
            </w:pPr>
            <w:ins w:id="320" w:author="Sarah Bergmann" w:date="2026-08-19T06:31:00Z" w16du:dateUtc="2026-08-19T13:31:00Z">
              <w:r w:rsidRPr="00F5218A"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t>Stadthagen,</w:t>
              </w:r>
              <w:r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t xml:space="preserve"> </w:t>
              </w:r>
              <w:r w:rsidRPr="00F5218A"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t>DE</w:t>
              </w:r>
            </w:ins>
          </w:p>
        </w:tc>
      </w:tr>
      <w:tr w:rsidR="009E6616" w:rsidRPr="00F5218A" w14:paraId="08AA6690" w14:textId="77777777" w:rsidTr="009E6616">
        <w:trPr>
          <w:trHeight w:val="20"/>
          <w:ins w:id="321" w:author="Sarah Bergmann" w:date="2026-08-19T06:31:00Z"/>
          <w:trPrChange w:id="322" w:author="Sarah Bergmann" w:date="2026-08-19T06:32:00Z" w16du:dateUtc="2026-08-19T13:32:00Z">
            <w:trPr>
              <w:gridBefore w:val="1"/>
              <w:trHeight w:val="346"/>
            </w:trPr>
          </w:trPrChange>
        </w:trPr>
        <w:tc>
          <w:tcPr>
            <w:tcW w:w="4962" w:type="dxa"/>
            <w:gridSpan w:val="2"/>
            <w:vAlign w:val="bottom"/>
            <w:tcPrChange w:id="323" w:author="Sarah Bergmann" w:date="2026-08-19T06:32:00Z" w16du:dateUtc="2026-08-19T13:32:00Z">
              <w:tcPr>
                <w:tcW w:w="4962" w:type="dxa"/>
                <w:gridSpan w:val="3"/>
                <w:vAlign w:val="bottom"/>
              </w:tcPr>
            </w:tcPrChange>
          </w:tcPr>
          <w:p w14:paraId="415B623A" w14:textId="6B3E2916" w:rsidR="009E6616" w:rsidRPr="00F5218A" w:rsidRDefault="009E6616" w:rsidP="009E6616">
            <w:pPr>
              <w:pStyle w:val="Beschreibung"/>
              <w:rPr>
                <w:ins w:id="324" w:author="Sarah Bergmann" w:date="2026-08-19T06:31:00Z" w16du:dateUtc="2026-08-19T13:31:00Z"/>
                <w:b/>
                <w:smallCaps/>
                <w:sz w:val="23"/>
                <w:szCs w:val="23"/>
                <w:lang w:val="en-US"/>
              </w:rPr>
            </w:pPr>
            <w:ins w:id="325" w:author="Sarah Bergmann" w:date="2026-08-19T06:31:00Z" w16du:dateUtc="2026-08-19T13:31:00Z">
              <w:r w:rsidRPr="00F5218A">
                <w:rPr>
                  <w:bCs/>
                  <w:sz w:val="18"/>
                  <w:lang w:val="en-US"/>
                </w:rPr>
                <w:t>Le</w:t>
              </w:r>
              <w:r>
                <w:rPr>
                  <w:bCs/>
                  <w:sz w:val="18"/>
                  <w:lang w:val="en-US"/>
                </w:rPr>
                <w:t xml:space="preserve">ader of </w:t>
              </w:r>
              <w:r w:rsidRPr="00F5218A">
                <w:rPr>
                  <w:bCs/>
                  <w:sz w:val="18"/>
                  <w:lang w:val="en-US"/>
                </w:rPr>
                <w:t xml:space="preserve">a </w:t>
              </w:r>
            </w:ins>
            <w:ins w:id="326" w:author="Sarah Bergmann" w:date="2026-08-19T06:33:00Z" w16du:dateUtc="2026-08-19T13:33:00Z">
              <w:r>
                <w:rPr>
                  <w:bCs/>
                  <w:sz w:val="18"/>
                  <w:lang w:val="en-US"/>
                </w:rPr>
                <w:t>S</w:t>
              </w:r>
            </w:ins>
            <w:ins w:id="327" w:author="Sarah Bergmann" w:date="2026-08-19T06:31:00Z" w16du:dateUtc="2026-08-19T13:31:00Z">
              <w:r w:rsidRPr="00F5218A">
                <w:rPr>
                  <w:bCs/>
                  <w:sz w:val="18"/>
                  <w:lang w:val="en-US"/>
                </w:rPr>
                <w:t>upport</w:t>
              </w:r>
            </w:ins>
            <w:ins w:id="328" w:author="Sarah Bergmann" w:date="2026-08-19T06:33:00Z" w16du:dateUtc="2026-08-19T13:33:00Z">
              <w:r>
                <w:rPr>
                  <w:bCs/>
                  <w:sz w:val="18"/>
                  <w:lang w:val="en-US"/>
                </w:rPr>
                <w:t>-S</w:t>
              </w:r>
            </w:ins>
            <w:ins w:id="329" w:author="Sarah Bergmann" w:date="2026-08-19T06:31:00Z" w16du:dateUtc="2026-08-19T13:31:00Z">
              <w:r w:rsidRPr="00F5218A">
                <w:rPr>
                  <w:bCs/>
                  <w:sz w:val="18"/>
                  <w:lang w:val="en-US"/>
                </w:rPr>
                <w:t>tudy-</w:t>
              </w:r>
            </w:ins>
            <w:ins w:id="330" w:author="Sarah Bergmann" w:date="2026-08-19T06:33:00Z" w16du:dateUtc="2026-08-19T13:33:00Z">
              <w:r>
                <w:rPr>
                  <w:bCs/>
                  <w:sz w:val="18"/>
                  <w:lang w:val="en-US"/>
                </w:rPr>
                <w:t>G</w:t>
              </w:r>
            </w:ins>
            <w:ins w:id="331" w:author="Sarah Bergmann" w:date="2026-08-19T06:31:00Z" w16du:dateUtc="2026-08-19T13:31:00Z">
              <w:r w:rsidRPr="00F5218A">
                <w:rPr>
                  <w:bCs/>
                  <w:sz w:val="18"/>
                  <w:lang w:val="en-US"/>
                </w:rPr>
                <w:t>roup for</w:t>
              </w:r>
              <w:r w:rsidRPr="00F5218A">
                <w:rPr>
                  <w:sz w:val="18"/>
                  <w:lang w:val="en-US"/>
                </w:rPr>
                <w:t xml:space="preserve"> younger students</w:t>
              </w:r>
            </w:ins>
          </w:p>
        </w:tc>
        <w:tc>
          <w:tcPr>
            <w:tcW w:w="4962" w:type="dxa"/>
            <w:gridSpan w:val="10"/>
            <w:vAlign w:val="bottom"/>
            <w:tcPrChange w:id="332" w:author="Sarah Bergmann" w:date="2026-08-19T06:32:00Z" w16du:dateUtc="2026-08-19T13:32:00Z">
              <w:tcPr>
                <w:tcW w:w="4962" w:type="dxa"/>
                <w:gridSpan w:val="10"/>
                <w:vAlign w:val="bottom"/>
              </w:tcPr>
            </w:tcPrChange>
          </w:tcPr>
          <w:p w14:paraId="69D41805" w14:textId="7012DD83" w:rsidR="009E6616" w:rsidRPr="00F5218A" w:rsidRDefault="009E6616" w:rsidP="009E6616">
            <w:pPr>
              <w:pStyle w:val="Beschreibung"/>
              <w:jc w:val="right"/>
              <w:rPr>
                <w:ins w:id="333" w:author="Sarah Bergmann" w:date="2026-08-19T06:31:00Z" w16du:dateUtc="2026-08-19T13:31:00Z"/>
                <w:bCs/>
                <w:i/>
                <w:iCs/>
                <w:smallCaps/>
                <w:sz w:val="23"/>
                <w:szCs w:val="23"/>
                <w:lang w:val="en-US"/>
              </w:rPr>
            </w:pPr>
            <w:ins w:id="334" w:author="Sarah Bergmann" w:date="2026-08-19T06:32:00Z" w16du:dateUtc="2026-08-19T13:32:00Z">
              <w:r w:rsidRPr="00F5218A">
                <w:rPr>
                  <w:bCs/>
                  <w:sz w:val="18"/>
                  <w:lang w:val="en-US"/>
                </w:rPr>
                <w:t>11/2023</w:t>
              </w:r>
              <w:r>
                <w:rPr>
                  <w:bCs/>
                  <w:sz w:val="18"/>
                  <w:lang w:val="en-US"/>
                </w:rPr>
                <w:t xml:space="preserve"> – </w:t>
              </w:r>
              <w:r w:rsidRPr="00F5218A">
                <w:rPr>
                  <w:bCs/>
                  <w:sz w:val="18"/>
                  <w:lang w:val="en-US"/>
                </w:rPr>
                <w:t>02/2025</w:t>
              </w:r>
            </w:ins>
          </w:p>
        </w:tc>
      </w:tr>
      <w:tr w:rsidR="009E6616" w:rsidRPr="00F5218A" w14:paraId="399EF2E7" w14:textId="77777777" w:rsidTr="009F34D2">
        <w:trPr>
          <w:trHeight w:val="20"/>
          <w:ins w:id="335" w:author="Sarah Bergmann" w:date="2026-08-19T06:32:00Z"/>
        </w:trPr>
        <w:tc>
          <w:tcPr>
            <w:tcW w:w="9924" w:type="dxa"/>
            <w:gridSpan w:val="12"/>
            <w:vAlign w:val="bottom"/>
          </w:tcPr>
          <w:p w14:paraId="3E7C1784" w14:textId="3C2F28CF" w:rsidR="009E6616" w:rsidRPr="009E6616" w:rsidRDefault="009E6616">
            <w:pPr>
              <w:pStyle w:val="Beschreibung"/>
              <w:numPr>
                <w:ilvl w:val="0"/>
                <w:numId w:val="31"/>
              </w:numPr>
              <w:rPr>
                <w:ins w:id="336" w:author="Sarah Bergmann" w:date="2026-08-19T06:32:00Z" w16du:dateUtc="2026-08-19T13:32:00Z"/>
                <w:bCs/>
                <w:i/>
                <w:iCs/>
                <w:sz w:val="18"/>
                <w:lang w:val="en-US"/>
                <w:rPrChange w:id="337" w:author="Sarah Bergmann" w:date="2026-08-19T06:32:00Z" w16du:dateUtc="2026-08-19T13:32:00Z">
                  <w:rPr>
                    <w:ins w:id="338" w:author="Sarah Bergmann" w:date="2026-08-19T06:32:00Z" w16du:dateUtc="2026-08-19T13:32:00Z"/>
                    <w:bCs/>
                    <w:sz w:val="18"/>
                    <w:lang w:val="en-US"/>
                  </w:rPr>
                </w:rPrChange>
              </w:rPr>
              <w:pPrChange w:id="339" w:author="Sarah Bergmann" w:date="2026-08-19T06:32:00Z" w16du:dateUtc="2026-08-19T13:32:00Z">
                <w:pPr>
                  <w:pStyle w:val="Beschreibung"/>
                  <w:jc w:val="right"/>
                </w:pPr>
              </w:pPrChange>
            </w:pPr>
            <w:ins w:id="340" w:author="Sarah Bergmann" w:date="2026-08-19T06:32:00Z" w16du:dateUtc="2026-08-19T13:32:00Z">
              <w:r w:rsidRPr="00F5218A">
                <w:rPr>
                  <w:bCs/>
                  <w:i/>
                  <w:iCs/>
                  <w:sz w:val="18"/>
                  <w:lang w:val="en-US"/>
                </w:rPr>
                <w:t>Led and organized the course sessions</w:t>
              </w:r>
            </w:ins>
          </w:p>
        </w:tc>
      </w:tr>
      <w:tr w:rsidR="009E6616" w:rsidRPr="00F5218A" w14:paraId="71BF9462" w14:textId="77777777" w:rsidTr="009E6616">
        <w:trPr>
          <w:trHeight w:val="346"/>
          <w:ins w:id="341" w:author="Sarah Bergmann" w:date="2026-08-19T06:33:00Z"/>
          <w:trPrChange w:id="342" w:author="Sarah Bergmann" w:date="2026-08-19T06:34:00Z" w16du:dateUtc="2026-08-19T13:34:00Z">
            <w:trPr>
              <w:gridBefore w:val="1"/>
              <w:trHeight w:val="20"/>
            </w:trPr>
          </w:trPrChange>
        </w:trPr>
        <w:tc>
          <w:tcPr>
            <w:tcW w:w="4962" w:type="dxa"/>
            <w:gridSpan w:val="2"/>
            <w:vAlign w:val="bottom"/>
            <w:tcPrChange w:id="343" w:author="Sarah Bergmann" w:date="2026-08-19T06:34:00Z" w16du:dateUtc="2026-08-19T13:34:00Z">
              <w:tcPr>
                <w:tcW w:w="4962" w:type="dxa"/>
                <w:gridSpan w:val="3"/>
                <w:vAlign w:val="bottom"/>
              </w:tcPr>
            </w:tcPrChange>
          </w:tcPr>
          <w:p w14:paraId="5AE85285" w14:textId="38A94135" w:rsidR="009E6616" w:rsidRPr="00F5218A" w:rsidRDefault="009E6616">
            <w:pPr>
              <w:pStyle w:val="Beschreibung"/>
              <w:rPr>
                <w:ins w:id="344" w:author="Sarah Bergmann" w:date="2026-08-19T06:33:00Z" w16du:dateUtc="2026-08-19T13:33:00Z"/>
                <w:bCs/>
                <w:i/>
                <w:iCs/>
                <w:sz w:val="18"/>
                <w:lang w:val="en-US"/>
              </w:rPr>
              <w:pPrChange w:id="345" w:author="Sarah Bergmann" w:date="2026-08-19T06:34:00Z" w16du:dateUtc="2026-08-19T13:34:00Z">
                <w:pPr>
                  <w:pStyle w:val="Beschreibung"/>
                  <w:numPr>
                    <w:numId w:val="31"/>
                  </w:numPr>
                  <w:ind w:left="720" w:hanging="360"/>
                </w:pPr>
              </w:pPrChange>
            </w:pPr>
            <w:ins w:id="346" w:author="Sarah Bergmann" w:date="2026-08-19T06:34:00Z" w16du:dateUtc="2026-08-19T13:34:00Z">
              <w:r w:rsidRPr="00F5218A">
                <w:rPr>
                  <w:b/>
                  <w:smallCaps/>
                  <w:sz w:val="23"/>
                  <w:szCs w:val="23"/>
                  <w:lang w:val="en-US"/>
                </w:rPr>
                <w:t>Business4School</w:t>
              </w:r>
            </w:ins>
          </w:p>
        </w:tc>
        <w:tc>
          <w:tcPr>
            <w:tcW w:w="4962" w:type="dxa"/>
            <w:gridSpan w:val="10"/>
            <w:vAlign w:val="bottom"/>
            <w:tcPrChange w:id="347" w:author="Sarah Bergmann" w:date="2026-08-19T06:34:00Z" w16du:dateUtc="2026-08-19T13:34:00Z">
              <w:tcPr>
                <w:tcW w:w="4962" w:type="dxa"/>
                <w:gridSpan w:val="10"/>
                <w:vAlign w:val="bottom"/>
              </w:tcPr>
            </w:tcPrChange>
          </w:tcPr>
          <w:p w14:paraId="1E95BEA5" w14:textId="19682707" w:rsidR="009E6616" w:rsidRPr="00F5218A" w:rsidRDefault="009E6616">
            <w:pPr>
              <w:pStyle w:val="Beschreibung"/>
              <w:ind w:left="720"/>
              <w:jc w:val="right"/>
              <w:rPr>
                <w:ins w:id="348" w:author="Sarah Bergmann" w:date="2026-08-19T06:33:00Z" w16du:dateUtc="2026-08-19T13:33:00Z"/>
                <w:bCs/>
                <w:i/>
                <w:iCs/>
                <w:sz w:val="18"/>
                <w:lang w:val="en-US"/>
              </w:rPr>
              <w:pPrChange w:id="349" w:author="Sarah Bergmann" w:date="2026-08-19T06:34:00Z" w16du:dateUtc="2026-08-19T13:34:00Z">
                <w:pPr>
                  <w:pStyle w:val="Beschreibung"/>
                  <w:numPr>
                    <w:numId w:val="31"/>
                  </w:numPr>
                  <w:ind w:left="720" w:hanging="360"/>
                </w:pPr>
              </w:pPrChange>
            </w:pPr>
            <w:ins w:id="350" w:author="Sarah Bergmann" w:date="2026-08-19T06:34:00Z" w16du:dateUtc="2026-08-19T13:34:00Z">
              <w:r w:rsidRPr="00F5218A"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t>Stadthagen,</w:t>
              </w:r>
              <w:r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t xml:space="preserve"> </w:t>
              </w:r>
              <w:r w:rsidRPr="00F5218A"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t>DE</w:t>
              </w:r>
            </w:ins>
          </w:p>
        </w:tc>
      </w:tr>
      <w:tr w:rsidR="009E6616" w:rsidRPr="00F5218A" w14:paraId="4AE37C6A" w14:textId="77777777" w:rsidTr="009E6616">
        <w:trPr>
          <w:trHeight w:val="20"/>
          <w:ins w:id="351" w:author="Sarah Bergmann" w:date="2026-08-19T06:34:00Z"/>
          <w:trPrChange w:id="352" w:author="Sarah Bergmann" w:date="2026-08-19T06:35:00Z" w16du:dateUtc="2026-08-19T13:35:00Z">
            <w:trPr>
              <w:gridBefore w:val="1"/>
              <w:trHeight w:val="346"/>
            </w:trPr>
          </w:trPrChange>
        </w:trPr>
        <w:tc>
          <w:tcPr>
            <w:tcW w:w="4962" w:type="dxa"/>
            <w:gridSpan w:val="2"/>
            <w:vAlign w:val="bottom"/>
            <w:tcPrChange w:id="353" w:author="Sarah Bergmann" w:date="2026-08-19T06:35:00Z" w16du:dateUtc="2026-08-19T13:35:00Z">
              <w:tcPr>
                <w:tcW w:w="4962" w:type="dxa"/>
                <w:gridSpan w:val="3"/>
                <w:vAlign w:val="bottom"/>
              </w:tcPr>
            </w:tcPrChange>
          </w:tcPr>
          <w:p w14:paraId="0B570D47" w14:textId="174BED6D" w:rsidR="009E6616" w:rsidRPr="009E6616" w:rsidRDefault="009E6616" w:rsidP="009E6616">
            <w:pPr>
              <w:pStyle w:val="Beschreibung"/>
              <w:rPr>
                <w:ins w:id="354" w:author="Sarah Bergmann" w:date="2026-08-19T06:34:00Z" w16du:dateUtc="2026-08-19T13:34:00Z"/>
                <w:bCs/>
                <w:sz w:val="18"/>
                <w:lang w:val="en-US"/>
                <w:rPrChange w:id="355" w:author="Sarah Bergmann" w:date="2026-08-19T06:34:00Z" w16du:dateUtc="2026-08-19T13:34:00Z">
                  <w:rPr>
                    <w:ins w:id="356" w:author="Sarah Bergmann" w:date="2026-08-19T06:34:00Z" w16du:dateUtc="2026-08-19T13:34:00Z"/>
                    <w:b/>
                    <w:smallCaps/>
                    <w:sz w:val="23"/>
                    <w:szCs w:val="23"/>
                    <w:lang w:val="en-US"/>
                  </w:rPr>
                </w:rPrChange>
              </w:rPr>
            </w:pPr>
            <w:ins w:id="357" w:author="Sarah Bergmann" w:date="2026-08-19T06:34:00Z" w16du:dateUtc="2026-08-19T13:34:00Z">
              <w:r w:rsidRPr="009E6616">
                <w:rPr>
                  <w:bCs/>
                  <w:sz w:val="18"/>
                  <w:lang w:val="en-US"/>
                  <w:rPrChange w:id="358" w:author="Sarah Bergmann" w:date="2026-08-19T06:34:00Z" w16du:dateUtc="2026-08-19T13:34:00Z">
                    <w:rPr>
                      <w:b/>
                      <w:smallCaps/>
                      <w:sz w:val="23"/>
                      <w:szCs w:val="23"/>
                      <w:lang w:val="en-US"/>
                    </w:rPr>
                  </w:rPrChange>
                </w:rPr>
                <w:t xml:space="preserve">Participant in an </w:t>
              </w:r>
              <w:r w:rsidRPr="00F5218A">
                <w:rPr>
                  <w:bCs/>
                  <w:sz w:val="18"/>
                  <w:lang w:val="en-US"/>
                </w:rPr>
                <w:t>Educational Project</w:t>
              </w:r>
            </w:ins>
          </w:p>
        </w:tc>
        <w:tc>
          <w:tcPr>
            <w:tcW w:w="4962" w:type="dxa"/>
            <w:gridSpan w:val="10"/>
            <w:vAlign w:val="bottom"/>
            <w:tcPrChange w:id="359" w:author="Sarah Bergmann" w:date="2026-08-19T06:35:00Z" w16du:dateUtc="2026-08-19T13:35:00Z">
              <w:tcPr>
                <w:tcW w:w="4962" w:type="dxa"/>
                <w:gridSpan w:val="10"/>
                <w:vAlign w:val="bottom"/>
              </w:tcPr>
            </w:tcPrChange>
          </w:tcPr>
          <w:p w14:paraId="25A520AE" w14:textId="6C028827" w:rsidR="009E6616" w:rsidRPr="009E6616" w:rsidRDefault="009E6616">
            <w:pPr>
              <w:pStyle w:val="Beschreibung"/>
              <w:jc w:val="right"/>
              <w:rPr>
                <w:ins w:id="360" w:author="Sarah Bergmann" w:date="2026-08-19T06:34:00Z" w16du:dateUtc="2026-08-19T13:34:00Z"/>
                <w:bCs/>
                <w:sz w:val="18"/>
                <w:lang w:val="en-US"/>
                <w:rPrChange w:id="361" w:author="Sarah Bergmann" w:date="2026-08-19T06:35:00Z" w16du:dateUtc="2026-08-19T13:35:00Z">
                  <w:rPr>
                    <w:ins w:id="362" w:author="Sarah Bergmann" w:date="2026-08-19T06:34:00Z" w16du:dateUtc="2026-08-19T13:34:00Z"/>
                    <w:bCs/>
                    <w:i/>
                    <w:iCs/>
                    <w:smallCaps/>
                    <w:sz w:val="23"/>
                    <w:szCs w:val="23"/>
                    <w:lang w:val="en-US"/>
                  </w:rPr>
                </w:rPrChange>
              </w:rPr>
              <w:pPrChange w:id="363" w:author="Sarah Bergmann" w:date="2026-08-19T06:35:00Z" w16du:dateUtc="2026-08-19T13:35:00Z">
                <w:pPr>
                  <w:pStyle w:val="Beschreibung"/>
                  <w:ind w:left="720"/>
                  <w:jc w:val="right"/>
                </w:pPr>
              </w:pPrChange>
            </w:pPr>
            <w:ins w:id="364" w:author="Sarah Bergmann" w:date="2026-08-19T06:35:00Z" w16du:dateUtc="2026-08-19T13:35:00Z">
              <w:r w:rsidRPr="00F5218A">
                <w:rPr>
                  <w:bCs/>
                  <w:sz w:val="18"/>
                  <w:lang w:val="en-US"/>
                </w:rPr>
                <w:t>09/2021</w:t>
              </w:r>
              <w:r>
                <w:rPr>
                  <w:bCs/>
                  <w:sz w:val="18"/>
                  <w:lang w:val="en-US"/>
                </w:rPr>
                <w:t xml:space="preserve"> – </w:t>
              </w:r>
              <w:r w:rsidRPr="00F5218A">
                <w:rPr>
                  <w:bCs/>
                  <w:sz w:val="18"/>
                  <w:lang w:val="en-US"/>
                </w:rPr>
                <w:t>01/2022</w:t>
              </w:r>
            </w:ins>
          </w:p>
        </w:tc>
      </w:tr>
      <w:tr w:rsidR="009E6616" w:rsidRPr="00F5218A" w14:paraId="5E60E885" w14:textId="77777777" w:rsidTr="00DA742C">
        <w:trPr>
          <w:trHeight w:val="20"/>
          <w:ins w:id="365" w:author="Sarah Bergmann" w:date="2026-08-19T06:35:00Z"/>
        </w:trPr>
        <w:tc>
          <w:tcPr>
            <w:tcW w:w="9924" w:type="dxa"/>
            <w:gridSpan w:val="12"/>
            <w:vAlign w:val="bottom"/>
          </w:tcPr>
          <w:p w14:paraId="61D2C647" w14:textId="2C4F0AA2" w:rsidR="009E6616" w:rsidRPr="00F0493A" w:rsidRDefault="009E6616" w:rsidP="009E6616">
            <w:pPr>
              <w:pStyle w:val="Beschreibung"/>
              <w:numPr>
                <w:ilvl w:val="0"/>
                <w:numId w:val="34"/>
              </w:numPr>
              <w:rPr>
                <w:ins w:id="366" w:author="Sarah Bergmann" w:date="2026-08-19T06:35:00Z" w16du:dateUtc="2026-08-19T13:35:00Z"/>
                <w:bCs/>
                <w:i/>
                <w:iCs/>
                <w:sz w:val="18"/>
                <w:lang w:val="en-US"/>
              </w:rPr>
            </w:pPr>
            <w:ins w:id="367" w:author="Sarah Bergmann" w:date="2026-08-19T06:35:00Z" w16du:dateUtc="2026-08-19T13:35:00Z">
              <w:r>
                <w:rPr>
                  <w:bCs/>
                  <w:i/>
                  <w:iCs/>
                  <w:sz w:val="18"/>
                  <w:lang w:val="en-US"/>
                </w:rPr>
                <w:t>Attended l</w:t>
              </w:r>
              <w:r w:rsidRPr="00F5218A">
                <w:rPr>
                  <w:bCs/>
                  <w:i/>
                  <w:iCs/>
                  <w:sz w:val="18"/>
                  <w:lang w:val="en-US"/>
                </w:rPr>
                <w:t>ectures, courses</w:t>
              </w:r>
              <w:r>
                <w:rPr>
                  <w:bCs/>
                  <w:i/>
                  <w:iCs/>
                  <w:sz w:val="18"/>
                  <w:lang w:val="en-US"/>
                </w:rPr>
                <w:t>,</w:t>
              </w:r>
              <w:r w:rsidRPr="00F5218A">
                <w:rPr>
                  <w:bCs/>
                  <w:i/>
                  <w:iCs/>
                  <w:sz w:val="18"/>
                  <w:lang w:val="en-US"/>
                </w:rPr>
                <w:t xml:space="preserve"> and discussions on topics such as macroeconomics, banking and financial services, infrastructure</w:t>
              </w:r>
            </w:ins>
            <w:ins w:id="368" w:author="Sarah Bergmann" w:date="2026-08-19T06:36:00Z" w16du:dateUtc="2026-08-19T13:36:00Z">
              <w:r>
                <w:rPr>
                  <w:bCs/>
                  <w:i/>
                  <w:iCs/>
                  <w:sz w:val="18"/>
                  <w:lang w:val="en-US"/>
                </w:rPr>
                <w:t>,</w:t>
              </w:r>
            </w:ins>
            <w:ins w:id="369" w:author="Sarah Bergmann" w:date="2026-08-19T06:35:00Z" w16du:dateUtc="2026-08-19T13:35:00Z">
              <w:r w:rsidRPr="00F5218A">
                <w:rPr>
                  <w:bCs/>
                  <w:i/>
                  <w:iCs/>
                  <w:sz w:val="18"/>
                  <w:lang w:val="en-US"/>
                </w:rPr>
                <w:t xml:space="preserve"> and energy</w:t>
              </w:r>
            </w:ins>
          </w:p>
          <w:p w14:paraId="20F47CB5" w14:textId="3750454C" w:rsidR="009E6616" w:rsidRPr="009E6616" w:rsidRDefault="009E6616">
            <w:pPr>
              <w:pStyle w:val="Beschreibung"/>
              <w:numPr>
                <w:ilvl w:val="0"/>
                <w:numId w:val="34"/>
              </w:numPr>
              <w:rPr>
                <w:ins w:id="370" w:author="Sarah Bergmann" w:date="2026-08-19T06:35:00Z" w16du:dateUtc="2026-08-19T13:35:00Z"/>
                <w:bCs/>
                <w:i/>
                <w:iCs/>
                <w:sz w:val="18"/>
                <w:lang w:val="en-US"/>
                <w:rPrChange w:id="371" w:author="Sarah Bergmann" w:date="2026-08-19T06:36:00Z" w16du:dateUtc="2026-08-19T13:36:00Z">
                  <w:rPr>
                    <w:ins w:id="372" w:author="Sarah Bergmann" w:date="2026-08-19T06:35:00Z" w16du:dateUtc="2026-08-19T13:35:00Z"/>
                    <w:bCs/>
                    <w:sz w:val="18"/>
                    <w:lang w:val="en-US"/>
                  </w:rPr>
                </w:rPrChange>
              </w:rPr>
              <w:pPrChange w:id="373" w:author="Sarah Bergmann" w:date="2026-08-19T06:36:00Z" w16du:dateUtc="2026-08-19T13:36:00Z">
                <w:pPr>
                  <w:pStyle w:val="Beschreibung"/>
                  <w:jc w:val="right"/>
                </w:pPr>
              </w:pPrChange>
            </w:pPr>
            <w:ins w:id="374" w:author="Sarah Bergmann" w:date="2026-08-19T06:36:00Z" w16du:dateUtc="2026-08-19T13:36:00Z">
              <w:r>
                <w:rPr>
                  <w:bCs/>
                  <w:i/>
                  <w:iCs/>
                  <w:sz w:val="18"/>
                  <w:lang w:val="en-US"/>
                </w:rPr>
                <w:t>Participated in d</w:t>
              </w:r>
            </w:ins>
            <w:ins w:id="375" w:author="Sarah Bergmann" w:date="2026-08-19T06:35:00Z" w16du:dateUtc="2026-08-19T13:35:00Z">
              <w:r w:rsidRPr="00F5218A">
                <w:rPr>
                  <w:bCs/>
                  <w:i/>
                  <w:iCs/>
                  <w:sz w:val="18"/>
                  <w:lang w:val="en-US"/>
                </w:rPr>
                <w:t>ialogue and case study work with regional leaders, business development managers</w:t>
              </w:r>
            </w:ins>
            <w:ins w:id="376" w:author="Sarah Bergmann" w:date="2026-08-19T06:36:00Z" w16du:dateUtc="2026-08-19T13:36:00Z">
              <w:r>
                <w:rPr>
                  <w:bCs/>
                  <w:i/>
                  <w:iCs/>
                  <w:sz w:val="18"/>
                  <w:lang w:val="en-US"/>
                </w:rPr>
                <w:t>,</w:t>
              </w:r>
            </w:ins>
            <w:ins w:id="377" w:author="Sarah Bergmann" w:date="2026-08-19T06:35:00Z" w16du:dateUtc="2026-08-19T13:35:00Z">
              <w:r w:rsidRPr="00F5218A">
                <w:rPr>
                  <w:bCs/>
                  <w:i/>
                  <w:iCs/>
                  <w:sz w:val="18"/>
                  <w:lang w:val="en-US"/>
                </w:rPr>
                <w:t xml:space="preserve"> and politicians</w:t>
              </w:r>
            </w:ins>
          </w:p>
        </w:tc>
      </w:tr>
      <w:tr w:rsidR="009E6616" w:rsidRPr="00F5218A" w14:paraId="08D2CE45" w14:textId="77777777" w:rsidTr="009E6616">
        <w:trPr>
          <w:trHeight w:val="346"/>
          <w:ins w:id="378" w:author="Sarah Bergmann" w:date="2026-08-19T06:37:00Z"/>
          <w:trPrChange w:id="379" w:author="Sarah Bergmann" w:date="2026-08-19T06:38:00Z" w16du:dateUtc="2026-08-19T13:38:00Z">
            <w:trPr>
              <w:gridBefore w:val="1"/>
              <w:trHeight w:val="20"/>
            </w:trPr>
          </w:trPrChange>
        </w:trPr>
        <w:tc>
          <w:tcPr>
            <w:tcW w:w="6906" w:type="dxa"/>
            <w:gridSpan w:val="10"/>
            <w:vAlign w:val="bottom"/>
            <w:tcPrChange w:id="380" w:author="Sarah Bergmann" w:date="2026-08-19T06:38:00Z" w16du:dateUtc="2026-08-19T13:38:00Z">
              <w:tcPr>
                <w:tcW w:w="4962" w:type="dxa"/>
                <w:gridSpan w:val="3"/>
                <w:vAlign w:val="bottom"/>
              </w:tcPr>
            </w:tcPrChange>
          </w:tcPr>
          <w:p w14:paraId="59FF3795" w14:textId="4F972CDA" w:rsidR="009E6616" w:rsidRDefault="009E6616">
            <w:pPr>
              <w:pStyle w:val="Beschreibung"/>
              <w:rPr>
                <w:ins w:id="381" w:author="Sarah Bergmann" w:date="2026-08-19T06:37:00Z" w16du:dateUtc="2026-08-19T13:37:00Z"/>
                <w:bCs/>
                <w:i/>
                <w:iCs/>
                <w:sz w:val="18"/>
                <w:lang w:val="en-US"/>
              </w:rPr>
              <w:pPrChange w:id="382" w:author="Sarah Bergmann" w:date="2026-08-19T06:37:00Z" w16du:dateUtc="2026-08-19T13:37:00Z">
                <w:pPr>
                  <w:pStyle w:val="Beschreibung"/>
                  <w:numPr>
                    <w:numId w:val="34"/>
                  </w:numPr>
                  <w:ind w:left="720" w:hanging="360"/>
                </w:pPr>
              </w:pPrChange>
            </w:pPr>
            <w:ins w:id="383" w:author="Sarah Bergmann" w:date="2026-08-19T06:38:00Z" w16du:dateUtc="2026-08-19T13:38:00Z">
              <w:r>
                <w:rPr>
                  <w:b/>
                  <w:smallCaps/>
                  <w:sz w:val="23"/>
                  <w:szCs w:val="23"/>
                  <w:lang w:val="en-US"/>
                </w:rPr>
                <w:t>Private</w:t>
              </w:r>
            </w:ins>
          </w:p>
        </w:tc>
        <w:tc>
          <w:tcPr>
            <w:tcW w:w="3018" w:type="dxa"/>
            <w:gridSpan w:val="2"/>
            <w:vAlign w:val="bottom"/>
            <w:tcPrChange w:id="384" w:author="Sarah Bergmann" w:date="2026-08-19T06:38:00Z" w16du:dateUtc="2026-08-19T13:38:00Z">
              <w:tcPr>
                <w:tcW w:w="4962" w:type="dxa"/>
                <w:gridSpan w:val="10"/>
                <w:vAlign w:val="bottom"/>
              </w:tcPr>
            </w:tcPrChange>
          </w:tcPr>
          <w:p w14:paraId="2B16128F" w14:textId="0316BF04" w:rsidR="009E6616" w:rsidRDefault="009E6616">
            <w:pPr>
              <w:pStyle w:val="Beschreibung"/>
              <w:ind w:left="720"/>
              <w:jc w:val="right"/>
              <w:rPr>
                <w:ins w:id="385" w:author="Sarah Bergmann" w:date="2026-08-19T06:37:00Z" w16du:dateUtc="2026-08-19T13:37:00Z"/>
                <w:bCs/>
                <w:i/>
                <w:iCs/>
                <w:sz w:val="18"/>
                <w:lang w:val="en-US"/>
              </w:rPr>
              <w:pPrChange w:id="386" w:author="Sarah Bergmann" w:date="2026-08-19T06:38:00Z" w16du:dateUtc="2026-08-19T13:38:00Z">
                <w:pPr>
                  <w:pStyle w:val="Beschreibung"/>
                  <w:numPr>
                    <w:numId w:val="34"/>
                  </w:numPr>
                  <w:ind w:left="720" w:hanging="360"/>
                </w:pPr>
              </w:pPrChange>
            </w:pPr>
            <w:ins w:id="387" w:author="Sarah Bergmann" w:date="2026-08-19T06:37:00Z" w16du:dateUtc="2026-08-19T13:37:00Z">
              <w:r w:rsidRPr="00F5218A"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t>Stadtahgen,</w:t>
              </w:r>
            </w:ins>
            <w:ins w:id="388" w:author="Sarah Bergmann" w:date="2026-08-19T06:38:00Z" w16du:dateUtc="2026-08-19T13:38:00Z">
              <w:r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t xml:space="preserve"> </w:t>
              </w:r>
            </w:ins>
            <w:ins w:id="389" w:author="Sarah Bergmann" w:date="2026-08-19T06:37:00Z" w16du:dateUtc="2026-08-19T13:37:00Z">
              <w:r w:rsidRPr="00F5218A"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t>DE</w:t>
              </w:r>
            </w:ins>
          </w:p>
        </w:tc>
      </w:tr>
      <w:tr w:rsidR="009E6616" w:rsidRPr="00F5218A" w14:paraId="1E7A830D" w14:textId="77777777" w:rsidTr="009E6616">
        <w:trPr>
          <w:trHeight w:val="20"/>
          <w:ins w:id="390" w:author="Sarah Bergmann" w:date="2026-08-19T06:38:00Z"/>
          <w:trPrChange w:id="391" w:author="Sarah Bergmann" w:date="2026-08-19T06:38:00Z" w16du:dateUtc="2026-08-19T13:38:00Z">
            <w:trPr>
              <w:gridBefore w:val="1"/>
              <w:trHeight w:val="346"/>
            </w:trPr>
          </w:trPrChange>
        </w:trPr>
        <w:tc>
          <w:tcPr>
            <w:tcW w:w="6906" w:type="dxa"/>
            <w:gridSpan w:val="10"/>
            <w:vAlign w:val="bottom"/>
            <w:tcPrChange w:id="392" w:author="Sarah Bergmann" w:date="2026-08-19T06:38:00Z" w16du:dateUtc="2026-08-19T13:38:00Z">
              <w:tcPr>
                <w:tcW w:w="6906" w:type="dxa"/>
                <w:gridSpan w:val="10"/>
                <w:vAlign w:val="bottom"/>
              </w:tcPr>
            </w:tcPrChange>
          </w:tcPr>
          <w:p w14:paraId="4A66CA7B" w14:textId="5DAEAC22" w:rsidR="009E6616" w:rsidRPr="009E6616" w:rsidRDefault="009E6616" w:rsidP="009E6616">
            <w:pPr>
              <w:pStyle w:val="Beschreibung"/>
              <w:rPr>
                <w:ins w:id="393" w:author="Sarah Bergmann" w:date="2026-08-19T06:38:00Z" w16du:dateUtc="2026-08-19T13:38:00Z"/>
                <w:bCs/>
                <w:sz w:val="18"/>
                <w:lang w:val="en-US"/>
                <w:rPrChange w:id="394" w:author="Sarah Bergmann" w:date="2026-08-19T06:38:00Z" w16du:dateUtc="2026-08-19T13:38:00Z">
                  <w:rPr>
                    <w:ins w:id="395" w:author="Sarah Bergmann" w:date="2026-08-19T06:38:00Z" w16du:dateUtc="2026-08-19T13:38:00Z"/>
                    <w:b/>
                    <w:smallCaps/>
                    <w:sz w:val="23"/>
                    <w:szCs w:val="23"/>
                    <w:lang w:val="en-US"/>
                  </w:rPr>
                </w:rPrChange>
              </w:rPr>
            </w:pPr>
            <w:ins w:id="396" w:author="Sarah Bergmann" w:date="2026-08-19T06:38:00Z" w16du:dateUtc="2026-08-19T13:38:00Z">
              <w:r w:rsidRPr="009E6616">
                <w:rPr>
                  <w:bCs/>
                  <w:sz w:val="18"/>
                  <w:lang w:val="en-US"/>
                  <w:rPrChange w:id="397" w:author="Sarah Bergmann" w:date="2026-08-19T06:38:00Z" w16du:dateUtc="2026-08-19T13:38:00Z">
                    <w:rPr>
                      <w:b/>
                      <w:smallCaps/>
                      <w:sz w:val="23"/>
                      <w:szCs w:val="23"/>
                      <w:lang w:val="en-US"/>
                    </w:rPr>
                  </w:rPrChange>
                </w:rPr>
                <w:t>Volunteer Tutor for socially disadvantaged children</w:t>
              </w:r>
            </w:ins>
          </w:p>
        </w:tc>
        <w:tc>
          <w:tcPr>
            <w:tcW w:w="3018" w:type="dxa"/>
            <w:gridSpan w:val="2"/>
            <w:vAlign w:val="bottom"/>
            <w:tcPrChange w:id="398" w:author="Sarah Bergmann" w:date="2026-08-19T06:38:00Z" w16du:dateUtc="2026-08-19T13:38:00Z">
              <w:tcPr>
                <w:tcW w:w="3018" w:type="dxa"/>
                <w:gridSpan w:val="3"/>
                <w:vAlign w:val="bottom"/>
              </w:tcPr>
            </w:tcPrChange>
          </w:tcPr>
          <w:p w14:paraId="6472AD98" w14:textId="4A31677D" w:rsidR="009E6616" w:rsidRPr="00F5218A" w:rsidRDefault="009E6616" w:rsidP="009E6616">
            <w:pPr>
              <w:pStyle w:val="Beschreibung"/>
              <w:ind w:left="720"/>
              <w:jc w:val="right"/>
              <w:rPr>
                <w:ins w:id="399" w:author="Sarah Bergmann" w:date="2026-08-19T06:38:00Z" w16du:dateUtc="2026-08-19T13:38:00Z"/>
                <w:bCs/>
                <w:i/>
                <w:iCs/>
                <w:smallCaps/>
                <w:sz w:val="23"/>
                <w:szCs w:val="23"/>
                <w:lang w:val="en-US"/>
              </w:rPr>
            </w:pPr>
            <w:commentRangeStart w:id="400"/>
            <w:ins w:id="401" w:author="Sarah Bergmann" w:date="2026-08-19T06:39:00Z" w16du:dateUtc="2026-08-19T13:39:00Z">
              <w:r w:rsidRPr="00F5218A">
                <w:rPr>
                  <w:bCs/>
                  <w:sz w:val="18"/>
                  <w:lang w:val="en-US"/>
                </w:rPr>
                <w:t>2019 – 2025</w:t>
              </w:r>
            </w:ins>
            <w:commentRangeEnd w:id="400"/>
            <w:r w:rsidRPr="00F5218A">
              <w:rPr>
                <w:rStyle w:val="Kommentarzeichen"/>
                <w:bCs/>
                <w:i/>
                <w:iCs/>
                <w:smallCaps/>
                <w:sz w:val="23"/>
                <w:szCs w:val="23"/>
                <w:lang w:val="en-US"/>
              </w:rPr>
              <w:commentReference w:id="400"/>
            </w:r>
          </w:p>
        </w:tc>
      </w:tr>
      <w:tr w:rsidR="009E6616" w:rsidRPr="00F5218A" w14:paraId="544F6B1F" w14:textId="77777777" w:rsidTr="009016C3">
        <w:trPr>
          <w:trHeight w:val="20"/>
          <w:ins w:id="402" w:author="Sarah Bergmann" w:date="2026-08-19T06:39:00Z"/>
        </w:trPr>
        <w:tc>
          <w:tcPr>
            <w:tcW w:w="9924" w:type="dxa"/>
            <w:gridSpan w:val="12"/>
            <w:vAlign w:val="bottom"/>
          </w:tcPr>
          <w:p w14:paraId="3B234D0B" w14:textId="6343B5AC" w:rsidR="009E6616" w:rsidRPr="009E6616" w:rsidRDefault="009E6616">
            <w:pPr>
              <w:pStyle w:val="Beschreibung"/>
              <w:numPr>
                <w:ilvl w:val="0"/>
                <w:numId w:val="34"/>
              </w:numPr>
              <w:rPr>
                <w:ins w:id="403" w:author="Sarah Bergmann" w:date="2026-08-19T06:39:00Z" w16du:dateUtc="2026-08-19T13:39:00Z"/>
                <w:bCs/>
                <w:i/>
                <w:iCs/>
                <w:sz w:val="18"/>
                <w:lang w:val="en-US"/>
                <w:rPrChange w:id="404" w:author="Sarah Bergmann" w:date="2026-08-19T06:39:00Z" w16du:dateUtc="2026-08-19T13:39:00Z">
                  <w:rPr>
                    <w:ins w:id="405" w:author="Sarah Bergmann" w:date="2026-08-19T06:39:00Z" w16du:dateUtc="2026-08-19T13:39:00Z"/>
                    <w:bCs/>
                    <w:sz w:val="18"/>
                    <w:lang w:val="en-US"/>
                  </w:rPr>
                </w:rPrChange>
              </w:rPr>
              <w:pPrChange w:id="406" w:author="Sarah Bergmann" w:date="2026-08-19T06:39:00Z" w16du:dateUtc="2026-08-19T13:39:00Z">
                <w:pPr>
                  <w:pStyle w:val="Beschreibung"/>
                  <w:ind w:left="720"/>
                  <w:jc w:val="right"/>
                </w:pPr>
              </w:pPrChange>
            </w:pPr>
            <w:ins w:id="407" w:author="Sarah Bergmann" w:date="2026-08-19T06:39:00Z" w16du:dateUtc="2026-08-19T13:39:00Z">
              <w:r w:rsidRPr="009E6616">
                <w:rPr>
                  <w:bCs/>
                  <w:i/>
                  <w:iCs/>
                  <w:sz w:val="18"/>
                  <w:lang w:val="en-US"/>
                  <w:rPrChange w:id="408" w:author="Sarah Bergmann" w:date="2026-08-19T06:39:00Z" w16du:dateUtc="2026-08-19T13:39:00Z">
                    <w:rPr>
                      <w:sz w:val="18"/>
                      <w:lang w:val="en-US"/>
                    </w:rPr>
                  </w:rPrChange>
                </w:rPr>
                <w:t>Tutored and supported student</w:t>
              </w:r>
            </w:ins>
            <w:ins w:id="409" w:author="Sarah Bergmann" w:date="2026-08-19T06:40:00Z" w16du:dateUtc="2026-08-19T13:40:00Z">
              <w:r>
                <w:rPr>
                  <w:bCs/>
                  <w:i/>
                  <w:iCs/>
                  <w:sz w:val="18"/>
                  <w:lang w:val="en-US"/>
                </w:rPr>
                <w:t>s</w:t>
              </w:r>
            </w:ins>
            <w:ins w:id="410" w:author="Sarah Bergmann" w:date="2026-08-19T06:39:00Z" w16du:dateUtc="2026-08-19T13:39:00Z">
              <w:r w:rsidRPr="009E6616">
                <w:rPr>
                  <w:bCs/>
                  <w:i/>
                  <w:iCs/>
                  <w:sz w:val="18"/>
                  <w:lang w:val="en-US"/>
                  <w:rPrChange w:id="411" w:author="Sarah Bergmann" w:date="2026-08-19T06:39:00Z" w16du:dateUtc="2026-08-19T13:39:00Z">
                    <w:rPr>
                      <w:sz w:val="18"/>
                      <w:lang w:val="en-US"/>
                    </w:rPr>
                  </w:rPrChange>
                </w:rPr>
                <w:t xml:space="preserve"> with migration background</w:t>
              </w:r>
            </w:ins>
          </w:p>
        </w:tc>
      </w:tr>
      <w:tr w:rsidR="00CE28CC" w:rsidRPr="00F5218A" w:rsidDel="009E6616" w14:paraId="7ECB507F" w14:textId="32D3532A" w:rsidTr="0063576F">
        <w:trPr>
          <w:trHeight w:val="193"/>
          <w:del w:id="412" w:author="Sarah Bergmann" w:date="2026-08-19T06:40:00Z"/>
        </w:trPr>
        <w:tc>
          <w:tcPr>
            <w:tcW w:w="9924" w:type="dxa"/>
            <w:gridSpan w:val="12"/>
          </w:tcPr>
          <w:p w14:paraId="2A89333A" w14:textId="77777777" w:rsidR="00CE6FA5" w:rsidRPr="00F5218A" w:rsidDel="00F5218A" w:rsidRDefault="00CE6FA5" w:rsidP="00F5218A">
            <w:pPr>
              <w:pStyle w:val="Beschreibung"/>
              <w:rPr>
                <w:del w:id="413" w:author="Sarah Bergmann" w:date="2026-08-19T06:21:00Z" w16du:dateUtc="2026-08-19T13:21:00Z"/>
                <w:i/>
                <w:sz w:val="18"/>
                <w:lang w:val="en-US"/>
              </w:rPr>
            </w:pPr>
          </w:p>
          <w:p w14:paraId="636DF391" w14:textId="487A0887" w:rsidR="00CE6FA5" w:rsidRPr="00F5218A" w:rsidDel="00F5218A" w:rsidRDefault="00CE6FA5" w:rsidP="00F5218A">
            <w:pPr>
              <w:pStyle w:val="Beschreibung"/>
              <w:rPr>
                <w:del w:id="414" w:author="Sarah Bergmann" w:date="2026-08-19T06:21:00Z" w16du:dateUtc="2026-08-19T13:21:00Z"/>
                <w:bCs/>
                <w:i/>
                <w:iCs/>
                <w:smallCaps/>
                <w:sz w:val="23"/>
                <w:szCs w:val="23"/>
                <w:lang w:val="en-US"/>
              </w:rPr>
            </w:pPr>
            <w:del w:id="415" w:author="Sarah Bergmann" w:date="2026-08-19T06:21:00Z" w16du:dateUtc="2026-08-19T13:21:00Z">
              <w:r w:rsidRPr="00F5218A" w:rsidDel="00F5218A">
                <w:rPr>
                  <w:b/>
                  <w:smallCaps/>
                  <w:sz w:val="23"/>
                  <w:szCs w:val="23"/>
                  <w:lang w:val="en-US"/>
                </w:rPr>
                <w:delText xml:space="preserve">Postsportverein Stadthagen e.V.                                                                            </w:delText>
              </w:r>
              <w:r w:rsidRPr="00F5218A" w:rsidDel="00F5218A"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delText>Stadthagen,DE</w:delText>
              </w:r>
            </w:del>
          </w:p>
          <w:p w14:paraId="15107FCE" w14:textId="490FE019" w:rsidR="00CE6FA5" w:rsidRPr="00F5218A" w:rsidDel="00F5218A" w:rsidRDefault="00CE6FA5" w:rsidP="00F5218A">
            <w:pPr>
              <w:pStyle w:val="Beschreibung"/>
              <w:rPr>
                <w:del w:id="416" w:author="Sarah Bergmann" w:date="2026-08-19T06:21:00Z" w16du:dateUtc="2026-08-19T13:21:00Z"/>
                <w:sz w:val="18"/>
                <w:lang w:val="en-US"/>
              </w:rPr>
            </w:pPr>
            <w:del w:id="417" w:author="Sarah Bergmann" w:date="2026-08-19T06:21:00Z" w16du:dateUtc="2026-08-19T13:21:00Z">
              <w:r w:rsidRPr="00F5218A" w:rsidDel="00F5218A">
                <w:rPr>
                  <w:sz w:val="18"/>
                  <w:lang w:val="en-US"/>
                </w:rPr>
                <w:delText xml:space="preserve">Gymnastics Course Instructor               </w:delText>
              </w:r>
              <w:r w:rsidR="00750663" w:rsidRPr="00F5218A" w:rsidDel="00F5218A">
                <w:rPr>
                  <w:sz w:val="18"/>
                  <w:lang w:val="en-US"/>
                </w:rPr>
                <w:delText xml:space="preserve">            </w:delText>
              </w:r>
              <w:r w:rsidRPr="00F5218A" w:rsidDel="00F5218A">
                <w:rPr>
                  <w:sz w:val="18"/>
                  <w:lang w:val="en-US"/>
                </w:rPr>
                <w:delText xml:space="preserve">                                                                                          05/2026</w:delText>
              </w:r>
              <w:r w:rsidR="009137A8" w:rsidRPr="00F5218A" w:rsidDel="00F5218A">
                <w:rPr>
                  <w:sz w:val="18"/>
                  <w:lang w:val="en-US"/>
                </w:rPr>
                <w:delText xml:space="preserve"> </w:delText>
              </w:r>
              <w:r w:rsidRPr="00F5218A" w:rsidDel="00F5218A">
                <w:rPr>
                  <w:sz w:val="18"/>
                  <w:lang w:val="en-US"/>
                </w:rPr>
                <w:delText>-</w:delText>
              </w:r>
              <w:r w:rsidR="009137A8" w:rsidRPr="00F5218A" w:rsidDel="00F5218A">
                <w:rPr>
                  <w:sz w:val="18"/>
                  <w:lang w:val="en-US"/>
                </w:rPr>
                <w:delText xml:space="preserve"> </w:delText>
              </w:r>
              <w:r w:rsidRPr="00F5218A" w:rsidDel="00F5218A">
                <w:rPr>
                  <w:sz w:val="18"/>
                  <w:lang w:val="en-US"/>
                </w:rPr>
                <w:delText>09/2026</w:delText>
              </w:r>
            </w:del>
          </w:p>
          <w:p w14:paraId="25E8D7C1" w14:textId="1F222A71" w:rsidR="00CE6FA5" w:rsidRPr="00F5218A" w:rsidDel="00F5218A" w:rsidRDefault="00CE6FA5" w:rsidP="00F5218A">
            <w:pPr>
              <w:pStyle w:val="Beschreibung"/>
              <w:numPr>
                <w:ilvl w:val="0"/>
                <w:numId w:val="31"/>
              </w:numPr>
              <w:rPr>
                <w:del w:id="418" w:author="Sarah Bergmann" w:date="2026-08-19T06:21:00Z" w16du:dateUtc="2026-08-19T13:21:00Z"/>
                <w:i/>
                <w:iCs/>
                <w:sz w:val="18"/>
                <w:lang w:val="en-US"/>
              </w:rPr>
            </w:pPr>
            <w:del w:id="419" w:author="Sarah Bergmann" w:date="2026-08-19T06:21:00Z" w16du:dateUtc="2026-08-19T13:21:00Z">
              <w:r w:rsidRPr="00F5218A" w:rsidDel="00F5218A">
                <w:rPr>
                  <w:i/>
                  <w:iCs/>
                  <w:sz w:val="18"/>
                  <w:lang w:val="en-US"/>
                </w:rPr>
                <w:delText xml:space="preserve">Voluntarily led the course for children at the sports club </w:delText>
              </w:r>
            </w:del>
          </w:p>
          <w:p w14:paraId="4010C359" w14:textId="288B82AB" w:rsidR="005116A5" w:rsidRPr="00F5218A" w:rsidDel="009E6616" w:rsidRDefault="005116A5" w:rsidP="00F5218A">
            <w:pPr>
              <w:pStyle w:val="Beschreibung"/>
              <w:rPr>
                <w:del w:id="420" w:author="Sarah Bergmann" w:date="2026-08-19T06:37:00Z" w16du:dateUtc="2026-08-19T13:37:00Z"/>
                <w:i/>
                <w:iCs/>
                <w:sz w:val="18"/>
                <w:lang w:val="en-US"/>
              </w:rPr>
            </w:pPr>
          </w:p>
          <w:p w14:paraId="2876C573" w14:textId="33E10B10" w:rsidR="005116A5" w:rsidRPr="00F5218A" w:rsidDel="00F5218A" w:rsidRDefault="005116A5" w:rsidP="00F5218A">
            <w:pPr>
              <w:pStyle w:val="Beschreibung"/>
              <w:rPr>
                <w:del w:id="421" w:author="Sarah Bergmann" w:date="2026-08-19T06:24:00Z" w16du:dateUtc="2026-08-19T13:24:00Z"/>
                <w:bCs/>
                <w:i/>
                <w:iCs/>
                <w:smallCaps/>
                <w:sz w:val="23"/>
                <w:szCs w:val="23"/>
                <w:lang w:val="en-US"/>
              </w:rPr>
            </w:pPr>
            <w:del w:id="422" w:author="Sarah Bergmann" w:date="2026-08-19T06:24:00Z" w16du:dateUtc="2026-08-19T13:24:00Z">
              <w:r w:rsidRPr="00F5218A" w:rsidDel="00F5218A">
                <w:rPr>
                  <w:b/>
                  <w:smallCaps/>
                  <w:sz w:val="23"/>
                  <w:szCs w:val="23"/>
                  <w:lang w:val="en-US"/>
                </w:rPr>
                <w:delText>Ber</w:delText>
              </w:r>
              <w:r w:rsidR="00E66E3A" w:rsidRPr="00F5218A" w:rsidDel="00F5218A">
                <w:rPr>
                  <w:b/>
                  <w:smallCaps/>
                  <w:sz w:val="23"/>
                  <w:szCs w:val="23"/>
                  <w:lang w:val="en-US"/>
                </w:rPr>
                <w:delText xml:space="preserve">gkette primary school                                                                                            </w:delText>
              </w:r>
              <w:r w:rsidR="00E66E3A" w:rsidRPr="00F5218A" w:rsidDel="00F5218A"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delText>Stadthagen, DE</w:delText>
              </w:r>
            </w:del>
          </w:p>
          <w:p w14:paraId="79FE25CB" w14:textId="6479F972" w:rsidR="00E66E3A" w:rsidRPr="00F5218A" w:rsidDel="00F5218A" w:rsidRDefault="00A05832" w:rsidP="00F5218A">
            <w:pPr>
              <w:pStyle w:val="Beschreibung"/>
              <w:rPr>
                <w:del w:id="423" w:author="Sarah Bergmann" w:date="2026-08-19T06:24:00Z" w16du:dateUtc="2026-08-19T13:24:00Z"/>
                <w:smallCaps/>
                <w:sz w:val="23"/>
                <w:szCs w:val="23"/>
                <w:lang w:val="en-US"/>
              </w:rPr>
            </w:pPr>
            <w:del w:id="424" w:author="Sarah Bergmann" w:date="2026-08-19T06:24:00Z" w16du:dateUtc="2026-08-19T13:24:00Z">
              <w:r w:rsidRPr="00F5218A" w:rsidDel="00F5218A">
                <w:rPr>
                  <w:sz w:val="18"/>
                  <w:lang w:val="en-US"/>
                </w:rPr>
                <w:delText>Volunteer homework support</w:delText>
              </w:r>
              <w:r w:rsidRPr="00F5218A" w:rsidDel="00F5218A">
                <w:rPr>
                  <w:smallCaps/>
                  <w:sz w:val="23"/>
                  <w:szCs w:val="23"/>
                  <w:lang w:val="en-US"/>
                </w:rPr>
                <w:delText xml:space="preserve">                                                                                                       </w:delText>
              </w:r>
              <w:r w:rsidR="009137A8" w:rsidRPr="00F5218A" w:rsidDel="00F5218A">
                <w:rPr>
                  <w:bCs/>
                  <w:smallCaps/>
                  <w:sz w:val="23"/>
                  <w:szCs w:val="23"/>
                  <w:lang w:val="en-US"/>
                </w:rPr>
                <w:delText xml:space="preserve">              </w:delText>
              </w:r>
              <w:r w:rsidR="00DE1D27" w:rsidRPr="00F5218A" w:rsidDel="00F5218A">
                <w:rPr>
                  <w:bCs/>
                  <w:smallCaps/>
                  <w:sz w:val="23"/>
                  <w:szCs w:val="23"/>
                  <w:lang w:val="en-US"/>
                </w:rPr>
                <w:delText xml:space="preserve"> </w:delText>
              </w:r>
              <w:r w:rsidRPr="00F5218A" w:rsidDel="00F5218A">
                <w:rPr>
                  <w:bCs/>
                  <w:i/>
                  <w:iCs/>
                  <w:sz w:val="18"/>
                  <w:lang w:val="en-US"/>
                </w:rPr>
                <w:delText>05/2026</w:delText>
              </w:r>
              <w:r w:rsidR="009137A8" w:rsidRPr="00F5218A" w:rsidDel="00F5218A">
                <w:rPr>
                  <w:bCs/>
                  <w:i/>
                  <w:iCs/>
                  <w:sz w:val="18"/>
                  <w:lang w:val="en-US"/>
                </w:rPr>
                <w:delText xml:space="preserve"> </w:delText>
              </w:r>
              <w:r w:rsidRPr="00F5218A" w:rsidDel="00F5218A">
                <w:rPr>
                  <w:bCs/>
                  <w:i/>
                  <w:iCs/>
                  <w:sz w:val="18"/>
                  <w:lang w:val="en-US"/>
                </w:rPr>
                <w:delText>-</w:delText>
              </w:r>
              <w:r w:rsidR="009137A8" w:rsidRPr="00F5218A" w:rsidDel="00F5218A">
                <w:rPr>
                  <w:bCs/>
                  <w:i/>
                  <w:iCs/>
                  <w:sz w:val="18"/>
                  <w:lang w:val="en-US"/>
                </w:rPr>
                <w:delText xml:space="preserve"> </w:delText>
              </w:r>
              <w:r w:rsidRPr="00F5218A" w:rsidDel="00F5218A">
                <w:rPr>
                  <w:bCs/>
                  <w:i/>
                  <w:iCs/>
                  <w:sz w:val="18"/>
                  <w:lang w:val="en-US"/>
                </w:rPr>
                <w:delText>09/2026</w:delText>
              </w:r>
            </w:del>
          </w:p>
          <w:p w14:paraId="6E4B23C0" w14:textId="77777777" w:rsidR="00A05832" w:rsidRPr="00F5218A" w:rsidDel="009E6616" w:rsidRDefault="00A05832" w:rsidP="00F5218A">
            <w:pPr>
              <w:pStyle w:val="Beschreibung"/>
              <w:ind w:left="360"/>
              <w:rPr>
                <w:del w:id="425" w:author="Sarah Bergmann" w:date="2026-08-19T06:30:00Z" w16du:dateUtc="2026-08-19T13:30:00Z"/>
                <w:bCs/>
                <w:i/>
                <w:iCs/>
                <w:sz w:val="18"/>
                <w:lang w:val="en-US"/>
              </w:rPr>
            </w:pPr>
          </w:p>
          <w:p w14:paraId="2ACBE2F6" w14:textId="10DC75A4" w:rsidR="00A40864" w:rsidRPr="00F5218A" w:rsidDel="009E6616" w:rsidRDefault="003A0017">
            <w:pPr>
              <w:pStyle w:val="Beschreibung"/>
              <w:rPr>
                <w:del w:id="426" w:author="Sarah Bergmann" w:date="2026-08-19T06:30:00Z" w16du:dateUtc="2026-08-19T13:30:00Z"/>
                <w:i/>
                <w:smallCaps/>
                <w:sz w:val="23"/>
                <w:szCs w:val="23"/>
                <w:lang w:val="en-US"/>
              </w:rPr>
            </w:pPr>
            <w:del w:id="427" w:author="Sarah Bergmann" w:date="2026-08-19T06:30:00Z" w16du:dateUtc="2026-08-19T13:30:00Z">
              <w:r w:rsidRPr="00F5218A" w:rsidDel="009E6616">
                <w:rPr>
                  <w:b/>
                  <w:smallCaps/>
                  <w:sz w:val="23"/>
                  <w:szCs w:val="23"/>
                  <w:lang w:val="en-US"/>
                </w:rPr>
                <w:delText>Church Heuerße</w:delText>
              </w:r>
              <w:r w:rsidR="005F2C2A" w:rsidRPr="00F5218A" w:rsidDel="009E6616">
                <w:rPr>
                  <w:b/>
                  <w:smallCaps/>
                  <w:sz w:val="23"/>
                  <w:szCs w:val="23"/>
                  <w:lang w:val="en-US"/>
                </w:rPr>
                <w:delText xml:space="preserve">n                                                                                   </w:delText>
              </w:r>
              <w:r w:rsidR="00256121" w:rsidRPr="00F5218A" w:rsidDel="009E6616">
                <w:rPr>
                  <w:b/>
                  <w:smallCaps/>
                  <w:sz w:val="23"/>
                  <w:szCs w:val="23"/>
                  <w:lang w:val="en-US"/>
                </w:rPr>
                <w:delText xml:space="preserve">                           </w:delText>
              </w:r>
              <w:r w:rsidR="00545B9A" w:rsidRPr="00F5218A" w:rsidDel="009E6616">
                <w:rPr>
                  <w:b/>
                  <w:smallCaps/>
                  <w:sz w:val="23"/>
                  <w:szCs w:val="23"/>
                  <w:lang w:val="en-US"/>
                </w:rPr>
                <w:delText xml:space="preserve">  </w:delText>
              </w:r>
              <w:r w:rsidR="00256121" w:rsidRPr="00F5218A" w:rsidDel="009E6616">
                <w:rPr>
                  <w:b/>
                  <w:smallCaps/>
                  <w:sz w:val="23"/>
                  <w:szCs w:val="23"/>
                  <w:lang w:val="en-US"/>
                </w:rPr>
                <w:delText xml:space="preserve">  </w:delText>
              </w:r>
              <w:r w:rsidR="00256121" w:rsidRPr="00F5218A" w:rsidDel="009E6616"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delText>Stadthagen, DE</w:delText>
              </w:r>
              <w:r w:rsidR="006F3296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                                                                                                                     </w:delText>
              </w:r>
              <w:r w:rsidR="002277B5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 </w:delText>
              </w:r>
              <w:r w:rsidR="00217B49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</w:delText>
              </w:r>
              <w:r w:rsidR="00217B49" w:rsidRPr="00F5218A" w:rsidDel="009E6616">
                <w:rPr>
                  <w:bCs/>
                  <w:sz w:val="18"/>
                  <w:lang w:val="en-US"/>
                </w:rPr>
                <w:delText xml:space="preserve">Volunteer </w:delText>
              </w:r>
              <w:r w:rsidR="0039456A" w:rsidRPr="00F5218A" w:rsidDel="009E6616">
                <w:rPr>
                  <w:bCs/>
                  <w:sz w:val="18"/>
                  <w:lang w:val="en-US"/>
                </w:rPr>
                <w:delText xml:space="preserve">Management of the church youth </w:delText>
              </w:r>
              <w:r w:rsidR="00806A11" w:rsidRPr="00F5218A" w:rsidDel="009E6616">
                <w:rPr>
                  <w:bCs/>
                  <w:sz w:val="18"/>
                  <w:lang w:val="en-US"/>
                </w:rPr>
                <w:delText>club (</w:delText>
              </w:r>
              <w:r w:rsidR="000B250C" w:rsidRPr="00F5218A" w:rsidDel="009E6616">
                <w:rPr>
                  <w:bCs/>
                  <w:sz w:val="18"/>
                  <w:lang w:val="en-US"/>
                </w:rPr>
                <w:delText>1</w:delText>
              </w:r>
              <w:r w:rsidR="00C74607" w:rsidRPr="00F5218A" w:rsidDel="009E6616">
                <w:rPr>
                  <w:bCs/>
                  <w:sz w:val="18"/>
                  <w:lang w:val="en-US"/>
                </w:rPr>
                <w:delText>5</w:delText>
              </w:r>
              <w:r w:rsidR="000B250C" w:rsidRPr="00F5218A" w:rsidDel="009E6616">
                <w:rPr>
                  <w:bCs/>
                  <w:sz w:val="18"/>
                  <w:lang w:val="en-US"/>
                </w:rPr>
                <w:delText>-</w:delText>
              </w:r>
              <w:r w:rsidR="008E32F2" w:rsidRPr="00F5218A" w:rsidDel="009E6616">
                <w:rPr>
                  <w:bCs/>
                  <w:sz w:val="18"/>
                  <w:lang w:val="en-US"/>
                </w:rPr>
                <w:delText>20 members)</w:delText>
              </w:r>
              <w:r w:rsidR="0039456A" w:rsidRPr="00F5218A" w:rsidDel="009E6616">
                <w:rPr>
                  <w:bCs/>
                  <w:sz w:val="18"/>
                  <w:lang w:val="en-US"/>
                </w:rPr>
                <w:delText xml:space="preserve">                                                                                </w:delText>
              </w:r>
              <w:r w:rsidR="00DE1D27" w:rsidRPr="00F5218A" w:rsidDel="009E6616">
                <w:rPr>
                  <w:bCs/>
                  <w:sz w:val="18"/>
                  <w:lang w:val="en-US"/>
                </w:rPr>
                <w:delText xml:space="preserve"> </w:delText>
              </w:r>
              <w:r w:rsidR="006F3296" w:rsidRPr="00F5218A" w:rsidDel="009E6616">
                <w:rPr>
                  <w:bCs/>
                  <w:i/>
                  <w:iCs/>
                  <w:sz w:val="18"/>
                  <w:lang w:val="en-US"/>
                </w:rPr>
                <w:delText>08/2025</w:delText>
              </w:r>
              <w:r w:rsidR="009137A8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</w:delText>
              </w:r>
              <w:r w:rsidR="006F3296" w:rsidRPr="00F5218A" w:rsidDel="009E6616">
                <w:rPr>
                  <w:bCs/>
                  <w:i/>
                  <w:iCs/>
                  <w:sz w:val="18"/>
                  <w:lang w:val="en-US"/>
                </w:rPr>
                <w:delText>-</w:delText>
              </w:r>
              <w:r w:rsidR="009137A8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</w:delText>
              </w:r>
              <w:r w:rsidR="006F3296" w:rsidRPr="00F5218A" w:rsidDel="009E6616">
                <w:rPr>
                  <w:bCs/>
                  <w:i/>
                  <w:iCs/>
                  <w:sz w:val="18"/>
                  <w:lang w:val="en-US"/>
                </w:rPr>
                <w:delText>08/2026</w:delText>
              </w:r>
            </w:del>
          </w:p>
          <w:p w14:paraId="7CDB982D" w14:textId="6146387F" w:rsidR="006F3296" w:rsidRPr="00F5218A" w:rsidDel="009E6616" w:rsidRDefault="006F3296">
            <w:pPr>
              <w:pStyle w:val="Beschreibung"/>
              <w:numPr>
                <w:ilvl w:val="0"/>
                <w:numId w:val="31"/>
              </w:numPr>
              <w:ind w:left="0"/>
              <w:rPr>
                <w:del w:id="428" w:author="Sarah Bergmann" w:date="2026-08-19T06:30:00Z" w16du:dateUtc="2026-08-19T13:30:00Z"/>
                <w:bCs/>
                <w:i/>
                <w:iCs/>
                <w:sz w:val="18"/>
                <w:lang w:val="en-US"/>
              </w:rPr>
              <w:pPrChange w:id="429" w:author="Sarah Bergmann" w:date="2026-08-19T06:30:00Z" w16du:dateUtc="2026-08-19T13:30:00Z">
                <w:pPr>
                  <w:pStyle w:val="Beschreibung"/>
                  <w:numPr>
                    <w:numId w:val="31"/>
                  </w:numPr>
                  <w:ind w:left="720" w:hanging="360"/>
                </w:pPr>
              </w:pPrChange>
            </w:pPr>
            <w:commentRangeStart w:id="430"/>
            <w:del w:id="431" w:author="Sarah Bergmann" w:date="2026-08-19T06:30:00Z" w16du:dateUtc="2026-08-19T13:30:00Z">
              <w:r w:rsidRPr="00F5218A" w:rsidDel="009E6616">
                <w:rPr>
                  <w:bCs/>
                  <w:i/>
                  <w:iCs/>
                  <w:sz w:val="18"/>
                  <w:lang w:val="en-US"/>
                </w:rPr>
                <w:delText>Led the</w:delText>
              </w:r>
              <w:r w:rsidR="00917A53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weekly</w:delText>
              </w:r>
              <w:r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group meetings</w:delText>
              </w:r>
              <w:r w:rsidR="002277B5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and organized activities</w:delText>
              </w:r>
              <w:commentRangeEnd w:id="430"/>
              <w:r w:rsidR="009E6616" w:rsidRPr="00F5218A" w:rsidDel="009E6616">
                <w:rPr>
                  <w:rStyle w:val="Kommentarzeichen"/>
                  <w:bCs/>
                  <w:i/>
                  <w:iCs/>
                  <w:sz w:val="18"/>
                  <w:szCs w:val="22"/>
                  <w:lang w:val="en-US"/>
                </w:rPr>
                <w:commentReference w:id="430"/>
              </w:r>
              <w:r w:rsidR="004E4016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such as</w:delText>
              </w:r>
              <w:r w:rsidR="00806A11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</w:delText>
              </w:r>
              <w:r w:rsidR="00514B5D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pottery classes, game nights or </w:delText>
              </w:r>
              <w:r w:rsidR="00A84FCD" w:rsidRPr="00F5218A" w:rsidDel="009E6616">
                <w:rPr>
                  <w:bCs/>
                  <w:i/>
                  <w:iCs/>
                  <w:sz w:val="18"/>
                  <w:lang w:val="en-US"/>
                </w:rPr>
                <w:delText>excursions</w:delText>
              </w:r>
              <w:r w:rsidR="004E4016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</w:delText>
              </w:r>
            </w:del>
          </w:p>
          <w:p w14:paraId="0014166F" w14:textId="77777777" w:rsidR="00847DC1" w:rsidRPr="00F5218A" w:rsidDel="009E6616" w:rsidRDefault="00847DC1">
            <w:pPr>
              <w:pStyle w:val="Beschreibung"/>
              <w:rPr>
                <w:del w:id="432" w:author="Sarah Bergmann" w:date="2026-08-19T06:32:00Z" w16du:dateUtc="2026-08-19T13:32:00Z"/>
                <w:bCs/>
                <w:i/>
                <w:iCs/>
                <w:sz w:val="18"/>
                <w:lang w:val="en-US"/>
              </w:rPr>
              <w:pPrChange w:id="433" w:author="Sarah Bergmann" w:date="2026-08-19T06:30:00Z" w16du:dateUtc="2026-08-19T13:30:00Z">
                <w:pPr>
                  <w:pStyle w:val="Beschreibung"/>
                  <w:ind w:left="720"/>
                </w:pPr>
              </w:pPrChange>
            </w:pPr>
          </w:p>
          <w:p w14:paraId="12342EAF" w14:textId="09CA13CD" w:rsidR="00A40864" w:rsidRPr="00F5218A" w:rsidDel="009E6616" w:rsidRDefault="00C85835" w:rsidP="00F5218A">
            <w:pPr>
              <w:pStyle w:val="Beschreibung"/>
              <w:rPr>
                <w:del w:id="434" w:author="Sarah Bergmann" w:date="2026-08-19T06:32:00Z" w16du:dateUtc="2026-08-19T13:32:00Z"/>
                <w:bCs/>
                <w:i/>
                <w:iCs/>
                <w:smallCaps/>
                <w:sz w:val="23"/>
                <w:szCs w:val="23"/>
                <w:lang w:val="en-US"/>
              </w:rPr>
            </w:pPr>
            <w:del w:id="435" w:author="Sarah Bergmann" w:date="2026-08-19T06:32:00Z" w16du:dateUtc="2026-08-19T13:32:00Z">
              <w:r w:rsidRPr="00F5218A" w:rsidDel="009E6616">
                <w:rPr>
                  <w:b/>
                  <w:smallCaps/>
                  <w:sz w:val="23"/>
                  <w:szCs w:val="23"/>
                  <w:lang w:val="en-US"/>
                </w:rPr>
                <w:delText>Wilhelm-busch-Gymnasium</w:delText>
              </w:r>
              <w:r w:rsidR="00A40864" w:rsidRPr="00F5218A" w:rsidDel="009E6616">
                <w:rPr>
                  <w:b/>
                  <w:smallCaps/>
                  <w:sz w:val="23"/>
                  <w:szCs w:val="23"/>
                  <w:lang w:val="en-US"/>
                </w:rPr>
                <w:delText xml:space="preserve">                                                                                           </w:delText>
              </w:r>
              <w:r w:rsidR="00A40864" w:rsidRPr="00F5218A" w:rsidDel="009E6616"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delText>Stadthagen,DE</w:delText>
              </w:r>
            </w:del>
          </w:p>
          <w:p w14:paraId="7AC9F629" w14:textId="574D2D1D" w:rsidR="00A40864" w:rsidRPr="00F5218A" w:rsidDel="009E6616" w:rsidRDefault="00C76E08" w:rsidP="00F5218A">
            <w:pPr>
              <w:pStyle w:val="Beschreibung"/>
              <w:rPr>
                <w:del w:id="436" w:author="Sarah Bergmann" w:date="2026-08-19T06:32:00Z" w16du:dateUtc="2026-08-19T13:32:00Z"/>
                <w:bCs/>
                <w:sz w:val="18"/>
                <w:lang w:val="en-US"/>
              </w:rPr>
            </w:pPr>
            <w:del w:id="437" w:author="Sarah Bergmann" w:date="2026-08-19T06:32:00Z" w16du:dateUtc="2026-08-19T13:32:00Z">
              <w:r w:rsidRPr="00F5218A" w:rsidDel="009E6616">
                <w:rPr>
                  <w:bCs/>
                  <w:sz w:val="18"/>
                  <w:lang w:val="en-US"/>
                </w:rPr>
                <w:delText>Led a support-study-group for</w:delText>
              </w:r>
              <w:r w:rsidR="00857086" w:rsidRPr="00F5218A" w:rsidDel="009E6616">
                <w:rPr>
                  <w:sz w:val="18"/>
                  <w:lang w:val="en-US"/>
                </w:rPr>
                <w:delText xml:space="preserve"> younger students </w:delText>
              </w:r>
              <w:r w:rsidR="00E317CA" w:rsidRPr="00F5218A" w:rsidDel="009E6616">
                <w:rPr>
                  <w:bCs/>
                  <w:sz w:val="18"/>
                  <w:lang w:val="en-US"/>
                </w:rPr>
                <w:delText xml:space="preserve">                          </w:delText>
              </w:r>
              <w:r w:rsidR="00710638" w:rsidRPr="00F5218A" w:rsidDel="009E6616">
                <w:rPr>
                  <w:sz w:val="18"/>
                  <w:lang w:val="en-US"/>
                </w:rPr>
                <w:delText xml:space="preserve">                                                           </w:delText>
              </w:r>
              <w:r w:rsidR="00710638" w:rsidRPr="00F5218A" w:rsidDel="009E6616">
                <w:rPr>
                  <w:bCs/>
                  <w:sz w:val="18"/>
                  <w:lang w:val="en-US"/>
                </w:rPr>
                <w:delText>11/2023</w:delText>
              </w:r>
              <w:r w:rsidR="009137A8" w:rsidRPr="00F5218A" w:rsidDel="009E6616">
                <w:rPr>
                  <w:bCs/>
                  <w:sz w:val="18"/>
                  <w:lang w:val="en-US"/>
                </w:rPr>
                <w:delText xml:space="preserve"> </w:delText>
              </w:r>
              <w:r w:rsidR="00710638" w:rsidRPr="00F5218A" w:rsidDel="009E6616">
                <w:rPr>
                  <w:bCs/>
                  <w:sz w:val="18"/>
                  <w:lang w:val="en-US"/>
                </w:rPr>
                <w:delText>-</w:delText>
              </w:r>
              <w:r w:rsidR="009137A8" w:rsidRPr="00F5218A" w:rsidDel="009E6616">
                <w:rPr>
                  <w:bCs/>
                  <w:sz w:val="18"/>
                  <w:lang w:val="en-US"/>
                </w:rPr>
                <w:delText xml:space="preserve"> </w:delText>
              </w:r>
              <w:r w:rsidR="00710638" w:rsidRPr="00F5218A" w:rsidDel="009E6616">
                <w:rPr>
                  <w:bCs/>
                  <w:sz w:val="18"/>
                  <w:lang w:val="en-US"/>
                </w:rPr>
                <w:delText>02/20</w:delText>
              </w:r>
              <w:r w:rsidR="00D84C93" w:rsidRPr="00F5218A" w:rsidDel="009E6616">
                <w:rPr>
                  <w:bCs/>
                  <w:sz w:val="18"/>
                  <w:lang w:val="en-US"/>
                </w:rPr>
                <w:delText>25</w:delText>
              </w:r>
            </w:del>
          </w:p>
          <w:p w14:paraId="6C353F2A" w14:textId="29258D3E" w:rsidR="00C76E08" w:rsidRPr="00F5218A" w:rsidDel="009E6616" w:rsidRDefault="00710638" w:rsidP="00F5218A">
            <w:pPr>
              <w:pStyle w:val="Beschreibung"/>
              <w:numPr>
                <w:ilvl w:val="0"/>
                <w:numId w:val="32"/>
              </w:numPr>
              <w:rPr>
                <w:del w:id="438" w:author="Sarah Bergmann" w:date="2026-08-19T06:32:00Z" w16du:dateUtc="2026-08-19T13:32:00Z"/>
                <w:bCs/>
                <w:sz w:val="18"/>
                <w:lang w:val="en-US"/>
              </w:rPr>
            </w:pPr>
            <w:del w:id="439" w:author="Sarah Bergmann" w:date="2026-08-19T06:32:00Z" w16du:dateUtc="2026-08-19T13:32:00Z">
              <w:r w:rsidRPr="00F5218A" w:rsidDel="009E6616">
                <w:rPr>
                  <w:bCs/>
                  <w:i/>
                  <w:iCs/>
                  <w:sz w:val="18"/>
                  <w:lang w:val="en-US"/>
                </w:rPr>
                <w:delText>Led and organized the course sessions</w:delText>
              </w:r>
              <w:r w:rsidR="00C76E08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                                              </w:delText>
              </w:r>
            </w:del>
          </w:p>
          <w:p w14:paraId="04E3A262" w14:textId="0B209C96" w:rsidR="00D84C93" w:rsidRPr="00F5218A" w:rsidDel="009E6616" w:rsidRDefault="00D84C93" w:rsidP="00F5218A">
            <w:pPr>
              <w:pStyle w:val="Beschreibung"/>
              <w:rPr>
                <w:del w:id="440" w:author="Sarah Bergmann" w:date="2026-08-19T06:37:00Z" w16du:dateUtc="2026-08-19T13:37:00Z"/>
                <w:bCs/>
                <w:i/>
                <w:iCs/>
                <w:sz w:val="18"/>
                <w:lang w:val="en-US"/>
              </w:rPr>
            </w:pPr>
          </w:p>
          <w:p w14:paraId="3DB933CB" w14:textId="27A416D4" w:rsidR="00D84C93" w:rsidRPr="00F5218A" w:rsidDel="009E6616" w:rsidRDefault="00D84C93" w:rsidP="00F5218A">
            <w:pPr>
              <w:pStyle w:val="Beschreibung"/>
              <w:rPr>
                <w:del w:id="441" w:author="Sarah Bergmann" w:date="2026-08-19T06:37:00Z" w16du:dateUtc="2026-08-19T13:37:00Z"/>
                <w:bCs/>
                <w:i/>
                <w:iCs/>
                <w:smallCaps/>
                <w:sz w:val="23"/>
                <w:szCs w:val="23"/>
                <w:lang w:val="en-US"/>
              </w:rPr>
            </w:pPr>
            <w:del w:id="442" w:author="Sarah Bergmann" w:date="2026-08-19T06:37:00Z" w16du:dateUtc="2026-08-19T13:37:00Z">
              <w:r w:rsidRPr="00F5218A" w:rsidDel="009E6616">
                <w:rPr>
                  <w:b/>
                  <w:smallCaps/>
                  <w:sz w:val="23"/>
                  <w:szCs w:val="23"/>
                  <w:lang w:val="en-US"/>
                </w:rPr>
                <w:delText>Business4School</w:delText>
              </w:r>
              <w:r w:rsidR="00126029" w:rsidRPr="00F5218A" w:rsidDel="009E6616">
                <w:rPr>
                  <w:b/>
                  <w:smallCaps/>
                  <w:sz w:val="23"/>
                  <w:szCs w:val="23"/>
                  <w:lang w:val="en-US"/>
                </w:rPr>
                <w:delText xml:space="preserve">                                                                                                                     </w:delText>
              </w:r>
              <w:r w:rsidR="00126029" w:rsidRPr="00F5218A" w:rsidDel="009E6616"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delText>Stadthagen,D</w:delText>
              </w:r>
              <w:r w:rsidR="00BE77B1" w:rsidRPr="00F5218A" w:rsidDel="009E6616"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delText>E</w:delText>
              </w:r>
            </w:del>
          </w:p>
          <w:p w14:paraId="137031E2" w14:textId="3BE3C130" w:rsidR="00BE77B1" w:rsidRPr="00F5218A" w:rsidDel="009E6616" w:rsidRDefault="00240459" w:rsidP="00F5218A">
            <w:pPr>
              <w:pStyle w:val="Beschreibung"/>
              <w:rPr>
                <w:del w:id="443" w:author="Sarah Bergmann" w:date="2026-08-19T06:37:00Z" w16du:dateUtc="2026-08-19T13:37:00Z"/>
                <w:bCs/>
                <w:sz w:val="18"/>
                <w:lang w:val="en-US"/>
              </w:rPr>
            </w:pPr>
            <w:commentRangeStart w:id="444"/>
            <w:del w:id="445" w:author="Sarah Bergmann" w:date="2026-08-19T06:37:00Z" w16du:dateUtc="2026-08-19T13:37:00Z">
              <w:r w:rsidRPr="00F5218A" w:rsidDel="009E6616">
                <w:rPr>
                  <w:bCs/>
                  <w:sz w:val="18"/>
                  <w:lang w:val="en-US"/>
                </w:rPr>
                <w:delText>Educational Project</w:delText>
              </w:r>
              <w:r w:rsidR="00E66568" w:rsidRPr="00F5218A" w:rsidDel="009E6616">
                <w:rPr>
                  <w:bCs/>
                  <w:sz w:val="18"/>
                  <w:lang w:val="en-US"/>
                </w:rPr>
                <w:delText xml:space="preserve">                                                                                                                                       09/</w:delText>
              </w:r>
              <w:r w:rsidR="00554B2A" w:rsidRPr="00F5218A" w:rsidDel="009E6616">
                <w:rPr>
                  <w:bCs/>
                  <w:sz w:val="18"/>
                  <w:lang w:val="en-US"/>
                </w:rPr>
                <w:delText>2021</w:delText>
              </w:r>
              <w:r w:rsidR="009137A8" w:rsidRPr="00F5218A" w:rsidDel="009E6616">
                <w:rPr>
                  <w:bCs/>
                  <w:sz w:val="18"/>
                  <w:lang w:val="en-US"/>
                </w:rPr>
                <w:delText xml:space="preserve"> </w:delText>
              </w:r>
              <w:r w:rsidR="00554B2A" w:rsidRPr="00F5218A" w:rsidDel="009E6616">
                <w:rPr>
                  <w:bCs/>
                  <w:sz w:val="18"/>
                  <w:lang w:val="en-US"/>
                </w:rPr>
                <w:delText>-</w:delText>
              </w:r>
              <w:r w:rsidR="009137A8" w:rsidRPr="00F5218A" w:rsidDel="009E6616">
                <w:rPr>
                  <w:bCs/>
                  <w:sz w:val="18"/>
                  <w:lang w:val="en-US"/>
                </w:rPr>
                <w:delText xml:space="preserve"> </w:delText>
              </w:r>
              <w:r w:rsidR="00554B2A" w:rsidRPr="00F5218A" w:rsidDel="009E6616">
                <w:rPr>
                  <w:bCs/>
                  <w:sz w:val="18"/>
                  <w:lang w:val="en-US"/>
                </w:rPr>
                <w:delText>01/2022</w:delText>
              </w:r>
            </w:del>
          </w:p>
          <w:p w14:paraId="4A7974A3" w14:textId="7299F4AF" w:rsidR="00240459" w:rsidRPr="00F5218A" w:rsidDel="009E6616" w:rsidRDefault="00240459" w:rsidP="00F5218A">
            <w:pPr>
              <w:pStyle w:val="Beschreibung"/>
              <w:numPr>
                <w:ilvl w:val="0"/>
                <w:numId w:val="34"/>
              </w:numPr>
              <w:rPr>
                <w:del w:id="446" w:author="Sarah Bergmann" w:date="2026-08-19T06:37:00Z" w16du:dateUtc="2026-08-19T13:37:00Z"/>
                <w:bCs/>
                <w:i/>
                <w:iCs/>
                <w:sz w:val="18"/>
                <w:lang w:val="en-US"/>
              </w:rPr>
            </w:pPr>
            <w:del w:id="447" w:author="Sarah Bergmann" w:date="2026-08-19T06:37:00Z" w16du:dateUtc="2026-08-19T13:37:00Z">
              <w:r w:rsidRPr="00F5218A" w:rsidDel="009E6616">
                <w:rPr>
                  <w:bCs/>
                  <w:i/>
                  <w:iCs/>
                  <w:sz w:val="18"/>
                  <w:lang w:val="en-US"/>
                </w:rPr>
                <w:delText>Lectures, courses</w:delText>
              </w:r>
              <w:r w:rsidR="00E66568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and discussions on topics such as macroeconomics, banking and financial services, infrastructure and energy</w:delText>
              </w:r>
              <w:commentRangeEnd w:id="444"/>
              <w:r w:rsidR="00B012CA" w:rsidRPr="00F5218A" w:rsidDel="009E6616">
                <w:rPr>
                  <w:rStyle w:val="Kommentarzeichen"/>
                  <w:bCs/>
                  <w:i/>
                  <w:iCs/>
                  <w:sz w:val="18"/>
                  <w:szCs w:val="22"/>
                  <w:lang w:val="en-US"/>
                </w:rPr>
                <w:commentReference w:id="444"/>
              </w:r>
            </w:del>
          </w:p>
          <w:p w14:paraId="01F47F9D" w14:textId="79BF6372" w:rsidR="002E03C9" w:rsidRPr="00F5218A" w:rsidDel="009E6616" w:rsidRDefault="002B5574" w:rsidP="00F5218A">
            <w:pPr>
              <w:pStyle w:val="Beschreibung"/>
              <w:numPr>
                <w:ilvl w:val="0"/>
                <w:numId w:val="34"/>
              </w:numPr>
              <w:rPr>
                <w:del w:id="448" w:author="Sarah Bergmann" w:date="2026-08-19T06:37:00Z" w16du:dateUtc="2026-08-19T13:37:00Z"/>
                <w:bCs/>
                <w:i/>
                <w:iCs/>
                <w:sz w:val="18"/>
                <w:lang w:val="en-US"/>
              </w:rPr>
            </w:pPr>
            <w:del w:id="449" w:author="Sarah Bergmann" w:date="2026-08-19T06:37:00Z" w16du:dateUtc="2026-08-19T13:37:00Z">
              <w:r w:rsidRPr="00F5218A" w:rsidDel="009E6616">
                <w:rPr>
                  <w:bCs/>
                  <w:i/>
                  <w:iCs/>
                  <w:sz w:val="18"/>
                  <w:lang w:val="en-US"/>
                </w:rPr>
                <w:delText>Dia</w:delText>
              </w:r>
              <w:r w:rsidR="000C75DC" w:rsidRPr="00F5218A" w:rsidDel="009E6616">
                <w:rPr>
                  <w:bCs/>
                  <w:i/>
                  <w:iCs/>
                  <w:sz w:val="18"/>
                  <w:lang w:val="en-US"/>
                </w:rPr>
                <w:delText>logue and case study work with regional</w:delText>
              </w:r>
              <w:r w:rsidR="000645FA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leaders</w:delText>
              </w:r>
              <w:r w:rsidR="004C2CF4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, </w:delText>
              </w:r>
              <w:r w:rsidR="000645FA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</w:delText>
              </w:r>
              <w:r w:rsidR="009C4795" w:rsidRPr="00F5218A" w:rsidDel="009E6616">
                <w:rPr>
                  <w:bCs/>
                  <w:i/>
                  <w:iCs/>
                  <w:sz w:val="18"/>
                  <w:lang w:val="en-US"/>
                </w:rPr>
                <w:delText>business develop</w:delText>
              </w:r>
              <w:r w:rsidR="00D101C0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ment </w:delText>
              </w:r>
              <w:r w:rsidR="00F82ECC" w:rsidRPr="00F5218A" w:rsidDel="009E6616">
                <w:rPr>
                  <w:bCs/>
                  <w:i/>
                  <w:iCs/>
                  <w:sz w:val="18"/>
                  <w:lang w:val="en-US"/>
                </w:rPr>
                <w:delText>managers</w:delText>
              </w:r>
              <w:r w:rsidR="004C2CF4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and politicians</w:delText>
              </w:r>
            </w:del>
          </w:p>
          <w:p w14:paraId="2ED94FA2" w14:textId="0A49C4D7" w:rsidR="000A49CA" w:rsidRPr="00F5218A" w:rsidDel="009E6616" w:rsidRDefault="000A49CA" w:rsidP="00F5218A">
            <w:pPr>
              <w:pStyle w:val="Beschreibung"/>
              <w:rPr>
                <w:del w:id="450" w:author="Sarah Bergmann" w:date="2026-08-19T06:40:00Z" w16du:dateUtc="2026-08-19T13:40:00Z"/>
                <w:bCs/>
                <w:i/>
                <w:iCs/>
                <w:sz w:val="18"/>
                <w:lang w:val="en-US"/>
              </w:rPr>
            </w:pPr>
          </w:p>
          <w:p w14:paraId="143851C6" w14:textId="247CE9B5" w:rsidR="000A49CA" w:rsidRPr="00F5218A" w:rsidDel="009E6616" w:rsidRDefault="00E723C2" w:rsidP="00F5218A">
            <w:pPr>
              <w:pStyle w:val="Beschreibung"/>
              <w:rPr>
                <w:del w:id="451" w:author="Sarah Bergmann" w:date="2026-08-19T06:40:00Z" w16du:dateUtc="2026-08-19T13:40:00Z"/>
                <w:bCs/>
                <w:i/>
                <w:iCs/>
                <w:smallCaps/>
                <w:sz w:val="23"/>
                <w:szCs w:val="23"/>
                <w:lang w:val="en-US"/>
              </w:rPr>
            </w:pPr>
            <w:del w:id="452" w:author="Sarah Bergmann" w:date="2026-08-19T06:40:00Z" w16du:dateUtc="2026-08-19T13:40:00Z">
              <w:r w:rsidRPr="00F5218A" w:rsidDel="009E6616">
                <w:rPr>
                  <w:b/>
                  <w:smallCaps/>
                  <w:sz w:val="23"/>
                  <w:szCs w:val="23"/>
                  <w:lang w:val="en-US"/>
                </w:rPr>
                <w:delText xml:space="preserve">Volunteer tutoring for </w:delText>
              </w:r>
              <w:r w:rsidR="00F64559" w:rsidRPr="00F5218A" w:rsidDel="009E6616">
                <w:rPr>
                  <w:b/>
                  <w:smallCaps/>
                  <w:sz w:val="23"/>
                  <w:szCs w:val="23"/>
                  <w:lang w:val="en-US"/>
                </w:rPr>
                <w:delText xml:space="preserve">socially </w:delText>
              </w:r>
              <w:r w:rsidRPr="00F5218A" w:rsidDel="009E6616">
                <w:rPr>
                  <w:b/>
                  <w:smallCaps/>
                  <w:sz w:val="23"/>
                  <w:szCs w:val="23"/>
                  <w:lang w:val="en-US"/>
                </w:rPr>
                <w:delText>disadvant</w:delText>
              </w:r>
              <w:r w:rsidR="00F64559" w:rsidRPr="00F5218A" w:rsidDel="009E6616">
                <w:rPr>
                  <w:b/>
                  <w:smallCaps/>
                  <w:sz w:val="23"/>
                  <w:szCs w:val="23"/>
                  <w:lang w:val="en-US"/>
                </w:rPr>
                <w:delText xml:space="preserve">aged children              </w:delText>
              </w:r>
              <w:r w:rsidR="00F64559" w:rsidRPr="00F5218A" w:rsidDel="009E6616">
                <w:rPr>
                  <w:bCs/>
                  <w:i/>
                  <w:iCs/>
                  <w:smallCaps/>
                  <w:sz w:val="23"/>
                  <w:szCs w:val="23"/>
                  <w:lang w:val="en-US"/>
                </w:rPr>
                <w:delText>Stadtahgen,DE</w:delText>
              </w:r>
            </w:del>
          </w:p>
          <w:p w14:paraId="2CC438FF" w14:textId="30D33CE1" w:rsidR="00F64559" w:rsidRPr="00F5218A" w:rsidDel="009E6616" w:rsidRDefault="00621CC0" w:rsidP="00F5218A">
            <w:pPr>
              <w:pStyle w:val="Beschreibung"/>
              <w:rPr>
                <w:del w:id="453" w:author="Sarah Bergmann" w:date="2026-08-19T06:40:00Z" w16du:dateUtc="2026-08-19T13:40:00Z"/>
                <w:bCs/>
                <w:i/>
                <w:iCs/>
                <w:sz w:val="18"/>
                <w:lang w:val="en-US"/>
              </w:rPr>
            </w:pPr>
            <w:del w:id="454" w:author="Sarah Bergmann" w:date="2026-08-19T06:40:00Z" w16du:dateUtc="2026-08-19T13:40:00Z">
              <w:r w:rsidRPr="00F5218A" w:rsidDel="009E6616">
                <w:rPr>
                  <w:sz w:val="18"/>
                  <w:lang w:val="en-US"/>
                </w:rPr>
                <w:delText>Tutored and supported student with migration background</w:delText>
              </w:r>
              <w:r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</w:delText>
              </w:r>
              <w:r w:rsidR="002F2259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                                                   </w:delText>
              </w:r>
              <w:r w:rsidR="0039456A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</w:delText>
              </w:r>
              <w:r w:rsidR="00E317CA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                  </w:delText>
              </w:r>
              <w:r w:rsidR="0039456A" w:rsidRPr="00F5218A" w:rsidDel="009E6616">
                <w:rPr>
                  <w:bCs/>
                  <w:i/>
                  <w:iCs/>
                  <w:sz w:val="18"/>
                  <w:lang w:val="en-US"/>
                </w:rPr>
                <w:delText xml:space="preserve">    </w:delText>
              </w:r>
              <w:r w:rsidR="002F2259" w:rsidRPr="00F5218A" w:rsidDel="009E6616">
                <w:rPr>
                  <w:bCs/>
                  <w:sz w:val="18"/>
                  <w:lang w:val="en-US"/>
                </w:rPr>
                <w:delText>2019</w:delText>
              </w:r>
              <w:r w:rsidR="0039456A" w:rsidRPr="00F5218A" w:rsidDel="009E6616">
                <w:rPr>
                  <w:bCs/>
                  <w:sz w:val="18"/>
                  <w:lang w:val="en-US"/>
                </w:rPr>
                <w:delText xml:space="preserve"> </w:delText>
              </w:r>
              <w:r w:rsidR="00FE6E7D" w:rsidRPr="00F5218A" w:rsidDel="009E6616">
                <w:rPr>
                  <w:bCs/>
                  <w:sz w:val="18"/>
                  <w:lang w:val="en-US"/>
                </w:rPr>
                <w:delText>–</w:delText>
              </w:r>
              <w:r w:rsidR="0039456A" w:rsidRPr="00F5218A" w:rsidDel="009E6616">
                <w:rPr>
                  <w:bCs/>
                  <w:sz w:val="18"/>
                  <w:lang w:val="en-US"/>
                </w:rPr>
                <w:delText xml:space="preserve"> </w:delText>
              </w:r>
              <w:r w:rsidR="002F2259" w:rsidRPr="00F5218A" w:rsidDel="009E6616">
                <w:rPr>
                  <w:bCs/>
                  <w:sz w:val="18"/>
                  <w:lang w:val="en-US"/>
                </w:rPr>
                <w:delText>2025</w:delText>
              </w:r>
            </w:del>
          </w:p>
        </w:tc>
      </w:tr>
      <w:tr w:rsidR="00CE28CC" w:rsidRPr="00F5218A" w14:paraId="482569A2" w14:textId="77777777" w:rsidTr="009E6616">
        <w:trPr>
          <w:trHeight w:val="510"/>
          <w:trPrChange w:id="455" w:author="Sarah Bergmann" w:date="2026-08-19T06:27:00Z" w16du:dateUtc="2026-08-19T13:27:00Z">
            <w:trPr>
              <w:gridBefore w:val="1"/>
              <w:trHeight w:val="510"/>
            </w:trPr>
          </w:trPrChange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  <w:tcPrChange w:id="456" w:author="Sarah Bergmann" w:date="2026-08-19T06:27:00Z" w16du:dateUtc="2026-08-19T13:27:00Z">
              <w:tcPr>
                <w:tcW w:w="9924" w:type="dxa"/>
                <w:gridSpan w:val="13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0E0ADC8C" w14:textId="77777777" w:rsidR="00E25BC1" w:rsidRPr="00F5218A" w:rsidDel="009E6616" w:rsidRDefault="00E25BC1">
            <w:pPr>
              <w:jc w:val="center"/>
              <w:rPr>
                <w:del w:id="457" w:author="Sarah Bergmann" w:date="2026-08-19T06:27:00Z" w16du:dateUtc="2026-08-19T13:27:00Z"/>
                <w:rFonts w:ascii="Georgia" w:hAnsi="Georgia"/>
                <w:b/>
                <w:smallCaps/>
                <w:sz w:val="28"/>
                <w:szCs w:val="32"/>
                <w:lang w:val="en-US"/>
                <w:rPrChange w:id="458" w:author="Sarah Bergmann" w:date="2026-08-19T06:23:00Z" w16du:dateUtc="2026-08-19T13:23:00Z">
                  <w:rPr>
                    <w:del w:id="459" w:author="Sarah Bergmann" w:date="2026-08-19T06:27:00Z" w16du:dateUtc="2026-08-19T13:27:00Z"/>
                    <w:rFonts w:ascii="Georgia" w:hAnsi="Georgia"/>
                    <w:b/>
                    <w:smallCaps/>
                    <w:sz w:val="28"/>
                    <w:szCs w:val="32"/>
                  </w:rPr>
                </w:rPrChange>
              </w:rPr>
              <w:pPrChange w:id="460" w:author="Sarah Bergmann" w:date="2026-08-19T06:27:00Z" w16du:dateUtc="2026-08-19T13:27:00Z">
                <w:pPr/>
              </w:pPrChange>
            </w:pPr>
          </w:p>
          <w:p w14:paraId="1CFA4492" w14:textId="0920B364" w:rsidR="00CE28CC" w:rsidRPr="00F5218A" w:rsidRDefault="003D49AC" w:rsidP="009E6616">
            <w:pPr>
              <w:jc w:val="center"/>
              <w:rPr>
                <w:rFonts w:ascii="Georgia" w:hAnsi="Georgia"/>
                <w:b/>
                <w:smallCaps/>
                <w:szCs w:val="32"/>
                <w:lang w:val="en-US"/>
                <w:rPrChange w:id="461" w:author="Sarah Bergmann" w:date="2026-08-19T06:23:00Z" w16du:dateUtc="2026-08-19T13:23:00Z">
                  <w:rPr>
                    <w:rFonts w:ascii="Georgia" w:hAnsi="Georgia"/>
                    <w:b/>
                    <w:smallCaps/>
                    <w:szCs w:val="32"/>
                  </w:rPr>
                </w:rPrChange>
              </w:rPr>
            </w:pPr>
            <w:r w:rsidRPr="00F5218A">
              <w:rPr>
                <w:rFonts w:ascii="Georgia" w:hAnsi="Georgia"/>
                <w:b/>
                <w:smallCaps/>
                <w:sz w:val="28"/>
                <w:szCs w:val="32"/>
                <w:lang w:val="en-US"/>
                <w:rPrChange w:id="462" w:author="Sarah Bergmann" w:date="2026-08-19T06:23:00Z" w16du:dateUtc="2026-08-19T13:23:00Z">
                  <w:rPr>
                    <w:rFonts w:ascii="Georgia" w:hAnsi="Georgia"/>
                    <w:b/>
                    <w:smallCaps/>
                    <w:sz w:val="28"/>
                    <w:szCs w:val="32"/>
                  </w:rPr>
                </w:rPrChange>
              </w:rPr>
              <w:t>Skills &amp; Interests</w:t>
            </w:r>
          </w:p>
        </w:tc>
      </w:tr>
      <w:tr w:rsidR="00CE28CC" w:rsidRPr="00F5218A" w14:paraId="2B257790" w14:textId="77777777" w:rsidTr="0063576F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02DED4E4" w:rsidR="00CE28CC" w:rsidRPr="00F5218A" w:rsidRDefault="003D49AC" w:rsidP="00F5218A">
            <w:pPr>
              <w:rPr>
                <w:rFonts w:ascii="Georgia" w:hAnsi="Georgia"/>
                <w:sz w:val="18"/>
                <w:lang w:val="en-US"/>
                <w:rPrChange w:id="463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</w:pPr>
            <w:r w:rsidRPr="00F5218A">
              <w:rPr>
                <w:rFonts w:ascii="Georgia" w:hAnsi="Georgia"/>
                <w:sz w:val="18"/>
                <w:lang w:val="en-US"/>
                <w:rPrChange w:id="464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Languages</w:t>
            </w:r>
            <w:r w:rsidR="00CE28CC" w:rsidRPr="00F5218A">
              <w:rPr>
                <w:rFonts w:ascii="Georgia" w:hAnsi="Georgia"/>
                <w:sz w:val="18"/>
                <w:lang w:val="en-US"/>
                <w:rPrChange w:id="465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:</w:t>
            </w:r>
          </w:p>
        </w:tc>
        <w:tc>
          <w:tcPr>
            <w:tcW w:w="7939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5E1E84D0" w:rsidR="00CE28CC" w:rsidRPr="00F5218A" w:rsidRDefault="003D49AC" w:rsidP="00F5218A">
            <w:pPr>
              <w:rPr>
                <w:rFonts w:ascii="Georgia" w:hAnsi="Georgia"/>
                <w:sz w:val="18"/>
                <w:lang w:val="en-US"/>
              </w:rPr>
            </w:pPr>
            <w:r w:rsidRPr="00F5218A">
              <w:rPr>
                <w:rFonts w:ascii="Georgia" w:hAnsi="Georgia" w:cs="Georgia"/>
                <w:color w:val="000000"/>
                <w:sz w:val="18"/>
                <w:lang w:val="en-US"/>
              </w:rPr>
              <w:t>German</w:t>
            </w:r>
            <w:r w:rsidR="00CE28CC" w:rsidRPr="00F5218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E28CC" w:rsidRPr="00F5218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F5218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native language</w:t>
            </w:r>
            <w:r w:rsidR="00CE28CC" w:rsidRPr="00F5218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E28CC" w:rsidRPr="00F5218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="00CE28CC" w:rsidRPr="00F5218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D141F" w:rsidRPr="00F5218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business fluent</w:t>
            </w:r>
            <w:r w:rsidR="00CE28CC" w:rsidRPr="00F5218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E28CC" w:rsidRPr="00F5218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ins w:id="466" w:author="Sarah Bergmann" w:date="2026-08-19T06:26:00Z" w16du:dateUtc="2026-08-19T13:26:00Z">
              <w:r w:rsidR="009E6616">
                <w:rPr>
                  <w:rFonts w:ascii="Georgia" w:hAnsi="Georgia" w:cs="Georgia"/>
                  <w:color w:val="000000"/>
                  <w:sz w:val="18"/>
                  <w:lang w:val="en-US"/>
                </w:rPr>
                <w:t>S</w:t>
              </w:r>
            </w:ins>
            <w:del w:id="467" w:author="Sarah Bergmann" w:date="2026-08-19T06:26:00Z" w16du:dateUtc="2026-08-19T13:26:00Z">
              <w:r w:rsidR="00CE6FA5" w:rsidRPr="00F5218A" w:rsidDel="009E6616">
                <w:rPr>
                  <w:rFonts w:ascii="Georgia" w:hAnsi="Georgia" w:cs="Georgia"/>
                  <w:color w:val="000000"/>
                  <w:sz w:val="18"/>
                  <w:lang w:val="en-US"/>
                </w:rPr>
                <w:delText>s</w:delText>
              </w:r>
            </w:del>
            <w:r w:rsidR="00CE6FA5" w:rsidRPr="00F5218A">
              <w:rPr>
                <w:rFonts w:ascii="Georgia" w:hAnsi="Georgia" w:cs="Georgia"/>
                <w:color w:val="000000"/>
                <w:sz w:val="18"/>
                <w:lang w:val="en-US"/>
              </w:rPr>
              <w:t>panish</w:t>
            </w:r>
            <w:r w:rsidR="00CE28CC" w:rsidRPr="00F5218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E28CC" w:rsidRPr="00F5218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commentRangeStart w:id="468"/>
            <w:r w:rsidR="00CE28CC" w:rsidRPr="00F5218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B2</w:t>
            </w:r>
            <w:commentRangeEnd w:id="468"/>
            <w:r w:rsidR="009E6616" w:rsidRPr="00F5218A">
              <w:rPr>
                <w:rStyle w:val="Kommentarzeichen"/>
                <w:rFonts w:ascii="Georgia" w:hAnsi="Georgia" w:cs="Georgia"/>
                <w:i/>
                <w:iCs/>
                <w:color w:val="000000"/>
                <w:sz w:val="18"/>
                <w:szCs w:val="22"/>
                <w:lang w:val="en-US"/>
              </w:rPr>
              <w:commentReference w:id="468"/>
            </w:r>
            <w:r w:rsidR="00CE28CC" w:rsidRPr="00F5218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E28CC" w:rsidRPr="00F5218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CE28CC" w:rsidRPr="00F5218A" w14:paraId="45706C3F" w14:textId="77777777" w:rsidTr="009E6616">
        <w:trPr>
          <w:trHeight w:val="346"/>
          <w:trPrChange w:id="469" w:author="Sarah Bergmann" w:date="2026-08-19T06:27:00Z" w16du:dateUtc="2026-08-19T13:27:00Z">
            <w:trPr>
              <w:gridBefore w:val="1"/>
              <w:trHeight w:val="283"/>
            </w:trPr>
          </w:trPrChange>
        </w:trPr>
        <w:tc>
          <w:tcPr>
            <w:tcW w:w="1985" w:type="dxa"/>
            <w:vAlign w:val="bottom"/>
            <w:tcPrChange w:id="470" w:author="Sarah Bergmann" w:date="2026-08-19T06:27:00Z" w16du:dateUtc="2026-08-19T13:27:00Z">
              <w:tcPr>
                <w:tcW w:w="1985" w:type="dxa"/>
                <w:gridSpan w:val="2"/>
                <w:vAlign w:val="bottom"/>
              </w:tcPr>
            </w:tcPrChange>
          </w:tcPr>
          <w:p w14:paraId="57688BDA" w14:textId="3D665000" w:rsidR="00CE28CC" w:rsidRPr="00F5218A" w:rsidRDefault="00CD141F" w:rsidP="00F5218A">
            <w:pPr>
              <w:rPr>
                <w:rFonts w:ascii="Georgia" w:hAnsi="Georgia"/>
                <w:sz w:val="18"/>
                <w:lang w:val="en-US"/>
                <w:rPrChange w:id="471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</w:pPr>
            <w:r w:rsidRPr="00F5218A">
              <w:rPr>
                <w:rFonts w:ascii="Georgia" w:hAnsi="Georgia"/>
                <w:sz w:val="18"/>
                <w:lang w:val="en-US"/>
                <w:rPrChange w:id="472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IT</w:t>
            </w:r>
            <w:r w:rsidR="00CE28CC" w:rsidRPr="00F5218A">
              <w:rPr>
                <w:rFonts w:ascii="Georgia" w:hAnsi="Georgia"/>
                <w:sz w:val="18"/>
                <w:lang w:val="en-US"/>
                <w:rPrChange w:id="473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:</w:t>
            </w:r>
          </w:p>
        </w:tc>
        <w:tc>
          <w:tcPr>
            <w:tcW w:w="7939" w:type="dxa"/>
            <w:gridSpan w:val="11"/>
            <w:vAlign w:val="bottom"/>
            <w:tcPrChange w:id="474" w:author="Sarah Bergmann" w:date="2026-08-19T06:27:00Z" w16du:dateUtc="2026-08-19T13:27:00Z">
              <w:tcPr>
                <w:tcW w:w="7939" w:type="dxa"/>
                <w:gridSpan w:val="11"/>
                <w:vAlign w:val="bottom"/>
              </w:tcPr>
            </w:tcPrChange>
          </w:tcPr>
          <w:p w14:paraId="60CA2168" w14:textId="1E2696A8" w:rsidR="00CE28CC" w:rsidRPr="00F5218A" w:rsidRDefault="00CE28CC" w:rsidP="00F5218A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F5218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F5218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D141F" w:rsidRPr="00F5218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F5218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CE28CC" w:rsidRPr="00F5218A" w14:paraId="70CB01B0" w14:textId="77777777" w:rsidTr="009E6616">
        <w:trPr>
          <w:trHeight w:val="346"/>
          <w:trPrChange w:id="475" w:author="Sarah Bergmann" w:date="2026-08-19T06:27:00Z" w16du:dateUtc="2026-08-19T13:27:00Z">
            <w:trPr>
              <w:gridBefore w:val="1"/>
              <w:trHeight w:val="283"/>
            </w:trPr>
          </w:trPrChange>
        </w:trPr>
        <w:tc>
          <w:tcPr>
            <w:tcW w:w="1985" w:type="dxa"/>
            <w:vAlign w:val="bottom"/>
            <w:tcPrChange w:id="476" w:author="Sarah Bergmann" w:date="2026-08-19T06:27:00Z" w16du:dateUtc="2026-08-19T13:27:00Z">
              <w:tcPr>
                <w:tcW w:w="1985" w:type="dxa"/>
                <w:gridSpan w:val="2"/>
                <w:vAlign w:val="bottom"/>
              </w:tcPr>
            </w:tcPrChange>
          </w:tcPr>
          <w:p w14:paraId="04F58216" w14:textId="17459D8C" w:rsidR="00CE28CC" w:rsidRPr="00F5218A" w:rsidRDefault="00CD141F" w:rsidP="00F5218A">
            <w:pPr>
              <w:rPr>
                <w:rFonts w:ascii="Georgia" w:hAnsi="Georgia"/>
                <w:sz w:val="18"/>
                <w:lang w:val="en-US"/>
                <w:rPrChange w:id="477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</w:pPr>
            <w:r w:rsidRPr="00F5218A">
              <w:rPr>
                <w:rFonts w:ascii="Georgia" w:hAnsi="Georgia"/>
                <w:sz w:val="18"/>
                <w:lang w:val="en-US"/>
                <w:rPrChange w:id="478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>Interests</w:t>
            </w:r>
            <w:r w:rsidR="00CE28CC" w:rsidRPr="00F5218A">
              <w:rPr>
                <w:rFonts w:ascii="Georgia" w:hAnsi="Georgia"/>
                <w:sz w:val="18"/>
                <w:lang w:val="en-US"/>
                <w:rPrChange w:id="479" w:author="Sarah Bergmann" w:date="2026-08-19T06:23:00Z" w16du:dateUtc="2026-08-19T13:23:00Z">
                  <w:rPr>
                    <w:rFonts w:ascii="Georgia" w:hAnsi="Georgia"/>
                    <w:sz w:val="18"/>
                  </w:rPr>
                </w:rPrChange>
              </w:rPr>
              <w:t xml:space="preserve">: </w:t>
            </w:r>
          </w:p>
        </w:tc>
        <w:tc>
          <w:tcPr>
            <w:tcW w:w="7939" w:type="dxa"/>
            <w:gridSpan w:val="11"/>
            <w:vAlign w:val="bottom"/>
            <w:tcPrChange w:id="480" w:author="Sarah Bergmann" w:date="2026-08-19T06:27:00Z" w16du:dateUtc="2026-08-19T13:27:00Z">
              <w:tcPr>
                <w:tcW w:w="7939" w:type="dxa"/>
                <w:gridSpan w:val="11"/>
                <w:vAlign w:val="bottom"/>
              </w:tcPr>
            </w:tcPrChange>
          </w:tcPr>
          <w:p w14:paraId="598C2742" w14:textId="3B62E4FD" w:rsidR="00CE28CC" w:rsidRPr="00F5218A" w:rsidRDefault="00CE6FA5" w:rsidP="00F5218A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del w:id="481" w:author="Sarah Bergmann" w:date="2026-08-19T06:41:00Z" w16du:dateUtc="2026-08-19T13:41:00Z">
              <w:r w:rsidRPr="00F5218A" w:rsidDel="009E6616">
                <w:rPr>
                  <w:rFonts w:ascii="Georgia" w:hAnsi="Georgia" w:cs="Georgia"/>
                  <w:color w:val="000000"/>
                  <w:sz w:val="18"/>
                  <w:lang w:val="en-US"/>
                </w:rPr>
                <w:delText>Teakwondo</w:delText>
              </w:r>
            </w:del>
            <w:ins w:id="482" w:author="Sarah Bergmann" w:date="2026-08-19T06:41:00Z" w16du:dateUtc="2026-08-19T13:41:00Z">
              <w:r w:rsidR="009E6616" w:rsidRPr="00F5218A">
                <w:rPr>
                  <w:rFonts w:ascii="Georgia" w:hAnsi="Georgia" w:cs="Georgia"/>
                  <w:color w:val="000000"/>
                  <w:sz w:val="18"/>
                  <w:lang w:val="en-US"/>
                </w:rPr>
                <w:t>Taekwondo</w:t>
              </w:r>
            </w:ins>
            <w:r w:rsidRPr="00F5218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F5218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(more than </w:t>
            </w:r>
            <w:ins w:id="483" w:author="Sarah Bergmann" w:date="2026-08-19T06:26:00Z" w16du:dateUtc="2026-08-19T13:26:00Z">
              <w:r w:rsidR="009E6616">
                <w:rPr>
                  <w:rFonts w:ascii="Georgia" w:hAnsi="Georgia" w:cs="Georgia"/>
                  <w:i/>
                  <w:iCs/>
                  <w:color w:val="000000"/>
                  <w:sz w:val="18"/>
                  <w:lang w:val="en-US"/>
                </w:rPr>
                <w:t>ten</w:t>
              </w:r>
            </w:ins>
            <w:del w:id="484" w:author="Sarah Bergmann" w:date="2026-08-19T06:26:00Z" w16du:dateUtc="2026-08-19T13:26:00Z">
              <w:r w:rsidRPr="00F5218A" w:rsidDel="009E6616">
                <w:rPr>
                  <w:rFonts w:ascii="Georgia" w:hAnsi="Georgia" w:cs="Georgia"/>
                  <w:i/>
                  <w:iCs/>
                  <w:color w:val="000000"/>
                  <w:sz w:val="18"/>
                  <w:lang w:val="en-US"/>
                </w:rPr>
                <w:delText>10</w:delText>
              </w:r>
            </w:del>
            <w:r w:rsidRPr="00F5218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years, two black belts), </w:t>
            </w:r>
            <w:ins w:id="485" w:author="Sarah Bergmann" w:date="2026-08-19T06:26:00Z" w16du:dateUtc="2026-08-19T13:26:00Z">
              <w:r w:rsidR="009E6616" w:rsidRPr="009E6616">
                <w:rPr>
                  <w:rFonts w:ascii="Georgia" w:hAnsi="Georgia" w:cs="Georgia"/>
                  <w:color w:val="000000"/>
                  <w:sz w:val="18"/>
                  <w:lang w:val="en-US"/>
                  <w:rPrChange w:id="486" w:author="Sarah Bergmann" w:date="2026-08-19T06:26:00Z" w16du:dateUtc="2026-08-19T13:26:00Z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</w:rPrChange>
                </w:rPr>
                <w:t>D</w:t>
              </w:r>
            </w:ins>
            <w:del w:id="487" w:author="Sarah Bergmann" w:date="2026-08-19T06:26:00Z" w16du:dateUtc="2026-08-19T13:26:00Z">
              <w:r w:rsidRPr="009E6616" w:rsidDel="009E6616">
                <w:rPr>
                  <w:rFonts w:ascii="Georgia" w:hAnsi="Georgia" w:cs="Georgia"/>
                  <w:color w:val="000000"/>
                  <w:sz w:val="18"/>
                  <w:lang w:val="en-US"/>
                  <w:rPrChange w:id="488" w:author="Sarah Bergmann" w:date="2026-08-19T06:26:00Z" w16du:dateUtc="2026-08-19T13:26:00Z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</w:rPrChange>
                </w:rPr>
                <w:delText>d</w:delText>
              </w:r>
            </w:del>
            <w:r w:rsidRPr="009E6616">
              <w:rPr>
                <w:rFonts w:ascii="Georgia" w:hAnsi="Georgia" w:cs="Georgia"/>
                <w:color w:val="000000"/>
                <w:sz w:val="18"/>
                <w:lang w:val="en-US"/>
                <w:rPrChange w:id="489" w:author="Sarah Bergmann" w:date="2026-08-19T06:26:00Z" w16du:dateUtc="2026-08-19T13:26:00Z">
                  <w:rPr>
                    <w:rFonts w:ascii="Georgia" w:hAnsi="Georgia" w:cs="Georgia"/>
                    <w:i/>
                    <w:iCs/>
                    <w:color w:val="000000"/>
                    <w:sz w:val="18"/>
                    <w:lang w:val="en-US"/>
                  </w:rPr>
                </w:rPrChange>
              </w:rPr>
              <w:t xml:space="preserve">ance, </w:t>
            </w:r>
            <w:ins w:id="490" w:author="Sarah Bergmann" w:date="2026-08-19T06:26:00Z" w16du:dateUtc="2026-08-19T13:26:00Z">
              <w:r w:rsidR="009E6616" w:rsidRPr="009E6616">
                <w:rPr>
                  <w:rFonts w:ascii="Georgia" w:hAnsi="Georgia" w:cs="Georgia"/>
                  <w:color w:val="000000"/>
                  <w:sz w:val="18"/>
                  <w:lang w:val="en-US"/>
                  <w:rPrChange w:id="491" w:author="Sarah Bergmann" w:date="2026-08-19T06:26:00Z" w16du:dateUtc="2026-08-19T13:26:00Z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</w:rPrChange>
                </w:rPr>
                <w:t>R</w:t>
              </w:r>
            </w:ins>
            <w:del w:id="492" w:author="Sarah Bergmann" w:date="2026-08-19T06:26:00Z" w16du:dateUtc="2026-08-19T13:26:00Z">
              <w:r w:rsidRPr="009E6616" w:rsidDel="009E6616">
                <w:rPr>
                  <w:rFonts w:ascii="Georgia" w:hAnsi="Georgia" w:cs="Georgia"/>
                  <w:color w:val="000000"/>
                  <w:sz w:val="18"/>
                  <w:lang w:val="en-US"/>
                  <w:rPrChange w:id="493" w:author="Sarah Bergmann" w:date="2026-08-19T06:26:00Z" w16du:dateUtc="2026-08-19T13:26:00Z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</w:rPrChange>
                </w:rPr>
                <w:delText>r</w:delText>
              </w:r>
            </w:del>
            <w:r w:rsidRPr="009E6616">
              <w:rPr>
                <w:rFonts w:ascii="Georgia" w:hAnsi="Georgia" w:cs="Georgia"/>
                <w:color w:val="000000"/>
                <w:sz w:val="18"/>
                <w:lang w:val="en-US"/>
                <w:rPrChange w:id="494" w:author="Sarah Bergmann" w:date="2026-08-19T06:26:00Z" w16du:dateUtc="2026-08-19T13:26:00Z">
                  <w:rPr>
                    <w:rFonts w:ascii="Georgia" w:hAnsi="Georgia" w:cs="Georgia"/>
                    <w:i/>
                    <w:iCs/>
                    <w:color w:val="000000"/>
                    <w:sz w:val="18"/>
                    <w:lang w:val="en-US"/>
                  </w:rPr>
                </w:rPrChange>
              </w:rPr>
              <w:t>eading</w:t>
            </w:r>
          </w:p>
        </w:tc>
      </w:tr>
    </w:tbl>
    <w:p w14:paraId="0747D2BF" w14:textId="69F47280" w:rsidR="00723643" w:rsidRPr="00CD141F" w:rsidRDefault="00723643">
      <w:pPr>
        <w:rPr>
          <w:sz w:val="18"/>
          <w:lang w:val="en-US"/>
        </w:rPr>
      </w:pPr>
    </w:p>
    <w:sectPr w:rsidR="00723643" w:rsidRPr="00CD141F" w:rsidSect="009E6616">
      <w:footerReference w:type="even" r:id="rId12"/>
      <w:pgSz w:w="11906" w:h="16838"/>
      <w:pgMar w:top="1224" w:right="1411" w:bottom="346" w:left="1411" w:header="706" w:footer="706" w:gutter="0"/>
      <w:cols w:space="708"/>
      <w:docGrid w:linePitch="360"/>
      <w:sectPrChange w:id="495" w:author="Sarah Bergmann" w:date="2026-08-19T06:40:00Z" w16du:dateUtc="2026-08-19T13:40:00Z">
        <w:sectPr w:rsidR="00723643" w:rsidRPr="00CD141F" w:rsidSect="009E6616">
          <w:pgMar w:top="1021" w:right="1418" w:bottom="340" w:left="1418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" w:author="Sarah Bergmann" w:date="2026-08-19T06:22:00Z" w:initials="SB">
    <w:p w14:paraId="0E69CB9A" w14:textId="77777777" w:rsidR="00F5218A" w:rsidRDefault="00F5218A" w:rsidP="00F5218A">
      <w:r>
        <w:rPr>
          <w:rStyle w:val="Kommentarzeichen"/>
        </w:rPr>
        <w:annotationRef/>
      </w:r>
      <w:r>
        <w:rPr>
          <w:sz w:val="20"/>
          <w:szCs w:val="20"/>
        </w:rPr>
        <w:t>Gib am besten noch deine Adresse an :)</w:t>
      </w:r>
    </w:p>
  </w:comment>
  <w:comment w:id="57" w:author="David Döbele" w:date="2026-07-23T15:27:00Z" w:initials="DD">
    <w:p w14:paraId="3B16D8B0" w14:textId="77777777" w:rsidR="000B144C" w:rsidRDefault="000B144C" w:rsidP="000B144C">
      <w:r>
        <w:rPr>
          <w:rStyle w:val="Kommentarzeichen"/>
        </w:rPr>
        <w:annotationRef/>
      </w:r>
      <w:r>
        <w:rPr>
          <w:sz w:val="20"/>
          <w:szCs w:val="20"/>
        </w:rPr>
        <w:t>hier noch datum anpassen :)</w:t>
      </w:r>
    </w:p>
  </w:comment>
  <w:comment w:id="94" w:author="Sarah Bergmann" w:date="2026-08-19T06:16:00Z" w:initials="SB">
    <w:p w14:paraId="76D1F65D" w14:textId="77777777" w:rsidR="00F5218A" w:rsidRDefault="00F5218A" w:rsidP="00F5218A">
      <w:r>
        <w:rPr>
          <w:rStyle w:val="Kommentarzeichen"/>
        </w:rPr>
        <w:annotationRef/>
      </w:r>
      <w:r>
        <w:rPr>
          <w:sz w:val="20"/>
          <w:szCs w:val="20"/>
        </w:rPr>
        <w:t>gib hier gerne den Bereich deines Praktikums an :)</w:t>
      </w:r>
    </w:p>
  </w:comment>
  <w:comment w:id="108" w:author="David Döbele" w:date="2026-07-23T15:27:00Z" w:initials="DD">
    <w:p w14:paraId="3F051F6E" w14:textId="77777777" w:rsidR="000B144C" w:rsidRDefault="000B144C" w:rsidP="000B144C">
      <w:r>
        <w:rPr>
          <w:rStyle w:val="Kommentarzeichen"/>
        </w:rPr>
        <w:annotationRef/>
      </w:r>
      <w:r>
        <w:rPr>
          <w:sz w:val="20"/>
          <w:szCs w:val="20"/>
        </w:rPr>
        <w:t>von was? Unternehmen oder Privat Personen? Gerne noch spezifizieren</w:t>
      </w:r>
    </w:p>
  </w:comment>
  <w:comment w:id="137" w:author="David Döbele" w:date="2026-07-23T15:28:00Z" w:initials="DD">
    <w:p w14:paraId="0F9F23BB" w14:textId="77777777" w:rsidR="000B144C" w:rsidRDefault="000B144C" w:rsidP="000B144C">
      <w:r>
        <w:rPr>
          <w:rStyle w:val="Kommentarzeichen"/>
        </w:rPr>
        <w:annotationRef/>
      </w:r>
      <w:r>
        <w:rPr>
          <w:sz w:val="20"/>
          <w:szCs w:val="20"/>
        </w:rPr>
        <w:t>EUR oder USD?</w:t>
      </w:r>
    </w:p>
  </w:comment>
  <w:comment w:id="167" w:author="David Döbele" w:date="2026-07-23T15:29:00Z" w:initials="DD">
    <w:p w14:paraId="787B08E0" w14:textId="77777777" w:rsidR="000B144C" w:rsidRDefault="000B144C" w:rsidP="000B144C">
      <w:r>
        <w:rPr>
          <w:rStyle w:val="Kommentarzeichen"/>
        </w:rPr>
        <w:annotationRef/>
      </w:r>
      <w:r>
        <w:rPr>
          <w:sz w:val="20"/>
          <w:szCs w:val="20"/>
        </w:rPr>
        <w:t>.... by doing XYZ --&gt; gerne noch spezifizieren was genau du dort gemacht hast</w:t>
      </w:r>
    </w:p>
  </w:comment>
  <w:comment w:id="183" w:author="David Döbele" w:date="2026-07-23T15:29:00Z" w:initials="DD">
    <w:p w14:paraId="3DE6B11F" w14:textId="77777777" w:rsidR="000B144C" w:rsidRDefault="000B144C" w:rsidP="000B144C">
      <w:r>
        <w:rPr>
          <w:rStyle w:val="Kommentarzeichen"/>
        </w:rPr>
        <w:annotationRef/>
      </w:r>
      <w:r>
        <w:rPr>
          <w:sz w:val="20"/>
          <w:szCs w:val="20"/>
        </w:rPr>
        <w:t>... ... such as XYZ (gerne spzifiizieren)</w:t>
      </w:r>
    </w:p>
  </w:comment>
  <w:comment w:id="308" w:author="David Döbele" w:date="2026-07-23T15:55:00Z" w:initials="DD">
    <w:p w14:paraId="66503BD6" w14:textId="77777777" w:rsidR="009E6616" w:rsidRDefault="009E6616" w:rsidP="009E7720">
      <w:r>
        <w:rPr>
          <w:rStyle w:val="Kommentarzeichen"/>
        </w:rPr>
        <w:annotationRef/>
      </w:r>
      <w:r>
        <w:rPr>
          <w:sz w:val="20"/>
          <w:szCs w:val="20"/>
        </w:rPr>
        <w:t>mit wievielen teilnehmern? Gerne auch beispiele geben, was für events das waren etc.</w:t>
      </w:r>
    </w:p>
  </w:comment>
  <w:comment w:id="400" w:author="Sarah Bergmann" w:date="2026-08-19T06:39:00Z" w:initials="SB">
    <w:p w14:paraId="006E482E" w14:textId="77777777" w:rsidR="009E6616" w:rsidRDefault="009E6616" w:rsidP="009E6616">
      <w:r>
        <w:rPr>
          <w:rStyle w:val="Kommentarzeichen"/>
        </w:rPr>
        <w:annotationRef/>
      </w:r>
      <w:r>
        <w:rPr>
          <w:sz w:val="20"/>
          <w:szCs w:val="20"/>
        </w:rPr>
        <w:t>Gib für die Einheitlichkeit am besten auch Monatsangaben an :)</w:t>
      </w:r>
    </w:p>
  </w:comment>
  <w:comment w:id="430" w:author="David Döbele" w:date="2026-07-23T15:55:00Z" w:initials="DD">
    <w:p w14:paraId="66F329AC" w14:textId="77777777" w:rsidR="009E7720" w:rsidRDefault="009E7720" w:rsidP="009E7720">
      <w:r>
        <w:rPr>
          <w:rStyle w:val="Kommentarzeichen"/>
        </w:rPr>
        <w:annotationRef/>
      </w:r>
      <w:r>
        <w:rPr>
          <w:sz w:val="20"/>
          <w:szCs w:val="20"/>
        </w:rPr>
        <w:t>mit wievielen teilnehmern? Gerne auch beispiele geben, was für events das waren etc.</w:t>
      </w:r>
    </w:p>
  </w:comment>
  <w:comment w:id="444" w:author="David Döbele" w:date="2026-07-23T15:56:00Z" w:initials="DD">
    <w:p w14:paraId="0F11E0C7" w14:textId="77777777" w:rsidR="00B012CA" w:rsidRDefault="00B012CA" w:rsidP="00B012CA">
      <w:r>
        <w:rPr>
          <w:rStyle w:val="Kommentarzeichen"/>
        </w:rPr>
        <w:annotationRef/>
      </w:r>
      <w:r>
        <w:rPr>
          <w:sz w:val="20"/>
          <w:szCs w:val="20"/>
        </w:rPr>
        <w:t>kannst du hier noch mehr zu schreiben?</w:t>
      </w:r>
    </w:p>
  </w:comment>
  <w:comment w:id="468" w:author="Sarah Bergmann" w:date="2026-08-19T06:26:00Z" w:initials="SB">
    <w:p w14:paraId="5BA09A50" w14:textId="77777777" w:rsidR="009E6616" w:rsidRDefault="009E6616" w:rsidP="009E6616">
      <w:r>
        <w:rPr>
          <w:rStyle w:val="Kommentarzeichen"/>
        </w:rPr>
        <w:annotationRef/>
      </w:r>
      <w:r>
        <w:rPr>
          <w:sz w:val="20"/>
          <w:szCs w:val="20"/>
        </w:rPr>
        <w:t>Gib hier den Kenntnisstand am besten auch als Wort an für die Einheitlichkeit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E69CB9A" w15:done="0"/>
  <w15:commentEx w15:paraId="3B16D8B0" w15:done="0"/>
  <w15:commentEx w15:paraId="76D1F65D" w15:done="0"/>
  <w15:commentEx w15:paraId="3F051F6E" w15:done="0"/>
  <w15:commentEx w15:paraId="0F9F23BB" w15:done="0"/>
  <w15:commentEx w15:paraId="787B08E0" w15:done="0"/>
  <w15:commentEx w15:paraId="3DE6B11F" w15:done="0"/>
  <w15:commentEx w15:paraId="66503BD6" w15:done="0"/>
  <w15:commentEx w15:paraId="006E482E" w15:done="0"/>
  <w15:commentEx w15:paraId="66F329AC" w15:done="0"/>
  <w15:commentEx w15:paraId="0F11E0C7" w15:done="0"/>
  <w15:commentEx w15:paraId="5BA09A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A1D970D" w16cex:dateUtc="2026-08-19T13:22:00Z"/>
  <w16cex:commentExtensible w16cex:durableId="5AA7A84F" w16cex:dateUtc="2026-07-23T13:27:00Z"/>
  <w16cex:commentExtensible w16cex:durableId="3758B017" w16cex:dateUtc="2026-08-19T13:16:00Z"/>
  <w16cex:commentExtensible w16cex:durableId="22A0CA9E" w16cex:dateUtc="2026-07-23T13:27:00Z"/>
  <w16cex:commentExtensible w16cex:durableId="0B176319" w16cex:dateUtc="2026-07-23T13:28:00Z"/>
  <w16cex:commentExtensible w16cex:durableId="052A1003" w16cex:dateUtc="2026-07-23T13:29:00Z"/>
  <w16cex:commentExtensible w16cex:durableId="1EDB3CA3" w16cex:dateUtc="2026-07-23T13:29:00Z"/>
  <w16cex:commentExtensible w16cex:durableId="30177FFA" w16cex:dateUtc="2026-07-23T13:55:00Z"/>
  <w16cex:commentExtensible w16cex:durableId="15705D87" w16cex:dateUtc="2026-08-19T13:39:00Z"/>
  <w16cex:commentExtensible w16cex:durableId="7CECE872" w16cex:dateUtc="2026-07-23T13:55:00Z"/>
  <w16cex:commentExtensible w16cex:durableId="148B05A3" w16cex:dateUtc="2026-07-23T13:56:00Z"/>
  <w16cex:commentExtensible w16cex:durableId="30055741" w16cex:dateUtc="2026-08-19T13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E69CB9A" w16cid:durableId="3A1D970D"/>
  <w16cid:commentId w16cid:paraId="3B16D8B0" w16cid:durableId="5AA7A84F"/>
  <w16cid:commentId w16cid:paraId="76D1F65D" w16cid:durableId="3758B017"/>
  <w16cid:commentId w16cid:paraId="3F051F6E" w16cid:durableId="22A0CA9E"/>
  <w16cid:commentId w16cid:paraId="0F9F23BB" w16cid:durableId="0B176319"/>
  <w16cid:commentId w16cid:paraId="787B08E0" w16cid:durableId="052A1003"/>
  <w16cid:commentId w16cid:paraId="3DE6B11F" w16cid:durableId="1EDB3CA3"/>
  <w16cid:commentId w16cid:paraId="66503BD6" w16cid:durableId="30177FFA"/>
  <w16cid:commentId w16cid:paraId="006E482E" w16cid:durableId="15705D87"/>
  <w16cid:commentId w16cid:paraId="66F329AC" w16cid:durableId="7CECE872"/>
  <w16cid:commentId w16cid:paraId="0F11E0C7" w16cid:durableId="148B05A3"/>
  <w16cid:commentId w16cid:paraId="5BA09A50" w16cid:durableId="3005574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721C7C" w14:textId="77777777" w:rsidR="00C0010A" w:rsidRDefault="00C0010A" w:rsidP="00BE053D">
      <w:pPr>
        <w:spacing w:after="0" w:line="240" w:lineRule="auto"/>
      </w:pPr>
      <w:r>
        <w:separator/>
      </w:r>
    </w:p>
  </w:endnote>
  <w:endnote w:type="continuationSeparator" w:id="0">
    <w:p w14:paraId="00FF0F87" w14:textId="77777777" w:rsidR="00C0010A" w:rsidRDefault="00C0010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0BE3A7" w14:textId="77777777" w:rsidR="00C0010A" w:rsidRDefault="00C0010A" w:rsidP="00BE053D">
      <w:pPr>
        <w:spacing w:after="0" w:line="240" w:lineRule="auto"/>
      </w:pPr>
      <w:r>
        <w:separator/>
      </w:r>
    </w:p>
  </w:footnote>
  <w:footnote w:type="continuationSeparator" w:id="0">
    <w:p w14:paraId="1B2089A6" w14:textId="77777777" w:rsidR="00C0010A" w:rsidRDefault="00C0010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F15A0E"/>
    <w:multiLevelType w:val="hybridMultilevel"/>
    <w:tmpl w:val="EFCAD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31D2C"/>
    <w:multiLevelType w:val="hybridMultilevel"/>
    <w:tmpl w:val="1DF807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170B6B"/>
    <w:multiLevelType w:val="hybridMultilevel"/>
    <w:tmpl w:val="576051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171AC8"/>
    <w:multiLevelType w:val="hybridMultilevel"/>
    <w:tmpl w:val="30EC3DDE"/>
    <w:lvl w:ilvl="0" w:tplc="04070001">
      <w:start w:val="1"/>
      <w:numFmt w:val="bullet"/>
      <w:lvlText w:val=""/>
      <w:lvlJc w:val="left"/>
      <w:pPr>
        <w:ind w:left="98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48" w:hanging="360"/>
      </w:pPr>
      <w:rPr>
        <w:rFonts w:ascii="Wingdings" w:hAnsi="Wingdings" w:hint="default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D36E1F"/>
    <w:multiLevelType w:val="hybridMultilevel"/>
    <w:tmpl w:val="F9C6B0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1325C0"/>
    <w:multiLevelType w:val="hybridMultilevel"/>
    <w:tmpl w:val="DEFC0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840B19"/>
    <w:multiLevelType w:val="hybridMultilevel"/>
    <w:tmpl w:val="F466AE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8C476F"/>
    <w:multiLevelType w:val="hybridMultilevel"/>
    <w:tmpl w:val="7EE0EF2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572AD0"/>
    <w:multiLevelType w:val="hybridMultilevel"/>
    <w:tmpl w:val="6292F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C505562"/>
    <w:multiLevelType w:val="hybridMultilevel"/>
    <w:tmpl w:val="8D6278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62330">
    <w:abstractNumId w:val="19"/>
  </w:num>
  <w:num w:numId="2" w16cid:durableId="1810852970">
    <w:abstractNumId w:val="22"/>
  </w:num>
  <w:num w:numId="3" w16cid:durableId="1414006989">
    <w:abstractNumId w:val="24"/>
  </w:num>
  <w:num w:numId="4" w16cid:durableId="970327733">
    <w:abstractNumId w:val="0"/>
  </w:num>
  <w:num w:numId="5" w16cid:durableId="234435336">
    <w:abstractNumId w:val="1"/>
  </w:num>
  <w:num w:numId="6" w16cid:durableId="842821782">
    <w:abstractNumId w:val="2"/>
  </w:num>
  <w:num w:numId="7" w16cid:durableId="217127302">
    <w:abstractNumId w:val="18"/>
  </w:num>
  <w:num w:numId="8" w16cid:durableId="460148396">
    <w:abstractNumId w:val="28"/>
  </w:num>
  <w:num w:numId="9" w16cid:durableId="697661478">
    <w:abstractNumId w:val="17"/>
  </w:num>
  <w:num w:numId="10" w16cid:durableId="576355748">
    <w:abstractNumId w:val="32"/>
  </w:num>
  <w:num w:numId="11" w16cid:durableId="1518349190">
    <w:abstractNumId w:val="7"/>
  </w:num>
  <w:num w:numId="12" w16cid:durableId="74590272">
    <w:abstractNumId w:val="8"/>
  </w:num>
  <w:num w:numId="13" w16cid:durableId="188224010">
    <w:abstractNumId w:val="10"/>
  </w:num>
  <w:num w:numId="14" w16cid:durableId="1362323913">
    <w:abstractNumId w:val="12"/>
  </w:num>
  <w:num w:numId="15" w16cid:durableId="484474325">
    <w:abstractNumId w:val="26"/>
  </w:num>
  <w:num w:numId="16" w16cid:durableId="1358701162">
    <w:abstractNumId w:val="6"/>
  </w:num>
  <w:num w:numId="17" w16cid:durableId="1549994136">
    <w:abstractNumId w:val="21"/>
  </w:num>
  <w:num w:numId="18" w16cid:durableId="2044280163">
    <w:abstractNumId w:val="5"/>
  </w:num>
  <w:num w:numId="19" w16cid:durableId="1719666302">
    <w:abstractNumId w:val="23"/>
  </w:num>
  <w:num w:numId="20" w16cid:durableId="645400535">
    <w:abstractNumId w:val="14"/>
  </w:num>
  <w:num w:numId="21" w16cid:durableId="556936734">
    <w:abstractNumId w:val="15"/>
  </w:num>
  <w:num w:numId="22" w16cid:durableId="518617734">
    <w:abstractNumId w:val="20"/>
  </w:num>
  <w:num w:numId="23" w16cid:durableId="1531529764">
    <w:abstractNumId w:val="9"/>
  </w:num>
  <w:num w:numId="24" w16cid:durableId="1565069985">
    <w:abstractNumId w:val="25"/>
  </w:num>
  <w:num w:numId="25" w16cid:durableId="1875270272">
    <w:abstractNumId w:val="16"/>
  </w:num>
  <w:num w:numId="26" w16cid:durableId="1625694859">
    <w:abstractNumId w:val="29"/>
  </w:num>
  <w:num w:numId="27" w16cid:durableId="2076390951">
    <w:abstractNumId w:val="13"/>
  </w:num>
  <w:num w:numId="28" w16cid:durableId="846674736">
    <w:abstractNumId w:val="27"/>
  </w:num>
  <w:num w:numId="29" w16cid:durableId="700864942">
    <w:abstractNumId w:val="11"/>
  </w:num>
  <w:num w:numId="30" w16cid:durableId="1664121059">
    <w:abstractNumId w:val="30"/>
  </w:num>
  <w:num w:numId="31" w16cid:durableId="2063945085">
    <w:abstractNumId w:val="3"/>
  </w:num>
  <w:num w:numId="32" w16cid:durableId="65760172">
    <w:abstractNumId w:val="31"/>
  </w:num>
  <w:num w:numId="33" w16cid:durableId="1429615762">
    <w:abstractNumId w:val="33"/>
  </w:num>
  <w:num w:numId="34" w16cid:durableId="906841223">
    <w:abstractNumId w:val="4"/>
  </w:num>
  <w:num w:numId="35" w16cid:durableId="1594122339">
    <w:abstractNumId w:val="24"/>
  </w:num>
  <w:num w:numId="36" w16cid:durableId="721320901">
    <w:abstractNumId w:val="24"/>
  </w:num>
  <w:num w:numId="37" w16cid:durableId="1715688968">
    <w:abstractNumId w:val="24"/>
  </w:num>
  <w:num w:numId="38" w16cid:durableId="1921868878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Sarah Bergmann">
    <w15:presenceInfo w15:providerId="AD" w15:userId="S::sbke2025@pomona.edu::e83357c8-3cb9-49f1-b9e5-fbb00dd4ba5a"/>
  </w15:person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3AF"/>
    <w:rsid w:val="000209EF"/>
    <w:rsid w:val="00042CDE"/>
    <w:rsid w:val="000436C1"/>
    <w:rsid w:val="000473D7"/>
    <w:rsid w:val="00061D33"/>
    <w:rsid w:val="000645FA"/>
    <w:rsid w:val="00064643"/>
    <w:rsid w:val="00074DC3"/>
    <w:rsid w:val="00087747"/>
    <w:rsid w:val="00092A2C"/>
    <w:rsid w:val="000A15C5"/>
    <w:rsid w:val="000A1A87"/>
    <w:rsid w:val="000A1FDA"/>
    <w:rsid w:val="000A49CA"/>
    <w:rsid w:val="000B144C"/>
    <w:rsid w:val="000B250C"/>
    <w:rsid w:val="000B63E2"/>
    <w:rsid w:val="000B6548"/>
    <w:rsid w:val="000C45F0"/>
    <w:rsid w:val="000C75DC"/>
    <w:rsid w:val="000D4390"/>
    <w:rsid w:val="000D671A"/>
    <w:rsid w:val="000F2523"/>
    <w:rsid w:val="000F2D49"/>
    <w:rsid w:val="0010178A"/>
    <w:rsid w:val="00103EC5"/>
    <w:rsid w:val="00110E27"/>
    <w:rsid w:val="00116C6E"/>
    <w:rsid w:val="00124939"/>
    <w:rsid w:val="00125CA6"/>
    <w:rsid w:val="00126029"/>
    <w:rsid w:val="00133827"/>
    <w:rsid w:val="00135E35"/>
    <w:rsid w:val="001363E7"/>
    <w:rsid w:val="00144104"/>
    <w:rsid w:val="00145145"/>
    <w:rsid w:val="00154F5B"/>
    <w:rsid w:val="00156FC9"/>
    <w:rsid w:val="00162A5A"/>
    <w:rsid w:val="00172867"/>
    <w:rsid w:val="00175B6D"/>
    <w:rsid w:val="00176993"/>
    <w:rsid w:val="001901ED"/>
    <w:rsid w:val="0019483A"/>
    <w:rsid w:val="00195E38"/>
    <w:rsid w:val="001A46BF"/>
    <w:rsid w:val="001A481B"/>
    <w:rsid w:val="001B0186"/>
    <w:rsid w:val="001B4D9C"/>
    <w:rsid w:val="001B62CA"/>
    <w:rsid w:val="001B7B63"/>
    <w:rsid w:val="001C1D50"/>
    <w:rsid w:val="001D4DCD"/>
    <w:rsid w:val="001E2CF9"/>
    <w:rsid w:val="001E6CE2"/>
    <w:rsid w:val="001F4175"/>
    <w:rsid w:val="00212C94"/>
    <w:rsid w:val="00217AA4"/>
    <w:rsid w:val="00217B49"/>
    <w:rsid w:val="00223A4D"/>
    <w:rsid w:val="00224F43"/>
    <w:rsid w:val="00225CB2"/>
    <w:rsid w:val="002277B5"/>
    <w:rsid w:val="00232CB5"/>
    <w:rsid w:val="002338FB"/>
    <w:rsid w:val="00234A7E"/>
    <w:rsid w:val="00240459"/>
    <w:rsid w:val="0024373D"/>
    <w:rsid w:val="00246673"/>
    <w:rsid w:val="002508C2"/>
    <w:rsid w:val="00256121"/>
    <w:rsid w:val="00267252"/>
    <w:rsid w:val="00270457"/>
    <w:rsid w:val="0027082C"/>
    <w:rsid w:val="00282DB0"/>
    <w:rsid w:val="002910A6"/>
    <w:rsid w:val="002970EE"/>
    <w:rsid w:val="002A1526"/>
    <w:rsid w:val="002A6401"/>
    <w:rsid w:val="002B194F"/>
    <w:rsid w:val="002B2091"/>
    <w:rsid w:val="002B5574"/>
    <w:rsid w:val="002C6972"/>
    <w:rsid w:val="002D2B32"/>
    <w:rsid w:val="002D4516"/>
    <w:rsid w:val="002D611D"/>
    <w:rsid w:val="002E03C9"/>
    <w:rsid w:val="002E4519"/>
    <w:rsid w:val="002F084D"/>
    <w:rsid w:val="002F1422"/>
    <w:rsid w:val="002F21A6"/>
    <w:rsid w:val="002F2259"/>
    <w:rsid w:val="002F2365"/>
    <w:rsid w:val="002F336A"/>
    <w:rsid w:val="002F46AD"/>
    <w:rsid w:val="002F4BFC"/>
    <w:rsid w:val="003039A8"/>
    <w:rsid w:val="00307239"/>
    <w:rsid w:val="003101F0"/>
    <w:rsid w:val="00314B7A"/>
    <w:rsid w:val="003207CD"/>
    <w:rsid w:val="00324BC5"/>
    <w:rsid w:val="00340BAB"/>
    <w:rsid w:val="003418E0"/>
    <w:rsid w:val="00347F8D"/>
    <w:rsid w:val="00362B47"/>
    <w:rsid w:val="0036772F"/>
    <w:rsid w:val="00372F7B"/>
    <w:rsid w:val="003733E5"/>
    <w:rsid w:val="0038078C"/>
    <w:rsid w:val="003848C6"/>
    <w:rsid w:val="00390EA6"/>
    <w:rsid w:val="003917C0"/>
    <w:rsid w:val="0039456A"/>
    <w:rsid w:val="003A0017"/>
    <w:rsid w:val="003A08E6"/>
    <w:rsid w:val="003A56AD"/>
    <w:rsid w:val="003B769B"/>
    <w:rsid w:val="003D14D4"/>
    <w:rsid w:val="003D243C"/>
    <w:rsid w:val="003D2C37"/>
    <w:rsid w:val="003D49AC"/>
    <w:rsid w:val="003E27C3"/>
    <w:rsid w:val="003F3E3F"/>
    <w:rsid w:val="004067B8"/>
    <w:rsid w:val="004154BE"/>
    <w:rsid w:val="00416C9C"/>
    <w:rsid w:val="0042013D"/>
    <w:rsid w:val="00422F83"/>
    <w:rsid w:val="00426D7E"/>
    <w:rsid w:val="0043430C"/>
    <w:rsid w:val="00435E6D"/>
    <w:rsid w:val="00443668"/>
    <w:rsid w:val="004533F2"/>
    <w:rsid w:val="00454579"/>
    <w:rsid w:val="00456B0D"/>
    <w:rsid w:val="00457F25"/>
    <w:rsid w:val="00476AF8"/>
    <w:rsid w:val="00484FD7"/>
    <w:rsid w:val="00492919"/>
    <w:rsid w:val="004929FB"/>
    <w:rsid w:val="00497EAE"/>
    <w:rsid w:val="004A54BA"/>
    <w:rsid w:val="004B57EF"/>
    <w:rsid w:val="004B6A5E"/>
    <w:rsid w:val="004C2CF4"/>
    <w:rsid w:val="004D7D22"/>
    <w:rsid w:val="004E4016"/>
    <w:rsid w:val="00506A3B"/>
    <w:rsid w:val="00507EA7"/>
    <w:rsid w:val="00507EC7"/>
    <w:rsid w:val="005116A5"/>
    <w:rsid w:val="005138E5"/>
    <w:rsid w:val="00514B5D"/>
    <w:rsid w:val="0051789A"/>
    <w:rsid w:val="00524A21"/>
    <w:rsid w:val="00526089"/>
    <w:rsid w:val="00527A28"/>
    <w:rsid w:val="00527DCA"/>
    <w:rsid w:val="00533287"/>
    <w:rsid w:val="005337EF"/>
    <w:rsid w:val="00533C3E"/>
    <w:rsid w:val="00540CAC"/>
    <w:rsid w:val="0054563B"/>
    <w:rsid w:val="00545B9A"/>
    <w:rsid w:val="00554B2A"/>
    <w:rsid w:val="0056398F"/>
    <w:rsid w:val="005716D4"/>
    <w:rsid w:val="00571B60"/>
    <w:rsid w:val="005803B6"/>
    <w:rsid w:val="0058114A"/>
    <w:rsid w:val="00585A4D"/>
    <w:rsid w:val="00592820"/>
    <w:rsid w:val="005B06A1"/>
    <w:rsid w:val="005D6329"/>
    <w:rsid w:val="005E57F6"/>
    <w:rsid w:val="005E5BB5"/>
    <w:rsid w:val="005F2C2A"/>
    <w:rsid w:val="005F7C8E"/>
    <w:rsid w:val="006058D8"/>
    <w:rsid w:val="00610200"/>
    <w:rsid w:val="00610C9B"/>
    <w:rsid w:val="00621CC0"/>
    <w:rsid w:val="00623699"/>
    <w:rsid w:val="00625FF0"/>
    <w:rsid w:val="00632D5A"/>
    <w:rsid w:val="00635515"/>
    <w:rsid w:val="0063576F"/>
    <w:rsid w:val="006546FD"/>
    <w:rsid w:val="00665BF3"/>
    <w:rsid w:val="006732D6"/>
    <w:rsid w:val="006776D0"/>
    <w:rsid w:val="006843CC"/>
    <w:rsid w:val="00693E09"/>
    <w:rsid w:val="006A2DE9"/>
    <w:rsid w:val="006A5763"/>
    <w:rsid w:val="006A7230"/>
    <w:rsid w:val="006A7C95"/>
    <w:rsid w:val="006B4E32"/>
    <w:rsid w:val="006B72C7"/>
    <w:rsid w:val="006B7F78"/>
    <w:rsid w:val="006C2252"/>
    <w:rsid w:val="006D3419"/>
    <w:rsid w:val="006D7F7F"/>
    <w:rsid w:val="006E2C9C"/>
    <w:rsid w:val="006E40EF"/>
    <w:rsid w:val="006F0039"/>
    <w:rsid w:val="006F3296"/>
    <w:rsid w:val="006F48C5"/>
    <w:rsid w:val="00710638"/>
    <w:rsid w:val="00711CEF"/>
    <w:rsid w:val="00720320"/>
    <w:rsid w:val="00723643"/>
    <w:rsid w:val="00725D3C"/>
    <w:rsid w:val="00730A50"/>
    <w:rsid w:val="00731D8C"/>
    <w:rsid w:val="007330ED"/>
    <w:rsid w:val="00733DA1"/>
    <w:rsid w:val="00737822"/>
    <w:rsid w:val="0074111D"/>
    <w:rsid w:val="00750663"/>
    <w:rsid w:val="0075380E"/>
    <w:rsid w:val="00753D4A"/>
    <w:rsid w:val="00756912"/>
    <w:rsid w:val="00761609"/>
    <w:rsid w:val="00763DCE"/>
    <w:rsid w:val="007661FE"/>
    <w:rsid w:val="00771258"/>
    <w:rsid w:val="00776C46"/>
    <w:rsid w:val="0078260B"/>
    <w:rsid w:val="007838D1"/>
    <w:rsid w:val="00785254"/>
    <w:rsid w:val="00785853"/>
    <w:rsid w:val="007966F0"/>
    <w:rsid w:val="00797BFC"/>
    <w:rsid w:val="007A308F"/>
    <w:rsid w:val="007A720F"/>
    <w:rsid w:val="007C491E"/>
    <w:rsid w:val="007C6A3C"/>
    <w:rsid w:val="007D4BEE"/>
    <w:rsid w:val="007D5BE9"/>
    <w:rsid w:val="00804223"/>
    <w:rsid w:val="008050E4"/>
    <w:rsid w:val="00806A11"/>
    <w:rsid w:val="0082257D"/>
    <w:rsid w:val="00824DAF"/>
    <w:rsid w:val="00842EEF"/>
    <w:rsid w:val="00847DC1"/>
    <w:rsid w:val="00852D95"/>
    <w:rsid w:val="00853438"/>
    <w:rsid w:val="00857086"/>
    <w:rsid w:val="0086324B"/>
    <w:rsid w:val="00865BA0"/>
    <w:rsid w:val="00866846"/>
    <w:rsid w:val="00867525"/>
    <w:rsid w:val="00875DA9"/>
    <w:rsid w:val="008814B7"/>
    <w:rsid w:val="008902AA"/>
    <w:rsid w:val="00895E38"/>
    <w:rsid w:val="008A097D"/>
    <w:rsid w:val="008A1D05"/>
    <w:rsid w:val="008A782B"/>
    <w:rsid w:val="008B0FC0"/>
    <w:rsid w:val="008B413A"/>
    <w:rsid w:val="008C33D0"/>
    <w:rsid w:val="008C429A"/>
    <w:rsid w:val="008D4A52"/>
    <w:rsid w:val="008E1F3D"/>
    <w:rsid w:val="008E32F2"/>
    <w:rsid w:val="009053D7"/>
    <w:rsid w:val="0091331D"/>
    <w:rsid w:val="009137A8"/>
    <w:rsid w:val="00917A53"/>
    <w:rsid w:val="0093223C"/>
    <w:rsid w:val="00935DF9"/>
    <w:rsid w:val="00941A87"/>
    <w:rsid w:val="009501C2"/>
    <w:rsid w:val="009561DA"/>
    <w:rsid w:val="00962918"/>
    <w:rsid w:val="00963EF7"/>
    <w:rsid w:val="00964DB6"/>
    <w:rsid w:val="009668B9"/>
    <w:rsid w:val="00976577"/>
    <w:rsid w:val="00980304"/>
    <w:rsid w:val="009827A8"/>
    <w:rsid w:val="0098521A"/>
    <w:rsid w:val="00996356"/>
    <w:rsid w:val="00997D9A"/>
    <w:rsid w:val="009C4795"/>
    <w:rsid w:val="009D1364"/>
    <w:rsid w:val="009D7C49"/>
    <w:rsid w:val="009E0581"/>
    <w:rsid w:val="009E5234"/>
    <w:rsid w:val="009E6616"/>
    <w:rsid w:val="009E7297"/>
    <w:rsid w:val="009E7720"/>
    <w:rsid w:val="00A0257D"/>
    <w:rsid w:val="00A05832"/>
    <w:rsid w:val="00A12EDC"/>
    <w:rsid w:val="00A22140"/>
    <w:rsid w:val="00A26D0D"/>
    <w:rsid w:val="00A33BDE"/>
    <w:rsid w:val="00A34885"/>
    <w:rsid w:val="00A40864"/>
    <w:rsid w:val="00A4393E"/>
    <w:rsid w:val="00A43BC1"/>
    <w:rsid w:val="00A6374F"/>
    <w:rsid w:val="00A74225"/>
    <w:rsid w:val="00A82D3D"/>
    <w:rsid w:val="00A84FCD"/>
    <w:rsid w:val="00A936D5"/>
    <w:rsid w:val="00AA1EB0"/>
    <w:rsid w:val="00AA2DA3"/>
    <w:rsid w:val="00AA5A9C"/>
    <w:rsid w:val="00AA5DD6"/>
    <w:rsid w:val="00AB016A"/>
    <w:rsid w:val="00AB2A5A"/>
    <w:rsid w:val="00AC5360"/>
    <w:rsid w:val="00AD01F8"/>
    <w:rsid w:val="00AD209A"/>
    <w:rsid w:val="00AD28F8"/>
    <w:rsid w:val="00AF63FB"/>
    <w:rsid w:val="00B012CA"/>
    <w:rsid w:val="00B0230B"/>
    <w:rsid w:val="00B0446B"/>
    <w:rsid w:val="00B06ABF"/>
    <w:rsid w:val="00B17D95"/>
    <w:rsid w:val="00B2050F"/>
    <w:rsid w:val="00B23509"/>
    <w:rsid w:val="00B30957"/>
    <w:rsid w:val="00B31C16"/>
    <w:rsid w:val="00B359DB"/>
    <w:rsid w:val="00B3632B"/>
    <w:rsid w:val="00B409D8"/>
    <w:rsid w:val="00B461B9"/>
    <w:rsid w:val="00B5178D"/>
    <w:rsid w:val="00B62F5B"/>
    <w:rsid w:val="00B6337F"/>
    <w:rsid w:val="00B6595A"/>
    <w:rsid w:val="00B67F1F"/>
    <w:rsid w:val="00B701D7"/>
    <w:rsid w:val="00B80A6F"/>
    <w:rsid w:val="00B90595"/>
    <w:rsid w:val="00B907A8"/>
    <w:rsid w:val="00BA017D"/>
    <w:rsid w:val="00BA215A"/>
    <w:rsid w:val="00BA793E"/>
    <w:rsid w:val="00BB5AC3"/>
    <w:rsid w:val="00BB5F09"/>
    <w:rsid w:val="00BC0D9F"/>
    <w:rsid w:val="00BC461C"/>
    <w:rsid w:val="00BE053D"/>
    <w:rsid w:val="00BE77B1"/>
    <w:rsid w:val="00BF13B5"/>
    <w:rsid w:val="00BF1A7A"/>
    <w:rsid w:val="00BF1FA3"/>
    <w:rsid w:val="00BF66BC"/>
    <w:rsid w:val="00C0010A"/>
    <w:rsid w:val="00C00974"/>
    <w:rsid w:val="00C018E4"/>
    <w:rsid w:val="00C066FA"/>
    <w:rsid w:val="00C06FB3"/>
    <w:rsid w:val="00C1153F"/>
    <w:rsid w:val="00C14785"/>
    <w:rsid w:val="00C25387"/>
    <w:rsid w:val="00C54BE3"/>
    <w:rsid w:val="00C57F80"/>
    <w:rsid w:val="00C70C64"/>
    <w:rsid w:val="00C74607"/>
    <w:rsid w:val="00C768ED"/>
    <w:rsid w:val="00C76E08"/>
    <w:rsid w:val="00C770D4"/>
    <w:rsid w:val="00C82A8F"/>
    <w:rsid w:val="00C8570D"/>
    <w:rsid w:val="00C85835"/>
    <w:rsid w:val="00C916C2"/>
    <w:rsid w:val="00C94E60"/>
    <w:rsid w:val="00CC26B9"/>
    <w:rsid w:val="00CC7F56"/>
    <w:rsid w:val="00CD141F"/>
    <w:rsid w:val="00CD1B12"/>
    <w:rsid w:val="00CD55DC"/>
    <w:rsid w:val="00CE1BBC"/>
    <w:rsid w:val="00CE2595"/>
    <w:rsid w:val="00CE28CC"/>
    <w:rsid w:val="00CE335A"/>
    <w:rsid w:val="00CE6FA5"/>
    <w:rsid w:val="00CE72FC"/>
    <w:rsid w:val="00CF31EE"/>
    <w:rsid w:val="00CF4916"/>
    <w:rsid w:val="00CF4BEA"/>
    <w:rsid w:val="00CF7C9F"/>
    <w:rsid w:val="00D04314"/>
    <w:rsid w:val="00D04E70"/>
    <w:rsid w:val="00D101C0"/>
    <w:rsid w:val="00D1492F"/>
    <w:rsid w:val="00D15D49"/>
    <w:rsid w:val="00D1672E"/>
    <w:rsid w:val="00D17B69"/>
    <w:rsid w:val="00D22ED9"/>
    <w:rsid w:val="00D3003C"/>
    <w:rsid w:val="00D331F4"/>
    <w:rsid w:val="00D470E4"/>
    <w:rsid w:val="00D52142"/>
    <w:rsid w:val="00D5280E"/>
    <w:rsid w:val="00D61F14"/>
    <w:rsid w:val="00D759FD"/>
    <w:rsid w:val="00D80D6B"/>
    <w:rsid w:val="00D84C93"/>
    <w:rsid w:val="00D90950"/>
    <w:rsid w:val="00D9119C"/>
    <w:rsid w:val="00DA57E6"/>
    <w:rsid w:val="00DA69DF"/>
    <w:rsid w:val="00DB33F8"/>
    <w:rsid w:val="00DD38E2"/>
    <w:rsid w:val="00DD4E0B"/>
    <w:rsid w:val="00DE1D27"/>
    <w:rsid w:val="00DF299F"/>
    <w:rsid w:val="00E057A5"/>
    <w:rsid w:val="00E13110"/>
    <w:rsid w:val="00E13131"/>
    <w:rsid w:val="00E163EB"/>
    <w:rsid w:val="00E24DF1"/>
    <w:rsid w:val="00E25BC1"/>
    <w:rsid w:val="00E317CA"/>
    <w:rsid w:val="00E431ED"/>
    <w:rsid w:val="00E513AD"/>
    <w:rsid w:val="00E60646"/>
    <w:rsid w:val="00E61597"/>
    <w:rsid w:val="00E6477D"/>
    <w:rsid w:val="00E64FF5"/>
    <w:rsid w:val="00E66568"/>
    <w:rsid w:val="00E66E3A"/>
    <w:rsid w:val="00E67780"/>
    <w:rsid w:val="00E723C2"/>
    <w:rsid w:val="00E72DDB"/>
    <w:rsid w:val="00E877E2"/>
    <w:rsid w:val="00E907EC"/>
    <w:rsid w:val="00E928D4"/>
    <w:rsid w:val="00EA468D"/>
    <w:rsid w:val="00EA5421"/>
    <w:rsid w:val="00EB0E9F"/>
    <w:rsid w:val="00EB1569"/>
    <w:rsid w:val="00EB1C6C"/>
    <w:rsid w:val="00EB34FC"/>
    <w:rsid w:val="00EB5816"/>
    <w:rsid w:val="00EB5CC2"/>
    <w:rsid w:val="00EB6B0F"/>
    <w:rsid w:val="00EC07C9"/>
    <w:rsid w:val="00ED0EA9"/>
    <w:rsid w:val="00ED5976"/>
    <w:rsid w:val="00EE3BA8"/>
    <w:rsid w:val="00EE6811"/>
    <w:rsid w:val="00EF3F76"/>
    <w:rsid w:val="00EF77DF"/>
    <w:rsid w:val="00F007E6"/>
    <w:rsid w:val="00F106E9"/>
    <w:rsid w:val="00F11BEF"/>
    <w:rsid w:val="00F258E7"/>
    <w:rsid w:val="00F31B84"/>
    <w:rsid w:val="00F3348D"/>
    <w:rsid w:val="00F45632"/>
    <w:rsid w:val="00F5218A"/>
    <w:rsid w:val="00F631EC"/>
    <w:rsid w:val="00F64559"/>
    <w:rsid w:val="00F64C22"/>
    <w:rsid w:val="00F64FA7"/>
    <w:rsid w:val="00F67AC4"/>
    <w:rsid w:val="00F701A2"/>
    <w:rsid w:val="00F702F3"/>
    <w:rsid w:val="00F74D19"/>
    <w:rsid w:val="00F80053"/>
    <w:rsid w:val="00F81B8D"/>
    <w:rsid w:val="00F82ECC"/>
    <w:rsid w:val="00F84E75"/>
    <w:rsid w:val="00F9164C"/>
    <w:rsid w:val="00F94A97"/>
    <w:rsid w:val="00FA02C7"/>
    <w:rsid w:val="00FA2270"/>
    <w:rsid w:val="00FA4186"/>
    <w:rsid w:val="00FA4416"/>
    <w:rsid w:val="00FB0986"/>
    <w:rsid w:val="00FC0531"/>
    <w:rsid w:val="00FC13F0"/>
    <w:rsid w:val="00FC78A5"/>
    <w:rsid w:val="00FD05D8"/>
    <w:rsid w:val="00FD0FB7"/>
    <w:rsid w:val="00FD639C"/>
    <w:rsid w:val="00FE40FE"/>
    <w:rsid w:val="00FE6E7D"/>
    <w:rsid w:val="00FE79A2"/>
    <w:rsid w:val="00FF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C009F491-899E-43C5-87D2-35341D86A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07EC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07EC7"/>
    <w:rPr>
      <w:rFonts w:ascii="Times New Roman" w:hAnsi="Times New Roman" w:cs="Times New Roman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B144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B144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B144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B144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B144C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F521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688</Words>
  <Characters>4339</Characters>
  <Application>Microsoft Office Word</Application>
  <DocSecurity>0</DocSecurity>
  <Lines>36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dcterms:created xsi:type="dcterms:W3CDTF">2026-08-19T13:42:00Z</dcterms:created>
  <dcterms:modified xsi:type="dcterms:W3CDTF">2026-08-19T15:08:00Z</dcterms:modified>
</cp:coreProperties>
</file>