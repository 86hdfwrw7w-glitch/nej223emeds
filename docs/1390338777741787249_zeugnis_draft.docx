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CFF51" w14:textId="77777777" w:rsidR="00CA321A" w:rsidRPr="00CA321A" w:rsidRDefault="00CA321A" w:rsidP="00CA321A">
      <w:pPr>
        <w:jc w:val="right"/>
        <w:rPr>
          <w:lang w:val="de-AT"/>
        </w:rPr>
      </w:pPr>
      <w:r w:rsidRPr="00CA321A">
        <w:rPr>
          <w:lang w:val="de-AT"/>
        </w:rPr>
        <w:t>Commerzbank AG Niederlassung Wien</w:t>
      </w:r>
    </w:p>
    <w:p w14:paraId="274B4818" w14:textId="77777777" w:rsidR="00563673" w:rsidRDefault="00563673" w:rsidP="00CA321A">
      <w:pPr>
        <w:jc w:val="center"/>
        <w:rPr>
          <w:b/>
          <w:bCs/>
          <w:lang w:val="de-AT"/>
        </w:rPr>
      </w:pPr>
    </w:p>
    <w:p w14:paraId="0E0B987A" w14:textId="715D6727" w:rsidR="00CA321A" w:rsidRPr="00563673" w:rsidRDefault="00CA321A" w:rsidP="00CA321A">
      <w:pPr>
        <w:jc w:val="center"/>
        <w:rPr>
          <w:b/>
          <w:bCs/>
          <w:lang w:val="de-AT"/>
        </w:rPr>
      </w:pPr>
      <w:r w:rsidRPr="00563673">
        <w:rPr>
          <w:b/>
          <w:bCs/>
          <w:lang w:val="de-AT"/>
        </w:rPr>
        <w:t>Praktikumszeugnis</w:t>
      </w:r>
    </w:p>
    <w:p w14:paraId="3C750C15" w14:textId="77777777" w:rsidR="00563673" w:rsidRDefault="00563673" w:rsidP="00CA321A">
      <w:pPr>
        <w:jc w:val="center"/>
        <w:rPr>
          <w:lang w:val="de-AT"/>
        </w:rPr>
      </w:pPr>
    </w:p>
    <w:p w14:paraId="12F7F630" w14:textId="150002B8" w:rsidR="00CA321A" w:rsidRDefault="00CA321A" w:rsidP="00CA321A">
      <w:pPr>
        <w:jc w:val="center"/>
        <w:rPr>
          <w:lang w:val="de-AT"/>
        </w:rPr>
      </w:pPr>
      <w:r w:rsidRPr="00CA321A">
        <w:rPr>
          <w:lang w:val="de-AT"/>
        </w:rPr>
        <w:t xml:space="preserve">Herr Tobias Brunner, </w:t>
      </w:r>
    </w:p>
    <w:p w14:paraId="6DE52FD3" w14:textId="204BF5FF" w:rsidR="00CA321A" w:rsidRPr="00CA321A" w:rsidRDefault="00CA321A" w:rsidP="00CA321A">
      <w:pPr>
        <w:jc w:val="center"/>
        <w:rPr>
          <w:lang w:val="de-AT"/>
        </w:rPr>
      </w:pPr>
      <w:r w:rsidRPr="00CA321A">
        <w:rPr>
          <w:lang w:val="de-AT"/>
        </w:rPr>
        <w:t xml:space="preserve">geboren am </w:t>
      </w:r>
      <w:r w:rsidR="00563673">
        <w:rPr>
          <w:lang w:val="de-AT"/>
        </w:rPr>
        <w:t>28.06.2002</w:t>
      </w:r>
      <w:r w:rsidRPr="00CA321A">
        <w:rPr>
          <w:lang w:val="de-AT"/>
        </w:rPr>
        <w:t xml:space="preserve"> in Wien,</w:t>
      </w:r>
    </w:p>
    <w:p w14:paraId="1E78E3B6" w14:textId="475A577D" w:rsidR="00CA321A" w:rsidRPr="00CA321A" w:rsidRDefault="00CA321A" w:rsidP="00CA321A">
      <w:pPr>
        <w:rPr>
          <w:lang w:val="de-AT"/>
        </w:rPr>
      </w:pPr>
      <w:r w:rsidRPr="00CA321A">
        <w:rPr>
          <w:lang w:val="de-AT"/>
        </w:rPr>
        <w:t>war vom 01. September 2024 bis zum 30. Juni 2025 als Praktikant im Bereich Firmenkunden</w:t>
      </w:r>
      <w:r w:rsidR="00563673">
        <w:rPr>
          <w:lang w:val="de-AT"/>
        </w:rPr>
        <w:t xml:space="preserve"> </w:t>
      </w:r>
      <w:r w:rsidRPr="00CA321A">
        <w:rPr>
          <w:lang w:val="de-AT"/>
        </w:rPr>
        <w:t>- Corporates International bei der Commerzbank Aktiengesellschaft Niederlassung Wien tätig.</w:t>
      </w:r>
    </w:p>
    <w:p w14:paraId="52054E12" w14:textId="1EC47F95" w:rsidR="00CA321A" w:rsidRDefault="00CA321A" w:rsidP="00CA321A">
      <w:pPr>
        <w:rPr>
          <w:lang w:val="de-AT"/>
        </w:rPr>
      </w:pPr>
      <w:r w:rsidRPr="00CA321A">
        <w:rPr>
          <w:lang w:val="de-AT"/>
        </w:rPr>
        <w:t>Ihm oblagen dabei folgende Aufgabenbereiche:</w:t>
      </w:r>
    </w:p>
    <w:p w14:paraId="5868FFEB" w14:textId="77777777" w:rsidR="00563673" w:rsidRPr="00563673" w:rsidRDefault="00563673" w:rsidP="00563673">
      <w:pPr>
        <w:pStyle w:val="Listenabsatz"/>
        <w:numPr>
          <w:ilvl w:val="0"/>
          <w:numId w:val="1"/>
        </w:numPr>
        <w:rPr>
          <w:lang w:val="de-AT"/>
        </w:rPr>
      </w:pPr>
      <w:r w:rsidRPr="00563673">
        <w:rPr>
          <w:lang w:val="de-AT"/>
        </w:rPr>
        <w:t>Aufgaben mit Bezug zu Prozess- und Steuerungsthematiken:</w:t>
      </w:r>
    </w:p>
    <w:p w14:paraId="4F2EB1F6" w14:textId="77777777" w:rsidR="00563673" w:rsidRPr="00563673" w:rsidRDefault="00563673" w:rsidP="00563673">
      <w:pPr>
        <w:pStyle w:val="Listenabsatz"/>
        <w:numPr>
          <w:ilvl w:val="0"/>
          <w:numId w:val="2"/>
        </w:numPr>
        <w:rPr>
          <w:lang w:val="de-AT"/>
        </w:rPr>
      </w:pPr>
      <w:r w:rsidRPr="00563673">
        <w:rPr>
          <w:lang w:val="de-AT"/>
        </w:rPr>
        <w:t>Erstellung eines Reporting-Tools zur Auswertung von Ertragsdaten im Programm Excel</w:t>
      </w:r>
    </w:p>
    <w:p w14:paraId="4D6E112B" w14:textId="77777777" w:rsidR="00563673" w:rsidRPr="00563673" w:rsidRDefault="00563673" w:rsidP="00563673">
      <w:pPr>
        <w:pStyle w:val="Listenabsatz"/>
        <w:numPr>
          <w:ilvl w:val="0"/>
          <w:numId w:val="2"/>
        </w:numPr>
        <w:rPr>
          <w:lang w:val="de-AT"/>
        </w:rPr>
      </w:pPr>
      <w:r w:rsidRPr="00563673">
        <w:rPr>
          <w:lang w:val="de-AT"/>
        </w:rPr>
        <w:t>Unterstützung bei der Ausarbeitung der zukünftigen Budgetstrategie der Niederlassung Wien</w:t>
      </w:r>
    </w:p>
    <w:p w14:paraId="1295808E" w14:textId="77777777" w:rsidR="00563673" w:rsidRPr="00563673" w:rsidRDefault="00563673" w:rsidP="00563673">
      <w:pPr>
        <w:pStyle w:val="Listenabsatz"/>
        <w:numPr>
          <w:ilvl w:val="0"/>
          <w:numId w:val="2"/>
        </w:numPr>
        <w:rPr>
          <w:lang w:val="de-AT"/>
        </w:rPr>
      </w:pPr>
      <w:r w:rsidRPr="00563673">
        <w:rPr>
          <w:lang w:val="de-AT"/>
        </w:rPr>
        <w:t>Überprüfung des Portfolios der Niederlassung im Hinblick auf Compliance-Risiken</w:t>
      </w:r>
    </w:p>
    <w:p w14:paraId="0C718A93" w14:textId="6B3D2F1C" w:rsidR="00563673" w:rsidRPr="00563673" w:rsidRDefault="00563673" w:rsidP="00563673">
      <w:pPr>
        <w:pStyle w:val="Listenabsatz"/>
        <w:numPr>
          <w:ilvl w:val="0"/>
          <w:numId w:val="1"/>
        </w:numPr>
        <w:rPr>
          <w:lang w:val="de-AT"/>
        </w:rPr>
      </w:pPr>
      <w:r w:rsidRPr="00563673">
        <w:rPr>
          <w:lang w:val="de-AT"/>
        </w:rPr>
        <w:t>Vertriebsnahe Aufgaben:</w:t>
      </w:r>
    </w:p>
    <w:p w14:paraId="7ADDEBB6" w14:textId="433E3496" w:rsidR="00563673" w:rsidRPr="00563673" w:rsidRDefault="00563673" w:rsidP="00563673">
      <w:pPr>
        <w:pStyle w:val="Listenabsatz"/>
        <w:numPr>
          <w:ilvl w:val="0"/>
          <w:numId w:val="3"/>
        </w:numPr>
        <w:rPr>
          <w:lang w:val="de-AT"/>
        </w:rPr>
      </w:pPr>
      <w:r w:rsidRPr="00563673">
        <w:rPr>
          <w:lang w:val="de-AT"/>
        </w:rPr>
        <w:t>Bearbeitung von Kreditanträgen und der damit einhergehenden Risikoanalyse, der Angebotserstellung und der Vertragserstellung</w:t>
      </w:r>
    </w:p>
    <w:p w14:paraId="3F9AE093" w14:textId="77777777" w:rsidR="00563673" w:rsidRDefault="00563673" w:rsidP="00563673">
      <w:pPr>
        <w:pStyle w:val="Listenabsatz"/>
        <w:numPr>
          <w:ilvl w:val="0"/>
          <w:numId w:val="3"/>
        </w:numPr>
        <w:rPr>
          <w:lang w:val="de-AT"/>
        </w:rPr>
      </w:pPr>
      <w:r w:rsidRPr="00563673">
        <w:rPr>
          <w:lang w:val="de-AT"/>
        </w:rPr>
        <w:t>Vorbereitung von Kundenakquise durch Kunden- und Branchenrecherche</w:t>
      </w:r>
    </w:p>
    <w:p w14:paraId="422C8AB2" w14:textId="4D78A52D" w:rsidR="00CA321A" w:rsidRPr="00563673" w:rsidRDefault="00563673" w:rsidP="00563673">
      <w:pPr>
        <w:pStyle w:val="Listenabsatz"/>
        <w:numPr>
          <w:ilvl w:val="0"/>
          <w:numId w:val="3"/>
        </w:numPr>
        <w:rPr>
          <w:lang w:val="de-AT"/>
        </w:rPr>
      </w:pPr>
      <w:r w:rsidRPr="00563673">
        <w:rPr>
          <w:lang w:val="de-AT"/>
        </w:rPr>
        <w:t xml:space="preserve">Unterstützung bei Compliance Themen, wie dem </w:t>
      </w:r>
      <w:proofErr w:type="spellStart"/>
      <w:r w:rsidRPr="00563673">
        <w:rPr>
          <w:lang w:val="de-AT"/>
        </w:rPr>
        <w:t>Know</w:t>
      </w:r>
      <w:proofErr w:type="spellEnd"/>
      <w:r w:rsidRPr="00563673">
        <w:rPr>
          <w:lang w:val="de-AT"/>
        </w:rPr>
        <w:t>-</w:t>
      </w:r>
      <w:proofErr w:type="spellStart"/>
      <w:r w:rsidRPr="00563673">
        <w:rPr>
          <w:lang w:val="de-AT"/>
        </w:rPr>
        <w:t>Your</w:t>
      </w:r>
      <w:proofErr w:type="spellEnd"/>
      <w:r w:rsidRPr="00563673">
        <w:rPr>
          <w:lang w:val="de-AT"/>
        </w:rPr>
        <w:t>-Customer Prozess</w:t>
      </w:r>
    </w:p>
    <w:p w14:paraId="34B1C4E1" w14:textId="75445CD9" w:rsidR="00563673" w:rsidRPr="00563673" w:rsidRDefault="00563673" w:rsidP="00563673">
      <w:pPr>
        <w:rPr>
          <w:lang w:val="de-AT"/>
        </w:rPr>
      </w:pPr>
      <w:r w:rsidRPr="00563673">
        <w:rPr>
          <w:lang w:val="de-AT"/>
        </w:rPr>
        <w:t xml:space="preserve">Herr Brunner identifizierte sich jederzeit mit seiner Aufgabe und zeigte stets eine hohe Leistungsbereitschaft und Engagement. Er beherrschte seinen Arbeitsbereich einwandfrei und verfügte über ein umfassendes und fundiertes Fachwissen, das er immer wirksam und nutzbringend einsetzte. Die angebotenen Möglichkeiten zur Weiterqualifizierung wurden von Herrn Brunner optimal genutzt und erfolgreich umgesetzt. Er verfügt bereits jetzt über ausgeprägte </w:t>
      </w:r>
      <w:r w:rsidR="009D27B4" w:rsidRPr="00563673">
        <w:rPr>
          <w:lang w:val="de-AT"/>
        </w:rPr>
        <w:t>Kenntnisse</w:t>
      </w:r>
      <w:r w:rsidRPr="00563673">
        <w:rPr>
          <w:lang w:val="de-AT"/>
        </w:rPr>
        <w:t xml:space="preserve"> und Fähigkeiten im Bereich EDV, vor allem Datenanalyse.</w:t>
      </w:r>
    </w:p>
    <w:p w14:paraId="16F4741F" w14:textId="14E52F48" w:rsidR="00563673" w:rsidRPr="00563673" w:rsidRDefault="00563673" w:rsidP="00563673">
      <w:pPr>
        <w:rPr>
          <w:lang w:val="de-AT"/>
        </w:rPr>
      </w:pPr>
      <w:r w:rsidRPr="00563673">
        <w:rPr>
          <w:lang w:val="de-AT"/>
        </w:rPr>
        <w:t>Seine Aufgaben erledigte er stets selbstständig und termingerecht mit großer Sorgfalt und Genauigkeit. Er arbeitete jederzeit</w:t>
      </w:r>
      <w:ins w:id="0" w:author="David Döbele" w:date="2025-07-03T16:29:00Z" w16du:dateUtc="2025-07-03T14:29:00Z">
        <w:r w:rsidR="00113631">
          <w:rPr>
            <w:lang w:val="de-AT"/>
          </w:rPr>
          <w:t xml:space="preserve"> außerordentlich</w:t>
        </w:r>
      </w:ins>
      <w:r w:rsidRPr="00563673">
        <w:rPr>
          <w:lang w:val="de-AT"/>
        </w:rPr>
        <w:t xml:space="preserve"> zuverlässig, systematisch und zielorientiert. Herr Brunner war ein sehr ausdauernder und belastbarer Mitarbeiter, der auch bei hohem Arbeitsanfall und unter herausfordernden Arbeitsbedingungen konstant seine Aufgaben hervorragend bewältigte. Aufgrund seiner sehr guten</w:t>
      </w:r>
      <w:r>
        <w:rPr>
          <w:lang w:val="de-AT"/>
        </w:rPr>
        <w:t xml:space="preserve"> </w:t>
      </w:r>
      <w:r w:rsidRPr="00563673">
        <w:rPr>
          <w:lang w:val="de-AT"/>
        </w:rPr>
        <w:t>Auffassungsgabe arbeitete er sich jederzeit schnell und umfassend in neue Themen ein und löste auch komplexe Fragestellungen immer zu unserer besten Zufriedenheit.</w:t>
      </w:r>
    </w:p>
    <w:p w14:paraId="20F8AB3F" w14:textId="7854DD56" w:rsidR="00563673" w:rsidRPr="00563673" w:rsidRDefault="00563673" w:rsidP="00563673">
      <w:pPr>
        <w:rPr>
          <w:lang w:val="de-AT"/>
        </w:rPr>
      </w:pPr>
      <w:r w:rsidRPr="00563673">
        <w:rPr>
          <w:lang w:val="de-AT"/>
        </w:rPr>
        <w:lastRenderedPageBreak/>
        <w:t>Die Qualität seiner Arbeit erfüllte immer hohe Ansprüche. Durch seine kompetente und eigenverantwortliche Arbeitsweise erzielte er kontinuierlich sehr gute Ergebnisse.</w:t>
      </w:r>
      <w:r w:rsidR="009D27B4">
        <w:rPr>
          <w:lang w:val="de-AT"/>
        </w:rPr>
        <w:t xml:space="preserve"> </w:t>
      </w:r>
      <w:r w:rsidRPr="00563673">
        <w:rPr>
          <w:lang w:val="de-AT"/>
        </w:rPr>
        <w:t>Arbeitsmenge und Arbeitstempo lagen jederzeit über unseren Erwartungen.</w:t>
      </w:r>
      <w:r>
        <w:rPr>
          <w:lang w:val="de-AT"/>
        </w:rPr>
        <w:t xml:space="preserve"> </w:t>
      </w:r>
      <w:r w:rsidRPr="00563673">
        <w:rPr>
          <w:lang w:val="de-AT"/>
        </w:rPr>
        <w:t>Mit den Leistungen von Herrn Brunner waren wir stets voll zufrieden.</w:t>
      </w:r>
    </w:p>
    <w:p w14:paraId="323F9D59" w14:textId="514F5429" w:rsidR="00563673" w:rsidRPr="00563673" w:rsidRDefault="00563673" w:rsidP="00563673">
      <w:pPr>
        <w:rPr>
          <w:lang w:val="de-AT"/>
        </w:rPr>
      </w:pPr>
      <w:r w:rsidRPr="00563673">
        <w:rPr>
          <w:lang w:val="de-AT"/>
        </w:rPr>
        <w:t>Herr Brunner war ein sehr loyaler, freundlicher und stets hilfsbereiter Mitarbeiter, der sich gut in das Team integrierte. Sein Verhalten gegenüber Kunden, Vorgesetzten und Kollegen war stets einwandfrei.</w:t>
      </w:r>
      <w:r w:rsidR="009D27B4">
        <w:rPr>
          <w:lang w:val="de-AT"/>
        </w:rPr>
        <w:t xml:space="preserve"> </w:t>
      </w:r>
      <w:r w:rsidRPr="00563673">
        <w:rPr>
          <w:lang w:val="de-AT"/>
        </w:rPr>
        <w:t>Herr Brunner wurde hier als fachlich und persönlich kompetenter</w:t>
      </w:r>
      <w:r>
        <w:rPr>
          <w:lang w:val="de-AT"/>
        </w:rPr>
        <w:t xml:space="preserve"> </w:t>
      </w:r>
      <w:r w:rsidRPr="00563673">
        <w:rPr>
          <w:lang w:val="de-AT"/>
        </w:rPr>
        <w:t>Kooperations- und Verhandlungspartner gleichermaßen sehr geschätzt.</w:t>
      </w:r>
    </w:p>
    <w:p w14:paraId="4D84222B" w14:textId="60B080E4" w:rsidR="00563673" w:rsidRPr="00563673" w:rsidRDefault="00563673" w:rsidP="00563673">
      <w:pPr>
        <w:rPr>
          <w:lang w:val="de-AT"/>
        </w:rPr>
      </w:pPr>
      <w:r w:rsidRPr="00563673">
        <w:rPr>
          <w:lang w:val="de-AT"/>
        </w:rPr>
        <w:t xml:space="preserve">Wir danken Herrn Brunner für die stets </w:t>
      </w:r>
      <w:ins w:id="1" w:author="David Döbele" w:date="2025-07-03T16:29:00Z" w16du:dateUtc="2025-07-03T14:29:00Z">
        <w:r w:rsidR="00113631">
          <w:rPr>
            <w:lang w:val="de-AT"/>
          </w:rPr>
          <w:t xml:space="preserve">sehr </w:t>
        </w:r>
      </w:ins>
      <w:r w:rsidRPr="00563673">
        <w:rPr>
          <w:lang w:val="de-AT"/>
        </w:rPr>
        <w:t>gute Zusammenarbeit und wünschen ihm für die Zukunft beruflich und persönlich alles Gute und weiterhin viel Erfolg.</w:t>
      </w:r>
    </w:p>
    <w:p w14:paraId="6215C40A" w14:textId="77777777" w:rsidR="009D27B4" w:rsidRDefault="009D27B4" w:rsidP="00563673">
      <w:pPr>
        <w:rPr>
          <w:lang w:val="de-AT"/>
        </w:rPr>
      </w:pPr>
    </w:p>
    <w:p w14:paraId="611FA65C" w14:textId="16EECC06" w:rsidR="00563673" w:rsidRPr="00563673" w:rsidRDefault="00563673" w:rsidP="00563673">
      <w:pPr>
        <w:rPr>
          <w:lang w:val="de-AT"/>
        </w:rPr>
      </w:pPr>
      <w:r w:rsidRPr="00563673">
        <w:rPr>
          <w:lang w:val="de-AT"/>
        </w:rPr>
        <w:t>Wien, 27. Juni 2025</w:t>
      </w:r>
    </w:p>
    <w:p w14:paraId="31C89B93" w14:textId="77777777" w:rsidR="009D27B4" w:rsidRDefault="009D27B4" w:rsidP="009D27B4">
      <w:pPr>
        <w:ind w:firstLine="720"/>
        <w:rPr>
          <w:lang w:val="de-AT"/>
        </w:rPr>
      </w:pPr>
    </w:p>
    <w:p w14:paraId="163DEFFD" w14:textId="49392EE3" w:rsidR="00563673" w:rsidRPr="00563673" w:rsidRDefault="00563673" w:rsidP="009D27B4">
      <w:pPr>
        <w:ind w:firstLine="720"/>
        <w:rPr>
          <w:lang w:val="de-AT"/>
        </w:rPr>
      </w:pPr>
      <w:r w:rsidRPr="00563673">
        <w:rPr>
          <w:lang w:val="de-AT"/>
        </w:rPr>
        <w:t>Commerzbank AG</w:t>
      </w:r>
    </w:p>
    <w:p w14:paraId="612C8B35" w14:textId="77777777" w:rsidR="00563673" w:rsidRPr="00563673" w:rsidRDefault="00563673" w:rsidP="009D27B4">
      <w:pPr>
        <w:ind w:firstLine="720"/>
        <w:rPr>
          <w:lang w:val="de-AT"/>
        </w:rPr>
      </w:pPr>
      <w:r w:rsidRPr="00563673">
        <w:rPr>
          <w:lang w:val="de-AT"/>
        </w:rPr>
        <w:t>Niederlassung Wien</w:t>
      </w:r>
    </w:p>
    <w:p w14:paraId="6524A0C9" w14:textId="77777777" w:rsidR="009D27B4" w:rsidRDefault="009D27B4" w:rsidP="00563673"/>
    <w:p w14:paraId="7006F676" w14:textId="76AEB382" w:rsidR="00563673" w:rsidRPr="00563673" w:rsidRDefault="00563673" w:rsidP="009D27B4">
      <w:pPr>
        <w:ind w:firstLine="720"/>
      </w:pPr>
      <w:r w:rsidRPr="00563673">
        <w:t>Mag. Ing</w:t>
      </w:r>
      <w:r w:rsidR="009D27B4">
        <w:t xml:space="preserve"> </w:t>
      </w:r>
      <w:r w:rsidRPr="00563673">
        <w:t xml:space="preserve">Vasek </w:t>
      </w:r>
      <w:proofErr w:type="spellStart"/>
      <w:r w:rsidRPr="00563673">
        <w:t>Firtik</w:t>
      </w:r>
      <w:proofErr w:type="spellEnd"/>
    </w:p>
    <w:p w14:paraId="5629EE20" w14:textId="77777777" w:rsidR="00563673" w:rsidRPr="00563673" w:rsidRDefault="00563673" w:rsidP="009D27B4">
      <w:pPr>
        <w:ind w:firstLine="720"/>
      </w:pPr>
      <w:r w:rsidRPr="00563673">
        <w:t>Head of SME Austria</w:t>
      </w:r>
    </w:p>
    <w:p w14:paraId="10396A6B" w14:textId="77777777" w:rsidR="00CA321A" w:rsidRDefault="00CA321A" w:rsidP="00587782">
      <w:pPr>
        <w:rPr>
          <w:lang w:val="de-AT"/>
        </w:rPr>
      </w:pPr>
    </w:p>
    <w:p w14:paraId="6F050B49" w14:textId="77777777" w:rsidR="00CA321A" w:rsidRDefault="00CA321A" w:rsidP="00587782">
      <w:pPr>
        <w:rPr>
          <w:lang w:val="de-AT"/>
        </w:rPr>
      </w:pPr>
    </w:p>
    <w:p w14:paraId="128D8B74" w14:textId="77777777" w:rsidR="00563673" w:rsidRDefault="00563673" w:rsidP="00587782">
      <w:pPr>
        <w:rPr>
          <w:lang w:val="de-AT"/>
        </w:rPr>
      </w:pPr>
    </w:p>
    <w:p w14:paraId="3252FEAD" w14:textId="77777777" w:rsidR="00563673" w:rsidRDefault="00563673" w:rsidP="00587782">
      <w:pPr>
        <w:rPr>
          <w:lang w:val="de-AT"/>
        </w:rPr>
      </w:pPr>
    </w:p>
    <w:p w14:paraId="007F3996" w14:textId="77777777" w:rsidR="00563673" w:rsidRDefault="00563673" w:rsidP="00587782">
      <w:pPr>
        <w:rPr>
          <w:lang w:val="de-AT"/>
        </w:rPr>
      </w:pPr>
    </w:p>
    <w:p w14:paraId="04D1761A" w14:textId="77777777" w:rsidR="00563673" w:rsidRDefault="00563673" w:rsidP="00587782">
      <w:pPr>
        <w:rPr>
          <w:lang w:val="de-AT"/>
        </w:rPr>
      </w:pPr>
    </w:p>
    <w:p w14:paraId="5E2E53E6" w14:textId="77777777" w:rsidR="00563673" w:rsidRDefault="00563673" w:rsidP="00587782">
      <w:pPr>
        <w:rPr>
          <w:lang w:val="de-AT"/>
        </w:rPr>
      </w:pPr>
    </w:p>
    <w:p w14:paraId="1762650D" w14:textId="77777777" w:rsidR="00563673" w:rsidRDefault="00563673" w:rsidP="00587782">
      <w:pPr>
        <w:rPr>
          <w:lang w:val="de-AT"/>
        </w:rPr>
      </w:pPr>
    </w:p>
    <w:p w14:paraId="79C5BB36" w14:textId="77777777" w:rsidR="00563673" w:rsidRDefault="00563673" w:rsidP="00587782">
      <w:pPr>
        <w:rPr>
          <w:lang w:val="de-AT"/>
        </w:rPr>
      </w:pPr>
    </w:p>
    <w:p w14:paraId="636FF415" w14:textId="174C7C6A" w:rsidR="00587782" w:rsidRPr="00801F91" w:rsidRDefault="00587782" w:rsidP="00587782">
      <w:pPr>
        <w:rPr>
          <w:lang w:val="de-AT"/>
        </w:rPr>
      </w:pPr>
    </w:p>
    <w:sectPr w:rsidR="00587782" w:rsidRPr="00801F9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F0119"/>
    <w:multiLevelType w:val="hybridMultilevel"/>
    <w:tmpl w:val="AF165540"/>
    <w:lvl w:ilvl="0" w:tplc="BC4EA78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3B33C44"/>
    <w:multiLevelType w:val="hybridMultilevel"/>
    <w:tmpl w:val="25DA8B5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28364C13"/>
    <w:multiLevelType w:val="hybridMultilevel"/>
    <w:tmpl w:val="CCB8506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4BFB2DE5"/>
    <w:multiLevelType w:val="hybridMultilevel"/>
    <w:tmpl w:val="3050CB0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31821657">
    <w:abstractNumId w:val="3"/>
  </w:num>
  <w:num w:numId="2" w16cid:durableId="747732490">
    <w:abstractNumId w:val="2"/>
  </w:num>
  <w:num w:numId="3" w16cid:durableId="1762294122">
    <w:abstractNumId w:val="1"/>
  </w:num>
  <w:num w:numId="4" w16cid:durableId="200042772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Döbele">
    <w15:presenceInfo w15:providerId="Windows Live" w15:userId="444998604cb8fc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grammar="clean"/>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F91"/>
    <w:rsid w:val="00113631"/>
    <w:rsid w:val="0049492C"/>
    <w:rsid w:val="00563673"/>
    <w:rsid w:val="00587782"/>
    <w:rsid w:val="005B6418"/>
    <w:rsid w:val="00664C79"/>
    <w:rsid w:val="00763C12"/>
    <w:rsid w:val="00801F91"/>
    <w:rsid w:val="00917BB7"/>
    <w:rsid w:val="009D27B4"/>
    <w:rsid w:val="00A40260"/>
    <w:rsid w:val="00CA32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6E091D"/>
  <w15:chartTrackingRefBased/>
  <w15:docId w15:val="{C84CDA25-7734-4920-97BD-BAC4ABBFB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01F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801F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01F9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01F9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01F9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01F9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01F9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01F9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01F9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01F9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01F9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01F9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01F9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01F9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01F9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01F9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01F9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01F91"/>
    <w:rPr>
      <w:rFonts w:eastAsiaTheme="majorEastAsia" w:cstheme="majorBidi"/>
      <w:color w:val="272727" w:themeColor="text1" w:themeTint="D8"/>
    </w:rPr>
  </w:style>
  <w:style w:type="paragraph" w:styleId="Titel">
    <w:name w:val="Title"/>
    <w:basedOn w:val="Standard"/>
    <w:next w:val="Standard"/>
    <w:link w:val="TitelZchn"/>
    <w:uiPriority w:val="10"/>
    <w:qFormat/>
    <w:rsid w:val="00801F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01F9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01F9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01F9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01F9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01F91"/>
    <w:rPr>
      <w:i/>
      <w:iCs/>
      <w:color w:val="404040" w:themeColor="text1" w:themeTint="BF"/>
    </w:rPr>
  </w:style>
  <w:style w:type="paragraph" w:styleId="Listenabsatz">
    <w:name w:val="List Paragraph"/>
    <w:basedOn w:val="Standard"/>
    <w:uiPriority w:val="34"/>
    <w:qFormat/>
    <w:rsid w:val="00801F91"/>
    <w:pPr>
      <w:ind w:left="720"/>
      <w:contextualSpacing/>
    </w:pPr>
  </w:style>
  <w:style w:type="character" w:styleId="IntensiveHervorhebung">
    <w:name w:val="Intense Emphasis"/>
    <w:basedOn w:val="Absatz-Standardschriftart"/>
    <w:uiPriority w:val="21"/>
    <w:qFormat/>
    <w:rsid w:val="00801F91"/>
    <w:rPr>
      <w:i/>
      <w:iCs/>
      <w:color w:val="0F4761" w:themeColor="accent1" w:themeShade="BF"/>
    </w:rPr>
  </w:style>
  <w:style w:type="paragraph" w:styleId="IntensivesZitat">
    <w:name w:val="Intense Quote"/>
    <w:basedOn w:val="Standard"/>
    <w:next w:val="Standard"/>
    <w:link w:val="IntensivesZitatZchn"/>
    <w:uiPriority w:val="30"/>
    <w:qFormat/>
    <w:rsid w:val="00801F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01F91"/>
    <w:rPr>
      <w:i/>
      <w:iCs/>
      <w:color w:val="0F4761" w:themeColor="accent1" w:themeShade="BF"/>
    </w:rPr>
  </w:style>
  <w:style w:type="character" w:styleId="IntensiverVerweis">
    <w:name w:val="Intense Reference"/>
    <w:basedOn w:val="Absatz-Standardschriftart"/>
    <w:uiPriority w:val="32"/>
    <w:qFormat/>
    <w:rsid w:val="00801F91"/>
    <w:rPr>
      <w:b/>
      <w:bCs/>
      <w:smallCaps/>
      <w:color w:val="0F4761" w:themeColor="accent1" w:themeShade="BF"/>
      <w:spacing w:val="5"/>
    </w:rPr>
  </w:style>
  <w:style w:type="paragraph" w:styleId="berarbeitung">
    <w:name w:val="Revision"/>
    <w:hidden/>
    <w:uiPriority w:val="99"/>
    <w:semiHidden/>
    <w:rsid w:val="0011363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6361200">
      <w:bodyDiv w:val="1"/>
      <w:marLeft w:val="0"/>
      <w:marRight w:val="0"/>
      <w:marTop w:val="0"/>
      <w:marBottom w:val="0"/>
      <w:divBdr>
        <w:top w:val="none" w:sz="0" w:space="0" w:color="auto"/>
        <w:left w:val="none" w:sz="0" w:space="0" w:color="auto"/>
        <w:bottom w:val="none" w:sz="0" w:space="0" w:color="auto"/>
        <w:right w:val="none" w:sz="0" w:space="0" w:color="auto"/>
      </w:divBdr>
    </w:div>
    <w:div w:id="1906450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402</Words>
  <Characters>2536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Tobias Brunner</dc:creator>
  <cp:keywords/>
  <dc:description/>
  <cp:lastModifiedBy>David Döbele</cp:lastModifiedBy>
  <cp:revision>4</cp:revision>
  <dcterms:created xsi:type="dcterms:W3CDTF">2025-06-30T20:54:00Z</dcterms:created>
  <dcterms:modified xsi:type="dcterms:W3CDTF">2025-07-03T14:29:00Z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051a18b8-7377-459f-9115-3c24a97b54dd</vt:lpwstr>
  </property>
</Properties>
</file>