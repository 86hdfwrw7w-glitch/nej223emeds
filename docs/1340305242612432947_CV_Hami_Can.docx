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pPr w:leftFromText="141" w:rightFromText="141" w:vertAnchor="text" w:horzAnchor="margin" w:tblpXSpec="center" w:tblpY="207"/>
        <w:tblW w:w="981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  <w:tblPrChange w:id="0" w:author="Can, Hami" w:date="2025-02-13T19:20:00Z" w16du:dateUtc="2025-02-13T18:20:00Z">
          <w:tblPr>
            <w:tblStyle w:val="a"/>
            <w:tblpPr w:leftFromText="141" w:rightFromText="141" w:vertAnchor="text" w:horzAnchor="margin" w:tblpXSpec="center" w:tblpY="207"/>
            <w:tblW w:w="9813" w:type="dxa"/>
            <w:tblInd w:w="0" w:type="dxa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Layout w:type="fixed"/>
            <w:tblLook w:val="0400" w:firstRow="0" w:lastRow="0" w:firstColumn="0" w:lastColumn="0" w:noHBand="0" w:noVBand="1"/>
          </w:tblPr>
        </w:tblPrChange>
      </w:tblPr>
      <w:tblGrid>
        <w:gridCol w:w="1560"/>
        <w:gridCol w:w="6237"/>
        <w:gridCol w:w="2016"/>
        <w:tblGridChange w:id="1">
          <w:tblGrid>
            <w:gridCol w:w="1560"/>
            <w:gridCol w:w="6237"/>
            <w:gridCol w:w="2016"/>
          </w:tblGrid>
        </w:tblGridChange>
      </w:tblGrid>
      <w:tr w:rsidR="002412FA" w:rsidRPr="00376974" w14:paraId="5C22458B" w14:textId="77777777" w:rsidTr="00165653">
        <w:trPr>
          <w:trHeight w:val="20"/>
          <w:trPrChange w:id="2" w:author="Can, Hami" w:date="2025-02-13T19:20:00Z" w16du:dateUtc="2025-02-13T18:20:00Z">
            <w:trPr>
              <w:trHeight w:val="20"/>
            </w:trPr>
          </w:trPrChange>
        </w:trPr>
        <w:tc>
          <w:tcPr>
            <w:tcW w:w="9813" w:type="dxa"/>
            <w:gridSpan w:val="3"/>
            <w:vAlign w:val="bottom"/>
            <w:tcPrChange w:id="3" w:author="Can, Hami" w:date="2025-02-13T19:20:00Z" w16du:dateUtc="2025-02-13T18:20:00Z">
              <w:tcPr>
                <w:tcW w:w="9813" w:type="dxa"/>
                <w:gridSpan w:val="3"/>
                <w:vAlign w:val="bottom"/>
              </w:tcPr>
            </w:tcPrChange>
          </w:tcPr>
          <w:p w14:paraId="418C50BB" w14:textId="59B82633" w:rsidR="001C4724" w:rsidRPr="00C20DAC" w:rsidRDefault="00796792" w:rsidP="00041BEA">
            <w:pPr>
              <w:jc w:val="center"/>
              <w:rPr>
                <w:rFonts w:ascii="Optima" w:eastAsia="Times New Roman" w:hAnsi="Optima" w:cs="Times New Roman"/>
                <w:b/>
                <w:sz w:val="36"/>
                <w:szCs w:val="36"/>
                <w:lang w:val="en-US"/>
              </w:rPr>
            </w:pPr>
            <w:r w:rsidRPr="00C20DAC">
              <w:rPr>
                <w:rFonts w:ascii="Optima" w:eastAsia="Times New Roman" w:hAnsi="Optima" w:cs="Times New Roman"/>
                <w:b/>
                <w:sz w:val="36"/>
                <w:szCs w:val="36"/>
                <w:lang w:val="en-US"/>
              </w:rPr>
              <w:t>Hami Can</w:t>
            </w:r>
          </w:p>
          <w:p w14:paraId="3F01DC71" w14:textId="190901B8" w:rsidR="001C4724" w:rsidRPr="002D7B0E" w:rsidRDefault="002D7B0E" w:rsidP="00041BEA">
            <w:pPr>
              <w:jc w:val="center"/>
              <w:rPr>
                <w:rFonts w:ascii="Optima" w:eastAsia="Times New Roman" w:hAnsi="Optima" w:cs="Times New Roman"/>
                <w:sz w:val="20"/>
                <w:szCs w:val="20"/>
                <w:lang w:val="en-US"/>
                <w:rPrChange w:id="4" w:author="Can, Hami" w:date="2025-01-25T09:42:00Z" w16du:dateUtc="2025-01-25T08:42:00Z">
                  <w:rPr>
                    <w:rFonts w:ascii="Optima" w:eastAsia="Times New Roman" w:hAnsi="Optima" w:cs="Times New Roman"/>
                    <w:sz w:val="20"/>
                    <w:szCs w:val="20"/>
                    <w:lang w:val="de-DE"/>
                  </w:rPr>
                </w:rPrChange>
              </w:rPr>
            </w:pPr>
            <w:ins w:id="5" w:author="Can, Hami" w:date="2025-01-25T09:42:00Z" w16du:dateUtc="2025-01-25T08:42:00Z">
              <w:r w:rsidRPr="002D7B0E">
                <w:rPr>
                  <w:rFonts w:ascii="Optima" w:eastAsia="Times New Roman" w:hAnsi="Optima" w:cs="Times New Roman"/>
                  <w:sz w:val="20"/>
                  <w:szCs w:val="20"/>
                  <w:lang w:val="en-US"/>
                  <w:rPrChange w:id="6" w:author="Can, Hami" w:date="2025-01-25T09:42:00Z" w16du:dateUtc="2025-01-25T08:42:00Z">
                    <w:rPr>
                      <w:rFonts w:ascii="Optima" w:eastAsia="Times New Roman" w:hAnsi="Optima" w:cs="Times New Roman"/>
                      <w:sz w:val="20"/>
                      <w:szCs w:val="20"/>
                      <w:lang w:val="de-DE"/>
                    </w:rPr>
                  </w:rPrChange>
                </w:rPr>
                <w:t>Pestalozzistr.</w:t>
              </w:r>
              <w:r>
                <w:rPr>
                  <w:rFonts w:ascii="Optima" w:eastAsia="Times New Roman" w:hAnsi="Optima" w:cs="Times New Roman"/>
                  <w:sz w:val="20"/>
                  <w:szCs w:val="20"/>
                  <w:lang w:val="en-US"/>
                </w:rPr>
                <w:t>35</w:t>
              </w:r>
            </w:ins>
            <w:del w:id="7" w:author="Can, Hami" w:date="2025-01-25T09:42:00Z" w16du:dateUtc="2025-01-25T08:42:00Z">
              <w:r w:rsidR="00796792" w:rsidRPr="002D7B0E" w:rsidDel="002D7B0E">
                <w:rPr>
                  <w:rFonts w:ascii="Optima" w:eastAsia="Times New Roman" w:hAnsi="Optima" w:cs="Times New Roman"/>
                  <w:sz w:val="20"/>
                  <w:szCs w:val="20"/>
                  <w:lang w:val="en-US"/>
                  <w:rPrChange w:id="8" w:author="Can, Hami" w:date="2025-01-25T09:42:00Z" w16du:dateUtc="2025-01-25T08:42:00Z">
                    <w:rPr>
                      <w:rFonts w:ascii="Optima" w:eastAsia="Times New Roman" w:hAnsi="Optima" w:cs="Times New Roman"/>
                      <w:sz w:val="20"/>
                      <w:szCs w:val="20"/>
                      <w:lang w:val="de-DE"/>
                    </w:rPr>
                  </w:rPrChange>
                </w:rPr>
                <w:delText>Jahnstr.17</w:delText>
              </w:r>
            </w:del>
            <w:r w:rsidR="001C4724" w:rsidRPr="002D7B0E">
              <w:rPr>
                <w:rFonts w:ascii="Optima" w:eastAsia="Times New Roman" w:hAnsi="Optima" w:cs="Times New Roman"/>
                <w:sz w:val="20"/>
                <w:szCs w:val="20"/>
                <w:lang w:val="en-US"/>
                <w:rPrChange w:id="9" w:author="Can, Hami" w:date="2025-01-25T09:42:00Z" w16du:dateUtc="2025-01-25T08:42:00Z">
                  <w:rPr>
                    <w:rFonts w:ascii="Optima" w:eastAsia="Times New Roman" w:hAnsi="Optima" w:cs="Times New Roman"/>
                    <w:sz w:val="20"/>
                    <w:szCs w:val="20"/>
                    <w:lang w:val="de-DE"/>
                  </w:rPr>
                </w:rPrChange>
              </w:rPr>
              <w:t>,</w:t>
            </w:r>
            <w:ins w:id="10" w:author="Can, Hami" w:date="2025-02-01T13:40:00Z" w16du:dateUtc="2025-02-01T12:40:00Z">
              <w:r w:rsidR="00185D0B">
                <w:rPr>
                  <w:rFonts w:ascii="Optima" w:eastAsia="Times New Roman" w:hAnsi="Optima" w:cs="Times New Roman"/>
                  <w:sz w:val="20"/>
                  <w:szCs w:val="20"/>
                  <w:lang w:val="en-US"/>
                </w:rPr>
                <w:t xml:space="preserve"> </w:t>
              </w:r>
            </w:ins>
            <w:del w:id="11" w:author="Can, Hami" w:date="2025-02-01T13:40:00Z" w16du:dateUtc="2025-02-01T12:40:00Z">
              <w:r w:rsidR="001C4724" w:rsidRPr="002D7B0E" w:rsidDel="00185D0B">
                <w:rPr>
                  <w:rFonts w:ascii="Optima" w:eastAsia="Times New Roman" w:hAnsi="Optima" w:cs="Times New Roman"/>
                  <w:sz w:val="20"/>
                  <w:szCs w:val="20"/>
                  <w:lang w:val="en-US"/>
                  <w:rPrChange w:id="12" w:author="Can, Hami" w:date="2025-01-25T09:42:00Z" w16du:dateUtc="2025-01-25T08:42:00Z">
                    <w:rPr>
                      <w:rFonts w:ascii="Optima" w:eastAsia="Times New Roman" w:hAnsi="Optima" w:cs="Times New Roman"/>
                      <w:sz w:val="20"/>
                      <w:szCs w:val="20"/>
                      <w:lang w:val="de-DE"/>
                    </w:rPr>
                  </w:rPrChange>
                </w:rPr>
                <w:delText xml:space="preserve"> </w:delText>
              </w:r>
            </w:del>
            <w:r w:rsidR="00796792" w:rsidRPr="002D7B0E">
              <w:rPr>
                <w:rFonts w:ascii="Optima" w:eastAsia="Times New Roman" w:hAnsi="Optima" w:cs="Times New Roman"/>
                <w:sz w:val="20"/>
                <w:szCs w:val="20"/>
                <w:lang w:val="en-US"/>
                <w:rPrChange w:id="13" w:author="Can, Hami" w:date="2025-01-25T09:42:00Z" w16du:dateUtc="2025-01-25T08:42:00Z">
                  <w:rPr>
                    <w:rFonts w:ascii="Optima" w:eastAsia="Times New Roman" w:hAnsi="Optima" w:cs="Times New Roman"/>
                    <w:sz w:val="20"/>
                    <w:szCs w:val="20"/>
                    <w:lang w:val="de-DE"/>
                  </w:rPr>
                </w:rPrChange>
              </w:rPr>
              <w:t>72</w:t>
            </w:r>
            <w:ins w:id="14" w:author="Can, Hami" w:date="2025-01-25T09:42:00Z" w16du:dateUtc="2025-01-25T08:42:00Z">
              <w:r>
                <w:rPr>
                  <w:rFonts w:ascii="Optima" w:eastAsia="Times New Roman" w:hAnsi="Optima" w:cs="Times New Roman"/>
                  <w:sz w:val="20"/>
                  <w:szCs w:val="20"/>
                  <w:lang w:val="en-US"/>
                </w:rPr>
                <w:t>762</w:t>
              </w:r>
            </w:ins>
            <w:del w:id="15" w:author="Can, Hami" w:date="2025-01-25T09:42:00Z" w16du:dateUtc="2025-01-25T08:42:00Z">
              <w:r w:rsidR="00796792" w:rsidRPr="002D7B0E" w:rsidDel="002D7B0E">
                <w:rPr>
                  <w:rFonts w:ascii="Optima" w:eastAsia="Times New Roman" w:hAnsi="Optima" w:cs="Times New Roman"/>
                  <w:sz w:val="20"/>
                  <w:szCs w:val="20"/>
                  <w:lang w:val="en-US"/>
                  <w:rPrChange w:id="16" w:author="Can, Hami" w:date="2025-01-25T09:42:00Z" w16du:dateUtc="2025-01-25T08:42:00Z">
                    <w:rPr>
                      <w:rFonts w:ascii="Optima" w:eastAsia="Times New Roman" w:hAnsi="Optima" w:cs="Times New Roman"/>
                      <w:sz w:val="20"/>
                      <w:szCs w:val="20"/>
                      <w:lang w:val="de-DE"/>
                    </w:rPr>
                  </w:rPrChange>
                </w:rPr>
                <w:delText>160</w:delText>
              </w:r>
            </w:del>
            <w:r w:rsidR="001C4724" w:rsidRPr="002D7B0E">
              <w:rPr>
                <w:rFonts w:ascii="Optima" w:eastAsia="Times New Roman" w:hAnsi="Optima" w:cs="Times New Roman"/>
                <w:sz w:val="20"/>
                <w:szCs w:val="20"/>
                <w:lang w:val="en-US"/>
                <w:rPrChange w:id="17" w:author="Can, Hami" w:date="2025-01-25T09:42:00Z" w16du:dateUtc="2025-01-25T08:42:00Z">
                  <w:rPr>
                    <w:rFonts w:ascii="Optima" w:eastAsia="Times New Roman" w:hAnsi="Optima" w:cs="Times New Roman"/>
                    <w:sz w:val="20"/>
                    <w:szCs w:val="20"/>
                    <w:lang w:val="de-DE"/>
                  </w:rPr>
                </w:rPrChange>
              </w:rPr>
              <w:t xml:space="preserve"> </w:t>
            </w:r>
            <w:ins w:id="18" w:author="Can, Hami" w:date="2025-01-25T09:42:00Z" w16du:dateUtc="2025-01-25T08:42:00Z">
              <w:r>
                <w:rPr>
                  <w:rFonts w:ascii="Optima" w:eastAsia="Times New Roman" w:hAnsi="Optima" w:cs="Times New Roman"/>
                  <w:sz w:val="20"/>
                  <w:szCs w:val="20"/>
                  <w:lang w:val="en-US"/>
                </w:rPr>
                <w:t>Reutlingen</w:t>
              </w:r>
            </w:ins>
            <w:del w:id="19" w:author="Can, Hami" w:date="2025-01-25T09:42:00Z" w16du:dateUtc="2025-01-25T08:42:00Z">
              <w:r w:rsidR="00796792" w:rsidRPr="002D7B0E" w:rsidDel="002D7B0E">
                <w:rPr>
                  <w:rFonts w:ascii="Optima" w:eastAsia="Times New Roman" w:hAnsi="Optima" w:cs="Times New Roman"/>
                  <w:sz w:val="20"/>
                  <w:szCs w:val="20"/>
                  <w:lang w:val="en-US"/>
                  <w:rPrChange w:id="20" w:author="Can, Hami" w:date="2025-01-25T09:42:00Z" w16du:dateUtc="2025-01-25T08:42:00Z">
                    <w:rPr>
                      <w:rFonts w:ascii="Optima" w:eastAsia="Times New Roman" w:hAnsi="Optima" w:cs="Times New Roman"/>
                      <w:sz w:val="20"/>
                      <w:szCs w:val="20"/>
                      <w:lang w:val="de-DE"/>
                    </w:rPr>
                  </w:rPrChange>
                </w:rPr>
                <w:delText>Horb am Neckar</w:delText>
              </w:r>
            </w:del>
          </w:p>
          <w:p w14:paraId="4572B1F8" w14:textId="65838399" w:rsidR="001C4724" w:rsidRPr="002D7B0E" w:rsidRDefault="003473AB" w:rsidP="00041BEA">
            <w:pPr>
              <w:jc w:val="center"/>
              <w:rPr>
                <w:rFonts w:ascii="Optima" w:eastAsia="Times New Roman" w:hAnsi="Optima" w:cs="Times New Roman"/>
                <w:b/>
                <w:lang w:val="en-US"/>
                <w:rPrChange w:id="21" w:author="Can, Hami" w:date="2025-01-25T09:42:00Z" w16du:dateUtc="2025-01-25T08:42:00Z">
                  <w:rPr>
                    <w:rFonts w:ascii="Optima" w:eastAsia="Times New Roman" w:hAnsi="Optima" w:cs="Times New Roman"/>
                    <w:b/>
                    <w:lang w:val="de-DE"/>
                  </w:rPr>
                </w:rPrChange>
              </w:rPr>
            </w:pPr>
            <w:r w:rsidRPr="002D7B0E">
              <w:rPr>
                <w:rFonts w:ascii="Optima" w:eastAsia="Times New Roman" w:hAnsi="Optima" w:cs="Times New Roman"/>
                <w:sz w:val="20"/>
                <w:szCs w:val="20"/>
                <w:lang w:val="en-US"/>
                <w:rPrChange w:id="22" w:author="Can, Hami" w:date="2025-01-25T09:42:00Z" w16du:dateUtc="2025-01-25T08:42:00Z">
                  <w:rPr>
                    <w:rFonts w:ascii="Optima" w:eastAsia="Times New Roman" w:hAnsi="Optima" w:cs="Times New Roman"/>
                    <w:sz w:val="20"/>
                    <w:szCs w:val="20"/>
                    <w:lang w:val="de-DE"/>
                  </w:rPr>
                </w:rPrChange>
              </w:rPr>
              <w:t>h</w:t>
            </w:r>
            <w:r w:rsidR="00796792" w:rsidRPr="002D7B0E">
              <w:rPr>
                <w:rFonts w:ascii="Optima" w:eastAsia="Times New Roman" w:hAnsi="Optima" w:cs="Times New Roman"/>
                <w:sz w:val="20"/>
                <w:szCs w:val="20"/>
                <w:lang w:val="en-US"/>
                <w:rPrChange w:id="23" w:author="Can, Hami" w:date="2025-01-25T09:42:00Z" w16du:dateUtc="2025-01-25T08:42:00Z">
                  <w:rPr>
                    <w:rFonts w:ascii="Optima" w:eastAsia="Times New Roman" w:hAnsi="Optima" w:cs="Times New Roman"/>
                    <w:sz w:val="20"/>
                    <w:szCs w:val="20"/>
                    <w:lang w:val="de-DE"/>
                  </w:rPr>
                </w:rPrChange>
              </w:rPr>
              <w:t>ami.ca</w:t>
            </w:r>
            <w:r w:rsidR="009E5562" w:rsidRPr="002D7B0E">
              <w:rPr>
                <w:rFonts w:ascii="Optima" w:eastAsia="Times New Roman" w:hAnsi="Optima" w:cs="Times New Roman"/>
                <w:sz w:val="20"/>
                <w:szCs w:val="20"/>
                <w:lang w:val="en-US"/>
                <w:rPrChange w:id="24" w:author="Can, Hami" w:date="2025-01-25T09:42:00Z" w16du:dateUtc="2025-01-25T08:42:00Z">
                  <w:rPr>
                    <w:rFonts w:ascii="Optima" w:eastAsia="Times New Roman" w:hAnsi="Optima" w:cs="Times New Roman"/>
                    <w:sz w:val="20"/>
                    <w:szCs w:val="20"/>
                    <w:lang w:val="de-DE"/>
                  </w:rPr>
                </w:rPrChange>
              </w:rPr>
              <w:t>n</w:t>
            </w:r>
            <w:r w:rsidR="00796792" w:rsidRPr="002D7B0E">
              <w:rPr>
                <w:rFonts w:ascii="Optima" w:eastAsia="Times New Roman" w:hAnsi="Optima" w:cs="Times New Roman"/>
                <w:sz w:val="20"/>
                <w:szCs w:val="20"/>
                <w:lang w:val="en-US"/>
                <w:rPrChange w:id="25" w:author="Can, Hami" w:date="2025-01-25T09:42:00Z" w16du:dateUtc="2025-01-25T08:42:00Z">
                  <w:rPr>
                    <w:rFonts w:ascii="Optima" w:eastAsia="Times New Roman" w:hAnsi="Optima" w:cs="Times New Roman"/>
                    <w:sz w:val="20"/>
                    <w:szCs w:val="20"/>
                    <w:lang w:val="de-DE"/>
                  </w:rPr>
                </w:rPrChange>
              </w:rPr>
              <w:t>@hotmail.de</w:t>
            </w:r>
            <w:r w:rsidR="001C4724" w:rsidRPr="002D7B0E">
              <w:rPr>
                <w:rFonts w:ascii="Optima" w:eastAsia="Times New Roman" w:hAnsi="Optima" w:cs="Times New Roman"/>
                <w:sz w:val="20"/>
                <w:szCs w:val="20"/>
                <w:lang w:val="en-US"/>
                <w:rPrChange w:id="26" w:author="Can, Hami" w:date="2025-01-25T09:42:00Z" w16du:dateUtc="2025-01-25T08:42:00Z">
                  <w:rPr>
                    <w:rFonts w:ascii="Optima" w:eastAsia="Times New Roman" w:hAnsi="Optima" w:cs="Times New Roman"/>
                    <w:sz w:val="20"/>
                    <w:szCs w:val="20"/>
                    <w:lang w:val="de-DE"/>
                  </w:rPr>
                </w:rPrChange>
              </w:rPr>
              <w:t xml:space="preserve"> | +49(0)1</w:t>
            </w:r>
            <w:r w:rsidR="00796792" w:rsidRPr="002D7B0E">
              <w:rPr>
                <w:rFonts w:ascii="Optima" w:eastAsia="Times New Roman" w:hAnsi="Optima" w:cs="Times New Roman"/>
                <w:sz w:val="20"/>
                <w:szCs w:val="20"/>
                <w:lang w:val="en-US"/>
                <w:rPrChange w:id="27" w:author="Can, Hami" w:date="2025-01-25T09:42:00Z" w16du:dateUtc="2025-01-25T08:42:00Z">
                  <w:rPr>
                    <w:rFonts w:ascii="Optima" w:eastAsia="Times New Roman" w:hAnsi="Optima" w:cs="Times New Roman"/>
                    <w:sz w:val="20"/>
                    <w:szCs w:val="20"/>
                    <w:lang w:val="de-DE"/>
                  </w:rPr>
                </w:rPrChange>
              </w:rPr>
              <w:t>76 70379655</w:t>
            </w:r>
            <w:r w:rsidR="00042B18" w:rsidRPr="002D7B0E">
              <w:rPr>
                <w:rFonts w:ascii="Optima" w:eastAsia="Times New Roman" w:hAnsi="Optima" w:cs="Times New Roman"/>
                <w:sz w:val="20"/>
                <w:szCs w:val="20"/>
                <w:lang w:val="en-US"/>
                <w:rPrChange w:id="28" w:author="Can, Hami" w:date="2025-01-25T09:42:00Z" w16du:dateUtc="2025-01-25T08:42:00Z">
                  <w:rPr>
                    <w:rFonts w:ascii="Optima" w:eastAsia="Times New Roman" w:hAnsi="Optima" w:cs="Times New Roman"/>
                    <w:sz w:val="20"/>
                    <w:szCs w:val="20"/>
                    <w:lang w:val="de-DE"/>
                  </w:rPr>
                </w:rPrChange>
              </w:rPr>
              <w:t xml:space="preserve"> | 26.04.2001</w:t>
            </w:r>
          </w:p>
        </w:tc>
      </w:tr>
      <w:tr w:rsidR="002412FA" w:rsidRPr="00252FE1" w14:paraId="1608AC26" w14:textId="77777777" w:rsidTr="00165653">
        <w:trPr>
          <w:trHeight w:val="454"/>
          <w:trPrChange w:id="29" w:author="Can, Hami" w:date="2025-02-13T19:20:00Z" w16du:dateUtc="2025-02-13T18:20:00Z">
            <w:trPr>
              <w:trHeight w:val="454"/>
            </w:trPr>
          </w:trPrChange>
        </w:trPr>
        <w:tc>
          <w:tcPr>
            <w:tcW w:w="9813" w:type="dxa"/>
            <w:gridSpan w:val="3"/>
            <w:tcBorders>
              <w:bottom w:val="single" w:sz="4" w:space="0" w:color="000000"/>
            </w:tcBorders>
            <w:vAlign w:val="bottom"/>
            <w:tcPrChange w:id="30" w:author="Can, Hami" w:date="2025-02-13T19:20:00Z" w16du:dateUtc="2025-02-13T18:20:00Z">
              <w:tcPr>
                <w:tcW w:w="9813" w:type="dxa"/>
                <w:gridSpan w:val="3"/>
                <w:tcBorders>
                  <w:bottom w:val="single" w:sz="4" w:space="0" w:color="000000"/>
                </w:tcBorders>
                <w:vAlign w:val="bottom"/>
              </w:tcPr>
            </w:tcPrChange>
          </w:tcPr>
          <w:p w14:paraId="29D2C628" w14:textId="2C679DAA" w:rsidR="001C4724" w:rsidRPr="00C20DAC" w:rsidRDefault="00796792" w:rsidP="00A87F19">
            <w:pPr>
              <w:jc w:val="center"/>
              <w:rPr>
                <w:rFonts w:ascii="Optima" w:eastAsia="Times New Roman" w:hAnsi="Optima" w:cs="Times New Roman"/>
                <w:b/>
                <w:sz w:val="28"/>
                <w:szCs w:val="28"/>
                <w:lang w:val="en-US"/>
              </w:rPr>
            </w:pPr>
            <w:r w:rsidRPr="00C20DAC">
              <w:rPr>
                <w:rFonts w:ascii="Optima" w:eastAsia="Times New Roman" w:hAnsi="Optima" w:cs="Times New Roman"/>
                <w:b/>
                <w:color w:val="000000"/>
                <w:sz w:val="28"/>
                <w:szCs w:val="28"/>
                <w:lang w:val="en-US"/>
              </w:rPr>
              <w:t>Schule &amp; Ausbildung</w:t>
            </w:r>
          </w:p>
        </w:tc>
      </w:tr>
      <w:tr w:rsidR="002412FA" w:rsidRPr="00252FE1" w14:paraId="308D2B1F" w14:textId="77777777" w:rsidTr="00165653">
        <w:trPr>
          <w:trHeight w:val="340"/>
          <w:trPrChange w:id="31" w:author="Can, Hami" w:date="2025-02-13T19:20:00Z" w16du:dateUtc="2025-02-13T18:20:00Z">
            <w:trPr>
              <w:trHeight w:val="340"/>
            </w:trPr>
          </w:trPrChange>
        </w:trPr>
        <w:tc>
          <w:tcPr>
            <w:tcW w:w="7797" w:type="dxa"/>
            <w:gridSpan w:val="2"/>
            <w:tcBorders>
              <w:top w:val="single" w:sz="4" w:space="0" w:color="000000"/>
              <w:bottom w:val="nil"/>
            </w:tcBorders>
            <w:vAlign w:val="bottom"/>
            <w:tcPrChange w:id="32" w:author="Can, Hami" w:date="2025-02-13T19:20:00Z" w16du:dateUtc="2025-02-13T18:20:00Z">
              <w:tcPr>
                <w:tcW w:w="7797" w:type="dxa"/>
                <w:gridSpan w:val="2"/>
                <w:tcBorders>
                  <w:top w:val="single" w:sz="4" w:space="0" w:color="000000"/>
                  <w:bottom w:val="nil"/>
                </w:tcBorders>
                <w:vAlign w:val="bottom"/>
              </w:tcPr>
            </w:tcPrChange>
          </w:tcPr>
          <w:p w14:paraId="2299DC15" w14:textId="746D1D7A" w:rsidR="00C1359A" w:rsidRPr="0012629E" w:rsidRDefault="002D5605" w:rsidP="00A5202C">
            <w:pPr>
              <w:rPr>
                <w:rFonts w:ascii="Optima" w:eastAsia="Times New Roman" w:hAnsi="Optima" w:cs="Times New Roman"/>
                <w:b/>
                <w:sz w:val="21"/>
                <w:szCs w:val="21"/>
                <w:lang w:val="de-DE"/>
              </w:rPr>
            </w:pPr>
            <w:r>
              <w:rPr>
                <w:rFonts w:ascii="Optima" w:hAnsi="Optima"/>
                <w:b/>
                <w:bCs/>
                <w:sz w:val="23"/>
                <w:szCs w:val="23"/>
              </w:rPr>
              <w:t>ESB Business School</w:t>
            </w:r>
            <w:r w:rsidR="00892499">
              <w:rPr>
                <w:rFonts w:ascii="Optima" w:hAnsi="Optima"/>
                <w:b/>
                <w:bCs/>
                <w:sz w:val="23"/>
                <w:szCs w:val="23"/>
              </w:rPr>
              <w:t xml:space="preserve"> </w:t>
            </w:r>
            <w:r w:rsidR="002922F0" w:rsidRPr="0012629E">
              <w:rPr>
                <w:rFonts w:ascii="Optima" w:eastAsia="Times New Roman" w:hAnsi="Optima" w:cs="Times New Roman"/>
                <w:b/>
                <w:sz w:val="20"/>
                <w:szCs w:val="20"/>
                <w:lang w:val="de-DE"/>
              </w:rPr>
              <w:t xml:space="preserve">– </w:t>
            </w:r>
            <w:r w:rsidR="00B507BD">
              <w:rPr>
                <w:rFonts w:ascii="Optima" w:hAnsi="Optima"/>
                <w:b/>
                <w:bCs/>
                <w:sz w:val="23"/>
                <w:szCs w:val="23"/>
              </w:rPr>
              <w:t>Hochschule Reutlingen</w:t>
            </w:r>
          </w:p>
        </w:tc>
        <w:tc>
          <w:tcPr>
            <w:tcW w:w="2016" w:type="dxa"/>
            <w:tcBorders>
              <w:top w:val="single" w:sz="4" w:space="0" w:color="000000"/>
              <w:bottom w:val="nil"/>
            </w:tcBorders>
            <w:vAlign w:val="bottom"/>
            <w:tcPrChange w:id="33" w:author="Can, Hami" w:date="2025-02-13T19:20:00Z" w16du:dateUtc="2025-02-13T18:20:00Z">
              <w:tcPr>
                <w:tcW w:w="2016" w:type="dxa"/>
                <w:tcBorders>
                  <w:top w:val="single" w:sz="4" w:space="0" w:color="000000"/>
                  <w:bottom w:val="nil"/>
                </w:tcBorders>
                <w:vAlign w:val="bottom"/>
              </w:tcPr>
            </w:tcPrChange>
          </w:tcPr>
          <w:p w14:paraId="039CC70F" w14:textId="1910BF9E" w:rsidR="00C1359A" w:rsidRPr="00C20DAC" w:rsidRDefault="004724BE" w:rsidP="00A5202C">
            <w:pPr>
              <w:jc w:val="right"/>
              <w:rPr>
                <w:rFonts w:ascii="Optima" w:eastAsia="Times New Roman" w:hAnsi="Optima" w:cs="Times New Roman"/>
                <w:sz w:val="23"/>
                <w:szCs w:val="23"/>
                <w:lang w:val="en-US"/>
              </w:rPr>
            </w:pPr>
            <w:r>
              <w:rPr>
                <w:rFonts w:ascii="Optima" w:eastAsia="Times New Roman" w:hAnsi="Optima" w:cs="Times New Roman"/>
                <w:sz w:val="23"/>
                <w:szCs w:val="23"/>
                <w:lang w:val="en-US"/>
              </w:rPr>
              <w:t>Reutlingen</w:t>
            </w:r>
          </w:p>
        </w:tc>
      </w:tr>
      <w:tr w:rsidR="002412FA" w:rsidRPr="00252FE1" w14:paraId="13DC483E" w14:textId="77777777" w:rsidTr="00165653">
        <w:trPr>
          <w:trHeight w:val="20"/>
          <w:trPrChange w:id="34" w:author="Can, Hami" w:date="2025-02-13T19:20:00Z" w16du:dateUtc="2025-02-13T18:20:00Z">
            <w:trPr>
              <w:trHeight w:val="20"/>
            </w:trPr>
          </w:trPrChange>
        </w:trPr>
        <w:tc>
          <w:tcPr>
            <w:tcW w:w="779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tcPrChange w:id="35" w:author="Can, Hami" w:date="2025-02-13T19:20:00Z" w16du:dateUtc="2025-02-13T18:20:00Z">
              <w:tcPr>
                <w:tcW w:w="7797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</w:tcPrChange>
          </w:tcPr>
          <w:p w14:paraId="2128499C" w14:textId="04E78003" w:rsidR="00C1359A" w:rsidRPr="008B69A5" w:rsidRDefault="004724BE" w:rsidP="00A5202C">
            <w:pPr>
              <w:rPr>
                <w:rFonts w:ascii="Optima" w:eastAsia="Times New Roman" w:hAnsi="Optima" w:cs="Times New Roman"/>
                <w:bCs/>
                <w:sz w:val="20"/>
                <w:szCs w:val="20"/>
                <w:lang w:val="de-DE"/>
                <w:rPrChange w:id="36" w:author="Can, Hami" w:date="2025-01-25T09:48:00Z" w16du:dateUtc="2025-01-25T08:48:00Z">
                  <w:rPr>
                    <w:rFonts w:ascii="Optima" w:eastAsia="Times New Roman" w:hAnsi="Optima" w:cs="Times New Roman"/>
                    <w:bCs/>
                    <w:sz w:val="20"/>
                    <w:szCs w:val="20"/>
                    <w:lang w:val="en-US"/>
                  </w:rPr>
                </w:rPrChange>
              </w:rPr>
            </w:pPr>
            <w:r w:rsidRPr="008B69A5">
              <w:rPr>
                <w:rFonts w:ascii="Optima" w:eastAsia="Times New Roman" w:hAnsi="Optima" w:cs="Times New Roman"/>
                <w:bCs/>
                <w:sz w:val="20"/>
                <w:szCs w:val="20"/>
                <w:lang w:val="de-DE"/>
                <w:rPrChange w:id="37" w:author="Can, Hami" w:date="2025-01-25T09:48:00Z" w16du:dateUtc="2025-01-25T08:48:00Z">
                  <w:rPr>
                    <w:rFonts w:ascii="Optima" w:eastAsia="Times New Roman" w:hAnsi="Optima" w:cs="Times New Roman"/>
                    <w:bCs/>
                    <w:sz w:val="20"/>
                    <w:szCs w:val="20"/>
                    <w:lang w:val="en-US"/>
                  </w:rPr>
                </w:rPrChange>
              </w:rPr>
              <w:t>B.Sc.</w:t>
            </w:r>
            <w:r w:rsidR="005C02EB" w:rsidRPr="008B69A5">
              <w:rPr>
                <w:rFonts w:ascii="Optima" w:eastAsia="Times New Roman" w:hAnsi="Optima" w:cs="Times New Roman"/>
                <w:bCs/>
                <w:sz w:val="20"/>
                <w:szCs w:val="20"/>
                <w:lang w:val="de-DE"/>
                <w:rPrChange w:id="38" w:author="Can, Hami" w:date="2025-01-25T09:48:00Z" w16du:dateUtc="2025-01-25T08:48:00Z">
                  <w:rPr>
                    <w:rFonts w:ascii="Optima" w:eastAsia="Times New Roman" w:hAnsi="Optima" w:cs="Times New Roman"/>
                    <w:bCs/>
                    <w:sz w:val="20"/>
                    <w:szCs w:val="20"/>
                    <w:lang w:val="en-US"/>
                  </w:rPr>
                </w:rPrChange>
              </w:rPr>
              <w:t xml:space="preserve"> in </w:t>
            </w:r>
            <w:r w:rsidRPr="008B69A5">
              <w:rPr>
                <w:rFonts w:ascii="Optima" w:eastAsia="Times New Roman" w:hAnsi="Optima" w:cs="Times New Roman"/>
                <w:bCs/>
                <w:sz w:val="20"/>
                <w:szCs w:val="20"/>
                <w:lang w:val="de-DE"/>
                <w:rPrChange w:id="39" w:author="Can, Hami" w:date="2025-01-25T09:48:00Z" w16du:dateUtc="2025-01-25T08:48:00Z">
                  <w:rPr>
                    <w:rFonts w:ascii="Optima" w:eastAsia="Times New Roman" w:hAnsi="Optima" w:cs="Times New Roman"/>
                    <w:bCs/>
                    <w:sz w:val="20"/>
                    <w:szCs w:val="20"/>
                    <w:lang w:val="en-US"/>
                  </w:rPr>
                </w:rPrChange>
              </w:rPr>
              <w:t>International Business</w:t>
            </w:r>
            <w:ins w:id="40" w:author="Can, Hami" w:date="2025-01-25T09:48:00Z" w16du:dateUtc="2025-01-25T08:48:00Z">
              <w:r w:rsidR="008B69A5" w:rsidRPr="008B69A5">
                <w:rPr>
                  <w:rFonts w:ascii="Optima" w:eastAsia="Times New Roman" w:hAnsi="Optima" w:cs="Times New Roman"/>
                  <w:bCs/>
                  <w:sz w:val="20"/>
                  <w:szCs w:val="20"/>
                  <w:lang w:val="de-DE"/>
                  <w:rPrChange w:id="41" w:author="Can, Hami" w:date="2025-01-25T09:48:00Z" w16du:dateUtc="2025-01-25T08:48:00Z">
                    <w:rPr>
                      <w:rFonts w:ascii="Optima" w:eastAsia="Times New Roman" w:hAnsi="Optima" w:cs="Times New Roman"/>
                      <w:bCs/>
                      <w:sz w:val="20"/>
                      <w:szCs w:val="20"/>
                      <w:lang w:val="en-US"/>
                    </w:rPr>
                  </w:rPrChange>
                </w:rPr>
                <w:t xml:space="preserve"> </w:t>
              </w:r>
            </w:ins>
            <w:ins w:id="42" w:author="Can, Hami" w:date="2025-02-06T19:32:00Z" w16du:dateUtc="2025-02-06T18:32:00Z">
              <w:r w:rsidR="00EB4087">
                <w:rPr>
                  <w:rFonts w:ascii="Optima" w:eastAsia="Times New Roman" w:hAnsi="Optima" w:cs="Times New Roman"/>
                  <w:bCs/>
                  <w:sz w:val="20"/>
                  <w:szCs w:val="20"/>
                  <w:lang w:val="de-DE"/>
                </w:rPr>
                <w:t>(</w:t>
              </w:r>
            </w:ins>
            <w:ins w:id="43" w:author="Can, Hami" w:date="2025-02-13T19:11:00Z" w16du:dateUtc="2025-02-13T18:11:00Z">
              <w:r w:rsidR="00053721">
                <w:rPr>
                  <w:rFonts w:ascii="Optima" w:eastAsia="Times New Roman" w:hAnsi="Optima" w:cs="Times New Roman"/>
                  <w:bCs/>
                  <w:sz w:val="20"/>
                  <w:szCs w:val="20"/>
                  <w:lang w:val="de-DE"/>
                </w:rPr>
                <w:t xml:space="preserve">aktueller </w:t>
              </w:r>
            </w:ins>
            <w:ins w:id="44" w:author="Can, Hami" w:date="2025-01-25T09:48:00Z" w16du:dateUtc="2025-01-25T08:48:00Z">
              <w:r w:rsidR="008B69A5" w:rsidRPr="00376974">
                <w:rPr>
                  <w:rFonts w:ascii="Optima" w:eastAsia="Times New Roman" w:hAnsi="Optima" w:cs="Times New Roman"/>
                  <w:bCs/>
                  <w:sz w:val="20"/>
                  <w:szCs w:val="20"/>
                  <w:lang w:val="de-DE"/>
                  <w:rPrChange w:id="45" w:author="Can, Hami" w:date="2025-02-13T19:25:00Z" w16du:dateUtc="2025-02-13T18:25:00Z">
                    <w:rPr>
                      <w:rFonts w:ascii="Optima" w:eastAsia="Times New Roman" w:hAnsi="Optima" w:cs="Times New Roman"/>
                      <w:bCs/>
                      <w:sz w:val="20"/>
                      <w:szCs w:val="20"/>
                      <w:lang w:val="en-US"/>
                    </w:rPr>
                  </w:rPrChange>
                </w:rPr>
                <w:t>Notenschnitt</w:t>
              </w:r>
            </w:ins>
            <w:ins w:id="46" w:author="Can, Hami" w:date="2025-02-13T19:11:00Z" w16du:dateUtc="2025-02-13T18:11:00Z">
              <w:r w:rsidR="00053721" w:rsidRPr="00376974">
                <w:rPr>
                  <w:rFonts w:ascii="Optima" w:eastAsia="Times New Roman" w:hAnsi="Optima" w:cs="Times New Roman"/>
                  <w:bCs/>
                  <w:sz w:val="20"/>
                  <w:szCs w:val="20"/>
                  <w:lang w:val="de-DE"/>
                  <w:rPrChange w:id="47" w:author="Can, Hami" w:date="2025-02-13T19:25:00Z" w16du:dateUtc="2025-02-13T18:25:00Z">
                    <w:rPr>
                      <w:rFonts w:ascii="Optima" w:eastAsia="Times New Roman" w:hAnsi="Optima" w:cs="Times New Roman"/>
                      <w:bCs/>
                      <w:color w:val="FF0000"/>
                      <w:sz w:val="20"/>
                      <w:szCs w:val="20"/>
                      <w:lang w:val="de-DE"/>
                    </w:rPr>
                  </w:rPrChange>
                </w:rPr>
                <w:t xml:space="preserve">: </w:t>
              </w:r>
            </w:ins>
            <w:ins w:id="48" w:author="Can, Hami" w:date="2025-02-06T19:32:00Z" w16du:dateUtc="2025-02-06T18:32:00Z">
              <w:r w:rsidR="00EB4087" w:rsidRPr="00376974">
                <w:rPr>
                  <w:rFonts w:ascii="Optima" w:eastAsia="Times New Roman" w:hAnsi="Optima" w:cs="Times New Roman"/>
                  <w:bCs/>
                  <w:sz w:val="20"/>
                  <w:szCs w:val="20"/>
                  <w:lang w:val="de-DE"/>
                </w:rPr>
                <w:t>2,6)</w:t>
              </w:r>
            </w:ins>
          </w:p>
        </w:tc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  <w:vAlign w:val="bottom"/>
            <w:tcPrChange w:id="49" w:author="Can, Hami" w:date="2025-02-13T19:20:00Z" w16du:dateUtc="2025-02-13T18:20:00Z">
              <w:tcPr>
                <w:tcW w:w="2016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</w:tcPrChange>
          </w:tcPr>
          <w:p w14:paraId="219CB519" w14:textId="6BF62137" w:rsidR="00E33CA7" w:rsidRPr="00C20DAC" w:rsidRDefault="009E5562" w:rsidP="00A5202C">
            <w:pPr>
              <w:jc w:val="right"/>
              <w:rPr>
                <w:rFonts w:ascii="Optima" w:eastAsia="Times New Roman" w:hAnsi="Optima" w:cs="Times New Roman"/>
                <w:bCs/>
                <w:sz w:val="20"/>
                <w:szCs w:val="20"/>
                <w:lang w:val="en-US"/>
              </w:rPr>
            </w:pPr>
            <w:r w:rsidRPr="00C20DAC">
              <w:rPr>
                <w:rFonts w:ascii="Optima" w:eastAsia="Times New Roman" w:hAnsi="Optima" w:cs="Times New Roman"/>
                <w:bCs/>
                <w:sz w:val="20"/>
                <w:szCs w:val="20"/>
                <w:lang w:val="en-US"/>
              </w:rPr>
              <w:t>09/202</w:t>
            </w:r>
            <w:r w:rsidR="004724BE">
              <w:rPr>
                <w:rFonts w:ascii="Optima" w:eastAsia="Times New Roman" w:hAnsi="Optima" w:cs="Times New Roman"/>
                <w:bCs/>
                <w:sz w:val="20"/>
                <w:szCs w:val="20"/>
                <w:lang w:val="en-US"/>
              </w:rPr>
              <w:t>4</w:t>
            </w:r>
            <w:r w:rsidRPr="00C20DAC">
              <w:rPr>
                <w:rFonts w:ascii="Optima" w:eastAsia="Times New Roman" w:hAnsi="Optima" w:cs="Times New Roman"/>
                <w:bCs/>
                <w:sz w:val="20"/>
                <w:szCs w:val="20"/>
                <w:lang w:val="en-US"/>
              </w:rPr>
              <w:t xml:space="preserve"> – 07/202</w:t>
            </w:r>
            <w:r w:rsidR="004724BE">
              <w:rPr>
                <w:rFonts w:ascii="Optima" w:eastAsia="Times New Roman" w:hAnsi="Optima" w:cs="Times New Roman"/>
                <w:bCs/>
                <w:sz w:val="20"/>
                <w:szCs w:val="20"/>
                <w:lang w:val="en-US"/>
              </w:rPr>
              <w:t>8</w:t>
            </w:r>
          </w:p>
        </w:tc>
      </w:tr>
      <w:tr w:rsidR="002412FA" w:rsidRPr="00C90682" w14:paraId="114AAC7E" w14:textId="77777777" w:rsidTr="00165653">
        <w:trPr>
          <w:trHeight w:val="20"/>
          <w:trPrChange w:id="50" w:author="Can, Hami" w:date="2025-02-13T19:20:00Z" w16du:dateUtc="2025-02-13T18:20:00Z">
            <w:trPr>
              <w:trHeight w:val="20"/>
            </w:trPr>
          </w:trPrChange>
        </w:trPr>
        <w:tc>
          <w:tcPr>
            <w:tcW w:w="9813" w:type="dxa"/>
            <w:gridSpan w:val="3"/>
            <w:tcBorders>
              <w:top w:val="nil"/>
              <w:bottom w:val="nil"/>
            </w:tcBorders>
            <w:vAlign w:val="bottom"/>
            <w:tcPrChange w:id="51" w:author="Can, Hami" w:date="2025-02-13T19:20:00Z" w16du:dateUtc="2025-02-13T18:20:00Z">
              <w:tcPr>
                <w:tcW w:w="9813" w:type="dxa"/>
                <w:gridSpan w:val="3"/>
                <w:tcBorders>
                  <w:top w:val="nil"/>
                  <w:bottom w:val="nil"/>
                </w:tcBorders>
                <w:vAlign w:val="bottom"/>
              </w:tcPr>
            </w:tcPrChange>
          </w:tcPr>
          <w:p w14:paraId="4A3AF53C" w14:textId="77777777" w:rsidR="000E54FD" w:rsidRPr="00C90682" w:rsidRDefault="004724BE" w:rsidP="0012629E">
            <w:pPr>
              <w:pStyle w:val="Listenabsatz"/>
              <w:numPr>
                <w:ilvl w:val="0"/>
                <w:numId w:val="23"/>
              </w:numPr>
              <w:contextualSpacing w:val="0"/>
              <w:rPr>
                <w:ins w:id="52" w:author="Catharina Freier" w:date="2024-12-01T22:54:00Z" w16du:dateUtc="2024-12-01T21:54:00Z"/>
                <w:rFonts w:ascii="Optima" w:eastAsia="Times New Roman" w:hAnsi="Optima" w:cs="Times New Roman"/>
                <w:b/>
                <w:sz w:val="20"/>
                <w:szCs w:val="20"/>
                <w:lang w:val="en-US"/>
                <w:rPrChange w:id="53" w:author="Catharina Freier" w:date="2024-12-01T22:54:00Z" w16du:dateUtc="2024-12-01T21:54:00Z">
                  <w:rPr>
                    <w:ins w:id="54" w:author="Catharina Freier" w:date="2024-12-01T22:54:00Z" w16du:dateUtc="2024-12-01T21:54:00Z"/>
                    <w:rFonts w:ascii="Optima" w:eastAsia="Times New Roman" w:hAnsi="Optima" w:cs="Times New Roman"/>
                    <w:bCs/>
                    <w:i/>
                    <w:iCs/>
                    <w:sz w:val="20"/>
                    <w:szCs w:val="20"/>
                    <w:lang w:val="en-US"/>
                  </w:rPr>
                </w:rPrChange>
              </w:rPr>
            </w:pPr>
            <w:r>
              <w:rPr>
                <w:rFonts w:ascii="Optima" w:eastAsia="Times New Roman" w:hAnsi="Optima" w:cs="Times New Roman"/>
                <w:bCs/>
                <w:i/>
                <w:iCs/>
                <w:sz w:val="20"/>
                <w:szCs w:val="20"/>
                <w:lang w:val="en-US"/>
              </w:rPr>
              <w:t>Relevante Module: Business Mathematics</w:t>
            </w:r>
            <w:r w:rsidR="00B507BD">
              <w:rPr>
                <w:rFonts w:ascii="Optima" w:eastAsia="Times New Roman" w:hAnsi="Optima" w:cs="Times New Roman"/>
                <w:bCs/>
                <w:i/>
                <w:iCs/>
                <w:sz w:val="20"/>
                <w:szCs w:val="20"/>
                <w:lang w:val="en-US"/>
              </w:rPr>
              <w:t xml:space="preserve">, Financial &amp; Management </w:t>
            </w:r>
            <w:r w:rsidR="00B507BD" w:rsidRPr="00C77231">
              <w:rPr>
                <w:rFonts w:ascii="Optima" w:eastAsia="Times New Roman" w:hAnsi="Optima" w:cs="Times New Roman"/>
                <w:bCs/>
                <w:i/>
                <w:iCs/>
                <w:sz w:val="20"/>
                <w:szCs w:val="20"/>
                <w:lang w:val="en-US"/>
              </w:rPr>
              <w:t>Accounting, Marketing, Business Law</w:t>
            </w:r>
          </w:p>
          <w:p w14:paraId="517261CC" w14:textId="566DD531" w:rsidR="00C90682" w:rsidRPr="008B69A5" w:rsidRDefault="00C90682" w:rsidP="0012629E">
            <w:pPr>
              <w:pStyle w:val="Listenabsatz"/>
              <w:numPr>
                <w:ilvl w:val="0"/>
                <w:numId w:val="23"/>
              </w:numPr>
              <w:contextualSpacing w:val="0"/>
              <w:rPr>
                <w:rFonts w:ascii="Optima" w:eastAsia="Times New Roman" w:hAnsi="Optima" w:cs="Times New Roman"/>
                <w:b/>
                <w:sz w:val="20"/>
                <w:szCs w:val="20"/>
                <w:lang w:val="de-DE"/>
                <w:rPrChange w:id="55" w:author="Can, Hami" w:date="2025-01-25T09:47:00Z" w16du:dateUtc="2025-01-25T08:47:00Z">
                  <w:rPr>
                    <w:rFonts w:ascii="Optima" w:eastAsia="Times New Roman" w:hAnsi="Optima" w:cs="Times New Roman"/>
                    <w:bCs/>
                    <w:i/>
                    <w:iCs/>
                    <w:sz w:val="20"/>
                    <w:szCs w:val="20"/>
                    <w:lang w:val="en-US"/>
                  </w:rPr>
                </w:rPrChange>
              </w:rPr>
            </w:pPr>
            <w:ins w:id="56" w:author="Catharina Freier" w:date="2024-12-01T22:56:00Z" w16du:dateUtc="2024-12-01T21:56:00Z">
              <w:r w:rsidRPr="008B69A5">
                <w:rPr>
                  <w:rFonts w:ascii="Optima" w:eastAsia="Times New Roman" w:hAnsi="Optima" w:cs="Times New Roman"/>
                  <w:bCs/>
                  <w:i/>
                  <w:iCs/>
                  <w:sz w:val="20"/>
                  <w:szCs w:val="20"/>
                  <w:lang w:val="de-DE"/>
                  <w:rPrChange w:id="57" w:author="Can, Hami" w:date="2025-01-25T09:47:00Z" w16du:dateUtc="2025-01-25T08:47:00Z">
                    <w:rPr>
                      <w:rFonts w:ascii="Optima" w:eastAsia="Times New Roman" w:hAnsi="Optima" w:cs="Times New Roman"/>
                      <w:bCs/>
                      <w:i/>
                      <w:iCs/>
                      <w:sz w:val="20"/>
                      <w:szCs w:val="20"/>
                      <w:lang w:val="en-US"/>
                    </w:rPr>
                  </w:rPrChange>
                </w:rPr>
                <w:t>Mitglied des</w:t>
              </w:r>
              <w:del w:id="58" w:author="Can, Hami" w:date="2025-01-25T09:50:00Z" w16du:dateUtc="2025-01-25T08:50:00Z">
                <w:r w:rsidRPr="008B69A5" w:rsidDel="008B69A5">
                  <w:rPr>
                    <w:rFonts w:ascii="Optima" w:eastAsia="Times New Roman" w:hAnsi="Optima" w:cs="Times New Roman"/>
                    <w:bCs/>
                    <w:i/>
                    <w:iCs/>
                    <w:sz w:val="20"/>
                    <w:szCs w:val="20"/>
                    <w:lang w:val="de-DE"/>
                    <w:rPrChange w:id="59" w:author="Can, Hami" w:date="2025-01-25T09:47:00Z" w16du:dateUtc="2025-01-25T08:47:00Z">
                      <w:rPr>
                        <w:rFonts w:ascii="Optima" w:eastAsia="Times New Roman" w:hAnsi="Optima" w:cs="Times New Roman"/>
                        <w:bCs/>
                        <w:i/>
                        <w:iCs/>
                        <w:sz w:val="20"/>
                        <w:szCs w:val="20"/>
                        <w:lang w:val="en-US"/>
                      </w:rPr>
                    </w:rPrChange>
                  </w:rPr>
                  <w:delText xml:space="preserve"> </w:delText>
                </w:r>
              </w:del>
            </w:ins>
            <w:ins w:id="60" w:author="Can, Hami" w:date="2025-01-25T09:50:00Z" w16du:dateUtc="2025-01-25T08:50:00Z">
              <w:r w:rsidR="008B69A5">
                <w:rPr>
                  <w:rFonts w:ascii="Optima" w:eastAsia="Times New Roman" w:hAnsi="Optima" w:cs="Times New Roman"/>
                  <w:bCs/>
                  <w:i/>
                  <w:iCs/>
                  <w:sz w:val="20"/>
                  <w:szCs w:val="20"/>
                  <w:lang w:val="de-DE"/>
                </w:rPr>
                <w:t xml:space="preserve"> </w:t>
              </w:r>
            </w:ins>
            <w:ins w:id="61" w:author="Catharina Freier" w:date="2024-12-01T22:56:00Z" w16du:dateUtc="2024-12-01T21:56:00Z">
              <w:r w:rsidRPr="008B69A5">
                <w:rPr>
                  <w:rFonts w:ascii="Optima" w:eastAsia="Times New Roman" w:hAnsi="Optima" w:cs="Times New Roman"/>
                  <w:bCs/>
                  <w:i/>
                  <w:iCs/>
                  <w:sz w:val="20"/>
                  <w:szCs w:val="20"/>
                  <w:lang w:val="de-DE"/>
                  <w:rPrChange w:id="62" w:author="Can, Hami" w:date="2025-01-25T09:47:00Z" w16du:dateUtc="2025-01-25T08:47:00Z">
                    <w:rPr>
                      <w:rFonts w:ascii="Optima" w:eastAsia="Times New Roman" w:hAnsi="Optima" w:cs="Times New Roman"/>
                      <w:bCs/>
                      <w:i/>
                      <w:iCs/>
                      <w:sz w:val="20"/>
                      <w:szCs w:val="20"/>
                      <w:lang w:val="en-US"/>
                    </w:rPr>
                  </w:rPrChange>
                </w:rPr>
                <w:t>Investment</w:t>
              </w:r>
            </w:ins>
            <w:ins w:id="63" w:author="Catharina Freier" w:date="2024-12-01T23:00:00Z" w16du:dateUtc="2024-12-01T22:00:00Z">
              <w:r w:rsidRPr="008B69A5">
                <w:rPr>
                  <w:rFonts w:ascii="Optima" w:eastAsia="Times New Roman" w:hAnsi="Optima" w:cs="Times New Roman"/>
                  <w:bCs/>
                  <w:i/>
                  <w:iCs/>
                  <w:sz w:val="20"/>
                  <w:szCs w:val="20"/>
                  <w:lang w:val="de-DE"/>
                  <w:rPrChange w:id="64" w:author="Can, Hami" w:date="2025-01-25T09:47:00Z" w16du:dateUtc="2025-01-25T08:47:00Z">
                    <w:rPr>
                      <w:rFonts w:ascii="Optima" w:eastAsia="Times New Roman" w:hAnsi="Optima" w:cs="Times New Roman"/>
                      <w:bCs/>
                      <w:i/>
                      <w:iCs/>
                      <w:sz w:val="20"/>
                      <w:szCs w:val="20"/>
                      <w:lang w:val="en-US"/>
                    </w:rPr>
                  </w:rPrChange>
                </w:rPr>
                <w:t xml:space="preserve"> </w:t>
              </w:r>
            </w:ins>
            <w:ins w:id="65" w:author="Catharina Freier" w:date="2024-12-01T22:56:00Z" w16du:dateUtc="2024-12-01T21:56:00Z">
              <w:r w:rsidRPr="008B69A5">
                <w:rPr>
                  <w:rFonts w:ascii="Optima" w:eastAsia="Times New Roman" w:hAnsi="Optima" w:cs="Times New Roman"/>
                  <w:bCs/>
                  <w:i/>
                  <w:iCs/>
                  <w:sz w:val="20"/>
                  <w:szCs w:val="20"/>
                  <w:lang w:val="de-DE"/>
                  <w:rPrChange w:id="66" w:author="Can, Hami" w:date="2025-01-25T09:47:00Z" w16du:dateUtc="2025-01-25T08:47:00Z">
                    <w:rPr>
                      <w:rFonts w:ascii="Optima" w:eastAsia="Times New Roman" w:hAnsi="Optima" w:cs="Times New Roman"/>
                      <w:bCs/>
                      <w:i/>
                      <w:iCs/>
                      <w:sz w:val="20"/>
                      <w:szCs w:val="20"/>
                      <w:lang w:val="en-US"/>
                    </w:rPr>
                  </w:rPrChange>
                </w:rPr>
                <w:t>Clubs</w:t>
              </w:r>
            </w:ins>
            <w:ins w:id="67" w:author="Can, Hami" w:date="2025-01-25T09:44:00Z" w16du:dateUtc="2025-01-25T08:44:00Z">
              <w:r w:rsidR="008B69A5" w:rsidRPr="008B69A5">
                <w:rPr>
                  <w:rFonts w:ascii="Optima" w:eastAsia="Times New Roman" w:hAnsi="Optima" w:cs="Times New Roman"/>
                  <w:bCs/>
                  <w:i/>
                  <w:iCs/>
                  <w:sz w:val="20"/>
                  <w:szCs w:val="20"/>
                  <w:lang w:val="de-DE"/>
                  <w:rPrChange w:id="68" w:author="Can, Hami" w:date="2025-01-25T09:47:00Z" w16du:dateUtc="2025-01-25T08:47:00Z">
                    <w:rPr>
                      <w:rFonts w:ascii="Optima" w:eastAsia="Times New Roman" w:hAnsi="Optima" w:cs="Times New Roman"/>
                      <w:bCs/>
                      <w:i/>
                      <w:iCs/>
                      <w:sz w:val="20"/>
                      <w:szCs w:val="20"/>
                      <w:lang w:val="en-US"/>
                    </w:rPr>
                  </w:rPrChange>
                </w:rPr>
                <w:t xml:space="preserve"> und</w:t>
              </w:r>
            </w:ins>
            <w:ins w:id="69" w:author="Can, Hami" w:date="2025-01-25T09:50:00Z" w16du:dateUtc="2025-01-25T08:50:00Z">
              <w:r w:rsidR="008B69A5">
                <w:rPr>
                  <w:rFonts w:ascii="Optima" w:eastAsia="Times New Roman" w:hAnsi="Optima" w:cs="Times New Roman"/>
                  <w:bCs/>
                  <w:i/>
                  <w:iCs/>
                  <w:sz w:val="20"/>
                  <w:szCs w:val="20"/>
                  <w:lang w:val="de-DE"/>
                </w:rPr>
                <w:t xml:space="preserve"> Alumni e.V.</w:t>
              </w:r>
            </w:ins>
          </w:p>
          <w:p w14:paraId="34C8AABC" w14:textId="3DD5EB46" w:rsidR="00C90682" w:rsidRPr="00C90682" w:rsidRDefault="00C90682" w:rsidP="0012629E">
            <w:pPr>
              <w:pStyle w:val="Listenabsatz"/>
              <w:numPr>
                <w:ilvl w:val="0"/>
                <w:numId w:val="23"/>
              </w:numPr>
              <w:contextualSpacing w:val="0"/>
              <w:rPr>
                <w:rFonts w:ascii="Optima" w:eastAsia="Times New Roman" w:hAnsi="Optima" w:cs="Times New Roman"/>
                <w:b/>
                <w:sz w:val="20"/>
                <w:szCs w:val="20"/>
                <w:lang w:val="de-DE"/>
                <w:rPrChange w:id="70" w:author="Catharina Freier" w:date="2024-12-01T22:57:00Z" w16du:dateUtc="2024-12-01T21:57:00Z">
                  <w:rPr>
                    <w:rFonts w:ascii="Optima" w:eastAsia="Times New Roman" w:hAnsi="Optima" w:cs="Times New Roman"/>
                    <w:b/>
                    <w:sz w:val="20"/>
                    <w:szCs w:val="20"/>
                    <w:lang w:val="en-US"/>
                  </w:rPr>
                </w:rPrChange>
              </w:rPr>
            </w:pPr>
            <w:commentRangeStart w:id="71"/>
            <w:r w:rsidRPr="00C90682">
              <w:rPr>
                <w:rFonts w:ascii="Optima" w:eastAsia="Times New Roman" w:hAnsi="Optima" w:cs="Times New Roman"/>
                <w:bCs/>
                <w:i/>
                <w:iCs/>
                <w:sz w:val="20"/>
                <w:szCs w:val="20"/>
                <w:lang w:val="de-DE"/>
                <w:rPrChange w:id="72" w:author="Catharina Freier" w:date="2024-12-01T22:57:00Z" w16du:dateUtc="2024-12-01T21:57:00Z">
                  <w:rPr>
                    <w:rFonts w:ascii="Optima" w:eastAsia="Times New Roman" w:hAnsi="Optima" w:cs="Times New Roman"/>
                    <w:bCs/>
                    <w:i/>
                    <w:iCs/>
                    <w:sz w:val="20"/>
                    <w:szCs w:val="20"/>
                    <w:lang w:val="en-US"/>
                  </w:rPr>
                </w:rPrChange>
              </w:rPr>
              <w:t>Teilnahme am Mentorship-Programm SoSe 20</w:t>
            </w:r>
            <w:r>
              <w:rPr>
                <w:rFonts w:ascii="Optima" w:eastAsia="Times New Roman" w:hAnsi="Optima" w:cs="Times New Roman"/>
                <w:bCs/>
                <w:i/>
                <w:iCs/>
                <w:sz w:val="20"/>
                <w:szCs w:val="20"/>
                <w:lang w:val="de-DE"/>
              </w:rPr>
              <w:t>25</w:t>
            </w:r>
            <w:commentRangeEnd w:id="71"/>
            <w:r w:rsidR="00185D0B">
              <w:rPr>
                <w:rStyle w:val="Kommentarzeichen"/>
              </w:rPr>
              <w:commentReference w:id="71"/>
            </w:r>
          </w:p>
        </w:tc>
      </w:tr>
      <w:tr w:rsidR="002412FA" w:rsidRPr="00252FE1" w14:paraId="4F3B4815" w14:textId="77777777" w:rsidTr="00165653">
        <w:trPr>
          <w:trHeight w:val="454"/>
          <w:trPrChange w:id="73" w:author="Can, Hami" w:date="2025-02-13T19:20:00Z" w16du:dateUtc="2025-02-13T18:20:00Z">
            <w:trPr>
              <w:trHeight w:val="454"/>
            </w:trPr>
          </w:trPrChange>
        </w:trPr>
        <w:tc>
          <w:tcPr>
            <w:tcW w:w="9813" w:type="dxa"/>
            <w:gridSpan w:val="3"/>
            <w:tcBorders>
              <w:bottom w:val="single" w:sz="4" w:space="0" w:color="000000"/>
            </w:tcBorders>
            <w:vAlign w:val="bottom"/>
            <w:tcPrChange w:id="74" w:author="Can, Hami" w:date="2025-02-13T19:20:00Z" w16du:dateUtc="2025-02-13T18:20:00Z">
              <w:tcPr>
                <w:tcW w:w="9813" w:type="dxa"/>
                <w:gridSpan w:val="3"/>
                <w:tcBorders>
                  <w:bottom w:val="single" w:sz="4" w:space="0" w:color="000000"/>
                </w:tcBorders>
                <w:vAlign w:val="bottom"/>
              </w:tcPr>
            </w:tcPrChange>
          </w:tcPr>
          <w:p w14:paraId="531B0929" w14:textId="6B0E536B" w:rsidR="001C4724" w:rsidRPr="00C20DAC" w:rsidRDefault="00C5417D" w:rsidP="00A87F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Optima" w:eastAsia="Times New Roman" w:hAnsi="Optima" w:cs="Times New Roman"/>
                <w:b/>
                <w:color w:val="000000"/>
                <w:sz w:val="28"/>
                <w:szCs w:val="28"/>
                <w:lang w:val="en-US"/>
              </w:rPr>
            </w:pPr>
            <w:r w:rsidRPr="00C20DAC">
              <w:rPr>
                <w:rFonts w:ascii="Optima" w:eastAsia="Times New Roman" w:hAnsi="Optima" w:cs="Times New Roman"/>
                <w:b/>
                <w:color w:val="000000"/>
                <w:sz w:val="28"/>
                <w:szCs w:val="28"/>
                <w:lang w:val="en-US"/>
              </w:rPr>
              <w:t>Praxiserfahrungen</w:t>
            </w:r>
          </w:p>
        </w:tc>
      </w:tr>
      <w:tr w:rsidR="002412FA" w:rsidRPr="00252FE1" w14:paraId="29DA10B7" w14:textId="77777777" w:rsidTr="00165653">
        <w:trPr>
          <w:trHeight w:val="340"/>
          <w:trPrChange w:id="75" w:author="Can, Hami" w:date="2025-02-13T19:20:00Z" w16du:dateUtc="2025-02-13T18:20:00Z">
            <w:trPr>
              <w:trHeight w:val="340"/>
            </w:trPr>
          </w:trPrChange>
        </w:trPr>
        <w:tc>
          <w:tcPr>
            <w:tcW w:w="7797" w:type="dxa"/>
            <w:gridSpan w:val="2"/>
            <w:tcBorders>
              <w:top w:val="single" w:sz="4" w:space="0" w:color="000000"/>
              <w:bottom w:val="nil"/>
            </w:tcBorders>
            <w:vAlign w:val="bottom"/>
            <w:tcPrChange w:id="76" w:author="Can, Hami" w:date="2025-02-13T19:20:00Z" w16du:dateUtc="2025-02-13T18:20:00Z">
              <w:tcPr>
                <w:tcW w:w="7797" w:type="dxa"/>
                <w:gridSpan w:val="2"/>
                <w:tcBorders>
                  <w:top w:val="single" w:sz="4" w:space="0" w:color="000000"/>
                  <w:bottom w:val="nil"/>
                </w:tcBorders>
                <w:vAlign w:val="bottom"/>
              </w:tcPr>
            </w:tcPrChange>
          </w:tcPr>
          <w:p w14:paraId="6D817E53" w14:textId="046BED4C" w:rsidR="00253F5D" w:rsidRPr="00EB4087" w:rsidRDefault="00253F5D" w:rsidP="00A5202C">
            <w:pPr>
              <w:rPr>
                <w:rFonts w:ascii="Optima" w:hAnsi="Optima"/>
                <w:b/>
                <w:bCs/>
                <w:sz w:val="23"/>
                <w:szCs w:val="23"/>
                <w:lang w:val="en-US"/>
                <w:rPrChange w:id="77" w:author="Can, Hami" w:date="2025-02-06T19:32:00Z" w16du:dateUtc="2025-02-06T18:32:00Z">
                  <w:rPr>
                    <w:rFonts w:ascii="Optima" w:hAnsi="Optima"/>
                    <w:b/>
                    <w:bCs/>
                    <w:sz w:val="23"/>
                    <w:szCs w:val="23"/>
                    <w:lang w:val="de-DE"/>
                  </w:rPr>
                </w:rPrChange>
              </w:rPr>
            </w:pPr>
            <w:r w:rsidRPr="00EB4087">
              <w:rPr>
                <w:rFonts w:ascii="Optima" w:hAnsi="Optima"/>
                <w:b/>
                <w:bCs/>
                <w:sz w:val="23"/>
                <w:szCs w:val="23"/>
                <w:lang w:val="en-US"/>
                <w:rPrChange w:id="78" w:author="Can, Hami" w:date="2025-02-06T19:32:00Z" w16du:dateUtc="2025-02-06T18:32:00Z">
                  <w:rPr>
                    <w:rFonts w:ascii="Optima" w:hAnsi="Optima"/>
                    <w:b/>
                    <w:bCs/>
                    <w:sz w:val="23"/>
                    <w:szCs w:val="23"/>
                    <w:lang w:val="de-DE"/>
                  </w:rPr>
                </w:rPrChange>
              </w:rPr>
              <w:t>Goldmedia GmbH Strategy Consulting</w:t>
            </w:r>
          </w:p>
        </w:tc>
        <w:tc>
          <w:tcPr>
            <w:tcW w:w="2016" w:type="dxa"/>
            <w:tcBorders>
              <w:top w:val="single" w:sz="4" w:space="0" w:color="000000"/>
              <w:bottom w:val="nil"/>
            </w:tcBorders>
            <w:vAlign w:val="bottom"/>
            <w:tcPrChange w:id="79" w:author="Can, Hami" w:date="2025-02-13T19:20:00Z" w16du:dateUtc="2025-02-13T18:20:00Z">
              <w:tcPr>
                <w:tcW w:w="2016" w:type="dxa"/>
                <w:tcBorders>
                  <w:top w:val="single" w:sz="4" w:space="0" w:color="000000"/>
                  <w:bottom w:val="nil"/>
                </w:tcBorders>
                <w:vAlign w:val="bottom"/>
              </w:tcPr>
            </w:tcPrChange>
          </w:tcPr>
          <w:p w14:paraId="1BD81AA2" w14:textId="496A8B29" w:rsidR="00253F5D" w:rsidRPr="00C20DAC" w:rsidRDefault="00E31885" w:rsidP="00A5202C">
            <w:pPr>
              <w:jc w:val="right"/>
              <w:rPr>
                <w:rFonts w:ascii="Optima" w:eastAsia="Times New Roman" w:hAnsi="Optima" w:cs="Times New Roman"/>
                <w:sz w:val="23"/>
                <w:szCs w:val="23"/>
                <w:lang w:val="en-US"/>
              </w:rPr>
            </w:pPr>
            <w:r>
              <w:rPr>
                <w:rFonts w:ascii="Optima" w:eastAsia="Times New Roman" w:hAnsi="Optima" w:cs="Times New Roman"/>
                <w:sz w:val="23"/>
                <w:szCs w:val="23"/>
                <w:lang w:val="en-US"/>
              </w:rPr>
              <w:t>Berlin</w:t>
            </w:r>
          </w:p>
        </w:tc>
      </w:tr>
      <w:tr w:rsidR="002412FA" w:rsidRPr="00252FE1" w14:paraId="71E1410A" w14:textId="77777777" w:rsidTr="00165653">
        <w:trPr>
          <w:trHeight w:val="20"/>
          <w:trPrChange w:id="80" w:author="Can, Hami" w:date="2025-02-13T19:20:00Z" w16du:dateUtc="2025-02-13T18:20:00Z">
            <w:trPr>
              <w:trHeight w:val="20"/>
            </w:trPr>
          </w:trPrChange>
        </w:trPr>
        <w:tc>
          <w:tcPr>
            <w:tcW w:w="7797" w:type="dxa"/>
            <w:gridSpan w:val="2"/>
            <w:tcBorders>
              <w:top w:val="nil"/>
              <w:bottom w:val="nil"/>
            </w:tcBorders>
            <w:vAlign w:val="bottom"/>
            <w:tcPrChange w:id="81" w:author="Can, Hami" w:date="2025-02-13T19:20:00Z" w16du:dateUtc="2025-02-13T18:20:00Z">
              <w:tcPr>
                <w:tcW w:w="7797" w:type="dxa"/>
                <w:gridSpan w:val="2"/>
                <w:tcBorders>
                  <w:top w:val="nil"/>
                  <w:bottom w:val="nil"/>
                </w:tcBorders>
                <w:vAlign w:val="bottom"/>
              </w:tcPr>
            </w:tcPrChange>
          </w:tcPr>
          <w:p w14:paraId="25BDD09E" w14:textId="7FD58C92" w:rsidR="00253F5D" w:rsidRPr="0012629E" w:rsidRDefault="005C02EB" w:rsidP="00A5202C">
            <w:pPr>
              <w:rPr>
                <w:rFonts w:ascii="Optima" w:eastAsia="Times New Roman" w:hAnsi="Optima" w:cs="Times New Roman"/>
                <w:bCs/>
                <w:sz w:val="20"/>
                <w:szCs w:val="20"/>
                <w:lang w:val="de-DE"/>
              </w:rPr>
            </w:pPr>
            <w:r>
              <w:rPr>
                <w:rFonts w:ascii="Optima" w:eastAsia="Times New Roman" w:hAnsi="Optima" w:cs="Times New Roman"/>
                <w:bCs/>
                <w:sz w:val="20"/>
                <w:szCs w:val="20"/>
                <w:lang w:val="de-DE"/>
              </w:rPr>
              <w:t>Praktikum</w:t>
            </w:r>
            <w:r w:rsidR="00E31885" w:rsidRPr="0012629E">
              <w:rPr>
                <w:rFonts w:ascii="Optima" w:eastAsia="Times New Roman" w:hAnsi="Optima" w:cs="Times New Roman"/>
                <w:bCs/>
                <w:sz w:val="20"/>
                <w:szCs w:val="20"/>
                <w:lang w:val="de-DE"/>
              </w:rPr>
              <w:t xml:space="preserve"> in der Strategieberatung</w:t>
            </w:r>
            <w:r w:rsidR="00F75698">
              <w:rPr>
                <w:rFonts w:ascii="Optima" w:eastAsia="Times New Roman" w:hAnsi="Optima" w:cs="Times New Roman"/>
                <w:bCs/>
                <w:sz w:val="20"/>
                <w:szCs w:val="20"/>
                <w:lang w:val="de-DE"/>
              </w:rPr>
              <w:t xml:space="preserve"> </w:t>
            </w:r>
            <w:r w:rsidR="0012629E">
              <w:rPr>
                <w:rFonts w:ascii="Optima" w:eastAsia="Times New Roman" w:hAnsi="Optima" w:cs="Times New Roman"/>
                <w:bCs/>
                <w:sz w:val="20"/>
                <w:szCs w:val="20"/>
                <w:lang w:val="de-DE"/>
              </w:rPr>
              <w:t>(</w:t>
            </w:r>
            <w:commentRangeStart w:id="82"/>
            <w:del w:id="83" w:author="Can, Hami" w:date="2025-02-06T19:33:00Z" w16du:dateUtc="2025-02-06T18:33:00Z">
              <w:r w:rsidR="0012629E" w:rsidRPr="00EB4087" w:rsidDel="00EB4087">
                <w:rPr>
                  <w:rFonts w:ascii="Optima" w:eastAsia="Times New Roman" w:hAnsi="Optima" w:cs="Times New Roman"/>
                  <w:bCs/>
                  <w:color w:val="FF0000"/>
                  <w:sz w:val="20"/>
                  <w:szCs w:val="20"/>
                  <w:lang w:val="de-DE"/>
                  <w:rPrChange w:id="84" w:author="Can, Hami" w:date="2025-02-06T19:33:00Z" w16du:dateUtc="2025-02-06T18:33:00Z">
                    <w:rPr>
                      <w:rFonts w:ascii="Optima" w:eastAsia="Times New Roman" w:hAnsi="Optima" w:cs="Times New Roman"/>
                      <w:bCs/>
                      <w:sz w:val="20"/>
                      <w:szCs w:val="20"/>
                      <w:lang w:val="de-DE"/>
                    </w:rPr>
                  </w:rPrChange>
                </w:rPr>
                <w:delText>geplant, Vertrag bereits unterzeichnet</w:delText>
              </w:r>
            </w:del>
            <w:ins w:id="85" w:author="Can, Hami" w:date="2025-02-06T19:33:00Z" w16du:dateUtc="2025-02-06T18:33:00Z">
              <w:r w:rsidR="00EB4087" w:rsidRPr="00EB4087">
                <w:rPr>
                  <w:rFonts w:ascii="Optima" w:eastAsia="Times New Roman" w:hAnsi="Optima" w:cs="Times New Roman"/>
                  <w:bCs/>
                  <w:color w:val="FF0000"/>
                  <w:sz w:val="20"/>
                  <w:szCs w:val="20"/>
                  <w:lang w:val="de-DE"/>
                  <w:rPrChange w:id="86" w:author="Can, Hami" w:date="2025-02-06T19:33:00Z" w16du:dateUtc="2025-02-06T18:33:00Z">
                    <w:rPr>
                      <w:rFonts w:ascii="Optima" w:eastAsia="Times New Roman" w:hAnsi="Optima" w:cs="Times New Roman"/>
                      <w:bCs/>
                      <w:sz w:val="20"/>
                      <w:szCs w:val="20"/>
                      <w:lang w:val="de-DE"/>
                    </w:rPr>
                  </w:rPrChange>
                </w:rPr>
                <w:t>10 Wochen</w:t>
              </w:r>
            </w:ins>
            <w:r w:rsidR="0012629E" w:rsidRPr="00EB4087">
              <w:rPr>
                <w:rFonts w:ascii="Optima" w:eastAsia="Times New Roman" w:hAnsi="Optima" w:cs="Times New Roman"/>
                <w:bCs/>
                <w:color w:val="FF0000"/>
                <w:sz w:val="20"/>
                <w:szCs w:val="20"/>
                <w:lang w:val="de-DE"/>
                <w:rPrChange w:id="87" w:author="Can, Hami" w:date="2025-02-06T19:33:00Z" w16du:dateUtc="2025-02-06T18:33:00Z">
                  <w:rPr>
                    <w:rFonts w:ascii="Optima" w:eastAsia="Times New Roman" w:hAnsi="Optima" w:cs="Times New Roman"/>
                    <w:bCs/>
                    <w:sz w:val="20"/>
                    <w:szCs w:val="20"/>
                    <w:lang w:val="de-DE"/>
                  </w:rPr>
                </w:rPrChange>
              </w:rPr>
              <w:t>)</w:t>
            </w:r>
            <w:commentRangeEnd w:id="82"/>
            <w:r w:rsidR="00185D0B" w:rsidRPr="00EB4087">
              <w:rPr>
                <w:rStyle w:val="Kommentarzeichen"/>
                <w:color w:val="FF0000"/>
                <w:rPrChange w:id="88" w:author="Can, Hami" w:date="2025-02-06T19:33:00Z" w16du:dateUtc="2025-02-06T18:33:00Z">
                  <w:rPr>
                    <w:rStyle w:val="Kommentarzeichen"/>
                  </w:rPr>
                </w:rPrChange>
              </w:rPr>
              <w:commentReference w:id="82"/>
            </w:r>
          </w:p>
        </w:tc>
        <w:tc>
          <w:tcPr>
            <w:tcW w:w="2016" w:type="dxa"/>
            <w:tcBorders>
              <w:top w:val="nil"/>
              <w:bottom w:val="nil"/>
            </w:tcBorders>
            <w:vAlign w:val="bottom"/>
            <w:tcPrChange w:id="89" w:author="Can, Hami" w:date="2025-02-13T19:20:00Z" w16du:dateUtc="2025-02-13T18:20:00Z">
              <w:tcPr>
                <w:tcW w:w="2016" w:type="dxa"/>
                <w:tcBorders>
                  <w:top w:val="nil"/>
                  <w:bottom w:val="nil"/>
                </w:tcBorders>
                <w:vAlign w:val="bottom"/>
              </w:tcPr>
            </w:tcPrChange>
          </w:tcPr>
          <w:p w14:paraId="7DF90148" w14:textId="1B3363AF" w:rsidR="00253F5D" w:rsidRPr="0012629E" w:rsidRDefault="00E31885" w:rsidP="0012629E">
            <w:pPr>
              <w:tabs>
                <w:tab w:val="left" w:pos="2247"/>
              </w:tabs>
              <w:jc w:val="right"/>
              <w:rPr>
                <w:rFonts w:ascii="Optima" w:eastAsia="Times New Roman" w:hAnsi="Optima" w:cs="Times New Roman"/>
                <w:bCs/>
                <w:sz w:val="20"/>
                <w:szCs w:val="20"/>
                <w:lang w:val="en-US"/>
              </w:rPr>
            </w:pPr>
            <w:r w:rsidRPr="0012629E">
              <w:rPr>
                <w:rFonts w:ascii="Optima" w:eastAsia="Times New Roman" w:hAnsi="Optima" w:cs="Times New Roman"/>
                <w:bCs/>
                <w:sz w:val="20"/>
                <w:szCs w:val="20"/>
                <w:lang w:val="en-US"/>
              </w:rPr>
              <w:t>01/2025</w:t>
            </w:r>
            <w:r w:rsidR="00390CF1">
              <w:rPr>
                <w:rFonts w:ascii="Optima" w:eastAsia="Times New Roman" w:hAnsi="Optima" w:cs="Times New Roman"/>
                <w:bCs/>
                <w:sz w:val="20"/>
                <w:szCs w:val="20"/>
                <w:lang w:val="en-US"/>
              </w:rPr>
              <w:t xml:space="preserve"> </w:t>
            </w:r>
            <w:r w:rsidR="00390CF1" w:rsidRPr="00C20DAC">
              <w:rPr>
                <w:rFonts w:ascii="Optima" w:eastAsia="Times New Roman" w:hAnsi="Optima" w:cs="Times New Roman"/>
                <w:bCs/>
                <w:sz w:val="20"/>
                <w:szCs w:val="20"/>
                <w:lang w:val="en-US"/>
              </w:rPr>
              <w:t xml:space="preserve">– </w:t>
            </w:r>
            <w:r w:rsidRPr="0012629E">
              <w:rPr>
                <w:rFonts w:ascii="Optima" w:eastAsia="Times New Roman" w:hAnsi="Optima" w:cs="Times New Roman"/>
                <w:bCs/>
                <w:sz w:val="20"/>
                <w:szCs w:val="20"/>
                <w:lang w:val="en-US"/>
              </w:rPr>
              <w:t>04/2025</w:t>
            </w:r>
          </w:p>
        </w:tc>
      </w:tr>
      <w:tr w:rsidR="00A37AFB" w:rsidRPr="00252FE1" w14:paraId="484189CC" w14:textId="77777777" w:rsidTr="00165653">
        <w:trPr>
          <w:trHeight w:val="20"/>
          <w:trPrChange w:id="90" w:author="Can, Hami" w:date="2025-02-13T19:20:00Z" w16du:dateUtc="2025-02-13T18:20:00Z">
            <w:trPr>
              <w:trHeight w:val="57"/>
            </w:trPr>
          </w:trPrChange>
        </w:trPr>
        <w:tc>
          <w:tcPr>
            <w:tcW w:w="9813" w:type="dxa"/>
            <w:gridSpan w:val="3"/>
            <w:tcBorders>
              <w:top w:val="nil"/>
              <w:bottom w:val="nil"/>
              <w:right w:val="nil"/>
            </w:tcBorders>
            <w:vAlign w:val="bottom"/>
            <w:tcPrChange w:id="91" w:author="Can, Hami" w:date="2025-02-13T19:20:00Z" w16du:dateUtc="2025-02-13T18:20:00Z">
              <w:tcPr>
                <w:tcW w:w="9813" w:type="dxa"/>
                <w:gridSpan w:val="3"/>
                <w:tcBorders>
                  <w:top w:val="nil"/>
                  <w:bottom w:val="nil"/>
                  <w:right w:val="nil"/>
                </w:tcBorders>
                <w:vAlign w:val="bottom"/>
              </w:tcPr>
            </w:tcPrChange>
          </w:tcPr>
          <w:p w14:paraId="69821DC0" w14:textId="77777777" w:rsidR="00A37AFB" w:rsidRPr="00A37AFB" w:rsidRDefault="00A37AFB">
            <w:pPr>
              <w:pStyle w:val="Bullets"/>
              <w:numPr>
                <w:ilvl w:val="0"/>
                <w:numId w:val="33"/>
              </w:numPr>
              <w:rPr>
                <w:ins w:id="92" w:author="Can, Hami" w:date="2025-02-13T19:16:00Z"/>
                <w:rFonts w:ascii="Optima" w:hAnsi="Optima"/>
                <w:sz w:val="20"/>
                <w:szCs w:val="20"/>
                <w:lang w:val="de-DE"/>
                <w:rPrChange w:id="93" w:author="Can, Hami" w:date="2025-02-13T19:19:00Z" w16du:dateUtc="2025-02-13T18:19:00Z">
                  <w:rPr>
                    <w:ins w:id="94" w:author="Can, Hami" w:date="2025-02-13T19:16:00Z"/>
                    <w:rFonts w:ascii="Optima" w:eastAsia="Times New Roman" w:hAnsi="Optima" w:cs="Times New Roman"/>
                    <w:bCs/>
                    <w:color w:val="FF0000"/>
                    <w:sz w:val="20"/>
                    <w:szCs w:val="20"/>
                    <w:lang w:val="de-DE"/>
                  </w:rPr>
                </w:rPrChange>
              </w:rPr>
              <w:pPrChange w:id="95" w:author="Can, Hami" w:date="2025-02-13T19:19:00Z" w16du:dateUtc="2025-02-13T18:19:00Z">
                <w:pPr>
                  <w:pStyle w:val="Listenabsatz"/>
                  <w:framePr w:hSpace="141" w:wrap="around" w:vAnchor="text" w:hAnchor="margin" w:xAlign="center" w:y="207"/>
                  <w:numPr>
                    <w:numId w:val="28"/>
                  </w:numPr>
                  <w:ind w:hanging="360"/>
                </w:pPr>
              </w:pPrChange>
            </w:pPr>
            <w:ins w:id="96" w:author="Can, Hami" w:date="2025-02-13T19:16:00Z">
              <w:r w:rsidRPr="00A37AFB">
                <w:rPr>
                  <w:rFonts w:ascii="Optima" w:hAnsi="Optima"/>
                  <w:sz w:val="20"/>
                  <w:szCs w:val="20"/>
                  <w:lang w:val="de-DE"/>
                  <w:rPrChange w:id="97" w:author="Can, Hami" w:date="2025-02-13T19:19:00Z" w16du:dateUtc="2025-02-13T18:19:00Z">
                    <w:rPr>
                      <w:rFonts w:ascii="Optima" w:eastAsia="Times New Roman" w:hAnsi="Optima" w:cs="Times New Roman"/>
                      <w:bCs/>
                      <w:i/>
                      <w:iCs/>
                      <w:color w:val="FF0000"/>
                      <w:sz w:val="20"/>
                      <w:szCs w:val="20"/>
                      <w:lang w:val="de-DE"/>
                    </w:rPr>
                  </w:rPrChange>
                </w:rPr>
                <w:t>Recherche, Bearbeitung und Aufbereitung qualitativer und quantitativer Daten</w:t>
              </w:r>
            </w:ins>
          </w:p>
          <w:p w14:paraId="3FBC45E3" w14:textId="77777777" w:rsidR="00A37AFB" w:rsidRPr="00A37AFB" w:rsidDel="00F35763" w:rsidRDefault="00A37AFB">
            <w:pPr>
              <w:pStyle w:val="Bullets"/>
              <w:numPr>
                <w:ilvl w:val="0"/>
                <w:numId w:val="33"/>
              </w:numPr>
              <w:rPr>
                <w:del w:id="98" w:author="Can, Hami" w:date="2025-02-06T19:33:00Z" w16du:dateUtc="2025-02-06T18:33:00Z"/>
                <w:rFonts w:ascii="Optima" w:hAnsi="Optima"/>
                <w:sz w:val="20"/>
                <w:szCs w:val="20"/>
                <w:lang w:val="de-DE"/>
                <w:rPrChange w:id="99" w:author="Can, Hami" w:date="2025-02-13T19:19:00Z" w16du:dateUtc="2025-02-13T18:19:00Z">
                  <w:rPr>
                    <w:del w:id="100" w:author="Can, Hami" w:date="2025-02-06T19:33:00Z" w16du:dateUtc="2025-02-06T18:33:00Z"/>
                    <w:rFonts w:ascii="Optima" w:eastAsia="Times New Roman" w:hAnsi="Optima" w:cs="Times New Roman"/>
                    <w:bCs/>
                    <w:color w:val="FF0000"/>
                    <w:sz w:val="20"/>
                    <w:szCs w:val="20"/>
                    <w:lang w:val="de-DE"/>
                  </w:rPr>
                </w:rPrChange>
              </w:rPr>
              <w:pPrChange w:id="101" w:author="Can, Hami" w:date="2025-02-13T19:19:00Z" w16du:dateUtc="2025-02-13T18:19:00Z">
                <w:pPr>
                  <w:pStyle w:val="Listenabsatz"/>
                  <w:framePr w:hSpace="141" w:wrap="around" w:vAnchor="text" w:hAnchor="margin" w:xAlign="center" w:y="207"/>
                  <w:numPr>
                    <w:numId w:val="28"/>
                  </w:numPr>
                  <w:ind w:hanging="360"/>
                </w:pPr>
              </w:pPrChange>
            </w:pPr>
            <w:del w:id="102" w:author="Can, Hami" w:date="2025-02-06T19:33:00Z" w16du:dateUtc="2025-02-06T18:33:00Z">
              <w:r w:rsidRPr="00A37AFB" w:rsidDel="00F35763">
                <w:rPr>
                  <w:rFonts w:ascii="Optima" w:hAnsi="Optima"/>
                  <w:sz w:val="20"/>
                  <w:szCs w:val="20"/>
                  <w:lang w:val="de-DE"/>
                  <w:rPrChange w:id="103" w:author="Can, Hami" w:date="2025-02-13T19:19:00Z" w16du:dateUtc="2025-02-13T18:19:00Z">
                    <w:rPr>
                      <w:rFonts w:ascii="Optima" w:eastAsia="Times New Roman" w:hAnsi="Optima" w:cs="Times New Roman"/>
                      <w:bCs/>
                      <w:color w:val="FF0000"/>
                      <w:sz w:val="20"/>
                      <w:szCs w:val="20"/>
                      <w:lang w:val="de-DE"/>
                    </w:rPr>
                  </w:rPrChange>
                </w:rPr>
                <w:delText>H</w:delText>
              </w:r>
            </w:del>
          </w:p>
          <w:p w14:paraId="73BCA1AE" w14:textId="1E32210C" w:rsidR="00A37AFB" w:rsidRPr="00A37AFB" w:rsidDel="00A37AFB" w:rsidRDefault="00A37AFB">
            <w:pPr>
              <w:pStyle w:val="Bullets"/>
              <w:numPr>
                <w:ilvl w:val="0"/>
                <w:numId w:val="33"/>
              </w:numPr>
              <w:rPr>
                <w:del w:id="104" w:author="Can, Hami" w:date="2025-02-13T19:17:00Z" w16du:dateUtc="2025-02-13T18:17:00Z"/>
                <w:rFonts w:ascii="Optima" w:hAnsi="Optima"/>
                <w:sz w:val="20"/>
                <w:szCs w:val="20"/>
                <w:lang w:val="de-DE"/>
                <w:rPrChange w:id="105" w:author="Can, Hami" w:date="2025-02-13T19:19:00Z" w16du:dateUtc="2025-02-13T18:19:00Z">
                  <w:rPr>
                    <w:del w:id="106" w:author="Can, Hami" w:date="2025-02-13T19:17:00Z" w16du:dateUtc="2025-02-13T18:17:00Z"/>
                    <w:rFonts w:ascii="Optima" w:hAnsi="Optima"/>
                    <w:sz w:val="20"/>
                    <w:szCs w:val="20"/>
                  </w:rPr>
                </w:rPrChange>
              </w:rPr>
              <w:pPrChange w:id="107" w:author="Can, Hami" w:date="2025-02-13T19:19:00Z" w16du:dateUtc="2025-02-13T18:19:00Z">
                <w:pPr>
                  <w:pStyle w:val="Bullets"/>
                </w:pPr>
              </w:pPrChange>
            </w:pPr>
            <w:ins w:id="108" w:author="Can, Hami" w:date="2025-02-13T19:17:00Z">
              <w:r w:rsidRPr="00A37AFB">
                <w:rPr>
                  <w:i w:val="0"/>
                  <w:iCs w:val="0"/>
                  <w:sz w:val="20"/>
                  <w:szCs w:val="20"/>
                  <w:lang w:val="de-DE"/>
                  <w:rPrChange w:id="109" w:author="Can, Hami" w:date="2025-02-13T19:19:00Z" w16du:dateUtc="2025-02-13T18:19:00Z">
                    <w:rPr>
                      <w:rFonts w:eastAsia="Times New Roman"/>
                      <w:bCs/>
                      <w:i w:val="0"/>
                      <w:iCs w:val="0"/>
                      <w:color w:val="FF0000"/>
                      <w:sz w:val="20"/>
                      <w:szCs w:val="20"/>
                      <w:lang w:val="de-DE"/>
                    </w:rPr>
                  </w:rPrChange>
                </w:rPr>
                <w:t>﻿﻿</w:t>
              </w:r>
              <w:r w:rsidRPr="00A37AFB">
                <w:rPr>
                  <w:rFonts w:ascii="Optima" w:hAnsi="Optima"/>
                  <w:i w:val="0"/>
                  <w:iCs w:val="0"/>
                  <w:sz w:val="20"/>
                  <w:szCs w:val="20"/>
                  <w:lang w:val="de-DE"/>
                  <w:rPrChange w:id="110" w:author="Can, Hami" w:date="2025-02-13T19:19:00Z" w16du:dateUtc="2025-02-13T18:19:00Z">
                    <w:rPr>
                      <w:rFonts w:ascii="Optima" w:eastAsia="Times New Roman" w:hAnsi="Optima" w:cs="Times New Roman"/>
                      <w:bCs/>
                      <w:i w:val="0"/>
                      <w:iCs w:val="0"/>
                      <w:color w:val="FF0000"/>
                      <w:sz w:val="20"/>
                      <w:szCs w:val="20"/>
                      <w:lang w:val="de-DE"/>
                    </w:rPr>
                  </w:rPrChange>
                </w:rPr>
                <w:t>Unterstützung bei der Betreuung des Datendienstes www.gamesmap.de: Überprüfung, Freigabe und Aktualisierung von Eintr</w:t>
              </w:r>
            </w:ins>
            <w:ins w:id="111" w:author="Can, Hami" w:date="2025-02-13T19:22:00Z" w16du:dateUtc="2025-02-13T18:22:00Z">
              <w:r w:rsidR="00165653">
                <w:rPr>
                  <w:rFonts w:ascii="Optima" w:hAnsi="Optima"/>
                  <w:sz w:val="20"/>
                  <w:szCs w:val="20"/>
                  <w:lang w:val="de-DE"/>
                </w:rPr>
                <w:t>ä</w:t>
              </w:r>
            </w:ins>
            <w:ins w:id="112" w:author="Can, Hami" w:date="2025-02-13T19:17:00Z">
              <w:r w:rsidRPr="00A37AFB">
                <w:rPr>
                  <w:rFonts w:ascii="Optima" w:hAnsi="Optima"/>
                  <w:i w:val="0"/>
                  <w:iCs w:val="0"/>
                  <w:sz w:val="20"/>
                  <w:szCs w:val="20"/>
                  <w:lang w:val="de-DE"/>
                  <w:rPrChange w:id="113" w:author="Can, Hami" w:date="2025-02-13T19:19:00Z" w16du:dateUtc="2025-02-13T18:19:00Z">
                    <w:rPr>
                      <w:rFonts w:ascii="Optima" w:eastAsia="Times New Roman" w:hAnsi="Optima" w:cs="Times New Roman"/>
                      <w:bCs/>
                      <w:i w:val="0"/>
                      <w:iCs w:val="0"/>
                      <w:color w:val="FF0000"/>
                      <w:sz w:val="20"/>
                      <w:szCs w:val="20"/>
                      <w:lang w:val="de-DE"/>
                    </w:rPr>
                  </w:rPrChange>
                </w:rPr>
                <w:t>gen</w:t>
              </w:r>
            </w:ins>
            <w:del w:id="114" w:author="Can, Hami" w:date="2025-02-06T19:33:00Z" w16du:dateUtc="2025-02-06T18:33:00Z">
              <w:r w:rsidRPr="00A37AFB" w:rsidDel="00F35763">
                <w:rPr>
                  <w:rFonts w:ascii="Optima" w:hAnsi="Optima"/>
                  <w:i w:val="0"/>
                  <w:iCs w:val="0"/>
                  <w:sz w:val="20"/>
                  <w:szCs w:val="20"/>
                  <w:lang w:val="de-DE"/>
                  <w:rPrChange w:id="115" w:author="Can, Hami" w:date="2025-02-13T19:19:00Z" w16du:dateUtc="2025-02-13T18:19:00Z">
                    <w:rPr>
                      <w:i w:val="0"/>
                      <w:iCs w:val="0"/>
                      <w:lang w:val="de-DE"/>
                    </w:rPr>
                  </w:rPrChange>
                </w:rPr>
                <w:delText>H</w:delText>
              </w:r>
            </w:del>
          </w:p>
          <w:p w14:paraId="5A4E3E8F" w14:textId="77777777" w:rsidR="00A37AFB" w:rsidRPr="00A37AFB" w:rsidRDefault="00A37AFB">
            <w:pPr>
              <w:pStyle w:val="Bullets"/>
              <w:numPr>
                <w:ilvl w:val="0"/>
                <w:numId w:val="33"/>
              </w:numPr>
              <w:rPr>
                <w:ins w:id="116" w:author="Can, Hami" w:date="2025-02-13T19:19:00Z" w16du:dateUtc="2025-02-13T18:19:00Z"/>
                <w:rFonts w:ascii="Optima" w:hAnsi="Optima"/>
                <w:sz w:val="20"/>
                <w:szCs w:val="20"/>
                <w:lang w:val="de-DE"/>
                <w:rPrChange w:id="117" w:author="Can, Hami" w:date="2025-02-13T19:19:00Z" w16du:dateUtc="2025-02-13T18:19:00Z">
                  <w:rPr>
                    <w:ins w:id="118" w:author="Can, Hami" w:date="2025-02-13T19:19:00Z" w16du:dateUtc="2025-02-13T18:19:00Z"/>
                    <w:lang w:val="de-DE"/>
                  </w:rPr>
                </w:rPrChange>
              </w:rPr>
              <w:pPrChange w:id="119" w:author="Can, Hami" w:date="2025-02-13T19:19:00Z" w16du:dateUtc="2025-02-13T18:19:00Z">
                <w:pPr>
                  <w:pStyle w:val="Listenabsatz"/>
                  <w:framePr w:hSpace="141" w:wrap="around" w:vAnchor="text" w:hAnchor="margin" w:xAlign="center" w:y="207"/>
                  <w:numPr>
                    <w:numId w:val="28"/>
                  </w:numPr>
                  <w:ind w:hanging="360"/>
                </w:pPr>
              </w:pPrChange>
            </w:pPr>
          </w:p>
          <w:p w14:paraId="60CD1810" w14:textId="26937DD5" w:rsidR="00A37AFB" w:rsidRPr="00A37AFB" w:rsidRDefault="00A37AFB">
            <w:pPr>
              <w:pStyle w:val="Bullets"/>
              <w:numPr>
                <w:ilvl w:val="0"/>
                <w:numId w:val="33"/>
              </w:numPr>
              <w:rPr>
                <w:rFonts w:ascii="Optima" w:hAnsi="Optima"/>
                <w:sz w:val="20"/>
                <w:szCs w:val="20"/>
                <w:lang w:val="de-DE"/>
                <w:rPrChange w:id="120" w:author="Can, Hami" w:date="2025-02-13T19:19:00Z" w16du:dateUtc="2025-02-13T18:19:00Z">
                  <w:rPr>
                    <w:rFonts w:ascii="Optima" w:eastAsia="Times New Roman" w:hAnsi="Optima" w:cs="Times New Roman"/>
                    <w:bCs/>
                    <w:sz w:val="20"/>
                    <w:szCs w:val="20"/>
                    <w:lang w:val="en-US"/>
                  </w:rPr>
                </w:rPrChange>
              </w:rPr>
              <w:pPrChange w:id="121" w:author="Can, Hami" w:date="2025-02-13T19:19:00Z" w16du:dateUtc="2025-02-13T18:19:00Z">
                <w:pPr>
                  <w:framePr w:hSpace="141" w:wrap="around" w:vAnchor="text" w:hAnchor="margin" w:xAlign="center" w:y="207"/>
                  <w:tabs>
                    <w:tab w:val="left" w:pos="2245"/>
                  </w:tabs>
                  <w:ind w:left="1962" w:hanging="1962"/>
                </w:pPr>
              </w:pPrChange>
            </w:pPr>
            <w:ins w:id="122" w:author="Can, Hami" w:date="2025-02-13T19:17:00Z" w16du:dateUtc="2025-02-13T18:17:00Z">
              <w:r w:rsidRPr="00A37AFB">
                <w:rPr>
                  <w:rFonts w:ascii="Optima" w:hAnsi="Optima"/>
                  <w:sz w:val="20"/>
                  <w:szCs w:val="20"/>
                  <w:lang w:val="de-DE"/>
                  <w:rPrChange w:id="123" w:author="Can, Hami" w:date="2025-02-13T19:19:00Z" w16du:dateUtc="2025-02-13T18:19:00Z">
                    <w:rPr>
                      <w:rFonts w:ascii="Optima" w:eastAsia="Times New Roman" w:hAnsi="Optima" w:cs="Times New Roman"/>
                      <w:bCs/>
                      <w:i/>
                      <w:iCs/>
                      <w:color w:val="FF0000"/>
                      <w:sz w:val="20"/>
                      <w:szCs w:val="20"/>
                      <w:lang w:val="de-DE"/>
                    </w:rPr>
                  </w:rPrChange>
                </w:rPr>
                <w:t>Desktop Research, u. a. zu den Themen Online-Video-Angebote, branchenspezifische Fachveranstaltungen sowie Trendentwicklungen im Bereiche digitaler Medien</w:t>
              </w:r>
            </w:ins>
            <w:del w:id="124" w:author="Can, Hami" w:date="2025-02-06T19:33:00Z" w16du:dateUtc="2025-02-06T18:33:00Z">
              <w:r w:rsidRPr="00A37AFB" w:rsidDel="00F35763">
                <w:rPr>
                  <w:rFonts w:ascii="Optima" w:hAnsi="Optima"/>
                  <w:sz w:val="20"/>
                  <w:szCs w:val="20"/>
                  <w:lang w:val="de-DE"/>
                  <w:rPrChange w:id="125" w:author="Can, Hami" w:date="2025-02-13T19:19:00Z" w16du:dateUtc="2025-02-13T18:19:00Z">
                    <w:rPr>
                      <w:i/>
                      <w:iCs/>
                      <w:lang w:val="de-DE"/>
                    </w:rPr>
                  </w:rPrChange>
                </w:rPr>
                <w:delText>U</w:delText>
              </w:r>
            </w:del>
          </w:p>
        </w:tc>
      </w:tr>
      <w:tr w:rsidR="002412FA" w:rsidRPr="00252FE1" w14:paraId="50EF9677" w14:textId="77777777" w:rsidTr="00165653">
        <w:trPr>
          <w:trHeight w:val="340"/>
          <w:trPrChange w:id="126" w:author="Can, Hami" w:date="2025-02-13T19:20:00Z" w16du:dateUtc="2025-02-13T18:20:00Z">
            <w:trPr>
              <w:trHeight w:val="340"/>
            </w:trPr>
          </w:trPrChange>
        </w:trPr>
        <w:tc>
          <w:tcPr>
            <w:tcW w:w="7797" w:type="dxa"/>
            <w:gridSpan w:val="2"/>
            <w:tcBorders>
              <w:top w:val="nil"/>
            </w:tcBorders>
            <w:vAlign w:val="bottom"/>
            <w:tcPrChange w:id="127" w:author="Can, Hami" w:date="2025-02-13T19:20:00Z" w16du:dateUtc="2025-02-13T18:20:00Z">
              <w:tcPr>
                <w:tcW w:w="7797" w:type="dxa"/>
                <w:gridSpan w:val="2"/>
                <w:tcBorders>
                  <w:top w:val="nil"/>
                </w:tcBorders>
                <w:vAlign w:val="bottom"/>
              </w:tcPr>
            </w:tcPrChange>
          </w:tcPr>
          <w:p w14:paraId="30492479" w14:textId="48EB259A" w:rsidR="001C4724" w:rsidRPr="00C20DAC" w:rsidRDefault="00C5417D" w:rsidP="00A5202C">
            <w:pPr>
              <w:rPr>
                <w:rFonts w:ascii="Optima" w:eastAsia="Times New Roman" w:hAnsi="Optima" w:cs="Times New Roman"/>
                <w:sz w:val="20"/>
                <w:szCs w:val="20"/>
                <w:lang w:val="en-US"/>
              </w:rPr>
            </w:pPr>
            <w:r w:rsidRPr="00C20DAC">
              <w:rPr>
                <w:rFonts w:ascii="Optima" w:hAnsi="Optima"/>
                <w:b/>
                <w:bCs/>
                <w:sz w:val="23"/>
                <w:szCs w:val="23"/>
                <w:lang w:val="en-US"/>
              </w:rPr>
              <w:t>Häfele SE &amp; CO KG</w:t>
            </w:r>
          </w:p>
        </w:tc>
        <w:tc>
          <w:tcPr>
            <w:tcW w:w="2016" w:type="dxa"/>
            <w:tcBorders>
              <w:top w:val="nil"/>
            </w:tcBorders>
            <w:vAlign w:val="bottom"/>
            <w:tcPrChange w:id="128" w:author="Can, Hami" w:date="2025-02-13T19:20:00Z" w16du:dateUtc="2025-02-13T18:20:00Z">
              <w:tcPr>
                <w:tcW w:w="2016" w:type="dxa"/>
                <w:tcBorders>
                  <w:top w:val="nil"/>
                </w:tcBorders>
                <w:vAlign w:val="bottom"/>
              </w:tcPr>
            </w:tcPrChange>
          </w:tcPr>
          <w:p w14:paraId="0108FD71" w14:textId="489169FD" w:rsidR="001C4724" w:rsidRPr="00C20DAC" w:rsidRDefault="00C5417D" w:rsidP="00A5202C">
            <w:pPr>
              <w:jc w:val="right"/>
              <w:rPr>
                <w:rFonts w:ascii="Optima" w:eastAsia="Times New Roman" w:hAnsi="Optima" w:cs="Times New Roman"/>
                <w:sz w:val="23"/>
                <w:szCs w:val="23"/>
                <w:lang w:val="en-US"/>
              </w:rPr>
            </w:pPr>
            <w:r w:rsidRPr="00C20DAC">
              <w:rPr>
                <w:rFonts w:ascii="Optima" w:eastAsia="Times New Roman" w:hAnsi="Optima" w:cs="Times New Roman"/>
                <w:sz w:val="23"/>
                <w:szCs w:val="23"/>
                <w:lang w:val="en-US"/>
              </w:rPr>
              <w:t>Nagold</w:t>
            </w:r>
          </w:p>
        </w:tc>
      </w:tr>
      <w:tr w:rsidR="002412FA" w:rsidRPr="00252FE1" w14:paraId="475EF70E" w14:textId="77777777" w:rsidTr="00165653">
        <w:trPr>
          <w:trHeight w:val="20"/>
          <w:trPrChange w:id="129" w:author="Can, Hami" w:date="2025-02-13T19:20:00Z" w16du:dateUtc="2025-02-13T18:20:00Z">
            <w:trPr>
              <w:trHeight w:val="20"/>
            </w:trPr>
          </w:trPrChange>
        </w:trPr>
        <w:tc>
          <w:tcPr>
            <w:tcW w:w="7797" w:type="dxa"/>
            <w:gridSpan w:val="2"/>
            <w:vAlign w:val="bottom"/>
            <w:tcPrChange w:id="130" w:author="Can, Hami" w:date="2025-02-13T19:20:00Z" w16du:dateUtc="2025-02-13T18:20:00Z">
              <w:tcPr>
                <w:tcW w:w="7797" w:type="dxa"/>
                <w:gridSpan w:val="2"/>
                <w:vAlign w:val="bottom"/>
              </w:tcPr>
            </w:tcPrChange>
          </w:tcPr>
          <w:p w14:paraId="126C38D6" w14:textId="2E82A421" w:rsidR="001C4724" w:rsidRPr="00C20DAC" w:rsidRDefault="00042B18" w:rsidP="00A5202C">
            <w:pPr>
              <w:rPr>
                <w:rFonts w:ascii="Optima" w:eastAsia="Times New Roman" w:hAnsi="Optima" w:cs="Times New Roman"/>
                <w:i/>
                <w:sz w:val="20"/>
                <w:szCs w:val="20"/>
                <w:lang w:val="en-US"/>
              </w:rPr>
            </w:pPr>
            <w:r w:rsidRPr="00C20DAC">
              <w:rPr>
                <w:rFonts w:ascii="Optima" w:hAnsi="Optima"/>
                <w:sz w:val="20"/>
                <w:szCs w:val="20"/>
              </w:rPr>
              <w:t>S</w:t>
            </w:r>
            <w:r w:rsidR="00C5417D" w:rsidRPr="00C20DAC">
              <w:rPr>
                <w:rFonts w:ascii="Optima" w:hAnsi="Optima"/>
                <w:sz w:val="20"/>
                <w:szCs w:val="20"/>
              </w:rPr>
              <w:t xml:space="preserve">ales </w:t>
            </w:r>
            <w:r w:rsidRPr="00C20DAC">
              <w:rPr>
                <w:rFonts w:ascii="Optima" w:hAnsi="Optima"/>
                <w:sz w:val="20"/>
                <w:szCs w:val="20"/>
              </w:rPr>
              <w:t>M</w:t>
            </w:r>
            <w:r w:rsidR="00C5417D" w:rsidRPr="00C20DAC">
              <w:rPr>
                <w:rFonts w:ascii="Optima" w:hAnsi="Optima"/>
                <w:sz w:val="20"/>
                <w:szCs w:val="20"/>
              </w:rPr>
              <w:t xml:space="preserve">anager </w:t>
            </w:r>
            <w:r w:rsidRPr="00C20DAC">
              <w:rPr>
                <w:rFonts w:ascii="Optima" w:hAnsi="Optima"/>
                <w:sz w:val="20"/>
                <w:szCs w:val="20"/>
              </w:rPr>
              <w:t>E</w:t>
            </w:r>
            <w:r w:rsidR="00C5417D" w:rsidRPr="00C20DAC">
              <w:rPr>
                <w:rFonts w:ascii="Optima" w:hAnsi="Optima"/>
                <w:sz w:val="20"/>
                <w:szCs w:val="20"/>
              </w:rPr>
              <w:t xml:space="preserve">xport </w:t>
            </w:r>
            <w:r w:rsidRPr="00C20DAC">
              <w:rPr>
                <w:rFonts w:ascii="Optima" w:hAnsi="Optima"/>
                <w:sz w:val="20"/>
                <w:szCs w:val="20"/>
              </w:rPr>
              <w:t>L</w:t>
            </w:r>
            <w:r w:rsidR="00C5417D" w:rsidRPr="00C20DAC">
              <w:rPr>
                <w:rFonts w:ascii="Optima" w:hAnsi="Optima"/>
                <w:sz w:val="20"/>
                <w:szCs w:val="20"/>
              </w:rPr>
              <w:t>atam</w:t>
            </w:r>
          </w:p>
        </w:tc>
        <w:tc>
          <w:tcPr>
            <w:tcW w:w="2016" w:type="dxa"/>
            <w:vAlign w:val="bottom"/>
            <w:tcPrChange w:id="131" w:author="Can, Hami" w:date="2025-02-13T19:20:00Z" w16du:dateUtc="2025-02-13T18:20:00Z">
              <w:tcPr>
                <w:tcW w:w="2016" w:type="dxa"/>
                <w:vAlign w:val="bottom"/>
              </w:tcPr>
            </w:tcPrChange>
          </w:tcPr>
          <w:p w14:paraId="5CCD345F" w14:textId="7460BAE2" w:rsidR="001C4724" w:rsidRPr="00C20DAC" w:rsidRDefault="00C5417D" w:rsidP="00A5202C">
            <w:pPr>
              <w:jc w:val="right"/>
              <w:rPr>
                <w:rFonts w:ascii="Optima" w:eastAsia="Times New Roman" w:hAnsi="Optima" w:cs="Times New Roman"/>
                <w:sz w:val="20"/>
                <w:szCs w:val="20"/>
                <w:lang w:val="en-US"/>
              </w:rPr>
            </w:pPr>
            <w:r w:rsidRPr="00C20DAC">
              <w:rPr>
                <w:rFonts w:ascii="Optima" w:eastAsia="Times New Roman" w:hAnsi="Optima" w:cs="Times New Roman"/>
                <w:bCs/>
                <w:sz w:val="20"/>
                <w:szCs w:val="20"/>
                <w:lang w:val="en-US"/>
              </w:rPr>
              <w:t xml:space="preserve">07/2023 – </w:t>
            </w:r>
            <w:r w:rsidR="00BE6E90" w:rsidRPr="00C20DAC">
              <w:rPr>
                <w:rFonts w:ascii="Optima" w:eastAsia="Times New Roman" w:hAnsi="Optima" w:cs="Times New Roman"/>
                <w:bCs/>
                <w:sz w:val="20"/>
                <w:szCs w:val="20"/>
                <w:lang w:val="en-US"/>
              </w:rPr>
              <w:t>03/2024</w:t>
            </w:r>
          </w:p>
        </w:tc>
      </w:tr>
      <w:tr w:rsidR="002412FA" w:rsidRPr="00252FE1" w14:paraId="15475C5A" w14:textId="77777777" w:rsidTr="00165653">
        <w:trPr>
          <w:trHeight w:val="20"/>
          <w:trPrChange w:id="132" w:author="Can, Hami" w:date="2025-02-13T19:20:00Z" w16du:dateUtc="2025-02-13T18:20:00Z">
            <w:trPr>
              <w:trHeight w:val="20"/>
            </w:trPr>
          </w:trPrChange>
        </w:trPr>
        <w:tc>
          <w:tcPr>
            <w:tcW w:w="9813" w:type="dxa"/>
            <w:gridSpan w:val="3"/>
            <w:vAlign w:val="bottom"/>
            <w:tcPrChange w:id="133" w:author="Can, Hami" w:date="2025-02-13T19:20:00Z" w16du:dateUtc="2025-02-13T18:20:00Z">
              <w:tcPr>
                <w:tcW w:w="9813" w:type="dxa"/>
                <w:gridSpan w:val="3"/>
                <w:vAlign w:val="bottom"/>
              </w:tcPr>
            </w:tcPrChange>
          </w:tcPr>
          <w:p w14:paraId="33B137CD" w14:textId="77777777" w:rsidR="00C5417D" w:rsidRDefault="00C5417D" w:rsidP="00A5202C">
            <w:pPr>
              <w:pStyle w:val="Bullets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contextualSpacing w:val="0"/>
              <w:rPr>
                <w:ins w:id="134" w:author="Can, Hami" w:date="2025-01-25T09:41:00Z" w16du:dateUtc="2025-01-25T08:41:00Z"/>
                <w:rFonts w:ascii="Optima" w:hAnsi="Optima"/>
                <w:sz w:val="20"/>
                <w:szCs w:val="20"/>
              </w:rPr>
            </w:pPr>
            <w:commentRangeStart w:id="135"/>
            <w:r w:rsidRPr="00C20DAC">
              <w:rPr>
                <w:rFonts w:ascii="Optima" w:hAnsi="Optima"/>
                <w:sz w:val="20"/>
                <w:szCs w:val="20"/>
              </w:rPr>
              <w:t>Verwaltung von Angeboten, Aufträgen und Reklamationen für Händler aus Honduras, Nicaragua und Paraguay</w:t>
            </w:r>
          </w:p>
          <w:p w14:paraId="272057D0" w14:textId="0EE0A896" w:rsidR="002D7B0E" w:rsidRPr="00053721" w:rsidRDefault="002D7B0E" w:rsidP="00A5202C">
            <w:pPr>
              <w:pStyle w:val="Bullets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contextualSpacing w:val="0"/>
              <w:rPr>
                <w:rFonts w:ascii="Optima" w:hAnsi="Optima"/>
                <w:color w:val="FF0000"/>
                <w:sz w:val="20"/>
                <w:szCs w:val="20"/>
                <w:rPrChange w:id="136" w:author="Can, Hami" w:date="2025-02-13T19:13:00Z" w16du:dateUtc="2025-02-13T18:13:00Z">
                  <w:rPr>
                    <w:rFonts w:ascii="Optima" w:hAnsi="Optima"/>
                    <w:sz w:val="20"/>
                    <w:szCs w:val="20"/>
                  </w:rPr>
                </w:rPrChange>
              </w:rPr>
            </w:pPr>
            <w:commentRangeStart w:id="137"/>
            <w:ins w:id="138" w:author="Can, Hami" w:date="2025-01-25T09:41:00Z" w16du:dateUtc="2025-01-25T08:41:00Z">
              <w:r w:rsidRPr="00053721">
                <w:rPr>
                  <w:rFonts w:ascii="Optima" w:hAnsi="Optima"/>
                  <w:color w:val="FF0000"/>
                  <w:sz w:val="20"/>
                  <w:szCs w:val="20"/>
                  <w:rPrChange w:id="139" w:author="Can, Hami" w:date="2025-02-13T19:13:00Z" w16du:dateUtc="2025-02-13T18:13:00Z">
                    <w:rPr>
                      <w:rFonts w:ascii="Optima" w:hAnsi="Optima"/>
                      <w:sz w:val="20"/>
                      <w:szCs w:val="20"/>
                    </w:rPr>
                  </w:rPrChange>
                </w:rPr>
                <w:t>Erzielung eines Umsatzwachstums von 33 % in Nicaragua im ersten Quartal 2024 im Vergleich zum Gesamtumsatz 2023</w:t>
              </w:r>
            </w:ins>
            <w:commentRangeEnd w:id="137"/>
            <w:ins w:id="140" w:author="Can, Hami" w:date="2025-01-25T09:48:00Z" w16du:dateUtc="2025-01-25T08:48:00Z">
              <w:r w:rsidR="008B69A5" w:rsidRPr="00053721">
                <w:rPr>
                  <w:rStyle w:val="Kommentarzeichen"/>
                  <w:rFonts w:ascii="Calibri" w:hAnsi="Calibri" w:cs="Calibri"/>
                  <w:i w:val="0"/>
                  <w:iCs w:val="0"/>
                  <w:color w:val="FF0000"/>
                  <w:rPrChange w:id="141" w:author="Can, Hami" w:date="2025-02-13T19:13:00Z" w16du:dateUtc="2025-02-13T18:13:00Z">
                    <w:rPr>
                      <w:rStyle w:val="Kommentarzeichen"/>
                      <w:rFonts w:ascii="Calibri" w:hAnsi="Calibri" w:cs="Calibri"/>
                      <w:i w:val="0"/>
                      <w:iCs w:val="0"/>
                      <w:color w:val="auto"/>
                    </w:rPr>
                  </w:rPrChange>
                </w:rPr>
                <w:commentReference w:id="137"/>
              </w:r>
            </w:ins>
          </w:p>
          <w:p w14:paraId="30B68825" w14:textId="0A68B1FA" w:rsidR="00C5417D" w:rsidRPr="00C20DAC" w:rsidRDefault="00C5417D" w:rsidP="00A5202C">
            <w:pPr>
              <w:pStyle w:val="Bullets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contextualSpacing w:val="0"/>
              <w:rPr>
                <w:rFonts w:ascii="Optima" w:hAnsi="Optima"/>
                <w:sz w:val="20"/>
                <w:szCs w:val="20"/>
              </w:rPr>
            </w:pPr>
            <w:r w:rsidRPr="00C20DAC">
              <w:rPr>
                <w:rFonts w:ascii="Optima" w:hAnsi="Optima"/>
                <w:sz w:val="20"/>
                <w:szCs w:val="20"/>
              </w:rPr>
              <w:t>Betreuung von Häfeles Tochterunternehmen (SAP</w:t>
            </w:r>
            <w:ins w:id="142" w:author="Catharina Freier" w:date="2024-11-30T19:29:00Z" w16du:dateUtc="2024-11-30T18:29:00Z">
              <w:r w:rsidR="002412FA">
                <w:rPr>
                  <w:rFonts w:ascii="Optima" w:hAnsi="Optima"/>
                  <w:sz w:val="20"/>
                  <w:szCs w:val="20"/>
                </w:rPr>
                <w:t>-</w:t>
              </w:r>
            </w:ins>
            <w:r w:rsidRPr="00C20DAC">
              <w:rPr>
                <w:rFonts w:ascii="Optima" w:hAnsi="Optima"/>
                <w:sz w:val="20"/>
                <w:szCs w:val="20"/>
              </w:rPr>
              <w:t>Probleme, Reklamationen, Gutschriften)</w:t>
            </w:r>
          </w:p>
          <w:p w14:paraId="2138A60F" w14:textId="2C2DBF74" w:rsidR="00E31F60" w:rsidRPr="00C20DAC" w:rsidRDefault="00C5417D" w:rsidP="00A5202C">
            <w:pPr>
              <w:pStyle w:val="Listenabsatz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tima" w:eastAsia="Times New Roman" w:hAnsi="Optima" w:cs="Times New Roman"/>
                <w:color w:val="000000"/>
                <w:sz w:val="20"/>
                <w:szCs w:val="20"/>
                <w:lang w:val="de-DE"/>
              </w:rPr>
            </w:pPr>
            <w:r w:rsidRPr="00C20DAC">
              <w:rPr>
                <w:rFonts w:ascii="Optima" w:hAnsi="Optima"/>
                <w:i/>
                <w:iCs/>
                <w:sz w:val="20"/>
                <w:szCs w:val="20"/>
              </w:rPr>
              <w:t xml:space="preserve">Führung durch die Häfele Markenwelt für Einblicke </w:t>
            </w:r>
            <w:r w:rsidR="00EB6AEB" w:rsidRPr="00C20DAC">
              <w:rPr>
                <w:rFonts w:ascii="Optima" w:hAnsi="Optima"/>
                <w:i/>
                <w:iCs/>
                <w:sz w:val="20"/>
                <w:szCs w:val="20"/>
              </w:rPr>
              <w:t xml:space="preserve">in </w:t>
            </w:r>
            <w:r w:rsidRPr="00C20DAC">
              <w:rPr>
                <w:rFonts w:ascii="Optima" w:hAnsi="Optima"/>
                <w:i/>
                <w:iCs/>
                <w:sz w:val="20"/>
                <w:szCs w:val="20"/>
              </w:rPr>
              <w:t>neue Häfele Produkte</w:t>
            </w:r>
            <w:commentRangeEnd w:id="135"/>
            <w:r w:rsidR="008B69A5">
              <w:rPr>
                <w:rStyle w:val="Kommentarzeichen"/>
              </w:rPr>
              <w:commentReference w:id="135"/>
            </w:r>
          </w:p>
        </w:tc>
      </w:tr>
      <w:tr w:rsidR="0012629E" w:rsidRPr="00252FE1" w14:paraId="36A0F833" w14:textId="77777777" w:rsidTr="00165653">
        <w:trPr>
          <w:trHeight w:val="329"/>
          <w:trPrChange w:id="143" w:author="Can, Hami" w:date="2025-02-13T19:20:00Z" w16du:dateUtc="2025-02-13T18:20:00Z">
            <w:trPr>
              <w:trHeight w:val="329"/>
            </w:trPr>
          </w:trPrChange>
        </w:trPr>
        <w:tc>
          <w:tcPr>
            <w:tcW w:w="7797" w:type="dxa"/>
            <w:gridSpan w:val="2"/>
            <w:vAlign w:val="bottom"/>
            <w:tcPrChange w:id="144" w:author="Can, Hami" w:date="2025-02-13T19:20:00Z" w16du:dateUtc="2025-02-13T18:20:00Z">
              <w:tcPr>
                <w:tcW w:w="7797" w:type="dxa"/>
                <w:gridSpan w:val="2"/>
                <w:vAlign w:val="bottom"/>
              </w:tcPr>
            </w:tcPrChange>
          </w:tcPr>
          <w:p w14:paraId="70B6741B" w14:textId="47AD542D" w:rsidR="001C4724" w:rsidRPr="00C20DAC" w:rsidRDefault="00C5417D" w:rsidP="00A520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360"/>
              <w:rPr>
                <w:rFonts w:ascii="Optima" w:eastAsia="Times New Roman" w:hAnsi="Optima" w:cs="Times New Roman"/>
                <w:b/>
                <w:color w:val="000000"/>
                <w:sz w:val="20"/>
                <w:szCs w:val="20"/>
                <w:lang w:val="de-DE"/>
              </w:rPr>
            </w:pPr>
            <w:r w:rsidRPr="00C20DAC">
              <w:rPr>
                <w:rFonts w:ascii="Optima" w:hAnsi="Optima"/>
                <w:sz w:val="20"/>
                <w:szCs w:val="20"/>
              </w:rPr>
              <w:t>Aus</w:t>
            </w:r>
            <w:r w:rsidR="00041BEA" w:rsidRPr="00C20DAC">
              <w:rPr>
                <w:rFonts w:ascii="Optima" w:hAnsi="Optima"/>
                <w:sz w:val="20"/>
                <w:szCs w:val="20"/>
              </w:rPr>
              <w:t>zubildender</w:t>
            </w:r>
            <w:r w:rsidRPr="00C20DAC">
              <w:rPr>
                <w:rFonts w:ascii="Optima" w:hAnsi="Optima"/>
                <w:sz w:val="20"/>
                <w:szCs w:val="20"/>
              </w:rPr>
              <w:t xml:space="preserve"> im </w:t>
            </w:r>
            <w:r w:rsidR="003473AB" w:rsidRPr="00C20DAC">
              <w:rPr>
                <w:rFonts w:ascii="Optima" w:hAnsi="Optima"/>
                <w:sz w:val="20"/>
                <w:szCs w:val="20"/>
              </w:rPr>
              <w:t>G</w:t>
            </w:r>
            <w:r w:rsidRPr="00C20DAC">
              <w:rPr>
                <w:rFonts w:ascii="Optima" w:hAnsi="Optima"/>
                <w:sz w:val="20"/>
                <w:szCs w:val="20"/>
              </w:rPr>
              <w:t>roß</w:t>
            </w:r>
            <w:r w:rsidR="00DA16CB">
              <w:rPr>
                <w:rFonts w:ascii="Optima" w:hAnsi="Optima"/>
                <w:sz w:val="20"/>
                <w:szCs w:val="20"/>
              </w:rPr>
              <w:t xml:space="preserve"> </w:t>
            </w:r>
            <w:r w:rsidR="00DA16CB" w:rsidRPr="0012629E">
              <w:rPr>
                <w:rFonts w:ascii="Optima" w:eastAsia="Times New Roman" w:hAnsi="Optima" w:cs="Times New Roman"/>
                <w:bCs/>
                <w:sz w:val="20"/>
                <w:szCs w:val="20"/>
                <w:lang w:val="de-DE"/>
              </w:rPr>
              <w:t xml:space="preserve">– </w:t>
            </w:r>
            <w:r w:rsidRPr="00C20DAC">
              <w:rPr>
                <w:rFonts w:ascii="Optima" w:hAnsi="Optima"/>
                <w:sz w:val="20"/>
                <w:szCs w:val="20"/>
              </w:rPr>
              <w:t xml:space="preserve">und </w:t>
            </w:r>
            <w:r w:rsidR="003473AB" w:rsidRPr="00C20DAC">
              <w:rPr>
                <w:rFonts w:ascii="Optima" w:hAnsi="Optima"/>
                <w:sz w:val="20"/>
                <w:szCs w:val="20"/>
              </w:rPr>
              <w:t>A</w:t>
            </w:r>
            <w:r w:rsidRPr="00C20DAC">
              <w:rPr>
                <w:rFonts w:ascii="Optima" w:hAnsi="Optima"/>
                <w:sz w:val="20"/>
                <w:szCs w:val="20"/>
              </w:rPr>
              <w:t>ußenhandelsmanagement</w:t>
            </w:r>
          </w:p>
        </w:tc>
        <w:tc>
          <w:tcPr>
            <w:tcW w:w="2016" w:type="dxa"/>
            <w:vAlign w:val="bottom"/>
            <w:tcPrChange w:id="145" w:author="Can, Hami" w:date="2025-02-13T19:20:00Z" w16du:dateUtc="2025-02-13T18:20:00Z">
              <w:tcPr>
                <w:tcW w:w="2016" w:type="dxa"/>
                <w:vAlign w:val="bottom"/>
              </w:tcPr>
            </w:tcPrChange>
          </w:tcPr>
          <w:p w14:paraId="22912E11" w14:textId="0005F03C" w:rsidR="001C4724" w:rsidRPr="00C20DAC" w:rsidRDefault="00C5417D" w:rsidP="00A520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Optima" w:eastAsia="Times New Roman" w:hAnsi="Optima" w:cs="Times New Roman"/>
                <w:bCs/>
                <w:sz w:val="20"/>
                <w:szCs w:val="20"/>
                <w:lang w:val="en-US"/>
              </w:rPr>
            </w:pPr>
            <w:r w:rsidRPr="00C20DAC">
              <w:rPr>
                <w:rFonts w:ascii="Optima" w:eastAsia="Times New Roman" w:hAnsi="Optima" w:cs="Times New Roman"/>
                <w:bCs/>
                <w:sz w:val="20"/>
                <w:szCs w:val="20"/>
                <w:lang w:val="en-US"/>
              </w:rPr>
              <w:t>09/2020 – 07/2023</w:t>
            </w:r>
          </w:p>
        </w:tc>
      </w:tr>
      <w:tr w:rsidR="002412FA" w:rsidRPr="00252FE1" w14:paraId="2DB64FAA" w14:textId="77777777" w:rsidTr="00165653">
        <w:trPr>
          <w:trHeight w:val="20"/>
          <w:trPrChange w:id="146" w:author="Can, Hami" w:date="2025-02-13T19:20:00Z" w16du:dateUtc="2025-02-13T18:20:00Z">
            <w:trPr>
              <w:trHeight w:val="20"/>
            </w:trPr>
          </w:trPrChange>
        </w:trPr>
        <w:tc>
          <w:tcPr>
            <w:tcW w:w="9813" w:type="dxa"/>
            <w:gridSpan w:val="3"/>
            <w:vAlign w:val="bottom"/>
            <w:tcPrChange w:id="147" w:author="Can, Hami" w:date="2025-02-13T19:20:00Z" w16du:dateUtc="2025-02-13T18:20:00Z">
              <w:tcPr>
                <w:tcW w:w="9813" w:type="dxa"/>
                <w:gridSpan w:val="3"/>
                <w:vAlign w:val="bottom"/>
              </w:tcPr>
            </w:tcPrChange>
          </w:tcPr>
          <w:p w14:paraId="4E374B23" w14:textId="77777777" w:rsidR="00C5417D" w:rsidRPr="00C20DAC" w:rsidRDefault="00C5417D" w:rsidP="00A5202C">
            <w:pPr>
              <w:pStyle w:val="Bullets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contextualSpacing w:val="0"/>
              <w:rPr>
                <w:rFonts w:ascii="Optima" w:hAnsi="Optima"/>
                <w:sz w:val="20"/>
                <w:szCs w:val="20"/>
              </w:rPr>
            </w:pPr>
            <w:r w:rsidRPr="00C20DAC">
              <w:rPr>
                <w:rFonts w:ascii="Optima" w:hAnsi="Optima"/>
                <w:sz w:val="20"/>
                <w:szCs w:val="20"/>
              </w:rPr>
              <w:t>Relevante Abteilungen: Einkauf, Verkauf, Buchhaltung, Zoll und Verkehr, Export</w:t>
            </w:r>
          </w:p>
          <w:p w14:paraId="3A4A4B6B" w14:textId="77777777" w:rsidR="00C5417D" w:rsidRPr="00C20DAC" w:rsidRDefault="00C5417D" w:rsidP="00A5202C">
            <w:pPr>
              <w:pStyle w:val="Bullets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contextualSpacing w:val="0"/>
              <w:rPr>
                <w:rFonts w:ascii="Optima" w:hAnsi="Optima"/>
                <w:sz w:val="20"/>
                <w:szCs w:val="20"/>
                <w:lang w:val="en-US"/>
              </w:rPr>
            </w:pPr>
            <w:r w:rsidRPr="00C20DAC">
              <w:rPr>
                <w:rFonts w:ascii="Optima" w:hAnsi="Optima"/>
                <w:sz w:val="20"/>
                <w:szCs w:val="20"/>
                <w:lang w:val="en-US"/>
              </w:rPr>
              <w:t>Projektteam: Top Job Azubi Messe Nagold 2022</w:t>
            </w:r>
          </w:p>
          <w:p w14:paraId="0BAE0303" w14:textId="4F3C0935" w:rsidR="003559B7" w:rsidRPr="00C20DAC" w:rsidRDefault="00C5417D" w:rsidP="00A5202C">
            <w:pPr>
              <w:pStyle w:val="Listenabsatz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tima" w:eastAsia="Times New Roman" w:hAnsi="Optima" w:cs="Times New Roman"/>
                <w:color w:val="000000"/>
                <w:sz w:val="20"/>
                <w:szCs w:val="20"/>
                <w:lang w:val="de-DE"/>
              </w:rPr>
            </w:pPr>
            <w:r w:rsidRPr="00C20DAC">
              <w:rPr>
                <w:rFonts w:ascii="Optima" w:hAnsi="Optima"/>
                <w:i/>
                <w:iCs/>
                <w:sz w:val="20"/>
                <w:szCs w:val="20"/>
              </w:rPr>
              <w:t>Schulungen: Excel, PowerPoint, Word, Produktkenntnisse vom Häfele Sortiment</w:t>
            </w:r>
          </w:p>
        </w:tc>
      </w:tr>
      <w:tr w:rsidR="002412FA" w:rsidRPr="00252FE1" w14:paraId="6EF5068B" w14:textId="77777777" w:rsidTr="00165653">
        <w:trPr>
          <w:trHeight w:val="454"/>
          <w:trPrChange w:id="148" w:author="Can, Hami" w:date="2025-02-13T19:20:00Z" w16du:dateUtc="2025-02-13T18:20:00Z">
            <w:trPr>
              <w:trHeight w:val="454"/>
            </w:trPr>
          </w:trPrChange>
        </w:trPr>
        <w:tc>
          <w:tcPr>
            <w:tcW w:w="9813" w:type="dxa"/>
            <w:gridSpan w:val="3"/>
            <w:tcBorders>
              <w:bottom w:val="single" w:sz="4" w:space="0" w:color="auto"/>
            </w:tcBorders>
            <w:vAlign w:val="bottom"/>
            <w:tcPrChange w:id="149" w:author="Can, Hami" w:date="2025-02-13T19:20:00Z" w16du:dateUtc="2025-02-13T18:20:00Z">
              <w:tcPr>
                <w:tcW w:w="9813" w:type="dxa"/>
                <w:gridSpan w:val="3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4698CCC9" w14:textId="6235D6FC" w:rsidR="001C4724" w:rsidRPr="00C20DAC" w:rsidRDefault="00E30446" w:rsidP="00A87F19">
            <w:pPr>
              <w:jc w:val="center"/>
              <w:rPr>
                <w:rFonts w:ascii="Optima" w:eastAsia="Times New Roman" w:hAnsi="Optima" w:cs="Times New Roman"/>
                <w:b/>
                <w:i/>
                <w:color w:val="000000"/>
                <w:sz w:val="28"/>
                <w:szCs w:val="28"/>
                <w:lang w:val="en-US"/>
              </w:rPr>
            </w:pPr>
            <w:r w:rsidRPr="00C20DAC">
              <w:rPr>
                <w:rFonts w:ascii="Optima" w:eastAsia="Times New Roman" w:hAnsi="Optima" w:cs="Times New Roman"/>
                <w:b/>
                <w:color w:val="000000"/>
                <w:sz w:val="28"/>
                <w:szCs w:val="28"/>
                <w:lang w:val="en-US"/>
              </w:rPr>
              <w:t>Au</w:t>
            </w:r>
            <w:ins w:id="150" w:author="Catharina Freier" w:date="2024-11-30T19:19:00Z" w16du:dateUtc="2024-11-30T18:19:00Z">
              <w:r w:rsidR="0012629E">
                <w:rPr>
                  <w:rFonts w:ascii="Optima" w:eastAsia="Times New Roman" w:hAnsi="Optima" w:cs="Times New Roman"/>
                  <w:b/>
                  <w:color w:val="000000"/>
                  <w:sz w:val="28"/>
                  <w:szCs w:val="28"/>
                  <w:lang w:val="en-US"/>
                </w:rPr>
                <w:t>ß</w:t>
              </w:r>
            </w:ins>
            <w:r w:rsidRPr="00C20DAC">
              <w:rPr>
                <w:rFonts w:ascii="Optima" w:eastAsia="Times New Roman" w:hAnsi="Optima" w:cs="Times New Roman"/>
                <w:b/>
                <w:color w:val="000000"/>
                <w:sz w:val="28"/>
                <w:szCs w:val="28"/>
                <w:lang w:val="en-US"/>
              </w:rPr>
              <w:t>erfachliches Engagement</w:t>
            </w:r>
          </w:p>
        </w:tc>
      </w:tr>
      <w:tr w:rsidR="002412FA" w:rsidRPr="00252FE1" w14:paraId="04A98D0B" w14:textId="77777777" w:rsidTr="00165653">
        <w:trPr>
          <w:trHeight w:val="340"/>
          <w:trPrChange w:id="151" w:author="Can, Hami" w:date="2025-02-13T19:20:00Z" w16du:dateUtc="2025-02-13T18:20:00Z">
            <w:trPr>
              <w:trHeight w:val="340"/>
            </w:trPr>
          </w:trPrChange>
        </w:trPr>
        <w:tc>
          <w:tcPr>
            <w:tcW w:w="779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tcPrChange w:id="152" w:author="Can, Hami" w:date="2025-02-13T19:20:00Z" w16du:dateUtc="2025-02-13T18:20:00Z">
              <w:tcPr>
                <w:tcW w:w="7797" w:type="dxa"/>
                <w:gridSpan w:val="2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  <w:vAlign w:val="bottom"/>
              </w:tcPr>
            </w:tcPrChange>
          </w:tcPr>
          <w:p w14:paraId="4909064B" w14:textId="45B1BA07" w:rsidR="001C4724" w:rsidRPr="00C20DAC" w:rsidRDefault="00530C9E" w:rsidP="00A87F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tima" w:eastAsia="Times New Roman" w:hAnsi="Optima" w:cs="Times New Roman"/>
                <w:b/>
                <w:color w:val="000000"/>
                <w:sz w:val="21"/>
                <w:szCs w:val="21"/>
                <w:lang w:val="en-US"/>
              </w:rPr>
            </w:pPr>
            <w:r w:rsidRPr="000529DE">
              <w:rPr>
                <w:rFonts w:ascii="Optima" w:hAnsi="Optima"/>
                <w:b/>
                <w:bCs/>
                <w:sz w:val="23"/>
                <w:szCs w:val="23"/>
              </w:rPr>
              <w:t>Caritas Horb/Freudenstadt</w:t>
            </w:r>
            <w:r>
              <w:rPr>
                <w:rFonts w:ascii="Optima" w:hAnsi="Optima"/>
                <w:b/>
                <w:bCs/>
                <w:sz w:val="23"/>
                <w:szCs w:val="23"/>
              </w:rPr>
              <w:t xml:space="preserve"> </w:t>
            </w:r>
          </w:p>
        </w:tc>
        <w:tc>
          <w:tcPr>
            <w:tcW w:w="201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tcPrChange w:id="153" w:author="Can, Hami" w:date="2025-02-13T19:20:00Z" w16du:dateUtc="2025-02-13T18:20:00Z">
              <w:tcPr>
                <w:tcW w:w="2016" w:type="dxa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  <w:vAlign w:val="bottom"/>
              </w:tcPr>
            </w:tcPrChange>
          </w:tcPr>
          <w:p w14:paraId="7A435890" w14:textId="4E3A8ABD" w:rsidR="001C4724" w:rsidRPr="00C20DAC" w:rsidRDefault="00530C9E" w:rsidP="00A87F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Optima" w:eastAsia="Times New Roman" w:hAnsi="Optima" w:cs="Times New Roman"/>
                <w:sz w:val="23"/>
                <w:szCs w:val="23"/>
                <w:lang w:val="en-US"/>
              </w:rPr>
            </w:pPr>
            <w:r w:rsidRPr="00F566C9">
              <w:rPr>
                <w:rFonts w:ascii="Optima" w:eastAsia="Times New Roman" w:hAnsi="Optima" w:cs="Times New Roman"/>
                <w:sz w:val="23"/>
                <w:szCs w:val="23"/>
                <w:lang w:val="en-US"/>
              </w:rPr>
              <w:t>Horb</w:t>
            </w:r>
            <w:r w:rsidR="00C935B2">
              <w:rPr>
                <w:rFonts w:ascii="Optima" w:eastAsia="Times New Roman" w:hAnsi="Optima" w:cs="Times New Roman"/>
                <w:sz w:val="23"/>
                <w:szCs w:val="23"/>
                <w:lang w:val="en-US"/>
              </w:rPr>
              <w:t xml:space="preserve"> a.N. </w:t>
            </w:r>
            <w:r w:rsidRPr="00C20DAC" w:rsidDel="00530C9E">
              <w:rPr>
                <w:rFonts w:ascii="Optima" w:eastAsia="Times New Roman" w:hAnsi="Optima" w:cs="Times New Roman"/>
                <w:sz w:val="23"/>
                <w:szCs w:val="23"/>
                <w:lang w:val="en-US"/>
              </w:rPr>
              <w:t xml:space="preserve"> </w:t>
            </w:r>
          </w:p>
        </w:tc>
      </w:tr>
      <w:tr w:rsidR="002412FA" w:rsidRPr="00252FE1" w14:paraId="57B31F87" w14:textId="77777777" w:rsidTr="00165653">
        <w:trPr>
          <w:trHeight w:val="20"/>
          <w:trPrChange w:id="154" w:author="Can, Hami" w:date="2025-02-13T19:20:00Z" w16du:dateUtc="2025-02-13T18:20:00Z">
            <w:trPr>
              <w:trHeight w:val="20"/>
            </w:trPr>
          </w:trPrChange>
        </w:trPr>
        <w:tc>
          <w:tcPr>
            <w:tcW w:w="779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tcPrChange w:id="155" w:author="Can, Hami" w:date="2025-02-13T19:20:00Z" w16du:dateUtc="2025-02-13T18:20:00Z">
              <w:tcPr>
                <w:tcW w:w="7797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</w:tcPrChange>
          </w:tcPr>
          <w:p w14:paraId="779494DE" w14:textId="36E95997" w:rsidR="001C4724" w:rsidRPr="00C20DAC" w:rsidRDefault="00530C9E" w:rsidP="00A87F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tima" w:eastAsia="Times New Roman" w:hAnsi="Optima" w:cs="Times New Roman"/>
                <w:bCs/>
                <w:i/>
                <w:iCs/>
                <w:color w:val="000000"/>
                <w:sz w:val="20"/>
                <w:szCs w:val="20"/>
                <w:lang w:val="de-DE"/>
              </w:rPr>
            </w:pPr>
            <w:r>
              <w:rPr>
                <w:rFonts w:ascii="Optima" w:hAnsi="Optima"/>
                <w:sz w:val="20"/>
                <w:szCs w:val="20"/>
              </w:rPr>
              <w:t>Nachhilfelehrer für Geflüchtete aus Syrien, Ukraine und Kamerun</w:t>
            </w:r>
            <w:r w:rsidRPr="00C20DAC">
              <w:rPr>
                <w:rFonts w:ascii="Optima" w:hAnsi="Optima"/>
                <w:sz w:val="20"/>
                <w:szCs w:val="20"/>
              </w:rPr>
              <w:t xml:space="preserve"> </w:t>
            </w:r>
          </w:p>
        </w:tc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  <w:vAlign w:val="bottom"/>
            <w:tcPrChange w:id="156" w:author="Can, Hami" w:date="2025-02-13T19:20:00Z" w16du:dateUtc="2025-02-13T18:20:00Z">
              <w:tcPr>
                <w:tcW w:w="2016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</w:tcPrChange>
          </w:tcPr>
          <w:p w14:paraId="1A1FF97E" w14:textId="042CE732" w:rsidR="001C4724" w:rsidRPr="00C20DAC" w:rsidRDefault="00530C9E" w:rsidP="00A87F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Optima" w:eastAsia="Times New Roman" w:hAnsi="Optima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Optima" w:hAnsi="Optima"/>
                <w:sz w:val="20"/>
                <w:szCs w:val="20"/>
              </w:rPr>
              <w:t>07/2024</w:t>
            </w:r>
            <w:r w:rsidR="00390CF1">
              <w:rPr>
                <w:rFonts w:ascii="Optima" w:hAnsi="Optima"/>
                <w:sz w:val="20"/>
                <w:szCs w:val="20"/>
              </w:rPr>
              <w:t xml:space="preserve"> </w:t>
            </w:r>
            <w:r w:rsidR="00390CF1" w:rsidRPr="00C20DAC">
              <w:rPr>
                <w:rFonts w:ascii="Optima" w:eastAsia="Times New Roman" w:hAnsi="Optima" w:cs="Times New Roman"/>
                <w:bCs/>
                <w:sz w:val="20"/>
                <w:szCs w:val="20"/>
                <w:lang w:val="en-US"/>
              </w:rPr>
              <w:t xml:space="preserve">– </w:t>
            </w:r>
            <w:r>
              <w:rPr>
                <w:rFonts w:ascii="Optima" w:hAnsi="Optima"/>
                <w:sz w:val="20"/>
                <w:szCs w:val="20"/>
              </w:rPr>
              <w:t>heute</w:t>
            </w:r>
            <w:r w:rsidRPr="00C20DAC" w:rsidDel="00530C9E">
              <w:rPr>
                <w:rFonts w:ascii="Optima" w:eastAsia="Times New Roman" w:hAnsi="Optima" w:cs="Times New Roman"/>
                <w:bCs/>
                <w:sz w:val="20"/>
                <w:szCs w:val="20"/>
                <w:lang w:val="en-US"/>
              </w:rPr>
              <w:t xml:space="preserve"> </w:t>
            </w:r>
          </w:p>
        </w:tc>
      </w:tr>
      <w:tr w:rsidR="002412FA" w:rsidRPr="00252FE1" w14:paraId="7E0A453F" w14:textId="77777777" w:rsidTr="00165653">
        <w:trPr>
          <w:trHeight w:val="20"/>
          <w:trPrChange w:id="157" w:author="Can, Hami" w:date="2025-02-13T19:20:00Z" w16du:dateUtc="2025-02-13T18:20:00Z">
            <w:trPr>
              <w:trHeight w:val="20"/>
            </w:trPr>
          </w:trPrChange>
        </w:trPr>
        <w:tc>
          <w:tcPr>
            <w:tcW w:w="981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tcPrChange w:id="158" w:author="Can, Hami" w:date="2025-02-13T19:20:00Z" w16du:dateUtc="2025-02-13T18:20:00Z">
              <w:tcPr>
                <w:tcW w:w="981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</w:tcPrChange>
          </w:tcPr>
          <w:p w14:paraId="51381763" w14:textId="1D8A521E" w:rsidR="00530C9E" w:rsidRDefault="00530C9E" w:rsidP="00530C9E">
            <w:pPr>
              <w:pStyle w:val="Bullets"/>
              <w:numPr>
                <w:ilvl w:val="0"/>
                <w:numId w:val="33"/>
              </w:numPr>
              <w:rPr>
                <w:rFonts w:ascii="Optima" w:hAnsi="Optima"/>
                <w:sz w:val="20"/>
                <w:szCs w:val="20"/>
                <w:lang w:val="de-DE"/>
              </w:rPr>
            </w:pPr>
            <w:r>
              <w:rPr>
                <w:rFonts w:ascii="Optima" w:hAnsi="Optima"/>
                <w:sz w:val="20"/>
                <w:szCs w:val="20"/>
                <w:lang w:val="de-DE"/>
              </w:rPr>
              <w:t>Unterstützung von Asylsuchenden beim Erlernen der deutschen Sprache und/oder in schulischen Fächern</w:t>
            </w:r>
          </w:p>
          <w:p w14:paraId="6FE60C86" w14:textId="77777777" w:rsidR="00530C9E" w:rsidRPr="003E3C52" w:rsidRDefault="00530C9E" w:rsidP="00530C9E">
            <w:pPr>
              <w:pStyle w:val="Bullets"/>
              <w:numPr>
                <w:ilvl w:val="0"/>
                <w:numId w:val="33"/>
              </w:numPr>
              <w:rPr>
                <w:rFonts w:ascii="Optima" w:hAnsi="Optima"/>
                <w:sz w:val="20"/>
                <w:szCs w:val="20"/>
                <w:lang w:val="de-DE"/>
              </w:rPr>
            </w:pPr>
            <w:r w:rsidRPr="003E3C52">
              <w:rPr>
                <w:rFonts w:ascii="Optima" w:hAnsi="Optima"/>
                <w:sz w:val="20"/>
                <w:szCs w:val="20"/>
                <w:lang w:val="de-DE"/>
              </w:rPr>
              <w:t>Vermittlung von Sprachkenntnissen und kulturellem Verständnis</w:t>
            </w:r>
          </w:p>
          <w:p w14:paraId="164206C4" w14:textId="677B6F88" w:rsidR="008403D4" w:rsidRPr="00C90682" w:rsidRDefault="00530C9E" w:rsidP="00530C9E">
            <w:pPr>
              <w:pStyle w:val="Listenabsatz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tima" w:eastAsia="Times New Roman" w:hAnsi="Optima" w:cs="Times New Roman"/>
                <w:b/>
                <w:i/>
                <w:iCs/>
                <w:color w:val="000000"/>
                <w:sz w:val="20"/>
                <w:szCs w:val="20"/>
                <w:lang w:val="de-DE"/>
                <w:rPrChange w:id="159" w:author="Catharina Freier" w:date="2024-12-01T23:01:00Z" w16du:dateUtc="2024-12-01T22:01:00Z">
                  <w:rPr>
                    <w:rFonts w:ascii="Optima" w:eastAsia="Times New Roman" w:hAnsi="Optima" w:cs="Times New Roman"/>
                    <w:b/>
                    <w:color w:val="000000"/>
                    <w:sz w:val="20"/>
                    <w:szCs w:val="20"/>
                    <w:lang w:val="de-DE"/>
                  </w:rPr>
                </w:rPrChange>
              </w:rPr>
            </w:pPr>
            <w:r w:rsidRPr="00C90682">
              <w:rPr>
                <w:rFonts w:ascii="Optima" w:hAnsi="Optima"/>
                <w:i/>
                <w:iCs/>
                <w:sz w:val="20"/>
                <w:szCs w:val="20"/>
                <w:lang w:val="de-DE"/>
                <w:rPrChange w:id="160" w:author="Catharina Freier" w:date="2024-12-01T23:01:00Z" w16du:dateUtc="2024-12-01T22:01:00Z">
                  <w:rPr>
                    <w:rFonts w:ascii="Optima" w:hAnsi="Optima"/>
                    <w:sz w:val="20"/>
                    <w:szCs w:val="20"/>
                    <w:lang w:val="de-DE"/>
                  </w:rPr>
                </w:rPrChange>
              </w:rPr>
              <w:t>Individuelle Betreuung und Förderung von Lernfortschritten</w:t>
            </w:r>
          </w:p>
        </w:tc>
      </w:tr>
      <w:tr w:rsidR="002412FA" w:rsidRPr="00252FE1" w14:paraId="24AB2670" w14:textId="77777777" w:rsidTr="00165653">
        <w:trPr>
          <w:trHeight w:val="340"/>
          <w:trPrChange w:id="161" w:author="Can, Hami" w:date="2025-02-13T19:20:00Z" w16du:dateUtc="2025-02-13T18:20:00Z">
            <w:trPr>
              <w:trHeight w:val="340"/>
            </w:trPr>
          </w:trPrChange>
        </w:trPr>
        <w:tc>
          <w:tcPr>
            <w:tcW w:w="779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tcPrChange w:id="162" w:author="Can, Hami" w:date="2025-02-13T19:20:00Z" w16du:dateUtc="2025-02-13T18:20:00Z">
              <w:tcPr>
                <w:tcW w:w="7797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</w:tcPrChange>
          </w:tcPr>
          <w:p w14:paraId="7DE56DF0" w14:textId="71AC1F04" w:rsidR="003E3C52" w:rsidRPr="003E3C52" w:rsidRDefault="00530C9E" w:rsidP="00A87F19">
            <w:pPr>
              <w:rPr>
                <w:rFonts w:ascii="Optima" w:hAnsi="Optima"/>
                <w:b/>
                <w:bCs/>
                <w:sz w:val="23"/>
                <w:szCs w:val="23"/>
              </w:rPr>
            </w:pPr>
            <w:r w:rsidRPr="00C20DAC">
              <w:rPr>
                <w:rFonts w:ascii="Optima" w:hAnsi="Optima"/>
                <w:b/>
                <w:bCs/>
                <w:sz w:val="23"/>
                <w:szCs w:val="23"/>
              </w:rPr>
              <w:t>Vfb Stuttgart</w:t>
            </w:r>
          </w:p>
        </w:tc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  <w:vAlign w:val="bottom"/>
            <w:tcPrChange w:id="163" w:author="Can, Hami" w:date="2025-02-13T19:20:00Z" w16du:dateUtc="2025-02-13T18:20:00Z">
              <w:tcPr>
                <w:tcW w:w="2016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</w:tcPrChange>
          </w:tcPr>
          <w:p w14:paraId="5182DED3" w14:textId="076DBC88" w:rsidR="003E3C52" w:rsidRPr="0012629E" w:rsidRDefault="00530C9E" w:rsidP="0012629E">
            <w:pPr>
              <w:jc w:val="right"/>
              <w:rPr>
                <w:rFonts w:ascii="Optima" w:eastAsia="Times New Roman" w:hAnsi="Optima" w:cs="Times New Roman"/>
                <w:sz w:val="23"/>
                <w:szCs w:val="23"/>
                <w:lang w:val="en-US"/>
              </w:rPr>
            </w:pPr>
            <w:r w:rsidRPr="00C20DAC">
              <w:rPr>
                <w:rFonts w:ascii="Optima" w:eastAsia="Times New Roman" w:hAnsi="Optima" w:cs="Times New Roman"/>
                <w:sz w:val="23"/>
                <w:szCs w:val="23"/>
                <w:lang w:val="en-US"/>
              </w:rPr>
              <w:t>Stuttgart</w:t>
            </w:r>
            <w:r w:rsidRPr="00530C9E">
              <w:rPr>
                <w:rFonts w:ascii="Optima" w:eastAsia="Times New Roman" w:hAnsi="Optima" w:cs="Times New Roman"/>
                <w:sz w:val="23"/>
                <w:szCs w:val="23"/>
                <w:lang w:val="en-US"/>
              </w:rPr>
              <w:t xml:space="preserve"> </w:t>
            </w:r>
          </w:p>
        </w:tc>
      </w:tr>
      <w:tr w:rsidR="002412FA" w:rsidRPr="00252FE1" w14:paraId="3C15CBD3" w14:textId="77777777" w:rsidTr="00165653">
        <w:trPr>
          <w:trHeight w:val="20"/>
          <w:trPrChange w:id="164" w:author="Can, Hami" w:date="2025-02-13T19:20:00Z" w16du:dateUtc="2025-02-13T18:20:00Z">
            <w:trPr>
              <w:trHeight w:val="20"/>
            </w:trPr>
          </w:trPrChange>
        </w:trPr>
        <w:tc>
          <w:tcPr>
            <w:tcW w:w="779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tcPrChange w:id="165" w:author="Can, Hami" w:date="2025-02-13T19:20:00Z" w16du:dateUtc="2025-02-13T18:20:00Z">
              <w:tcPr>
                <w:tcW w:w="7797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</w:tcPrChange>
          </w:tcPr>
          <w:p w14:paraId="281A3D6C" w14:textId="28CFB113" w:rsidR="0053090D" w:rsidRPr="00C77231" w:rsidRDefault="00530C9E" w:rsidP="00A87F19">
            <w:pPr>
              <w:pStyle w:val="Bullets"/>
              <w:numPr>
                <w:ilvl w:val="0"/>
                <w:numId w:val="0"/>
              </w:numPr>
              <w:contextualSpacing w:val="0"/>
              <w:rPr>
                <w:rFonts w:ascii="Optima" w:hAnsi="Optima"/>
                <w:i w:val="0"/>
                <w:iCs w:val="0"/>
                <w:sz w:val="20"/>
                <w:szCs w:val="20"/>
              </w:rPr>
            </w:pPr>
            <w:r w:rsidRPr="00C77231">
              <w:rPr>
                <w:rFonts w:ascii="Optima" w:hAnsi="Optima"/>
                <w:i w:val="0"/>
                <w:iCs w:val="0"/>
                <w:sz w:val="20"/>
                <w:szCs w:val="20"/>
              </w:rPr>
              <w:t xml:space="preserve">Fachkraft für </w:t>
            </w:r>
            <w:r w:rsidR="00A32D69" w:rsidRPr="00C77231">
              <w:rPr>
                <w:rFonts w:ascii="Optima" w:hAnsi="Optima"/>
                <w:i w:val="0"/>
                <w:iCs w:val="0"/>
                <w:sz w:val="20"/>
                <w:szCs w:val="20"/>
              </w:rPr>
              <w:t>Schutz und</w:t>
            </w:r>
            <w:r w:rsidR="00A32D69" w:rsidRPr="00C77231">
              <w:rPr>
                <w:rFonts w:ascii="Optima" w:hAnsi="Optima"/>
                <w:b/>
                <w:bCs/>
                <w:i w:val="0"/>
                <w:iCs w:val="0"/>
                <w:sz w:val="23"/>
                <w:szCs w:val="23"/>
              </w:rPr>
              <w:t xml:space="preserve"> </w:t>
            </w:r>
            <w:r w:rsidRPr="00C77231">
              <w:rPr>
                <w:rFonts w:ascii="Optima" w:hAnsi="Optima"/>
                <w:i w:val="0"/>
                <w:iCs w:val="0"/>
                <w:sz w:val="20"/>
                <w:szCs w:val="20"/>
              </w:rPr>
              <w:t>Sicherheit</w:t>
            </w:r>
          </w:p>
        </w:tc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  <w:vAlign w:val="bottom"/>
            <w:tcPrChange w:id="166" w:author="Can, Hami" w:date="2025-02-13T19:20:00Z" w16du:dateUtc="2025-02-13T18:20:00Z">
              <w:tcPr>
                <w:tcW w:w="2016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</w:tcPrChange>
          </w:tcPr>
          <w:p w14:paraId="7C78A9C4" w14:textId="7E5403BC" w:rsidR="0053090D" w:rsidRPr="00C20DAC" w:rsidRDefault="00530C9E" w:rsidP="0012629E">
            <w:pPr>
              <w:pStyle w:val="Bullets"/>
              <w:numPr>
                <w:ilvl w:val="0"/>
                <w:numId w:val="0"/>
              </w:numPr>
              <w:contextualSpacing w:val="0"/>
              <w:jc w:val="right"/>
              <w:rPr>
                <w:rFonts w:ascii="Optima" w:hAnsi="Optima"/>
                <w:sz w:val="20"/>
                <w:szCs w:val="20"/>
              </w:rPr>
            </w:pPr>
            <w:r w:rsidRPr="00C20DAC">
              <w:rPr>
                <w:rFonts w:ascii="Optima" w:eastAsia="Times New Roman" w:hAnsi="Optima" w:cs="Times New Roman"/>
                <w:bCs/>
                <w:sz w:val="20"/>
                <w:szCs w:val="20"/>
                <w:lang w:val="en-US"/>
              </w:rPr>
              <w:t>09/2019 – heute</w:t>
            </w:r>
            <w:r>
              <w:rPr>
                <w:rFonts w:ascii="Optima" w:hAnsi="Optima"/>
                <w:sz w:val="20"/>
                <w:szCs w:val="20"/>
              </w:rPr>
              <w:t xml:space="preserve"> </w:t>
            </w:r>
          </w:p>
        </w:tc>
      </w:tr>
      <w:tr w:rsidR="002412FA" w:rsidRPr="00252FE1" w14:paraId="3D882006" w14:textId="77777777" w:rsidTr="00165653">
        <w:trPr>
          <w:trHeight w:val="20"/>
          <w:trPrChange w:id="167" w:author="Can, Hami" w:date="2025-02-13T19:20:00Z" w16du:dateUtc="2025-02-13T18:20:00Z">
            <w:trPr>
              <w:trHeight w:val="20"/>
            </w:trPr>
          </w:trPrChange>
        </w:trPr>
        <w:tc>
          <w:tcPr>
            <w:tcW w:w="981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tcPrChange w:id="168" w:author="Can, Hami" w:date="2025-02-13T19:20:00Z" w16du:dateUtc="2025-02-13T18:20:00Z">
              <w:tcPr>
                <w:tcW w:w="981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</w:tcPrChange>
          </w:tcPr>
          <w:p w14:paraId="4A2AEF29" w14:textId="207F1239" w:rsidR="00530C9E" w:rsidRPr="00C20DAC" w:rsidRDefault="00530C9E" w:rsidP="00530C9E">
            <w:pPr>
              <w:pStyle w:val="Bullets"/>
              <w:numPr>
                <w:ilvl w:val="0"/>
                <w:numId w:val="33"/>
              </w:numPr>
              <w:contextualSpacing w:val="0"/>
              <w:rPr>
                <w:rFonts w:ascii="Optima" w:hAnsi="Optima"/>
                <w:sz w:val="20"/>
                <w:szCs w:val="20"/>
              </w:rPr>
            </w:pPr>
            <w:r w:rsidRPr="00C20DAC">
              <w:rPr>
                <w:rFonts w:ascii="Optima" w:hAnsi="Optima"/>
                <w:sz w:val="20"/>
                <w:szCs w:val="20"/>
              </w:rPr>
              <w:t>Durchführung von (Vor</w:t>
            </w:r>
            <w:ins w:id="169" w:author="Catharina Freier" w:date="2024-11-30T19:24:00Z" w16du:dateUtc="2024-11-30T18:24:00Z">
              <w:r w:rsidR="0012629E">
                <w:rPr>
                  <w:rFonts w:ascii="Optima" w:hAnsi="Optima"/>
                  <w:sz w:val="20"/>
                  <w:szCs w:val="20"/>
                </w:rPr>
                <w:t>-</w:t>
              </w:r>
            </w:ins>
            <w:r w:rsidR="002922F0">
              <w:rPr>
                <w:rFonts w:ascii="Optima" w:hAnsi="Optima"/>
                <w:sz w:val="20"/>
                <w:szCs w:val="20"/>
              </w:rPr>
              <w:t>) Kontrollen</w:t>
            </w:r>
            <w:r w:rsidRPr="00C20DAC">
              <w:rPr>
                <w:rFonts w:ascii="Optima" w:hAnsi="Optima"/>
                <w:sz w:val="20"/>
                <w:szCs w:val="20"/>
              </w:rPr>
              <w:t xml:space="preserve"> in Form von Personen</w:t>
            </w:r>
            <w:ins w:id="170" w:author="Catharina Freier" w:date="2024-11-30T19:24:00Z" w16du:dateUtc="2024-11-30T18:24:00Z">
              <w:r w:rsidR="0012629E">
                <w:rPr>
                  <w:rFonts w:ascii="Optima" w:hAnsi="Optima"/>
                  <w:sz w:val="20"/>
                  <w:szCs w:val="20"/>
                </w:rPr>
                <w:t>-</w:t>
              </w:r>
            </w:ins>
            <w:r w:rsidRPr="00C20DAC">
              <w:rPr>
                <w:rFonts w:ascii="Optima" w:hAnsi="Optima"/>
                <w:sz w:val="20"/>
                <w:szCs w:val="20"/>
              </w:rPr>
              <w:t xml:space="preserve"> und Taschenkontrollen vor Spielbeginn</w:t>
            </w:r>
          </w:p>
          <w:p w14:paraId="4BBF7DB5" w14:textId="691D91FE" w:rsidR="003E3C52" w:rsidRPr="00C20DAC" w:rsidRDefault="00530C9E" w:rsidP="0012629E">
            <w:pPr>
              <w:pStyle w:val="Bullets"/>
              <w:numPr>
                <w:ilvl w:val="0"/>
                <w:numId w:val="33"/>
              </w:numPr>
              <w:contextualSpacing w:val="0"/>
              <w:rPr>
                <w:rFonts w:ascii="Optima" w:hAnsi="Optima"/>
                <w:sz w:val="20"/>
                <w:szCs w:val="20"/>
              </w:rPr>
            </w:pPr>
            <w:r w:rsidRPr="00C20DAC">
              <w:rPr>
                <w:rFonts w:ascii="Optima" w:hAnsi="Optima"/>
                <w:sz w:val="20"/>
                <w:szCs w:val="20"/>
              </w:rPr>
              <w:t>Absicherung von Block</w:t>
            </w:r>
            <w:ins w:id="171" w:author="Catharina Freier" w:date="2024-11-30T19:24:00Z" w16du:dateUtc="2024-11-30T18:24:00Z">
              <w:r w:rsidR="0012629E">
                <w:rPr>
                  <w:rFonts w:ascii="Optima" w:hAnsi="Optima"/>
                  <w:sz w:val="20"/>
                  <w:szCs w:val="20"/>
                </w:rPr>
                <w:t>-</w:t>
              </w:r>
            </w:ins>
            <w:r w:rsidRPr="00C20DAC">
              <w:rPr>
                <w:rFonts w:ascii="Optima" w:hAnsi="Optima"/>
                <w:sz w:val="20"/>
                <w:szCs w:val="20"/>
              </w:rPr>
              <w:t>Trennungen und Flucht</w:t>
            </w:r>
            <w:ins w:id="172" w:author="Catharina Freier" w:date="2024-11-30T19:24:00Z" w16du:dateUtc="2024-11-30T18:24:00Z">
              <w:r w:rsidR="0012629E">
                <w:rPr>
                  <w:rFonts w:ascii="Optima" w:hAnsi="Optima"/>
                  <w:sz w:val="20"/>
                  <w:szCs w:val="20"/>
                </w:rPr>
                <w:t>-</w:t>
              </w:r>
            </w:ins>
            <w:r w:rsidRPr="00C20DAC">
              <w:rPr>
                <w:rFonts w:ascii="Optima" w:hAnsi="Optima"/>
                <w:sz w:val="20"/>
                <w:szCs w:val="20"/>
              </w:rPr>
              <w:t>Toren während des Spiels</w:t>
            </w:r>
          </w:p>
        </w:tc>
      </w:tr>
      <w:tr w:rsidR="002412FA" w:rsidRPr="00252FE1" w14:paraId="36313612" w14:textId="77777777" w:rsidTr="00165653">
        <w:trPr>
          <w:trHeight w:val="340"/>
          <w:trPrChange w:id="173" w:author="Can, Hami" w:date="2025-02-13T19:20:00Z" w16du:dateUtc="2025-02-13T18:20:00Z">
            <w:trPr>
              <w:trHeight w:val="340"/>
            </w:trPr>
          </w:trPrChange>
        </w:trPr>
        <w:tc>
          <w:tcPr>
            <w:tcW w:w="779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tcPrChange w:id="174" w:author="Can, Hami" w:date="2025-02-13T19:20:00Z" w16du:dateUtc="2025-02-13T18:20:00Z">
              <w:tcPr>
                <w:tcW w:w="7797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</w:tcPrChange>
          </w:tcPr>
          <w:p w14:paraId="082D9E1F" w14:textId="6F226A41" w:rsidR="00C935B2" w:rsidRPr="00A76311" w:rsidRDefault="00C935B2" w:rsidP="0012629E">
            <w:pPr>
              <w:rPr>
                <w:rFonts w:ascii="Optima" w:hAnsi="Optima"/>
                <w:sz w:val="20"/>
                <w:szCs w:val="20"/>
                <w:lang w:val="de-DE"/>
              </w:rPr>
            </w:pPr>
            <w:r w:rsidRPr="00B329E4">
              <w:rPr>
                <w:rFonts w:ascii="Optima" w:hAnsi="Optima"/>
                <w:b/>
                <w:bCs/>
                <w:sz w:val="23"/>
                <w:szCs w:val="23"/>
              </w:rPr>
              <w:t>Atib Türkisches Kulturzentrum</w:t>
            </w:r>
          </w:p>
        </w:tc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  <w:vAlign w:val="bottom"/>
            <w:tcPrChange w:id="175" w:author="Can, Hami" w:date="2025-02-13T19:20:00Z" w16du:dateUtc="2025-02-13T18:20:00Z">
              <w:tcPr>
                <w:tcW w:w="2016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</w:tcPrChange>
          </w:tcPr>
          <w:p w14:paraId="5FFB0906" w14:textId="403A3AED" w:rsidR="00C935B2" w:rsidRPr="00C20DAC" w:rsidRDefault="00C935B2" w:rsidP="0012629E">
            <w:pPr>
              <w:jc w:val="right"/>
              <w:rPr>
                <w:rFonts w:ascii="Optima" w:hAnsi="Optima"/>
                <w:sz w:val="20"/>
                <w:szCs w:val="20"/>
              </w:rPr>
            </w:pPr>
            <w:r w:rsidRPr="00F566C9">
              <w:rPr>
                <w:rFonts w:ascii="Optima" w:eastAsia="Times New Roman" w:hAnsi="Optima" w:cs="Times New Roman"/>
                <w:sz w:val="23"/>
                <w:szCs w:val="23"/>
                <w:lang w:val="en-US"/>
              </w:rPr>
              <w:t>Horb</w:t>
            </w:r>
            <w:r>
              <w:rPr>
                <w:rFonts w:ascii="Optima" w:eastAsia="Times New Roman" w:hAnsi="Optima" w:cs="Times New Roman"/>
                <w:sz w:val="23"/>
                <w:szCs w:val="23"/>
                <w:lang w:val="en-US"/>
              </w:rPr>
              <w:t xml:space="preserve"> a.N. </w:t>
            </w:r>
            <w:r w:rsidRPr="00C20DAC" w:rsidDel="00530C9E">
              <w:rPr>
                <w:rFonts w:ascii="Optima" w:eastAsia="Times New Roman" w:hAnsi="Optima" w:cs="Times New Roman"/>
                <w:sz w:val="23"/>
                <w:szCs w:val="23"/>
                <w:lang w:val="en-US"/>
              </w:rPr>
              <w:t xml:space="preserve"> </w:t>
            </w:r>
          </w:p>
        </w:tc>
      </w:tr>
      <w:tr w:rsidR="002412FA" w:rsidRPr="00252FE1" w14:paraId="1DEA57CC" w14:textId="77777777" w:rsidTr="00165653">
        <w:trPr>
          <w:trHeight w:val="20"/>
          <w:trPrChange w:id="176" w:author="Can, Hami" w:date="2025-02-13T19:20:00Z" w16du:dateUtc="2025-02-13T18:20:00Z">
            <w:trPr>
              <w:trHeight w:val="20"/>
            </w:trPr>
          </w:trPrChange>
        </w:trPr>
        <w:tc>
          <w:tcPr>
            <w:tcW w:w="779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tcPrChange w:id="177" w:author="Can, Hami" w:date="2025-02-13T19:20:00Z" w16du:dateUtc="2025-02-13T18:20:00Z">
              <w:tcPr>
                <w:tcW w:w="7797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</w:tcPrChange>
          </w:tcPr>
          <w:p w14:paraId="49A8A7B8" w14:textId="75CCA591" w:rsidR="00C935B2" w:rsidRPr="00C77231" w:rsidRDefault="00C935B2" w:rsidP="00C935B2">
            <w:pPr>
              <w:pStyle w:val="Bullets"/>
              <w:numPr>
                <w:ilvl w:val="0"/>
                <w:numId w:val="0"/>
              </w:numPr>
              <w:contextualSpacing w:val="0"/>
              <w:rPr>
                <w:rFonts w:ascii="Optima" w:hAnsi="Optima"/>
                <w:i w:val="0"/>
                <w:iCs w:val="0"/>
                <w:sz w:val="20"/>
                <w:szCs w:val="20"/>
              </w:rPr>
            </w:pPr>
            <w:r w:rsidRPr="00C77231">
              <w:rPr>
                <w:rFonts w:ascii="Optima" w:hAnsi="Optima"/>
                <w:i w:val="0"/>
                <w:iCs w:val="0"/>
                <w:sz w:val="20"/>
                <w:szCs w:val="20"/>
              </w:rPr>
              <w:t>Mitglied und Helfer in der Moschee</w:t>
            </w:r>
          </w:p>
        </w:tc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  <w:vAlign w:val="bottom"/>
            <w:tcPrChange w:id="178" w:author="Can, Hami" w:date="2025-02-13T19:20:00Z" w16du:dateUtc="2025-02-13T18:20:00Z">
              <w:tcPr>
                <w:tcW w:w="2016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</w:tcPrChange>
          </w:tcPr>
          <w:p w14:paraId="633FB407" w14:textId="4CAB8402" w:rsidR="00C935B2" w:rsidRPr="00C20DAC" w:rsidRDefault="00C935B2" w:rsidP="0012629E">
            <w:pPr>
              <w:pStyle w:val="Bullets"/>
              <w:numPr>
                <w:ilvl w:val="0"/>
                <w:numId w:val="0"/>
              </w:numPr>
              <w:contextualSpacing w:val="0"/>
              <w:jc w:val="right"/>
              <w:rPr>
                <w:rFonts w:ascii="Optima" w:hAnsi="Optima"/>
                <w:sz w:val="20"/>
                <w:szCs w:val="20"/>
              </w:rPr>
            </w:pPr>
            <w:r>
              <w:rPr>
                <w:rFonts w:ascii="Optima" w:hAnsi="Optima"/>
                <w:sz w:val="20"/>
                <w:szCs w:val="20"/>
              </w:rPr>
              <w:t>2007</w:t>
            </w:r>
            <w:r w:rsidR="00390CF1">
              <w:rPr>
                <w:rFonts w:ascii="Optima" w:hAnsi="Optima"/>
                <w:sz w:val="20"/>
                <w:szCs w:val="20"/>
              </w:rPr>
              <w:t xml:space="preserve"> </w:t>
            </w:r>
            <w:r w:rsidR="00390CF1" w:rsidRPr="00C20DAC">
              <w:rPr>
                <w:rFonts w:ascii="Optima" w:eastAsia="Times New Roman" w:hAnsi="Optima" w:cs="Times New Roman"/>
                <w:bCs/>
                <w:sz w:val="20"/>
                <w:szCs w:val="20"/>
                <w:lang w:val="en-US"/>
              </w:rPr>
              <w:t xml:space="preserve">– </w:t>
            </w:r>
            <w:r>
              <w:rPr>
                <w:rFonts w:ascii="Optima" w:hAnsi="Optima"/>
                <w:sz w:val="20"/>
                <w:szCs w:val="20"/>
              </w:rPr>
              <w:t>heute</w:t>
            </w:r>
          </w:p>
        </w:tc>
      </w:tr>
      <w:tr w:rsidR="002412FA" w:rsidRPr="00252FE1" w14:paraId="1B2C149C" w14:textId="77777777" w:rsidTr="00165653">
        <w:trPr>
          <w:trHeight w:val="20"/>
          <w:trPrChange w:id="179" w:author="Can, Hami" w:date="2025-02-13T19:20:00Z" w16du:dateUtc="2025-02-13T18:20:00Z">
            <w:trPr>
              <w:trHeight w:val="20"/>
            </w:trPr>
          </w:trPrChange>
        </w:trPr>
        <w:tc>
          <w:tcPr>
            <w:tcW w:w="981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tcPrChange w:id="180" w:author="Can, Hami" w:date="2025-02-13T19:20:00Z" w16du:dateUtc="2025-02-13T18:20:00Z">
              <w:tcPr>
                <w:tcW w:w="981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</w:tcPrChange>
          </w:tcPr>
          <w:p w14:paraId="6E1009BA" w14:textId="02C6AC06" w:rsidR="00C935B2" w:rsidRDefault="00C935B2" w:rsidP="00C935B2">
            <w:pPr>
              <w:pStyle w:val="Bullets"/>
              <w:numPr>
                <w:ilvl w:val="0"/>
                <w:numId w:val="34"/>
              </w:numPr>
              <w:contextualSpacing w:val="0"/>
              <w:rPr>
                <w:rFonts w:ascii="Optima" w:hAnsi="Optima"/>
                <w:sz w:val="20"/>
                <w:szCs w:val="20"/>
              </w:rPr>
            </w:pPr>
            <w:r>
              <w:rPr>
                <w:rFonts w:ascii="Optima" w:hAnsi="Optima"/>
                <w:sz w:val="20"/>
                <w:szCs w:val="20"/>
              </w:rPr>
              <w:t>Unterstützung bei der Organisation und Durchführung von Veranstaltungen und Festen</w:t>
            </w:r>
            <w:ins w:id="181" w:author="Can, Hami" w:date="2024-12-01T14:33:00Z" w16du:dateUtc="2024-12-01T13:33:00Z">
              <w:r w:rsidR="0006469B">
                <w:rPr>
                  <w:rFonts w:ascii="Optima" w:hAnsi="Optima"/>
                  <w:sz w:val="20"/>
                  <w:szCs w:val="20"/>
                </w:rPr>
                <w:t xml:space="preserve"> mit bis zu </w:t>
              </w:r>
            </w:ins>
            <w:ins w:id="182" w:author="Can, Hami" w:date="2024-12-01T14:34:00Z" w16du:dateUtc="2024-12-01T13:34:00Z">
              <w:r w:rsidR="0006469B">
                <w:rPr>
                  <w:rFonts w:ascii="Optima" w:hAnsi="Optima"/>
                  <w:sz w:val="20"/>
                  <w:szCs w:val="20"/>
                </w:rPr>
                <w:t>3</w:t>
              </w:r>
            </w:ins>
            <w:ins w:id="183" w:author="Can, Hami" w:date="2024-12-01T14:33:00Z" w16du:dateUtc="2024-12-01T13:33:00Z">
              <w:r w:rsidR="0006469B">
                <w:rPr>
                  <w:rFonts w:ascii="Optima" w:hAnsi="Optima"/>
                  <w:sz w:val="20"/>
                  <w:szCs w:val="20"/>
                </w:rPr>
                <w:t>00</w:t>
              </w:r>
            </w:ins>
            <w:ins w:id="184" w:author="Can, Hami" w:date="2024-12-01T14:34:00Z" w16du:dateUtc="2024-12-01T13:34:00Z">
              <w:r w:rsidR="0006469B">
                <w:rPr>
                  <w:rFonts w:ascii="Optima" w:hAnsi="Optima"/>
                  <w:sz w:val="20"/>
                  <w:szCs w:val="20"/>
                </w:rPr>
                <w:t xml:space="preserve"> Besuchern pro Tag</w:t>
              </w:r>
            </w:ins>
          </w:p>
          <w:p w14:paraId="24B0B83C" w14:textId="77777777" w:rsidR="00C935B2" w:rsidRDefault="00C935B2" w:rsidP="00C935B2">
            <w:pPr>
              <w:pStyle w:val="Bullets"/>
              <w:numPr>
                <w:ilvl w:val="0"/>
                <w:numId w:val="34"/>
              </w:numPr>
              <w:contextualSpacing w:val="0"/>
              <w:rPr>
                <w:rFonts w:ascii="Optima" w:hAnsi="Optima"/>
                <w:sz w:val="20"/>
                <w:szCs w:val="20"/>
              </w:rPr>
            </w:pPr>
            <w:r>
              <w:rPr>
                <w:rFonts w:ascii="Optima" w:hAnsi="Optima"/>
                <w:sz w:val="20"/>
                <w:szCs w:val="20"/>
              </w:rPr>
              <w:t>Gewinner von mehreren Auswendiglernwettbewerben</w:t>
            </w:r>
          </w:p>
          <w:p w14:paraId="4D7AE6FA" w14:textId="66E72C11" w:rsidR="00C935B2" w:rsidRDefault="00C935B2" w:rsidP="0012629E">
            <w:pPr>
              <w:pStyle w:val="Bullets"/>
              <w:numPr>
                <w:ilvl w:val="0"/>
                <w:numId w:val="34"/>
              </w:numPr>
              <w:contextualSpacing w:val="0"/>
              <w:rPr>
                <w:rFonts w:ascii="Optima" w:hAnsi="Optima"/>
                <w:sz w:val="20"/>
                <w:szCs w:val="20"/>
              </w:rPr>
            </w:pPr>
            <w:r>
              <w:rPr>
                <w:rFonts w:ascii="Optima" w:hAnsi="Optima"/>
                <w:sz w:val="20"/>
                <w:szCs w:val="20"/>
              </w:rPr>
              <w:t>Besondere Leistung: Mit 10 Jahren den Koran</w:t>
            </w:r>
            <w:ins w:id="185" w:author="Can, Hami" w:date="2025-02-05T21:29:00Z" w16du:dateUtc="2025-02-05T20:29:00Z">
              <w:r w:rsidR="00403712">
                <w:rPr>
                  <w:rFonts w:ascii="Optima" w:hAnsi="Optima"/>
                  <w:sz w:val="20"/>
                  <w:szCs w:val="20"/>
                </w:rPr>
                <w:t xml:space="preserve"> auf arabisch</w:t>
              </w:r>
            </w:ins>
            <w:r>
              <w:rPr>
                <w:rFonts w:ascii="Optima" w:hAnsi="Optima"/>
                <w:sz w:val="20"/>
                <w:szCs w:val="20"/>
              </w:rPr>
              <w:t xml:space="preserve"> komplett durchgelesen</w:t>
            </w:r>
            <w:ins w:id="186" w:author="Can, Hami" w:date="2025-02-05T21:29:00Z" w16du:dateUtc="2025-02-05T20:29:00Z">
              <w:r w:rsidR="00403712">
                <w:rPr>
                  <w:rFonts w:ascii="Optima" w:hAnsi="Optima"/>
                  <w:sz w:val="20"/>
                  <w:szCs w:val="20"/>
                </w:rPr>
                <w:t xml:space="preserve"> (ca.600 Seiten)</w:t>
              </w:r>
            </w:ins>
          </w:p>
        </w:tc>
      </w:tr>
      <w:tr w:rsidR="002412FA" w:rsidRPr="00252FE1" w14:paraId="45E19F8A" w14:textId="77777777" w:rsidTr="00165653">
        <w:trPr>
          <w:trHeight w:val="454"/>
          <w:trPrChange w:id="187" w:author="Can, Hami" w:date="2025-02-13T19:20:00Z" w16du:dateUtc="2025-02-13T18:20:00Z">
            <w:trPr>
              <w:trHeight w:val="454"/>
            </w:trPr>
          </w:trPrChange>
        </w:trPr>
        <w:tc>
          <w:tcPr>
            <w:tcW w:w="9813" w:type="dxa"/>
            <w:gridSpan w:val="3"/>
            <w:tcBorders>
              <w:bottom w:val="single" w:sz="4" w:space="0" w:color="000000"/>
            </w:tcBorders>
            <w:vAlign w:val="bottom"/>
            <w:tcPrChange w:id="188" w:author="Can, Hami" w:date="2025-02-13T19:20:00Z" w16du:dateUtc="2025-02-13T18:20:00Z">
              <w:tcPr>
                <w:tcW w:w="9813" w:type="dxa"/>
                <w:gridSpan w:val="3"/>
                <w:tcBorders>
                  <w:bottom w:val="single" w:sz="4" w:space="0" w:color="000000"/>
                </w:tcBorders>
                <w:vAlign w:val="bottom"/>
              </w:tcPr>
            </w:tcPrChange>
          </w:tcPr>
          <w:p w14:paraId="2E7E7F2D" w14:textId="62256917" w:rsidR="00C935B2" w:rsidRPr="00C20DAC" w:rsidRDefault="00C935B2" w:rsidP="00C935B2">
            <w:pPr>
              <w:jc w:val="center"/>
              <w:rPr>
                <w:rFonts w:ascii="Optima" w:eastAsia="Times New Roman" w:hAnsi="Optima" w:cs="Times New Roman"/>
                <w:b/>
                <w:sz w:val="26"/>
                <w:szCs w:val="26"/>
                <w:lang w:val="en-US"/>
              </w:rPr>
            </w:pPr>
            <w:r w:rsidRPr="00C20DAC">
              <w:rPr>
                <w:rFonts w:ascii="Optima" w:eastAsia="Times New Roman" w:hAnsi="Optima" w:cs="Times New Roman"/>
                <w:b/>
                <w:color w:val="000000"/>
                <w:sz w:val="28"/>
                <w:szCs w:val="28"/>
                <w:lang w:val="en-US"/>
              </w:rPr>
              <w:t>Fähigkeiten &amp; Interessen</w:t>
            </w:r>
          </w:p>
        </w:tc>
      </w:tr>
      <w:tr w:rsidR="002412FA" w:rsidRPr="00252FE1" w14:paraId="5563C8B7" w14:textId="77777777" w:rsidTr="00165653">
        <w:trPr>
          <w:trHeight w:val="567"/>
          <w:trPrChange w:id="189" w:author="Can, Hami" w:date="2025-02-13T19:20:00Z" w16du:dateUtc="2025-02-13T18:20:00Z">
            <w:trPr>
              <w:trHeight w:val="567"/>
            </w:trPr>
          </w:trPrChange>
        </w:trPr>
        <w:tc>
          <w:tcPr>
            <w:tcW w:w="1560" w:type="dxa"/>
            <w:tcBorders>
              <w:top w:val="single" w:sz="4" w:space="0" w:color="000000"/>
            </w:tcBorders>
            <w:vAlign w:val="bottom"/>
            <w:tcPrChange w:id="190" w:author="Can, Hami" w:date="2025-02-13T19:20:00Z" w16du:dateUtc="2025-02-13T18:20:00Z">
              <w:tcPr>
                <w:tcW w:w="1560" w:type="dxa"/>
                <w:tcBorders>
                  <w:top w:val="single" w:sz="4" w:space="0" w:color="000000"/>
                </w:tcBorders>
                <w:vAlign w:val="bottom"/>
              </w:tcPr>
            </w:tcPrChange>
          </w:tcPr>
          <w:p w14:paraId="2B92A797" w14:textId="2CCC7DD9" w:rsidR="00C935B2" w:rsidRDefault="00C935B2" w:rsidP="00C935B2">
            <w:pPr>
              <w:rPr>
                <w:ins w:id="191" w:author="Catharina Freier" w:date="2024-11-30T19:28:00Z" w16du:dateUtc="2024-11-30T18:28:00Z"/>
                <w:rFonts w:ascii="Optima" w:hAnsi="Optima"/>
                <w:sz w:val="20"/>
                <w:szCs w:val="20"/>
              </w:rPr>
            </w:pPr>
            <w:r w:rsidRPr="00C20DAC">
              <w:rPr>
                <w:rFonts w:ascii="Optima" w:hAnsi="Optima"/>
                <w:sz w:val="20"/>
                <w:szCs w:val="20"/>
              </w:rPr>
              <w:t>Sprachen:</w:t>
            </w:r>
          </w:p>
          <w:p w14:paraId="7BB241D4" w14:textId="20C4642D" w:rsidR="002412FA" w:rsidRPr="00C20DAC" w:rsidRDefault="002412FA" w:rsidP="00C935B2">
            <w:pPr>
              <w:rPr>
                <w:rFonts w:ascii="Optima" w:hAnsi="Optima"/>
                <w:sz w:val="20"/>
                <w:szCs w:val="20"/>
              </w:rPr>
            </w:pPr>
          </w:p>
        </w:tc>
        <w:tc>
          <w:tcPr>
            <w:tcW w:w="8253" w:type="dxa"/>
            <w:gridSpan w:val="2"/>
            <w:tcBorders>
              <w:top w:val="single" w:sz="4" w:space="0" w:color="000000"/>
            </w:tcBorders>
            <w:vAlign w:val="bottom"/>
            <w:tcPrChange w:id="192" w:author="Can, Hami" w:date="2025-02-13T19:20:00Z" w16du:dateUtc="2025-02-13T18:20:00Z">
              <w:tcPr>
                <w:tcW w:w="8253" w:type="dxa"/>
                <w:gridSpan w:val="2"/>
                <w:tcBorders>
                  <w:top w:val="single" w:sz="4" w:space="0" w:color="000000"/>
                </w:tcBorders>
                <w:vAlign w:val="bottom"/>
              </w:tcPr>
            </w:tcPrChange>
          </w:tcPr>
          <w:p w14:paraId="5843325A" w14:textId="7192895F" w:rsidR="0012629E" w:rsidRDefault="00C935B2" w:rsidP="00C935B2">
            <w:pPr>
              <w:rPr>
                <w:ins w:id="193" w:author="Catharina Freier" w:date="2024-11-30T19:26:00Z" w16du:dateUtc="2024-11-30T18:26:00Z"/>
                <w:rFonts w:ascii="Optima" w:hAnsi="Optima"/>
                <w:i/>
                <w:iCs/>
                <w:sz w:val="20"/>
                <w:szCs w:val="20"/>
              </w:rPr>
            </w:pPr>
            <w:r w:rsidRPr="00C20DAC">
              <w:rPr>
                <w:rFonts w:ascii="Optima" w:hAnsi="Optima"/>
                <w:i/>
                <w:iCs/>
                <w:sz w:val="20"/>
                <w:szCs w:val="20"/>
              </w:rPr>
              <w:t>Deutsch (Muttersprache), Englisch</w:t>
            </w:r>
            <w:ins w:id="194" w:author="Catharina Freier" w:date="2024-11-30T19:28:00Z" w16du:dateUtc="2024-11-30T18:28:00Z">
              <w:r w:rsidR="002412FA">
                <w:rPr>
                  <w:rFonts w:ascii="Optima" w:hAnsi="Optima"/>
                  <w:i/>
                  <w:iCs/>
                  <w:sz w:val="20"/>
                  <w:szCs w:val="20"/>
                </w:rPr>
                <w:t xml:space="preserve"> </w:t>
              </w:r>
            </w:ins>
            <w:r w:rsidRPr="00C20DAC">
              <w:rPr>
                <w:rFonts w:ascii="Optima" w:hAnsi="Optima"/>
                <w:i/>
                <w:iCs/>
                <w:sz w:val="20"/>
                <w:szCs w:val="20"/>
              </w:rPr>
              <w:t xml:space="preserve">(verhandlungssicher), Spanisch (fortgeschritten), </w:t>
            </w:r>
          </w:p>
          <w:p w14:paraId="009453E9" w14:textId="0AC8E699" w:rsidR="00C935B2" w:rsidRPr="00C20DAC" w:rsidRDefault="00C935B2" w:rsidP="00C935B2">
            <w:pPr>
              <w:rPr>
                <w:rFonts w:ascii="Optima" w:hAnsi="Optima"/>
                <w:i/>
                <w:iCs/>
                <w:sz w:val="20"/>
                <w:szCs w:val="20"/>
              </w:rPr>
            </w:pPr>
            <w:r w:rsidRPr="00C20DAC">
              <w:rPr>
                <w:rFonts w:ascii="Optima" w:hAnsi="Optima"/>
                <w:i/>
                <w:iCs/>
                <w:sz w:val="20"/>
                <w:szCs w:val="20"/>
              </w:rPr>
              <w:t>Türkisch (fortgeschritten)</w:t>
            </w:r>
          </w:p>
        </w:tc>
      </w:tr>
      <w:tr w:rsidR="002412FA" w:rsidRPr="00053721" w14:paraId="7FB4234C" w14:textId="77777777" w:rsidTr="00165653">
        <w:trPr>
          <w:trHeight w:val="340"/>
          <w:trPrChange w:id="195" w:author="Can, Hami" w:date="2025-02-13T19:20:00Z" w16du:dateUtc="2025-02-13T18:20:00Z">
            <w:trPr>
              <w:trHeight w:val="340"/>
            </w:trPr>
          </w:trPrChange>
        </w:trPr>
        <w:tc>
          <w:tcPr>
            <w:tcW w:w="1560" w:type="dxa"/>
            <w:vAlign w:val="bottom"/>
            <w:tcPrChange w:id="196" w:author="Can, Hami" w:date="2025-02-13T19:20:00Z" w16du:dateUtc="2025-02-13T18:20:00Z">
              <w:tcPr>
                <w:tcW w:w="1560" w:type="dxa"/>
                <w:vAlign w:val="bottom"/>
              </w:tcPr>
            </w:tcPrChange>
          </w:tcPr>
          <w:p w14:paraId="701801B9" w14:textId="3335B65A" w:rsidR="00C935B2" w:rsidRPr="00C20DAC" w:rsidRDefault="00C935B2" w:rsidP="00C935B2">
            <w:pPr>
              <w:rPr>
                <w:rFonts w:ascii="Optima" w:eastAsia="Times New Roman" w:hAnsi="Optima" w:cs="Times New Roman"/>
                <w:sz w:val="20"/>
                <w:szCs w:val="20"/>
                <w:lang w:val="en-US"/>
              </w:rPr>
            </w:pPr>
            <w:r w:rsidRPr="00C20DAC">
              <w:rPr>
                <w:rFonts w:ascii="Optima" w:hAnsi="Optima"/>
                <w:sz w:val="20"/>
                <w:szCs w:val="20"/>
              </w:rPr>
              <w:t>Technisch:</w:t>
            </w:r>
          </w:p>
        </w:tc>
        <w:tc>
          <w:tcPr>
            <w:tcW w:w="8253" w:type="dxa"/>
            <w:gridSpan w:val="2"/>
            <w:vAlign w:val="bottom"/>
            <w:tcPrChange w:id="197" w:author="Can, Hami" w:date="2025-02-13T19:20:00Z" w16du:dateUtc="2025-02-13T18:20:00Z">
              <w:tcPr>
                <w:tcW w:w="8253" w:type="dxa"/>
                <w:gridSpan w:val="2"/>
                <w:vAlign w:val="bottom"/>
              </w:tcPr>
            </w:tcPrChange>
          </w:tcPr>
          <w:p w14:paraId="64071B6D" w14:textId="6B2C59D2" w:rsidR="00C935B2" w:rsidRPr="00C20DAC" w:rsidRDefault="00C935B2" w:rsidP="00C935B2">
            <w:pPr>
              <w:rPr>
                <w:rFonts w:ascii="Optima" w:eastAsia="Times New Roman" w:hAnsi="Optima" w:cs="Times New Roman"/>
                <w:i/>
                <w:color w:val="000000"/>
                <w:sz w:val="20"/>
                <w:szCs w:val="20"/>
                <w:lang w:val="en-US"/>
              </w:rPr>
            </w:pPr>
            <w:r w:rsidRPr="00C20DAC">
              <w:rPr>
                <w:rFonts w:ascii="Optima" w:hAnsi="Optima"/>
                <w:i/>
                <w:iCs/>
                <w:sz w:val="20"/>
                <w:szCs w:val="20"/>
                <w:lang w:val="en-US"/>
              </w:rPr>
              <w:t>Microsoft Office, SAP</w:t>
            </w:r>
            <w:r w:rsidR="002922F0">
              <w:rPr>
                <w:rFonts w:ascii="Optima" w:hAnsi="Optima"/>
                <w:i/>
                <w:iCs/>
                <w:sz w:val="20"/>
                <w:szCs w:val="20"/>
                <w:lang w:val="en-US"/>
              </w:rPr>
              <w:t xml:space="preserve"> – </w:t>
            </w:r>
            <w:r w:rsidRPr="00C20DAC">
              <w:rPr>
                <w:rFonts w:ascii="Optima" w:hAnsi="Optima"/>
                <w:i/>
                <w:iCs/>
                <w:sz w:val="20"/>
                <w:szCs w:val="20"/>
                <w:lang w:val="en-US"/>
              </w:rPr>
              <w:t>SD (ERP</w:t>
            </w:r>
            <w:r w:rsidR="002922F0">
              <w:rPr>
                <w:rFonts w:ascii="Optima" w:hAnsi="Optima"/>
                <w:i/>
                <w:iCs/>
                <w:sz w:val="20"/>
                <w:szCs w:val="20"/>
                <w:lang w:val="en-US"/>
              </w:rPr>
              <w:t xml:space="preserve">– </w:t>
            </w:r>
            <w:r w:rsidRPr="00C20DAC">
              <w:rPr>
                <w:rFonts w:ascii="Optima" w:hAnsi="Optima"/>
                <w:i/>
                <w:iCs/>
                <w:sz w:val="20"/>
                <w:szCs w:val="20"/>
                <w:lang w:val="en-US"/>
              </w:rPr>
              <w:t>System), QlickView (Analyse</w:t>
            </w:r>
            <w:ins w:id="198" w:author="Catharina Freier" w:date="2024-11-30T19:28:00Z" w16du:dateUtc="2024-11-30T18:28:00Z">
              <w:r w:rsidR="002412FA">
                <w:rPr>
                  <w:rFonts w:ascii="Optima" w:hAnsi="Optima"/>
                  <w:i/>
                  <w:iCs/>
                  <w:sz w:val="20"/>
                  <w:szCs w:val="20"/>
                  <w:lang w:val="en-US"/>
                </w:rPr>
                <w:t>-</w:t>
              </w:r>
            </w:ins>
            <w:r w:rsidRPr="00C20DAC">
              <w:rPr>
                <w:rFonts w:ascii="Optima" w:hAnsi="Optima"/>
                <w:i/>
                <w:iCs/>
                <w:sz w:val="20"/>
                <w:szCs w:val="20"/>
                <w:lang w:val="en-US"/>
              </w:rPr>
              <w:t>Tool)</w:t>
            </w:r>
          </w:p>
        </w:tc>
      </w:tr>
      <w:tr w:rsidR="002412FA" w:rsidRPr="00053721" w14:paraId="23CE3FB6" w14:textId="77777777" w:rsidTr="00165653">
        <w:trPr>
          <w:trHeight w:val="340"/>
          <w:trPrChange w:id="199" w:author="Can, Hami" w:date="2025-02-13T19:20:00Z" w16du:dateUtc="2025-02-13T18:20:00Z">
            <w:trPr>
              <w:trHeight w:val="340"/>
            </w:trPr>
          </w:trPrChange>
        </w:trPr>
        <w:tc>
          <w:tcPr>
            <w:tcW w:w="1560" w:type="dxa"/>
            <w:vAlign w:val="bottom"/>
            <w:tcPrChange w:id="200" w:author="Can, Hami" w:date="2025-02-13T19:20:00Z" w16du:dateUtc="2025-02-13T18:20:00Z">
              <w:tcPr>
                <w:tcW w:w="1560" w:type="dxa"/>
                <w:vAlign w:val="bottom"/>
              </w:tcPr>
            </w:tcPrChange>
          </w:tcPr>
          <w:p w14:paraId="0EC9C9A8" w14:textId="00676559" w:rsidR="00C935B2" w:rsidRPr="00C20DAC" w:rsidRDefault="00C935B2" w:rsidP="00C935B2">
            <w:pPr>
              <w:rPr>
                <w:rFonts w:ascii="Optima" w:hAnsi="Optima"/>
                <w:sz w:val="20"/>
                <w:szCs w:val="20"/>
              </w:rPr>
            </w:pPr>
            <w:r w:rsidRPr="00C20DAC">
              <w:rPr>
                <w:rFonts w:ascii="Optima" w:hAnsi="Optima"/>
                <w:sz w:val="20"/>
                <w:szCs w:val="20"/>
              </w:rPr>
              <w:t>Zertifikate:</w:t>
            </w:r>
          </w:p>
        </w:tc>
        <w:tc>
          <w:tcPr>
            <w:tcW w:w="8253" w:type="dxa"/>
            <w:gridSpan w:val="2"/>
            <w:vAlign w:val="bottom"/>
            <w:tcPrChange w:id="201" w:author="Can, Hami" w:date="2025-02-13T19:20:00Z" w16du:dateUtc="2025-02-13T18:20:00Z">
              <w:tcPr>
                <w:tcW w:w="8253" w:type="dxa"/>
                <w:gridSpan w:val="2"/>
                <w:vAlign w:val="bottom"/>
              </w:tcPr>
            </w:tcPrChange>
          </w:tcPr>
          <w:p w14:paraId="6E49E475" w14:textId="211224CC" w:rsidR="00C935B2" w:rsidRPr="00C20DAC" w:rsidRDefault="00C935B2" w:rsidP="00C935B2">
            <w:pPr>
              <w:rPr>
                <w:rFonts w:ascii="Optima" w:hAnsi="Optima"/>
                <w:i/>
                <w:iCs/>
                <w:sz w:val="20"/>
                <w:szCs w:val="20"/>
                <w:lang w:val="en-US"/>
              </w:rPr>
            </w:pPr>
            <w:r w:rsidRPr="00C20DAC">
              <w:rPr>
                <w:rFonts w:ascii="Optima" w:hAnsi="Optima"/>
                <w:i/>
                <w:iCs/>
                <w:sz w:val="20"/>
                <w:szCs w:val="20"/>
                <w:lang w:val="en-US"/>
              </w:rPr>
              <w:t>Coursera: Introduction to Corporate Finance / Marketing</w:t>
            </w:r>
          </w:p>
        </w:tc>
      </w:tr>
      <w:tr w:rsidR="002412FA" w:rsidRPr="00053721" w:rsidDel="00C90682" w14:paraId="2569EEBF" w14:textId="1E505D8F" w:rsidTr="00165653">
        <w:trPr>
          <w:trHeight w:val="340"/>
          <w:del w:id="202" w:author="Catharina Freier" w:date="2024-12-01T22:59:00Z"/>
          <w:trPrChange w:id="203" w:author="Can, Hami" w:date="2025-02-13T19:20:00Z" w16du:dateUtc="2025-02-13T18:20:00Z">
            <w:trPr>
              <w:trHeight w:val="340"/>
            </w:trPr>
          </w:trPrChange>
        </w:trPr>
        <w:tc>
          <w:tcPr>
            <w:tcW w:w="1560" w:type="dxa"/>
            <w:vAlign w:val="bottom"/>
            <w:tcPrChange w:id="204" w:author="Can, Hami" w:date="2025-02-13T19:20:00Z" w16du:dateUtc="2025-02-13T18:20:00Z">
              <w:tcPr>
                <w:tcW w:w="1560" w:type="dxa"/>
                <w:vAlign w:val="bottom"/>
              </w:tcPr>
            </w:tcPrChange>
          </w:tcPr>
          <w:p w14:paraId="0B671E82" w14:textId="50686A34" w:rsidR="00C935B2" w:rsidRPr="009A03CF" w:rsidDel="00C90682" w:rsidRDefault="00C935B2" w:rsidP="00C935B2">
            <w:pPr>
              <w:rPr>
                <w:del w:id="205" w:author="Catharina Freier" w:date="2024-12-01T22:59:00Z" w16du:dateUtc="2024-12-01T21:59:00Z"/>
                <w:rFonts w:ascii="Optima" w:hAnsi="Optima"/>
                <w:sz w:val="20"/>
                <w:szCs w:val="20"/>
                <w:lang w:val="en-US"/>
                <w:rPrChange w:id="206" w:author="Can, Hami" w:date="2024-12-03T21:05:00Z" w16du:dateUtc="2024-12-03T20:05:00Z">
                  <w:rPr>
                    <w:del w:id="207" w:author="Catharina Freier" w:date="2024-12-01T22:59:00Z" w16du:dateUtc="2024-12-01T21:59:00Z"/>
                    <w:rFonts w:ascii="Optima" w:hAnsi="Optima"/>
                    <w:sz w:val="20"/>
                    <w:szCs w:val="20"/>
                  </w:rPr>
                </w:rPrChange>
              </w:rPr>
            </w:pPr>
            <w:commentRangeStart w:id="208"/>
            <w:commentRangeStart w:id="209"/>
            <w:commentRangeStart w:id="210"/>
            <w:del w:id="211" w:author="Catharina Freier" w:date="2024-12-01T22:59:00Z" w16du:dateUtc="2024-12-01T21:59:00Z">
              <w:r w:rsidRPr="009A03CF" w:rsidDel="00C90682">
                <w:rPr>
                  <w:rFonts w:ascii="Optima" w:hAnsi="Optima"/>
                  <w:sz w:val="20"/>
                  <w:szCs w:val="20"/>
                  <w:lang w:val="en-US"/>
                  <w:rPrChange w:id="212" w:author="Can, Hami" w:date="2024-12-03T21:05:00Z" w16du:dateUtc="2024-12-03T20:05:00Z">
                    <w:rPr>
                      <w:rFonts w:ascii="Optima" w:hAnsi="Optima"/>
                      <w:sz w:val="20"/>
                      <w:szCs w:val="20"/>
                    </w:rPr>
                  </w:rPrChange>
                </w:rPr>
                <w:delText>ESB Engagement:</w:delText>
              </w:r>
            </w:del>
          </w:p>
        </w:tc>
        <w:tc>
          <w:tcPr>
            <w:tcW w:w="8253" w:type="dxa"/>
            <w:gridSpan w:val="2"/>
            <w:vAlign w:val="bottom"/>
            <w:tcPrChange w:id="213" w:author="Can, Hami" w:date="2025-02-13T19:20:00Z" w16du:dateUtc="2025-02-13T18:20:00Z">
              <w:tcPr>
                <w:tcW w:w="8253" w:type="dxa"/>
                <w:gridSpan w:val="2"/>
                <w:vAlign w:val="bottom"/>
              </w:tcPr>
            </w:tcPrChange>
          </w:tcPr>
          <w:p w14:paraId="0E0A0D70" w14:textId="0C47172A" w:rsidR="00C935B2" w:rsidRPr="00C20DAC" w:rsidDel="00C90682" w:rsidRDefault="00C935B2" w:rsidP="00C935B2">
            <w:pPr>
              <w:rPr>
                <w:del w:id="214" w:author="Catharina Freier" w:date="2024-12-01T22:59:00Z" w16du:dateUtc="2024-12-01T21:59:00Z"/>
                <w:rFonts w:ascii="Optima" w:hAnsi="Optima"/>
                <w:i/>
                <w:iCs/>
                <w:sz w:val="20"/>
                <w:szCs w:val="20"/>
                <w:lang w:val="en-US"/>
              </w:rPr>
            </w:pPr>
            <w:del w:id="215" w:author="Catharina Freier" w:date="2024-12-01T22:59:00Z" w16du:dateUtc="2024-12-01T21:59:00Z">
              <w:r w:rsidDel="00C90682">
                <w:rPr>
                  <w:rFonts w:ascii="Optima" w:hAnsi="Optima"/>
                  <w:i/>
                  <w:iCs/>
                  <w:sz w:val="20"/>
                  <w:szCs w:val="20"/>
                  <w:lang w:val="en-US"/>
                </w:rPr>
                <w:delText>Member des Investment Clubs, Mentorship Programm SoSe 2025</w:delText>
              </w:r>
              <w:commentRangeEnd w:id="208"/>
              <w:r w:rsidR="00A360FE" w:rsidDel="00C90682">
                <w:rPr>
                  <w:rStyle w:val="Kommentarzeichen"/>
                </w:rPr>
                <w:commentReference w:id="208"/>
              </w:r>
              <w:r w:rsidR="0006469B" w:rsidDel="00C90682">
                <w:rPr>
                  <w:rStyle w:val="Kommentarzeichen"/>
                </w:rPr>
                <w:commentReference w:id="209"/>
              </w:r>
              <w:r w:rsidR="00C90682" w:rsidDel="00C90682">
                <w:rPr>
                  <w:rStyle w:val="Kommentarzeichen"/>
                </w:rPr>
                <w:commentReference w:id="210"/>
              </w:r>
            </w:del>
          </w:p>
        </w:tc>
      </w:tr>
      <w:commentRangeEnd w:id="209"/>
      <w:commentRangeEnd w:id="210"/>
      <w:tr w:rsidR="002412FA" w:rsidRPr="00252FE1" w14:paraId="4078974A" w14:textId="77777777" w:rsidTr="00165653">
        <w:trPr>
          <w:trHeight w:val="340"/>
          <w:trPrChange w:id="216" w:author="Can, Hami" w:date="2025-02-13T19:20:00Z" w16du:dateUtc="2025-02-13T18:20:00Z">
            <w:trPr>
              <w:trHeight w:val="340"/>
            </w:trPr>
          </w:trPrChange>
        </w:trPr>
        <w:tc>
          <w:tcPr>
            <w:tcW w:w="1560" w:type="dxa"/>
            <w:vAlign w:val="bottom"/>
            <w:tcPrChange w:id="217" w:author="Can, Hami" w:date="2025-02-13T19:20:00Z" w16du:dateUtc="2025-02-13T18:20:00Z">
              <w:tcPr>
                <w:tcW w:w="1560" w:type="dxa"/>
                <w:vAlign w:val="bottom"/>
              </w:tcPr>
            </w:tcPrChange>
          </w:tcPr>
          <w:p w14:paraId="3CBB20BB" w14:textId="1DDBCA96" w:rsidR="00C935B2" w:rsidRPr="00C20DAC" w:rsidRDefault="00C935B2" w:rsidP="00C935B2">
            <w:pPr>
              <w:rPr>
                <w:rFonts w:ascii="Optima" w:eastAsia="Times New Roman" w:hAnsi="Optima" w:cs="Times New Roman"/>
                <w:sz w:val="20"/>
                <w:szCs w:val="20"/>
                <w:lang w:val="en-US"/>
              </w:rPr>
            </w:pPr>
            <w:r w:rsidRPr="00C20DAC">
              <w:rPr>
                <w:rFonts w:ascii="Optima" w:hAnsi="Optima"/>
                <w:sz w:val="20"/>
                <w:szCs w:val="20"/>
              </w:rPr>
              <w:t>Interessen:</w:t>
            </w:r>
          </w:p>
        </w:tc>
        <w:tc>
          <w:tcPr>
            <w:tcW w:w="8253" w:type="dxa"/>
            <w:gridSpan w:val="2"/>
            <w:vAlign w:val="bottom"/>
            <w:tcPrChange w:id="218" w:author="Can, Hami" w:date="2025-02-13T19:20:00Z" w16du:dateUtc="2025-02-13T18:20:00Z">
              <w:tcPr>
                <w:tcW w:w="8253" w:type="dxa"/>
                <w:gridSpan w:val="2"/>
                <w:vAlign w:val="bottom"/>
              </w:tcPr>
            </w:tcPrChange>
          </w:tcPr>
          <w:p w14:paraId="71E3852A" w14:textId="31E6DC5F" w:rsidR="00C935B2" w:rsidRPr="00C20DAC" w:rsidRDefault="00C935B2" w:rsidP="00C935B2">
            <w:pPr>
              <w:rPr>
                <w:rFonts w:ascii="Optima" w:eastAsia="Times New Roman" w:hAnsi="Optima" w:cs="Times New Roman"/>
                <w:color w:val="000000"/>
                <w:sz w:val="20"/>
                <w:szCs w:val="20"/>
                <w:lang w:val="de-DE"/>
              </w:rPr>
            </w:pPr>
            <w:r w:rsidRPr="00C20DAC">
              <w:rPr>
                <w:rFonts w:ascii="Optima" w:hAnsi="Optima"/>
                <w:i/>
                <w:iCs/>
                <w:sz w:val="20"/>
                <w:szCs w:val="20"/>
              </w:rPr>
              <w:t>Fußball im Verein seit 2010 (FC Horb), Fitness, Lesen</w:t>
            </w:r>
          </w:p>
        </w:tc>
      </w:tr>
      <w:tr w:rsidR="002412FA" w:rsidRPr="00252FE1" w14:paraId="4C90F9F0" w14:textId="77777777" w:rsidTr="00165653">
        <w:trPr>
          <w:trHeight w:val="20"/>
          <w:trPrChange w:id="219" w:author="Can, Hami" w:date="2025-02-13T19:20:00Z" w16du:dateUtc="2025-02-13T18:20:00Z">
            <w:trPr>
              <w:trHeight w:val="20"/>
            </w:trPr>
          </w:trPrChange>
        </w:trPr>
        <w:tc>
          <w:tcPr>
            <w:tcW w:w="9813" w:type="dxa"/>
            <w:gridSpan w:val="3"/>
            <w:vAlign w:val="bottom"/>
            <w:tcPrChange w:id="220" w:author="Can, Hami" w:date="2025-02-13T19:20:00Z" w16du:dateUtc="2025-02-13T18:20:00Z">
              <w:tcPr>
                <w:tcW w:w="9813" w:type="dxa"/>
                <w:gridSpan w:val="3"/>
                <w:vAlign w:val="bottom"/>
              </w:tcPr>
            </w:tcPrChange>
          </w:tcPr>
          <w:p w14:paraId="622F9876" w14:textId="77777777" w:rsidR="002412FA" w:rsidRPr="00C20DAC" w:rsidRDefault="002412FA" w:rsidP="00C935B2">
            <w:pPr>
              <w:rPr>
                <w:rFonts w:ascii="Optima" w:hAnsi="Optima"/>
                <w:sz w:val="20"/>
                <w:szCs w:val="20"/>
              </w:rPr>
            </w:pPr>
          </w:p>
          <w:p w14:paraId="56F8D490" w14:textId="77777777" w:rsidR="002412FA" w:rsidRPr="00C20DAC" w:rsidRDefault="002412FA" w:rsidP="00C935B2">
            <w:pPr>
              <w:rPr>
                <w:rFonts w:ascii="Optima" w:hAnsi="Optima"/>
                <w:sz w:val="20"/>
                <w:szCs w:val="20"/>
              </w:rPr>
            </w:pPr>
            <w:r w:rsidRPr="0012629E">
              <w:rPr>
                <w:rFonts w:ascii="Optima" w:hAnsi="Optima"/>
                <w:noProof/>
                <w:sz w:val="20"/>
                <w:szCs w:val="20"/>
              </w:rPr>
              <w:lastRenderedPageBreak/>
              <w:drawing>
                <wp:inline distT="0" distB="0" distL="0" distR="0" wp14:anchorId="38773AF9" wp14:editId="5C452A3C">
                  <wp:extent cx="964642" cy="514158"/>
                  <wp:effectExtent l="0" t="0" r="635" b="0"/>
                  <wp:docPr id="756846834" name="Grafik 1" descr="Ein Bild, das Handschrift, Schrift, Kalligrafie, weiß enthält.&#10;&#10;Automatisch generierte Beschreib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6846834" name="Grafik 1" descr="Ein Bild, das Handschrift, Schrift, Kalligrafie, weiß enthält.&#10;&#10;Automatisch generierte Beschreibu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4642" cy="514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D2F1BF" w14:textId="45A35E42" w:rsidR="002412FA" w:rsidRPr="0012629E" w:rsidRDefault="002412FA" w:rsidP="0012629E">
            <w:pPr>
              <w:pStyle w:val="Bullets"/>
              <w:numPr>
                <w:ilvl w:val="0"/>
                <w:numId w:val="0"/>
              </w:numPr>
              <w:jc w:val="both"/>
              <w:rPr>
                <w:rFonts w:ascii="Optima" w:hAnsi="Optima"/>
                <w:sz w:val="20"/>
                <w:szCs w:val="20"/>
                <w:lang w:val="de-DE"/>
              </w:rPr>
            </w:pPr>
            <w:r w:rsidRPr="00C20DAC">
              <w:rPr>
                <w:rFonts w:ascii="Optima" w:hAnsi="Optima"/>
                <w:sz w:val="20"/>
                <w:szCs w:val="20"/>
              </w:rPr>
              <w:t xml:space="preserve">Horb am Neckar, </w:t>
            </w:r>
            <w:r w:rsidRPr="0012629E">
              <w:rPr>
                <w:rFonts w:ascii="Optima" w:hAnsi="Optima"/>
                <w:color w:val="FF0000"/>
                <w:sz w:val="20"/>
                <w:szCs w:val="20"/>
              </w:rPr>
              <w:t>0</w:t>
            </w:r>
            <w:ins w:id="221" w:author="Can, Hami" w:date="2025-02-05T21:30:00Z" w16du:dateUtc="2025-02-05T20:30:00Z">
              <w:r w:rsidR="00403712">
                <w:rPr>
                  <w:rFonts w:ascii="Optima" w:hAnsi="Optima"/>
                  <w:color w:val="FF0000"/>
                  <w:sz w:val="20"/>
                  <w:szCs w:val="20"/>
                </w:rPr>
                <w:t>5.02.2025</w:t>
              </w:r>
            </w:ins>
            <w:del w:id="222" w:author="Can, Hami" w:date="2025-02-05T21:30:00Z" w16du:dateUtc="2025-02-05T20:30:00Z">
              <w:r w:rsidRPr="0012629E" w:rsidDel="00403712">
                <w:rPr>
                  <w:rFonts w:ascii="Optima" w:hAnsi="Optima"/>
                  <w:color w:val="FF0000"/>
                  <w:sz w:val="20"/>
                  <w:szCs w:val="20"/>
                </w:rPr>
                <w:delText>6.08.2024</w:delText>
              </w:r>
            </w:del>
          </w:p>
        </w:tc>
      </w:tr>
    </w:tbl>
    <w:p w14:paraId="21020565" w14:textId="77777777" w:rsidR="00B271BB" w:rsidRPr="00252FE1" w:rsidRDefault="00B271BB">
      <w:pPr>
        <w:rPr>
          <w:rFonts w:ascii="Optima" w:hAnsi="Optima"/>
          <w:sz w:val="18"/>
          <w:szCs w:val="18"/>
          <w:lang w:val="de-DE"/>
        </w:rPr>
      </w:pPr>
    </w:p>
    <w:sectPr w:rsidR="00B271BB" w:rsidRPr="00252FE1" w:rsidSect="0012629E">
      <w:footerReference w:type="even" r:id="rId14"/>
      <w:pgSz w:w="11906" w:h="16838"/>
      <w:pgMar w:top="907" w:right="510" w:bottom="340" w:left="510" w:header="709" w:footer="709" w:gutter="0"/>
      <w:pgNumType w:start="1"/>
      <w:cols w:space="720"/>
      <w:docGrid w:linePitch="299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71" w:author="Can, Hami" w:date="2025-02-01T13:39:00Z" w:initials="HC">
    <w:p w14:paraId="49D5B5DC" w14:textId="77777777" w:rsidR="00185D0B" w:rsidRDefault="00185D0B" w:rsidP="00185D0B">
      <w:r>
        <w:rPr>
          <w:rStyle w:val="Kommentarzeichen"/>
        </w:rPr>
        <w:annotationRef/>
      </w:r>
      <w:r>
        <w:rPr>
          <w:color w:val="000000"/>
          <w:sz w:val="20"/>
          <w:szCs w:val="20"/>
        </w:rPr>
        <w:t>soll ich das in den 2ten Bullet point mit rein nehmen, um Platz zu sparen?</w:t>
      </w:r>
    </w:p>
  </w:comment>
  <w:comment w:id="82" w:author="Can, Hami" w:date="2025-02-01T13:38:00Z" w:initials="HC">
    <w:p w14:paraId="3CBB4E2E" w14:textId="77777777" w:rsidR="00053721" w:rsidRDefault="00185D0B" w:rsidP="00053721">
      <w:r>
        <w:rPr>
          <w:rStyle w:val="Kommentarzeichen"/>
        </w:rPr>
        <w:annotationRef/>
      </w:r>
      <w:r w:rsidR="00053721">
        <w:rPr>
          <w:sz w:val="20"/>
          <w:szCs w:val="20"/>
        </w:rPr>
        <w:t>sind 10 Wochen, soll ich das angeben?</w:t>
      </w:r>
    </w:p>
  </w:comment>
  <w:comment w:id="137" w:author="Can, Hami" w:date="2025-01-25T09:48:00Z" w:initials="HC">
    <w:p w14:paraId="6D8DC4E3" w14:textId="4C2DCA87" w:rsidR="008B69A5" w:rsidRDefault="008B69A5" w:rsidP="008B69A5">
      <w:r>
        <w:rPr>
          <w:rStyle w:val="Kommentarzeichen"/>
        </w:rPr>
        <w:annotationRef/>
      </w:r>
      <w:r>
        <w:rPr>
          <w:color w:val="000000"/>
          <w:sz w:val="20"/>
          <w:szCs w:val="20"/>
        </w:rPr>
        <w:t xml:space="preserve">Hi, das in rot hab ich neu dazu geadded, wollte fragen ob das passt oder ob ich die Alternative benutzen soll,Alternative: Steigerung des Umsatzes in Nicaragua um 33 % im ersten Quartal 2024 im Vergleich zum Vorjahr </w:t>
      </w:r>
    </w:p>
  </w:comment>
  <w:comment w:id="135" w:author="Can, Hami" w:date="2025-01-25T09:54:00Z" w:initials="HC">
    <w:p w14:paraId="2A8E85C4" w14:textId="77777777" w:rsidR="008B69A5" w:rsidRDefault="008B69A5" w:rsidP="008B69A5">
      <w:r>
        <w:rPr>
          <w:rStyle w:val="Kommentarzeichen"/>
        </w:rPr>
        <w:annotationRef/>
      </w:r>
      <w:r>
        <w:rPr>
          <w:color w:val="000000"/>
          <w:sz w:val="20"/>
          <w:szCs w:val="20"/>
        </w:rPr>
        <w:t>sind 4 bullets nicht zu viel? oder soll ich bei dem Azubi Feld drunter etwas entfernen?</w:t>
      </w:r>
    </w:p>
  </w:comment>
  <w:comment w:id="208" w:author="David Döbele" w:date="2024-11-30T20:27:00Z" w:initials="MOU">
    <w:p w14:paraId="3B227761" w14:textId="12449191" w:rsidR="00A360FE" w:rsidRDefault="00A360FE" w:rsidP="00A360FE">
      <w:r>
        <w:rPr>
          <w:rStyle w:val="Kommentarzeichen"/>
        </w:rPr>
        <w:annotationRef/>
      </w:r>
      <w:r>
        <w:rPr>
          <w:sz w:val="20"/>
          <w:szCs w:val="20"/>
        </w:rPr>
        <w:t>Das könntest du theoretisch auch als bullet oben bei der ESB hinschreiben, kommt in etwa aufs gleiche raus</w:t>
      </w:r>
    </w:p>
  </w:comment>
  <w:comment w:id="209" w:author="Can, Hami" w:date="2024-12-01T14:36:00Z" w:initials="HC">
    <w:p w14:paraId="45D82670" w14:textId="77777777" w:rsidR="0006469B" w:rsidRDefault="0006469B" w:rsidP="0006469B">
      <w:r>
        <w:rPr>
          <w:rStyle w:val="Kommentarzeichen"/>
        </w:rPr>
        <w:annotationRef/>
      </w:r>
      <w:r>
        <w:rPr>
          <w:color w:val="000000"/>
          <w:sz w:val="20"/>
          <w:szCs w:val="20"/>
        </w:rPr>
        <w:t>Meinst du ganz oben unter dem Bereich Relevante Module? Soll ich es dann auch ESB Engagement nennen? danke</w:t>
      </w:r>
    </w:p>
  </w:comment>
  <w:comment w:id="210" w:author="Catharina Freier" w:date="2024-12-01T22:55:00Z" w:initials="CF">
    <w:p w14:paraId="7A56F9A8" w14:textId="77777777" w:rsidR="00C90682" w:rsidRDefault="00C90682" w:rsidP="00C90682">
      <w:r>
        <w:rPr>
          <w:rStyle w:val="Kommentarzeichen"/>
        </w:rPr>
        <w:annotationRef/>
      </w:r>
      <w:r>
        <w:rPr>
          <w:sz w:val="20"/>
          <w:szCs w:val="20"/>
        </w:rPr>
        <w:t>Ich habe es oben hinzugefügt, Du kannst es gerne noch ausformulieren, falls man noch konkreter etwas dazu sagen kann.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9D5B5DC" w15:done="0"/>
  <w15:commentEx w15:paraId="3CBB4E2E" w15:done="0"/>
  <w15:commentEx w15:paraId="6D8DC4E3" w15:done="0"/>
  <w15:commentEx w15:paraId="2A8E85C4" w15:done="0"/>
  <w15:commentEx w15:paraId="3B227761" w15:done="0"/>
  <w15:commentEx w15:paraId="45D82670" w15:paraIdParent="3B227761" w15:done="0"/>
  <w15:commentEx w15:paraId="7A56F9A8" w15:paraIdParent="3B22776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05A48B5" w16cex:dateUtc="2025-02-01T12:39:00Z"/>
  <w16cex:commentExtensible w16cex:durableId="1C168F2A" w16cex:dateUtc="2025-02-01T12:38:00Z"/>
  <w16cex:commentExtensible w16cex:durableId="17CE187C" w16cex:dateUtc="2025-01-25T08:48:00Z"/>
  <w16cex:commentExtensible w16cex:durableId="4D7970AE" w16cex:dateUtc="2025-01-25T08:54:00Z"/>
  <w16cex:commentExtensible w16cex:durableId="35EB7295" w16cex:dateUtc="2024-11-30T19:27:00Z"/>
  <w16cex:commentExtensible w16cex:durableId="62476D23" w16cex:dateUtc="2024-12-01T13:36:00Z"/>
  <w16cex:commentExtensible w16cex:durableId="61A83E05" w16cex:dateUtc="2024-12-01T21:5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9D5B5DC" w16cid:durableId="505A48B5"/>
  <w16cid:commentId w16cid:paraId="3CBB4E2E" w16cid:durableId="1C168F2A"/>
  <w16cid:commentId w16cid:paraId="6D8DC4E3" w16cid:durableId="17CE187C"/>
  <w16cid:commentId w16cid:paraId="2A8E85C4" w16cid:durableId="4D7970AE"/>
  <w16cid:commentId w16cid:paraId="3B227761" w16cid:durableId="35EB7295"/>
  <w16cid:commentId w16cid:paraId="45D82670" w16cid:durableId="62476D23"/>
  <w16cid:commentId w16cid:paraId="7A56F9A8" w16cid:durableId="61A83E0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BC294F" w14:textId="77777777" w:rsidR="009F098A" w:rsidRDefault="009F098A">
      <w:pPr>
        <w:spacing w:after="0" w:line="240" w:lineRule="auto"/>
      </w:pPr>
      <w:r>
        <w:separator/>
      </w:r>
    </w:p>
  </w:endnote>
  <w:endnote w:type="continuationSeparator" w:id="0">
    <w:p w14:paraId="1206B7A0" w14:textId="77777777" w:rsidR="009F098A" w:rsidRDefault="009F09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Optima">
    <w:altName w:val="Calibri"/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D52EA" w14:textId="77777777" w:rsidR="002243BE" w:rsidRDefault="006A1488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5242DFEE" w14:textId="77777777" w:rsidR="002243BE" w:rsidRDefault="002243BE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61DC75" w14:textId="77777777" w:rsidR="009F098A" w:rsidRDefault="009F098A">
      <w:pPr>
        <w:spacing w:after="0" w:line="240" w:lineRule="auto"/>
      </w:pPr>
      <w:r>
        <w:separator/>
      </w:r>
    </w:p>
  </w:footnote>
  <w:footnote w:type="continuationSeparator" w:id="0">
    <w:p w14:paraId="2ED826D9" w14:textId="77777777" w:rsidR="009F098A" w:rsidRDefault="009F09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E20696"/>
    <w:multiLevelType w:val="hybridMultilevel"/>
    <w:tmpl w:val="90EAF2B0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AB03557"/>
    <w:multiLevelType w:val="hybridMultilevel"/>
    <w:tmpl w:val="F26CCC3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AD2D9A"/>
    <w:multiLevelType w:val="hybridMultilevel"/>
    <w:tmpl w:val="582C0592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4C7476C"/>
    <w:multiLevelType w:val="hybridMultilevel"/>
    <w:tmpl w:val="9BD84C38"/>
    <w:lvl w:ilvl="0" w:tplc="47FAC9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24089A"/>
    <w:multiLevelType w:val="multilevel"/>
    <w:tmpl w:val="586E01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A9506C2"/>
    <w:multiLevelType w:val="multilevel"/>
    <w:tmpl w:val="050E22B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1ADB0278"/>
    <w:multiLevelType w:val="hybridMultilevel"/>
    <w:tmpl w:val="C6E83F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624E7B"/>
    <w:multiLevelType w:val="hybridMultilevel"/>
    <w:tmpl w:val="2D30F7F0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8E16C41"/>
    <w:multiLevelType w:val="multilevel"/>
    <w:tmpl w:val="AF2015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2A3F76F9"/>
    <w:multiLevelType w:val="hybridMultilevel"/>
    <w:tmpl w:val="106AF8C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9A2B06"/>
    <w:multiLevelType w:val="hybridMultilevel"/>
    <w:tmpl w:val="9A624CCE"/>
    <w:lvl w:ilvl="0" w:tplc="D6F64E7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936CA4"/>
    <w:multiLevelType w:val="hybridMultilevel"/>
    <w:tmpl w:val="33CC9B80"/>
    <w:lvl w:ilvl="0" w:tplc="0BBA2AA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 w:tplc="4436457E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1DC392E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530ECA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AD84FB8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51A92E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E4237B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6646DAC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CE055C6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" w15:restartNumberingAfterBreak="0">
    <w:nsid w:val="42CF2EC9"/>
    <w:multiLevelType w:val="hybridMultilevel"/>
    <w:tmpl w:val="25E66A50"/>
    <w:lvl w:ilvl="0" w:tplc="E502139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B680BE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BE084C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85A8BB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FECE6BC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BEC2CF6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010B2F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412718C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014B70C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 w15:restartNumberingAfterBreak="0">
    <w:nsid w:val="449B3797"/>
    <w:multiLevelType w:val="hybridMultilevel"/>
    <w:tmpl w:val="915285D6"/>
    <w:lvl w:ilvl="0" w:tplc="47FAC9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222DA5"/>
    <w:multiLevelType w:val="hybridMultilevel"/>
    <w:tmpl w:val="97225716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CF51490"/>
    <w:multiLevelType w:val="hybridMultilevel"/>
    <w:tmpl w:val="18A251FA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4BE54B5"/>
    <w:multiLevelType w:val="hybridMultilevel"/>
    <w:tmpl w:val="DD44279C"/>
    <w:lvl w:ilvl="0" w:tplc="0407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18" w15:restartNumberingAfterBreak="0">
    <w:nsid w:val="585F07C0"/>
    <w:multiLevelType w:val="hybridMultilevel"/>
    <w:tmpl w:val="0F4657E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AF7C53"/>
    <w:multiLevelType w:val="hybridMultilevel"/>
    <w:tmpl w:val="03CCFD5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4F2B9A"/>
    <w:multiLevelType w:val="multilevel"/>
    <w:tmpl w:val="D15AF19A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6460160B"/>
    <w:multiLevelType w:val="hybridMultilevel"/>
    <w:tmpl w:val="A08EDB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A50F04"/>
    <w:multiLevelType w:val="hybridMultilevel"/>
    <w:tmpl w:val="674C2918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91F1A99"/>
    <w:multiLevelType w:val="multilevel"/>
    <w:tmpl w:val="2B082C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72532231"/>
    <w:multiLevelType w:val="hybridMultilevel"/>
    <w:tmpl w:val="FEE8C09E"/>
    <w:lvl w:ilvl="0" w:tplc="EFB81B66">
      <w:start w:val="1"/>
      <w:numFmt w:val="bullet"/>
      <w:lvlText w:val="·"/>
      <w:lvlJc w:val="left"/>
      <w:pPr>
        <w:ind w:left="644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1" w:tplc="EE6E9968">
      <w:start w:val="1"/>
      <w:numFmt w:val="bullet"/>
      <w:lvlText w:val="o"/>
      <w:lvlJc w:val="left"/>
      <w:pPr>
        <w:ind w:left="1364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7DE04B6">
      <w:start w:val="1"/>
      <w:numFmt w:val="bullet"/>
      <w:lvlText w:val="▪"/>
      <w:lvlJc w:val="left"/>
      <w:pPr>
        <w:ind w:left="2084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9B67FB4">
      <w:start w:val="1"/>
      <w:numFmt w:val="bullet"/>
      <w:lvlText w:val="·"/>
      <w:lvlJc w:val="left"/>
      <w:pPr>
        <w:ind w:left="2804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8404B20">
      <w:start w:val="1"/>
      <w:numFmt w:val="bullet"/>
      <w:lvlText w:val="o"/>
      <w:lvlJc w:val="left"/>
      <w:pPr>
        <w:ind w:left="3524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78CDF1C">
      <w:start w:val="1"/>
      <w:numFmt w:val="bullet"/>
      <w:lvlText w:val="▪"/>
      <w:lvlJc w:val="left"/>
      <w:pPr>
        <w:ind w:left="4244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BAACFE0">
      <w:start w:val="1"/>
      <w:numFmt w:val="bullet"/>
      <w:lvlText w:val="·"/>
      <w:lvlJc w:val="left"/>
      <w:pPr>
        <w:ind w:left="4964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BA40176">
      <w:start w:val="1"/>
      <w:numFmt w:val="bullet"/>
      <w:lvlText w:val="o"/>
      <w:lvlJc w:val="left"/>
      <w:pPr>
        <w:ind w:left="5684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78CDAF2">
      <w:start w:val="1"/>
      <w:numFmt w:val="bullet"/>
      <w:lvlText w:val="▪"/>
      <w:lvlJc w:val="left"/>
      <w:pPr>
        <w:ind w:left="6404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5" w15:restartNumberingAfterBreak="0">
    <w:nsid w:val="752845D4"/>
    <w:multiLevelType w:val="hybridMultilevel"/>
    <w:tmpl w:val="00982C54"/>
    <w:lvl w:ilvl="0" w:tplc="DD3ABC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C715A9"/>
    <w:multiLevelType w:val="hybridMultilevel"/>
    <w:tmpl w:val="5C76B764"/>
    <w:lvl w:ilvl="0" w:tplc="47FAC97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5D966D2"/>
    <w:multiLevelType w:val="hybridMultilevel"/>
    <w:tmpl w:val="95F2D612"/>
    <w:lvl w:ilvl="0" w:tplc="D6F64E7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68104AA"/>
    <w:multiLevelType w:val="hybridMultilevel"/>
    <w:tmpl w:val="2654DF98"/>
    <w:lvl w:ilvl="0" w:tplc="47FAC9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141548"/>
    <w:multiLevelType w:val="hybridMultilevel"/>
    <w:tmpl w:val="3392EF60"/>
    <w:lvl w:ilvl="0" w:tplc="47FAC9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7775C06"/>
    <w:multiLevelType w:val="hybridMultilevel"/>
    <w:tmpl w:val="3612B35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888440F"/>
    <w:multiLevelType w:val="hybridMultilevel"/>
    <w:tmpl w:val="6ED41A5E"/>
    <w:lvl w:ilvl="0" w:tplc="D6C2745E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 w:tplc="961A1078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E5A60E4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DACDC6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73E0B12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E640E62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020039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7000F36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E26C1F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2" w15:restartNumberingAfterBreak="0">
    <w:nsid w:val="79CA01BA"/>
    <w:multiLevelType w:val="hybridMultilevel"/>
    <w:tmpl w:val="D8E67B3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9CE3540"/>
    <w:multiLevelType w:val="hybridMultilevel"/>
    <w:tmpl w:val="ADEA57E6"/>
    <w:lvl w:ilvl="0" w:tplc="A89878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  <w:u w:val="none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B7060B"/>
    <w:multiLevelType w:val="hybridMultilevel"/>
    <w:tmpl w:val="2458AE8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7992620">
    <w:abstractNumId w:val="23"/>
  </w:num>
  <w:num w:numId="2" w16cid:durableId="710692717">
    <w:abstractNumId w:val="5"/>
  </w:num>
  <w:num w:numId="3" w16cid:durableId="2029524903">
    <w:abstractNumId w:val="20"/>
  </w:num>
  <w:num w:numId="4" w16cid:durableId="1415860484">
    <w:abstractNumId w:val="9"/>
  </w:num>
  <w:num w:numId="5" w16cid:durableId="1336346544">
    <w:abstractNumId w:val="6"/>
  </w:num>
  <w:num w:numId="6" w16cid:durableId="438764093">
    <w:abstractNumId w:val="34"/>
  </w:num>
  <w:num w:numId="7" w16cid:durableId="1696224103">
    <w:abstractNumId w:val="22"/>
  </w:num>
  <w:num w:numId="8" w16cid:durableId="1872525951">
    <w:abstractNumId w:val="17"/>
  </w:num>
  <w:num w:numId="9" w16cid:durableId="1733649398">
    <w:abstractNumId w:val="19"/>
  </w:num>
  <w:num w:numId="10" w16cid:durableId="1831672391">
    <w:abstractNumId w:val="15"/>
  </w:num>
  <w:num w:numId="11" w16cid:durableId="1672756786">
    <w:abstractNumId w:val="11"/>
  </w:num>
  <w:num w:numId="12" w16cid:durableId="1322736265">
    <w:abstractNumId w:val="27"/>
  </w:num>
  <w:num w:numId="13" w16cid:durableId="308243683">
    <w:abstractNumId w:val="3"/>
  </w:num>
  <w:num w:numId="14" w16cid:durableId="1569681177">
    <w:abstractNumId w:val="1"/>
  </w:num>
  <w:num w:numId="15" w16cid:durableId="2049211325">
    <w:abstractNumId w:val="28"/>
  </w:num>
  <w:num w:numId="16" w16cid:durableId="1554733295">
    <w:abstractNumId w:val="7"/>
  </w:num>
  <w:num w:numId="17" w16cid:durableId="279995918">
    <w:abstractNumId w:val="21"/>
  </w:num>
  <w:num w:numId="18" w16cid:durableId="1679431631">
    <w:abstractNumId w:val="8"/>
  </w:num>
  <w:num w:numId="19" w16cid:durableId="1051029197">
    <w:abstractNumId w:val="25"/>
  </w:num>
  <w:num w:numId="20" w16cid:durableId="664477063">
    <w:abstractNumId w:val="32"/>
  </w:num>
  <w:num w:numId="21" w16cid:durableId="409545802">
    <w:abstractNumId w:val="16"/>
  </w:num>
  <w:num w:numId="22" w16cid:durableId="844056920">
    <w:abstractNumId w:val="30"/>
  </w:num>
  <w:num w:numId="23" w16cid:durableId="91358324">
    <w:abstractNumId w:val="31"/>
  </w:num>
  <w:num w:numId="24" w16cid:durableId="1242444028">
    <w:abstractNumId w:val="12"/>
  </w:num>
  <w:num w:numId="25" w16cid:durableId="48309494">
    <w:abstractNumId w:val="13"/>
  </w:num>
  <w:num w:numId="26" w16cid:durableId="72707605">
    <w:abstractNumId w:val="24"/>
  </w:num>
  <w:num w:numId="27" w16cid:durableId="674460230">
    <w:abstractNumId w:val="10"/>
  </w:num>
  <w:num w:numId="28" w16cid:durableId="24907946">
    <w:abstractNumId w:val="33"/>
  </w:num>
  <w:num w:numId="29" w16cid:durableId="1379206582">
    <w:abstractNumId w:val="18"/>
  </w:num>
  <w:num w:numId="30" w16cid:durableId="1709639843">
    <w:abstractNumId w:val="2"/>
  </w:num>
  <w:num w:numId="31" w16cid:durableId="52435113">
    <w:abstractNumId w:val="14"/>
  </w:num>
  <w:num w:numId="32" w16cid:durableId="971406533">
    <w:abstractNumId w:val="26"/>
  </w:num>
  <w:num w:numId="33" w16cid:durableId="983510215">
    <w:abstractNumId w:val="29"/>
  </w:num>
  <w:num w:numId="34" w16cid:durableId="663168225">
    <w:abstractNumId w:val="4"/>
  </w:num>
  <w:num w:numId="35" w16cid:durableId="588588845">
    <w:abstractNumId w:val="0"/>
  </w:num>
  <w:num w:numId="36" w16cid:durableId="1939409361">
    <w:abstractNumId w:val="20"/>
  </w:num>
  <w:num w:numId="37" w16cid:durableId="1309020716">
    <w:abstractNumId w:val="2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an, Hami">
    <w15:presenceInfo w15:providerId="AD" w15:userId="S::hami.can@student.reutlingen-university.de::3e1b8560-8863-40fc-9bfc-c43916e63318"/>
  </w15:person>
  <w15:person w15:author="Catharina Freier">
    <w15:presenceInfo w15:providerId="AD" w15:userId="S::catharina.freier@pumpkincareeres.onmicrosoft.com::2a0dfad8-64e5-4aa7-8211-17b0a64b4045"/>
  </w15:person>
  <w15:person w15:author="David Döbele">
    <w15:presenceInfo w15:providerId="AD" w15:userId="S::david.doebele@pumpkinadvisory.onmicrosoft.com::a00222db-f5a0-4b93-9122-d1c61d86433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trackRevision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43BE"/>
    <w:rsid w:val="00000833"/>
    <w:rsid w:val="00001634"/>
    <w:rsid w:val="00001983"/>
    <w:rsid w:val="000078C8"/>
    <w:rsid w:val="00020A3F"/>
    <w:rsid w:val="000315B8"/>
    <w:rsid w:val="00041BEA"/>
    <w:rsid w:val="00041C1E"/>
    <w:rsid w:val="00042B18"/>
    <w:rsid w:val="000430B3"/>
    <w:rsid w:val="000440EF"/>
    <w:rsid w:val="00044582"/>
    <w:rsid w:val="00047900"/>
    <w:rsid w:val="00053721"/>
    <w:rsid w:val="000561A4"/>
    <w:rsid w:val="000623C3"/>
    <w:rsid w:val="0006469B"/>
    <w:rsid w:val="00064A5E"/>
    <w:rsid w:val="000A450E"/>
    <w:rsid w:val="000B45EA"/>
    <w:rsid w:val="000B69A5"/>
    <w:rsid w:val="000C1652"/>
    <w:rsid w:val="000C2E7F"/>
    <w:rsid w:val="000D13B5"/>
    <w:rsid w:val="000D26DF"/>
    <w:rsid w:val="000E1A36"/>
    <w:rsid w:val="000E54FD"/>
    <w:rsid w:val="000F2607"/>
    <w:rsid w:val="000F3417"/>
    <w:rsid w:val="000F3A17"/>
    <w:rsid w:val="000F7419"/>
    <w:rsid w:val="00100518"/>
    <w:rsid w:val="0012629E"/>
    <w:rsid w:val="00127984"/>
    <w:rsid w:val="00162D1F"/>
    <w:rsid w:val="001638D0"/>
    <w:rsid w:val="00165653"/>
    <w:rsid w:val="00181897"/>
    <w:rsid w:val="00185D0B"/>
    <w:rsid w:val="00190AE1"/>
    <w:rsid w:val="00197B16"/>
    <w:rsid w:val="001B3239"/>
    <w:rsid w:val="001B4D17"/>
    <w:rsid w:val="001C2B9D"/>
    <w:rsid w:val="001C4724"/>
    <w:rsid w:val="001E0CE3"/>
    <w:rsid w:val="001F4F9A"/>
    <w:rsid w:val="00200E9A"/>
    <w:rsid w:val="00215852"/>
    <w:rsid w:val="00222216"/>
    <w:rsid w:val="002243BE"/>
    <w:rsid w:val="00224505"/>
    <w:rsid w:val="002247C5"/>
    <w:rsid w:val="002412FA"/>
    <w:rsid w:val="00252FE1"/>
    <w:rsid w:val="00253F5D"/>
    <w:rsid w:val="00271920"/>
    <w:rsid w:val="002922F0"/>
    <w:rsid w:val="0029538A"/>
    <w:rsid w:val="002A0F53"/>
    <w:rsid w:val="002A3283"/>
    <w:rsid w:val="002B497F"/>
    <w:rsid w:val="002C58F2"/>
    <w:rsid w:val="002D5605"/>
    <w:rsid w:val="002D684A"/>
    <w:rsid w:val="002D7B0E"/>
    <w:rsid w:val="002E2946"/>
    <w:rsid w:val="00302006"/>
    <w:rsid w:val="003042E1"/>
    <w:rsid w:val="003149FD"/>
    <w:rsid w:val="00315B28"/>
    <w:rsid w:val="003174C7"/>
    <w:rsid w:val="00325440"/>
    <w:rsid w:val="00327A18"/>
    <w:rsid w:val="0033045D"/>
    <w:rsid w:val="003473AB"/>
    <w:rsid w:val="00351C6F"/>
    <w:rsid w:val="003559B7"/>
    <w:rsid w:val="00376974"/>
    <w:rsid w:val="00390CF1"/>
    <w:rsid w:val="003C1269"/>
    <w:rsid w:val="003C7ED5"/>
    <w:rsid w:val="003E3C52"/>
    <w:rsid w:val="003F60A8"/>
    <w:rsid w:val="00403024"/>
    <w:rsid w:val="00403712"/>
    <w:rsid w:val="00413B32"/>
    <w:rsid w:val="00432255"/>
    <w:rsid w:val="00457FB5"/>
    <w:rsid w:val="00461E0E"/>
    <w:rsid w:val="00463547"/>
    <w:rsid w:val="004700ED"/>
    <w:rsid w:val="004724BE"/>
    <w:rsid w:val="004728F5"/>
    <w:rsid w:val="00486D21"/>
    <w:rsid w:val="0048787A"/>
    <w:rsid w:val="004905BF"/>
    <w:rsid w:val="004916C3"/>
    <w:rsid w:val="004B2A1E"/>
    <w:rsid w:val="004D467B"/>
    <w:rsid w:val="0050166F"/>
    <w:rsid w:val="0053090D"/>
    <w:rsid w:val="00530C9E"/>
    <w:rsid w:val="00562C9A"/>
    <w:rsid w:val="00594626"/>
    <w:rsid w:val="00595CE5"/>
    <w:rsid w:val="00596E74"/>
    <w:rsid w:val="005A3218"/>
    <w:rsid w:val="005A78C5"/>
    <w:rsid w:val="005C02EB"/>
    <w:rsid w:val="005E1161"/>
    <w:rsid w:val="005F534D"/>
    <w:rsid w:val="005F77A9"/>
    <w:rsid w:val="00624626"/>
    <w:rsid w:val="006334D8"/>
    <w:rsid w:val="00657F67"/>
    <w:rsid w:val="006723E2"/>
    <w:rsid w:val="006A1488"/>
    <w:rsid w:val="006A3743"/>
    <w:rsid w:val="006A4CD8"/>
    <w:rsid w:val="006C2B07"/>
    <w:rsid w:val="006F0BF8"/>
    <w:rsid w:val="006F7175"/>
    <w:rsid w:val="0071253D"/>
    <w:rsid w:val="007157CF"/>
    <w:rsid w:val="007236EE"/>
    <w:rsid w:val="00760C0B"/>
    <w:rsid w:val="00796792"/>
    <w:rsid w:val="007A3851"/>
    <w:rsid w:val="007A66B3"/>
    <w:rsid w:val="007B18B7"/>
    <w:rsid w:val="007C541A"/>
    <w:rsid w:val="007D69D5"/>
    <w:rsid w:val="007F1C41"/>
    <w:rsid w:val="00810AFB"/>
    <w:rsid w:val="00814E0E"/>
    <w:rsid w:val="00827C4C"/>
    <w:rsid w:val="008403D4"/>
    <w:rsid w:val="00840D9D"/>
    <w:rsid w:val="00843ECA"/>
    <w:rsid w:val="00854E25"/>
    <w:rsid w:val="008611A2"/>
    <w:rsid w:val="00865AAB"/>
    <w:rsid w:val="00873D41"/>
    <w:rsid w:val="008806D1"/>
    <w:rsid w:val="008826E7"/>
    <w:rsid w:val="00892499"/>
    <w:rsid w:val="008978F7"/>
    <w:rsid w:val="008B2FB3"/>
    <w:rsid w:val="008B54E9"/>
    <w:rsid w:val="008B69A5"/>
    <w:rsid w:val="008C1B7D"/>
    <w:rsid w:val="008D252D"/>
    <w:rsid w:val="008D4FA3"/>
    <w:rsid w:val="0095364F"/>
    <w:rsid w:val="00964ABD"/>
    <w:rsid w:val="0097230C"/>
    <w:rsid w:val="0098454A"/>
    <w:rsid w:val="00985C37"/>
    <w:rsid w:val="009961DF"/>
    <w:rsid w:val="009A03CF"/>
    <w:rsid w:val="009A61AC"/>
    <w:rsid w:val="009E467B"/>
    <w:rsid w:val="009E5562"/>
    <w:rsid w:val="009E6005"/>
    <w:rsid w:val="009F04AB"/>
    <w:rsid w:val="009F098A"/>
    <w:rsid w:val="00A3239F"/>
    <w:rsid w:val="00A32D69"/>
    <w:rsid w:val="00A34E3E"/>
    <w:rsid w:val="00A360FE"/>
    <w:rsid w:val="00A37AFB"/>
    <w:rsid w:val="00A45D62"/>
    <w:rsid w:val="00A5202C"/>
    <w:rsid w:val="00A5538A"/>
    <w:rsid w:val="00A65A84"/>
    <w:rsid w:val="00A65C5C"/>
    <w:rsid w:val="00A7090D"/>
    <w:rsid w:val="00A76311"/>
    <w:rsid w:val="00A87F19"/>
    <w:rsid w:val="00A952FD"/>
    <w:rsid w:val="00AB080B"/>
    <w:rsid w:val="00AE0FA5"/>
    <w:rsid w:val="00AE5AF9"/>
    <w:rsid w:val="00AF6565"/>
    <w:rsid w:val="00AF74D1"/>
    <w:rsid w:val="00B0267F"/>
    <w:rsid w:val="00B052D3"/>
    <w:rsid w:val="00B07ECA"/>
    <w:rsid w:val="00B271BB"/>
    <w:rsid w:val="00B329E4"/>
    <w:rsid w:val="00B33094"/>
    <w:rsid w:val="00B507BD"/>
    <w:rsid w:val="00B52D14"/>
    <w:rsid w:val="00B6391E"/>
    <w:rsid w:val="00B934A1"/>
    <w:rsid w:val="00BB6F05"/>
    <w:rsid w:val="00BD7EAB"/>
    <w:rsid w:val="00BE28BF"/>
    <w:rsid w:val="00BE6E90"/>
    <w:rsid w:val="00BF5026"/>
    <w:rsid w:val="00C0686D"/>
    <w:rsid w:val="00C10BFE"/>
    <w:rsid w:val="00C1359A"/>
    <w:rsid w:val="00C20DAC"/>
    <w:rsid w:val="00C20F48"/>
    <w:rsid w:val="00C5417D"/>
    <w:rsid w:val="00C77231"/>
    <w:rsid w:val="00C90682"/>
    <w:rsid w:val="00C935B2"/>
    <w:rsid w:val="00CA14C9"/>
    <w:rsid w:val="00CA1B3D"/>
    <w:rsid w:val="00CA247F"/>
    <w:rsid w:val="00CA55BF"/>
    <w:rsid w:val="00CA7119"/>
    <w:rsid w:val="00CC1629"/>
    <w:rsid w:val="00CC2598"/>
    <w:rsid w:val="00CC2D4C"/>
    <w:rsid w:val="00CD1BAA"/>
    <w:rsid w:val="00CD508F"/>
    <w:rsid w:val="00CE67E7"/>
    <w:rsid w:val="00CF4774"/>
    <w:rsid w:val="00D039EF"/>
    <w:rsid w:val="00D06DB7"/>
    <w:rsid w:val="00D26952"/>
    <w:rsid w:val="00D31EA9"/>
    <w:rsid w:val="00D56FEA"/>
    <w:rsid w:val="00DA16CB"/>
    <w:rsid w:val="00DA5F96"/>
    <w:rsid w:val="00DB0CCF"/>
    <w:rsid w:val="00DB4233"/>
    <w:rsid w:val="00DF1A44"/>
    <w:rsid w:val="00DF2D81"/>
    <w:rsid w:val="00DF6687"/>
    <w:rsid w:val="00DF6DA1"/>
    <w:rsid w:val="00DF798A"/>
    <w:rsid w:val="00E064BB"/>
    <w:rsid w:val="00E1259E"/>
    <w:rsid w:val="00E139BE"/>
    <w:rsid w:val="00E30446"/>
    <w:rsid w:val="00E31885"/>
    <w:rsid w:val="00E31F60"/>
    <w:rsid w:val="00E33CA7"/>
    <w:rsid w:val="00E93EED"/>
    <w:rsid w:val="00EB16E3"/>
    <w:rsid w:val="00EB4087"/>
    <w:rsid w:val="00EB6AEB"/>
    <w:rsid w:val="00EC24F3"/>
    <w:rsid w:val="00EC33FE"/>
    <w:rsid w:val="00EC369F"/>
    <w:rsid w:val="00EC498F"/>
    <w:rsid w:val="00EE3C27"/>
    <w:rsid w:val="00F1133C"/>
    <w:rsid w:val="00F21C1E"/>
    <w:rsid w:val="00F24616"/>
    <w:rsid w:val="00F35763"/>
    <w:rsid w:val="00F53BCA"/>
    <w:rsid w:val="00F73BF0"/>
    <w:rsid w:val="00F75698"/>
    <w:rsid w:val="00F76505"/>
    <w:rsid w:val="00F912C3"/>
    <w:rsid w:val="00F9753E"/>
    <w:rsid w:val="00FA5D12"/>
    <w:rsid w:val="00FA6313"/>
    <w:rsid w:val="00FE3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09A06F"/>
  <w15:docId w15:val="{1867095B-5029-4B41-B90F-57070E8E1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71253D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71253D"/>
    <w:rPr>
      <w:rFonts w:ascii="Times New Roman" w:hAnsi="Times New Roman" w:cs="Times New Roman"/>
      <w:sz w:val="18"/>
      <w:szCs w:val="18"/>
    </w:rPr>
  </w:style>
  <w:style w:type="paragraph" w:styleId="berarbeitung">
    <w:name w:val="Revision"/>
    <w:hidden/>
    <w:uiPriority w:val="99"/>
    <w:semiHidden/>
    <w:rsid w:val="000E54FD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7236EE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7236EE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7236EE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7236EE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7236E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563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7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7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1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1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8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1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microsoft.com/office/2018/08/relationships/commentsExtensible" Target="commentsExtensible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6/09/relationships/commentsIds" Target="commentsIds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microsoft.com/office/2011/relationships/commentsExtended" Target="commentsExtended.xml"/><Relationship Id="rId4" Type="http://schemas.openxmlformats.org/officeDocument/2006/relationships/styles" Target="styles.xml"/><Relationship Id="rId9" Type="http://schemas.openxmlformats.org/officeDocument/2006/relationships/comments" Target="comment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P4VZcE/WTTmxSnFQw8hQgQS9x+g==">AMUW2mWxW+PmxmyndVXmVoL+QduqpQrpchUWsBAIe+OPveyK1mYronEdtmpR24Fo5r9QJKt3xH1de8s0wOdEpQ4BRJBBy7f37kSJTqrv9Zx2JAwk2ATd3pg=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9780A11-74BB-BC47-8A55-EB053671F0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435</Words>
  <Characters>2747</Characters>
  <Application>Microsoft Office Word</Application>
  <DocSecurity>0</DocSecurity>
  <Lines>22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Can, Hami</cp:lastModifiedBy>
  <cp:revision>14</cp:revision>
  <cp:lastPrinted>2024-11-30T15:04:00Z</cp:lastPrinted>
  <dcterms:created xsi:type="dcterms:W3CDTF">2024-12-01T22:02:00Z</dcterms:created>
  <dcterms:modified xsi:type="dcterms:W3CDTF">2025-02-13T18:25:00Z</dcterms:modified>
</cp:coreProperties>
</file>