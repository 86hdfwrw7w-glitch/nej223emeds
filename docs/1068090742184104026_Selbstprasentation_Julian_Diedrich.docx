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34C43A" w14:textId="1339F5A0" w:rsidR="00A173AE" w:rsidRPr="009B32B7" w:rsidRDefault="000707F4">
      <w:pPr>
        <w:rPr>
          <w:b/>
          <w:bCs/>
        </w:rPr>
      </w:pPr>
      <w:r w:rsidRPr="009B32B7">
        <w:rPr>
          <w:b/>
          <w:bCs/>
        </w:rPr>
        <w:t>Selbstpräsentation</w:t>
      </w:r>
    </w:p>
    <w:p w14:paraId="3190B1E6" w14:textId="170595EE" w:rsidR="000707F4" w:rsidRDefault="000707F4"/>
    <w:p w14:paraId="72F1B54E" w14:textId="7C7F375B" w:rsidR="009B32B7" w:rsidRPr="007A6265" w:rsidRDefault="00C52663" w:rsidP="00DA7F5A">
      <w:pPr>
        <w:jc w:val="both"/>
        <w:rPr>
          <w:sz w:val="22"/>
          <w:szCs w:val="22"/>
        </w:rPr>
      </w:pPr>
      <w:r w:rsidRPr="007A6265">
        <w:rPr>
          <w:sz w:val="22"/>
          <w:szCs w:val="22"/>
        </w:rPr>
        <w:t xml:space="preserve">Erst nochmal vielen Dank für die Einladung zum Interview, ich freue mich wirklich sehr </w:t>
      </w:r>
      <w:r w:rsidR="009B32B7" w:rsidRPr="007A6265">
        <w:rPr>
          <w:sz w:val="22"/>
          <w:szCs w:val="22"/>
        </w:rPr>
        <w:t>mit Ihnen heute ins</w:t>
      </w:r>
      <w:r w:rsidRPr="007A6265">
        <w:rPr>
          <w:sz w:val="22"/>
          <w:szCs w:val="22"/>
        </w:rPr>
        <w:t xml:space="preserve"> Gespräch</w:t>
      </w:r>
      <w:r w:rsidR="009B32B7" w:rsidRPr="007A6265">
        <w:rPr>
          <w:sz w:val="22"/>
          <w:szCs w:val="22"/>
        </w:rPr>
        <w:t xml:space="preserve"> zu kommen</w:t>
      </w:r>
      <w:r w:rsidRPr="007A6265">
        <w:rPr>
          <w:sz w:val="22"/>
          <w:szCs w:val="22"/>
        </w:rPr>
        <w:t xml:space="preserve">. </w:t>
      </w:r>
      <w:del w:id="0" w:author="jonas.stegh@pumpkincareers.com" w:date="2023-01-26T09:40:00Z">
        <w:r w:rsidRPr="007A6265" w:rsidDel="00802E27">
          <w:rPr>
            <w:sz w:val="22"/>
            <w:szCs w:val="22"/>
          </w:rPr>
          <w:delText xml:space="preserve">Ich würde meine eigene Vorstellung jetzt erst mal </w:delText>
        </w:r>
        <w:r w:rsidR="009B32B7" w:rsidRPr="007A6265" w:rsidDel="00802E27">
          <w:rPr>
            <w:sz w:val="22"/>
            <w:szCs w:val="22"/>
          </w:rPr>
          <w:delText xml:space="preserve">chronologisch </w:delText>
        </w:r>
        <w:r w:rsidRPr="007A6265" w:rsidDel="00802E27">
          <w:rPr>
            <w:sz w:val="22"/>
            <w:szCs w:val="22"/>
          </w:rPr>
          <w:delText>mit meiner Schul</w:delText>
        </w:r>
        <w:r w:rsidR="009B32B7" w:rsidRPr="007A6265" w:rsidDel="00802E27">
          <w:rPr>
            <w:sz w:val="22"/>
            <w:szCs w:val="22"/>
          </w:rPr>
          <w:delText>l</w:delText>
        </w:r>
        <w:r w:rsidRPr="007A6265" w:rsidDel="00802E27">
          <w:rPr>
            <w:sz w:val="22"/>
            <w:szCs w:val="22"/>
          </w:rPr>
          <w:delText xml:space="preserve">aufbahn </w:delText>
        </w:r>
        <w:r w:rsidR="009B32B7" w:rsidRPr="007A6265" w:rsidDel="00802E27">
          <w:rPr>
            <w:sz w:val="22"/>
            <w:szCs w:val="22"/>
          </w:rPr>
          <w:delText>b</w:delText>
        </w:r>
        <w:r w:rsidRPr="007A6265" w:rsidDel="00802E27">
          <w:rPr>
            <w:sz w:val="22"/>
            <w:szCs w:val="22"/>
          </w:rPr>
          <w:delText xml:space="preserve">eginnen. </w:delText>
        </w:r>
      </w:del>
      <w:del w:id="1" w:author="jonas.stegh@pumpkincareers.com" w:date="2023-01-26T09:41:00Z">
        <w:r w:rsidRPr="007A6265" w:rsidDel="00802E27">
          <w:rPr>
            <w:sz w:val="22"/>
            <w:szCs w:val="22"/>
          </w:rPr>
          <w:delText xml:space="preserve">Ich habe im Jahr 2017 mein Abitur am Karl-Ernst-Gymnasium in Amorbach </w:delText>
        </w:r>
        <w:r w:rsidR="009B32B7" w:rsidRPr="007A6265" w:rsidDel="00802E27">
          <w:rPr>
            <w:sz w:val="22"/>
            <w:szCs w:val="22"/>
          </w:rPr>
          <w:delText>absolviert</w:delText>
        </w:r>
        <w:r w:rsidRPr="007A6265" w:rsidDel="00802E27">
          <w:rPr>
            <w:sz w:val="22"/>
            <w:szCs w:val="22"/>
          </w:rPr>
          <w:delText xml:space="preserve">, einer Kleinstadt im bayrischen Odenwald. Damals </w:delText>
        </w:r>
        <w:r w:rsidR="009B32B7" w:rsidRPr="007A6265" w:rsidDel="00802E27">
          <w:rPr>
            <w:sz w:val="22"/>
            <w:szCs w:val="22"/>
          </w:rPr>
          <w:delText>zählten</w:delText>
        </w:r>
        <w:r w:rsidRPr="007A6265" w:rsidDel="00802E27">
          <w:rPr>
            <w:sz w:val="22"/>
            <w:szCs w:val="22"/>
          </w:rPr>
          <w:delText xml:space="preserve"> vor allem Wirtschaft- und Recht, Physik und Astrophysik </w:delText>
        </w:r>
        <w:r w:rsidR="009B32B7" w:rsidRPr="007A6265" w:rsidDel="00802E27">
          <w:rPr>
            <w:sz w:val="22"/>
            <w:szCs w:val="22"/>
          </w:rPr>
          <w:delText>zu meinen Lieblingsfächern</w:delText>
        </w:r>
        <w:r w:rsidRPr="007A6265" w:rsidDel="00802E27">
          <w:rPr>
            <w:sz w:val="22"/>
            <w:szCs w:val="22"/>
          </w:rPr>
          <w:delText>.</w:delText>
        </w:r>
      </w:del>
      <w:r w:rsidRPr="007A6265">
        <w:rPr>
          <w:sz w:val="22"/>
          <w:szCs w:val="22"/>
        </w:rPr>
        <w:t xml:space="preserve"> </w:t>
      </w:r>
    </w:p>
    <w:p w14:paraId="7918A961" w14:textId="77777777" w:rsidR="00240B2A" w:rsidRPr="007A6265" w:rsidRDefault="00240B2A" w:rsidP="00DA7F5A">
      <w:pPr>
        <w:jc w:val="both"/>
        <w:rPr>
          <w:sz w:val="22"/>
          <w:szCs w:val="22"/>
        </w:rPr>
      </w:pPr>
    </w:p>
    <w:p w14:paraId="179F203D" w14:textId="46C19E27" w:rsidR="00240B2A" w:rsidRPr="007A6265" w:rsidRDefault="009B32B7" w:rsidP="00DA7F5A">
      <w:pPr>
        <w:jc w:val="both"/>
        <w:rPr>
          <w:sz w:val="22"/>
          <w:szCs w:val="22"/>
        </w:rPr>
      </w:pPr>
      <w:r w:rsidRPr="007A6265">
        <w:rPr>
          <w:sz w:val="22"/>
          <w:szCs w:val="22"/>
        </w:rPr>
        <w:t xml:space="preserve">In der 10. Klasse kam ich dann auch das erste </w:t>
      </w:r>
      <w:r w:rsidR="004F764B" w:rsidRPr="007A6265">
        <w:rPr>
          <w:sz w:val="22"/>
          <w:szCs w:val="22"/>
        </w:rPr>
        <w:t>Mal</w:t>
      </w:r>
      <w:r w:rsidRPr="007A6265">
        <w:rPr>
          <w:sz w:val="22"/>
          <w:szCs w:val="22"/>
        </w:rPr>
        <w:t xml:space="preserve"> so richtig mit dem Thema Börse und Kapitalmärkte in Berührung. Wir konnten nämlich i</w:t>
      </w:r>
      <w:r w:rsidR="00C52663" w:rsidRPr="007A6265">
        <w:rPr>
          <w:sz w:val="22"/>
          <w:szCs w:val="22"/>
        </w:rPr>
        <w:t>m Rahmen des Fachs Wirtschaft- und Recht am Planspiel-Börse teilnehmen</w:t>
      </w:r>
      <w:r w:rsidRPr="007A6265">
        <w:rPr>
          <w:sz w:val="22"/>
          <w:szCs w:val="22"/>
        </w:rPr>
        <w:t xml:space="preserve">. Dieser Deutschlandweite Wettbewerb wird jedes </w:t>
      </w:r>
      <w:r w:rsidR="00C52663" w:rsidRPr="007A6265">
        <w:rPr>
          <w:sz w:val="22"/>
          <w:szCs w:val="22"/>
        </w:rPr>
        <w:t xml:space="preserve">von der Sparkasse organisiert wird und </w:t>
      </w:r>
      <w:r w:rsidR="004F764B" w:rsidRPr="007A6265">
        <w:rPr>
          <w:sz w:val="22"/>
          <w:szCs w:val="22"/>
        </w:rPr>
        <w:t>Sieger ist am Ende derjenige der sein Spielkapital am geschicktesten durch Transaktionen an der Börse vermehr</w:t>
      </w:r>
      <w:r w:rsidR="00DA7F5A" w:rsidRPr="007A6265">
        <w:rPr>
          <w:sz w:val="22"/>
          <w:szCs w:val="22"/>
        </w:rPr>
        <w:t>en</w:t>
      </w:r>
      <w:r w:rsidR="004F764B" w:rsidRPr="007A6265">
        <w:rPr>
          <w:sz w:val="22"/>
          <w:szCs w:val="22"/>
        </w:rPr>
        <w:t xml:space="preserve"> konnte. Es hat zwar leider nicht zum Sieg gereicht, allerdings habe ich durch die Teilnahme </w:t>
      </w:r>
      <w:r w:rsidR="009D6655" w:rsidRPr="007A6265">
        <w:rPr>
          <w:sz w:val="22"/>
          <w:szCs w:val="22"/>
        </w:rPr>
        <w:t xml:space="preserve">großen </w:t>
      </w:r>
      <w:r w:rsidR="004F764B" w:rsidRPr="007A6265">
        <w:rPr>
          <w:sz w:val="22"/>
          <w:szCs w:val="22"/>
        </w:rPr>
        <w:t xml:space="preserve">Spaß daran gefunden Geschäftsmodelle von großen Unternehmen wie VW oder </w:t>
      </w:r>
      <w:r w:rsidR="009D6655" w:rsidRPr="007A6265">
        <w:rPr>
          <w:sz w:val="22"/>
          <w:szCs w:val="22"/>
        </w:rPr>
        <w:t>Facebook genauer zu analysieren und</w:t>
      </w:r>
      <w:r w:rsidR="004F764B" w:rsidRPr="007A6265">
        <w:rPr>
          <w:sz w:val="22"/>
          <w:szCs w:val="22"/>
        </w:rPr>
        <w:t xml:space="preserve"> </w:t>
      </w:r>
      <w:r w:rsidR="009D6655" w:rsidRPr="007A6265">
        <w:rPr>
          <w:sz w:val="22"/>
          <w:szCs w:val="22"/>
        </w:rPr>
        <w:t xml:space="preserve">mich über die täglichen Geschehnisse in Wirtschaft und Politik zu informieren. Da ich zeitgleich auch sehr Technikbegeistert war und seit meiner Kindheit </w:t>
      </w:r>
      <w:r w:rsidR="00380FAF">
        <w:rPr>
          <w:sz w:val="22"/>
          <w:szCs w:val="22"/>
        </w:rPr>
        <w:t xml:space="preserve">besonders </w:t>
      </w:r>
      <w:r w:rsidR="009D6655" w:rsidRPr="007A6265">
        <w:rPr>
          <w:sz w:val="22"/>
          <w:szCs w:val="22"/>
        </w:rPr>
        <w:t xml:space="preserve">Autos und Motoren </w:t>
      </w:r>
      <w:r w:rsidR="00240B2A" w:rsidRPr="007A6265">
        <w:rPr>
          <w:sz w:val="22"/>
          <w:szCs w:val="22"/>
        </w:rPr>
        <w:t>sehr faszinierend fand</w:t>
      </w:r>
      <w:r w:rsidR="009D6655" w:rsidRPr="007A6265">
        <w:rPr>
          <w:sz w:val="22"/>
          <w:szCs w:val="22"/>
        </w:rPr>
        <w:t xml:space="preserve">, entschied ich mich dazu, direkt im Anschluss nach dem Abi, Wirtschaftsingenieurwesen mit Fachrichtung Maschinenbau zu studieren. Denn ich dachte dies wäre aufgrund der Mischung aus Technik und Wirtschaft der perfekte Studiengang für mich. </w:t>
      </w:r>
    </w:p>
    <w:p w14:paraId="155AE7BA" w14:textId="77777777" w:rsidR="00240B2A" w:rsidRPr="007A6265" w:rsidRDefault="00240B2A" w:rsidP="00DA7F5A">
      <w:pPr>
        <w:jc w:val="both"/>
        <w:rPr>
          <w:sz w:val="22"/>
          <w:szCs w:val="22"/>
        </w:rPr>
      </w:pPr>
    </w:p>
    <w:p w14:paraId="4C5588FA" w14:textId="322DE076" w:rsidR="000707F4" w:rsidRPr="007A6265" w:rsidRDefault="00240B2A" w:rsidP="00DA7F5A">
      <w:pPr>
        <w:jc w:val="both"/>
        <w:rPr>
          <w:sz w:val="22"/>
          <w:szCs w:val="22"/>
        </w:rPr>
      </w:pPr>
      <w:r w:rsidRPr="007A6265">
        <w:rPr>
          <w:sz w:val="22"/>
          <w:szCs w:val="22"/>
        </w:rPr>
        <w:t>Innerhalb der ersten Semester</w:t>
      </w:r>
      <w:r w:rsidR="009D6655" w:rsidRPr="007A6265">
        <w:rPr>
          <w:sz w:val="22"/>
          <w:szCs w:val="22"/>
        </w:rPr>
        <w:t xml:space="preserve"> musste ich dann aber feststellen, dass ich mich mehr für die </w:t>
      </w:r>
      <w:r w:rsidRPr="007A6265">
        <w:rPr>
          <w:sz w:val="22"/>
          <w:szCs w:val="22"/>
        </w:rPr>
        <w:t>BWL-Module</w:t>
      </w:r>
      <w:r w:rsidR="009D6655" w:rsidRPr="007A6265">
        <w:rPr>
          <w:sz w:val="22"/>
          <w:szCs w:val="22"/>
        </w:rPr>
        <w:t xml:space="preserve"> begeistern konnte und die Maschinenbau</w:t>
      </w:r>
      <w:r w:rsidRPr="007A6265">
        <w:rPr>
          <w:sz w:val="22"/>
          <w:szCs w:val="22"/>
        </w:rPr>
        <w:t>f</w:t>
      </w:r>
      <w:r w:rsidR="009D6655" w:rsidRPr="007A6265">
        <w:rPr>
          <w:sz w:val="22"/>
          <w:szCs w:val="22"/>
        </w:rPr>
        <w:t xml:space="preserve">ächer eher zur Qual für mich wurden. </w:t>
      </w:r>
      <w:r w:rsidRPr="007A6265">
        <w:rPr>
          <w:sz w:val="22"/>
          <w:szCs w:val="22"/>
        </w:rPr>
        <w:t xml:space="preserve">Deshalb schaute ich mich nach reinen Wirtschaftsstudiengängen um. Dabei bin ich auf die Frankfurt School gestoßen und entschied mich dann im Sommer 2019 </w:t>
      </w:r>
      <w:r w:rsidR="00730685" w:rsidRPr="007A6265">
        <w:rPr>
          <w:sz w:val="22"/>
          <w:szCs w:val="22"/>
        </w:rPr>
        <w:t xml:space="preserve">dazu </w:t>
      </w:r>
      <w:r w:rsidRPr="007A6265">
        <w:rPr>
          <w:sz w:val="22"/>
          <w:szCs w:val="22"/>
        </w:rPr>
        <w:t xml:space="preserve">dort </w:t>
      </w:r>
      <w:r w:rsidR="00730685" w:rsidRPr="007A6265">
        <w:rPr>
          <w:sz w:val="22"/>
          <w:szCs w:val="22"/>
        </w:rPr>
        <w:t xml:space="preserve">ein </w:t>
      </w:r>
      <w:r w:rsidRPr="007A6265">
        <w:rPr>
          <w:sz w:val="22"/>
          <w:szCs w:val="22"/>
        </w:rPr>
        <w:t>BWL</w:t>
      </w:r>
      <w:r w:rsidR="00730685" w:rsidRPr="007A6265">
        <w:rPr>
          <w:sz w:val="22"/>
          <w:szCs w:val="22"/>
        </w:rPr>
        <w:t xml:space="preserve">-Studium </w:t>
      </w:r>
      <w:r w:rsidRPr="007A6265">
        <w:rPr>
          <w:sz w:val="22"/>
          <w:szCs w:val="22"/>
        </w:rPr>
        <w:t xml:space="preserve">mit Fokus auf Banking &amp; Finance zu </w:t>
      </w:r>
      <w:r w:rsidR="00730685" w:rsidRPr="007A6265">
        <w:rPr>
          <w:sz w:val="22"/>
          <w:szCs w:val="22"/>
        </w:rPr>
        <w:t>beginnen</w:t>
      </w:r>
      <w:r w:rsidRPr="007A6265">
        <w:rPr>
          <w:sz w:val="22"/>
          <w:szCs w:val="22"/>
        </w:rPr>
        <w:t xml:space="preserve">. Dieser Wechsel ist mir </w:t>
      </w:r>
      <w:r w:rsidR="00730685" w:rsidRPr="007A6265">
        <w:rPr>
          <w:sz w:val="22"/>
          <w:szCs w:val="22"/>
        </w:rPr>
        <w:t>damals</w:t>
      </w:r>
      <w:r w:rsidRPr="007A6265">
        <w:rPr>
          <w:sz w:val="22"/>
          <w:szCs w:val="22"/>
        </w:rPr>
        <w:t xml:space="preserve"> nicht leichtgefallen, da sich dies im ersten Moment wie eine Niederlage für mich anfühlte</w:t>
      </w:r>
      <w:r w:rsidR="00730685" w:rsidRPr="007A6265">
        <w:rPr>
          <w:sz w:val="22"/>
          <w:szCs w:val="22"/>
        </w:rPr>
        <w:t xml:space="preserve">, da ich bisher immer alles </w:t>
      </w:r>
      <w:r w:rsidR="00380FAF">
        <w:rPr>
          <w:sz w:val="22"/>
          <w:szCs w:val="22"/>
        </w:rPr>
        <w:t>B</w:t>
      </w:r>
      <w:r w:rsidR="00730685" w:rsidRPr="007A6265">
        <w:rPr>
          <w:sz w:val="22"/>
          <w:szCs w:val="22"/>
        </w:rPr>
        <w:t>egonnen</w:t>
      </w:r>
      <w:r w:rsidR="00380FAF">
        <w:rPr>
          <w:sz w:val="22"/>
          <w:szCs w:val="22"/>
        </w:rPr>
        <w:t>e</w:t>
      </w:r>
      <w:r w:rsidR="00730685" w:rsidRPr="007A6265">
        <w:rPr>
          <w:sz w:val="22"/>
          <w:szCs w:val="22"/>
        </w:rPr>
        <w:t xml:space="preserve"> auch durchgezogen hatte.</w:t>
      </w:r>
      <w:r w:rsidRPr="007A6265">
        <w:rPr>
          <w:sz w:val="22"/>
          <w:szCs w:val="22"/>
        </w:rPr>
        <w:t xml:space="preserve"> </w:t>
      </w:r>
      <w:r w:rsidR="00730685" w:rsidRPr="007A6265">
        <w:rPr>
          <w:sz w:val="22"/>
          <w:szCs w:val="22"/>
        </w:rPr>
        <w:t>Allerdings erkannte ich</w:t>
      </w:r>
      <w:r w:rsidRPr="007A6265">
        <w:rPr>
          <w:sz w:val="22"/>
          <w:szCs w:val="22"/>
        </w:rPr>
        <w:t xml:space="preserve"> </w:t>
      </w:r>
      <w:r w:rsidR="00730685" w:rsidRPr="007A6265">
        <w:rPr>
          <w:sz w:val="22"/>
          <w:szCs w:val="22"/>
        </w:rPr>
        <w:t xml:space="preserve">dann </w:t>
      </w:r>
      <w:r w:rsidRPr="007A6265">
        <w:rPr>
          <w:sz w:val="22"/>
          <w:szCs w:val="22"/>
        </w:rPr>
        <w:t xml:space="preserve">nach der ersten Vorlesungswoche </w:t>
      </w:r>
      <w:r w:rsidR="00730685" w:rsidRPr="007A6265">
        <w:rPr>
          <w:sz w:val="22"/>
          <w:szCs w:val="22"/>
        </w:rPr>
        <w:t>bereits</w:t>
      </w:r>
      <w:r w:rsidRPr="007A6265">
        <w:rPr>
          <w:sz w:val="22"/>
          <w:szCs w:val="22"/>
        </w:rPr>
        <w:t>, dass die</w:t>
      </w:r>
      <w:r w:rsidR="00551B6B">
        <w:rPr>
          <w:sz w:val="22"/>
          <w:szCs w:val="22"/>
        </w:rPr>
        <w:t>se Entscheidung</w:t>
      </w:r>
      <w:r w:rsidRPr="007A6265">
        <w:rPr>
          <w:sz w:val="22"/>
          <w:szCs w:val="22"/>
        </w:rPr>
        <w:t xml:space="preserve"> auf jeden Fall die richtige für mich gewesen ist</w:t>
      </w:r>
      <w:r w:rsidR="00730685" w:rsidRPr="007A6265">
        <w:rPr>
          <w:sz w:val="22"/>
          <w:szCs w:val="22"/>
        </w:rPr>
        <w:t xml:space="preserve">. Zum einen </w:t>
      </w:r>
      <w:proofErr w:type="spellStart"/>
      <w:r w:rsidR="00730685" w:rsidRPr="007A6265">
        <w:rPr>
          <w:sz w:val="22"/>
          <w:szCs w:val="22"/>
        </w:rPr>
        <w:t>fande</w:t>
      </w:r>
      <w:proofErr w:type="spellEnd"/>
      <w:r w:rsidR="00730685" w:rsidRPr="007A6265">
        <w:rPr>
          <w:sz w:val="22"/>
          <w:szCs w:val="22"/>
        </w:rPr>
        <w:t xml:space="preserve"> ich die Finance-Module sehr spannend, aber auch die Lernumgebung durch die viel kleineren Klassen</w:t>
      </w:r>
      <w:r w:rsidR="00551B6B">
        <w:rPr>
          <w:sz w:val="22"/>
          <w:szCs w:val="22"/>
        </w:rPr>
        <w:t xml:space="preserve"> und Nähe zu den Professoren</w:t>
      </w:r>
      <w:r w:rsidR="00730685" w:rsidRPr="007A6265">
        <w:rPr>
          <w:sz w:val="22"/>
          <w:szCs w:val="22"/>
        </w:rPr>
        <w:t>, machten Lust auf mehr.</w:t>
      </w:r>
    </w:p>
    <w:p w14:paraId="1C552E03" w14:textId="0AD2F84B" w:rsidR="00730685" w:rsidRPr="007A6265" w:rsidRDefault="00730685" w:rsidP="00DA7F5A">
      <w:pPr>
        <w:jc w:val="both"/>
        <w:rPr>
          <w:sz w:val="22"/>
          <w:szCs w:val="22"/>
        </w:rPr>
      </w:pPr>
    </w:p>
    <w:p w14:paraId="13C22D90" w14:textId="1FD80288" w:rsidR="007D4BD7" w:rsidRPr="007A6265" w:rsidRDefault="00730685" w:rsidP="00DA7F5A">
      <w:pPr>
        <w:jc w:val="both"/>
        <w:rPr>
          <w:sz w:val="22"/>
          <w:szCs w:val="22"/>
        </w:rPr>
      </w:pPr>
      <w:r w:rsidRPr="007A6265">
        <w:rPr>
          <w:sz w:val="22"/>
          <w:szCs w:val="22"/>
        </w:rPr>
        <w:t xml:space="preserve">Da </w:t>
      </w:r>
      <w:r w:rsidR="00587059" w:rsidRPr="007A6265">
        <w:rPr>
          <w:sz w:val="22"/>
          <w:szCs w:val="22"/>
        </w:rPr>
        <w:t xml:space="preserve">es sehr viele </w:t>
      </w:r>
      <w:r w:rsidR="007D4BD7" w:rsidRPr="007A6265">
        <w:rPr>
          <w:sz w:val="22"/>
          <w:szCs w:val="22"/>
        </w:rPr>
        <w:t>verschiedene Berufe</w:t>
      </w:r>
      <w:r w:rsidRPr="007A6265">
        <w:rPr>
          <w:sz w:val="22"/>
          <w:szCs w:val="22"/>
        </w:rPr>
        <w:t xml:space="preserve"> im </w:t>
      </w:r>
      <w:r w:rsidR="007D4BD7" w:rsidRPr="007A6265">
        <w:rPr>
          <w:sz w:val="22"/>
          <w:szCs w:val="22"/>
        </w:rPr>
        <w:t xml:space="preserve">Wirtschafts- und </w:t>
      </w:r>
      <w:r w:rsidRPr="007A6265">
        <w:rPr>
          <w:sz w:val="22"/>
          <w:szCs w:val="22"/>
        </w:rPr>
        <w:t>Finan</w:t>
      </w:r>
      <w:r w:rsidR="00587059" w:rsidRPr="007A6265">
        <w:rPr>
          <w:sz w:val="22"/>
          <w:szCs w:val="22"/>
        </w:rPr>
        <w:t>cebereich</w:t>
      </w:r>
      <w:r w:rsidRPr="007A6265">
        <w:rPr>
          <w:sz w:val="22"/>
          <w:szCs w:val="22"/>
        </w:rPr>
        <w:t xml:space="preserve"> </w:t>
      </w:r>
      <w:r w:rsidR="007D4BD7" w:rsidRPr="007A6265">
        <w:rPr>
          <w:sz w:val="22"/>
          <w:szCs w:val="22"/>
        </w:rPr>
        <w:t xml:space="preserve">gibt, </w:t>
      </w:r>
      <w:r w:rsidRPr="007A6265">
        <w:rPr>
          <w:sz w:val="22"/>
          <w:szCs w:val="22"/>
        </w:rPr>
        <w:t xml:space="preserve">war mir von Anfang an klar, dass ich </w:t>
      </w:r>
      <w:r w:rsidR="007D4BD7" w:rsidRPr="007A6265">
        <w:rPr>
          <w:sz w:val="22"/>
          <w:szCs w:val="22"/>
        </w:rPr>
        <w:t xml:space="preserve">parallel zum Studium </w:t>
      </w:r>
      <w:r w:rsidRPr="007A6265">
        <w:rPr>
          <w:sz w:val="22"/>
          <w:szCs w:val="22"/>
        </w:rPr>
        <w:t xml:space="preserve">einige Praktika machen </w:t>
      </w:r>
      <w:r w:rsidR="007D4BD7" w:rsidRPr="007A6265">
        <w:rPr>
          <w:sz w:val="22"/>
          <w:szCs w:val="22"/>
        </w:rPr>
        <w:t>will</w:t>
      </w:r>
      <w:r w:rsidRPr="007A6265">
        <w:rPr>
          <w:sz w:val="22"/>
          <w:szCs w:val="22"/>
        </w:rPr>
        <w:t>, um herauszufinden, was am besten zu mir passt. So habe ich nach dem ersten Semester mein erstes Praktikum im Bereich Asset Management gemacht</w:t>
      </w:r>
      <w:r w:rsidR="00587059" w:rsidRPr="007A6265">
        <w:rPr>
          <w:sz w:val="22"/>
          <w:szCs w:val="22"/>
        </w:rPr>
        <w:t xml:space="preserve">, wo ich viele Recherchetätigkeit </w:t>
      </w:r>
      <w:r w:rsidR="007D4BD7" w:rsidRPr="007A6265">
        <w:rPr>
          <w:sz w:val="22"/>
          <w:szCs w:val="22"/>
        </w:rPr>
        <w:t>ausführte</w:t>
      </w:r>
      <w:r w:rsidR="00551B6B">
        <w:rPr>
          <w:sz w:val="22"/>
          <w:szCs w:val="22"/>
        </w:rPr>
        <w:t>.</w:t>
      </w:r>
      <w:r w:rsidR="007D4BD7" w:rsidRPr="007A6265">
        <w:rPr>
          <w:sz w:val="22"/>
          <w:szCs w:val="22"/>
        </w:rPr>
        <w:t xml:space="preserve"> </w:t>
      </w:r>
      <w:r w:rsidR="00551B6B">
        <w:rPr>
          <w:sz w:val="22"/>
          <w:szCs w:val="22"/>
        </w:rPr>
        <w:t xml:space="preserve">Insbesondere las ich </w:t>
      </w:r>
      <w:r w:rsidR="007D4BD7" w:rsidRPr="007A6265">
        <w:rPr>
          <w:sz w:val="22"/>
          <w:szCs w:val="22"/>
        </w:rPr>
        <w:t>Quartalsberichte</w:t>
      </w:r>
      <w:r w:rsidR="00551B6B">
        <w:rPr>
          <w:sz w:val="22"/>
          <w:szCs w:val="22"/>
        </w:rPr>
        <w:t xml:space="preserve"> von</w:t>
      </w:r>
      <w:r w:rsidR="007D4BD7" w:rsidRPr="007A6265">
        <w:rPr>
          <w:sz w:val="22"/>
          <w:szCs w:val="22"/>
        </w:rPr>
        <w:t xml:space="preserve"> </w:t>
      </w:r>
      <w:r w:rsidR="00551B6B">
        <w:rPr>
          <w:sz w:val="22"/>
          <w:szCs w:val="22"/>
        </w:rPr>
        <w:t xml:space="preserve"> SDAX- und MDAX-Unternehmen</w:t>
      </w:r>
      <w:r w:rsidR="007D4BD7" w:rsidRPr="007A6265">
        <w:rPr>
          <w:sz w:val="22"/>
          <w:szCs w:val="22"/>
        </w:rPr>
        <w:t xml:space="preserve"> und</w:t>
      </w:r>
      <w:r w:rsidR="00551B6B">
        <w:rPr>
          <w:sz w:val="22"/>
          <w:szCs w:val="22"/>
        </w:rPr>
        <w:t xml:space="preserve"> arbeitete</w:t>
      </w:r>
      <w:r w:rsidR="007D4BD7" w:rsidRPr="007A6265">
        <w:rPr>
          <w:sz w:val="22"/>
          <w:szCs w:val="22"/>
        </w:rPr>
        <w:t xml:space="preserve"> an der Erstellung von Publikationen wie </w:t>
      </w:r>
      <w:r w:rsidR="007B3349" w:rsidRPr="007A6265">
        <w:rPr>
          <w:sz w:val="22"/>
          <w:szCs w:val="22"/>
        </w:rPr>
        <w:t>Morning Reports</w:t>
      </w:r>
      <w:r w:rsidR="007D4BD7" w:rsidRPr="007A6265">
        <w:rPr>
          <w:sz w:val="22"/>
          <w:szCs w:val="22"/>
        </w:rPr>
        <w:t xml:space="preserve"> </w:t>
      </w:r>
      <w:r w:rsidR="007B3349" w:rsidRPr="007A6265">
        <w:rPr>
          <w:sz w:val="22"/>
          <w:szCs w:val="22"/>
        </w:rPr>
        <w:t xml:space="preserve">und Weekly Previews </w:t>
      </w:r>
      <w:r w:rsidR="007D4BD7" w:rsidRPr="007A6265">
        <w:rPr>
          <w:sz w:val="22"/>
          <w:szCs w:val="22"/>
        </w:rPr>
        <w:t>mit.</w:t>
      </w:r>
    </w:p>
    <w:p w14:paraId="48F3FE31" w14:textId="77777777" w:rsidR="00DA7F5A" w:rsidRPr="007A6265" w:rsidRDefault="00DA7F5A" w:rsidP="00DA7F5A">
      <w:pPr>
        <w:jc w:val="both"/>
        <w:rPr>
          <w:sz w:val="22"/>
          <w:szCs w:val="22"/>
        </w:rPr>
      </w:pPr>
    </w:p>
    <w:p w14:paraId="7DB2043E" w14:textId="3CE5D194" w:rsidR="007D4BD7" w:rsidRPr="007A6265" w:rsidRDefault="007B3349" w:rsidP="00DA7F5A">
      <w:pPr>
        <w:jc w:val="both"/>
        <w:rPr>
          <w:sz w:val="22"/>
          <w:szCs w:val="22"/>
        </w:rPr>
      </w:pPr>
      <w:r w:rsidRPr="007A6265">
        <w:rPr>
          <w:sz w:val="22"/>
          <w:szCs w:val="22"/>
        </w:rPr>
        <w:t>W</w:t>
      </w:r>
      <w:r w:rsidR="007D4BD7" w:rsidRPr="007A6265">
        <w:rPr>
          <w:sz w:val="22"/>
          <w:szCs w:val="22"/>
        </w:rPr>
        <w:t xml:space="preserve">enige Wochen später </w:t>
      </w:r>
      <w:r w:rsidRPr="007A6265">
        <w:rPr>
          <w:sz w:val="22"/>
          <w:szCs w:val="22"/>
        </w:rPr>
        <w:t xml:space="preserve">brach dann die Coronapandemie, wodurch es zu Beginn deutlich schwieriger wurde, Praktikumsstellen für die Semesterferien zu finden. Ich konnte mir dann aber für Herbst 2020 ein Praktikum im Corporate Banking bei der Commerzbank sichern, das dann aber blöderweise innerhalb der Vorlesungszeiten und Klausurenphase lag. Es war nicht immer leicht ein Vollzeitstudium und eine 40-50 Arbeitsstundenwoche unter einen Hut zu bekommen. Im Nachhinein konnte ich </w:t>
      </w:r>
      <w:r w:rsidR="00DA7F5A" w:rsidRPr="007A6265">
        <w:rPr>
          <w:sz w:val="22"/>
          <w:szCs w:val="22"/>
        </w:rPr>
        <w:t>dadurch allerdings mein</w:t>
      </w:r>
      <w:r w:rsidRPr="007A6265">
        <w:rPr>
          <w:sz w:val="22"/>
          <w:szCs w:val="22"/>
        </w:rPr>
        <w:t xml:space="preserve"> </w:t>
      </w:r>
      <w:r w:rsidR="00DA7F5A" w:rsidRPr="007A6265">
        <w:rPr>
          <w:sz w:val="22"/>
          <w:szCs w:val="22"/>
        </w:rPr>
        <w:t xml:space="preserve">Zeitmanagement deutlich verbessern und meine Belastbarkeit unter Beweis stellen. Im Praktikum selbst </w:t>
      </w:r>
      <w:r w:rsidR="00D56495" w:rsidRPr="007A6265">
        <w:rPr>
          <w:sz w:val="22"/>
          <w:szCs w:val="22"/>
        </w:rPr>
        <w:t xml:space="preserve">unterstütze ich die Firmenkundenbetreuer im täglichen Geschäft mit den Kunden. Unter anderem bereitete ich Kundengespräche vor, erstellte Strategiepräsentationen und analysierte Unternehmensinformationen und Sektoren, das für das Kreditgeschäft benötigt wurde. </w:t>
      </w:r>
      <w:r w:rsidR="00912CC2" w:rsidRPr="007A6265">
        <w:rPr>
          <w:sz w:val="22"/>
          <w:szCs w:val="22"/>
        </w:rPr>
        <w:t>Highlight des Praktikums war die Mitarbeit an der Abwicklung eines Konsortialkredits im hohen zweistelligen Millionenbereich.</w:t>
      </w:r>
    </w:p>
    <w:p w14:paraId="6DD99779" w14:textId="57A6011E" w:rsidR="00912CC2" w:rsidRPr="007A6265" w:rsidRDefault="00912CC2" w:rsidP="00551B6B">
      <w:pPr>
        <w:pStyle w:val="NormalWeb"/>
        <w:jc w:val="both"/>
        <w:rPr>
          <w:rFonts w:asciiTheme="minorHAnsi" w:eastAsiaTheme="minorHAnsi" w:hAnsiTheme="minorHAnsi" w:cstheme="minorBidi"/>
          <w:sz w:val="22"/>
          <w:szCs w:val="22"/>
          <w:lang w:eastAsia="en-US"/>
        </w:rPr>
      </w:pPr>
      <w:r w:rsidRPr="007A6265">
        <w:rPr>
          <w:rFonts w:asciiTheme="minorHAnsi" w:eastAsiaTheme="minorHAnsi" w:hAnsiTheme="minorHAnsi" w:cstheme="minorBidi"/>
          <w:sz w:val="22"/>
          <w:szCs w:val="22"/>
          <w:lang w:eastAsia="en-US"/>
        </w:rPr>
        <w:t>Da</w:t>
      </w:r>
      <w:r w:rsidR="00551B6B">
        <w:rPr>
          <w:rFonts w:asciiTheme="minorHAnsi" w:eastAsiaTheme="minorHAnsi" w:hAnsiTheme="minorHAnsi" w:cstheme="minorBidi"/>
          <w:sz w:val="22"/>
          <w:szCs w:val="22"/>
          <w:lang w:eastAsia="en-US"/>
        </w:rPr>
        <w:t>s</w:t>
      </w:r>
      <w:r w:rsidRPr="007A6265">
        <w:rPr>
          <w:rFonts w:asciiTheme="minorHAnsi" w:eastAsiaTheme="minorHAnsi" w:hAnsiTheme="minorHAnsi" w:cstheme="minorBidi"/>
          <w:sz w:val="22"/>
          <w:szCs w:val="22"/>
          <w:lang w:eastAsia="en-US"/>
        </w:rPr>
        <w:t xml:space="preserve"> nächste Praktikum machte ich dann im Sommer 2021 im Audit Financial Services Bereich von BDO. Dort war ich unter anderem bei der Jahresabschlussprüfung einer europäischen Geschäftsbank involviert. Dabei habe ich Bilanzposten, Posten der GuV, des Anhangs sowie des Lageberichts geprüft und bei der Erstellung des Prüfungsberichts mitgewirkt und konnte somit meine Kenntnisse im Accounting vertiefen. </w:t>
      </w:r>
    </w:p>
    <w:p w14:paraId="0BA7CCBF" w14:textId="00EB4C51" w:rsidR="00912CC2" w:rsidRPr="007A6265" w:rsidRDefault="00912CC2" w:rsidP="00551B6B">
      <w:pPr>
        <w:pStyle w:val="NormalWeb"/>
        <w:jc w:val="both"/>
        <w:rPr>
          <w:rFonts w:asciiTheme="minorHAnsi" w:eastAsiaTheme="minorHAnsi" w:hAnsiTheme="minorHAnsi" w:cstheme="minorBidi"/>
          <w:sz w:val="22"/>
          <w:szCs w:val="22"/>
          <w:lang w:eastAsia="en-US"/>
        </w:rPr>
      </w:pPr>
      <w:r w:rsidRPr="007A6265">
        <w:rPr>
          <w:rFonts w:asciiTheme="minorHAnsi" w:eastAsiaTheme="minorHAnsi" w:hAnsiTheme="minorHAnsi" w:cstheme="minorBidi"/>
          <w:sz w:val="22"/>
          <w:szCs w:val="22"/>
          <w:lang w:eastAsia="en-US"/>
        </w:rPr>
        <w:t xml:space="preserve">Direkt im Anschluss folgte mein Auslandssemester an der University </w:t>
      </w:r>
      <w:proofErr w:type="spellStart"/>
      <w:r w:rsidRPr="007A6265">
        <w:rPr>
          <w:rFonts w:asciiTheme="minorHAnsi" w:eastAsiaTheme="minorHAnsi" w:hAnsiTheme="minorHAnsi" w:cstheme="minorBidi"/>
          <w:sz w:val="22"/>
          <w:szCs w:val="22"/>
          <w:lang w:eastAsia="en-US"/>
        </w:rPr>
        <w:t>of</w:t>
      </w:r>
      <w:proofErr w:type="spellEnd"/>
      <w:r w:rsidRPr="007A6265">
        <w:rPr>
          <w:rFonts w:asciiTheme="minorHAnsi" w:eastAsiaTheme="minorHAnsi" w:hAnsiTheme="minorHAnsi" w:cstheme="minorBidi"/>
          <w:sz w:val="22"/>
          <w:szCs w:val="22"/>
          <w:lang w:eastAsia="en-US"/>
        </w:rPr>
        <w:t xml:space="preserve"> Glasgow. </w:t>
      </w:r>
      <w:r w:rsidR="00612D4B" w:rsidRPr="007A6265">
        <w:rPr>
          <w:rFonts w:asciiTheme="minorHAnsi" w:eastAsiaTheme="minorHAnsi" w:hAnsiTheme="minorHAnsi" w:cstheme="minorBidi"/>
          <w:sz w:val="22"/>
          <w:szCs w:val="22"/>
          <w:lang w:eastAsia="en-US"/>
        </w:rPr>
        <w:t>Schottland reizte mich aufgrund der dortigen Landschaft</w:t>
      </w:r>
      <w:r w:rsidR="006A758A" w:rsidRPr="007A6265">
        <w:rPr>
          <w:rFonts w:asciiTheme="minorHAnsi" w:eastAsiaTheme="minorHAnsi" w:hAnsiTheme="minorHAnsi" w:cstheme="minorBidi"/>
          <w:sz w:val="22"/>
          <w:szCs w:val="22"/>
          <w:lang w:eastAsia="en-US"/>
        </w:rPr>
        <w:t xml:space="preserve"> mit den rauen Highlands, den vielen Seen und alten Burgern besonders. </w:t>
      </w:r>
      <w:r w:rsidR="00612D4B" w:rsidRPr="007A6265">
        <w:rPr>
          <w:rFonts w:asciiTheme="minorHAnsi" w:eastAsiaTheme="minorHAnsi" w:hAnsiTheme="minorHAnsi" w:cstheme="minorBidi"/>
          <w:sz w:val="22"/>
          <w:szCs w:val="22"/>
          <w:lang w:eastAsia="en-US"/>
        </w:rPr>
        <w:t>Trotz einiger Einschränkungen durch Corona, waren die Monate in Glasgow mit die aufregendsten in meinem Leben und ich konnte viele neue Leute aus der ganzen Welt kennenlernen.</w:t>
      </w:r>
    </w:p>
    <w:p w14:paraId="7DF18EAD" w14:textId="6AF5E700" w:rsidR="00612D4B" w:rsidRPr="007A6265" w:rsidRDefault="00912CC2" w:rsidP="00551B6B">
      <w:pPr>
        <w:pStyle w:val="NormalWeb"/>
        <w:jc w:val="both"/>
        <w:rPr>
          <w:rFonts w:asciiTheme="minorHAnsi" w:eastAsiaTheme="minorHAnsi" w:hAnsiTheme="minorHAnsi" w:cstheme="minorBidi"/>
          <w:sz w:val="22"/>
          <w:szCs w:val="22"/>
          <w:lang w:eastAsia="en-US"/>
        </w:rPr>
      </w:pPr>
      <w:r w:rsidRPr="007A6265">
        <w:rPr>
          <w:rFonts w:asciiTheme="minorHAnsi" w:eastAsiaTheme="minorHAnsi" w:hAnsiTheme="minorHAnsi" w:cstheme="minorBidi"/>
          <w:sz w:val="22"/>
          <w:szCs w:val="22"/>
          <w:lang w:eastAsia="en-US"/>
        </w:rPr>
        <w:t xml:space="preserve">Im Sommer letzten Jahres arbeitete ich dann das erste </w:t>
      </w:r>
      <w:r w:rsidR="00612D4B" w:rsidRPr="007A6265">
        <w:rPr>
          <w:rFonts w:asciiTheme="minorHAnsi" w:eastAsiaTheme="minorHAnsi" w:hAnsiTheme="minorHAnsi" w:cstheme="minorBidi"/>
          <w:sz w:val="22"/>
          <w:szCs w:val="22"/>
          <w:lang w:eastAsia="en-US"/>
        </w:rPr>
        <w:t>Mal</w:t>
      </w:r>
      <w:r w:rsidRPr="007A6265">
        <w:rPr>
          <w:rFonts w:asciiTheme="minorHAnsi" w:eastAsiaTheme="minorHAnsi" w:hAnsiTheme="minorHAnsi" w:cstheme="minorBidi"/>
          <w:sz w:val="22"/>
          <w:szCs w:val="22"/>
          <w:lang w:eastAsia="en-US"/>
        </w:rPr>
        <w:t xml:space="preserve"> im M&amp;A</w:t>
      </w:r>
      <w:r w:rsidR="00612D4B" w:rsidRPr="007A6265">
        <w:rPr>
          <w:rFonts w:asciiTheme="minorHAnsi" w:eastAsiaTheme="minorHAnsi" w:hAnsiTheme="minorHAnsi" w:cstheme="minorBidi"/>
          <w:sz w:val="22"/>
          <w:szCs w:val="22"/>
          <w:lang w:eastAsia="en-US"/>
        </w:rPr>
        <w:t xml:space="preserve"> als Praktikant </w:t>
      </w:r>
      <w:r w:rsidRPr="007A6265">
        <w:rPr>
          <w:rFonts w:asciiTheme="minorHAnsi" w:eastAsiaTheme="minorHAnsi" w:hAnsiTheme="minorHAnsi" w:cstheme="minorBidi"/>
          <w:sz w:val="22"/>
          <w:szCs w:val="22"/>
          <w:lang w:eastAsia="en-US"/>
        </w:rPr>
        <w:t xml:space="preserve">bei ox8 Corporate Finance. Hier </w:t>
      </w:r>
      <w:r w:rsidR="00612D4B" w:rsidRPr="007A6265">
        <w:rPr>
          <w:rFonts w:asciiTheme="minorHAnsi" w:eastAsiaTheme="minorHAnsi" w:hAnsiTheme="minorHAnsi" w:cstheme="minorBidi"/>
          <w:sz w:val="22"/>
          <w:szCs w:val="22"/>
          <w:lang w:eastAsia="en-US"/>
        </w:rPr>
        <w:t>unterstützte</w:t>
      </w:r>
      <w:r w:rsidRPr="007A6265">
        <w:rPr>
          <w:rFonts w:asciiTheme="minorHAnsi" w:eastAsiaTheme="minorHAnsi" w:hAnsiTheme="minorHAnsi" w:cstheme="minorBidi"/>
          <w:sz w:val="22"/>
          <w:szCs w:val="22"/>
          <w:lang w:eastAsia="en-US"/>
        </w:rPr>
        <w:t xml:space="preserve"> ich die M&amp;A-Projektteams bei den verschiedenen Prozessphasen diverser Sell-Side Projekte aus den Sektoren Software, Consumer Brands und </w:t>
      </w:r>
      <w:proofErr w:type="spellStart"/>
      <w:r w:rsidRPr="007A6265">
        <w:rPr>
          <w:rFonts w:asciiTheme="minorHAnsi" w:eastAsiaTheme="minorHAnsi" w:hAnsiTheme="minorHAnsi" w:cstheme="minorBidi"/>
          <w:sz w:val="22"/>
          <w:szCs w:val="22"/>
          <w:lang w:eastAsia="en-US"/>
        </w:rPr>
        <w:t>Healthcare</w:t>
      </w:r>
      <w:proofErr w:type="spellEnd"/>
      <w:r w:rsidRPr="007A6265">
        <w:rPr>
          <w:rFonts w:asciiTheme="minorHAnsi" w:eastAsiaTheme="minorHAnsi" w:hAnsiTheme="minorHAnsi" w:cstheme="minorBidi"/>
          <w:sz w:val="22"/>
          <w:szCs w:val="22"/>
          <w:lang w:eastAsia="en-US"/>
        </w:rPr>
        <w:t xml:space="preserve">. </w:t>
      </w:r>
      <w:r w:rsidR="00612D4B" w:rsidRPr="007A6265">
        <w:rPr>
          <w:rFonts w:asciiTheme="minorHAnsi" w:eastAsiaTheme="minorHAnsi" w:hAnsiTheme="minorHAnsi" w:cstheme="minorBidi"/>
          <w:sz w:val="22"/>
          <w:szCs w:val="22"/>
          <w:lang w:eastAsia="en-US"/>
        </w:rPr>
        <w:t xml:space="preserve">Ich führte Unternehmens- und Branchenrecherchen durch, half </w:t>
      </w:r>
      <w:r w:rsidR="00612D4B" w:rsidRPr="007A6265">
        <w:rPr>
          <w:rFonts w:asciiTheme="minorHAnsi" w:eastAsiaTheme="minorHAnsi" w:hAnsiTheme="minorHAnsi" w:cstheme="minorBidi"/>
          <w:sz w:val="22"/>
          <w:szCs w:val="22"/>
          <w:lang w:eastAsia="en-US"/>
        </w:rPr>
        <w:lastRenderedPageBreak/>
        <w:t>bei Bewertungsanalysen mit und unterstützte bei der Erstellung mehrere Pitch-</w:t>
      </w:r>
      <w:r w:rsidR="00655896" w:rsidRPr="007A6265">
        <w:rPr>
          <w:rFonts w:asciiTheme="minorHAnsi" w:eastAsiaTheme="minorHAnsi" w:hAnsiTheme="minorHAnsi" w:cstheme="minorBidi"/>
          <w:sz w:val="22"/>
          <w:szCs w:val="22"/>
          <w:lang w:eastAsia="en-US"/>
        </w:rPr>
        <w:t>Präsentationen</w:t>
      </w:r>
      <w:r w:rsidR="000B76DB">
        <w:rPr>
          <w:rFonts w:asciiTheme="minorHAnsi" w:eastAsiaTheme="minorHAnsi" w:hAnsiTheme="minorHAnsi" w:cstheme="minorBidi"/>
          <w:sz w:val="22"/>
          <w:szCs w:val="22"/>
          <w:lang w:eastAsia="en-US"/>
        </w:rPr>
        <w:t xml:space="preserve">, </w:t>
      </w:r>
      <w:r w:rsidR="00612D4B" w:rsidRPr="007A6265">
        <w:rPr>
          <w:rFonts w:asciiTheme="minorHAnsi" w:eastAsiaTheme="minorHAnsi" w:hAnsiTheme="minorHAnsi" w:cstheme="minorBidi"/>
          <w:sz w:val="22"/>
          <w:szCs w:val="22"/>
          <w:lang w:eastAsia="en-US"/>
        </w:rPr>
        <w:t>IMs</w:t>
      </w:r>
      <w:r w:rsidR="000B76DB">
        <w:rPr>
          <w:rFonts w:asciiTheme="minorHAnsi" w:eastAsiaTheme="minorHAnsi" w:hAnsiTheme="minorHAnsi" w:cstheme="minorBidi"/>
          <w:sz w:val="22"/>
          <w:szCs w:val="22"/>
          <w:lang w:eastAsia="en-US"/>
        </w:rPr>
        <w:t xml:space="preserve"> und Long-Lists</w:t>
      </w:r>
      <w:r w:rsidR="00612D4B" w:rsidRPr="007A6265">
        <w:rPr>
          <w:rFonts w:asciiTheme="minorHAnsi" w:eastAsiaTheme="minorHAnsi" w:hAnsiTheme="minorHAnsi" w:cstheme="minorBidi"/>
          <w:sz w:val="22"/>
          <w:szCs w:val="22"/>
          <w:lang w:eastAsia="en-US"/>
        </w:rPr>
        <w:t xml:space="preserve">. </w:t>
      </w:r>
      <w:r w:rsidR="00655896" w:rsidRPr="007A6265">
        <w:rPr>
          <w:rFonts w:asciiTheme="minorHAnsi" w:eastAsiaTheme="minorHAnsi" w:hAnsiTheme="minorHAnsi" w:cstheme="minorBidi"/>
          <w:sz w:val="22"/>
          <w:szCs w:val="22"/>
          <w:lang w:eastAsia="en-US"/>
        </w:rPr>
        <w:t>Dieses M&amp;A-Praktikum hat mir besonders gut gefallen, da man nicht nur tagtägliche viele abwechslungsreiche Tätigkeiten hat</w:t>
      </w:r>
      <w:r w:rsidR="00551B6B">
        <w:rPr>
          <w:rFonts w:asciiTheme="minorHAnsi" w:eastAsiaTheme="minorHAnsi" w:hAnsiTheme="minorHAnsi" w:cstheme="minorBidi"/>
          <w:sz w:val="22"/>
          <w:szCs w:val="22"/>
          <w:lang w:eastAsia="en-US"/>
        </w:rPr>
        <w:t>te</w:t>
      </w:r>
      <w:r w:rsidR="00655896" w:rsidRPr="007A6265">
        <w:rPr>
          <w:rFonts w:asciiTheme="minorHAnsi" w:eastAsiaTheme="minorHAnsi" w:hAnsiTheme="minorHAnsi" w:cstheme="minorBidi"/>
          <w:sz w:val="22"/>
          <w:szCs w:val="22"/>
          <w:lang w:eastAsia="en-US"/>
        </w:rPr>
        <w:t xml:space="preserve">, man lernt auch viele verschiedene Unternehmen, Geschäftsmodelle und Unternehmer kennen. Dies hatte ich </w:t>
      </w:r>
      <w:r w:rsidR="00551B6B">
        <w:rPr>
          <w:rFonts w:asciiTheme="minorHAnsi" w:eastAsiaTheme="minorHAnsi" w:hAnsiTheme="minorHAnsi" w:cstheme="minorBidi"/>
          <w:sz w:val="22"/>
          <w:szCs w:val="22"/>
          <w:lang w:eastAsia="en-US"/>
        </w:rPr>
        <w:t>in k</w:t>
      </w:r>
      <w:r w:rsidR="00655896" w:rsidRPr="007A6265">
        <w:rPr>
          <w:rFonts w:asciiTheme="minorHAnsi" w:eastAsiaTheme="minorHAnsi" w:hAnsiTheme="minorHAnsi" w:cstheme="minorBidi"/>
          <w:sz w:val="22"/>
          <w:szCs w:val="22"/>
          <w:lang w:eastAsia="en-US"/>
        </w:rPr>
        <w:t xml:space="preserve">einen </w:t>
      </w:r>
      <w:r w:rsidR="00551B6B">
        <w:rPr>
          <w:rFonts w:asciiTheme="minorHAnsi" w:eastAsiaTheme="minorHAnsi" w:hAnsiTheme="minorHAnsi" w:cstheme="minorBidi"/>
          <w:sz w:val="22"/>
          <w:szCs w:val="22"/>
          <w:lang w:eastAsia="en-US"/>
        </w:rPr>
        <w:t xml:space="preserve">der </w:t>
      </w:r>
      <w:r w:rsidR="00655896" w:rsidRPr="007A6265">
        <w:rPr>
          <w:rFonts w:asciiTheme="minorHAnsi" w:eastAsiaTheme="minorHAnsi" w:hAnsiTheme="minorHAnsi" w:cstheme="minorBidi"/>
          <w:sz w:val="22"/>
          <w:szCs w:val="22"/>
          <w:lang w:eastAsia="en-US"/>
        </w:rPr>
        <w:t>anderen Praktik</w:t>
      </w:r>
      <w:r w:rsidR="00551B6B">
        <w:rPr>
          <w:rFonts w:asciiTheme="minorHAnsi" w:eastAsiaTheme="minorHAnsi" w:hAnsiTheme="minorHAnsi" w:cstheme="minorBidi"/>
          <w:sz w:val="22"/>
          <w:szCs w:val="22"/>
          <w:lang w:eastAsia="en-US"/>
        </w:rPr>
        <w:t>a z</w:t>
      </w:r>
      <w:r w:rsidR="00655896" w:rsidRPr="007A6265">
        <w:rPr>
          <w:rFonts w:asciiTheme="minorHAnsi" w:eastAsiaTheme="minorHAnsi" w:hAnsiTheme="minorHAnsi" w:cstheme="minorBidi"/>
          <w:sz w:val="22"/>
          <w:szCs w:val="22"/>
          <w:lang w:eastAsia="en-US"/>
        </w:rPr>
        <w:t>uvor</w:t>
      </w:r>
      <w:r w:rsidR="00551B6B">
        <w:rPr>
          <w:rFonts w:asciiTheme="minorHAnsi" w:eastAsiaTheme="minorHAnsi" w:hAnsiTheme="minorHAnsi" w:cstheme="minorBidi"/>
          <w:sz w:val="22"/>
          <w:szCs w:val="22"/>
          <w:lang w:eastAsia="en-US"/>
        </w:rPr>
        <w:t xml:space="preserve"> erlebt</w:t>
      </w:r>
      <w:r w:rsidR="00986BF8" w:rsidRPr="007A6265">
        <w:rPr>
          <w:rFonts w:asciiTheme="minorHAnsi" w:eastAsiaTheme="minorHAnsi" w:hAnsiTheme="minorHAnsi" w:cstheme="minorBidi"/>
          <w:sz w:val="22"/>
          <w:szCs w:val="22"/>
          <w:lang w:eastAsia="en-US"/>
        </w:rPr>
        <w:t>.</w:t>
      </w:r>
    </w:p>
    <w:p w14:paraId="2C0020CC" w14:textId="48DE5044" w:rsidR="00D33E6F" w:rsidRPr="00422A36" w:rsidRDefault="00986BF8" w:rsidP="00422A36">
      <w:pPr>
        <w:pStyle w:val="NormalWeb"/>
        <w:jc w:val="both"/>
        <w:rPr>
          <w:rFonts w:asciiTheme="minorHAnsi" w:eastAsiaTheme="minorHAnsi" w:hAnsiTheme="minorHAnsi" w:cstheme="minorBidi"/>
          <w:sz w:val="22"/>
          <w:szCs w:val="22"/>
          <w:lang w:eastAsia="en-US"/>
        </w:rPr>
      </w:pPr>
      <w:r w:rsidRPr="007A6265">
        <w:rPr>
          <w:rFonts w:asciiTheme="minorHAnsi" w:eastAsiaTheme="minorHAnsi" w:hAnsiTheme="minorHAnsi" w:cstheme="minorBidi"/>
          <w:sz w:val="22"/>
          <w:szCs w:val="22"/>
          <w:lang w:eastAsia="en-US"/>
        </w:rPr>
        <w:t xml:space="preserve">Deshalb möchte </w:t>
      </w:r>
      <w:r w:rsidR="00D33E6F">
        <w:rPr>
          <w:rFonts w:asciiTheme="minorHAnsi" w:eastAsiaTheme="minorHAnsi" w:hAnsiTheme="minorHAnsi" w:cstheme="minorBidi"/>
          <w:sz w:val="22"/>
          <w:szCs w:val="22"/>
          <w:lang w:eastAsia="en-US"/>
        </w:rPr>
        <w:t>ein weiteres Praktikum im Bereich-M&amp;A absolvieren und</w:t>
      </w:r>
      <w:r w:rsidRPr="007A6265">
        <w:rPr>
          <w:rFonts w:asciiTheme="minorHAnsi" w:eastAsiaTheme="minorHAnsi" w:hAnsiTheme="minorHAnsi" w:cstheme="minorBidi"/>
          <w:sz w:val="22"/>
          <w:szCs w:val="22"/>
          <w:lang w:eastAsia="en-US"/>
        </w:rPr>
        <w:t xml:space="preserve"> noch mehr Transaktionserfahrungen sammeln. </w:t>
      </w:r>
      <w:r w:rsidR="00551B6B">
        <w:rPr>
          <w:rFonts w:asciiTheme="minorHAnsi" w:eastAsiaTheme="minorHAnsi" w:hAnsiTheme="minorHAnsi" w:cstheme="minorBidi"/>
          <w:sz w:val="22"/>
          <w:szCs w:val="22"/>
          <w:lang w:eastAsia="en-US"/>
        </w:rPr>
        <w:t xml:space="preserve">Da ich mein erstes Praktikum in einer kleinen M&amp;A Boutique gemacht habe, </w:t>
      </w:r>
      <w:r w:rsidR="00D33E6F">
        <w:rPr>
          <w:rFonts w:asciiTheme="minorHAnsi" w:eastAsiaTheme="minorHAnsi" w:hAnsiTheme="minorHAnsi" w:cstheme="minorBidi"/>
          <w:sz w:val="22"/>
          <w:szCs w:val="22"/>
          <w:lang w:eastAsia="en-US"/>
        </w:rPr>
        <w:t xml:space="preserve">reizt mich bei KPMG besonders </w:t>
      </w:r>
      <w:r w:rsidR="00422A36">
        <w:rPr>
          <w:rFonts w:asciiTheme="minorHAnsi" w:eastAsiaTheme="minorHAnsi" w:hAnsiTheme="minorHAnsi" w:cstheme="minorBidi"/>
          <w:sz w:val="22"/>
          <w:szCs w:val="22"/>
          <w:lang w:eastAsia="en-US"/>
        </w:rPr>
        <w:t xml:space="preserve">die internationale Ausrichtung mit </w:t>
      </w:r>
      <w:r w:rsidR="00D33E6F">
        <w:rPr>
          <w:rFonts w:asciiTheme="minorHAnsi" w:eastAsiaTheme="minorHAnsi" w:hAnsiTheme="minorHAnsi" w:cstheme="minorBidi"/>
          <w:sz w:val="22"/>
          <w:szCs w:val="22"/>
          <w:lang w:eastAsia="en-US"/>
        </w:rPr>
        <w:t>d</w:t>
      </w:r>
      <w:r w:rsidR="00422A36">
        <w:rPr>
          <w:rFonts w:asciiTheme="minorHAnsi" w:eastAsiaTheme="minorHAnsi" w:hAnsiTheme="minorHAnsi" w:cstheme="minorBidi"/>
          <w:sz w:val="22"/>
          <w:szCs w:val="22"/>
          <w:lang w:eastAsia="en-US"/>
        </w:rPr>
        <w:t xml:space="preserve">em </w:t>
      </w:r>
      <w:r w:rsidR="00D33E6F">
        <w:rPr>
          <w:rFonts w:asciiTheme="minorHAnsi" w:eastAsiaTheme="minorHAnsi" w:hAnsiTheme="minorHAnsi" w:cstheme="minorBidi"/>
          <w:sz w:val="22"/>
          <w:szCs w:val="22"/>
          <w:lang w:eastAsia="en-US"/>
        </w:rPr>
        <w:t>riesige</w:t>
      </w:r>
      <w:r w:rsidR="00422A36">
        <w:rPr>
          <w:rFonts w:asciiTheme="minorHAnsi" w:eastAsiaTheme="minorHAnsi" w:hAnsiTheme="minorHAnsi" w:cstheme="minorBidi"/>
          <w:sz w:val="22"/>
          <w:szCs w:val="22"/>
          <w:lang w:eastAsia="en-US"/>
        </w:rPr>
        <w:t>n</w:t>
      </w:r>
      <w:r w:rsidR="00D33E6F">
        <w:rPr>
          <w:rFonts w:asciiTheme="minorHAnsi" w:eastAsiaTheme="minorHAnsi" w:hAnsiTheme="minorHAnsi" w:cstheme="minorBidi"/>
          <w:sz w:val="22"/>
          <w:szCs w:val="22"/>
          <w:lang w:eastAsia="en-US"/>
        </w:rPr>
        <w:t xml:space="preserve"> globale</w:t>
      </w:r>
      <w:r w:rsidR="00422A36">
        <w:rPr>
          <w:rFonts w:asciiTheme="minorHAnsi" w:eastAsiaTheme="minorHAnsi" w:hAnsiTheme="minorHAnsi" w:cstheme="minorBidi"/>
          <w:sz w:val="22"/>
          <w:szCs w:val="22"/>
          <w:lang w:eastAsia="en-US"/>
        </w:rPr>
        <w:t>n</w:t>
      </w:r>
      <w:r w:rsidR="00D33E6F">
        <w:rPr>
          <w:rFonts w:asciiTheme="minorHAnsi" w:eastAsiaTheme="minorHAnsi" w:hAnsiTheme="minorHAnsi" w:cstheme="minorBidi"/>
          <w:sz w:val="22"/>
          <w:szCs w:val="22"/>
          <w:lang w:eastAsia="en-US"/>
        </w:rPr>
        <w:t xml:space="preserve"> Netzwerk</w:t>
      </w:r>
      <w:r w:rsidR="000B76DB">
        <w:rPr>
          <w:rFonts w:asciiTheme="minorHAnsi" w:eastAsiaTheme="minorHAnsi" w:hAnsiTheme="minorHAnsi" w:cstheme="minorBidi"/>
          <w:sz w:val="22"/>
          <w:szCs w:val="22"/>
          <w:lang w:eastAsia="en-US"/>
        </w:rPr>
        <w:t xml:space="preserve">, </w:t>
      </w:r>
      <w:r w:rsidR="00422A36">
        <w:rPr>
          <w:rFonts w:asciiTheme="minorHAnsi" w:eastAsiaTheme="minorHAnsi" w:hAnsiTheme="minorHAnsi" w:cstheme="minorBidi"/>
          <w:sz w:val="22"/>
          <w:szCs w:val="22"/>
          <w:lang w:eastAsia="en-US"/>
        </w:rPr>
        <w:t xml:space="preserve">und der </w:t>
      </w:r>
      <w:r w:rsidR="00422A36" w:rsidRPr="000B76DB">
        <w:rPr>
          <w:rFonts w:asciiTheme="minorHAnsi" w:eastAsiaTheme="minorHAnsi" w:hAnsiTheme="minorHAnsi" w:cstheme="minorBidi"/>
          <w:sz w:val="22"/>
          <w:szCs w:val="22"/>
          <w:lang w:eastAsia="en-US"/>
        </w:rPr>
        <w:t>multidisziplinäre Ansatz</w:t>
      </w:r>
      <w:r w:rsidR="00422A36">
        <w:rPr>
          <w:rFonts w:asciiTheme="minorHAnsi" w:eastAsiaTheme="minorHAnsi" w:hAnsiTheme="minorHAnsi" w:cstheme="minorBidi"/>
          <w:sz w:val="22"/>
          <w:szCs w:val="22"/>
          <w:lang w:eastAsia="en-US"/>
        </w:rPr>
        <w:t xml:space="preserve">. Denn die Zusammenarbeit der verschiedenen Geschäftsbereiche stellt einen echten Mehrwert da und kann keine reine M&amp;A Boutique bieten. </w:t>
      </w:r>
      <w:r w:rsidR="000B76DB">
        <w:rPr>
          <w:rFonts w:asciiTheme="minorHAnsi" w:eastAsiaTheme="minorHAnsi" w:hAnsiTheme="minorHAnsi" w:cstheme="minorBidi"/>
          <w:sz w:val="22"/>
          <w:szCs w:val="22"/>
          <w:lang w:eastAsia="en-US"/>
        </w:rPr>
        <w:t xml:space="preserve">Zu dem schätzte ich sehr, wie wichtig Themen wie Diversity, Nachhaltigkeit und Umweltschutz für KPMG sind und </w:t>
      </w:r>
      <w:r w:rsidR="00422A36">
        <w:rPr>
          <w:rFonts w:asciiTheme="minorHAnsi" w:eastAsiaTheme="minorHAnsi" w:hAnsiTheme="minorHAnsi" w:cstheme="minorBidi"/>
          <w:sz w:val="22"/>
          <w:szCs w:val="22"/>
          <w:lang w:eastAsia="en-US"/>
        </w:rPr>
        <w:t xml:space="preserve">sich als Ziel gesetzt hat bis </w:t>
      </w:r>
      <w:del w:id="2" w:author="jonas.stegh@pumpkincareers.com" w:date="2023-01-26T09:47:00Z">
        <w:r w:rsidR="00422A36" w:rsidDel="00C65223">
          <w:rPr>
            <w:rFonts w:asciiTheme="minorHAnsi" w:eastAsiaTheme="minorHAnsi" w:hAnsiTheme="minorHAnsi" w:cstheme="minorBidi"/>
            <w:sz w:val="22"/>
            <w:szCs w:val="22"/>
            <w:lang w:eastAsia="en-US"/>
          </w:rPr>
          <w:delText xml:space="preserve">2020 </w:delText>
        </w:r>
      </w:del>
      <w:ins w:id="3" w:author="jonas.stegh@pumpkincareers.com" w:date="2023-01-26T09:47:00Z">
        <w:r w:rsidR="00C65223">
          <w:rPr>
            <w:rFonts w:asciiTheme="minorHAnsi" w:eastAsiaTheme="minorHAnsi" w:hAnsiTheme="minorHAnsi" w:cstheme="minorBidi"/>
            <w:sz w:val="22"/>
            <w:szCs w:val="22"/>
            <w:lang w:eastAsia="en-US"/>
          </w:rPr>
          <w:t>20</w:t>
        </w:r>
        <w:r w:rsidR="00C65223">
          <w:rPr>
            <w:rFonts w:asciiTheme="minorHAnsi" w:eastAsiaTheme="minorHAnsi" w:hAnsiTheme="minorHAnsi" w:cstheme="minorBidi"/>
            <w:sz w:val="22"/>
            <w:szCs w:val="22"/>
            <w:lang w:eastAsia="en-US"/>
          </w:rPr>
          <w:t>3</w:t>
        </w:r>
        <w:r w:rsidR="00C65223">
          <w:rPr>
            <w:rFonts w:asciiTheme="minorHAnsi" w:eastAsiaTheme="minorHAnsi" w:hAnsiTheme="minorHAnsi" w:cstheme="minorBidi"/>
            <w:sz w:val="22"/>
            <w:szCs w:val="22"/>
            <w:lang w:eastAsia="en-US"/>
          </w:rPr>
          <w:t xml:space="preserve">0 </w:t>
        </w:r>
      </w:ins>
      <w:r w:rsidR="00422A36">
        <w:rPr>
          <w:rFonts w:asciiTheme="minorHAnsi" w:eastAsiaTheme="minorHAnsi" w:hAnsiTheme="minorHAnsi" w:cstheme="minorBidi"/>
          <w:sz w:val="22"/>
          <w:szCs w:val="22"/>
          <w:lang w:eastAsia="en-US"/>
        </w:rPr>
        <w:t xml:space="preserve">klimaneutral zu werden. </w:t>
      </w:r>
      <w:r w:rsidR="00D33E6F" w:rsidRPr="007A6265">
        <w:rPr>
          <w:rFonts w:asciiTheme="minorHAnsi" w:eastAsiaTheme="minorHAnsi" w:hAnsiTheme="minorHAnsi" w:cstheme="minorBidi"/>
          <w:sz w:val="22"/>
          <w:szCs w:val="22"/>
          <w:lang w:eastAsia="en-US"/>
        </w:rPr>
        <w:t>Deshalb habe ich mich für ein Praktikum im Bereich Deal Advisory/M&amp;A bei KPMG entschieden</w:t>
      </w:r>
      <w:r w:rsidR="00422A36">
        <w:rPr>
          <w:rFonts w:asciiTheme="minorHAnsi" w:eastAsiaTheme="minorHAnsi" w:hAnsiTheme="minorHAnsi" w:cstheme="minorBidi"/>
          <w:sz w:val="22"/>
          <w:szCs w:val="22"/>
          <w:lang w:eastAsia="en-US"/>
        </w:rPr>
        <w:t>.</w:t>
      </w:r>
    </w:p>
    <w:sectPr w:rsidR="00D33E6F" w:rsidRPr="00422A36" w:rsidSect="00240B2A">
      <w:pgSz w:w="11900" w:h="16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jonas.stegh@pumpkincareers.com">
    <w15:presenceInfo w15:providerId="Windows Live" w15:userId="0586385806711b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trackRevisions/>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707F4"/>
    <w:rsid w:val="000210CA"/>
    <w:rsid w:val="000707F4"/>
    <w:rsid w:val="000B76DB"/>
    <w:rsid w:val="00240B2A"/>
    <w:rsid w:val="00380FAF"/>
    <w:rsid w:val="00422A36"/>
    <w:rsid w:val="004F764B"/>
    <w:rsid w:val="00551B6B"/>
    <w:rsid w:val="00587059"/>
    <w:rsid w:val="00612D4B"/>
    <w:rsid w:val="00655896"/>
    <w:rsid w:val="006A758A"/>
    <w:rsid w:val="00730685"/>
    <w:rsid w:val="007A6265"/>
    <w:rsid w:val="007B3349"/>
    <w:rsid w:val="007D4BD7"/>
    <w:rsid w:val="00802E27"/>
    <w:rsid w:val="00912CC2"/>
    <w:rsid w:val="00986BF8"/>
    <w:rsid w:val="009B32B7"/>
    <w:rsid w:val="009D6655"/>
    <w:rsid w:val="00A173AE"/>
    <w:rsid w:val="00BA3A66"/>
    <w:rsid w:val="00C52663"/>
    <w:rsid w:val="00C65223"/>
    <w:rsid w:val="00D106FE"/>
    <w:rsid w:val="00D33E6F"/>
    <w:rsid w:val="00D56495"/>
    <w:rsid w:val="00DA7F5A"/>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BFDE5E"/>
  <w15:chartTrackingRefBased/>
  <w15:docId w15:val="{E1A2BDA3-2606-B246-88AE-2518598A14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de-DE"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912CC2"/>
    <w:pPr>
      <w:spacing w:before="100" w:beforeAutospacing="1" w:after="100" w:afterAutospacing="1"/>
    </w:pPr>
    <w:rPr>
      <w:rFonts w:ascii="Times New Roman" w:eastAsia="Times New Roman" w:hAnsi="Times New Roman" w:cs="Times New Roman"/>
      <w:lang w:eastAsia="de-DE"/>
    </w:rPr>
  </w:style>
  <w:style w:type="paragraph" w:styleId="Revision">
    <w:name w:val="Revision"/>
    <w:hidden/>
    <w:uiPriority w:val="99"/>
    <w:semiHidden/>
    <w:rsid w:val="00802E2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8112212">
      <w:bodyDiv w:val="1"/>
      <w:marLeft w:val="0"/>
      <w:marRight w:val="0"/>
      <w:marTop w:val="0"/>
      <w:marBottom w:val="0"/>
      <w:divBdr>
        <w:top w:val="none" w:sz="0" w:space="0" w:color="auto"/>
        <w:left w:val="none" w:sz="0" w:space="0" w:color="auto"/>
        <w:bottom w:val="none" w:sz="0" w:space="0" w:color="auto"/>
        <w:right w:val="none" w:sz="0" w:space="0" w:color="auto"/>
      </w:divBdr>
      <w:divsChild>
        <w:div w:id="1204290034">
          <w:marLeft w:val="0"/>
          <w:marRight w:val="0"/>
          <w:marTop w:val="0"/>
          <w:marBottom w:val="0"/>
          <w:divBdr>
            <w:top w:val="none" w:sz="0" w:space="0" w:color="auto"/>
            <w:left w:val="none" w:sz="0" w:space="0" w:color="auto"/>
            <w:bottom w:val="none" w:sz="0" w:space="0" w:color="auto"/>
            <w:right w:val="none" w:sz="0" w:space="0" w:color="auto"/>
          </w:divBdr>
          <w:divsChild>
            <w:div w:id="1827672971">
              <w:marLeft w:val="0"/>
              <w:marRight w:val="0"/>
              <w:marTop w:val="0"/>
              <w:marBottom w:val="0"/>
              <w:divBdr>
                <w:top w:val="none" w:sz="0" w:space="0" w:color="auto"/>
                <w:left w:val="none" w:sz="0" w:space="0" w:color="auto"/>
                <w:bottom w:val="none" w:sz="0" w:space="0" w:color="auto"/>
                <w:right w:val="none" w:sz="0" w:space="0" w:color="auto"/>
              </w:divBdr>
              <w:divsChild>
                <w:div w:id="11186442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66243446">
      <w:bodyDiv w:val="1"/>
      <w:marLeft w:val="0"/>
      <w:marRight w:val="0"/>
      <w:marTop w:val="0"/>
      <w:marBottom w:val="0"/>
      <w:divBdr>
        <w:top w:val="none" w:sz="0" w:space="0" w:color="auto"/>
        <w:left w:val="none" w:sz="0" w:space="0" w:color="auto"/>
        <w:bottom w:val="none" w:sz="0" w:space="0" w:color="auto"/>
        <w:right w:val="none" w:sz="0" w:space="0" w:color="auto"/>
      </w:divBdr>
      <w:divsChild>
        <w:div w:id="1132409433">
          <w:marLeft w:val="0"/>
          <w:marRight w:val="0"/>
          <w:marTop w:val="0"/>
          <w:marBottom w:val="0"/>
          <w:divBdr>
            <w:top w:val="none" w:sz="0" w:space="0" w:color="auto"/>
            <w:left w:val="none" w:sz="0" w:space="0" w:color="auto"/>
            <w:bottom w:val="none" w:sz="0" w:space="0" w:color="auto"/>
            <w:right w:val="none" w:sz="0" w:space="0" w:color="auto"/>
          </w:divBdr>
          <w:divsChild>
            <w:div w:id="42491028">
              <w:marLeft w:val="0"/>
              <w:marRight w:val="0"/>
              <w:marTop w:val="0"/>
              <w:marBottom w:val="0"/>
              <w:divBdr>
                <w:top w:val="none" w:sz="0" w:space="0" w:color="auto"/>
                <w:left w:val="none" w:sz="0" w:space="0" w:color="auto"/>
                <w:bottom w:val="none" w:sz="0" w:space="0" w:color="auto"/>
                <w:right w:val="none" w:sz="0" w:space="0" w:color="auto"/>
              </w:divBdr>
              <w:divsChild>
                <w:div w:id="738986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75937384">
      <w:bodyDiv w:val="1"/>
      <w:marLeft w:val="0"/>
      <w:marRight w:val="0"/>
      <w:marTop w:val="0"/>
      <w:marBottom w:val="0"/>
      <w:divBdr>
        <w:top w:val="none" w:sz="0" w:space="0" w:color="auto"/>
        <w:left w:val="none" w:sz="0" w:space="0" w:color="auto"/>
        <w:bottom w:val="none" w:sz="0" w:space="0" w:color="auto"/>
        <w:right w:val="none" w:sz="0" w:space="0" w:color="auto"/>
      </w:divBdr>
      <w:divsChild>
        <w:div w:id="405612874">
          <w:marLeft w:val="0"/>
          <w:marRight w:val="0"/>
          <w:marTop w:val="0"/>
          <w:marBottom w:val="0"/>
          <w:divBdr>
            <w:top w:val="none" w:sz="0" w:space="0" w:color="auto"/>
            <w:left w:val="none" w:sz="0" w:space="0" w:color="auto"/>
            <w:bottom w:val="none" w:sz="0" w:space="0" w:color="auto"/>
            <w:right w:val="none" w:sz="0" w:space="0" w:color="auto"/>
          </w:divBdr>
          <w:divsChild>
            <w:div w:id="736368275">
              <w:marLeft w:val="0"/>
              <w:marRight w:val="0"/>
              <w:marTop w:val="0"/>
              <w:marBottom w:val="0"/>
              <w:divBdr>
                <w:top w:val="none" w:sz="0" w:space="0" w:color="auto"/>
                <w:left w:val="none" w:sz="0" w:space="0" w:color="auto"/>
                <w:bottom w:val="none" w:sz="0" w:space="0" w:color="auto"/>
                <w:right w:val="none" w:sz="0" w:space="0" w:color="auto"/>
              </w:divBdr>
              <w:divsChild>
                <w:div w:id="1962835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842</Words>
  <Characters>5305</Characters>
  <Application>Microsoft Office Word</Application>
  <DocSecurity>0</DocSecurity>
  <Lines>44</Lines>
  <Paragraphs>12</Paragraphs>
  <ScaleCrop>false</ScaleCrop>
  <HeadingPairs>
    <vt:vector size="4" baseType="variant">
      <vt:variant>
        <vt:lpstr>Title</vt:lpstr>
      </vt:variant>
      <vt:variant>
        <vt:i4>1</vt:i4>
      </vt:variant>
      <vt:variant>
        <vt:lpstr>Titel</vt:lpstr>
      </vt:variant>
      <vt:variant>
        <vt:i4>1</vt:i4>
      </vt:variant>
    </vt:vector>
  </HeadingPairs>
  <TitlesOfParts>
    <vt:vector size="2" baseType="lpstr">
      <vt:lpstr/>
      <vt:lpstr/>
    </vt:vector>
  </TitlesOfParts>
  <Company/>
  <LinksUpToDate>false</LinksUpToDate>
  <CharactersWithSpaces>6135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Julian Diedrich</dc:creator>
  <cp:keywords/>
  <dc:description/>
  <cp:lastModifiedBy>jonas.stegh@pumpkincareers.com</cp:lastModifiedBy>
  <cp:revision>3</cp:revision>
  <dcterms:created xsi:type="dcterms:W3CDTF">2023-01-25T23:12:00Z</dcterms:created>
  <dcterms:modified xsi:type="dcterms:W3CDTF">2023-01-26T08:49:00Z</dcterms:modified>
</cp:coreProperties>
</file>