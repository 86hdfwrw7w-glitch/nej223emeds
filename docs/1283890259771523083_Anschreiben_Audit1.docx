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4D063A" w:rsidR="006D2592" w:rsidRPr="007A1721" w:rsidRDefault="004623F2"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Justin Sperling</w:t>
      </w:r>
    </w:p>
    <w:p w14:paraId="2458A2A0" w14:textId="3D5E8733" w:rsidR="00857C6F" w:rsidRPr="007A1721" w:rsidRDefault="004623F2"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Lausitzer Weg 10</w:t>
      </w:r>
    </w:p>
    <w:p w14:paraId="451AEE20" w14:textId="132E06B2" w:rsidR="00857C6F" w:rsidRPr="007A1721" w:rsidRDefault="004623F2"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33129 Delbrück</w:t>
      </w:r>
    </w:p>
    <w:p w14:paraId="12BA391A" w14:textId="01C0CB77" w:rsidR="006A7895" w:rsidRPr="007A1721" w:rsidRDefault="004623F2" w:rsidP="006A7895">
      <w:pPr>
        <w:spacing w:after="0" w:line="240" w:lineRule="auto"/>
        <w:jc w:val="right"/>
        <w:rPr>
          <w:rFonts w:ascii="Times New Roman" w:hAnsi="Times New Roman" w:cs="Times New Roman"/>
          <w:sz w:val="21"/>
          <w:szCs w:val="21"/>
        </w:rPr>
      </w:pPr>
      <w:r>
        <w:rPr>
          <w:rFonts w:ascii="Times New Roman" w:hAnsi="Times New Roman" w:cs="Times New Roman"/>
          <w:color w:val="000000"/>
          <w:sz w:val="21"/>
          <w:szCs w:val="21"/>
        </w:rPr>
        <w:t>justinsperling@gmx.net</w:t>
      </w:r>
    </w:p>
    <w:p w14:paraId="2E7278C7" w14:textId="2CA5D066" w:rsidR="00F74175" w:rsidRPr="007A1721" w:rsidRDefault="006D2592" w:rsidP="00E65B09">
      <w:pPr>
        <w:spacing w:after="0"/>
        <w:jc w:val="right"/>
        <w:rPr>
          <w:rFonts w:ascii="Times New Roman" w:hAnsi="Times New Roman" w:cs="Times New Roman"/>
          <w:color w:val="000000"/>
          <w:sz w:val="21"/>
          <w:szCs w:val="21"/>
        </w:rPr>
      </w:pPr>
      <w:r w:rsidRPr="007A1721">
        <w:rPr>
          <w:rFonts w:ascii="Times New Roman" w:hAnsi="Times New Roman" w:cs="Times New Roman"/>
          <w:color w:val="000000"/>
          <w:sz w:val="21"/>
          <w:szCs w:val="21"/>
        </w:rPr>
        <w:t>+</w:t>
      </w:r>
      <w:r w:rsidR="00857C6F" w:rsidRPr="007A1721">
        <w:rPr>
          <w:rFonts w:ascii="Times New Roman" w:hAnsi="Times New Roman" w:cs="Times New Roman"/>
          <w:color w:val="000000"/>
          <w:sz w:val="21"/>
          <w:szCs w:val="21"/>
        </w:rPr>
        <w:t>49 17</w:t>
      </w:r>
      <w:r w:rsidR="00D77B65">
        <w:rPr>
          <w:rFonts w:ascii="Times New Roman" w:hAnsi="Times New Roman" w:cs="Times New Roman"/>
          <w:color w:val="000000"/>
          <w:sz w:val="21"/>
          <w:szCs w:val="21"/>
        </w:rPr>
        <w:t>9 13 24 558</w:t>
      </w:r>
    </w:p>
    <w:p w14:paraId="170FE07D" w14:textId="77777777" w:rsidR="00F270C0" w:rsidRPr="007A1721" w:rsidRDefault="00F270C0" w:rsidP="00F74175">
      <w:pPr>
        <w:spacing w:after="0"/>
        <w:rPr>
          <w:rFonts w:ascii="Times New Roman" w:hAnsi="Times New Roman" w:cs="Times New Roman"/>
          <w:color w:val="000000"/>
          <w:sz w:val="21"/>
          <w:szCs w:val="21"/>
        </w:rPr>
      </w:pPr>
    </w:p>
    <w:p w14:paraId="4FFA7063" w14:textId="02F511E3" w:rsidR="00F74175" w:rsidRPr="007A1721" w:rsidRDefault="00926976" w:rsidP="00F74175">
      <w:pPr>
        <w:spacing w:after="0"/>
        <w:rPr>
          <w:rFonts w:ascii="Times New Roman" w:hAnsi="Times New Roman" w:cs="Times New Roman"/>
          <w:color w:val="000000"/>
          <w:sz w:val="21"/>
          <w:szCs w:val="21"/>
        </w:rPr>
      </w:pPr>
      <w:r>
        <w:rPr>
          <w:rFonts w:ascii="Times New Roman" w:hAnsi="Times New Roman" w:cs="Times New Roman"/>
          <w:color w:val="000000"/>
          <w:sz w:val="21"/>
          <w:szCs w:val="21"/>
        </w:rPr>
        <w:t>P</w:t>
      </w:r>
      <w:r w:rsidR="00760B40">
        <w:rPr>
          <w:rFonts w:ascii="Times New Roman" w:hAnsi="Times New Roman" w:cs="Times New Roman"/>
          <w:color w:val="000000"/>
          <w:sz w:val="21"/>
          <w:szCs w:val="21"/>
        </w:rPr>
        <w:t>wC Legal</w:t>
      </w:r>
    </w:p>
    <w:p w14:paraId="6A013FD1" w14:textId="344C61A0" w:rsidR="00F74175" w:rsidRPr="007A1721" w:rsidRDefault="00760B40" w:rsidP="00F74175">
      <w:pPr>
        <w:spacing w:after="0"/>
        <w:rPr>
          <w:rFonts w:ascii="Times New Roman" w:hAnsi="Times New Roman" w:cs="Times New Roman"/>
          <w:sz w:val="21"/>
          <w:szCs w:val="21"/>
        </w:rPr>
      </w:pPr>
      <w:r>
        <w:rPr>
          <w:rFonts w:ascii="Times New Roman" w:hAnsi="Times New Roman" w:cs="Times New Roman"/>
          <w:sz w:val="21"/>
          <w:szCs w:val="21"/>
        </w:rPr>
        <w:t>Kreuzstraße</w:t>
      </w:r>
      <w:r w:rsidR="00816391">
        <w:rPr>
          <w:rFonts w:ascii="Times New Roman" w:hAnsi="Times New Roman" w:cs="Times New Roman"/>
          <w:sz w:val="21"/>
          <w:szCs w:val="21"/>
        </w:rPr>
        <w:t xml:space="preserve"> 35</w:t>
      </w:r>
      <w:r w:rsidR="00F74175" w:rsidRPr="007A1721">
        <w:rPr>
          <w:rFonts w:ascii="Times New Roman" w:hAnsi="Times New Roman" w:cs="Times New Roman"/>
          <w:sz w:val="21"/>
          <w:szCs w:val="21"/>
        </w:rPr>
        <w:br/>
      </w:r>
      <w:r w:rsidR="00B44038">
        <w:rPr>
          <w:rFonts w:ascii="Times New Roman" w:hAnsi="Times New Roman" w:cs="Times New Roman"/>
          <w:sz w:val="21"/>
          <w:szCs w:val="21"/>
        </w:rPr>
        <w:t>336</w:t>
      </w:r>
      <w:r w:rsidR="00A10CE2">
        <w:rPr>
          <w:rFonts w:ascii="Times New Roman" w:hAnsi="Times New Roman" w:cs="Times New Roman"/>
          <w:sz w:val="21"/>
          <w:szCs w:val="21"/>
        </w:rPr>
        <w:t>02 Bielefeld</w:t>
      </w:r>
      <w:r w:rsidR="00F74175" w:rsidRPr="007A1721">
        <w:rPr>
          <w:rFonts w:ascii="Times New Roman" w:hAnsi="Times New Roman" w:cs="Times New Roman"/>
          <w:sz w:val="21"/>
          <w:szCs w:val="21"/>
        </w:rPr>
        <w:t xml:space="preserve"> </w:t>
      </w:r>
    </w:p>
    <w:p w14:paraId="096C8AF5" w14:textId="77777777" w:rsidR="00647413" w:rsidRPr="007A1721" w:rsidRDefault="00647413" w:rsidP="00F74175">
      <w:pPr>
        <w:spacing w:after="0"/>
        <w:rPr>
          <w:rFonts w:ascii="Times New Roman" w:hAnsi="Times New Roman" w:cs="Times New Roman"/>
          <w:color w:val="000000"/>
          <w:sz w:val="21"/>
          <w:szCs w:val="21"/>
        </w:rPr>
      </w:pPr>
    </w:p>
    <w:p w14:paraId="155B6E2E" w14:textId="7E43B57C" w:rsidR="006A7895" w:rsidRPr="007A1721" w:rsidRDefault="00833455" w:rsidP="0085213A">
      <w:pPr>
        <w:spacing w:after="0"/>
        <w:jc w:val="right"/>
        <w:rPr>
          <w:rFonts w:ascii="Times New Roman" w:hAnsi="Times New Roman" w:cs="Times New Roman"/>
          <w:sz w:val="21"/>
          <w:szCs w:val="21"/>
        </w:rPr>
      </w:pPr>
      <w:r>
        <w:rPr>
          <w:rFonts w:ascii="Times New Roman" w:hAnsi="Times New Roman" w:cs="Times New Roman"/>
          <w:sz w:val="21"/>
          <w:szCs w:val="21"/>
        </w:rPr>
        <w:t>Delbrück</w:t>
      </w:r>
      <w:r w:rsidR="002D594E" w:rsidRPr="007A1721">
        <w:rPr>
          <w:rFonts w:ascii="Times New Roman" w:hAnsi="Times New Roman" w:cs="Times New Roman"/>
          <w:sz w:val="21"/>
          <w:szCs w:val="21"/>
        </w:rPr>
        <w:t xml:space="preserve">, </w:t>
      </w:r>
      <w:r>
        <w:rPr>
          <w:rFonts w:ascii="Times New Roman" w:hAnsi="Times New Roman" w:cs="Times New Roman"/>
          <w:sz w:val="21"/>
          <w:szCs w:val="21"/>
        </w:rPr>
        <w:t>09.09.2024</w:t>
      </w:r>
    </w:p>
    <w:p w14:paraId="0731715D" w14:textId="77777777" w:rsidR="001E0088" w:rsidRPr="007A1721" w:rsidRDefault="001E0088" w:rsidP="001E0088">
      <w:pPr>
        <w:spacing w:after="0"/>
        <w:jc w:val="right"/>
        <w:rPr>
          <w:rFonts w:ascii="Times New Roman" w:hAnsi="Times New Roman" w:cs="Times New Roman"/>
          <w:sz w:val="21"/>
          <w:szCs w:val="21"/>
        </w:rPr>
      </w:pPr>
    </w:p>
    <w:p w14:paraId="0098600D" w14:textId="264FE216" w:rsidR="000A5AB8" w:rsidRPr="007A1721" w:rsidRDefault="0099776A" w:rsidP="00590834">
      <w:pPr>
        <w:spacing w:after="0"/>
        <w:rPr>
          <w:rFonts w:ascii="Times New Roman" w:hAnsi="Times New Roman" w:cs="Times New Roman"/>
          <w:b/>
          <w:sz w:val="21"/>
          <w:szCs w:val="21"/>
        </w:rPr>
      </w:pPr>
      <w:r w:rsidRPr="007A1721">
        <w:rPr>
          <w:rFonts w:ascii="Times New Roman" w:hAnsi="Times New Roman" w:cs="Times New Roman"/>
          <w:b/>
          <w:sz w:val="21"/>
          <w:szCs w:val="21"/>
        </w:rPr>
        <w:t>Bewerbung um ein Praktikum i</w:t>
      </w:r>
      <w:r w:rsidR="00FE3406">
        <w:rPr>
          <w:rFonts w:ascii="Times New Roman" w:hAnsi="Times New Roman" w:cs="Times New Roman"/>
          <w:b/>
          <w:sz w:val="21"/>
          <w:szCs w:val="21"/>
        </w:rPr>
        <w:t>n der Wirtschaftsprüfung</w:t>
      </w:r>
    </w:p>
    <w:p w14:paraId="70A974D0" w14:textId="3277D60F" w:rsidR="000A5AB8" w:rsidRPr="007A1721" w:rsidRDefault="000A5AB8" w:rsidP="000A5AB8">
      <w:pPr>
        <w:spacing w:after="0"/>
        <w:rPr>
          <w:rFonts w:ascii="Times New Roman" w:hAnsi="Times New Roman" w:cs="Times New Roman"/>
          <w:b/>
          <w:sz w:val="21"/>
          <w:szCs w:val="21"/>
        </w:rPr>
      </w:pPr>
    </w:p>
    <w:p w14:paraId="3A5BDDA8" w14:textId="77777777" w:rsidR="004A615C" w:rsidRPr="007A1721" w:rsidRDefault="004A615C" w:rsidP="000A5AB8">
      <w:pPr>
        <w:spacing w:after="0"/>
        <w:rPr>
          <w:rFonts w:ascii="Times New Roman" w:hAnsi="Times New Roman" w:cs="Times New Roman"/>
          <w:b/>
          <w:sz w:val="21"/>
          <w:szCs w:val="21"/>
        </w:rPr>
      </w:pPr>
    </w:p>
    <w:p w14:paraId="61CDE0AD" w14:textId="5D9C3695" w:rsidR="00034B68" w:rsidRPr="007A1721" w:rsidRDefault="0099776A" w:rsidP="00375D2D">
      <w:pPr>
        <w:spacing w:after="0"/>
        <w:jc w:val="both"/>
        <w:rPr>
          <w:rFonts w:ascii="Times New Roman" w:hAnsi="Times New Roman" w:cs="Times New Roman"/>
          <w:sz w:val="21"/>
          <w:szCs w:val="21"/>
        </w:rPr>
      </w:pPr>
      <w:r w:rsidRPr="007A1721">
        <w:rPr>
          <w:rFonts w:ascii="Times New Roman" w:hAnsi="Times New Roman" w:cs="Times New Roman"/>
          <w:sz w:val="21"/>
          <w:szCs w:val="21"/>
        </w:rPr>
        <w:t>Sehr geehrte Damen und Herren</w:t>
      </w:r>
      <w:r w:rsidR="00E65B09" w:rsidRPr="007A1721">
        <w:rPr>
          <w:rFonts w:ascii="Times New Roman" w:hAnsi="Times New Roman" w:cs="Times New Roman"/>
          <w:sz w:val="21"/>
          <w:szCs w:val="21"/>
        </w:rPr>
        <w:t xml:space="preserve">, </w:t>
      </w:r>
    </w:p>
    <w:p w14:paraId="433CF1AE" w14:textId="14106765" w:rsidR="00E65B09" w:rsidRPr="007A1721" w:rsidRDefault="00E65B09" w:rsidP="00375D2D">
      <w:pPr>
        <w:spacing w:after="0"/>
        <w:jc w:val="both"/>
        <w:rPr>
          <w:rFonts w:ascii="Times New Roman" w:hAnsi="Times New Roman" w:cs="Times New Roman"/>
          <w:sz w:val="21"/>
          <w:szCs w:val="21"/>
        </w:rPr>
      </w:pPr>
    </w:p>
    <w:p w14:paraId="3436E836" w14:textId="575141C5" w:rsidR="00E65B09" w:rsidRPr="007A1721" w:rsidRDefault="00B35284" w:rsidP="00E65B09">
      <w:pPr>
        <w:spacing w:after="0"/>
        <w:jc w:val="both"/>
        <w:rPr>
          <w:rFonts w:ascii="Times New Roman" w:hAnsi="Times New Roman" w:cs="Times New Roman"/>
          <w:sz w:val="21"/>
          <w:szCs w:val="21"/>
        </w:rPr>
      </w:pPr>
      <w:r>
        <w:rPr>
          <w:rFonts w:ascii="Times New Roman" w:hAnsi="Times New Roman" w:cs="Times New Roman"/>
          <w:sz w:val="21"/>
          <w:szCs w:val="21"/>
        </w:rPr>
        <w:t xml:space="preserve">mit einer Tätigkeit in der Wirtschaftsprüfung </w:t>
      </w:r>
      <w:r w:rsidR="00FE6917" w:rsidRPr="00FE6917">
        <w:rPr>
          <w:rFonts w:ascii="Times New Roman" w:hAnsi="Times New Roman" w:cs="Times New Roman"/>
          <w:sz w:val="21"/>
          <w:szCs w:val="21"/>
        </w:rPr>
        <w:t>assoziiere</w:t>
      </w:r>
      <w:r w:rsidR="003D0644">
        <w:rPr>
          <w:rFonts w:ascii="Times New Roman" w:hAnsi="Times New Roman" w:cs="Times New Roman"/>
          <w:sz w:val="21"/>
          <w:szCs w:val="21"/>
        </w:rPr>
        <w:t xml:space="preserve"> ich </w:t>
      </w:r>
      <w:r w:rsidR="00F237FB">
        <w:rPr>
          <w:rFonts w:ascii="Times New Roman" w:hAnsi="Times New Roman" w:cs="Times New Roman"/>
          <w:sz w:val="21"/>
          <w:szCs w:val="21"/>
        </w:rPr>
        <w:t>spannende und abwechslungsreiche Aufgabe</w:t>
      </w:r>
      <w:r w:rsidR="00CD4961">
        <w:rPr>
          <w:rFonts w:ascii="Times New Roman" w:hAnsi="Times New Roman" w:cs="Times New Roman"/>
          <w:sz w:val="21"/>
          <w:szCs w:val="21"/>
        </w:rPr>
        <w:t>n</w:t>
      </w:r>
      <w:r w:rsidR="00F237FB">
        <w:rPr>
          <w:rFonts w:ascii="Times New Roman" w:hAnsi="Times New Roman" w:cs="Times New Roman"/>
          <w:sz w:val="21"/>
          <w:szCs w:val="21"/>
        </w:rPr>
        <w:t xml:space="preserve"> </w:t>
      </w:r>
      <w:r w:rsidR="005E68A0">
        <w:rPr>
          <w:rFonts w:ascii="Times New Roman" w:hAnsi="Times New Roman" w:cs="Times New Roman"/>
          <w:sz w:val="21"/>
          <w:szCs w:val="21"/>
        </w:rPr>
        <w:t>sowie der Herausforderung, innerhalb</w:t>
      </w:r>
      <w:r w:rsidR="00153F4C">
        <w:rPr>
          <w:rFonts w:ascii="Times New Roman" w:hAnsi="Times New Roman" w:cs="Times New Roman"/>
          <w:sz w:val="21"/>
          <w:szCs w:val="21"/>
        </w:rPr>
        <w:t xml:space="preserve"> kürzester Zeit ein tiefgreifendes </w:t>
      </w:r>
      <w:r w:rsidR="006C32F5">
        <w:rPr>
          <w:rFonts w:ascii="Times New Roman" w:hAnsi="Times New Roman" w:cs="Times New Roman"/>
          <w:sz w:val="21"/>
          <w:szCs w:val="21"/>
        </w:rPr>
        <w:t>Verständnis für Unternehmenskennzahlen</w:t>
      </w:r>
      <w:r w:rsidR="00153F4C">
        <w:rPr>
          <w:rFonts w:ascii="Times New Roman" w:hAnsi="Times New Roman" w:cs="Times New Roman"/>
          <w:sz w:val="21"/>
          <w:szCs w:val="21"/>
        </w:rPr>
        <w:t xml:space="preserve"> </w:t>
      </w:r>
      <w:r w:rsidR="00535BE3">
        <w:rPr>
          <w:rFonts w:ascii="Times New Roman" w:hAnsi="Times New Roman" w:cs="Times New Roman"/>
          <w:sz w:val="21"/>
          <w:szCs w:val="21"/>
        </w:rPr>
        <w:t xml:space="preserve">und ihre Bedeutung zu entwickeln. </w:t>
      </w:r>
      <w:r w:rsidR="00744702">
        <w:rPr>
          <w:rFonts w:ascii="Times New Roman" w:hAnsi="Times New Roman" w:cs="Times New Roman"/>
          <w:sz w:val="21"/>
          <w:szCs w:val="21"/>
        </w:rPr>
        <w:t xml:space="preserve">Besonders </w:t>
      </w:r>
      <w:r w:rsidR="00CD4961">
        <w:rPr>
          <w:rFonts w:ascii="Times New Roman" w:hAnsi="Times New Roman" w:cs="Times New Roman"/>
          <w:sz w:val="21"/>
          <w:szCs w:val="21"/>
        </w:rPr>
        <w:t>fasziniert mich jedoch</w:t>
      </w:r>
      <w:r w:rsidR="00153F4C">
        <w:rPr>
          <w:rFonts w:ascii="Times New Roman" w:hAnsi="Times New Roman" w:cs="Times New Roman"/>
          <w:sz w:val="21"/>
          <w:szCs w:val="21"/>
        </w:rPr>
        <w:t xml:space="preserve"> </w:t>
      </w:r>
      <w:r w:rsidR="00CC6C70">
        <w:rPr>
          <w:rFonts w:ascii="Times New Roman" w:hAnsi="Times New Roman" w:cs="Times New Roman"/>
          <w:sz w:val="21"/>
          <w:szCs w:val="21"/>
        </w:rPr>
        <w:t xml:space="preserve">die hohe </w:t>
      </w:r>
      <w:r w:rsidR="00FE3406">
        <w:rPr>
          <w:rFonts w:ascii="Times New Roman" w:hAnsi="Times New Roman" w:cs="Times New Roman"/>
          <w:sz w:val="21"/>
          <w:szCs w:val="21"/>
        </w:rPr>
        <w:t xml:space="preserve">Bedeutung, die Wirtschaftsprüfer </w:t>
      </w:r>
      <w:r w:rsidR="00F456FE">
        <w:rPr>
          <w:rFonts w:ascii="Times New Roman" w:hAnsi="Times New Roman" w:cs="Times New Roman"/>
          <w:sz w:val="21"/>
          <w:szCs w:val="21"/>
        </w:rPr>
        <w:t xml:space="preserve">sowohl </w:t>
      </w:r>
      <w:r w:rsidR="004F62C6">
        <w:rPr>
          <w:rFonts w:ascii="Times New Roman" w:hAnsi="Times New Roman" w:cs="Times New Roman"/>
          <w:sz w:val="21"/>
          <w:szCs w:val="21"/>
        </w:rPr>
        <w:t>für</w:t>
      </w:r>
      <w:r w:rsidR="00512AC9">
        <w:rPr>
          <w:rFonts w:ascii="Times New Roman" w:hAnsi="Times New Roman" w:cs="Times New Roman"/>
          <w:sz w:val="21"/>
          <w:szCs w:val="21"/>
        </w:rPr>
        <w:t xml:space="preserve"> das geprüfte Unternehmen als auch für die Funktions</w:t>
      </w:r>
      <w:r w:rsidR="00BE64D8">
        <w:rPr>
          <w:rFonts w:ascii="Times New Roman" w:hAnsi="Times New Roman" w:cs="Times New Roman"/>
          <w:sz w:val="21"/>
          <w:szCs w:val="21"/>
        </w:rPr>
        <w:t>fähigkeit der Kapitalmärkte und der Wirtschaft als Ganzes haben.</w:t>
      </w:r>
      <w:r w:rsidR="00F237FB">
        <w:rPr>
          <w:rFonts w:ascii="Times New Roman" w:hAnsi="Times New Roman" w:cs="Times New Roman"/>
          <w:sz w:val="21"/>
          <w:szCs w:val="21"/>
        </w:rPr>
        <w:t xml:space="preserve"> </w:t>
      </w:r>
      <w:r w:rsidR="0004788F">
        <w:rPr>
          <w:rFonts w:ascii="Times New Roman" w:hAnsi="Times New Roman" w:cs="Times New Roman"/>
          <w:sz w:val="21"/>
          <w:szCs w:val="21"/>
        </w:rPr>
        <w:t xml:space="preserve">Diese Erfahrungen und Einblicke in die Finanzwelt </w:t>
      </w:r>
      <w:r w:rsidR="00340141">
        <w:rPr>
          <w:rFonts w:ascii="Times New Roman" w:hAnsi="Times New Roman" w:cs="Times New Roman"/>
          <w:sz w:val="21"/>
          <w:szCs w:val="21"/>
        </w:rPr>
        <w:t xml:space="preserve">sind für mich von unschätzbarem Wert und bilden die ideale Grundlage, um </w:t>
      </w:r>
      <w:del w:id="0" w:author="David Döbele" w:date="2024-09-12T19:33:00Z" w16du:dateUtc="2024-09-12T17:33:00Z">
        <w:r w:rsidR="00340141" w:rsidDel="0035454C">
          <w:rPr>
            <w:rFonts w:ascii="Times New Roman" w:hAnsi="Times New Roman" w:cs="Times New Roman"/>
            <w:sz w:val="21"/>
            <w:szCs w:val="21"/>
          </w:rPr>
          <w:delText>mein großes Ziel zu verwirklichen</w:delText>
        </w:r>
        <w:r w:rsidR="00F72500" w:rsidDel="0035454C">
          <w:rPr>
            <w:rFonts w:ascii="Times New Roman" w:hAnsi="Times New Roman" w:cs="Times New Roman"/>
            <w:sz w:val="21"/>
            <w:szCs w:val="21"/>
          </w:rPr>
          <w:delText xml:space="preserve">, den Einstieg in </w:delText>
        </w:r>
        <w:r w:rsidR="00665E7F" w:rsidDel="0035454C">
          <w:rPr>
            <w:rFonts w:ascii="Times New Roman" w:hAnsi="Times New Roman" w:cs="Times New Roman"/>
            <w:sz w:val="21"/>
            <w:szCs w:val="21"/>
          </w:rPr>
          <w:delText>die Unternehmensberatung</w:delText>
        </w:r>
      </w:del>
      <w:ins w:id="1" w:author="David Döbele" w:date="2024-09-12T19:33:00Z" w16du:dateUtc="2024-09-12T17:33:00Z">
        <w:r w:rsidR="0035454C">
          <w:rPr>
            <w:rFonts w:ascii="Times New Roman" w:hAnsi="Times New Roman" w:cs="Times New Roman"/>
            <w:sz w:val="21"/>
            <w:szCs w:val="21"/>
          </w:rPr>
          <w:t>langfristig ebenfalls in der Wirtschaftsprüfung arbeiten zu können</w:t>
        </w:r>
      </w:ins>
      <w:r w:rsidR="00665E7F">
        <w:rPr>
          <w:rFonts w:ascii="Times New Roman" w:hAnsi="Times New Roman" w:cs="Times New Roman"/>
          <w:sz w:val="21"/>
          <w:szCs w:val="21"/>
        </w:rPr>
        <w:t xml:space="preserve">. Um die Möglichkeit zu haben, diese </w:t>
      </w:r>
      <w:r w:rsidR="004743C0">
        <w:rPr>
          <w:rFonts w:ascii="Times New Roman" w:hAnsi="Times New Roman" w:cs="Times New Roman"/>
          <w:sz w:val="21"/>
          <w:szCs w:val="21"/>
        </w:rPr>
        <w:t>w</w:t>
      </w:r>
      <w:r w:rsidR="00665E7F">
        <w:rPr>
          <w:rFonts w:ascii="Times New Roman" w:hAnsi="Times New Roman" w:cs="Times New Roman"/>
          <w:sz w:val="21"/>
          <w:szCs w:val="21"/>
        </w:rPr>
        <w:t>ertvolle</w:t>
      </w:r>
      <w:r w:rsidR="004743C0">
        <w:rPr>
          <w:rFonts w:ascii="Times New Roman" w:hAnsi="Times New Roman" w:cs="Times New Roman"/>
          <w:sz w:val="21"/>
          <w:szCs w:val="21"/>
        </w:rPr>
        <w:t>n Erfahrungen zu sammeln, möchte ich Sie als Praktikant</w:t>
      </w:r>
      <w:r w:rsidR="00B855B4">
        <w:rPr>
          <w:rFonts w:ascii="Times New Roman" w:hAnsi="Times New Roman" w:cs="Times New Roman"/>
          <w:sz w:val="21"/>
          <w:szCs w:val="21"/>
        </w:rPr>
        <w:t xml:space="preserve"> in der Wirtschaftsprüfung ab März 2025 für einen </w:t>
      </w:r>
      <w:r w:rsidR="00A17809">
        <w:rPr>
          <w:rFonts w:ascii="Times New Roman" w:hAnsi="Times New Roman" w:cs="Times New Roman"/>
          <w:sz w:val="21"/>
          <w:szCs w:val="21"/>
        </w:rPr>
        <w:t>Zeitraum</w:t>
      </w:r>
      <w:r w:rsidR="00B855B4">
        <w:rPr>
          <w:rFonts w:ascii="Times New Roman" w:hAnsi="Times New Roman" w:cs="Times New Roman"/>
          <w:sz w:val="21"/>
          <w:szCs w:val="21"/>
        </w:rPr>
        <w:t xml:space="preserve"> von 16</w:t>
      </w:r>
      <w:r w:rsidR="00A17809">
        <w:rPr>
          <w:rFonts w:ascii="Times New Roman" w:hAnsi="Times New Roman" w:cs="Times New Roman"/>
          <w:sz w:val="21"/>
          <w:szCs w:val="21"/>
        </w:rPr>
        <w:t xml:space="preserve"> Wochen unterstützen. </w:t>
      </w:r>
    </w:p>
    <w:p w14:paraId="545B5699" w14:textId="2E2A3B6E" w:rsidR="00E65B09" w:rsidRPr="007A1721" w:rsidRDefault="00E65B09" w:rsidP="00375D2D">
      <w:pPr>
        <w:spacing w:after="0"/>
        <w:jc w:val="both"/>
        <w:rPr>
          <w:rFonts w:ascii="Times New Roman" w:hAnsi="Times New Roman" w:cs="Times New Roman"/>
          <w:sz w:val="21"/>
          <w:szCs w:val="21"/>
        </w:rPr>
      </w:pPr>
    </w:p>
    <w:p w14:paraId="7250DB56" w14:textId="191A98A6" w:rsidR="00E65B09" w:rsidRPr="007A1721" w:rsidRDefault="001806FF" w:rsidP="00E65B09">
      <w:pPr>
        <w:spacing w:after="0"/>
        <w:jc w:val="both"/>
        <w:rPr>
          <w:rFonts w:ascii="Times New Roman" w:hAnsi="Times New Roman" w:cs="Times New Roman"/>
          <w:sz w:val="21"/>
          <w:szCs w:val="21"/>
        </w:rPr>
      </w:pPr>
      <w:r>
        <w:rPr>
          <w:rFonts w:ascii="Times New Roman" w:hAnsi="Times New Roman" w:cs="Times New Roman"/>
          <w:sz w:val="21"/>
          <w:szCs w:val="21"/>
        </w:rPr>
        <w:t>In meiner Ausbildung zum Steuerfachangestellten</w:t>
      </w:r>
      <w:r w:rsidR="00EA0CA1">
        <w:rPr>
          <w:rFonts w:ascii="Times New Roman" w:hAnsi="Times New Roman" w:cs="Times New Roman"/>
          <w:sz w:val="21"/>
          <w:szCs w:val="21"/>
        </w:rPr>
        <w:t xml:space="preserve"> habe ich bereits zu Beginn meiner beruflichen Laufbahn </w:t>
      </w:r>
      <w:r w:rsidR="002962C7">
        <w:rPr>
          <w:rFonts w:ascii="Times New Roman" w:hAnsi="Times New Roman" w:cs="Times New Roman"/>
          <w:sz w:val="21"/>
          <w:szCs w:val="21"/>
        </w:rPr>
        <w:t xml:space="preserve">gelernt, </w:t>
      </w:r>
      <w:r w:rsidR="00B275D0">
        <w:rPr>
          <w:rFonts w:ascii="Times New Roman" w:hAnsi="Times New Roman" w:cs="Times New Roman"/>
          <w:sz w:val="21"/>
          <w:szCs w:val="21"/>
        </w:rPr>
        <w:t xml:space="preserve">viel </w:t>
      </w:r>
      <w:r w:rsidR="00076B54">
        <w:rPr>
          <w:rFonts w:ascii="Times New Roman" w:hAnsi="Times New Roman" w:cs="Times New Roman"/>
          <w:sz w:val="21"/>
          <w:szCs w:val="21"/>
        </w:rPr>
        <w:t>Eigenverantwortung</w:t>
      </w:r>
      <w:r w:rsidR="00453553">
        <w:rPr>
          <w:rFonts w:ascii="Times New Roman" w:hAnsi="Times New Roman" w:cs="Times New Roman"/>
          <w:sz w:val="21"/>
          <w:szCs w:val="21"/>
        </w:rPr>
        <w:t xml:space="preserve"> zu tragen</w:t>
      </w:r>
      <w:r w:rsidR="0039503B">
        <w:rPr>
          <w:rFonts w:ascii="Times New Roman" w:hAnsi="Times New Roman" w:cs="Times New Roman"/>
          <w:sz w:val="21"/>
          <w:szCs w:val="21"/>
        </w:rPr>
        <w:t>, da mir</w:t>
      </w:r>
      <w:r w:rsidR="00930063">
        <w:rPr>
          <w:rFonts w:ascii="Times New Roman" w:hAnsi="Times New Roman" w:cs="Times New Roman"/>
          <w:sz w:val="21"/>
          <w:szCs w:val="21"/>
        </w:rPr>
        <w:t xml:space="preserve"> früh Mandanten übertragen</w:t>
      </w:r>
      <w:r w:rsidR="00412BB5">
        <w:rPr>
          <w:rFonts w:ascii="Times New Roman" w:hAnsi="Times New Roman" w:cs="Times New Roman"/>
          <w:sz w:val="21"/>
          <w:szCs w:val="21"/>
        </w:rPr>
        <w:t xml:space="preserve"> wurden</w:t>
      </w:r>
      <w:r w:rsidR="00930063">
        <w:rPr>
          <w:rFonts w:ascii="Times New Roman" w:hAnsi="Times New Roman" w:cs="Times New Roman"/>
          <w:sz w:val="21"/>
          <w:szCs w:val="21"/>
        </w:rPr>
        <w:t>, die ich eig</w:t>
      </w:r>
      <w:r w:rsidR="000A154C">
        <w:rPr>
          <w:rFonts w:ascii="Times New Roman" w:hAnsi="Times New Roman" w:cs="Times New Roman"/>
          <w:sz w:val="21"/>
          <w:szCs w:val="21"/>
        </w:rPr>
        <w:t>enständig</w:t>
      </w:r>
      <w:r w:rsidR="0056298A">
        <w:rPr>
          <w:rFonts w:ascii="Times New Roman" w:hAnsi="Times New Roman" w:cs="Times New Roman"/>
          <w:sz w:val="21"/>
          <w:szCs w:val="21"/>
        </w:rPr>
        <w:t xml:space="preserve"> betreut habe</w:t>
      </w:r>
      <w:r w:rsidR="00DC597D">
        <w:rPr>
          <w:rFonts w:ascii="Times New Roman" w:hAnsi="Times New Roman" w:cs="Times New Roman"/>
          <w:sz w:val="21"/>
          <w:szCs w:val="21"/>
        </w:rPr>
        <w:t>.</w:t>
      </w:r>
      <w:r w:rsidR="000A154C">
        <w:rPr>
          <w:rFonts w:ascii="Times New Roman" w:hAnsi="Times New Roman" w:cs="Times New Roman"/>
          <w:sz w:val="21"/>
          <w:szCs w:val="21"/>
        </w:rPr>
        <w:t xml:space="preserve"> </w:t>
      </w:r>
      <w:r w:rsidR="003E7A19">
        <w:rPr>
          <w:rFonts w:ascii="Times New Roman" w:hAnsi="Times New Roman" w:cs="Times New Roman"/>
          <w:sz w:val="21"/>
          <w:szCs w:val="21"/>
        </w:rPr>
        <w:t xml:space="preserve">Nach meiner Ausbildung zum Steuerfachangestellten </w:t>
      </w:r>
      <w:r w:rsidR="00770BC1">
        <w:rPr>
          <w:rFonts w:ascii="Times New Roman" w:hAnsi="Times New Roman" w:cs="Times New Roman"/>
          <w:sz w:val="21"/>
          <w:szCs w:val="21"/>
        </w:rPr>
        <w:t>begann ich mein Studium der Betriebswirtschaftslehre an der Hochschule Hamm-Lippstadt</w:t>
      </w:r>
      <w:r w:rsidR="0084206B">
        <w:rPr>
          <w:rFonts w:ascii="Times New Roman" w:hAnsi="Times New Roman" w:cs="Times New Roman"/>
          <w:sz w:val="21"/>
          <w:szCs w:val="21"/>
        </w:rPr>
        <w:t xml:space="preserve">. Dieser Schritt war perfekt für mich, da ich dadurch mein Interesse </w:t>
      </w:r>
      <w:r w:rsidR="00B407EB">
        <w:rPr>
          <w:rFonts w:ascii="Times New Roman" w:hAnsi="Times New Roman" w:cs="Times New Roman"/>
          <w:sz w:val="21"/>
          <w:szCs w:val="21"/>
        </w:rPr>
        <w:t xml:space="preserve">für wirtschaftliche Prozesse und Zusammenhänge </w:t>
      </w:r>
      <w:r w:rsidR="001E0DF2">
        <w:rPr>
          <w:rFonts w:ascii="Times New Roman" w:hAnsi="Times New Roman" w:cs="Times New Roman"/>
          <w:sz w:val="21"/>
          <w:szCs w:val="21"/>
        </w:rPr>
        <w:t xml:space="preserve">weiter </w:t>
      </w:r>
      <w:r w:rsidR="00AF0746">
        <w:rPr>
          <w:rFonts w:ascii="Times New Roman" w:hAnsi="Times New Roman" w:cs="Times New Roman"/>
          <w:sz w:val="21"/>
          <w:szCs w:val="21"/>
        </w:rPr>
        <w:t xml:space="preserve">ausbauen und </w:t>
      </w:r>
      <w:r w:rsidR="001E0DF2">
        <w:rPr>
          <w:rFonts w:ascii="Times New Roman" w:hAnsi="Times New Roman" w:cs="Times New Roman"/>
          <w:sz w:val="21"/>
          <w:szCs w:val="21"/>
        </w:rPr>
        <w:t xml:space="preserve">stärken konnte. </w:t>
      </w:r>
      <w:ins w:id="2" w:author="David Döbele" w:date="2024-09-12T19:33:00Z" w16du:dateUtc="2024-09-12T17:33:00Z">
        <w:r w:rsidR="005720BB">
          <w:rPr>
            <w:rFonts w:ascii="Times New Roman" w:hAnsi="Times New Roman" w:cs="Times New Roman"/>
            <w:sz w:val="21"/>
            <w:szCs w:val="21"/>
          </w:rPr>
          <w:t>Sowohl wä</w:t>
        </w:r>
      </w:ins>
      <w:ins w:id="3" w:author="David Döbele" w:date="2024-09-12T19:34:00Z" w16du:dateUtc="2024-09-12T17:34:00Z">
        <w:r w:rsidR="005720BB">
          <w:rPr>
            <w:rFonts w:ascii="Times New Roman" w:hAnsi="Times New Roman" w:cs="Times New Roman"/>
            <w:sz w:val="21"/>
            <w:szCs w:val="21"/>
          </w:rPr>
          <w:t xml:space="preserve">hrend meiner </w:t>
        </w:r>
      </w:ins>
      <w:ins w:id="4" w:author="David Döbele" w:date="2024-09-12T19:36:00Z" w16du:dateUtc="2024-09-12T17:36:00Z">
        <w:r w:rsidR="00FC2C2E">
          <w:rPr>
            <w:rFonts w:ascii="Times New Roman" w:hAnsi="Times New Roman" w:cs="Times New Roman"/>
            <w:sz w:val="21"/>
            <w:szCs w:val="21"/>
          </w:rPr>
          <w:t>Ausbildung</w:t>
        </w:r>
      </w:ins>
      <w:ins w:id="5" w:author="David Döbele" w:date="2024-09-12T19:34:00Z" w16du:dateUtc="2024-09-12T17:34:00Z">
        <w:r w:rsidR="005720BB">
          <w:rPr>
            <w:rFonts w:ascii="Times New Roman" w:hAnsi="Times New Roman" w:cs="Times New Roman"/>
            <w:sz w:val="21"/>
            <w:szCs w:val="21"/>
          </w:rPr>
          <w:t xml:space="preserve"> als auch während des bisherigen Verlaufs meines Studiums, habe ich viele wertvolle Einblicke in Bereiche wie Accounting oder Bilanzierung gewinnen können, die auch wertvoll für das Praktikum bei Ihnen sein sollten. </w:t>
        </w:r>
      </w:ins>
      <w:ins w:id="6" w:author="David Döbele" w:date="2024-09-12T19:35:00Z" w16du:dateUtc="2024-09-12T17:35:00Z">
        <w:r w:rsidR="005720BB">
          <w:rPr>
            <w:rFonts w:ascii="Times New Roman" w:hAnsi="Times New Roman" w:cs="Times New Roman"/>
            <w:sz w:val="21"/>
            <w:szCs w:val="21"/>
          </w:rPr>
          <w:t xml:space="preserve">Meine Freizeit verbringe ich gerne beim Sport – vor allem am Team-Sport gefällt es mir, gemeinsam mit anderen an einem Ziel zu arbeiten und gemeinsame Erfolge zu feiern. Dieses Mindset würde ich nun gerne zu Ihnen mit einbringen. </w:t>
        </w:r>
      </w:ins>
    </w:p>
    <w:p w14:paraId="2C090CDF" w14:textId="723F9A8E" w:rsidR="00E65B09" w:rsidRPr="007A1721" w:rsidRDefault="00E65B09" w:rsidP="00E65B09">
      <w:pPr>
        <w:spacing w:after="0"/>
        <w:jc w:val="both"/>
        <w:rPr>
          <w:rFonts w:ascii="Times New Roman" w:hAnsi="Times New Roman" w:cs="Times New Roman"/>
          <w:sz w:val="21"/>
          <w:szCs w:val="21"/>
        </w:rPr>
      </w:pPr>
    </w:p>
    <w:p w14:paraId="19160B60" w14:textId="6E3D1D05" w:rsidR="00E65B09" w:rsidRPr="007A1721" w:rsidRDefault="00E65B09" w:rsidP="00E65B09">
      <w:pPr>
        <w:spacing w:after="0"/>
        <w:jc w:val="both"/>
        <w:rPr>
          <w:rFonts w:ascii="Times New Roman" w:hAnsi="Times New Roman" w:cs="Times New Roman"/>
          <w:sz w:val="21"/>
          <w:szCs w:val="21"/>
        </w:rPr>
      </w:pPr>
      <w:r w:rsidRPr="007A1721">
        <w:rPr>
          <w:rFonts w:ascii="Times New Roman" w:hAnsi="Times New Roman" w:cs="Times New Roman"/>
          <w:sz w:val="21"/>
          <w:szCs w:val="21"/>
        </w:rPr>
        <w:t>Dritter Absatz</w:t>
      </w:r>
    </w:p>
    <w:p w14:paraId="7DBF1E90" w14:textId="602DAA8A" w:rsidR="00E65B09" w:rsidRPr="007A1721" w:rsidRDefault="00E65B09" w:rsidP="00E65B09">
      <w:pPr>
        <w:spacing w:after="0"/>
        <w:jc w:val="both"/>
        <w:rPr>
          <w:rFonts w:ascii="Times New Roman" w:hAnsi="Times New Roman" w:cs="Times New Roman"/>
          <w:sz w:val="21"/>
          <w:szCs w:val="21"/>
        </w:rPr>
      </w:pPr>
      <w:r w:rsidRPr="007A1721">
        <w:rPr>
          <w:rFonts w:ascii="Times New Roman" w:hAnsi="Times New Roman" w:cs="Times New Roman"/>
          <w:sz w:val="21"/>
          <w:szCs w:val="21"/>
        </w:rPr>
        <w:t>Dritter Absatz</w:t>
      </w:r>
    </w:p>
    <w:p w14:paraId="4C4E7185" w14:textId="77777777" w:rsidR="00E65B09" w:rsidRPr="007A1721" w:rsidRDefault="00E65B09" w:rsidP="00E65B09">
      <w:pPr>
        <w:spacing w:after="0"/>
        <w:jc w:val="both"/>
        <w:rPr>
          <w:rFonts w:ascii="Times New Roman" w:hAnsi="Times New Roman" w:cs="Times New Roman"/>
          <w:sz w:val="21"/>
          <w:szCs w:val="21"/>
        </w:rPr>
      </w:pPr>
      <w:r w:rsidRPr="007A1721">
        <w:rPr>
          <w:rFonts w:ascii="Times New Roman" w:hAnsi="Times New Roman" w:cs="Times New Roman"/>
          <w:sz w:val="21"/>
          <w:szCs w:val="21"/>
        </w:rPr>
        <w:t>Dritter Absatz</w:t>
      </w:r>
    </w:p>
    <w:p w14:paraId="7865D3A7" w14:textId="77777777" w:rsidR="00E65B09" w:rsidRPr="007A1721" w:rsidRDefault="00E65B09" w:rsidP="00E65B09">
      <w:pPr>
        <w:spacing w:after="0"/>
        <w:jc w:val="both"/>
        <w:rPr>
          <w:rFonts w:ascii="Times New Roman" w:hAnsi="Times New Roman" w:cs="Times New Roman"/>
          <w:sz w:val="21"/>
          <w:szCs w:val="21"/>
        </w:rPr>
      </w:pPr>
      <w:r w:rsidRPr="007A1721">
        <w:rPr>
          <w:rFonts w:ascii="Times New Roman" w:hAnsi="Times New Roman" w:cs="Times New Roman"/>
          <w:sz w:val="21"/>
          <w:szCs w:val="21"/>
        </w:rPr>
        <w:t>Dritter Absatz</w:t>
      </w:r>
    </w:p>
    <w:p w14:paraId="7575B3C9" w14:textId="77777777" w:rsidR="00E65B09" w:rsidRPr="007A1721" w:rsidRDefault="00E65B09" w:rsidP="00E65B09">
      <w:pPr>
        <w:spacing w:after="0"/>
        <w:jc w:val="both"/>
        <w:rPr>
          <w:rFonts w:ascii="Times New Roman" w:hAnsi="Times New Roman" w:cs="Times New Roman"/>
          <w:sz w:val="21"/>
          <w:szCs w:val="21"/>
        </w:rPr>
      </w:pPr>
      <w:r w:rsidRPr="007A1721">
        <w:rPr>
          <w:rFonts w:ascii="Times New Roman" w:hAnsi="Times New Roman" w:cs="Times New Roman"/>
          <w:sz w:val="21"/>
          <w:szCs w:val="21"/>
        </w:rPr>
        <w:t>Dritter Absatz</w:t>
      </w:r>
    </w:p>
    <w:p w14:paraId="723D7B33" w14:textId="368DF3DB" w:rsidR="00E65B09" w:rsidRPr="007A1721" w:rsidRDefault="00E65B09" w:rsidP="00E65B09">
      <w:pPr>
        <w:spacing w:after="0"/>
        <w:jc w:val="both"/>
        <w:rPr>
          <w:rFonts w:ascii="Times New Roman" w:hAnsi="Times New Roman" w:cs="Times New Roman"/>
          <w:sz w:val="21"/>
          <w:szCs w:val="21"/>
        </w:rPr>
      </w:pPr>
      <w:r w:rsidRPr="007A1721">
        <w:rPr>
          <w:rFonts w:ascii="Times New Roman" w:hAnsi="Times New Roman" w:cs="Times New Roman"/>
          <w:sz w:val="21"/>
          <w:szCs w:val="21"/>
        </w:rPr>
        <w:t>Dritter Absatz</w:t>
      </w:r>
    </w:p>
    <w:p w14:paraId="3BAC5501" w14:textId="77777777" w:rsidR="00E65B09" w:rsidRPr="007A1721" w:rsidRDefault="00E65B09" w:rsidP="00E65B09">
      <w:pPr>
        <w:spacing w:after="0"/>
        <w:jc w:val="both"/>
        <w:rPr>
          <w:rFonts w:ascii="Times New Roman" w:hAnsi="Times New Roman" w:cs="Times New Roman"/>
          <w:sz w:val="21"/>
          <w:szCs w:val="21"/>
        </w:rPr>
      </w:pPr>
      <w:r w:rsidRPr="007A1721">
        <w:rPr>
          <w:rFonts w:ascii="Times New Roman" w:hAnsi="Times New Roman" w:cs="Times New Roman"/>
          <w:sz w:val="21"/>
          <w:szCs w:val="21"/>
        </w:rPr>
        <w:t>Dritter Absatz</w:t>
      </w:r>
    </w:p>
    <w:p w14:paraId="0D1927BC" w14:textId="366D7854" w:rsidR="00E65B09" w:rsidRPr="007A1721" w:rsidRDefault="00E65B09" w:rsidP="00E65B09">
      <w:pPr>
        <w:spacing w:after="0"/>
        <w:jc w:val="both"/>
        <w:rPr>
          <w:rFonts w:ascii="Times New Roman" w:hAnsi="Times New Roman" w:cs="Times New Roman"/>
          <w:sz w:val="21"/>
          <w:szCs w:val="21"/>
        </w:rPr>
      </w:pPr>
    </w:p>
    <w:p w14:paraId="2052A7F0" w14:textId="39B9FDD4" w:rsidR="00E65B09" w:rsidRPr="007A1721" w:rsidRDefault="00E65B09" w:rsidP="00E65B09">
      <w:pPr>
        <w:spacing w:after="0"/>
        <w:jc w:val="both"/>
        <w:rPr>
          <w:rFonts w:ascii="Times New Roman" w:hAnsi="Times New Roman" w:cs="Times New Roman"/>
          <w:sz w:val="21"/>
          <w:szCs w:val="21"/>
        </w:rPr>
      </w:pPr>
      <w:r w:rsidRPr="007A1721">
        <w:rPr>
          <w:rFonts w:ascii="Times New Roman" w:hAnsi="Times New Roman" w:cs="Times New Roman"/>
          <w:sz w:val="21"/>
          <w:szCs w:val="21"/>
        </w:rPr>
        <w:t>V</w:t>
      </w:r>
      <w:r w:rsidR="007E2F42">
        <w:rPr>
          <w:rFonts w:ascii="Times New Roman" w:hAnsi="Times New Roman" w:cs="Times New Roman"/>
          <w:sz w:val="21"/>
          <w:szCs w:val="21"/>
        </w:rPr>
        <w:t xml:space="preserve">on dem </w:t>
      </w:r>
      <w:r w:rsidR="00663340">
        <w:rPr>
          <w:rFonts w:ascii="Times New Roman" w:hAnsi="Times New Roman" w:cs="Times New Roman"/>
          <w:sz w:val="21"/>
          <w:szCs w:val="21"/>
        </w:rPr>
        <w:t>Praktikum in der Wirtschaftsprüfung erhoffe ich mir eine steile Lernkurv</w:t>
      </w:r>
      <w:r w:rsidR="001512F3">
        <w:rPr>
          <w:rFonts w:ascii="Times New Roman" w:hAnsi="Times New Roman" w:cs="Times New Roman"/>
          <w:sz w:val="21"/>
          <w:szCs w:val="21"/>
        </w:rPr>
        <w:t>e sowie die Möglichkeit, meine eigenen Ideen und bisherigen Erfahrungen bei Ihne</w:t>
      </w:r>
      <w:r w:rsidR="009C0AB8">
        <w:rPr>
          <w:rFonts w:ascii="Times New Roman" w:hAnsi="Times New Roman" w:cs="Times New Roman"/>
          <w:sz w:val="21"/>
          <w:szCs w:val="21"/>
        </w:rPr>
        <w:t xml:space="preserve">n mehrwertschaffend einbringen zu können. </w:t>
      </w:r>
      <w:r w:rsidR="00150FBF">
        <w:rPr>
          <w:rFonts w:ascii="Times New Roman" w:hAnsi="Times New Roman" w:cs="Times New Roman"/>
          <w:sz w:val="21"/>
          <w:szCs w:val="21"/>
        </w:rPr>
        <w:t>Ich bin mir sicher</w:t>
      </w:r>
      <w:r w:rsidR="00824B1D">
        <w:rPr>
          <w:rFonts w:ascii="Times New Roman" w:hAnsi="Times New Roman" w:cs="Times New Roman"/>
          <w:sz w:val="21"/>
          <w:szCs w:val="21"/>
        </w:rPr>
        <w:t xml:space="preserve">, dass </w:t>
      </w:r>
      <w:r w:rsidR="008E2597">
        <w:rPr>
          <w:rFonts w:ascii="Times New Roman" w:hAnsi="Times New Roman" w:cs="Times New Roman"/>
          <w:sz w:val="21"/>
          <w:szCs w:val="21"/>
        </w:rPr>
        <w:t>die Erfahrungen</w:t>
      </w:r>
      <w:r w:rsidR="00867EC3">
        <w:rPr>
          <w:rFonts w:ascii="Times New Roman" w:hAnsi="Times New Roman" w:cs="Times New Roman"/>
          <w:sz w:val="21"/>
          <w:szCs w:val="21"/>
        </w:rPr>
        <w:t xml:space="preserve">, die ich bislang machen durfte und meine dadurch erlernte </w:t>
      </w:r>
      <w:r w:rsidR="0066790D">
        <w:rPr>
          <w:rFonts w:ascii="Times New Roman" w:hAnsi="Times New Roman" w:cs="Times New Roman"/>
          <w:sz w:val="21"/>
          <w:szCs w:val="21"/>
        </w:rPr>
        <w:t xml:space="preserve">detailgenaue, analytische und teamorientierte Arbeitsweise </w:t>
      </w:r>
      <w:r w:rsidR="000138BC">
        <w:rPr>
          <w:rFonts w:ascii="Times New Roman" w:hAnsi="Times New Roman" w:cs="Times New Roman"/>
          <w:sz w:val="21"/>
          <w:szCs w:val="21"/>
        </w:rPr>
        <w:t xml:space="preserve">hervorragend zu Ihrem Team passen wird und ich würde mich freuen, Sie auch </w:t>
      </w:r>
      <w:r w:rsidR="00D72393">
        <w:rPr>
          <w:rFonts w:ascii="Times New Roman" w:hAnsi="Times New Roman" w:cs="Times New Roman"/>
          <w:sz w:val="21"/>
          <w:szCs w:val="21"/>
        </w:rPr>
        <w:t xml:space="preserve">in einem persönlichen Gespräch von mir überzeugen zu dürfen. </w:t>
      </w:r>
      <w:r w:rsidR="00867EC3">
        <w:rPr>
          <w:rFonts w:ascii="Times New Roman" w:hAnsi="Times New Roman" w:cs="Times New Roman"/>
          <w:sz w:val="21"/>
          <w:szCs w:val="21"/>
        </w:rPr>
        <w:t xml:space="preserve"> </w:t>
      </w:r>
    </w:p>
    <w:p w14:paraId="11B49693" w14:textId="63C4B0FD" w:rsidR="00E65B09" w:rsidRPr="007A1721" w:rsidRDefault="00E65B09" w:rsidP="00E65B09">
      <w:pPr>
        <w:spacing w:after="0"/>
        <w:jc w:val="both"/>
        <w:rPr>
          <w:rFonts w:ascii="Times New Roman" w:hAnsi="Times New Roman" w:cs="Times New Roman"/>
          <w:sz w:val="21"/>
          <w:szCs w:val="21"/>
        </w:rPr>
      </w:pPr>
    </w:p>
    <w:p w14:paraId="4459D038" w14:textId="07A27375" w:rsidR="00E65B09" w:rsidRPr="007A1721" w:rsidRDefault="0099776A" w:rsidP="00E65B09">
      <w:pPr>
        <w:spacing w:after="0"/>
        <w:jc w:val="both"/>
        <w:rPr>
          <w:rFonts w:ascii="Times New Roman" w:hAnsi="Times New Roman" w:cs="Times New Roman"/>
          <w:sz w:val="21"/>
          <w:szCs w:val="21"/>
        </w:rPr>
      </w:pPr>
      <w:r w:rsidRPr="007A1721">
        <w:rPr>
          <w:rFonts w:ascii="Times New Roman" w:hAnsi="Times New Roman" w:cs="Times New Roman"/>
          <w:sz w:val="21"/>
          <w:szCs w:val="21"/>
        </w:rPr>
        <w:t>Mit freundlichen Grüßen</w:t>
      </w:r>
    </w:p>
    <w:p w14:paraId="3BDB02BA" w14:textId="13AF3E90" w:rsidR="00BB3512" w:rsidRPr="007A1721" w:rsidRDefault="0099776A" w:rsidP="00E65B09">
      <w:pPr>
        <w:spacing w:after="0"/>
        <w:jc w:val="both"/>
        <w:rPr>
          <w:rFonts w:ascii="Times New Roman" w:hAnsi="Times New Roman" w:cs="Times New Roman"/>
          <w:sz w:val="21"/>
          <w:szCs w:val="21"/>
        </w:rPr>
      </w:pPr>
      <w:r w:rsidRPr="007A1721">
        <w:rPr>
          <w:rFonts w:ascii="Times New Roman" w:hAnsi="Times New Roman" w:cs="Times New Roman"/>
          <w:sz w:val="21"/>
          <w:szCs w:val="21"/>
        </w:rPr>
        <w:t>Unterschrift</w:t>
      </w:r>
    </w:p>
    <w:sectPr w:rsidR="00BB3512" w:rsidRPr="007A1721"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38BC"/>
    <w:rsid w:val="00034B68"/>
    <w:rsid w:val="0004591A"/>
    <w:rsid w:val="00046459"/>
    <w:rsid w:val="0004788F"/>
    <w:rsid w:val="000555E4"/>
    <w:rsid w:val="0005670D"/>
    <w:rsid w:val="0006313E"/>
    <w:rsid w:val="000710B0"/>
    <w:rsid w:val="00073C82"/>
    <w:rsid w:val="00076B54"/>
    <w:rsid w:val="00081359"/>
    <w:rsid w:val="0009623C"/>
    <w:rsid w:val="000A154C"/>
    <w:rsid w:val="000A154E"/>
    <w:rsid w:val="000A3082"/>
    <w:rsid w:val="000A5AB8"/>
    <w:rsid w:val="000A6678"/>
    <w:rsid w:val="000A7DEB"/>
    <w:rsid w:val="000C55DE"/>
    <w:rsid w:val="000F371C"/>
    <w:rsid w:val="00102D7F"/>
    <w:rsid w:val="001138EF"/>
    <w:rsid w:val="00117F83"/>
    <w:rsid w:val="0012498B"/>
    <w:rsid w:val="00146C8E"/>
    <w:rsid w:val="00150FBF"/>
    <w:rsid w:val="001512F3"/>
    <w:rsid w:val="00152DF9"/>
    <w:rsid w:val="00153F4C"/>
    <w:rsid w:val="00156A98"/>
    <w:rsid w:val="001669DB"/>
    <w:rsid w:val="00171D11"/>
    <w:rsid w:val="001806FF"/>
    <w:rsid w:val="001819B1"/>
    <w:rsid w:val="0018679C"/>
    <w:rsid w:val="001A4522"/>
    <w:rsid w:val="001C17FC"/>
    <w:rsid w:val="001D079A"/>
    <w:rsid w:val="001D2305"/>
    <w:rsid w:val="001E0088"/>
    <w:rsid w:val="001E0903"/>
    <w:rsid w:val="001E0DF2"/>
    <w:rsid w:val="001E1EE7"/>
    <w:rsid w:val="001E54E6"/>
    <w:rsid w:val="00203125"/>
    <w:rsid w:val="002042CB"/>
    <w:rsid w:val="002062F6"/>
    <w:rsid w:val="00212042"/>
    <w:rsid w:val="002213EE"/>
    <w:rsid w:val="0023054D"/>
    <w:rsid w:val="0023683A"/>
    <w:rsid w:val="002467A0"/>
    <w:rsid w:val="002536DC"/>
    <w:rsid w:val="00255EC1"/>
    <w:rsid w:val="00257D2A"/>
    <w:rsid w:val="002627D2"/>
    <w:rsid w:val="00262A3C"/>
    <w:rsid w:val="00264191"/>
    <w:rsid w:val="0027047C"/>
    <w:rsid w:val="002708C2"/>
    <w:rsid w:val="00274324"/>
    <w:rsid w:val="002962C7"/>
    <w:rsid w:val="002A40A4"/>
    <w:rsid w:val="002A5B9F"/>
    <w:rsid w:val="002C4BF0"/>
    <w:rsid w:val="002D309E"/>
    <w:rsid w:val="002D594E"/>
    <w:rsid w:val="002E39B8"/>
    <w:rsid w:val="002F51FA"/>
    <w:rsid w:val="00311A15"/>
    <w:rsid w:val="003250EA"/>
    <w:rsid w:val="00340141"/>
    <w:rsid w:val="003421B1"/>
    <w:rsid w:val="003526B8"/>
    <w:rsid w:val="0035454C"/>
    <w:rsid w:val="00375D2D"/>
    <w:rsid w:val="003811BC"/>
    <w:rsid w:val="0038671F"/>
    <w:rsid w:val="003947A8"/>
    <w:rsid w:val="0039503B"/>
    <w:rsid w:val="003B00C2"/>
    <w:rsid w:val="003D0644"/>
    <w:rsid w:val="003D464F"/>
    <w:rsid w:val="003D5D1E"/>
    <w:rsid w:val="003D6365"/>
    <w:rsid w:val="003E7A19"/>
    <w:rsid w:val="003F3290"/>
    <w:rsid w:val="003F688C"/>
    <w:rsid w:val="00412BB5"/>
    <w:rsid w:val="00415608"/>
    <w:rsid w:val="00424CAF"/>
    <w:rsid w:val="00434D23"/>
    <w:rsid w:val="004403CB"/>
    <w:rsid w:val="00453553"/>
    <w:rsid w:val="00453C2F"/>
    <w:rsid w:val="00454C0B"/>
    <w:rsid w:val="0046226E"/>
    <w:rsid w:val="004623F2"/>
    <w:rsid w:val="004743C0"/>
    <w:rsid w:val="00474FC2"/>
    <w:rsid w:val="00492923"/>
    <w:rsid w:val="004A1501"/>
    <w:rsid w:val="004A615C"/>
    <w:rsid w:val="004B2756"/>
    <w:rsid w:val="004B2953"/>
    <w:rsid w:val="004B4510"/>
    <w:rsid w:val="004C156C"/>
    <w:rsid w:val="004C174A"/>
    <w:rsid w:val="004D058C"/>
    <w:rsid w:val="004E7074"/>
    <w:rsid w:val="004F62C6"/>
    <w:rsid w:val="00500EFA"/>
    <w:rsid w:val="00506322"/>
    <w:rsid w:val="00507BBD"/>
    <w:rsid w:val="00512AC9"/>
    <w:rsid w:val="005170EB"/>
    <w:rsid w:val="00526222"/>
    <w:rsid w:val="00535BE3"/>
    <w:rsid w:val="005407D6"/>
    <w:rsid w:val="00542F06"/>
    <w:rsid w:val="00553EC8"/>
    <w:rsid w:val="0056298A"/>
    <w:rsid w:val="005705F7"/>
    <w:rsid w:val="00570B1D"/>
    <w:rsid w:val="005720BB"/>
    <w:rsid w:val="00574140"/>
    <w:rsid w:val="005762CF"/>
    <w:rsid w:val="00577011"/>
    <w:rsid w:val="005842A0"/>
    <w:rsid w:val="00590834"/>
    <w:rsid w:val="00590E7F"/>
    <w:rsid w:val="00593C9C"/>
    <w:rsid w:val="005A27F8"/>
    <w:rsid w:val="005B231F"/>
    <w:rsid w:val="005C55F7"/>
    <w:rsid w:val="005D6B3C"/>
    <w:rsid w:val="005D7D49"/>
    <w:rsid w:val="005E00BC"/>
    <w:rsid w:val="005E63B8"/>
    <w:rsid w:val="005E68A0"/>
    <w:rsid w:val="005F350B"/>
    <w:rsid w:val="005F4D30"/>
    <w:rsid w:val="00603752"/>
    <w:rsid w:val="006163B8"/>
    <w:rsid w:val="00626BD1"/>
    <w:rsid w:val="00632F05"/>
    <w:rsid w:val="0063723B"/>
    <w:rsid w:val="00647413"/>
    <w:rsid w:val="006502BE"/>
    <w:rsid w:val="00663340"/>
    <w:rsid w:val="00665E7F"/>
    <w:rsid w:val="0066790D"/>
    <w:rsid w:val="00697CBE"/>
    <w:rsid w:val="006A7895"/>
    <w:rsid w:val="006B302C"/>
    <w:rsid w:val="006C32F5"/>
    <w:rsid w:val="006D2592"/>
    <w:rsid w:val="006E6A51"/>
    <w:rsid w:val="006F58EC"/>
    <w:rsid w:val="00706233"/>
    <w:rsid w:val="00722966"/>
    <w:rsid w:val="007251EA"/>
    <w:rsid w:val="00726161"/>
    <w:rsid w:val="007340D7"/>
    <w:rsid w:val="00742FCC"/>
    <w:rsid w:val="00744702"/>
    <w:rsid w:val="007472BD"/>
    <w:rsid w:val="00750EE1"/>
    <w:rsid w:val="00755A3D"/>
    <w:rsid w:val="00760B40"/>
    <w:rsid w:val="007675B1"/>
    <w:rsid w:val="00770BC1"/>
    <w:rsid w:val="00781479"/>
    <w:rsid w:val="00797EF1"/>
    <w:rsid w:val="007A1721"/>
    <w:rsid w:val="007A3246"/>
    <w:rsid w:val="007A64C5"/>
    <w:rsid w:val="007A719D"/>
    <w:rsid w:val="007B1B2B"/>
    <w:rsid w:val="007C2A48"/>
    <w:rsid w:val="007C59D2"/>
    <w:rsid w:val="007E2CDB"/>
    <w:rsid w:val="007E2F42"/>
    <w:rsid w:val="007E4326"/>
    <w:rsid w:val="007E5437"/>
    <w:rsid w:val="007F0344"/>
    <w:rsid w:val="007F5DD3"/>
    <w:rsid w:val="007F7EA0"/>
    <w:rsid w:val="008049F7"/>
    <w:rsid w:val="00807293"/>
    <w:rsid w:val="00807311"/>
    <w:rsid w:val="00816391"/>
    <w:rsid w:val="00821B3C"/>
    <w:rsid w:val="00824B1D"/>
    <w:rsid w:val="00833455"/>
    <w:rsid w:val="0083750F"/>
    <w:rsid w:val="0084206B"/>
    <w:rsid w:val="008428CF"/>
    <w:rsid w:val="0085213A"/>
    <w:rsid w:val="008565FD"/>
    <w:rsid w:val="00857C6F"/>
    <w:rsid w:val="008657E3"/>
    <w:rsid w:val="00867CED"/>
    <w:rsid w:val="00867EC3"/>
    <w:rsid w:val="00874503"/>
    <w:rsid w:val="00883B55"/>
    <w:rsid w:val="0089337A"/>
    <w:rsid w:val="008933DC"/>
    <w:rsid w:val="008A248F"/>
    <w:rsid w:val="008B402E"/>
    <w:rsid w:val="008C0603"/>
    <w:rsid w:val="008C27C1"/>
    <w:rsid w:val="008D6664"/>
    <w:rsid w:val="008D7CDB"/>
    <w:rsid w:val="008E100E"/>
    <w:rsid w:val="008E2597"/>
    <w:rsid w:val="008E4BA9"/>
    <w:rsid w:val="008E7A27"/>
    <w:rsid w:val="008E7D17"/>
    <w:rsid w:val="00916CA3"/>
    <w:rsid w:val="00926976"/>
    <w:rsid w:val="00930063"/>
    <w:rsid w:val="0093066A"/>
    <w:rsid w:val="00991E04"/>
    <w:rsid w:val="0099776A"/>
    <w:rsid w:val="009A256E"/>
    <w:rsid w:val="009C0AB8"/>
    <w:rsid w:val="009C4FD2"/>
    <w:rsid w:val="009D07DC"/>
    <w:rsid w:val="009D3BBF"/>
    <w:rsid w:val="009D3C3C"/>
    <w:rsid w:val="009F46A7"/>
    <w:rsid w:val="00A10CE2"/>
    <w:rsid w:val="00A1282E"/>
    <w:rsid w:val="00A14247"/>
    <w:rsid w:val="00A17809"/>
    <w:rsid w:val="00A40D57"/>
    <w:rsid w:val="00A44493"/>
    <w:rsid w:val="00A53760"/>
    <w:rsid w:val="00A571E7"/>
    <w:rsid w:val="00A90B16"/>
    <w:rsid w:val="00AA2791"/>
    <w:rsid w:val="00AA4C7C"/>
    <w:rsid w:val="00AB4CD0"/>
    <w:rsid w:val="00AC61EE"/>
    <w:rsid w:val="00AC66C4"/>
    <w:rsid w:val="00AC7086"/>
    <w:rsid w:val="00AD2B27"/>
    <w:rsid w:val="00AE26F5"/>
    <w:rsid w:val="00AE3A33"/>
    <w:rsid w:val="00AF0746"/>
    <w:rsid w:val="00B135CE"/>
    <w:rsid w:val="00B275D0"/>
    <w:rsid w:val="00B339B8"/>
    <w:rsid w:val="00B346A7"/>
    <w:rsid w:val="00B35284"/>
    <w:rsid w:val="00B407EB"/>
    <w:rsid w:val="00B43970"/>
    <w:rsid w:val="00B44038"/>
    <w:rsid w:val="00B50A34"/>
    <w:rsid w:val="00B54C38"/>
    <w:rsid w:val="00B5613E"/>
    <w:rsid w:val="00B57CB1"/>
    <w:rsid w:val="00B77DCE"/>
    <w:rsid w:val="00B81B0E"/>
    <w:rsid w:val="00B855B4"/>
    <w:rsid w:val="00B87CA9"/>
    <w:rsid w:val="00B9666E"/>
    <w:rsid w:val="00BB093D"/>
    <w:rsid w:val="00BB3512"/>
    <w:rsid w:val="00BB3C75"/>
    <w:rsid w:val="00BD4D12"/>
    <w:rsid w:val="00BE64D8"/>
    <w:rsid w:val="00BF522D"/>
    <w:rsid w:val="00BF5F54"/>
    <w:rsid w:val="00C0214A"/>
    <w:rsid w:val="00C030C1"/>
    <w:rsid w:val="00C1562F"/>
    <w:rsid w:val="00C23EE8"/>
    <w:rsid w:val="00C250F4"/>
    <w:rsid w:val="00C56BEA"/>
    <w:rsid w:val="00C6717B"/>
    <w:rsid w:val="00C71380"/>
    <w:rsid w:val="00C7242C"/>
    <w:rsid w:val="00C9003C"/>
    <w:rsid w:val="00C97ECA"/>
    <w:rsid w:val="00CA1160"/>
    <w:rsid w:val="00CA702E"/>
    <w:rsid w:val="00CA7350"/>
    <w:rsid w:val="00CB639D"/>
    <w:rsid w:val="00CC6C70"/>
    <w:rsid w:val="00CD4961"/>
    <w:rsid w:val="00CD51E6"/>
    <w:rsid w:val="00CE433B"/>
    <w:rsid w:val="00D133AE"/>
    <w:rsid w:val="00D30B5E"/>
    <w:rsid w:val="00D30CEA"/>
    <w:rsid w:val="00D51F75"/>
    <w:rsid w:val="00D71D8E"/>
    <w:rsid w:val="00D72393"/>
    <w:rsid w:val="00D77B65"/>
    <w:rsid w:val="00D9281A"/>
    <w:rsid w:val="00DA3404"/>
    <w:rsid w:val="00DA4943"/>
    <w:rsid w:val="00DA524B"/>
    <w:rsid w:val="00DB471D"/>
    <w:rsid w:val="00DB6EA1"/>
    <w:rsid w:val="00DC597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0CA1"/>
    <w:rsid w:val="00EA566C"/>
    <w:rsid w:val="00EA6CEC"/>
    <w:rsid w:val="00EA7AC2"/>
    <w:rsid w:val="00EC000C"/>
    <w:rsid w:val="00EF2FD5"/>
    <w:rsid w:val="00F11473"/>
    <w:rsid w:val="00F237FB"/>
    <w:rsid w:val="00F253C5"/>
    <w:rsid w:val="00F270C0"/>
    <w:rsid w:val="00F30624"/>
    <w:rsid w:val="00F456FE"/>
    <w:rsid w:val="00F4717F"/>
    <w:rsid w:val="00F5301B"/>
    <w:rsid w:val="00F55CE3"/>
    <w:rsid w:val="00F605BD"/>
    <w:rsid w:val="00F72500"/>
    <w:rsid w:val="00F7287C"/>
    <w:rsid w:val="00F74175"/>
    <w:rsid w:val="00F92A04"/>
    <w:rsid w:val="00FA1508"/>
    <w:rsid w:val="00FA3A76"/>
    <w:rsid w:val="00FA4972"/>
    <w:rsid w:val="00FA5291"/>
    <w:rsid w:val="00FC2C2E"/>
    <w:rsid w:val="00FD6FAF"/>
    <w:rsid w:val="00FD7864"/>
    <w:rsid w:val="00FE3406"/>
    <w:rsid w:val="00FE6917"/>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545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380</Words>
  <Characters>2398</Characters>
  <Application>Microsoft Office Word</Application>
  <DocSecurity>0</DocSecurity>
  <Lines>19</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6</cp:revision>
  <dcterms:created xsi:type="dcterms:W3CDTF">2024-09-12T17:16:00Z</dcterms:created>
  <dcterms:modified xsi:type="dcterms:W3CDTF">2024-09-12T17:36:00Z</dcterms:modified>
</cp:coreProperties>
</file>