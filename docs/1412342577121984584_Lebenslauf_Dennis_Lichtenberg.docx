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4-08-08T11:34:00Z">
          <w:tblPr>
            <w:tblStyle w:val="Tabellenras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3538"/>
        <w:gridCol w:w="289"/>
        <w:gridCol w:w="142"/>
        <w:gridCol w:w="567"/>
        <w:gridCol w:w="850"/>
        <w:gridCol w:w="284"/>
        <w:gridCol w:w="2693"/>
        <w:gridCol w:w="143"/>
        <w:tblGridChange w:id="1">
          <w:tblGrid>
            <w:gridCol w:w="426"/>
            <w:gridCol w:w="1559"/>
            <w:gridCol w:w="3538"/>
            <w:gridCol w:w="289"/>
            <w:gridCol w:w="142"/>
            <w:gridCol w:w="567"/>
            <w:gridCol w:w="850"/>
            <w:gridCol w:w="284"/>
            <w:gridCol w:w="1838"/>
            <w:gridCol w:w="855"/>
            <w:gridCol w:w="143"/>
          </w:tblGrid>
        </w:tblGridChange>
      </w:tblGrid>
      <w:tr w:rsidR="002508C2" w:rsidRPr="00996E03" w14:paraId="5DF08F91" w14:textId="77777777" w:rsidTr="005B37B0">
        <w:trPr>
          <w:trHeight w:val="20"/>
          <w:trPrChange w:id="2" w:author="Sarah Bergmann" w:date="2024-08-08T11:34:00Z">
            <w:trPr>
              <w:gridBefore w:val="1"/>
              <w:gridAfter w:val="0"/>
              <w:trHeight w:val="340"/>
            </w:trPr>
          </w:trPrChange>
        </w:trPr>
        <w:tc>
          <w:tcPr>
            <w:tcW w:w="10491" w:type="dxa"/>
            <w:gridSpan w:val="9"/>
            <w:vAlign w:val="bottom"/>
            <w:tcPrChange w:id="3" w:author="Sarah Bergmann" w:date="2024-08-08T11:34:00Z">
              <w:tcPr>
                <w:tcW w:w="9067" w:type="dxa"/>
                <w:gridSpan w:val="8"/>
              </w:tcPr>
            </w:tcPrChange>
          </w:tcPr>
          <w:p w14:paraId="3548ACAF" w14:textId="6B3656E2" w:rsidR="004C375E" w:rsidRPr="00996E03" w:rsidRDefault="00033B5B" w:rsidP="005B41E6">
            <w:pPr>
              <w:jc w:val="center"/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</w:pPr>
            <w:r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 xml:space="preserve"> </w:t>
            </w:r>
            <w:r w:rsidR="004C375E" w:rsidRPr="00996E0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Dennis Lichtenberg</w:t>
            </w:r>
          </w:p>
          <w:p w14:paraId="11DD220E" w14:textId="7B5B84E4" w:rsidR="002508C2" w:rsidRPr="00996E03" w:rsidRDefault="004C375E" w:rsidP="005B41E6">
            <w:pPr>
              <w:jc w:val="center"/>
              <w:rPr>
                <w:rFonts w:ascii="Times New Roman" w:hAnsi="Times New Roman" w:cs="Times New Roman"/>
              </w:rPr>
            </w:pPr>
            <w:r w:rsidRPr="00996E03">
              <w:rPr>
                <w:rFonts w:ascii="Times New Roman" w:hAnsi="Times New Roman" w:cs="Times New Roman"/>
                <w:sz w:val="20"/>
              </w:rPr>
              <w:t xml:space="preserve">In der </w:t>
            </w:r>
            <w:proofErr w:type="spellStart"/>
            <w:r w:rsidRPr="00996E03">
              <w:rPr>
                <w:rFonts w:ascii="Times New Roman" w:hAnsi="Times New Roman" w:cs="Times New Roman"/>
                <w:sz w:val="20"/>
              </w:rPr>
              <w:t>Feienwiese</w:t>
            </w:r>
            <w:proofErr w:type="spellEnd"/>
            <w:r w:rsidRPr="00996E03">
              <w:rPr>
                <w:rFonts w:ascii="Times New Roman" w:hAnsi="Times New Roman" w:cs="Times New Roman"/>
                <w:sz w:val="20"/>
              </w:rPr>
              <w:t xml:space="preserve"> 1</w:t>
            </w:r>
            <w:r w:rsidR="00853438" w:rsidRPr="00996E03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996E03">
              <w:rPr>
                <w:rFonts w:ascii="Times New Roman" w:hAnsi="Times New Roman" w:cs="Times New Roman"/>
                <w:sz w:val="20"/>
              </w:rPr>
              <w:t>53783 Eitorf</w:t>
            </w:r>
          </w:p>
          <w:p w14:paraId="722A5AF6" w14:textId="64249E44" w:rsidR="008050E4" w:rsidRPr="00996E03" w:rsidRDefault="002B2091" w:rsidP="005B41E6">
            <w:pPr>
              <w:jc w:val="center"/>
              <w:rPr>
                <w:rFonts w:ascii="Times New Roman" w:hAnsi="Times New Roman" w:cs="Times New Roman"/>
              </w:rPr>
            </w:pPr>
            <w:r w:rsidRPr="00996E03">
              <w:rPr>
                <w:rFonts w:ascii="Times New Roman" w:hAnsi="Times New Roman" w:cs="Times New Roman"/>
                <w:color w:val="000000"/>
                <w:sz w:val="20"/>
              </w:rPr>
              <w:t>+4</w:t>
            </w:r>
            <w:r w:rsidR="0091331D" w:rsidRPr="00996E03">
              <w:rPr>
                <w:rFonts w:ascii="Times New Roman" w:hAnsi="Times New Roman" w:cs="Times New Roman"/>
                <w:color w:val="000000"/>
                <w:sz w:val="20"/>
              </w:rPr>
              <w:t>9</w:t>
            </w:r>
            <w:r w:rsidRPr="00996E03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4C375E" w:rsidRPr="00996E03">
              <w:rPr>
                <w:rFonts w:ascii="Times New Roman" w:hAnsi="Times New Roman" w:cs="Times New Roman"/>
                <w:color w:val="000000"/>
                <w:sz w:val="20"/>
              </w:rPr>
              <w:t>175 123 2690</w:t>
            </w:r>
            <w:r w:rsidR="00AB016A" w:rsidRPr="00996E03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8050E4" w:rsidRPr="00996E03">
              <w:rPr>
                <w:rFonts w:ascii="Times New Roman" w:hAnsi="Times New Roman" w:cs="Times New Roman"/>
                <w:color w:val="000000"/>
                <w:sz w:val="20"/>
              </w:rPr>
              <w:t xml:space="preserve">| </w:t>
            </w:r>
            <w:r w:rsidR="003079DD">
              <w:rPr>
                <w:rFonts w:ascii="Times New Roman" w:hAnsi="Times New Roman" w:cs="Times New Roman"/>
                <w:color w:val="000000"/>
                <w:sz w:val="20"/>
              </w:rPr>
              <w:t>dennislichtenberg@icloud</w:t>
            </w:r>
            <w:r w:rsidR="00896E6F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  <w:r w:rsidR="00CD2308" w:rsidRPr="00996E03">
              <w:rPr>
                <w:rFonts w:ascii="Times New Roman" w:hAnsi="Times New Roman" w:cs="Times New Roman"/>
                <w:color w:val="000000"/>
                <w:sz w:val="20"/>
              </w:rPr>
              <w:t>com</w:t>
            </w:r>
            <w:r w:rsidRPr="00996E03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8050E4" w:rsidRPr="00996E03">
              <w:rPr>
                <w:rFonts w:ascii="Times New Roman" w:hAnsi="Times New Roman" w:cs="Times New Roman"/>
                <w:color w:val="000000"/>
                <w:sz w:val="20"/>
              </w:rPr>
              <w:t xml:space="preserve">| </w:t>
            </w:r>
            <w:r w:rsidR="004C375E" w:rsidRPr="00996E03">
              <w:rPr>
                <w:rFonts w:ascii="Times New Roman" w:hAnsi="Times New Roman" w:cs="Times New Roman"/>
                <w:color w:val="000000"/>
                <w:sz w:val="20"/>
              </w:rPr>
              <w:t>03.08.2004 in Troisdorf</w:t>
            </w:r>
          </w:p>
        </w:tc>
      </w:tr>
      <w:tr w:rsidR="002508C2" w:rsidRPr="00996E03" w14:paraId="0FCADE56" w14:textId="77777777" w:rsidTr="005B37B0">
        <w:trPr>
          <w:trHeight w:val="510"/>
          <w:trPrChange w:id="4" w:author="Sarah Bergmann" w:date="2024-08-08T11:35:00Z">
            <w:trPr>
              <w:gridBefore w:val="1"/>
              <w:gridAfter w:val="0"/>
              <w:trHeight w:val="567"/>
            </w:trPr>
          </w:trPrChange>
        </w:trPr>
        <w:tc>
          <w:tcPr>
            <w:tcW w:w="10491" w:type="dxa"/>
            <w:gridSpan w:val="9"/>
            <w:tcBorders>
              <w:bottom w:val="single" w:sz="4" w:space="0" w:color="auto"/>
            </w:tcBorders>
            <w:vAlign w:val="bottom"/>
            <w:tcPrChange w:id="5" w:author="Sarah Bergmann" w:date="2024-08-08T11:35:00Z">
              <w:tcPr>
                <w:tcW w:w="9067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D8D5699" w:rsidR="002508C2" w:rsidRPr="00996E03" w:rsidRDefault="00B6791F" w:rsidP="005B41E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D047B" w:rsidRPr="00996E03" w14:paraId="4761FE3D" w14:textId="77777777" w:rsidTr="005B37B0">
        <w:trPr>
          <w:trHeight w:val="340"/>
        </w:trPr>
        <w:tc>
          <w:tcPr>
            <w:tcW w:w="7655" w:type="dxa"/>
            <w:gridSpan w:val="7"/>
            <w:vAlign w:val="bottom"/>
          </w:tcPr>
          <w:p w14:paraId="79B0EEE7" w14:textId="4A945647" w:rsidR="00DD047B" w:rsidRPr="00996E03" w:rsidRDefault="00DD047B" w:rsidP="005B41E6">
            <w:pPr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Technische Hochschule Köln </w:t>
            </w:r>
          </w:p>
        </w:tc>
        <w:tc>
          <w:tcPr>
            <w:tcW w:w="2836" w:type="dxa"/>
            <w:gridSpan w:val="2"/>
            <w:vAlign w:val="bottom"/>
          </w:tcPr>
          <w:p w14:paraId="13C9FFAB" w14:textId="51D99D79" w:rsidR="00DD047B" w:rsidRPr="00996E03" w:rsidRDefault="00DD047B" w:rsidP="005B41E6">
            <w:pPr>
              <w:jc w:val="right"/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  <w:t>Köln</w:t>
            </w:r>
          </w:p>
        </w:tc>
      </w:tr>
      <w:tr w:rsidR="005463E4" w:rsidRPr="00996E03" w14:paraId="00418946" w14:textId="77777777" w:rsidTr="005B37B0">
        <w:trPr>
          <w:trHeight w:val="73"/>
        </w:trPr>
        <w:tc>
          <w:tcPr>
            <w:tcW w:w="7655" w:type="dxa"/>
            <w:gridSpan w:val="7"/>
            <w:vAlign w:val="bottom"/>
          </w:tcPr>
          <w:p w14:paraId="15635011" w14:textId="3207FBAF" w:rsidR="005463E4" w:rsidRPr="00996E03" w:rsidRDefault="00390698" w:rsidP="005463E4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LL.B. in Wirtschaftsrecht </w:t>
            </w:r>
          </w:p>
        </w:tc>
        <w:tc>
          <w:tcPr>
            <w:tcW w:w="2836" w:type="dxa"/>
            <w:gridSpan w:val="2"/>
            <w:vAlign w:val="bottom"/>
          </w:tcPr>
          <w:p w14:paraId="1E0350DA" w14:textId="38692640" w:rsidR="005463E4" w:rsidRPr="00996E03" w:rsidRDefault="005463E4" w:rsidP="00C15D3E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0</w:t>
            </w:r>
            <w:r w:rsidR="00390698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9</w:t>
            </w:r>
            <w:r w:rsidRPr="00996E03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/20</w:t>
            </w:r>
            <w:r w:rsidR="00390698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24</w:t>
            </w:r>
            <w:r w:rsidRPr="00996E03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 xml:space="preserve"> – 0</w:t>
            </w:r>
            <w:r w:rsidR="00390698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9</w:t>
            </w:r>
            <w:r w:rsidRPr="00996E03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/202</w:t>
            </w:r>
            <w:r w:rsidR="00390698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7</w:t>
            </w:r>
          </w:p>
        </w:tc>
      </w:tr>
      <w:tr w:rsidR="00186192" w:rsidRPr="00996E03" w14:paraId="73BB5BCC" w14:textId="77777777" w:rsidTr="005B37B0">
        <w:trPr>
          <w:trHeight w:val="20"/>
        </w:trPr>
        <w:tc>
          <w:tcPr>
            <w:tcW w:w="10348" w:type="dxa"/>
            <w:gridSpan w:val="8"/>
            <w:vAlign w:val="bottom"/>
          </w:tcPr>
          <w:p w14:paraId="5685AE38" w14:textId="7020FF4B" w:rsidR="00186192" w:rsidRPr="00996E03" w:rsidRDefault="00186192" w:rsidP="0018619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 xml:space="preserve">Aktueller Notenschnitt: </w:t>
            </w:r>
            <w:r w:rsidR="0081096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1,9</w:t>
            </w:r>
          </w:p>
          <w:p w14:paraId="179639A4" w14:textId="72CC2F9D" w:rsidR="00186192" w:rsidRPr="00996E03" w:rsidRDefault="00186192" w:rsidP="00186192">
            <w:pPr>
              <w:pStyle w:val="Bullets"/>
              <w:rPr>
                <w:rFonts w:ascii="Times New Roman" w:hAnsi="Times New Roman" w:cs="Times New Roman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 xml:space="preserve">Relevante Module: </w:t>
            </w:r>
            <w:r w:rsidR="0081096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Rechtsformwahl und Europarecht (1</w:t>
            </w:r>
            <w:r w:rsidR="00784118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,</w:t>
            </w:r>
            <w:r w:rsidR="0081096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0</w:t>
            </w: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)</w:t>
            </w:r>
            <w:r w:rsidR="007B5775"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 xml:space="preserve">, </w:t>
            </w:r>
            <w:r w:rsidR="0081096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Grundlagen des Rechnungswesens (1</w:t>
            </w:r>
            <w:r w:rsidR="00784118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,</w:t>
            </w:r>
            <w:r w:rsidR="0081096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3),</w:t>
            </w: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 xml:space="preserve"> Grundlagen des Rechts (1</w:t>
            </w:r>
            <w:r w:rsidR="00784118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,</w:t>
            </w: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0)</w:t>
            </w:r>
          </w:p>
        </w:tc>
        <w:tc>
          <w:tcPr>
            <w:tcW w:w="143" w:type="dxa"/>
            <w:vAlign w:val="bottom"/>
          </w:tcPr>
          <w:p w14:paraId="792DF921" w14:textId="77777777" w:rsidR="00186192" w:rsidRPr="00996E03" w:rsidRDefault="00186192" w:rsidP="005B41E6">
            <w:pPr>
              <w:jc w:val="right"/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</w:p>
        </w:tc>
      </w:tr>
      <w:tr w:rsidR="00A55368" w:rsidRPr="00996E03" w14:paraId="219A5B58" w14:textId="77777777" w:rsidTr="005B37B0">
        <w:trPr>
          <w:trHeight w:val="340"/>
        </w:trPr>
        <w:tc>
          <w:tcPr>
            <w:tcW w:w="7655" w:type="dxa"/>
            <w:gridSpan w:val="7"/>
            <w:vAlign w:val="bottom"/>
          </w:tcPr>
          <w:p w14:paraId="2B22C1D5" w14:textId="17059880" w:rsidR="00A55368" w:rsidRPr="00996E03" w:rsidRDefault="00A55368" w:rsidP="005B41E6">
            <w:pPr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Siegtal-Gymnasium-Eitorf </w:t>
            </w:r>
          </w:p>
        </w:tc>
        <w:tc>
          <w:tcPr>
            <w:tcW w:w="2836" w:type="dxa"/>
            <w:gridSpan w:val="2"/>
            <w:vAlign w:val="bottom"/>
          </w:tcPr>
          <w:p w14:paraId="6F72C91D" w14:textId="4D92BFF3" w:rsidR="00A55368" w:rsidRPr="00996E03" w:rsidRDefault="00A55368" w:rsidP="005B41E6">
            <w:pPr>
              <w:jc w:val="right"/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  <w:t xml:space="preserve">Eitorf </w:t>
            </w:r>
          </w:p>
        </w:tc>
      </w:tr>
      <w:tr w:rsidR="00A55368" w:rsidRPr="00996E03" w14:paraId="3AF01BB2" w14:textId="77777777" w:rsidTr="005B37B0">
        <w:trPr>
          <w:trHeight w:val="20"/>
        </w:trPr>
        <w:tc>
          <w:tcPr>
            <w:tcW w:w="7655" w:type="dxa"/>
            <w:gridSpan w:val="7"/>
            <w:vAlign w:val="bottom"/>
          </w:tcPr>
          <w:p w14:paraId="39AEF18C" w14:textId="0C7519A2" w:rsidR="00A55368" w:rsidRPr="00996E03" w:rsidRDefault="00A55368" w:rsidP="005B41E6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2836" w:type="dxa"/>
            <w:gridSpan w:val="2"/>
            <w:vAlign w:val="bottom"/>
          </w:tcPr>
          <w:p w14:paraId="077552A4" w14:textId="5934A23A" w:rsidR="00A55368" w:rsidRPr="00996E03" w:rsidRDefault="00A55368" w:rsidP="005B41E6">
            <w:pPr>
              <w:jc w:val="right"/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08/2015 – 06/2023</w:t>
            </w:r>
          </w:p>
        </w:tc>
      </w:tr>
      <w:tr w:rsidR="00A55368" w:rsidRPr="00996E03" w14:paraId="150EFDAB" w14:textId="77777777" w:rsidTr="005B37B0">
        <w:trPr>
          <w:trHeight w:val="20"/>
        </w:trPr>
        <w:tc>
          <w:tcPr>
            <w:tcW w:w="10491" w:type="dxa"/>
            <w:gridSpan w:val="9"/>
            <w:vAlign w:val="bottom"/>
          </w:tcPr>
          <w:p w14:paraId="69E49F5F" w14:textId="501DDAA5" w:rsidR="00A55368" w:rsidRPr="00996E03" w:rsidRDefault="007269D8" w:rsidP="005B41E6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bCs/>
                <w:sz w:val="18"/>
                <w:szCs w:val="18"/>
              </w:rPr>
              <w:t>Abschlussn</w:t>
            </w:r>
            <w:r w:rsidR="00A55368" w:rsidRPr="00996E03">
              <w:rPr>
                <w:rFonts w:ascii="Times New Roman" w:hAnsi="Times New Roman" w:cs="Times New Roman"/>
                <w:bCs/>
                <w:sz w:val="18"/>
                <w:szCs w:val="18"/>
              </w:rPr>
              <w:t>ote: 1</w:t>
            </w:r>
            <w:r w:rsidR="007E639F">
              <w:rPr>
                <w:rFonts w:ascii="Times New Roman" w:hAnsi="Times New Roman" w:cs="Times New Roman"/>
                <w:bCs/>
                <w:sz w:val="18"/>
                <w:szCs w:val="18"/>
              </w:rPr>
              <w:t>,</w:t>
            </w:r>
            <w:r w:rsidR="00A55368" w:rsidRPr="00996E03">
              <w:rPr>
                <w:rFonts w:ascii="Times New Roman" w:hAnsi="Times New Roman" w:cs="Times New Roman"/>
                <w:bCs/>
                <w:sz w:val="18"/>
                <w:szCs w:val="18"/>
              </w:rPr>
              <w:t>9</w:t>
            </w:r>
          </w:p>
          <w:p w14:paraId="036A0358" w14:textId="02C2FC7F" w:rsidR="00A55368" w:rsidRPr="00996E03" w:rsidRDefault="00A55368" w:rsidP="005B41E6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Cs/>
                <w:sz w:val="18"/>
                <w:szCs w:val="18"/>
              </w:rPr>
              <w:t>Träger des DPG-Abiturpreises</w:t>
            </w:r>
            <w:r w:rsidRPr="00996E03">
              <w:rPr>
                <w:rFonts w:ascii="Times New Roman" w:hAnsi="Times New Roman" w:cs="Times New Roman"/>
                <w:bCs/>
                <w:smallCaps/>
                <w:sz w:val="18"/>
                <w:szCs w:val="18"/>
              </w:rPr>
              <w:t xml:space="preserve"> </w:t>
            </w:r>
          </w:p>
        </w:tc>
      </w:tr>
      <w:tr w:rsidR="00A55368" w:rsidRPr="00996E03" w14:paraId="3A2665B3" w14:textId="77777777" w:rsidTr="005B37B0">
        <w:trPr>
          <w:trHeight w:val="510"/>
        </w:trPr>
        <w:tc>
          <w:tcPr>
            <w:tcW w:w="10491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0F3ED65F" w:rsidR="00A55368" w:rsidRPr="00996E03" w:rsidRDefault="00A55368" w:rsidP="005B41E6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996E0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461E7A" w:rsidRPr="00996E03" w14:paraId="127C64E2" w14:textId="77777777" w:rsidTr="005B37B0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2B2DC2AB" w:rsidR="00461E7A" w:rsidRPr="00996E03" w:rsidRDefault="00461E7A" w:rsidP="00461E7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Rödl &amp; Partner  </w:t>
            </w:r>
          </w:p>
        </w:tc>
        <w:tc>
          <w:tcPr>
            <w:tcW w:w="3970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65C8F408" w:rsidR="00461E7A" w:rsidRPr="00996E03" w:rsidRDefault="00461E7A" w:rsidP="00461E7A">
            <w:pPr>
              <w:jc w:val="right"/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  <w:t>Köln</w:t>
            </w:r>
          </w:p>
        </w:tc>
      </w:tr>
      <w:tr w:rsidR="00461E7A" w:rsidRPr="00996E03" w14:paraId="335D84E9" w14:textId="77777777" w:rsidTr="005B37B0">
        <w:trPr>
          <w:trHeight w:val="20"/>
        </w:trPr>
        <w:tc>
          <w:tcPr>
            <w:tcW w:w="5954" w:type="dxa"/>
            <w:gridSpan w:val="4"/>
            <w:vAlign w:val="bottom"/>
          </w:tcPr>
          <w:p w14:paraId="20B1570F" w14:textId="14EA03D5" w:rsidR="00461E7A" w:rsidRPr="00996E03" w:rsidRDefault="00461E7A" w:rsidP="00461E7A">
            <w:pPr>
              <w:rPr>
                <w:rFonts w:ascii="Times New Roman" w:hAnsi="Times New Roman" w:cs="Times New Roman"/>
                <w:sz w:val="18"/>
              </w:rPr>
            </w:pPr>
            <w:r w:rsidRPr="00996E03">
              <w:rPr>
                <w:rFonts w:ascii="Times New Roman" w:hAnsi="Times New Roman" w:cs="Times New Roman"/>
                <w:sz w:val="18"/>
              </w:rPr>
              <w:t xml:space="preserve">Praktikant in </w:t>
            </w:r>
            <w:r w:rsidR="00414B05">
              <w:rPr>
                <w:rFonts w:ascii="Times New Roman" w:hAnsi="Times New Roman" w:cs="Times New Roman"/>
                <w:sz w:val="18"/>
              </w:rPr>
              <w:t xml:space="preserve">Management Consulting </w:t>
            </w:r>
            <w:r w:rsidR="0081096F">
              <w:rPr>
                <w:rFonts w:ascii="Times New Roman" w:hAnsi="Times New Roman" w:cs="Times New Roman"/>
                <w:sz w:val="18"/>
              </w:rPr>
              <w:t xml:space="preserve">| Public </w:t>
            </w:r>
            <w:proofErr w:type="spellStart"/>
            <w:r w:rsidR="0081096F">
              <w:rPr>
                <w:rFonts w:ascii="Times New Roman" w:hAnsi="Times New Roman" w:cs="Times New Roman"/>
                <w:sz w:val="18"/>
              </w:rPr>
              <w:t>Sector</w:t>
            </w:r>
            <w:proofErr w:type="spellEnd"/>
          </w:p>
        </w:tc>
        <w:tc>
          <w:tcPr>
            <w:tcW w:w="4537" w:type="dxa"/>
            <w:gridSpan w:val="5"/>
            <w:vAlign w:val="bottom"/>
          </w:tcPr>
          <w:p w14:paraId="0475B997" w14:textId="17C36612" w:rsidR="00461E7A" w:rsidRPr="00A713D0" w:rsidRDefault="00414B05" w:rsidP="00461E7A">
            <w:p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A713D0">
              <w:rPr>
                <w:rFonts w:ascii="Times New Roman" w:hAnsi="Times New Roman" w:cs="Times New Roman"/>
                <w:sz w:val="18"/>
                <w:lang w:val="en-US"/>
              </w:rPr>
              <w:t>07/20</w:t>
            </w:r>
            <w:r w:rsidR="00461E7A" w:rsidRPr="00A713D0">
              <w:rPr>
                <w:rFonts w:ascii="Times New Roman" w:hAnsi="Times New Roman" w:cs="Times New Roman"/>
                <w:sz w:val="18"/>
                <w:lang w:val="en-US"/>
              </w:rPr>
              <w:t>25</w:t>
            </w:r>
            <w:r w:rsidR="00BB2810">
              <w:rPr>
                <w:rFonts w:ascii="Times New Roman" w:hAnsi="Times New Roman" w:cs="Times New Roman"/>
                <w:sz w:val="18"/>
                <w:lang w:val="en-US"/>
              </w:rPr>
              <w:t xml:space="preserve"> – 10/2025</w:t>
            </w:r>
          </w:p>
        </w:tc>
      </w:tr>
      <w:tr w:rsidR="00461E7A" w:rsidRPr="00996E03" w14:paraId="54C3D64C" w14:textId="77777777" w:rsidTr="005B37B0">
        <w:trPr>
          <w:trHeight w:val="20"/>
        </w:trPr>
        <w:tc>
          <w:tcPr>
            <w:tcW w:w="10491" w:type="dxa"/>
            <w:gridSpan w:val="9"/>
            <w:vAlign w:val="bottom"/>
          </w:tcPr>
          <w:p w14:paraId="4462BE53" w14:textId="77777777" w:rsidR="00461E7A" w:rsidRDefault="00BB2810" w:rsidP="00BB2810">
            <w:pPr>
              <w:pStyle w:val="Bullets"/>
              <w:numPr>
                <w:ilvl w:val="0"/>
                <w:numId w:val="35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Teil der Praxisgruppe Technology &amp;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Operations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mit einem starken Fokus auf die digitale Transformation des öffentlichen Sektors</w:t>
            </w:r>
          </w:p>
          <w:p w14:paraId="7E48093C" w14:textId="0480F0CC" w:rsidR="003079DD" w:rsidRPr="003079DD" w:rsidRDefault="003079DD" w:rsidP="003079DD">
            <w:pPr>
              <w:pStyle w:val="Bullets"/>
              <w:numPr>
                <w:ilvl w:val="0"/>
                <w:numId w:val="35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Beratung öffentlicher Unternehmen im Rahmen von Effizienzsteigerungs- und Digitalisierungsprojekten, sowie Ausarbeitung konkreter Handlungsempfehlungen und Umsetzungsstrategien </w:t>
            </w:r>
          </w:p>
          <w:p w14:paraId="01FC063F" w14:textId="47B30FD3" w:rsidR="00BB2810" w:rsidRDefault="00BB2810" w:rsidP="00BB2810">
            <w:pPr>
              <w:pStyle w:val="Bullets"/>
              <w:numPr>
                <w:ilvl w:val="0"/>
                <w:numId w:val="35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Konzeption von</w:t>
            </w:r>
            <w:r w:rsidR="003079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neuen Geschäftsmodellen und Erstellung von </w:t>
            </w:r>
            <w:r w:rsidR="00420B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App</w:t>
            </w:r>
            <w:r w:rsidR="003079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-A</w:t>
            </w:r>
            <w:r w:rsidR="00420B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nwendungen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</w:t>
            </w:r>
            <w:r w:rsidR="00420B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anhand von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No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/Low-Code-Lösungen </w:t>
            </w:r>
          </w:p>
          <w:p w14:paraId="5736AD3F" w14:textId="57C9BD17" w:rsidR="00BB2810" w:rsidRDefault="00BB2810" w:rsidP="00BB2810">
            <w:pPr>
              <w:pStyle w:val="Bullets"/>
              <w:numPr>
                <w:ilvl w:val="0"/>
                <w:numId w:val="35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Mitwirkung an einer statistischen Mietspiegelerhebung und Durchführung von Datenanalysen </w:t>
            </w:r>
          </w:p>
          <w:p w14:paraId="6DD9BA0F" w14:textId="54CD544B" w:rsidR="00FB6543" w:rsidRPr="00FB6543" w:rsidRDefault="00FB6543" w:rsidP="00FB6543">
            <w:pPr>
              <w:pStyle w:val="Bullets"/>
              <w:numPr>
                <w:ilvl w:val="0"/>
                <w:numId w:val="35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Erstellung von Kundenpräsentationen mit PowerPoint</w:t>
            </w:r>
            <w:r w:rsidR="003079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, sowie Recherche zu aktuellen Marktentwicklungen</w:t>
            </w:r>
          </w:p>
        </w:tc>
      </w:tr>
      <w:tr w:rsidR="00414B05" w:rsidRPr="00996E03" w14:paraId="0C958616" w14:textId="77777777" w:rsidTr="005B37B0">
        <w:trPr>
          <w:trHeight w:val="340"/>
        </w:trPr>
        <w:tc>
          <w:tcPr>
            <w:tcW w:w="6521" w:type="dxa"/>
            <w:gridSpan w:val="5"/>
            <w:vAlign w:val="bottom"/>
          </w:tcPr>
          <w:p w14:paraId="59293A41" w14:textId="03623580" w:rsidR="00414B05" w:rsidRPr="00C34C7B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C34C7B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Rödl &amp; Partner  </w:t>
            </w:r>
          </w:p>
        </w:tc>
        <w:tc>
          <w:tcPr>
            <w:tcW w:w="3970" w:type="dxa"/>
            <w:gridSpan w:val="4"/>
            <w:vAlign w:val="bottom"/>
          </w:tcPr>
          <w:p w14:paraId="4C30F0DF" w14:textId="671E7D64" w:rsidR="00414B05" w:rsidRPr="00996E03" w:rsidRDefault="00414B05" w:rsidP="00C15D3E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Times New Roman" w:hAnsi="Times New Roman" w:cs="Times New Roman"/>
                <w:smallCaps/>
                <w:sz w:val="23"/>
                <w:szCs w:val="23"/>
              </w:rPr>
              <w:t xml:space="preserve">                             </w:t>
            </w:r>
            <w:r w:rsidRPr="00996E03">
              <w:rPr>
                <w:rFonts w:ascii="Times New Roman" w:hAnsi="Times New Roman" w:cs="Times New Roman"/>
                <w:smallCaps/>
                <w:sz w:val="23"/>
                <w:szCs w:val="23"/>
              </w:rPr>
              <w:t>Köln</w:t>
            </w:r>
          </w:p>
        </w:tc>
      </w:tr>
      <w:tr w:rsidR="00414B05" w:rsidRPr="00996E03" w14:paraId="125B60E5" w14:textId="77777777" w:rsidTr="005B37B0">
        <w:trPr>
          <w:trHeight w:val="20"/>
        </w:trPr>
        <w:tc>
          <w:tcPr>
            <w:tcW w:w="5812" w:type="dxa"/>
            <w:gridSpan w:val="3"/>
            <w:vAlign w:val="bottom"/>
          </w:tcPr>
          <w:p w14:paraId="09595187" w14:textId="277E3974" w:rsidR="00414B05" w:rsidRPr="001307F2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1307F2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Praktikant in der Wirtschaftsprüfung </w:t>
            </w:r>
            <w:r w:rsidR="0081096F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| </w:t>
            </w:r>
            <w:r w:rsidRPr="001307F2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Mittelstand und Start-Up </w:t>
            </w:r>
          </w:p>
        </w:tc>
        <w:tc>
          <w:tcPr>
            <w:tcW w:w="4679" w:type="dxa"/>
            <w:gridSpan w:val="6"/>
            <w:vAlign w:val="bottom"/>
          </w:tcPr>
          <w:p w14:paraId="5F45C31F" w14:textId="0261A17E" w:rsidR="00414B05" w:rsidRPr="00A713D0" w:rsidRDefault="00414B05" w:rsidP="00C15D3E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                          </w:t>
            </w:r>
            <w:r w:rsidRPr="00A713D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02/2025 – 05/2025</w:t>
            </w:r>
          </w:p>
        </w:tc>
      </w:tr>
      <w:tr w:rsidR="00414B05" w:rsidRPr="00996E03" w14:paraId="751DE98A" w14:textId="77777777" w:rsidTr="005B37B0">
        <w:trPr>
          <w:trHeight w:val="20"/>
        </w:trPr>
        <w:tc>
          <w:tcPr>
            <w:tcW w:w="10491" w:type="dxa"/>
            <w:gridSpan w:val="9"/>
            <w:vAlign w:val="bottom"/>
          </w:tcPr>
          <w:p w14:paraId="7CF8B3AD" w14:textId="77777777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Unterstützung bei der Jahresabschlussprüfung für mittelständische Unternehmen und Start-Ups aus der Industrie-, Tech- und Immobilienbranche </w:t>
            </w:r>
          </w:p>
          <w:p w14:paraId="6C11FB8A" w14:textId="77777777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von Datenanalysen im Rahmen des Journal Entry </w:t>
            </w:r>
            <w:proofErr w:type="spellStart"/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Testing</w:t>
            </w:r>
            <w:proofErr w:type="spellEnd"/>
          </w:p>
          <w:p w14:paraId="56A0E27E" w14:textId="08EBDB8A" w:rsidR="00414B05" w:rsidRPr="00A12FF5" w:rsidRDefault="00414B05" w:rsidP="00A12FF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A12FF5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Prüfung und Recherche zu Lageberichten über die zukünftige wirtschaftliche Prognose der Mandanten</w:t>
            </w:r>
          </w:p>
        </w:tc>
      </w:tr>
      <w:tr w:rsidR="00414B05" w:rsidRPr="00996E03" w14:paraId="0002941E" w14:textId="77777777" w:rsidTr="005B37B0">
        <w:trPr>
          <w:trHeight w:val="340"/>
        </w:trPr>
        <w:tc>
          <w:tcPr>
            <w:tcW w:w="5523" w:type="dxa"/>
            <w:gridSpan w:val="2"/>
            <w:vAlign w:val="bottom"/>
          </w:tcPr>
          <w:p w14:paraId="0E578FB6" w14:textId="08A4F395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RSM Ebner Stolz </w:t>
            </w:r>
          </w:p>
        </w:tc>
        <w:tc>
          <w:tcPr>
            <w:tcW w:w="4968" w:type="dxa"/>
            <w:gridSpan w:val="7"/>
            <w:vAlign w:val="bottom"/>
          </w:tcPr>
          <w:p w14:paraId="5030ED0B" w14:textId="215913B5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Cs w:val="0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smallCaps/>
                <w:sz w:val="23"/>
                <w:szCs w:val="23"/>
              </w:rPr>
              <w:t>Köln</w:t>
            </w:r>
          </w:p>
        </w:tc>
      </w:tr>
      <w:tr w:rsidR="00414B05" w:rsidRPr="00996E03" w14:paraId="0E3BB8CC" w14:textId="77777777" w:rsidTr="005B37B0">
        <w:trPr>
          <w:trHeight w:val="20"/>
        </w:trPr>
        <w:tc>
          <w:tcPr>
            <w:tcW w:w="5523" w:type="dxa"/>
            <w:gridSpan w:val="2"/>
            <w:vAlign w:val="bottom"/>
          </w:tcPr>
          <w:p w14:paraId="7DF9038F" w14:textId="7D9A4481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</w:rPr>
              <w:t>Praktikant in der Wirtschaftsprüfung</w:t>
            </w:r>
          </w:p>
        </w:tc>
        <w:tc>
          <w:tcPr>
            <w:tcW w:w="4968" w:type="dxa"/>
            <w:gridSpan w:val="7"/>
            <w:vAlign w:val="bottom"/>
          </w:tcPr>
          <w:p w14:paraId="550A7BC9" w14:textId="20F7FDA7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12/2023 – 05/2024</w:t>
            </w:r>
          </w:p>
        </w:tc>
      </w:tr>
      <w:tr w:rsidR="00414B05" w:rsidRPr="00996E03" w14:paraId="4C2E30B9" w14:textId="77777777" w:rsidTr="005B37B0">
        <w:trPr>
          <w:trHeight w:val="346"/>
        </w:trPr>
        <w:tc>
          <w:tcPr>
            <w:tcW w:w="10491" w:type="dxa"/>
            <w:gridSpan w:val="9"/>
            <w:vAlign w:val="bottom"/>
          </w:tcPr>
          <w:p w14:paraId="11EF2A79" w14:textId="77777777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Prüfung von Bilanzen und GuV von großen mittelständischen Unternehmen (750 Mio.</w:t>
            </w:r>
            <w:del w:id="6" w:author="Sarah Bergmann" w:date="2024-08-08T11:39:00Z">
              <w:r w:rsidRPr="00996E03" w:rsidDel="007269D8">
                <w:rPr>
                  <w:rFonts w:ascii="Times New Roman" w:hAnsi="Times New Roman" w:cs="Times New Roman"/>
                  <w:i w:val="0"/>
                  <w:iCs w:val="0"/>
                  <w:sz w:val="18"/>
                  <w:lang w:val="de-AT"/>
                </w:rPr>
                <w:delText xml:space="preserve"> </w:delText>
              </w:r>
            </w:del>
            <w:del w:id="7" w:author="Sophie Klocke" w:date="2024-08-08T15:36:00Z">
              <w:r w:rsidRPr="00996E03" w:rsidDel="005B41E6">
                <w:rPr>
                  <w:rFonts w:ascii="Times New Roman" w:hAnsi="Times New Roman" w:cs="Times New Roman"/>
                  <w:i w:val="0"/>
                  <w:iCs w:val="0"/>
                  <w:sz w:val="18"/>
                  <w:lang w:val="de-AT"/>
                </w:rPr>
                <w:delText>–</w:delText>
              </w:r>
            </w:del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bis </w:t>
            </w:r>
            <w:del w:id="8" w:author="Sarah Bergmann" w:date="2024-08-08T11:39:00Z">
              <w:r w:rsidRPr="00996E03" w:rsidDel="007269D8">
                <w:rPr>
                  <w:rFonts w:ascii="Times New Roman" w:hAnsi="Times New Roman" w:cs="Times New Roman"/>
                  <w:i w:val="0"/>
                  <w:iCs w:val="0"/>
                  <w:sz w:val="18"/>
                  <w:lang w:val="de-AT"/>
                </w:rPr>
                <w:delText xml:space="preserve"> </w:delText>
              </w:r>
            </w:del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2 Mrd. Euro Umsatz)</w:t>
            </w:r>
          </w:p>
          <w:p w14:paraId="1F3D2213" w14:textId="713895B1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Erstellung von Management-Präsentationen mit PowerPoint </w:t>
            </w:r>
          </w:p>
          <w:p w14:paraId="0750FCA3" w14:textId="77777777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Kommunikation mit Teilbereichsprüfern und dem externen Controlling im Rahmen einer Konzernabschlussprüfung und SAP-Umstellung </w:t>
            </w:r>
          </w:p>
          <w:p w14:paraId="70E63FE5" w14:textId="6B4B477B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mallCaps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Durchführung von Recherchetätigkeiten zu Fragestellungen im Bereich der externen Rechnungslegung nach HGB</w:t>
            </w:r>
          </w:p>
        </w:tc>
      </w:tr>
      <w:tr w:rsidR="00414B05" w:rsidRPr="00996E03" w14:paraId="414B4085" w14:textId="77777777" w:rsidTr="005B37B0">
        <w:trPr>
          <w:trHeight w:val="510"/>
        </w:trPr>
        <w:tc>
          <w:tcPr>
            <w:tcW w:w="10491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3E2F83E6" w:rsidR="00414B05" w:rsidRPr="00996E03" w:rsidRDefault="00414B05" w:rsidP="00414B05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96E03">
              <w:rPr>
                <w:rFonts w:ascii="Times New Roman" w:hAnsi="Times New Roman" w:cs="Times New Roman"/>
                <w:sz w:val="28"/>
              </w:rPr>
              <w:t>Engagement</w:t>
            </w:r>
          </w:p>
        </w:tc>
      </w:tr>
      <w:tr w:rsidR="00414B05" w:rsidRPr="00996E03" w14:paraId="055A4123" w14:textId="77777777" w:rsidTr="005B37B0">
        <w:trPr>
          <w:trHeight w:val="340"/>
        </w:trPr>
        <w:tc>
          <w:tcPr>
            <w:tcW w:w="5954" w:type="dxa"/>
            <w:gridSpan w:val="4"/>
            <w:vAlign w:val="bottom"/>
          </w:tcPr>
          <w:p w14:paraId="4A20CCB5" w14:textId="09107514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Deutsche Physikalische Gesellschaft </w:t>
            </w:r>
          </w:p>
        </w:tc>
        <w:tc>
          <w:tcPr>
            <w:tcW w:w="4537" w:type="dxa"/>
            <w:gridSpan w:val="5"/>
            <w:vAlign w:val="bottom"/>
          </w:tcPr>
          <w:p w14:paraId="675A1165" w14:textId="5F7EBF59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smallCaps/>
                <w:sz w:val="23"/>
                <w:szCs w:val="23"/>
              </w:rPr>
              <w:t>Online</w:t>
            </w:r>
          </w:p>
        </w:tc>
      </w:tr>
      <w:tr w:rsidR="00414B05" w:rsidRPr="00996E03" w14:paraId="0B60FB22" w14:textId="77777777" w:rsidTr="005B37B0">
        <w:trPr>
          <w:trHeight w:val="20"/>
        </w:trPr>
        <w:tc>
          <w:tcPr>
            <w:tcW w:w="5954" w:type="dxa"/>
            <w:gridSpan w:val="4"/>
            <w:vAlign w:val="bottom"/>
          </w:tcPr>
          <w:p w14:paraId="72818F56" w14:textId="450CBC54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bCs/>
                <w:i w:val="0"/>
                <w:iCs w:val="0"/>
                <w:sz w:val="18"/>
                <w:szCs w:val="18"/>
              </w:rPr>
              <w:t xml:space="preserve">Mitglied der Deutschen Physikalischen Gesellschaft (DPG) </w:t>
            </w:r>
          </w:p>
        </w:tc>
        <w:tc>
          <w:tcPr>
            <w:tcW w:w="4537" w:type="dxa"/>
            <w:gridSpan w:val="5"/>
            <w:vAlign w:val="bottom"/>
          </w:tcPr>
          <w:p w14:paraId="6F64DC36" w14:textId="759098BE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06/2023 – 06/2024</w:t>
            </w:r>
          </w:p>
        </w:tc>
      </w:tr>
      <w:tr w:rsidR="00414B05" w:rsidRPr="00996E03" w14:paraId="47D67112" w14:textId="77777777" w:rsidTr="005B37B0">
        <w:trPr>
          <w:trHeight w:val="20"/>
          <w:trPrChange w:id="9" w:author="Sarah Bergmann" w:date="2024-08-08T11:42:00Z">
            <w:trPr>
              <w:gridBefore w:val="1"/>
              <w:gridAfter w:val="0"/>
              <w:trHeight w:val="346"/>
            </w:trPr>
          </w:trPrChange>
        </w:trPr>
        <w:tc>
          <w:tcPr>
            <w:tcW w:w="10491" w:type="dxa"/>
            <w:gridSpan w:val="9"/>
            <w:vAlign w:val="bottom"/>
            <w:tcPrChange w:id="10" w:author="Sarah Bergmann" w:date="2024-08-08T11:42:00Z">
              <w:tcPr>
                <w:tcW w:w="9067" w:type="dxa"/>
                <w:gridSpan w:val="8"/>
                <w:vAlign w:val="bottom"/>
              </w:tcPr>
            </w:tcPrChange>
          </w:tcPr>
          <w:p w14:paraId="522A3928" w14:textId="3A141511" w:rsidR="00414B05" w:rsidRPr="00996E03" w:rsidRDefault="00414B0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iCs/>
                <w:sz w:val="18"/>
                <w:lang w:val="de-AT"/>
                <w:rPrChange w:id="11" w:author="Sarah Bergmann" w:date="2024-08-08T11:44:00Z">
                  <w:rPr>
                    <w:rFonts w:ascii="Times New Roman" w:hAnsi="Times New Roman" w:cs="Times New Roman"/>
                    <w:b/>
                    <w:i w:val="0"/>
                    <w:iCs w:val="0"/>
                    <w:smallCaps/>
                    <w:sz w:val="18"/>
                    <w:szCs w:val="18"/>
                  </w:rPr>
                </w:rPrChange>
              </w:rPr>
              <w:pPrChange w:id="12" w:author="Sophie Klocke" w:date="2024-08-08T15:35:00Z">
                <w:pPr>
                  <w:pStyle w:val="Bullets"/>
                  <w:numPr>
                    <w:numId w:val="27"/>
                  </w:numPr>
                </w:pPr>
              </w:pPrChange>
            </w:pPr>
            <w:r w:rsidRPr="00996E03">
              <w:rPr>
                <w:rFonts w:ascii="Times New Roman" w:hAnsi="Times New Roman" w:cs="Times New Roman"/>
                <w:sz w:val="18"/>
                <w:lang w:val="de-AT"/>
                <w:rPrChange w:id="13" w:author="Sarah Bergmann" w:date="2024-08-08T11:4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Die Deutsche Physikalische Gesellschaft ist mit einer Größe von 55.000 Mitgliedern das weltweit größte internationale Netzwerk aus Physikern, Lehrkräften und Studierenden und verfolgt das Ziel, Talente im Bereich </w:t>
            </w:r>
          </w:p>
          <w:p w14:paraId="609B7B4F" w14:textId="1E17EC54" w:rsidR="00414B05" w:rsidRPr="00996E03" w:rsidRDefault="00414B05" w:rsidP="00414B05">
            <w:pPr>
              <w:pStyle w:val="Beschreibung"/>
              <w:ind w:left="720"/>
              <w:rPr>
                <w:rFonts w:ascii="Times New Roman" w:hAnsi="Times New Roman" w:cs="Times New Roman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sz w:val="18"/>
                <w:lang w:val="de-AT"/>
              </w:rPr>
              <w:t xml:space="preserve">der Physik zu fördern und den Zugang zu physikalischer Bildung sowie den Informationsaustausch zwischen Physikern weiter auszubauen </w:t>
            </w:r>
          </w:p>
        </w:tc>
      </w:tr>
      <w:tr w:rsidR="00414B05" w:rsidRPr="00996E03" w14:paraId="4AF19DD1" w14:textId="77777777" w:rsidTr="005B37B0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F168939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16"/>
              </w:rPr>
            </w:pPr>
            <w:r w:rsidRPr="00996E0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Siegtal-Gymnasium-Eitorf </w:t>
            </w:r>
          </w:p>
        </w:tc>
        <w:tc>
          <w:tcPr>
            <w:tcW w:w="4537" w:type="dxa"/>
            <w:gridSpan w:val="5"/>
            <w:vAlign w:val="bottom"/>
          </w:tcPr>
          <w:p w14:paraId="30626CB8" w14:textId="1E3D980A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smallCaps/>
                <w:sz w:val="23"/>
                <w:szCs w:val="23"/>
              </w:rPr>
              <w:t xml:space="preserve">Eitorf </w:t>
            </w:r>
          </w:p>
        </w:tc>
      </w:tr>
      <w:tr w:rsidR="00414B05" w:rsidRPr="00996E03" w14:paraId="56372BDE" w14:textId="77777777" w:rsidTr="005B37B0">
        <w:trPr>
          <w:trHeight w:val="20"/>
        </w:trPr>
        <w:tc>
          <w:tcPr>
            <w:tcW w:w="7371" w:type="dxa"/>
            <w:gridSpan w:val="6"/>
            <w:vAlign w:val="bottom"/>
          </w:tcPr>
          <w:p w14:paraId="3C87D247" w14:textId="5D166ACE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Stellvertretender Stufensprecher </w:t>
            </w:r>
          </w:p>
        </w:tc>
        <w:tc>
          <w:tcPr>
            <w:tcW w:w="3120" w:type="dxa"/>
            <w:gridSpan w:val="3"/>
            <w:vAlign w:val="bottom"/>
          </w:tcPr>
          <w:p w14:paraId="288A2195" w14:textId="4E27364D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08/2022 – 06/2023</w:t>
            </w:r>
          </w:p>
        </w:tc>
      </w:tr>
      <w:tr w:rsidR="00414B05" w:rsidRPr="00996E03" w14:paraId="7ECB507F" w14:textId="77777777" w:rsidTr="005B37B0">
        <w:trPr>
          <w:trHeight w:val="20"/>
        </w:trPr>
        <w:tc>
          <w:tcPr>
            <w:tcW w:w="10491" w:type="dxa"/>
            <w:gridSpan w:val="9"/>
            <w:vAlign w:val="bottom"/>
          </w:tcPr>
          <w:p w14:paraId="50D7B363" w14:textId="77777777" w:rsidR="00414B05" w:rsidRPr="00996E03" w:rsidRDefault="00414B05" w:rsidP="00414B0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sz w:val="18"/>
                <w:lang w:val="de-AT"/>
              </w:rPr>
              <w:t>Vertretung der Stufensprecher im Krankheitsfall</w:t>
            </w:r>
          </w:p>
          <w:p w14:paraId="2CC438FF" w14:textId="3322B0E6" w:rsidR="00414B05" w:rsidRPr="00996E03" w:rsidRDefault="00414B05" w:rsidP="00414B0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sz w:val="18"/>
                <w:lang w:val="de-AT"/>
              </w:rPr>
              <w:t>Vermittlung zwischen Schülern und Lehrkräften sowie Mitorganisation von schulischen Veranstaltungen</w:t>
            </w:r>
            <w:r w:rsidRPr="00996E0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</w:t>
            </w:r>
          </w:p>
        </w:tc>
      </w:tr>
      <w:tr w:rsidR="00414B05" w:rsidRPr="00996E03" w14:paraId="482569A2" w14:textId="77777777" w:rsidTr="005B37B0">
        <w:trPr>
          <w:trHeight w:val="510"/>
        </w:trPr>
        <w:tc>
          <w:tcPr>
            <w:tcW w:w="10491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414B05" w:rsidRPr="00996E03" w:rsidRDefault="00414B05" w:rsidP="00414B05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996E0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14B05" w:rsidRPr="00996E03" w14:paraId="2B257790" w14:textId="77777777" w:rsidTr="005B37B0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414B05" w:rsidRPr="00996E03" w:rsidRDefault="00414B05" w:rsidP="00414B05">
            <w:pPr>
              <w:rPr>
                <w:rFonts w:ascii="Times New Roman" w:hAnsi="Times New Roman" w:cs="Times New Roman"/>
                <w:sz w:val="18"/>
              </w:rPr>
            </w:pPr>
            <w:r w:rsidRPr="00996E03">
              <w:rPr>
                <w:rFonts w:ascii="Times New Roman" w:hAnsi="Times New Roman" w:cs="Times New Roman"/>
                <w:sz w:val="18"/>
              </w:rPr>
              <w:t>Sprachen:</w:t>
            </w:r>
          </w:p>
        </w:tc>
        <w:tc>
          <w:tcPr>
            <w:tcW w:w="8506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6A2A22F0" w:rsidR="00414B05" w:rsidRPr="00996E03" w:rsidRDefault="00414B05" w:rsidP="00414B05">
            <w:pPr>
              <w:rPr>
                <w:rFonts w:ascii="Times New Roman" w:hAnsi="Times New Roman" w:cs="Times New Roman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Deutsch </w:t>
            </w:r>
            <w:r w:rsidRPr="00996E03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996E0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, Englisch </w:t>
            </w:r>
            <w:r w:rsidRPr="00996E03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(fließend)</w:t>
            </w:r>
          </w:p>
        </w:tc>
      </w:tr>
      <w:tr w:rsidR="00414B05" w:rsidRPr="00996E03" w14:paraId="45706C3F" w14:textId="77777777" w:rsidTr="005B37B0">
        <w:trPr>
          <w:trHeight w:val="405"/>
        </w:trPr>
        <w:tc>
          <w:tcPr>
            <w:tcW w:w="1985" w:type="dxa"/>
            <w:vAlign w:val="bottom"/>
          </w:tcPr>
          <w:p w14:paraId="57688BDA" w14:textId="350496FE" w:rsidR="00414B05" w:rsidRPr="00996E03" w:rsidRDefault="00414B05" w:rsidP="00414B05">
            <w:pPr>
              <w:rPr>
                <w:rFonts w:ascii="Times New Roman" w:hAnsi="Times New Roman" w:cs="Times New Roman"/>
                <w:sz w:val="18"/>
              </w:rPr>
            </w:pPr>
            <w:r w:rsidRPr="00996E03">
              <w:rPr>
                <w:rFonts w:ascii="Times New Roman" w:hAnsi="Times New Roman" w:cs="Times New Roman"/>
                <w:sz w:val="18"/>
              </w:rPr>
              <w:t>Technisch:</w:t>
            </w:r>
          </w:p>
        </w:tc>
        <w:tc>
          <w:tcPr>
            <w:tcW w:w="8506" w:type="dxa"/>
            <w:gridSpan w:val="8"/>
            <w:vAlign w:val="bottom"/>
          </w:tcPr>
          <w:p w14:paraId="60CA2168" w14:textId="35786DA2" w:rsidR="00414B05" w:rsidRPr="00996E03" w:rsidRDefault="00414B05" w:rsidP="00FB6543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r w:rsidRPr="00996E03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Microsoft Office</w:t>
            </w:r>
            <w:r w:rsidR="003079DD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</w:t>
            </w:r>
            <w:r w:rsidR="003079DD" w:rsidRPr="00974C40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="003079DD" w:rsidRPr="00974C40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="003079DD" w:rsidRPr="00974C40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)</w:t>
            </w:r>
            <w:r w:rsidR="00BE78AD" w:rsidRPr="00974C40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,</w:t>
            </w:r>
            <w:r w:rsidR="00BE78AD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</w:t>
            </w:r>
            <w:r w:rsidR="00FB6543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Microsoft Power Platform </w:t>
            </w:r>
            <w:r w:rsidR="003079DD" w:rsidRPr="00974C40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="003079DD" w:rsidRPr="00974C40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Grundkenntnisse</w:t>
            </w:r>
            <w:proofErr w:type="spellEnd"/>
            <w:r w:rsidR="003079DD" w:rsidRPr="00974C40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)</w:t>
            </w:r>
            <w:r w:rsidR="00BE78AD" w:rsidRPr="00974C40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="00BE78AD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Escriba</w:t>
            </w:r>
          </w:p>
        </w:tc>
      </w:tr>
      <w:tr w:rsidR="00414B05" w:rsidRPr="00996E03" w14:paraId="70CB01B0" w14:textId="77777777" w:rsidTr="005B37B0">
        <w:trPr>
          <w:trHeight w:val="340"/>
        </w:trPr>
        <w:tc>
          <w:tcPr>
            <w:tcW w:w="1985" w:type="dxa"/>
            <w:vAlign w:val="bottom"/>
          </w:tcPr>
          <w:p w14:paraId="04F58216" w14:textId="17E66D1E" w:rsidR="00414B05" w:rsidRPr="00996E03" w:rsidRDefault="00414B05" w:rsidP="00414B05">
            <w:pPr>
              <w:rPr>
                <w:rFonts w:ascii="Times New Roman" w:hAnsi="Times New Roman" w:cs="Times New Roman"/>
                <w:sz w:val="18"/>
              </w:rPr>
            </w:pPr>
            <w:r w:rsidRPr="00996E03">
              <w:rPr>
                <w:rFonts w:ascii="Times New Roman" w:hAnsi="Times New Roman" w:cs="Times New Roman"/>
                <w:sz w:val="18"/>
              </w:rPr>
              <w:t>Interessen:</w:t>
            </w:r>
          </w:p>
        </w:tc>
        <w:tc>
          <w:tcPr>
            <w:tcW w:w="8506" w:type="dxa"/>
            <w:gridSpan w:val="8"/>
            <w:vAlign w:val="bottom"/>
          </w:tcPr>
          <w:p w14:paraId="598C2742" w14:textId="345B1F86" w:rsidR="00414B05" w:rsidRPr="00996E03" w:rsidRDefault="00414B05" w:rsidP="00414B05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 w:rsidRPr="00996E03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K-1 Kickboxen, Kraftsport, Uhren </w:t>
            </w:r>
          </w:p>
        </w:tc>
      </w:tr>
      <w:tr w:rsidR="00C34C7B" w:rsidRPr="00996E03" w14:paraId="163DE428" w14:textId="77777777" w:rsidTr="005B37B0">
        <w:trPr>
          <w:trHeight w:val="340"/>
        </w:trPr>
        <w:tc>
          <w:tcPr>
            <w:tcW w:w="1985" w:type="dxa"/>
            <w:vAlign w:val="bottom"/>
          </w:tcPr>
          <w:p w14:paraId="369EED4D" w14:textId="77777777" w:rsidR="00C46FA0" w:rsidRDefault="00C46FA0" w:rsidP="00414B05">
            <w:pPr>
              <w:rPr>
                <w:rFonts w:ascii="Times New Roman" w:hAnsi="Times New Roman" w:cs="Times New Roman"/>
                <w:sz w:val="18"/>
              </w:rPr>
            </w:pPr>
          </w:p>
          <w:p w14:paraId="1A9AFED6" w14:textId="77777777" w:rsidR="00C46FA0" w:rsidRDefault="00C46FA0" w:rsidP="00414B05">
            <w:pPr>
              <w:rPr>
                <w:rFonts w:ascii="Times New Roman" w:hAnsi="Times New Roman" w:cs="Times New Roman"/>
                <w:sz w:val="18"/>
              </w:rPr>
            </w:pPr>
          </w:p>
          <w:p w14:paraId="0B90EC96" w14:textId="77777777" w:rsidR="00C46FA0" w:rsidRDefault="00C46FA0" w:rsidP="00414B05">
            <w:pPr>
              <w:rPr>
                <w:rFonts w:ascii="Times New Roman" w:hAnsi="Times New Roman" w:cs="Times New Roman"/>
                <w:sz w:val="18"/>
              </w:rPr>
            </w:pPr>
          </w:p>
          <w:p w14:paraId="55D7EA56" w14:textId="77777777" w:rsidR="00C46FA0" w:rsidRDefault="00C46FA0" w:rsidP="00414B05">
            <w:pPr>
              <w:rPr>
                <w:rFonts w:ascii="Times New Roman" w:hAnsi="Times New Roman" w:cs="Times New Roman"/>
                <w:sz w:val="18"/>
              </w:rPr>
            </w:pPr>
          </w:p>
          <w:p w14:paraId="496FC852" w14:textId="4D089845" w:rsidR="00C34C7B" w:rsidRPr="00996E03" w:rsidRDefault="00C34C7B" w:rsidP="00414B05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Eitorf, </w:t>
            </w:r>
            <w:r w:rsidR="00ED33F6">
              <w:rPr>
                <w:rFonts w:ascii="Times New Roman" w:hAnsi="Times New Roman" w:cs="Times New Roman"/>
                <w:sz w:val="18"/>
              </w:rPr>
              <w:t>02</w:t>
            </w:r>
            <w:r w:rsidR="004B1250">
              <w:rPr>
                <w:rFonts w:ascii="Times New Roman" w:hAnsi="Times New Roman" w:cs="Times New Roman"/>
                <w:sz w:val="18"/>
              </w:rPr>
              <w:t>.</w:t>
            </w:r>
            <w:r w:rsidR="00ED33F6">
              <w:rPr>
                <w:rFonts w:ascii="Times New Roman" w:hAnsi="Times New Roman" w:cs="Times New Roman"/>
                <w:sz w:val="18"/>
              </w:rPr>
              <w:t>09</w:t>
            </w:r>
            <w:r>
              <w:rPr>
                <w:rFonts w:ascii="Times New Roman" w:hAnsi="Times New Roman" w:cs="Times New Roman"/>
                <w:sz w:val="18"/>
              </w:rPr>
              <w:t>.2025</w:t>
            </w:r>
          </w:p>
        </w:tc>
        <w:tc>
          <w:tcPr>
            <w:tcW w:w="8506" w:type="dxa"/>
            <w:gridSpan w:val="8"/>
            <w:vAlign w:val="bottom"/>
          </w:tcPr>
          <w:p w14:paraId="6064CDF4" w14:textId="77777777" w:rsidR="00C34C7B" w:rsidRPr="00996E03" w:rsidRDefault="00C34C7B" w:rsidP="00414B05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0747D2BF" w14:textId="76DB6ADC" w:rsidR="00723643" w:rsidRPr="00996E03" w:rsidRDefault="00723643" w:rsidP="0062331E">
      <w:pPr>
        <w:tabs>
          <w:tab w:val="left" w:pos="493"/>
        </w:tabs>
        <w:rPr>
          <w:rFonts w:ascii="Times New Roman" w:hAnsi="Times New Roman" w:cs="Times New Roman"/>
          <w:sz w:val="18"/>
        </w:rPr>
      </w:pPr>
    </w:p>
    <w:sectPr w:rsidR="00723643" w:rsidRPr="00996E03" w:rsidSect="00C15D3E">
      <w:footerReference w:type="even" r:id="rId8"/>
      <w:pgSz w:w="11906" w:h="16838"/>
      <w:pgMar w:top="624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07FB0" w14:textId="77777777" w:rsidR="00A1701E" w:rsidRDefault="00A1701E" w:rsidP="00BE053D">
      <w:pPr>
        <w:spacing w:after="0" w:line="240" w:lineRule="auto"/>
      </w:pPr>
      <w:r>
        <w:separator/>
      </w:r>
    </w:p>
  </w:endnote>
  <w:endnote w:type="continuationSeparator" w:id="0">
    <w:p w14:paraId="60FBC665" w14:textId="77777777" w:rsidR="00A1701E" w:rsidRDefault="00A1701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9B00" w14:textId="77777777" w:rsidR="00A1701E" w:rsidRDefault="00A1701E" w:rsidP="00BE053D">
      <w:pPr>
        <w:spacing w:after="0" w:line="240" w:lineRule="auto"/>
      </w:pPr>
      <w:r>
        <w:separator/>
      </w:r>
    </w:p>
  </w:footnote>
  <w:footnote w:type="continuationSeparator" w:id="0">
    <w:p w14:paraId="58EB0F14" w14:textId="77777777" w:rsidR="00A1701E" w:rsidRDefault="00A1701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4E4D7D"/>
    <w:multiLevelType w:val="hybridMultilevel"/>
    <w:tmpl w:val="F18C4AF2"/>
    <w:lvl w:ilvl="0" w:tplc="893ADE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8D6981"/>
    <w:multiLevelType w:val="hybridMultilevel"/>
    <w:tmpl w:val="984874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C0B01"/>
    <w:multiLevelType w:val="hybridMultilevel"/>
    <w:tmpl w:val="0A943B7A"/>
    <w:lvl w:ilvl="0" w:tplc="05726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33047124"/>
    <w:lvl w:ilvl="0" w:tplc="D30ACBB4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9E3F71"/>
    <w:multiLevelType w:val="hybridMultilevel"/>
    <w:tmpl w:val="B2F29F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0742A862"/>
    <w:lvl w:ilvl="0" w:tplc="33EA0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BE1C9C"/>
    <w:multiLevelType w:val="hybridMultilevel"/>
    <w:tmpl w:val="85E87F4C"/>
    <w:lvl w:ilvl="0" w:tplc="33EA0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D57786"/>
    <w:multiLevelType w:val="hybridMultilevel"/>
    <w:tmpl w:val="89669826"/>
    <w:lvl w:ilvl="0" w:tplc="893AD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BB1787"/>
    <w:multiLevelType w:val="hybridMultilevel"/>
    <w:tmpl w:val="36A60DB4"/>
    <w:lvl w:ilvl="0" w:tplc="0BBEF7E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ADE57B1"/>
    <w:multiLevelType w:val="hybridMultilevel"/>
    <w:tmpl w:val="4EBC168E"/>
    <w:lvl w:ilvl="0" w:tplc="1C06915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3E4046"/>
    <w:multiLevelType w:val="hybridMultilevel"/>
    <w:tmpl w:val="46767D4A"/>
    <w:lvl w:ilvl="0" w:tplc="FAB47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646C12"/>
    <w:multiLevelType w:val="hybridMultilevel"/>
    <w:tmpl w:val="F8080EC4"/>
    <w:lvl w:ilvl="0" w:tplc="666E18B4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428131">
    <w:abstractNumId w:val="17"/>
  </w:num>
  <w:num w:numId="2" w16cid:durableId="314458471">
    <w:abstractNumId w:val="20"/>
  </w:num>
  <w:num w:numId="3" w16cid:durableId="722993692">
    <w:abstractNumId w:val="22"/>
  </w:num>
  <w:num w:numId="4" w16cid:durableId="1946575804">
    <w:abstractNumId w:val="0"/>
  </w:num>
  <w:num w:numId="5" w16cid:durableId="138621734">
    <w:abstractNumId w:val="1"/>
  </w:num>
  <w:num w:numId="6" w16cid:durableId="1978410212">
    <w:abstractNumId w:val="2"/>
  </w:num>
  <w:num w:numId="7" w16cid:durableId="240532632">
    <w:abstractNumId w:val="15"/>
  </w:num>
  <w:num w:numId="8" w16cid:durableId="1466704436">
    <w:abstractNumId w:val="26"/>
  </w:num>
  <w:num w:numId="9" w16cid:durableId="1081100545">
    <w:abstractNumId w:val="14"/>
  </w:num>
  <w:num w:numId="10" w16cid:durableId="1915432210">
    <w:abstractNumId w:val="29"/>
  </w:num>
  <w:num w:numId="11" w16cid:durableId="606083359">
    <w:abstractNumId w:val="6"/>
  </w:num>
  <w:num w:numId="12" w16cid:durableId="2045863368">
    <w:abstractNumId w:val="8"/>
  </w:num>
  <w:num w:numId="13" w16cid:durableId="1020088423">
    <w:abstractNumId w:val="10"/>
  </w:num>
  <w:num w:numId="14" w16cid:durableId="393163034">
    <w:abstractNumId w:val="11"/>
  </w:num>
  <w:num w:numId="15" w16cid:durableId="1323121195">
    <w:abstractNumId w:val="25"/>
  </w:num>
  <w:num w:numId="16" w16cid:durableId="1991396012">
    <w:abstractNumId w:val="5"/>
  </w:num>
  <w:num w:numId="17" w16cid:durableId="1725520946">
    <w:abstractNumId w:val="19"/>
  </w:num>
  <w:num w:numId="18" w16cid:durableId="1124008373">
    <w:abstractNumId w:val="4"/>
  </w:num>
  <w:num w:numId="19" w16cid:durableId="365059944">
    <w:abstractNumId w:val="21"/>
  </w:num>
  <w:num w:numId="20" w16cid:durableId="1238781613">
    <w:abstractNumId w:val="12"/>
  </w:num>
  <w:num w:numId="21" w16cid:durableId="780414190">
    <w:abstractNumId w:val="13"/>
  </w:num>
  <w:num w:numId="22" w16cid:durableId="2096053099">
    <w:abstractNumId w:val="18"/>
  </w:num>
  <w:num w:numId="23" w16cid:durableId="1062948361">
    <w:abstractNumId w:val="9"/>
  </w:num>
  <w:num w:numId="24" w16cid:durableId="1069308081">
    <w:abstractNumId w:val="24"/>
  </w:num>
  <w:num w:numId="25" w16cid:durableId="1742869839">
    <w:abstractNumId w:val="7"/>
  </w:num>
  <w:num w:numId="26" w16cid:durableId="286543400">
    <w:abstractNumId w:val="23"/>
  </w:num>
  <w:num w:numId="27" w16cid:durableId="281305978">
    <w:abstractNumId w:val="32"/>
  </w:num>
  <w:num w:numId="28" w16cid:durableId="1493251730">
    <w:abstractNumId w:val="16"/>
  </w:num>
  <w:num w:numId="29" w16cid:durableId="453719186">
    <w:abstractNumId w:val="22"/>
  </w:num>
  <w:num w:numId="30" w16cid:durableId="968895718">
    <w:abstractNumId w:val="33"/>
  </w:num>
  <w:num w:numId="31" w16cid:durableId="1794638631">
    <w:abstractNumId w:val="31"/>
  </w:num>
  <w:num w:numId="32" w16cid:durableId="1403943867">
    <w:abstractNumId w:val="30"/>
  </w:num>
  <w:num w:numId="33" w16cid:durableId="1975333453">
    <w:abstractNumId w:val="3"/>
  </w:num>
  <w:num w:numId="34" w16cid:durableId="317004763">
    <w:abstractNumId w:val="28"/>
  </w:num>
  <w:num w:numId="35" w16cid:durableId="1217357535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Windows Live" w15:userId="f1dd7be93f828254"/>
  </w15:person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099"/>
    <w:rsid w:val="00033B5B"/>
    <w:rsid w:val="00041346"/>
    <w:rsid w:val="00061D33"/>
    <w:rsid w:val="00064643"/>
    <w:rsid w:val="00087747"/>
    <w:rsid w:val="00092A2C"/>
    <w:rsid w:val="000A1FDA"/>
    <w:rsid w:val="000A6DAA"/>
    <w:rsid w:val="000B63E2"/>
    <w:rsid w:val="000B6548"/>
    <w:rsid w:val="000C1EAF"/>
    <w:rsid w:val="000D671A"/>
    <w:rsid w:val="000E29A7"/>
    <w:rsid w:val="000E5944"/>
    <w:rsid w:val="000F309A"/>
    <w:rsid w:val="00103EC5"/>
    <w:rsid w:val="00107884"/>
    <w:rsid w:val="00115504"/>
    <w:rsid w:val="00116C6E"/>
    <w:rsid w:val="00124AD8"/>
    <w:rsid w:val="00125CA6"/>
    <w:rsid w:val="001307F2"/>
    <w:rsid w:val="00156FC9"/>
    <w:rsid w:val="00162A5A"/>
    <w:rsid w:val="00163D41"/>
    <w:rsid w:val="00164CA0"/>
    <w:rsid w:val="00171AC4"/>
    <w:rsid w:val="00172867"/>
    <w:rsid w:val="00175B6D"/>
    <w:rsid w:val="00181B02"/>
    <w:rsid w:val="00186192"/>
    <w:rsid w:val="001901ED"/>
    <w:rsid w:val="0019483A"/>
    <w:rsid w:val="001A46BF"/>
    <w:rsid w:val="001A481B"/>
    <w:rsid w:val="001B0186"/>
    <w:rsid w:val="001B15C5"/>
    <w:rsid w:val="001B62CA"/>
    <w:rsid w:val="001C0C59"/>
    <w:rsid w:val="001D4DCD"/>
    <w:rsid w:val="001F37EE"/>
    <w:rsid w:val="001F4175"/>
    <w:rsid w:val="00200AEE"/>
    <w:rsid w:val="00223A4D"/>
    <w:rsid w:val="00232CB5"/>
    <w:rsid w:val="00233EDD"/>
    <w:rsid w:val="00234A7E"/>
    <w:rsid w:val="00236934"/>
    <w:rsid w:val="0024373D"/>
    <w:rsid w:val="00243E02"/>
    <w:rsid w:val="00244DB4"/>
    <w:rsid w:val="002508C2"/>
    <w:rsid w:val="00266C20"/>
    <w:rsid w:val="00267252"/>
    <w:rsid w:val="002822D6"/>
    <w:rsid w:val="00282DB0"/>
    <w:rsid w:val="002A0685"/>
    <w:rsid w:val="002B2091"/>
    <w:rsid w:val="002B596B"/>
    <w:rsid w:val="002C3016"/>
    <w:rsid w:val="002C6972"/>
    <w:rsid w:val="002D2B32"/>
    <w:rsid w:val="002D4516"/>
    <w:rsid w:val="002D5EA7"/>
    <w:rsid w:val="002E2729"/>
    <w:rsid w:val="002F46AD"/>
    <w:rsid w:val="003079DD"/>
    <w:rsid w:val="003101F0"/>
    <w:rsid w:val="0031134A"/>
    <w:rsid w:val="00314B7A"/>
    <w:rsid w:val="00316AB1"/>
    <w:rsid w:val="00324BC5"/>
    <w:rsid w:val="00324D1D"/>
    <w:rsid w:val="00327081"/>
    <w:rsid w:val="0033402F"/>
    <w:rsid w:val="003341B7"/>
    <w:rsid w:val="00340BAB"/>
    <w:rsid w:val="003418E0"/>
    <w:rsid w:val="0034351E"/>
    <w:rsid w:val="00347F8D"/>
    <w:rsid w:val="003662E5"/>
    <w:rsid w:val="00372F7B"/>
    <w:rsid w:val="003733E5"/>
    <w:rsid w:val="00390698"/>
    <w:rsid w:val="00390EA6"/>
    <w:rsid w:val="003969E8"/>
    <w:rsid w:val="003C1861"/>
    <w:rsid w:val="003E27C3"/>
    <w:rsid w:val="003E68DC"/>
    <w:rsid w:val="003F3E3F"/>
    <w:rsid w:val="003F4CA2"/>
    <w:rsid w:val="004024DF"/>
    <w:rsid w:val="004067B8"/>
    <w:rsid w:val="00414B05"/>
    <w:rsid w:val="004154BE"/>
    <w:rsid w:val="0042013D"/>
    <w:rsid w:val="00420BDD"/>
    <w:rsid w:val="00422F83"/>
    <w:rsid w:val="00426D7E"/>
    <w:rsid w:val="0043430C"/>
    <w:rsid w:val="00435E6D"/>
    <w:rsid w:val="00443668"/>
    <w:rsid w:val="00446BFC"/>
    <w:rsid w:val="00450E83"/>
    <w:rsid w:val="00456B0D"/>
    <w:rsid w:val="00456EE3"/>
    <w:rsid w:val="00461E7A"/>
    <w:rsid w:val="00466B22"/>
    <w:rsid w:val="00476AF8"/>
    <w:rsid w:val="00484FD7"/>
    <w:rsid w:val="00487008"/>
    <w:rsid w:val="004929FB"/>
    <w:rsid w:val="004972EF"/>
    <w:rsid w:val="004A54BA"/>
    <w:rsid w:val="004B1250"/>
    <w:rsid w:val="004B6A5E"/>
    <w:rsid w:val="004C375E"/>
    <w:rsid w:val="004C773D"/>
    <w:rsid w:val="004D0281"/>
    <w:rsid w:val="005079EB"/>
    <w:rsid w:val="00507EA7"/>
    <w:rsid w:val="00526089"/>
    <w:rsid w:val="00527A28"/>
    <w:rsid w:val="00527DCA"/>
    <w:rsid w:val="005302D0"/>
    <w:rsid w:val="005463E4"/>
    <w:rsid w:val="005639B9"/>
    <w:rsid w:val="005716D4"/>
    <w:rsid w:val="00571B60"/>
    <w:rsid w:val="0057262F"/>
    <w:rsid w:val="00572D0D"/>
    <w:rsid w:val="00573934"/>
    <w:rsid w:val="00585A4D"/>
    <w:rsid w:val="005B37B0"/>
    <w:rsid w:val="005B41E6"/>
    <w:rsid w:val="005C3979"/>
    <w:rsid w:val="005D5846"/>
    <w:rsid w:val="005D6329"/>
    <w:rsid w:val="005E57F6"/>
    <w:rsid w:val="006058D8"/>
    <w:rsid w:val="00610200"/>
    <w:rsid w:val="00611604"/>
    <w:rsid w:val="006156B6"/>
    <w:rsid w:val="0062331E"/>
    <w:rsid w:val="00623699"/>
    <w:rsid w:val="00632D5A"/>
    <w:rsid w:val="00633D5D"/>
    <w:rsid w:val="00635515"/>
    <w:rsid w:val="00644017"/>
    <w:rsid w:val="006546FD"/>
    <w:rsid w:val="00660289"/>
    <w:rsid w:val="00665BF3"/>
    <w:rsid w:val="0067292D"/>
    <w:rsid w:val="006732D6"/>
    <w:rsid w:val="006754C7"/>
    <w:rsid w:val="0067672D"/>
    <w:rsid w:val="00686836"/>
    <w:rsid w:val="00693E09"/>
    <w:rsid w:val="006A10F9"/>
    <w:rsid w:val="006A2DE9"/>
    <w:rsid w:val="006A7230"/>
    <w:rsid w:val="006B4E32"/>
    <w:rsid w:val="006B72C7"/>
    <w:rsid w:val="006B7F78"/>
    <w:rsid w:val="006C2252"/>
    <w:rsid w:val="006D7463"/>
    <w:rsid w:val="006D7F7F"/>
    <w:rsid w:val="006E1809"/>
    <w:rsid w:val="006E2C9C"/>
    <w:rsid w:val="006E40EF"/>
    <w:rsid w:val="006F0039"/>
    <w:rsid w:val="006F0385"/>
    <w:rsid w:val="00711CEF"/>
    <w:rsid w:val="00720320"/>
    <w:rsid w:val="00723643"/>
    <w:rsid w:val="00725D3C"/>
    <w:rsid w:val="007269D8"/>
    <w:rsid w:val="00733DA1"/>
    <w:rsid w:val="007352E0"/>
    <w:rsid w:val="00737822"/>
    <w:rsid w:val="0074111D"/>
    <w:rsid w:val="00741974"/>
    <w:rsid w:val="00753D4A"/>
    <w:rsid w:val="00756912"/>
    <w:rsid w:val="00761609"/>
    <w:rsid w:val="00763DCE"/>
    <w:rsid w:val="007707E7"/>
    <w:rsid w:val="00776C46"/>
    <w:rsid w:val="0078260B"/>
    <w:rsid w:val="007838D1"/>
    <w:rsid w:val="00784118"/>
    <w:rsid w:val="00785254"/>
    <w:rsid w:val="00785853"/>
    <w:rsid w:val="00794FAA"/>
    <w:rsid w:val="007966F0"/>
    <w:rsid w:val="00797BFC"/>
    <w:rsid w:val="007A6DC1"/>
    <w:rsid w:val="007A720F"/>
    <w:rsid w:val="007B0B22"/>
    <w:rsid w:val="007B5775"/>
    <w:rsid w:val="007C6A3C"/>
    <w:rsid w:val="007D3104"/>
    <w:rsid w:val="007D4BEE"/>
    <w:rsid w:val="007D5BE9"/>
    <w:rsid w:val="007E639F"/>
    <w:rsid w:val="007F5F63"/>
    <w:rsid w:val="008050E4"/>
    <w:rsid w:val="0081096F"/>
    <w:rsid w:val="00814F2C"/>
    <w:rsid w:val="00817001"/>
    <w:rsid w:val="0082257D"/>
    <w:rsid w:val="00824C27"/>
    <w:rsid w:val="008321AE"/>
    <w:rsid w:val="00843111"/>
    <w:rsid w:val="00845124"/>
    <w:rsid w:val="00852B6A"/>
    <w:rsid w:val="00853438"/>
    <w:rsid w:val="008623A2"/>
    <w:rsid w:val="00866846"/>
    <w:rsid w:val="008706E9"/>
    <w:rsid w:val="00875DA9"/>
    <w:rsid w:val="0088757A"/>
    <w:rsid w:val="00893D12"/>
    <w:rsid w:val="00895E38"/>
    <w:rsid w:val="00896E6F"/>
    <w:rsid w:val="008A6BB6"/>
    <w:rsid w:val="008A782B"/>
    <w:rsid w:val="008B0FC0"/>
    <w:rsid w:val="008C429A"/>
    <w:rsid w:val="008D0176"/>
    <w:rsid w:val="008D1237"/>
    <w:rsid w:val="008E1F3D"/>
    <w:rsid w:val="008F3B29"/>
    <w:rsid w:val="008F44D4"/>
    <w:rsid w:val="009053D7"/>
    <w:rsid w:val="0091331D"/>
    <w:rsid w:val="00923C8A"/>
    <w:rsid w:val="009311E3"/>
    <w:rsid w:val="0093223C"/>
    <w:rsid w:val="00933846"/>
    <w:rsid w:val="00937FB3"/>
    <w:rsid w:val="00941A87"/>
    <w:rsid w:val="009501C2"/>
    <w:rsid w:val="009665B5"/>
    <w:rsid w:val="009668B9"/>
    <w:rsid w:val="00974105"/>
    <w:rsid w:val="00974C40"/>
    <w:rsid w:val="00976577"/>
    <w:rsid w:val="00992201"/>
    <w:rsid w:val="00996356"/>
    <w:rsid w:val="00996E03"/>
    <w:rsid w:val="00997D9A"/>
    <w:rsid w:val="009D7C49"/>
    <w:rsid w:val="009E7297"/>
    <w:rsid w:val="009F2052"/>
    <w:rsid w:val="00A0257D"/>
    <w:rsid w:val="00A12EDC"/>
    <w:rsid w:val="00A12FF5"/>
    <w:rsid w:val="00A1701E"/>
    <w:rsid w:val="00A20BBA"/>
    <w:rsid w:val="00A26D0D"/>
    <w:rsid w:val="00A30E99"/>
    <w:rsid w:val="00A32AB4"/>
    <w:rsid w:val="00A33BDE"/>
    <w:rsid w:val="00A34885"/>
    <w:rsid w:val="00A43BC1"/>
    <w:rsid w:val="00A54930"/>
    <w:rsid w:val="00A55368"/>
    <w:rsid w:val="00A66025"/>
    <w:rsid w:val="00A713D0"/>
    <w:rsid w:val="00A74225"/>
    <w:rsid w:val="00A761D4"/>
    <w:rsid w:val="00A8418A"/>
    <w:rsid w:val="00A936D5"/>
    <w:rsid w:val="00AA1EB0"/>
    <w:rsid w:val="00AA2DA3"/>
    <w:rsid w:val="00AA5A9C"/>
    <w:rsid w:val="00AB016A"/>
    <w:rsid w:val="00AB2A5A"/>
    <w:rsid w:val="00AC7ACC"/>
    <w:rsid w:val="00AD28F8"/>
    <w:rsid w:val="00AD506F"/>
    <w:rsid w:val="00AD5630"/>
    <w:rsid w:val="00AD6825"/>
    <w:rsid w:val="00AE6164"/>
    <w:rsid w:val="00B0230B"/>
    <w:rsid w:val="00B17D95"/>
    <w:rsid w:val="00B23509"/>
    <w:rsid w:val="00B34AA6"/>
    <w:rsid w:val="00B359DB"/>
    <w:rsid w:val="00B3632B"/>
    <w:rsid w:val="00B409D8"/>
    <w:rsid w:val="00B44669"/>
    <w:rsid w:val="00B5178D"/>
    <w:rsid w:val="00B54249"/>
    <w:rsid w:val="00B6791F"/>
    <w:rsid w:val="00B67F1F"/>
    <w:rsid w:val="00B701D7"/>
    <w:rsid w:val="00B7069D"/>
    <w:rsid w:val="00B72082"/>
    <w:rsid w:val="00B82530"/>
    <w:rsid w:val="00B90595"/>
    <w:rsid w:val="00BA1127"/>
    <w:rsid w:val="00BA215A"/>
    <w:rsid w:val="00BA6B78"/>
    <w:rsid w:val="00BB2810"/>
    <w:rsid w:val="00BB5F09"/>
    <w:rsid w:val="00BC0D9F"/>
    <w:rsid w:val="00BC316F"/>
    <w:rsid w:val="00BE053D"/>
    <w:rsid w:val="00BE33B8"/>
    <w:rsid w:val="00BE4FDD"/>
    <w:rsid w:val="00BE78AD"/>
    <w:rsid w:val="00BF1A7A"/>
    <w:rsid w:val="00BF1FA3"/>
    <w:rsid w:val="00BF2DAA"/>
    <w:rsid w:val="00BF7E2D"/>
    <w:rsid w:val="00C00974"/>
    <w:rsid w:val="00C01855"/>
    <w:rsid w:val="00C018E4"/>
    <w:rsid w:val="00C04A4B"/>
    <w:rsid w:val="00C066FA"/>
    <w:rsid w:val="00C11503"/>
    <w:rsid w:val="00C15D3E"/>
    <w:rsid w:val="00C20D37"/>
    <w:rsid w:val="00C25387"/>
    <w:rsid w:val="00C34C7B"/>
    <w:rsid w:val="00C45F8F"/>
    <w:rsid w:val="00C46059"/>
    <w:rsid w:val="00C46FA0"/>
    <w:rsid w:val="00C54BE3"/>
    <w:rsid w:val="00C57F80"/>
    <w:rsid w:val="00C768ED"/>
    <w:rsid w:val="00C82A8F"/>
    <w:rsid w:val="00C916C2"/>
    <w:rsid w:val="00CB1403"/>
    <w:rsid w:val="00CC18A7"/>
    <w:rsid w:val="00CC22BD"/>
    <w:rsid w:val="00CC645A"/>
    <w:rsid w:val="00CC7F56"/>
    <w:rsid w:val="00CD1B12"/>
    <w:rsid w:val="00CD2308"/>
    <w:rsid w:val="00CD2979"/>
    <w:rsid w:val="00CD55DC"/>
    <w:rsid w:val="00CE1BBC"/>
    <w:rsid w:val="00CE2595"/>
    <w:rsid w:val="00CE276F"/>
    <w:rsid w:val="00CE28CC"/>
    <w:rsid w:val="00CE72FC"/>
    <w:rsid w:val="00CF0EAA"/>
    <w:rsid w:val="00CF31EE"/>
    <w:rsid w:val="00D1492F"/>
    <w:rsid w:val="00D17B69"/>
    <w:rsid w:val="00D3003C"/>
    <w:rsid w:val="00D3039E"/>
    <w:rsid w:val="00D31C95"/>
    <w:rsid w:val="00D3259B"/>
    <w:rsid w:val="00D331F4"/>
    <w:rsid w:val="00D470E4"/>
    <w:rsid w:val="00D52142"/>
    <w:rsid w:val="00D5280E"/>
    <w:rsid w:val="00D56F5E"/>
    <w:rsid w:val="00D61F14"/>
    <w:rsid w:val="00D65159"/>
    <w:rsid w:val="00D80D6B"/>
    <w:rsid w:val="00D90950"/>
    <w:rsid w:val="00D97058"/>
    <w:rsid w:val="00DA6257"/>
    <w:rsid w:val="00DA69DF"/>
    <w:rsid w:val="00DB2AE5"/>
    <w:rsid w:val="00DB33F8"/>
    <w:rsid w:val="00DD047B"/>
    <w:rsid w:val="00DD0F4E"/>
    <w:rsid w:val="00DD38E2"/>
    <w:rsid w:val="00DE32B6"/>
    <w:rsid w:val="00DE4C1E"/>
    <w:rsid w:val="00DE797D"/>
    <w:rsid w:val="00DF1CE9"/>
    <w:rsid w:val="00DF45AD"/>
    <w:rsid w:val="00E13110"/>
    <w:rsid w:val="00E1775F"/>
    <w:rsid w:val="00E24DF1"/>
    <w:rsid w:val="00E431ED"/>
    <w:rsid w:val="00E5558C"/>
    <w:rsid w:val="00E64FF5"/>
    <w:rsid w:val="00E872C9"/>
    <w:rsid w:val="00E907EC"/>
    <w:rsid w:val="00E95A0D"/>
    <w:rsid w:val="00EA5421"/>
    <w:rsid w:val="00EA69AA"/>
    <w:rsid w:val="00EB0EAD"/>
    <w:rsid w:val="00EB34FC"/>
    <w:rsid w:val="00EB5816"/>
    <w:rsid w:val="00ED0EA9"/>
    <w:rsid w:val="00ED33F6"/>
    <w:rsid w:val="00ED3A4E"/>
    <w:rsid w:val="00EF3194"/>
    <w:rsid w:val="00EF77DF"/>
    <w:rsid w:val="00F012EE"/>
    <w:rsid w:val="00F11BEF"/>
    <w:rsid w:val="00F258E7"/>
    <w:rsid w:val="00F31B84"/>
    <w:rsid w:val="00F631EC"/>
    <w:rsid w:val="00F64C22"/>
    <w:rsid w:val="00F64FA7"/>
    <w:rsid w:val="00F74D19"/>
    <w:rsid w:val="00F80053"/>
    <w:rsid w:val="00F80764"/>
    <w:rsid w:val="00F839C4"/>
    <w:rsid w:val="00FA02C7"/>
    <w:rsid w:val="00FA4186"/>
    <w:rsid w:val="00FB6543"/>
    <w:rsid w:val="00FC0531"/>
    <w:rsid w:val="00FC13F0"/>
    <w:rsid w:val="00FC4328"/>
    <w:rsid w:val="00FD0FB7"/>
    <w:rsid w:val="00FD1907"/>
    <w:rsid w:val="00FE79A2"/>
    <w:rsid w:val="00FF75A7"/>
    <w:rsid w:val="00FF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E95A0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64CA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64CA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64CA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64CA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64C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2716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25</cp:revision>
  <dcterms:created xsi:type="dcterms:W3CDTF">2025-05-28T15:30:00Z</dcterms:created>
  <dcterms:modified xsi:type="dcterms:W3CDTF">2025-09-02T07:38:00Z</dcterms:modified>
</cp:coreProperties>
</file>