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93FAF" w14:textId="77777777" w:rsidR="00011E0B" w:rsidRDefault="00011E0B"/>
    <w:tbl>
      <w:tblPr>
        <w:tblStyle w:val="Tabellenraster"/>
        <w:tblW w:w="11061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3548"/>
      </w:tblGrid>
      <w:tr w:rsidR="00011E0B" w:rsidRPr="00E80E41" w14:paraId="298671F2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25CE09F0" w14:textId="77777777" w:rsidR="00011E0B" w:rsidRPr="00011E0B" w:rsidRDefault="00011E0B" w:rsidP="00C17F66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011E0B">
              <w:rPr>
                <w:rFonts w:ascii="Georgia" w:hAnsi="Georgia" w:cs="Arial"/>
                <w:b/>
                <w:sz w:val="48"/>
                <w:szCs w:val="44"/>
              </w:rPr>
              <w:t>Ayoub Abbou</w:t>
            </w:r>
          </w:p>
          <w:p w14:paraId="12823DB8" w14:textId="6A358CF6" w:rsidR="00011E0B" w:rsidRPr="00BC445B" w:rsidRDefault="00011E0B" w:rsidP="00BC445B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Schloßstr. 119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60486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Frankfurt 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>a.M.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18.10.2001 in Arnsberg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+49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(0)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1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77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373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1122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ayoub.abbou@t-online.de</w:t>
            </w:r>
            <w:r w:rsidR="0016222F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</w:p>
        </w:tc>
      </w:tr>
      <w:tr w:rsidR="007D198F" w:rsidRPr="00E80E41" w14:paraId="0FCADE56" w14:textId="77777777" w:rsidTr="004658F6">
        <w:trPr>
          <w:trHeight w:val="50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6651CA1E" w:rsidR="002508C2" w:rsidRPr="00E80E41" w:rsidRDefault="000F720C" w:rsidP="001D7E3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0E41" w14:paraId="7D1DEBF7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0C2B846F" w14:textId="4F687829" w:rsidR="00D1492F" w:rsidRPr="00E80E41" w:rsidRDefault="008B60AC" w:rsidP="001D7E3C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JOHANN WOLFGANG GOETHE-UNIVERSITÄT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80E41" w:rsidRDefault="00B17D95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7D198F" w:rsidRPr="00E80E41" w14:paraId="61E5D482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11CB9A0F" w14:textId="6662E5E6" w:rsidR="00D1492F" w:rsidRPr="00E80E41" w:rsidRDefault="00D1492F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3545" w:type="dxa"/>
          </w:tcPr>
          <w:p w14:paraId="419A9228" w14:textId="53407DB9" w:rsidR="00D1492F" w:rsidRPr="00E80E41" w:rsidRDefault="00D1492F" w:rsidP="001D7E3C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E80E41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2BF03EDF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6D4D1F33" w14:textId="52B98D82" w:rsidR="00B84367" w:rsidRPr="009E71B2" w:rsidDel="00854B4B" w:rsidRDefault="00A23C4F" w:rsidP="003479E4">
            <w:pPr>
              <w:pStyle w:val="Listenabsatz"/>
              <w:numPr>
                <w:ilvl w:val="0"/>
                <w:numId w:val="33"/>
              </w:numPr>
              <w:spacing w:after="0"/>
              <w:rPr>
                <w:del w:id="0" w:author="David Döbele" w:date="2026-08-02T15:46:00Z" w16du:dateUtc="2026-08-02T13:46:00Z"/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Stipendiat der</w:t>
            </w:r>
            <w:r w:rsidR="00B84367" w:rsidRPr="00B84367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MMM-Stiftung</w:t>
            </w:r>
            <w:r w:rsidR="00A9077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ins w:id="1" w:author="David Döbele" w:date="2026-08-02T15:46:00Z" w16du:dateUtc="2026-08-02T13:46:00Z">
              <w:r w:rsidR="00854B4B">
                <w:rPr>
                  <w:rFonts w:ascii="Georgia" w:hAnsi="Georgia" w:cs="Arial"/>
                  <w:i/>
                  <w:iCs/>
                  <w:sz w:val="20"/>
                  <w:szCs w:val="20"/>
                  <w:lang w:val="de-AT"/>
                </w:rPr>
                <w:t xml:space="preserve">und </w:t>
              </w:r>
            </w:ins>
          </w:p>
          <w:p w14:paraId="06BF5FF0" w14:textId="52BDAFD9" w:rsidR="009E71B2" w:rsidRPr="00854B4B" w:rsidRDefault="00A23C4F" w:rsidP="00854B4B">
            <w:pPr>
              <w:pStyle w:val="Listenabsatz"/>
              <w:numPr>
                <w:ilvl w:val="0"/>
                <w:numId w:val="33"/>
              </w:numPr>
              <w:spacing w:after="0"/>
              <w:rPr>
                <w:rFonts w:ascii="Georgia" w:hAnsi="Georgia" w:cs="Arial"/>
                <w:sz w:val="20"/>
                <w:szCs w:val="20"/>
                <w:rPrChange w:id="2" w:author="David Döbele" w:date="2026-08-02T15:46:00Z" w16du:dateUtc="2026-08-02T13:46:00Z">
                  <w:rPr/>
                </w:rPrChange>
              </w:rPr>
            </w:pPr>
            <w:r w:rsidRPr="00854B4B">
              <w:rPr>
                <w:rFonts w:ascii="Georgia" w:hAnsi="Georgia" w:cs="Arial"/>
                <w:i/>
                <w:iCs/>
                <w:sz w:val="20"/>
                <w:szCs w:val="20"/>
                <w:lang w:val="de-AT"/>
                <w:rPrChange w:id="3" w:author="David Döbele" w:date="2026-08-02T15:46:00Z" w16du:dateUtc="2026-08-02T13:46:00Z">
                  <w:rPr>
                    <w:lang w:val="de-AT"/>
                  </w:rPr>
                </w:rPrChange>
              </w:rPr>
              <w:t xml:space="preserve">Stipendiat </w:t>
            </w:r>
            <w:r w:rsidR="00A9077E" w:rsidRPr="00854B4B">
              <w:rPr>
                <w:rFonts w:ascii="Georgia" w:hAnsi="Georgia" w:cs="Arial"/>
                <w:i/>
                <w:iCs/>
                <w:sz w:val="20"/>
                <w:szCs w:val="20"/>
                <w:lang w:val="de-AT"/>
                <w:rPrChange w:id="4" w:author="David Döbele" w:date="2026-08-02T15:46:00Z" w16du:dateUtc="2026-08-02T13:46:00Z">
                  <w:rPr>
                    <w:lang w:val="de-AT"/>
                  </w:rPr>
                </w:rPrChange>
              </w:rPr>
              <w:t xml:space="preserve">von </w:t>
            </w:r>
            <w:r w:rsidR="009E71B2" w:rsidRPr="00854B4B">
              <w:rPr>
                <w:rFonts w:ascii="Georgia" w:hAnsi="Georgia" w:cs="Arial"/>
                <w:i/>
                <w:iCs/>
                <w:sz w:val="20"/>
                <w:szCs w:val="20"/>
                <w:lang w:val="de-AT"/>
                <w:rPrChange w:id="5" w:author="David Döbele" w:date="2026-08-02T15:46:00Z" w16du:dateUtc="2026-08-02T13:46:00Z">
                  <w:rPr>
                    <w:lang w:val="de-AT"/>
                  </w:rPr>
                </w:rPrChange>
              </w:rPr>
              <w:t>e-fellows.net</w:t>
            </w:r>
          </w:p>
        </w:tc>
        <w:tc>
          <w:tcPr>
            <w:tcW w:w="3545" w:type="dxa"/>
          </w:tcPr>
          <w:p w14:paraId="76D030E2" w14:textId="77777777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B84367" w:rsidRPr="00E80E41" w14:paraId="013361E1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197620E3" w14:textId="67C2E43D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UNIVERSITÄT BIELEFELD</w:t>
            </w:r>
          </w:p>
        </w:tc>
        <w:tc>
          <w:tcPr>
            <w:tcW w:w="3545" w:type="dxa"/>
            <w:vAlign w:val="bottom"/>
          </w:tcPr>
          <w:p w14:paraId="63D86F51" w14:textId="11A24F57" w:rsidR="00B84367" w:rsidRPr="00E80E41" w:rsidRDefault="00B84367" w:rsidP="00B84367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62632213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5F71027E" w14:textId="74C0D0EA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 xml:space="preserve">Erstes 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Staatsexamen in Rechtswissenschaften (Schnitt: 10,6 Punkte)</w:t>
            </w:r>
          </w:p>
        </w:tc>
        <w:tc>
          <w:tcPr>
            <w:tcW w:w="3545" w:type="dxa"/>
          </w:tcPr>
          <w:p w14:paraId="51FC9814" w14:textId="65BB12B1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10/2021 – 09/2023</w:t>
            </w:r>
          </w:p>
        </w:tc>
      </w:tr>
      <w:tr w:rsidR="00B84367" w:rsidRPr="00E80E41" w14:paraId="4D68BFE7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54BF63E9" w14:textId="4127570A" w:rsidR="00B84367" w:rsidRPr="001D7E3C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Studiengangs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- und Hochschul</w:t>
            </w: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wechsel nach dem vierten Semester</w:t>
            </w:r>
          </w:p>
        </w:tc>
      </w:tr>
      <w:tr w:rsidR="00B84367" w:rsidRPr="00E80E41" w14:paraId="6B19CF91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54F7169D" w14:textId="14522409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SANKT-URSULA-GYMNASIUM </w:t>
            </w:r>
          </w:p>
        </w:tc>
        <w:tc>
          <w:tcPr>
            <w:tcW w:w="3545" w:type="dxa"/>
            <w:vAlign w:val="bottom"/>
          </w:tcPr>
          <w:p w14:paraId="262B6DA3" w14:textId="1FDCB289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Arnsberg-Neheim</w:t>
            </w:r>
          </w:p>
        </w:tc>
      </w:tr>
      <w:tr w:rsidR="00B84367" w:rsidRPr="00E80E41" w14:paraId="263521E3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36282A3A" w14:textId="06EF8F62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</w:t>
            </w:r>
            <w:r>
              <w:rPr>
                <w:rFonts w:ascii="Georgia" w:hAnsi="Georgia" w:cs="Arial"/>
                <w:sz w:val="20"/>
                <w:szCs w:val="20"/>
                <w:lang w:val="de-AT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3545" w:type="dxa"/>
          </w:tcPr>
          <w:p w14:paraId="3DE8C75D" w14:textId="75B07634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08/2018 – 06/2021</w:t>
            </w:r>
          </w:p>
        </w:tc>
      </w:tr>
      <w:tr w:rsidR="00B84367" w:rsidRPr="00E80E41" w14:paraId="3A2665B3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74C17DD" w:rsidR="00B84367" w:rsidRPr="00E80E41" w:rsidRDefault="00B84367" w:rsidP="00B84367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E80E41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FF7CCA" w:rsidRPr="00E80E41" w14:paraId="78037005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2EB34FFC" w14:textId="1050EE78" w:rsidR="00FF7CCA" w:rsidRPr="00E80E41" w:rsidRDefault="00FF7CCA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AUDI FORMULA RACING GMBH</w:t>
            </w:r>
            <w:r w:rsidR="00E26E94">
              <w:rPr>
                <w:rFonts w:ascii="Georgia" w:hAnsi="Georgia" w:cs="Arial"/>
                <w:b/>
                <w:sz w:val="21"/>
                <w:szCs w:val="21"/>
              </w:rPr>
              <w:t xml:space="preserve"> (Vertrag unterzeichnet)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30102FB8" w14:textId="58B2E253" w:rsidR="00FF7CCA" w:rsidRPr="00E80E41" w:rsidRDefault="00FF7CCA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Neuburg an der Donau</w:t>
            </w:r>
          </w:p>
        </w:tc>
      </w:tr>
      <w:tr w:rsidR="00442E9C" w:rsidRPr="00E80E41" w14:paraId="29F1D783" w14:textId="77777777" w:rsidTr="004658F6">
        <w:trPr>
          <w:trHeight w:val="57"/>
        </w:trPr>
        <w:tc>
          <w:tcPr>
            <w:tcW w:w="7513" w:type="dxa"/>
            <w:vAlign w:val="bottom"/>
          </w:tcPr>
          <w:p w14:paraId="36ED6947" w14:textId="556F521B" w:rsidR="00442E9C" w:rsidRPr="00E80E41" w:rsidRDefault="00442E9C" w:rsidP="00442E9C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6530A7"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>Praktik</w:t>
            </w:r>
            <w:r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 xml:space="preserve">ant im Accounting, Controlling &amp; FIA-Reporting </w:t>
            </w:r>
          </w:p>
        </w:tc>
        <w:tc>
          <w:tcPr>
            <w:tcW w:w="3545" w:type="dxa"/>
          </w:tcPr>
          <w:p w14:paraId="4CEC8D34" w14:textId="0D38BF62" w:rsidR="00442E9C" w:rsidRPr="00E80E41" w:rsidRDefault="00442E9C" w:rsidP="00442E9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Ab </w:t>
            </w: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>
              <w:rPr>
                <w:rFonts w:ascii="Georgia" w:hAnsi="Georgia" w:cs="Arial"/>
                <w:sz w:val="20"/>
                <w:szCs w:val="20"/>
              </w:rPr>
              <w:t>9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/202</w:t>
            </w:r>
            <w:r>
              <w:rPr>
                <w:rFonts w:ascii="Georgia" w:hAnsi="Georgia" w:cs="Arial"/>
                <w:sz w:val="20"/>
                <w:szCs w:val="20"/>
              </w:rPr>
              <w:t>6</w:t>
            </w:r>
          </w:p>
        </w:tc>
      </w:tr>
      <w:tr w:rsidR="009E71B2" w:rsidRPr="00E80E41" w14:paraId="1083A76D" w14:textId="77777777" w:rsidTr="004658F6">
        <w:trPr>
          <w:trHeight w:val="1687"/>
        </w:trPr>
        <w:tc>
          <w:tcPr>
            <w:tcW w:w="11061" w:type="dxa"/>
            <w:gridSpan w:val="2"/>
            <w:vAlign w:val="bottom"/>
          </w:tcPr>
          <w:p w14:paraId="3F76B254" w14:textId="2CAA90CE" w:rsidR="004658F6" w:rsidDel="00854B4B" w:rsidRDefault="004658F6" w:rsidP="004658F6">
            <w:pPr>
              <w:pStyle w:val="Bullets"/>
              <w:spacing w:line="276" w:lineRule="auto"/>
              <w:rPr>
                <w:del w:id="6" w:author="David Döbele" w:date="2026-08-02T15:47:00Z" w16du:dateUtc="2026-08-02T13:47:00Z"/>
                <w:rFonts w:cs="Arial"/>
                <w:sz w:val="20"/>
                <w:szCs w:val="20"/>
                <w:lang w:val="de-AT"/>
              </w:rPr>
            </w:pPr>
            <w:commentRangeStart w:id="7"/>
            <w:del w:id="8" w:author="David Döbele" w:date="2026-08-02T15:47:00Z" w16du:dateUtc="2026-08-02T13:47:00Z">
              <w:r w:rsidRPr="00BD2830" w:rsidDel="00854B4B">
                <w:rPr>
                  <w:rFonts w:cs="Arial"/>
                  <w:sz w:val="20"/>
                  <w:szCs w:val="20"/>
                  <w:lang w:val="de-AT"/>
                </w:rPr>
                <w:delText xml:space="preserve">Audi Formula Racing GmbH bildet das strategische Hightech- und Kompetenzzentrum für Audis Formel-1-Einstieg und ist ein zentraler Baustein der globalen Neupositionierung der Marke </w:delText>
              </w:r>
            </w:del>
          </w:p>
          <w:p w14:paraId="47A40D78" w14:textId="77777777" w:rsidR="004658F6" w:rsidRPr="00DE7EEC" w:rsidRDefault="004658F6" w:rsidP="004658F6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DE7EEC">
              <w:rPr>
                <w:rFonts w:cs="Arial"/>
                <w:sz w:val="20"/>
                <w:szCs w:val="20"/>
                <w:lang w:val="de-AT"/>
              </w:rPr>
              <w:t>Mitwirkung im Accounting bei Monats- und Jahresabschlüssen sowie Analyse, Aufbereitung und Plausibilisierung finanzrelevanter Daten</w:t>
            </w:r>
          </w:p>
          <w:p w14:paraId="7BA57CF9" w14:textId="77777777" w:rsidR="004658F6" w:rsidRPr="00DE7EEC" w:rsidRDefault="004658F6" w:rsidP="004658F6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DE7EEC">
              <w:rPr>
                <w:rFonts w:cs="Arial"/>
                <w:sz w:val="20"/>
                <w:szCs w:val="20"/>
                <w:lang w:val="de-AT"/>
              </w:rPr>
              <w:t>Unterstützung des Controllings durch Erstellung aussagekräftiger Analysen, Weiterentwicklung von Reporting-Strukturen und Optimierung finanzwirtschaftlicher Prozesse und Systeme</w:t>
            </w:r>
          </w:p>
          <w:p w14:paraId="2A1F5EC6" w14:textId="1146784C" w:rsidR="009E71B2" w:rsidRPr="004658F6" w:rsidRDefault="004658F6" w:rsidP="004658F6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DE7EEC">
              <w:rPr>
                <w:rFonts w:cs="Arial"/>
                <w:sz w:val="20"/>
                <w:szCs w:val="20"/>
                <w:lang w:val="de-AT"/>
              </w:rPr>
              <w:t xml:space="preserve">Mitarbeit am FIA-Reporting durch Aufbereitung, Klassifizierung und Dokumentation kostenrelevanter Sachverhalte gemäß den regulatorischen Anforderungen der Formel </w:t>
            </w:r>
            <w:r>
              <w:rPr>
                <w:rFonts w:cs="Arial"/>
                <w:sz w:val="20"/>
                <w:szCs w:val="20"/>
                <w:lang w:val="de-AT"/>
              </w:rPr>
              <w:t>1</w:t>
            </w:r>
            <w:commentRangeEnd w:id="7"/>
            <w:r w:rsidR="00854B4B" w:rsidRPr="004658F6">
              <w:rPr>
                <w:rStyle w:val="Kommentarzeichen"/>
                <w:rFonts w:cs="Arial"/>
                <w:sz w:val="20"/>
                <w:szCs w:val="20"/>
                <w:lang w:val="de-AT"/>
              </w:rPr>
              <w:commentReference w:id="7"/>
            </w:r>
          </w:p>
        </w:tc>
      </w:tr>
      <w:tr w:rsidR="00B84367" w:rsidRPr="00E80E41" w14:paraId="127C64E2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38F27285" w14:textId="76309DE0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DIGITALERLEBEN GMBH / FREIBERUFLICH</w:t>
            </w:r>
          </w:p>
        </w:tc>
        <w:tc>
          <w:tcPr>
            <w:tcW w:w="3545" w:type="dxa"/>
            <w:vAlign w:val="bottom"/>
          </w:tcPr>
          <w:p w14:paraId="4820196E" w14:textId="4E6E5866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335D84E9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20B1570F" w14:textId="0B139E56" w:rsidR="00B84367" w:rsidRPr="00BE55A7" w:rsidRDefault="00B84367" w:rsidP="00B84367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Externer Team Lead KI &amp; KI-Berater</w:t>
            </w:r>
          </w:p>
        </w:tc>
        <w:tc>
          <w:tcPr>
            <w:tcW w:w="3545" w:type="dxa"/>
          </w:tcPr>
          <w:p w14:paraId="0475B997" w14:textId="0F40098F" w:rsidR="00B84367" w:rsidRPr="004C393A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C393A">
              <w:rPr>
                <w:rFonts w:ascii="Georgia" w:hAnsi="Georgia" w:cs="Arial"/>
                <w:sz w:val="20"/>
                <w:szCs w:val="20"/>
              </w:rPr>
              <w:t xml:space="preserve">08/2023 – </w:t>
            </w:r>
            <w:r w:rsidR="009278FE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54C3D64C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741F1172" w14:textId="50C698FC" w:rsidR="00B84367" w:rsidRPr="00A84B1A" w:rsidDel="00854B4B" w:rsidRDefault="00B84367" w:rsidP="00B84367">
            <w:pPr>
              <w:pStyle w:val="Bullets"/>
              <w:spacing w:line="276" w:lineRule="auto"/>
              <w:rPr>
                <w:del w:id="9" w:author="David Döbele" w:date="2026-08-02T15:47:00Z" w16du:dateUtc="2026-08-02T13:47:00Z"/>
                <w:rFonts w:cs="Arial"/>
                <w:sz w:val="20"/>
                <w:szCs w:val="20"/>
                <w:lang w:val="de-AT"/>
              </w:rPr>
            </w:pPr>
            <w:del w:id="10" w:author="David Döbele" w:date="2026-08-02T15:47:00Z" w16du:dateUtc="2026-08-02T13:47:00Z">
              <w:r w:rsidRPr="00A92F9B" w:rsidDel="00854B4B">
                <w:rPr>
                  <w:rFonts w:cs="Arial"/>
                  <w:sz w:val="20"/>
                  <w:szCs w:val="20"/>
                  <w:lang w:val="de-AT"/>
                </w:rPr>
                <w:delText xml:space="preserve">DigitalErleben GmbH / paddy ist ein VC-backed EdTech-Start-up mit 1,0 Mio. € Gesamtfinanzierung </w:delText>
              </w:r>
            </w:del>
          </w:p>
          <w:p w14:paraId="79544B6B" w14:textId="2639026F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Konzeption und Durchführung skalierbarer KI-Fortbildungs- und Beratungsformate für &gt;4.</w:t>
            </w:r>
            <w:r>
              <w:rPr>
                <w:rFonts w:cs="Arial"/>
                <w:sz w:val="20"/>
                <w:szCs w:val="20"/>
                <w:lang w:val="de-AT"/>
              </w:rPr>
              <w:t>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00 Teilnehmende aus Schulen, Schulverwaltungen und weiteren Bildungseinrichtungen</w:t>
            </w:r>
          </w:p>
          <w:p w14:paraId="71D7AF07" w14:textId="6B14AFA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Steuerung, Onboarding und Weiterentwicklung eines 1</w:t>
            </w:r>
            <w:r>
              <w:rPr>
                <w:rFonts w:cs="Arial"/>
                <w:sz w:val="20"/>
                <w:szCs w:val="20"/>
                <w:lang w:val="de-AT"/>
              </w:rPr>
              <w:t>3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-köpfigen KI-Referententeams im Rahmen eines Train-the-Trainer-Ansatzes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, inklusive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Verbesserung zentraler Qualitäts-KPIs um &gt;30 %</w:t>
            </w:r>
          </w:p>
          <w:p w14:paraId="6DD9BA0F" w14:textId="00E84BD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Beratung von Schulleitungen, Verwaltungen und Bildungseinrichtungen bei Einführung und operativer Nutzung generativer KI sowie Aufbau von KI-Prozessstrukturen</w:t>
            </w:r>
          </w:p>
        </w:tc>
      </w:tr>
      <w:tr w:rsidR="00B84367" w:rsidRPr="00E80E41" w14:paraId="50AFEA03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42FB0D26" w14:textId="34A08457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SCHÜTTFLIX MANAGEMENT GMBH</w:t>
            </w:r>
          </w:p>
        </w:tc>
        <w:tc>
          <w:tcPr>
            <w:tcW w:w="3545" w:type="dxa"/>
            <w:vAlign w:val="bottom"/>
          </w:tcPr>
          <w:p w14:paraId="11E31BD8" w14:textId="16C20F7B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sz w:val="20"/>
                <w:szCs w:val="20"/>
              </w:rPr>
              <w:t>Gütersloh</w:t>
            </w:r>
          </w:p>
        </w:tc>
      </w:tr>
      <w:tr w:rsidR="00B84367" w:rsidRPr="00E80E41" w14:paraId="48328CB9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74B74B41" w14:textId="598A072A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Werkstudent im Corporate Finance &amp; Legal eines Scale-ups (&gt;200 MA)</w:t>
            </w:r>
          </w:p>
        </w:tc>
        <w:tc>
          <w:tcPr>
            <w:tcW w:w="3545" w:type="dxa"/>
          </w:tcPr>
          <w:p w14:paraId="2CB21DEB" w14:textId="5F8E65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11/2024</w:t>
            </w:r>
          </w:p>
        </w:tc>
      </w:tr>
      <w:tr w:rsidR="00B84367" w:rsidRPr="00E80E41" w14:paraId="7C4155D6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6CFBBAE8" w14:textId="6139B606" w:rsidR="00B84367" w:rsidRPr="00D3188A" w:rsidDel="00854B4B" w:rsidRDefault="00B84367" w:rsidP="00B84367">
            <w:pPr>
              <w:pStyle w:val="Bullets"/>
              <w:spacing w:line="276" w:lineRule="auto"/>
              <w:rPr>
                <w:del w:id="11" w:author="David Döbele" w:date="2026-08-02T15:47:00Z" w16du:dateUtc="2026-08-02T13:47:00Z"/>
                <w:rFonts w:cs="Arial"/>
                <w:sz w:val="20"/>
                <w:szCs w:val="20"/>
                <w:lang w:val="de-AT"/>
              </w:rPr>
            </w:pPr>
            <w:del w:id="12" w:author="David Döbele" w:date="2026-08-02T15:47:00Z" w16du:dateUtc="2026-08-02T13:47:00Z">
              <w:r w:rsidRPr="00A92F9B" w:rsidDel="00854B4B">
                <w:rPr>
                  <w:rFonts w:cs="Arial"/>
                  <w:sz w:val="20"/>
                  <w:szCs w:val="20"/>
                  <w:lang w:val="de-AT"/>
                </w:rPr>
                <w:delText>Schüttflix Management GmbH ist eine VC-backed ConstructionTech-Plattform mit &gt;100 Mio. € Gesamtfinanzierung und Extended Series A mit Molten Ventures, HV Capital und Speedinvest</w:delText>
              </w:r>
            </w:del>
          </w:p>
          <w:p w14:paraId="0D14EFC0" w14:textId="3F2797EA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Unterstützung bei M&amp;A-Due-Diligence-Prozessen im Small-Cap-Segment durch Analyse von Finanzkennzahlen sowie Mitwirkung bei der Prüfung und Aufbereitung vertragsrelevanter Unterlagen</w:t>
            </w:r>
          </w:p>
          <w:p w14:paraId="3658805E" w14:textId="71049319" w:rsidR="00B84367" w:rsidRPr="00B84367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Eigenverantwortliche Steuerung von Klage- und Mahnverfahren zur Durchsetzung von </w:t>
            </w:r>
            <w:r>
              <w:rPr>
                <w:rFonts w:cs="Arial"/>
                <w:sz w:val="20"/>
                <w:szCs w:val="20"/>
                <w:lang w:val="de-AT"/>
              </w:rPr>
              <w:t>F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orderungen im Volumen von &gt;1 Mio. €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 sowie Durchführung einer u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nternehmensweite</w:t>
            </w:r>
            <w:r>
              <w:rPr>
                <w:rFonts w:cs="Arial"/>
                <w:sz w:val="20"/>
                <w:szCs w:val="20"/>
                <w:lang w:val="de-AT"/>
              </w:rPr>
              <w:t>n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Analyse operativer Daten zur Ermittlung des Corporate Carbon Footprints </w:t>
            </w:r>
            <w:r w:rsidRPr="00B84367">
              <w:rPr>
                <w:rFonts w:cs="Arial"/>
                <w:sz w:val="20"/>
                <w:szCs w:val="20"/>
                <w:lang w:val="de-AT"/>
              </w:rPr>
              <w:t>für 2022 und 2023 als Grundlage strategischer ESG- und Reportingentscheidungen</w:t>
            </w:r>
          </w:p>
        </w:tc>
      </w:tr>
      <w:tr w:rsidR="00B84367" w:rsidRPr="00E80E41" w14:paraId="414B4085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54A5DB3A" w:rsidR="00B84367" w:rsidRPr="00E80E41" w:rsidRDefault="00B84367" w:rsidP="00B84367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E80E41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84367" w:rsidRPr="00E80E41" w14:paraId="287F23AF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723BF1E1" w14:textId="103B91C4" w:rsidR="00B84367" w:rsidRPr="00E80E41" w:rsidRDefault="00B84367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GOETHE AI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00BB3223" w14:textId="72B91493" w:rsidR="00B84367" w:rsidRPr="00E80E41" w:rsidRDefault="00B84367" w:rsidP="00B84367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B84367" w:rsidRPr="00E80E41" w14:paraId="429AA0FC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3088C88B" w14:textId="64D40127" w:rsidR="00B84367" w:rsidRPr="00E80E41" w:rsidRDefault="003479E4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bookmarkStart w:id="13" w:name="_Hlk229509323"/>
            <w:r w:rsidRPr="003479E4">
              <w:rPr>
                <w:rFonts w:eastAsia="Times New Roman" w:cs="Arial"/>
                <w:i w:val="0"/>
                <w:smallCaps w:val="0"/>
                <w:color w:val="000000"/>
                <w:sz w:val="20"/>
                <w:szCs w:val="20"/>
                <w:lang w:val="de-AT" w:eastAsia="de-DE"/>
              </w:rPr>
              <w:t>Gründer und Präsident einer der ersten studentischen AI-Initiativen Deutschlands</w:t>
            </w:r>
          </w:p>
        </w:tc>
        <w:tc>
          <w:tcPr>
            <w:tcW w:w="3545" w:type="dxa"/>
            <w:vAlign w:val="bottom"/>
          </w:tcPr>
          <w:p w14:paraId="0A8244EB" w14:textId="4658263E" w:rsidR="00B84367" w:rsidRPr="00830A33" w:rsidRDefault="00B84367" w:rsidP="00B84367">
            <w:pPr>
              <w:pStyle w:val="Ort"/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</w:pP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4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/202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6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bookmarkEnd w:id="13"/>
      <w:tr w:rsidR="00B84367" w:rsidRPr="00325C2F" w14:paraId="1C406C97" w14:textId="77777777" w:rsidTr="004658F6">
        <w:trPr>
          <w:trHeight w:val="682"/>
        </w:trPr>
        <w:tc>
          <w:tcPr>
            <w:tcW w:w="11058" w:type="dxa"/>
            <w:gridSpan w:val="2"/>
            <w:vAlign w:val="bottom"/>
          </w:tcPr>
          <w:p w14:paraId="07CD7322" w14:textId="77777777" w:rsidR="00B84367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5183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Entwicklung der strategischen Gesamtausrichtung der Initiative, Planung und Akquise hochkarätiger AI-Talks mit Speakern aus Wissenschaft und der Frankfurter Finanz- und Wirtschaftselite sowie Aufbau langfristiger Industry Relations zu Banken, Asset Managern, Strategieberatungen und FinTechs</w:t>
            </w:r>
          </w:p>
          <w:p w14:paraId="7C4FCB8A" w14:textId="0969B244" w:rsidR="00B84367" w:rsidRPr="00325C2F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Konzeption eines fachbereichsübergreifenden Workshop- und Community-Programms zur Vermittlung anwendungsorientierter AI-Kompetenz sowie Aufbau eines aktiven 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Studierenden-</w:t>
            </w: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Netzwerks </w:t>
            </w:r>
          </w:p>
        </w:tc>
      </w:tr>
      <w:tr w:rsidR="00B84367" w:rsidRPr="00E80E41" w14:paraId="3B26943D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11E538C2" w14:textId="4066AA44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DEUTSCHER FUSSBALL-BUND (FLVW)</w:t>
            </w:r>
          </w:p>
        </w:tc>
        <w:tc>
          <w:tcPr>
            <w:tcW w:w="3545" w:type="dxa"/>
            <w:vAlign w:val="bottom"/>
          </w:tcPr>
          <w:p w14:paraId="21BF18C9" w14:textId="41FB0061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Bielefeld</w:t>
            </w:r>
          </w:p>
        </w:tc>
      </w:tr>
      <w:tr w:rsidR="00B84367" w:rsidRPr="00E80E41" w14:paraId="04BFDD79" w14:textId="77777777" w:rsidTr="004658F6">
        <w:trPr>
          <w:trHeight w:val="20"/>
        </w:trPr>
        <w:tc>
          <w:tcPr>
            <w:tcW w:w="7513" w:type="dxa"/>
          </w:tcPr>
          <w:p w14:paraId="5D908AF7" w14:textId="79B5F968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Fußballschiedsrichter</w:t>
            </w:r>
          </w:p>
        </w:tc>
        <w:tc>
          <w:tcPr>
            <w:tcW w:w="3545" w:type="dxa"/>
            <w:vAlign w:val="bottom"/>
          </w:tcPr>
          <w:p w14:paraId="0D2FFB14" w14:textId="1FDC7A4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12/2018 – heute</w:t>
            </w:r>
          </w:p>
        </w:tc>
      </w:tr>
      <w:tr w:rsidR="00B84367" w:rsidRPr="00E80E41" w14:paraId="66A58453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50B5B9CB" w14:textId="43BA391F" w:rsidR="00575FEF" w:rsidRPr="00F24AD1" w:rsidRDefault="00B84367" w:rsidP="00F24AD1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bookmarkStart w:id="14" w:name="OLE_LINK3"/>
            <w:r w:rsidRPr="00E80E41">
              <w:rPr>
                <w:rFonts w:cs="Arial"/>
                <w:sz w:val="20"/>
                <w:szCs w:val="20"/>
                <w:lang w:val="de-AT"/>
              </w:rPr>
              <w:t>Leitung von &gt;200 Pflichtspielen im Amateurfußbal</w:t>
            </w:r>
            <w:r>
              <w:rPr>
                <w:rFonts w:cs="Arial"/>
                <w:sz w:val="20"/>
                <w:szCs w:val="20"/>
                <w:lang w:val="de-AT"/>
              </w:rPr>
              <w:t>l</w:t>
            </w:r>
            <w:r w:rsidR="003479E4">
              <w:rPr>
                <w:rFonts w:cs="Arial"/>
                <w:sz w:val="20"/>
                <w:szCs w:val="20"/>
                <w:lang w:val="de-AT"/>
              </w:rPr>
              <w:t xml:space="preserve"> </w:t>
            </w:r>
            <w:del w:id="15" w:author="David Döbele" w:date="2026-08-02T15:47:00Z" w16du:dateUtc="2026-08-02T13:47:00Z">
              <w:r w:rsidR="003479E4" w:rsidDel="00854B4B">
                <w:rPr>
                  <w:rFonts w:cs="Arial"/>
                  <w:sz w:val="20"/>
                  <w:szCs w:val="20"/>
                  <w:lang w:val="de-AT"/>
                </w:rPr>
                <w:delText xml:space="preserve">mit </w:delText>
              </w:r>
              <w:r w:rsidR="003479E4" w:rsidRPr="003479E4" w:rsidDel="00854B4B">
                <w:rPr>
                  <w:rFonts w:cs="Arial"/>
                  <w:sz w:val="20"/>
                  <w:szCs w:val="20"/>
                  <w:lang w:val="de-AT"/>
                </w:rPr>
                <w:delText>Verantwortung für Spielkontrolle, Regelanwendung und Deeskalation</w:delText>
              </w:r>
              <w:r w:rsidR="003479E4" w:rsidDel="00854B4B">
                <w:rPr>
                  <w:rFonts w:cs="Arial"/>
                  <w:sz w:val="20"/>
                  <w:szCs w:val="20"/>
                  <w:lang w:val="de-AT"/>
                </w:rPr>
                <w:delText xml:space="preserve"> </w:delText>
              </w:r>
            </w:del>
            <w:bookmarkEnd w:id="14"/>
          </w:p>
        </w:tc>
      </w:tr>
      <w:tr w:rsidR="00B84367" w:rsidRPr="00E80E41" w14:paraId="3DB3E2FA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51777557" w14:textId="52F78F7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MAROKKANISCHER KULTURVEREIN ARNSBERG E. V.</w:t>
            </w:r>
          </w:p>
        </w:tc>
        <w:tc>
          <w:tcPr>
            <w:tcW w:w="3545" w:type="dxa"/>
            <w:vAlign w:val="bottom"/>
          </w:tcPr>
          <w:p w14:paraId="6EDD5FDF" w14:textId="7A41902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Arnsberg</w:t>
            </w:r>
          </w:p>
        </w:tc>
      </w:tr>
      <w:tr w:rsidR="00B84367" w:rsidRPr="00E80E41" w14:paraId="07B04627" w14:textId="77777777" w:rsidTr="004658F6">
        <w:trPr>
          <w:trHeight w:val="227"/>
        </w:trPr>
        <w:tc>
          <w:tcPr>
            <w:tcW w:w="7513" w:type="dxa"/>
            <w:vAlign w:val="bottom"/>
          </w:tcPr>
          <w:p w14:paraId="39175920" w14:textId="29696B85" w:rsidR="00B84367" w:rsidRPr="00972FC4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des erweiterten Vorstands</w:t>
            </w:r>
          </w:p>
        </w:tc>
        <w:tc>
          <w:tcPr>
            <w:tcW w:w="3545" w:type="dxa"/>
            <w:vAlign w:val="bottom"/>
          </w:tcPr>
          <w:p w14:paraId="4FC30554" w14:textId="4B64319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01/2014 – heute</w:t>
            </w:r>
          </w:p>
        </w:tc>
      </w:tr>
      <w:tr w:rsidR="00B84367" w:rsidRPr="00E80E41" w14:paraId="24C2A75B" w14:textId="77777777" w:rsidTr="004658F6">
        <w:trPr>
          <w:trHeight w:val="20"/>
        </w:trPr>
        <w:tc>
          <w:tcPr>
            <w:tcW w:w="11058" w:type="dxa"/>
            <w:gridSpan w:val="2"/>
          </w:tcPr>
          <w:p w14:paraId="1884F255" w14:textId="3CBED3DF" w:rsidR="00B84367" w:rsidRPr="00972FC4" w:rsidRDefault="00B84367" w:rsidP="00B84367">
            <w:pPr>
              <w:pStyle w:val="Listenabsatz"/>
              <w:numPr>
                <w:ilvl w:val="0"/>
                <w:numId w:val="29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72FC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Maßgebliche Mitwirkung an der Umsetzung eines Moschee-Bauprojekts mit einem Gesamtvolumen von ca. 2,5 Mio. € innerhalb einer kleinen, ehrenamtlich organisierten Gemeinde</w:t>
            </w:r>
          </w:p>
          <w:p w14:paraId="1AF78554" w14:textId="3F515DCD" w:rsidR="00B84367" w:rsidRPr="00972FC4" w:rsidRDefault="00B84367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C17F66">
              <w:rPr>
                <w:rFonts w:cs="Arial"/>
                <w:sz w:val="20"/>
                <w:szCs w:val="20"/>
                <w:lang w:val="de-AT"/>
              </w:rPr>
              <w:t>Konzeption, Organisation und digitale Begleitung überregionaler Fundraising- und Öffentlichkeitsmaßnahmen in Deutschland und im europäischen Ausland zur Mobilisierung von Spenden und Reichweite für das Bauvorhaben</w:t>
            </w:r>
          </w:p>
        </w:tc>
      </w:tr>
      <w:tr w:rsidR="00B84367" w:rsidRPr="00E80E41" w14:paraId="4028871F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3B81DA34" w14:textId="1BBF7AC6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CAMPUS-WEGGEMEINSCHAFT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.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3545" w:type="dxa"/>
            <w:vAlign w:val="bottom"/>
          </w:tcPr>
          <w:p w14:paraId="7F9CDF1E" w14:textId="566B34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Schwerte</w:t>
            </w:r>
          </w:p>
        </w:tc>
      </w:tr>
      <w:tr w:rsidR="00B84367" w:rsidRPr="00E80E41" w14:paraId="7B2F81B2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099DE2C5" w14:textId="395E8A9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Vorstandsmitglied der Exzellenzinitiative des Erzbistums Paderborn</w:t>
            </w:r>
          </w:p>
        </w:tc>
        <w:tc>
          <w:tcPr>
            <w:tcW w:w="3545" w:type="dxa"/>
            <w:vAlign w:val="bottom"/>
          </w:tcPr>
          <w:p w14:paraId="091163D4" w14:textId="3A63386E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12/2024</w:t>
            </w:r>
          </w:p>
        </w:tc>
      </w:tr>
      <w:tr w:rsidR="00B84367" w:rsidRPr="00E80E41" w14:paraId="2618F0FF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1570DE9D" w14:textId="326C0CB5" w:rsidR="00B84367" w:rsidRPr="007C75CA" w:rsidRDefault="00B84367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Initiierung und Steuerung von </w:t>
            </w:r>
            <w:r>
              <w:rPr>
                <w:rFonts w:cs="Arial"/>
                <w:sz w:val="20"/>
                <w:szCs w:val="20"/>
                <w:lang w:val="de-AT"/>
              </w:rPr>
              <w:t>+5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Projekten 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+10 Dialogformaten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zu gesellschaftlichen und religiösen Themen</w:t>
            </w:r>
          </w:p>
        </w:tc>
      </w:tr>
      <w:tr w:rsidR="00B84367" w:rsidRPr="00E80E41" w14:paraId="482569A2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7418DDC9" w:rsidR="00B84367" w:rsidRPr="00E80E41" w:rsidRDefault="00B84367" w:rsidP="00B84367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84367" w:rsidRPr="00E80E41" w14:paraId="2B257790" w14:textId="77777777" w:rsidTr="004658F6">
        <w:trPr>
          <w:trHeight w:val="346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A284ECF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Deutsch, Arabisch, Tamazight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(Muttersprachen)</w:t>
            </w:r>
            <w:r w:rsidRPr="00F92169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</w:t>
            </w:r>
            <w:r w:rsidRP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B84367" w:rsidRPr="00E80E41" w14:paraId="45706C3F" w14:textId="77777777" w:rsidTr="004658F6">
        <w:trPr>
          <w:trHeight w:val="288"/>
        </w:trPr>
        <w:tc>
          <w:tcPr>
            <w:tcW w:w="11058" w:type="dxa"/>
            <w:gridSpan w:val="2"/>
            <w:vAlign w:val="bottom"/>
          </w:tcPr>
          <w:p w14:paraId="60CA2168" w14:textId="6BE2F678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lastRenderedPageBreak/>
              <w:t>Technisch:</w:t>
            </w:r>
            <w:r w:rsidRPr="00E80E41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Microsoft Excel, PowerPoint, Word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(fortgeschritten),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Prompt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-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Design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</w:p>
        </w:tc>
      </w:tr>
      <w:tr w:rsidR="00B84367" w:rsidRPr="00E80E41" w14:paraId="70CB01B0" w14:textId="77777777" w:rsidTr="004658F6">
        <w:trPr>
          <w:trHeight w:val="288"/>
        </w:trPr>
        <w:tc>
          <w:tcPr>
            <w:tcW w:w="11058" w:type="dxa"/>
            <w:gridSpan w:val="2"/>
            <w:vAlign w:val="bottom"/>
          </w:tcPr>
          <w:p w14:paraId="598C2742" w14:textId="31912879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noProof/>
                <w:color w:val="000000"/>
                <w:sz w:val="20"/>
                <w:szCs w:val="20"/>
                <w:lang w:val="de-AT"/>
              </w:rPr>
              <w:drawing>
                <wp:anchor distT="0" distB="0" distL="114300" distR="114300" simplePos="0" relativeHeight="251662336" behindDoc="0" locked="0" layoutInCell="1" allowOverlap="1" wp14:anchorId="120AFDCA" wp14:editId="4A53368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227330</wp:posOffset>
                  </wp:positionV>
                  <wp:extent cx="1165225" cy="243840"/>
                  <wp:effectExtent l="0" t="0" r="3175" b="0"/>
                  <wp:wrapNone/>
                  <wp:docPr id="1593297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297537" name="Grafik 1593297537"/>
                          <pic:cNvPicPr/>
                        </pic:nvPicPr>
                        <pic:blipFill rotWithShape="1">
                          <a:blip r:embed="rId12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5" t="17457" b="2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225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Schach, Geopolitik, Fußball</w:t>
            </w:r>
            <w:r w:rsidR="00C3372E">
              <w:rPr>
                <w:rFonts w:ascii="Georgia" w:hAnsi="Georgia" w:cs="Arial"/>
                <w:color w:val="000000"/>
                <w:sz w:val="20"/>
                <w:szCs w:val="20"/>
              </w:rPr>
              <w:t>, Formel 1</w:t>
            </w:r>
          </w:p>
        </w:tc>
      </w:tr>
      <w:tr w:rsidR="00B84367" w:rsidRPr="00E80E41" w14:paraId="7515FA04" w14:textId="77777777" w:rsidTr="004658F6">
        <w:trPr>
          <w:trHeight w:val="567"/>
        </w:trPr>
        <w:tc>
          <w:tcPr>
            <w:tcW w:w="11058" w:type="dxa"/>
            <w:gridSpan w:val="2"/>
            <w:vAlign w:val="bottom"/>
          </w:tcPr>
          <w:p w14:paraId="40A07DA9" w14:textId="31BBC539" w:rsidR="00B84367" w:rsidRDefault="00B84367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</w:p>
          <w:p w14:paraId="6543CCD5" w14:textId="15CD950B" w:rsidR="00B84367" w:rsidRPr="004F6E74" w:rsidRDefault="00B84367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Frankfurt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am Main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01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.0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8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.2026</w:t>
            </w:r>
          </w:p>
        </w:tc>
      </w:tr>
    </w:tbl>
    <w:p w14:paraId="1134AD94" w14:textId="2B1112F6" w:rsidR="002F0BD1" w:rsidRPr="002F0BD1" w:rsidRDefault="002F0BD1" w:rsidP="00C304BC">
      <w:pPr>
        <w:pStyle w:val="berschrift1"/>
        <w:rPr>
          <w:lang w:val="de-AT"/>
        </w:rPr>
      </w:pPr>
    </w:p>
    <w:sectPr w:rsidR="002F0BD1" w:rsidRPr="002F0BD1" w:rsidSect="00452088">
      <w:headerReference w:type="default" r:id="rId14"/>
      <w:footerReference w:type="even" r:id="rId15"/>
      <w:pgSz w:w="11906" w:h="16838"/>
      <w:pgMar w:top="72" w:right="1411" w:bottom="0" w:left="1411" w:header="0" w:footer="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" w:author="David Döbele" w:date="2026-08-02T15:48:00Z" w:initials="DD">
    <w:p w14:paraId="78E8DA4F" w14:textId="77777777" w:rsidR="00854B4B" w:rsidRDefault="00854B4B" w:rsidP="00854B4B">
      <w:r>
        <w:rPr>
          <w:rStyle w:val="Kommentarzeichen"/>
        </w:rPr>
        <w:annotationRef/>
      </w:r>
      <w:r>
        <w:rPr>
          <w:rFonts w:asciiTheme="minorHAnsi" w:eastAsiaTheme="minorHAnsi" w:hAnsiTheme="minorHAnsi" w:cstheme="minorBidi"/>
          <w:sz w:val="20"/>
          <w:szCs w:val="20"/>
          <w:lang w:eastAsia="en-US"/>
        </w:rPr>
        <w:t>das hier würde ich kürzer zsmfassen weil das ja geplant ist</w:t>
      </w:r>
    </w:p>
    <w:p w14:paraId="10B57B53" w14:textId="77777777" w:rsidR="00854B4B" w:rsidRDefault="00854B4B" w:rsidP="00854B4B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0B57B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346FCCD" w16cex:dateUtc="2026-08-02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0B57B53" w16cid:durableId="0346FC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370093" w14:textId="77777777" w:rsidR="00FC0799" w:rsidRDefault="00FC0799" w:rsidP="00BE053D">
      <w:r>
        <w:separator/>
      </w:r>
    </w:p>
  </w:endnote>
  <w:endnote w:type="continuationSeparator" w:id="0">
    <w:p w14:paraId="136A4A41" w14:textId="77777777" w:rsidR="00FC0799" w:rsidRDefault="00FC0799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6178C6" w14:textId="77777777" w:rsidR="00FC0799" w:rsidRDefault="00FC0799" w:rsidP="00BE053D">
      <w:r>
        <w:separator/>
      </w:r>
    </w:p>
  </w:footnote>
  <w:footnote w:type="continuationSeparator" w:id="0">
    <w:p w14:paraId="1ECFF0DA" w14:textId="77777777" w:rsidR="00FC0799" w:rsidRDefault="00FC0799" w:rsidP="00BE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324FE" w14:textId="77777777" w:rsidR="007D198F" w:rsidRPr="007D198F" w:rsidRDefault="007D198F" w:rsidP="00011E0B">
    <w:pPr>
      <w:spacing w:line="276" w:lineRule="auto"/>
      <w:rPr>
        <w:rFonts w:ascii="Georgia" w:hAnsi="Georgia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14821"/>
    <w:multiLevelType w:val="hybridMultilevel"/>
    <w:tmpl w:val="E15C0B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9A4DD42"/>
    <w:lvl w:ilvl="0" w:tplc="BE125E1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B4ED9"/>
    <w:multiLevelType w:val="hybridMultilevel"/>
    <w:tmpl w:val="5562E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7A6279"/>
    <w:multiLevelType w:val="hybridMultilevel"/>
    <w:tmpl w:val="32368BFE"/>
    <w:lvl w:ilvl="0" w:tplc="E04A0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471440"/>
    <w:multiLevelType w:val="hybridMultilevel"/>
    <w:tmpl w:val="053057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7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4"/>
  </w:num>
  <w:num w:numId="16" w16cid:durableId="1560245164">
    <w:abstractNumId w:val="4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7"/>
  </w:num>
  <w:num w:numId="24" w16cid:durableId="209584370">
    <w:abstractNumId w:val="22"/>
  </w:num>
  <w:num w:numId="25" w16cid:durableId="1385562832">
    <w:abstractNumId w:val="29"/>
  </w:num>
  <w:num w:numId="26" w16cid:durableId="1749186386">
    <w:abstractNumId w:val="19"/>
  </w:num>
  <w:num w:numId="27" w16cid:durableId="1342389961">
    <w:abstractNumId w:val="23"/>
  </w:num>
  <w:num w:numId="28" w16cid:durableId="466241994">
    <w:abstractNumId w:val="21"/>
  </w:num>
  <w:num w:numId="29" w16cid:durableId="757868847">
    <w:abstractNumId w:val="10"/>
  </w:num>
  <w:num w:numId="30" w16cid:durableId="446463222">
    <w:abstractNumId w:val="21"/>
  </w:num>
  <w:num w:numId="31" w16cid:durableId="1565490054">
    <w:abstractNumId w:val="21"/>
  </w:num>
  <w:num w:numId="32" w16cid:durableId="353269476">
    <w:abstractNumId w:val="26"/>
  </w:num>
  <w:num w:numId="33" w16cid:durableId="1577666120">
    <w:abstractNumId w:val="28"/>
  </w:num>
  <w:num w:numId="34" w16cid:durableId="754136009">
    <w:abstractNumId w:val="21"/>
  </w:num>
  <w:num w:numId="35" w16cid:durableId="1785463552">
    <w:abstractNumId w:val="21"/>
  </w:num>
  <w:num w:numId="36" w16cid:durableId="326522394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E0B"/>
    <w:rsid w:val="00030C2A"/>
    <w:rsid w:val="00033344"/>
    <w:rsid w:val="00052A12"/>
    <w:rsid w:val="00057A21"/>
    <w:rsid w:val="00061D33"/>
    <w:rsid w:val="00064643"/>
    <w:rsid w:val="00087747"/>
    <w:rsid w:val="00095496"/>
    <w:rsid w:val="00095F11"/>
    <w:rsid w:val="000A1FDA"/>
    <w:rsid w:val="000B63E2"/>
    <w:rsid w:val="000B6548"/>
    <w:rsid w:val="000D671A"/>
    <w:rsid w:val="000F1298"/>
    <w:rsid w:val="000F720C"/>
    <w:rsid w:val="00103EC5"/>
    <w:rsid w:val="00116C6E"/>
    <w:rsid w:val="00125CA6"/>
    <w:rsid w:val="00156FC9"/>
    <w:rsid w:val="0016222F"/>
    <w:rsid w:val="00162A5A"/>
    <w:rsid w:val="001647AB"/>
    <w:rsid w:val="001648CB"/>
    <w:rsid w:val="00172867"/>
    <w:rsid w:val="00174F88"/>
    <w:rsid w:val="001756AB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D7E3C"/>
    <w:rsid w:val="001F4175"/>
    <w:rsid w:val="001F4935"/>
    <w:rsid w:val="00205BE5"/>
    <w:rsid w:val="00213989"/>
    <w:rsid w:val="0021445F"/>
    <w:rsid w:val="00223A4D"/>
    <w:rsid w:val="002253A1"/>
    <w:rsid w:val="0023054D"/>
    <w:rsid w:val="00232CB5"/>
    <w:rsid w:val="00233A79"/>
    <w:rsid w:val="00234A7E"/>
    <w:rsid w:val="002433A4"/>
    <w:rsid w:val="0024373D"/>
    <w:rsid w:val="002508C2"/>
    <w:rsid w:val="00267252"/>
    <w:rsid w:val="00282DB0"/>
    <w:rsid w:val="00294FFD"/>
    <w:rsid w:val="002B2091"/>
    <w:rsid w:val="002C3AC2"/>
    <w:rsid w:val="002C6972"/>
    <w:rsid w:val="002D26D6"/>
    <w:rsid w:val="002D2B32"/>
    <w:rsid w:val="002D4516"/>
    <w:rsid w:val="002D6275"/>
    <w:rsid w:val="002F0BD1"/>
    <w:rsid w:val="002F46AD"/>
    <w:rsid w:val="002F573F"/>
    <w:rsid w:val="0030310E"/>
    <w:rsid w:val="0030664C"/>
    <w:rsid w:val="003071E2"/>
    <w:rsid w:val="003101F0"/>
    <w:rsid w:val="00314B7A"/>
    <w:rsid w:val="003212B6"/>
    <w:rsid w:val="00324BC5"/>
    <w:rsid w:val="00325C2F"/>
    <w:rsid w:val="00340BAB"/>
    <w:rsid w:val="003418E0"/>
    <w:rsid w:val="0034355D"/>
    <w:rsid w:val="003479E4"/>
    <w:rsid w:val="00347F8D"/>
    <w:rsid w:val="00352DBA"/>
    <w:rsid w:val="00365CAB"/>
    <w:rsid w:val="00372F7B"/>
    <w:rsid w:val="003733E5"/>
    <w:rsid w:val="00381D8C"/>
    <w:rsid w:val="00390EA6"/>
    <w:rsid w:val="003B2ABE"/>
    <w:rsid w:val="003C1842"/>
    <w:rsid w:val="003E27C3"/>
    <w:rsid w:val="003E28CF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23A4"/>
    <w:rsid w:val="00442E9C"/>
    <w:rsid w:val="00443668"/>
    <w:rsid w:val="00444804"/>
    <w:rsid w:val="00452088"/>
    <w:rsid w:val="00456B0D"/>
    <w:rsid w:val="004658F6"/>
    <w:rsid w:val="00476AF8"/>
    <w:rsid w:val="00480135"/>
    <w:rsid w:val="00484FD7"/>
    <w:rsid w:val="004929FB"/>
    <w:rsid w:val="004A54BA"/>
    <w:rsid w:val="004B6A5E"/>
    <w:rsid w:val="004C393A"/>
    <w:rsid w:val="004D3C1D"/>
    <w:rsid w:val="004D6D9B"/>
    <w:rsid w:val="004E3179"/>
    <w:rsid w:val="004F6E74"/>
    <w:rsid w:val="00507EA7"/>
    <w:rsid w:val="00511CD1"/>
    <w:rsid w:val="00523FCB"/>
    <w:rsid w:val="00526089"/>
    <w:rsid w:val="00527A28"/>
    <w:rsid w:val="00527DCA"/>
    <w:rsid w:val="00560D9A"/>
    <w:rsid w:val="00566A4A"/>
    <w:rsid w:val="005716D4"/>
    <w:rsid w:val="00571B60"/>
    <w:rsid w:val="00572876"/>
    <w:rsid w:val="00572E98"/>
    <w:rsid w:val="0057512A"/>
    <w:rsid w:val="00575FEF"/>
    <w:rsid w:val="00585A4D"/>
    <w:rsid w:val="005A3BA2"/>
    <w:rsid w:val="005A3DDE"/>
    <w:rsid w:val="005B18E3"/>
    <w:rsid w:val="005B3F28"/>
    <w:rsid w:val="005D6329"/>
    <w:rsid w:val="005E57F6"/>
    <w:rsid w:val="005F7C12"/>
    <w:rsid w:val="00601F0F"/>
    <w:rsid w:val="006058D8"/>
    <w:rsid w:val="00610200"/>
    <w:rsid w:val="0061386B"/>
    <w:rsid w:val="0062309C"/>
    <w:rsid w:val="00623699"/>
    <w:rsid w:val="006243DC"/>
    <w:rsid w:val="00632D5A"/>
    <w:rsid w:val="00635515"/>
    <w:rsid w:val="006460C3"/>
    <w:rsid w:val="006530A7"/>
    <w:rsid w:val="006546FD"/>
    <w:rsid w:val="00665BF3"/>
    <w:rsid w:val="00666727"/>
    <w:rsid w:val="006732D6"/>
    <w:rsid w:val="0069384A"/>
    <w:rsid w:val="00693E09"/>
    <w:rsid w:val="0069656F"/>
    <w:rsid w:val="006A2DE9"/>
    <w:rsid w:val="006A7230"/>
    <w:rsid w:val="006B3432"/>
    <w:rsid w:val="006B39B0"/>
    <w:rsid w:val="006B4E32"/>
    <w:rsid w:val="006B72C7"/>
    <w:rsid w:val="006B7F78"/>
    <w:rsid w:val="006C2252"/>
    <w:rsid w:val="006D7F7F"/>
    <w:rsid w:val="006E15A4"/>
    <w:rsid w:val="006E2C9C"/>
    <w:rsid w:val="006E40EF"/>
    <w:rsid w:val="006E4828"/>
    <w:rsid w:val="006F0039"/>
    <w:rsid w:val="00711CEF"/>
    <w:rsid w:val="00715E00"/>
    <w:rsid w:val="00717861"/>
    <w:rsid w:val="00720320"/>
    <w:rsid w:val="00723643"/>
    <w:rsid w:val="00725D3C"/>
    <w:rsid w:val="007339B7"/>
    <w:rsid w:val="00733DA1"/>
    <w:rsid w:val="00737822"/>
    <w:rsid w:val="0074111D"/>
    <w:rsid w:val="00750FC0"/>
    <w:rsid w:val="00753D4A"/>
    <w:rsid w:val="00755C97"/>
    <w:rsid w:val="00756912"/>
    <w:rsid w:val="007607BE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1126"/>
    <w:rsid w:val="007A720F"/>
    <w:rsid w:val="007B2193"/>
    <w:rsid w:val="007C6A3C"/>
    <w:rsid w:val="007C75CA"/>
    <w:rsid w:val="007D198F"/>
    <w:rsid w:val="007D4BEE"/>
    <w:rsid w:val="007D5BE9"/>
    <w:rsid w:val="008050E4"/>
    <w:rsid w:val="00806927"/>
    <w:rsid w:val="0082257D"/>
    <w:rsid w:val="00830A33"/>
    <w:rsid w:val="008323B2"/>
    <w:rsid w:val="00842A00"/>
    <w:rsid w:val="00853438"/>
    <w:rsid w:val="00854B4B"/>
    <w:rsid w:val="00863A75"/>
    <w:rsid w:val="00866846"/>
    <w:rsid w:val="00875277"/>
    <w:rsid w:val="00875DA9"/>
    <w:rsid w:val="00884D6F"/>
    <w:rsid w:val="008869C8"/>
    <w:rsid w:val="008870F6"/>
    <w:rsid w:val="00891653"/>
    <w:rsid w:val="0089401E"/>
    <w:rsid w:val="00895E38"/>
    <w:rsid w:val="008A782B"/>
    <w:rsid w:val="008B0FC0"/>
    <w:rsid w:val="008B60AC"/>
    <w:rsid w:val="008C429A"/>
    <w:rsid w:val="008C6685"/>
    <w:rsid w:val="008E1F3D"/>
    <w:rsid w:val="008F1347"/>
    <w:rsid w:val="009053D7"/>
    <w:rsid w:val="0091331D"/>
    <w:rsid w:val="0092133A"/>
    <w:rsid w:val="00925E6B"/>
    <w:rsid w:val="009278FE"/>
    <w:rsid w:val="0093223C"/>
    <w:rsid w:val="00941A87"/>
    <w:rsid w:val="00944C3B"/>
    <w:rsid w:val="009501C2"/>
    <w:rsid w:val="00954443"/>
    <w:rsid w:val="009668B9"/>
    <w:rsid w:val="00966C51"/>
    <w:rsid w:val="00972FC4"/>
    <w:rsid w:val="00976577"/>
    <w:rsid w:val="00983605"/>
    <w:rsid w:val="00996356"/>
    <w:rsid w:val="00997D9A"/>
    <w:rsid w:val="00997FC5"/>
    <w:rsid w:val="009B6C54"/>
    <w:rsid w:val="009D7C49"/>
    <w:rsid w:val="009E71B2"/>
    <w:rsid w:val="009E7297"/>
    <w:rsid w:val="00A0257D"/>
    <w:rsid w:val="00A12EDC"/>
    <w:rsid w:val="00A23C4F"/>
    <w:rsid w:val="00A26D0D"/>
    <w:rsid w:val="00A26E00"/>
    <w:rsid w:val="00A33BDE"/>
    <w:rsid w:val="00A34885"/>
    <w:rsid w:val="00A3519C"/>
    <w:rsid w:val="00A43BC1"/>
    <w:rsid w:val="00A51C0A"/>
    <w:rsid w:val="00A575B2"/>
    <w:rsid w:val="00A609D0"/>
    <w:rsid w:val="00A66932"/>
    <w:rsid w:val="00A73B06"/>
    <w:rsid w:val="00A74225"/>
    <w:rsid w:val="00A74514"/>
    <w:rsid w:val="00A84B1A"/>
    <w:rsid w:val="00A9077E"/>
    <w:rsid w:val="00A92F9B"/>
    <w:rsid w:val="00A936D5"/>
    <w:rsid w:val="00AA1EB0"/>
    <w:rsid w:val="00AA2DA3"/>
    <w:rsid w:val="00AA5A9C"/>
    <w:rsid w:val="00AB016A"/>
    <w:rsid w:val="00AB2A5A"/>
    <w:rsid w:val="00AD28F8"/>
    <w:rsid w:val="00AD5EEC"/>
    <w:rsid w:val="00AD676C"/>
    <w:rsid w:val="00AE4ED3"/>
    <w:rsid w:val="00AF0102"/>
    <w:rsid w:val="00AF23FF"/>
    <w:rsid w:val="00AF44FA"/>
    <w:rsid w:val="00AF687A"/>
    <w:rsid w:val="00B0230B"/>
    <w:rsid w:val="00B17D95"/>
    <w:rsid w:val="00B23509"/>
    <w:rsid w:val="00B359DB"/>
    <w:rsid w:val="00B3632B"/>
    <w:rsid w:val="00B409D8"/>
    <w:rsid w:val="00B5178D"/>
    <w:rsid w:val="00B523C2"/>
    <w:rsid w:val="00B67F1F"/>
    <w:rsid w:val="00B701D7"/>
    <w:rsid w:val="00B84367"/>
    <w:rsid w:val="00B90595"/>
    <w:rsid w:val="00BA215A"/>
    <w:rsid w:val="00BB5F09"/>
    <w:rsid w:val="00BC0D9F"/>
    <w:rsid w:val="00BC445B"/>
    <w:rsid w:val="00BD2830"/>
    <w:rsid w:val="00BD61E5"/>
    <w:rsid w:val="00BE053D"/>
    <w:rsid w:val="00BE55A7"/>
    <w:rsid w:val="00BF0866"/>
    <w:rsid w:val="00BF1A7A"/>
    <w:rsid w:val="00BF1FA3"/>
    <w:rsid w:val="00C00974"/>
    <w:rsid w:val="00C018E4"/>
    <w:rsid w:val="00C0250E"/>
    <w:rsid w:val="00C066FA"/>
    <w:rsid w:val="00C143F0"/>
    <w:rsid w:val="00C17F66"/>
    <w:rsid w:val="00C25387"/>
    <w:rsid w:val="00C3000A"/>
    <w:rsid w:val="00C304BC"/>
    <w:rsid w:val="00C3372E"/>
    <w:rsid w:val="00C33E30"/>
    <w:rsid w:val="00C35D32"/>
    <w:rsid w:val="00C54BE3"/>
    <w:rsid w:val="00C57F80"/>
    <w:rsid w:val="00C768ED"/>
    <w:rsid w:val="00C76DA2"/>
    <w:rsid w:val="00C82A8F"/>
    <w:rsid w:val="00C916C2"/>
    <w:rsid w:val="00CA5F16"/>
    <w:rsid w:val="00CB050C"/>
    <w:rsid w:val="00CC7F56"/>
    <w:rsid w:val="00CD1B12"/>
    <w:rsid w:val="00CD322A"/>
    <w:rsid w:val="00CD55DC"/>
    <w:rsid w:val="00CE1BBC"/>
    <w:rsid w:val="00CE2595"/>
    <w:rsid w:val="00CE28CC"/>
    <w:rsid w:val="00CE72FC"/>
    <w:rsid w:val="00CF30E4"/>
    <w:rsid w:val="00CF31EE"/>
    <w:rsid w:val="00D1492F"/>
    <w:rsid w:val="00D17B69"/>
    <w:rsid w:val="00D20DE1"/>
    <w:rsid w:val="00D26737"/>
    <w:rsid w:val="00D27A3F"/>
    <w:rsid w:val="00D3003C"/>
    <w:rsid w:val="00D3188A"/>
    <w:rsid w:val="00D331F4"/>
    <w:rsid w:val="00D44107"/>
    <w:rsid w:val="00D470E4"/>
    <w:rsid w:val="00D52142"/>
    <w:rsid w:val="00D5280E"/>
    <w:rsid w:val="00D57216"/>
    <w:rsid w:val="00D6006F"/>
    <w:rsid w:val="00D605C0"/>
    <w:rsid w:val="00D61F14"/>
    <w:rsid w:val="00D74FD2"/>
    <w:rsid w:val="00D80D6B"/>
    <w:rsid w:val="00D85D41"/>
    <w:rsid w:val="00D879BC"/>
    <w:rsid w:val="00D90950"/>
    <w:rsid w:val="00DA0E0A"/>
    <w:rsid w:val="00DA69DF"/>
    <w:rsid w:val="00DB33F8"/>
    <w:rsid w:val="00DC4B3B"/>
    <w:rsid w:val="00DD38E2"/>
    <w:rsid w:val="00DE7EEC"/>
    <w:rsid w:val="00E00140"/>
    <w:rsid w:val="00E13110"/>
    <w:rsid w:val="00E24DF1"/>
    <w:rsid w:val="00E26E94"/>
    <w:rsid w:val="00E3794B"/>
    <w:rsid w:val="00E40B9A"/>
    <w:rsid w:val="00E431ED"/>
    <w:rsid w:val="00E44CDE"/>
    <w:rsid w:val="00E55D90"/>
    <w:rsid w:val="00E64FF5"/>
    <w:rsid w:val="00E80E41"/>
    <w:rsid w:val="00E907EC"/>
    <w:rsid w:val="00EA5421"/>
    <w:rsid w:val="00EA7A12"/>
    <w:rsid w:val="00EB278C"/>
    <w:rsid w:val="00EB34FC"/>
    <w:rsid w:val="00EB5816"/>
    <w:rsid w:val="00EB651D"/>
    <w:rsid w:val="00ED0EA9"/>
    <w:rsid w:val="00ED201D"/>
    <w:rsid w:val="00EE30D0"/>
    <w:rsid w:val="00EF19D4"/>
    <w:rsid w:val="00EF77DF"/>
    <w:rsid w:val="00F11BEF"/>
    <w:rsid w:val="00F165E1"/>
    <w:rsid w:val="00F218E5"/>
    <w:rsid w:val="00F24AD1"/>
    <w:rsid w:val="00F258E7"/>
    <w:rsid w:val="00F31B84"/>
    <w:rsid w:val="00F44F5F"/>
    <w:rsid w:val="00F57BA5"/>
    <w:rsid w:val="00F631EC"/>
    <w:rsid w:val="00F63CB9"/>
    <w:rsid w:val="00F64C22"/>
    <w:rsid w:val="00F64FA7"/>
    <w:rsid w:val="00F74D19"/>
    <w:rsid w:val="00F80053"/>
    <w:rsid w:val="00F92169"/>
    <w:rsid w:val="00FA02C7"/>
    <w:rsid w:val="00FA4186"/>
    <w:rsid w:val="00FC0531"/>
    <w:rsid w:val="00FC0799"/>
    <w:rsid w:val="00FC093B"/>
    <w:rsid w:val="00FC13F0"/>
    <w:rsid w:val="00FC324B"/>
    <w:rsid w:val="00FC4D3F"/>
    <w:rsid w:val="00FC70F3"/>
    <w:rsid w:val="00FD0FB7"/>
    <w:rsid w:val="00FE0496"/>
    <w:rsid w:val="00FE79A2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72F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304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63CB9"/>
    <w:rPr>
      <w:b/>
      <w:bCs/>
    </w:rPr>
  </w:style>
  <w:style w:type="paragraph" w:styleId="berarbeitung">
    <w:name w:val="Revision"/>
    <w:hidden/>
    <w:uiPriority w:val="99"/>
    <w:semiHidden/>
    <w:rsid w:val="00BE55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6006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6006F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6006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6006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6006F"/>
    <w:rPr>
      <w:b/>
      <w:b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304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e-DE"/>
    </w:rPr>
  </w:style>
  <w:style w:type="character" w:customStyle="1" w:styleId="apple-converted-space">
    <w:name w:val="apple-converted-space"/>
    <w:basedOn w:val="Absatz-Standardschriftart"/>
    <w:rsid w:val="00BD2830"/>
  </w:style>
  <w:style w:type="paragraph" w:customStyle="1" w:styleId="isselectedend">
    <w:name w:val="isselectedend"/>
    <w:basedOn w:val="Standard"/>
    <w:rsid w:val="00DE7EE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4126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2026-08-01T10:48:00Z</cp:lastPrinted>
  <dcterms:created xsi:type="dcterms:W3CDTF">2026-08-01T10:55:00Z</dcterms:created>
  <dcterms:modified xsi:type="dcterms:W3CDTF">2026-08-02T13:48:00Z</dcterms:modified>
</cp:coreProperties>
</file>