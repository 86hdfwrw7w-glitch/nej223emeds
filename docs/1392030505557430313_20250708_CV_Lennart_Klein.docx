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58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2269"/>
        <w:gridCol w:w="5653"/>
        <w:gridCol w:w="17"/>
        <w:gridCol w:w="3119"/>
      </w:tblGrid>
      <w:tr w:rsidR="00D05075" w:rsidRPr="00A34BFD" w14:paraId="54B534AF" w14:textId="77777777" w:rsidTr="00D05075">
        <w:trPr>
          <w:trHeight w:val="20"/>
        </w:trPr>
        <w:tc>
          <w:tcPr>
            <w:tcW w:w="11058" w:type="dxa"/>
            <w:gridSpan w:val="4"/>
            <w:vAlign w:val="bottom"/>
          </w:tcPr>
          <w:p w14:paraId="251C960D" w14:textId="06A5374F" w:rsidR="00F14E97" w:rsidRPr="00A34BFD" w:rsidRDefault="00401960" w:rsidP="00D05075">
            <w:pPr>
              <w:jc w:val="center"/>
              <w:rPr>
                <w:rFonts w:ascii="Georgia" w:eastAsia="Georgia" w:hAnsi="Georgia" w:cs="Georgia"/>
                <w:sz w:val="21"/>
                <w:szCs w:val="21"/>
                <w:lang w:val="es-ES"/>
              </w:rPr>
            </w:pPr>
            <w:proofErr w:type="spellStart"/>
            <w:r w:rsidRPr="00CE2BA1">
              <w:rPr>
                <w:rFonts w:ascii="Georgia" w:eastAsia="Georgia" w:hAnsi="Georgia" w:cs="Georgia"/>
                <w:b/>
                <w:smallCaps/>
                <w:sz w:val="44"/>
                <w:szCs w:val="44"/>
                <w:lang w:val="es-ES"/>
              </w:rPr>
              <w:t>Lennart</w:t>
            </w:r>
            <w:proofErr w:type="spellEnd"/>
            <w:r w:rsidRPr="00CE2BA1">
              <w:rPr>
                <w:rFonts w:ascii="Georgia" w:eastAsia="Georgia" w:hAnsi="Georgia" w:cs="Georgia"/>
                <w:b/>
                <w:smallCaps/>
                <w:sz w:val="44"/>
                <w:szCs w:val="44"/>
                <w:lang w:val="es-ES"/>
              </w:rPr>
              <w:t xml:space="preserve"> Klein</w:t>
            </w:r>
            <w:r w:rsidR="001C00D1" w:rsidRPr="00CE2BA1">
              <w:rPr>
                <w:rFonts w:ascii="Georgia" w:eastAsia="Georgia" w:hAnsi="Georgia" w:cs="Georgia"/>
                <w:sz w:val="40"/>
                <w:szCs w:val="40"/>
                <w:lang w:val="es-ES"/>
              </w:rPr>
              <w:br/>
            </w:r>
            <w:proofErr w:type="spellStart"/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>Escandinhas</w:t>
            </w:r>
            <w:proofErr w:type="spellEnd"/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 xml:space="preserve"> de Damasceno Monteiro 10</w:t>
            </w:r>
            <w:r w:rsidR="000B0D2D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 xml:space="preserve">, </w:t>
            </w:r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>1170</w:t>
            </w:r>
            <w:r w:rsidR="00D05075">
              <w:rPr>
                <w:rFonts w:ascii="Georgia" w:eastAsia="Georgia" w:hAnsi="Georgia" w:cs="Georgia"/>
                <w:sz w:val="20"/>
                <w:szCs w:val="20"/>
                <w:lang w:val="es-ES"/>
              </w:rPr>
              <w:t>-</w:t>
            </w:r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 xml:space="preserve">107 </w:t>
            </w:r>
            <w:proofErr w:type="spellStart"/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>Lissabon</w:t>
            </w:r>
            <w:proofErr w:type="spellEnd"/>
            <w:r w:rsidR="005666B8" w:rsidRPr="00CE2BA1">
              <w:rPr>
                <w:rFonts w:ascii="Georgia" w:eastAsia="Georgia" w:hAnsi="Georgia" w:cs="Georgia"/>
                <w:sz w:val="20"/>
                <w:szCs w:val="20"/>
                <w:lang w:val="es-ES"/>
              </w:rPr>
              <w:t>, Portugal</w:t>
            </w:r>
            <w:r w:rsidR="00D05075" w:rsidRPr="00A34BFD">
              <w:rPr>
                <w:rFonts w:ascii="Georgia" w:eastAsia="Georgia" w:hAnsi="Georgia" w:cs="Georgia"/>
                <w:color w:val="000000"/>
                <w:sz w:val="20"/>
                <w:szCs w:val="20"/>
                <w:lang w:val="es-ES"/>
              </w:rPr>
              <w:t xml:space="preserve"> | </w:t>
            </w:r>
            <w:r w:rsidR="001C00D1" w:rsidRPr="00A34BFD">
              <w:rPr>
                <w:rFonts w:ascii="Georgia" w:eastAsia="Georgia" w:hAnsi="Georgia" w:cs="Georgia"/>
                <w:color w:val="000000"/>
                <w:sz w:val="20"/>
                <w:szCs w:val="20"/>
                <w:lang w:val="es-ES"/>
              </w:rPr>
              <w:t xml:space="preserve">+49 </w:t>
            </w:r>
            <w:r w:rsidR="001C00D1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17</w:t>
            </w:r>
            <w:r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4 3413013</w:t>
            </w:r>
            <w:r w:rsidR="001C00D1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 xml:space="preserve"> </w:t>
            </w:r>
            <w:r w:rsidR="001C00D1" w:rsidRPr="00A34BFD">
              <w:rPr>
                <w:rFonts w:ascii="Georgia" w:eastAsia="Georgia" w:hAnsi="Georgia" w:cs="Georgia"/>
                <w:color w:val="000000"/>
                <w:sz w:val="20"/>
                <w:szCs w:val="20"/>
                <w:lang w:val="es-ES"/>
              </w:rPr>
              <w:t xml:space="preserve">| </w:t>
            </w:r>
            <w:r w:rsidR="00825020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lennart</w:t>
            </w:r>
            <w:r w:rsidR="00290D3B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k</w:t>
            </w:r>
            <w:r w:rsidR="00825020" w:rsidRPr="00A34BFD">
              <w:rPr>
                <w:rFonts w:ascii="Georgia" w:eastAsia="Georgia" w:hAnsi="Georgia" w:cs="Georgia"/>
                <w:sz w:val="20"/>
                <w:szCs w:val="20"/>
                <w:lang w:val="es-ES"/>
              </w:rPr>
              <w:t>l@icloud.com</w:t>
            </w:r>
          </w:p>
        </w:tc>
      </w:tr>
      <w:tr w:rsidR="00F14E97" w:rsidRPr="00FC6A43" w14:paraId="5B10DBF9" w14:textId="77777777" w:rsidTr="00A34BFD">
        <w:trPr>
          <w:trHeight w:val="454"/>
        </w:trPr>
        <w:tc>
          <w:tcPr>
            <w:tcW w:w="11058" w:type="dxa"/>
            <w:gridSpan w:val="4"/>
            <w:tcBorders>
              <w:bottom w:val="single" w:sz="4" w:space="0" w:color="auto"/>
            </w:tcBorders>
            <w:vAlign w:val="bottom"/>
          </w:tcPr>
          <w:p w14:paraId="46B2F940" w14:textId="6FD83A69" w:rsidR="00F14E97" w:rsidRPr="00FC6A43" w:rsidRDefault="00C326EC" w:rsidP="00EC42E5">
            <w:pPr>
              <w:jc w:val="center"/>
              <w:rPr>
                <w:rFonts w:ascii="Georgia" w:eastAsia="Georgia" w:hAnsi="Georgia" w:cs="Georgia"/>
                <w:sz w:val="24"/>
                <w:szCs w:val="2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Schule &amp; Studium</w:t>
            </w:r>
          </w:p>
        </w:tc>
      </w:tr>
      <w:tr w:rsidR="00C35679" w:rsidRPr="00FC6A43" w14:paraId="0EB28DD0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071D9DCF" w14:textId="36380D00" w:rsidR="00C35679" w:rsidRPr="00FC6A43" w:rsidRDefault="003B567F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lang w:val="en-US"/>
              </w:rPr>
              <w:t>Católica Lisbon School of Business &amp; Economics</w:t>
            </w:r>
          </w:p>
        </w:tc>
        <w:tc>
          <w:tcPr>
            <w:tcW w:w="3119" w:type="dxa"/>
            <w:vAlign w:val="bottom"/>
          </w:tcPr>
          <w:p w14:paraId="163BC99F" w14:textId="2B21C103" w:rsidR="00C35679" w:rsidRPr="00FC6A43" w:rsidRDefault="0080391C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Lissabon</w:t>
            </w:r>
            <w:r w:rsidR="00C35679" w:rsidRPr="00FC6A43">
              <w:rPr>
                <w:rFonts w:ascii="Georgia" w:eastAsia="Georgia" w:hAnsi="Georgia" w:cs="Georgia"/>
                <w:i/>
                <w:smallCaps/>
              </w:rPr>
              <w:t xml:space="preserve">, </w:t>
            </w:r>
            <w:r w:rsidRPr="00FC6A43">
              <w:rPr>
                <w:rFonts w:ascii="Georgia" w:eastAsia="Georgia" w:hAnsi="Georgia" w:cs="Georgia"/>
                <w:i/>
                <w:smallCaps/>
              </w:rPr>
              <w:t>Portugal</w:t>
            </w:r>
          </w:p>
        </w:tc>
      </w:tr>
      <w:tr w:rsidR="003B567F" w:rsidRPr="00FC6A43" w14:paraId="374664EC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2187EBF0" w14:textId="31924B2E" w:rsidR="003B567F" w:rsidRPr="00C725BD" w:rsidRDefault="0080391C" w:rsidP="00EC42E5">
            <w:pPr>
              <w:rPr>
                <w:rFonts w:ascii="Georgia" w:eastAsia="Georgia" w:hAnsi="Georgia" w:cs="Georgia"/>
                <w:b/>
                <w:smallCaps/>
                <w:lang w:val="de-DE"/>
              </w:rPr>
            </w:pPr>
            <w:r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M.Sc. in International Management</w:t>
            </w:r>
            <w:r w:rsidR="00A61370"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="005E1CC8"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(</w:t>
            </w:r>
            <w:r w:rsidR="000807B0"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aktuelle </w:t>
            </w:r>
            <w:r w:rsidR="005E1CC8" w:rsidRP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Durchschnittsnote: </w:t>
            </w:r>
            <w:r w:rsid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1,</w:t>
            </w:r>
            <w:r w:rsidR="00B933CC">
              <w:rPr>
                <w:rFonts w:ascii="Georgia" w:eastAsia="Georgia" w:hAnsi="Georgia" w:cs="Georgia"/>
                <w:sz w:val="18"/>
                <w:szCs w:val="18"/>
                <w:lang w:val="de-DE"/>
              </w:rPr>
              <w:t>3</w:t>
            </w:r>
            <w:r w:rsidR="00C725B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)</w:t>
            </w:r>
          </w:p>
        </w:tc>
        <w:tc>
          <w:tcPr>
            <w:tcW w:w="3119" w:type="dxa"/>
            <w:vAlign w:val="bottom"/>
          </w:tcPr>
          <w:p w14:paraId="76731054" w14:textId="5B2AC73E" w:rsidR="003B567F" w:rsidRPr="00FC6A43" w:rsidRDefault="0080391C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08/2024</w:t>
            </w:r>
            <w:r w:rsidR="00A61370"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0816B2" w:rsidRPr="00FC6A43" w14:paraId="65672D45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4740B671" w14:textId="415C988B" w:rsidR="000816B2" w:rsidRPr="000816B2" w:rsidRDefault="000816B2" w:rsidP="00EC42E5">
            <w:pPr>
              <w:rPr>
                <w:rFonts w:ascii="Georgia" w:eastAsia="Georgia" w:hAnsi="Georgia" w:cs="Georgia"/>
                <w:b/>
                <w:smallCaps/>
                <w:lang w:val="es-ES"/>
              </w:rPr>
            </w:pPr>
            <w:r w:rsidRPr="000816B2">
              <w:rPr>
                <w:rFonts w:ascii="Georgia" w:eastAsia="Georgia" w:hAnsi="Georgia" w:cs="Georgia"/>
                <w:b/>
                <w:smallCaps/>
                <w:lang w:val="en-US"/>
              </w:rPr>
              <w:t>EDHEC Business School</w:t>
            </w:r>
          </w:p>
        </w:tc>
        <w:tc>
          <w:tcPr>
            <w:tcW w:w="3119" w:type="dxa"/>
            <w:vAlign w:val="bottom"/>
          </w:tcPr>
          <w:p w14:paraId="18A3F7D4" w14:textId="48D8BBD8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>
              <w:rPr>
                <w:rFonts w:ascii="Georgia" w:eastAsia="Georgia" w:hAnsi="Georgia" w:cs="Georgia"/>
                <w:i/>
                <w:smallCaps/>
              </w:rPr>
              <w:t>Lille</w:t>
            </w:r>
            <w:r w:rsidRPr="00FC6A43">
              <w:rPr>
                <w:rFonts w:ascii="Georgia" w:eastAsia="Georgia" w:hAnsi="Georgia" w:cs="Georgia"/>
                <w:i/>
                <w:smallCaps/>
              </w:rPr>
              <w:t xml:space="preserve">, </w:t>
            </w:r>
            <w:r>
              <w:rPr>
                <w:rFonts w:ascii="Georgia" w:eastAsia="Georgia" w:hAnsi="Georgia" w:cs="Georgia"/>
                <w:i/>
                <w:smallCaps/>
              </w:rPr>
              <w:t>Frankreich</w:t>
            </w:r>
          </w:p>
        </w:tc>
      </w:tr>
      <w:tr w:rsidR="000816B2" w:rsidRPr="00FC6A43" w14:paraId="1256284D" w14:textId="77777777" w:rsidTr="00A34BFD">
        <w:trPr>
          <w:trHeight w:val="101"/>
        </w:trPr>
        <w:tc>
          <w:tcPr>
            <w:tcW w:w="7939" w:type="dxa"/>
            <w:gridSpan w:val="3"/>
            <w:vAlign w:val="bottom"/>
          </w:tcPr>
          <w:p w14:paraId="5B0EF36A" w14:textId="2EE30141" w:rsidR="000816B2" w:rsidRPr="00A34BFD" w:rsidRDefault="00DC0752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proofErr w:type="spellStart"/>
            <w:r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Auslandssemester</w:t>
            </w:r>
            <w:proofErr w:type="spellEnd"/>
            <w:r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="00EC42E5">
              <w:rPr>
                <w:rFonts w:ascii="Georgia" w:eastAsia="Georgia" w:hAnsi="Georgia" w:cs="Georgia"/>
                <w:sz w:val="18"/>
                <w:szCs w:val="18"/>
                <w:lang w:val="en-US"/>
              </w:rPr>
              <w:t>–</w:t>
            </w:r>
            <w:r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="003E509A"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M.Sc. in </w:t>
            </w:r>
            <w:r w:rsidR="007B155F" w:rsidRPr="00A34B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Global &amp; Sustainable Business</w:t>
            </w:r>
          </w:p>
        </w:tc>
        <w:tc>
          <w:tcPr>
            <w:tcW w:w="3119" w:type="dxa"/>
            <w:vAlign w:val="bottom"/>
          </w:tcPr>
          <w:p w14:paraId="679D230A" w14:textId="63185016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0816B2" w:rsidRPr="00FC6A43" w14:paraId="0312BEF8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5393E238" w14:textId="6208CC5F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Universität Kapstadt</w:t>
            </w:r>
          </w:p>
        </w:tc>
        <w:tc>
          <w:tcPr>
            <w:tcW w:w="3119" w:type="dxa"/>
            <w:vAlign w:val="bottom"/>
          </w:tcPr>
          <w:p w14:paraId="6B5A5243" w14:textId="5A3B91C0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Kapstadt, Südafrika</w:t>
            </w:r>
          </w:p>
        </w:tc>
      </w:tr>
      <w:tr w:rsidR="000816B2" w:rsidRPr="00FC6A43" w14:paraId="5A5B65B2" w14:textId="77777777" w:rsidTr="00A34BFD">
        <w:trPr>
          <w:trHeight w:val="23"/>
        </w:trPr>
        <w:tc>
          <w:tcPr>
            <w:tcW w:w="7939" w:type="dxa"/>
            <w:gridSpan w:val="3"/>
            <w:vAlign w:val="bottom"/>
          </w:tcPr>
          <w:p w14:paraId="2BFFD4C5" w14:textId="1B222B82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proofErr w:type="spellStart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Teilnehmer</w:t>
            </w:r>
            <w:proofErr w:type="spellEnd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am Advanced</w:t>
            </w:r>
            <w:r w:rsidR="00D0507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English</w:t>
            </w:r>
            <w:r w:rsidR="00D0507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Kurs </w:t>
            </w:r>
            <w:proofErr w:type="spellStart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UCT English Language Centre</w:t>
            </w:r>
          </w:p>
        </w:tc>
        <w:tc>
          <w:tcPr>
            <w:tcW w:w="3119" w:type="dxa"/>
            <w:vAlign w:val="bottom"/>
          </w:tcPr>
          <w:p w14:paraId="10925F36" w14:textId="7D7102D0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02/2023 – 04/2023</w:t>
            </w:r>
          </w:p>
        </w:tc>
      </w:tr>
      <w:tr w:rsidR="000816B2" w:rsidRPr="00FC6A43" w14:paraId="4CFA66AD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30D3C37D" w14:textId="0FDB8938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Hochschule für Technik und Wirtschaft Berlin</w:t>
            </w:r>
          </w:p>
        </w:tc>
        <w:tc>
          <w:tcPr>
            <w:tcW w:w="3119" w:type="dxa"/>
            <w:vAlign w:val="bottom"/>
          </w:tcPr>
          <w:p w14:paraId="46FF58B1" w14:textId="1E736627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416DDBA4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3D41D5A9" w14:textId="16753DCC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B.A. in Betriebswirtschaftslehre (Abschlussnote: 1,7)</w:t>
            </w:r>
          </w:p>
        </w:tc>
        <w:tc>
          <w:tcPr>
            <w:tcW w:w="3119" w:type="dxa"/>
            <w:vAlign w:val="bottom"/>
          </w:tcPr>
          <w:p w14:paraId="21AE93EE" w14:textId="11B9D872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04/2019 – 09/2022</w:t>
            </w:r>
          </w:p>
        </w:tc>
      </w:tr>
      <w:tr w:rsidR="000816B2" w:rsidRPr="00FC6A43" w14:paraId="238D8F71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585081BA" w14:textId="63852038" w:rsidR="000816B2" w:rsidRPr="00D05075" w:rsidRDefault="000816B2" w:rsidP="00D050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Vertiefung: Entrepreneurship und Mittelstandsmanagement, Marketing</w:t>
            </w:r>
          </w:p>
        </w:tc>
      </w:tr>
      <w:tr w:rsidR="000816B2" w:rsidRPr="00FC6A43" w14:paraId="574510CB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08C4B7D9" w14:textId="358B3B50" w:rsidR="000816B2" w:rsidRPr="00FC6A43" w:rsidRDefault="000816B2" w:rsidP="00EC42E5">
            <w:pPr>
              <w:rPr>
                <w:rFonts w:ascii="Georgia" w:eastAsia="Georgia" w:hAnsi="Georgia" w:cs="Georgia"/>
                <w:lang w:val="de-DE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lang w:val="de-DE"/>
              </w:rPr>
              <w:t xml:space="preserve">Industrie- und Handelskammer Ostwestfalen </w:t>
            </w:r>
            <w:r w:rsidRPr="000816B2">
              <w:rPr>
                <w:rFonts w:ascii="Georgia" w:eastAsia="Georgia" w:hAnsi="Georgia" w:cs="Georgia"/>
                <w:b/>
                <w:smallCaps/>
                <w:lang w:val="de-DE"/>
              </w:rPr>
              <w:t>zu Bielefeld</w:t>
            </w:r>
          </w:p>
        </w:tc>
        <w:tc>
          <w:tcPr>
            <w:tcW w:w="3136" w:type="dxa"/>
            <w:gridSpan w:val="2"/>
            <w:vAlign w:val="bottom"/>
          </w:tcPr>
          <w:p w14:paraId="7DCDB27B" w14:textId="30A3FED1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Bielefeld</w:t>
            </w:r>
          </w:p>
        </w:tc>
      </w:tr>
      <w:tr w:rsidR="000816B2" w:rsidRPr="00FC6A43" w14:paraId="3725A407" w14:textId="77777777" w:rsidTr="00A34BFD">
        <w:trPr>
          <w:trHeight w:val="20"/>
        </w:trPr>
        <w:tc>
          <w:tcPr>
            <w:tcW w:w="7922" w:type="dxa"/>
            <w:gridSpan w:val="2"/>
            <w:vAlign w:val="bottom"/>
          </w:tcPr>
          <w:p w14:paraId="0FA21C2F" w14:textId="2136EC7E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Ausbildung zum Groß- und Außenhandelskaufmann (</w:t>
            </w:r>
            <w:r w:rsidRPr="00FC6A43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Abschlussnote: 1,7)</w:t>
            </w:r>
          </w:p>
        </w:tc>
        <w:tc>
          <w:tcPr>
            <w:tcW w:w="3136" w:type="dxa"/>
            <w:gridSpan w:val="2"/>
            <w:vAlign w:val="bottom"/>
          </w:tcPr>
          <w:p w14:paraId="591FE1C8" w14:textId="5D601FF6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08/2016 – 01/2019</w:t>
            </w:r>
          </w:p>
        </w:tc>
      </w:tr>
      <w:tr w:rsidR="000816B2" w:rsidRPr="00FC6A43" w14:paraId="6CD2B9E6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724111A2" w14:textId="4D0312F1" w:rsidR="000816B2" w:rsidRPr="00FC6A43" w:rsidRDefault="000816B2" w:rsidP="00EC42E5">
            <w:pPr>
              <w:rPr>
                <w:rFonts w:ascii="Georgia" w:eastAsia="Georgia" w:hAnsi="Georgia" w:cs="Georgia"/>
                <w:sz w:val="16"/>
                <w:szCs w:val="16"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Helmholtz-Gymnasium (NRW-Sportschule)</w:t>
            </w:r>
          </w:p>
        </w:tc>
        <w:tc>
          <w:tcPr>
            <w:tcW w:w="3119" w:type="dxa"/>
            <w:vAlign w:val="bottom"/>
          </w:tcPr>
          <w:p w14:paraId="454E6DAF" w14:textId="6F95CC13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Bielefeld</w:t>
            </w:r>
          </w:p>
        </w:tc>
      </w:tr>
      <w:tr w:rsidR="000816B2" w:rsidRPr="00FC6A43" w14:paraId="72098DFB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6B3298E6" w14:textId="3FB6A5D6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3119" w:type="dxa"/>
            <w:vAlign w:val="bottom"/>
          </w:tcPr>
          <w:p w14:paraId="0F20A293" w14:textId="07D96CBB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08/2007 – 07/2015</w:t>
            </w:r>
          </w:p>
        </w:tc>
      </w:tr>
      <w:tr w:rsidR="000816B2" w:rsidRPr="00FC6A43" w14:paraId="1EB8D929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49D580BE" w14:textId="3B3C0487" w:rsidR="000816B2" w:rsidRPr="00FC6A43" w:rsidRDefault="000816B2" w:rsidP="00EC42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der Fußball-Schulmannschaft (dreimal Stadtmeister, zweimal Bezirksmeister, einmal Landesmeister)</w:t>
            </w:r>
          </w:p>
        </w:tc>
      </w:tr>
      <w:tr w:rsidR="000816B2" w:rsidRPr="00FC6A43" w14:paraId="3B9D0436" w14:textId="77777777" w:rsidTr="00A34BFD">
        <w:trPr>
          <w:trHeight w:val="397"/>
        </w:trPr>
        <w:tc>
          <w:tcPr>
            <w:tcW w:w="11058" w:type="dxa"/>
            <w:gridSpan w:val="4"/>
            <w:tcBorders>
              <w:bottom w:val="single" w:sz="4" w:space="0" w:color="auto"/>
            </w:tcBorders>
            <w:vAlign w:val="bottom"/>
          </w:tcPr>
          <w:p w14:paraId="346FAF18" w14:textId="77777777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Praxiserfahrungen</w:t>
            </w:r>
          </w:p>
        </w:tc>
      </w:tr>
      <w:tr w:rsidR="000816B2" w:rsidRPr="00FC6A43" w14:paraId="596E99E8" w14:textId="77777777" w:rsidTr="00A34BFD">
        <w:trPr>
          <w:trHeight w:val="340"/>
        </w:trPr>
        <w:tc>
          <w:tcPr>
            <w:tcW w:w="7939" w:type="dxa"/>
            <w:gridSpan w:val="3"/>
            <w:tcBorders>
              <w:top w:val="single" w:sz="4" w:space="0" w:color="auto"/>
            </w:tcBorders>
            <w:vAlign w:val="bottom"/>
          </w:tcPr>
          <w:p w14:paraId="2B3F9B84" w14:textId="7F81CBBE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</w:rPr>
              <w:t>Eintracht Frankfurt Fußball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423DD704" w14:textId="512CF785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>
              <w:rPr>
                <w:rFonts w:ascii="Georgia" w:eastAsia="Georgia" w:hAnsi="Georgia" w:cs="Georgia"/>
                <w:i/>
                <w:smallCaps/>
              </w:rPr>
              <w:t>Frankfurt</w:t>
            </w:r>
            <w:r w:rsidR="00EC42E5">
              <w:rPr>
                <w:rFonts w:ascii="Georgia" w:eastAsia="Georgia" w:hAnsi="Georgia" w:cs="Georgia"/>
                <w:i/>
                <w:smallCaps/>
              </w:rPr>
              <w:t xml:space="preserve"> am Main</w:t>
            </w:r>
          </w:p>
        </w:tc>
      </w:tr>
      <w:tr w:rsidR="000816B2" w:rsidRPr="00FC6A43" w14:paraId="748BBF3B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3F862A7F" w14:textId="4A61B5F1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Praktikant 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in der Stabsstelle Vorstand</w:t>
            </w:r>
            <w:r w:rsidR="004806DC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(geplant, Vertrag bereits unterzeichnet)</w:t>
            </w:r>
          </w:p>
        </w:tc>
        <w:tc>
          <w:tcPr>
            <w:tcW w:w="3119" w:type="dxa"/>
            <w:vAlign w:val="bottom"/>
          </w:tcPr>
          <w:p w14:paraId="19192421" w14:textId="1C406075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8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5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11</w:t>
            </w: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5</w:t>
            </w:r>
          </w:p>
        </w:tc>
      </w:tr>
      <w:tr w:rsidR="000816B2" w:rsidRPr="00FC6A43" w14:paraId="308E72C3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39922A55" w14:textId="54740D8C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ProSiebenSat.1 Media</w:t>
            </w:r>
          </w:p>
        </w:tc>
        <w:tc>
          <w:tcPr>
            <w:tcW w:w="3119" w:type="dxa"/>
            <w:vAlign w:val="bottom"/>
          </w:tcPr>
          <w:p w14:paraId="376ECBD5" w14:textId="0338A7B4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München</w:t>
            </w:r>
          </w:p>
        </w:tc>
      </w:tr>
      <w:tr w:rsidR="000816B2" w:rsidRPr="00FC6A43" w14:paraId="6FF13331" w14:textId="77777777" w:rsidTr="00A34BFD">
        <w:trPr>
          <w:trHeight w:val="115"/>
        </w:trPr>
        <w:tc>
          <w:tcPr>
            <w:tcW w:w="7939" w:type="dxa"/>
            <w:gridSpan w:val="3"/>
            <w:vAlign w:val="bottom"/>
          </w:tcPr>
          <w:p w14:paraId="12CF14CA" w14:textId="2F8650D3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de-DE"/>
              </w:rPr>
              <w:t>Praktikant in der Group Strategy</w:t>
            </w:r>
          </w:p>
        </w:tc>
        <w:tc>
          <w:tcPr>
            <w:tcW w:w="3119" w:type="dxa"/>
            <w:vAlign w:val="bottom"/>
          </w:tcPr>
          <w:p w14:paraId="2D5D50CA" w14:textId="4ED77D7B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04/2024 – 07/2024</w:t>
            </w:r>
          </w:p>
        </w:tc>
      </w:tr>
      <w:tr w:rsidR="000816B2" w:rsidRPr="00FC6A43" w14:paraId="68C70FB9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449A59F3" w14:textId="6A606876" w:rsidR="000816B2" w:rsidRPr="00D05075" w:rsidRDefault="000816B2" w:rsidP="00D0507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umfassender Unternehmens- und Marktanalysen für einen M&amp;A-Prozess </w:t>
            </w:r>
            <w:r w:rsidRPr="00D0507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im Streaming-Umfeld mit einem Asset im achtstelligen Bewertungsbereich</w:t>
            </w:r>
          </w:p>
          <w:p w14:paraId="1ADE9A02" w14:textId="796F79A3" w:rsidR="000816B2" w:rsidRPr="000816B2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0816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Entwicklung der Sport-(Content-)Strategie und Formulierung strategischer Leitlinien für den Rechteerwerbsprozess </w:t>
            </w:r>
          </w:p>
        </w:tc>
      </w:tr>
      <w:tr w:rsidR="000816B2" w:rsidRPr="00FC6A43" w14:paraId="7A9F7B56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250F2644" w14:textId="77777777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 xml:space="preserve">Simon-Kucher &amp; Partner </w:t>
            </w:r>
          </w:p>
        </w:tc>
        <w:tc>
          <w:tcPr>
            <w:tcW w:w="3136" w:type="dxa"/>
            <w:gridSpan w:val="2"/>
            <w:vAlign w:val="bottom"/>
          </w:tcPr>
          <w:p w14:paraId="513BB51A" w14:textId="77777777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260217A5" w14:textId="77777777" w:rsidTr="00A34BFD">
        <w:trPr>
          <w:trHeight w:val="20"/>
        </w:trPr>
        <w:tc>
          <w:tcPr>
            <w:tcW w:w="7922" w:type="dxa"/>
            <w:gridSpan w:val="2"/>
            <w:vAlign w:val="bottom"/>
          </w:tcPr>
          <w:p w14:paraId="534B8ABA" w14:textId="54CA9FCE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Praktikant </w:t>
            </w:r>
            <w:proofErr w:type="spellStart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als</w:t>
            </w:r>
            <w:proofErr w:type="spellEnd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Associate Consultant – Industrial Goods</w:t>
            </w:r>
          </w:p>
        </w:tc>
        <w:tc>
          <w:tcPr>
            <w:tcW w:w="3136" w:type="dxa"/>
            <w:gridSpan w:val="2"/>
            <w:vAlign w:val="bottom"/>
          </w:tcPr>
          <w:p w14:paraId="1415DE69" w14:textId="77777777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01/2024 – 04/2024</w:t>
            </w:r>
          </w:p>
        </w:tc>
      </w:tr>
      <w:tr w:rsidR="000816B2" w:rsidRPr="00FC6A43" w14:paraId="6C9E93A9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5B7A32F9" w14:textId="39FF759D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an der Umsetzung einer SaaS-Lösung zur Digitalisierung des Vertriebs von Energiekonzernen</w:t>
            </w:r>
          </w:p>
          <w:p w14:paraId="6F3558DA" w14:textId="5783A602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Erstellung maßgeschneiderte</w:t>
            </w:r>
            <w:r w:rsidR="00EC42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Angebotsunterlagen zur Gewinnung neuer Projekte und Key Accounts, einschließlich der erfolgreichen Akquise eines Projekts im Wert von &gt;</w:t>
            </w:r>
            <w:r w:rsidR="00EC42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800.000 Euro</w:t>
            </w:r>
          </w:p>
        </w:tc>
      </w:tr>
      <w:tr w:rsidR="000816B2" w:rsidRPr="00FC6A43" w14:paraId="513CA23D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054626BC" w14:textId="6D23DA3B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Horváth</w:t>
            </w:r>
          </w:p>
        </w:tc>
        <w:tc>
          <w:tcPr>
            <w:tcW w:w="3136" w:type="dxa"/>
            <w:gridSpan w:val="2"/>
            <w:vAlign w:val="bottom"/>
          </w:tcPr>
          <w:p w14:paraId="6F48A707" w14:textId="6ECFAF48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0F832419" w14:textId="77777777" w:rsidTr="00A34BFD">
        <w:trPr>
          <w:trHeight w:val="20"/>
        </w:trPr>
        <w:tc>
          <w:tcPr>
            <w:tcW w:w="7922" w:type="dxa"/>
            <w:gridSpan w:val="2"/>
            <w:vAlign w:val="bottom"/>
          </w:tcPr>
          <w:p w14:paraId="1BF1EF10" w14:textId="094C6E82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  <w:lang w:val="en-US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Praktikant </w:t>
            </w:r>
            <w:proofErr w:type="spellStart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als</w:t>
            </w:r>
            <w:proofErr w:type="spellEnd"/>
            <w:r w:rsidRPr="00FC6A4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Fellow Consultant – Energy, Environment &amp; Telecommunication</w:t>
            </w:r>
          </w:p>
        </w:tc>
        <w:tc>
          <w:tcPr>
            <w:tcW w:w="3136" w:type="dxa"/>
            <w:gridSpan w:val="2"/>
            <w:vAlign w:val="bottom"/>
          </w:tcPr>
          <w:p w14:paraId="2B6CFF19" w14:textId="0792CDA3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05/2023 – 07/2023</w:t>
            </w:r>
          </w:p>
        </w:tc>
      </w:tr>
      <w:tr w:rsidR="000816B2" w:rsidRPr="00FC6A43" w14:paraId="07F8ACF0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4EFBAEDF" w14:textId="74587FAA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und Auswertung eines Modells zur Plausibilisierung der Personalbedarfsplanung bis 2040 eines großstädtischen Stromnetzbetreibers mit &gt;</w:t>
            </w:r>
            <w:r w:rsidR="00EC42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000 Mitarbeiter*innen in MS Excel</w:t>
            </w:r>
          </w:p>
          <w:p w14:paraId="10D9A0C0" w14:textId="67F2217D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Aufnahme in den Horváth Student Club (Programm für hervorragende Leistung)</w:t>
            </w:r>
          </w:p>
        </w:tc>
      </w:tr>
      <w:tr w:rsidR="000816B2" w:rsidRPr="00FC6A43" w14:paraId="3A156BBE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11B752F4" w14:textId="0EF36305" w:rsidR="000816B2" w:rsidRPr="00FC6A43" w:rsidRDefault="000816B2" w:rsidP="00EC42E5">
            <w:pPr>
              <w:rPr>
                <w:rFonts w:ascii="Georgia" w:eastAsia="Georgia" w:hAnsi="Georgia" w:cs="Georgia"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Capgemini Invent</w:t>
            </w:r>
          </w:p>
        </w:tc>
        <w:tc>
          <w:tcPr>
            <w:tcW w:w="3136" w:type="dxa"/>
            <w:gridSpan w:val="2"/>
            <w:vAlign w:val="bottom"/>
          </w:tcPr>
          <w:p w14:paraId="40F60B1F" w14:textId="34C6C5D0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4282406E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62D33CCD" w14:textId="609F224F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Praktikant in der Strategie- und Managementberatung – Energy &amp; Utilities</w:t>
            </w:r>
          </w:p>
        </w:tc>
        <w:tc>
          <w:tcPr>
            <w:tcW w:w="3119" w:type="dxa"/>
            <w:vAlign w:val="bottom"/>
          </w:tcPr>
          <w:p w14:paraId="5CD06A13" w14:textId="080B3B67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10/2022 – 12/2022</w:t>
            </w:r>
          </w:p>
        </w:tc>
      </w:tr>
      <w:tr w:rsidR="000816B2" w:rsidRPr="00FC6A43" w14:paraId="4417164F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6CC8A708" w14:textId="1EC0E310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Präsentationen zum unternehmensinternen „Energy Transition“-Projekt für das C-Level Management</w:t>
            </w:r>
          </w:p>
          <w:p w14:paraId="209D0D61" w14:textId="33F315C8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Aufnahme in das Next-Circle Programm (Programm für herausragende Leistung, </w:t>
            </w:r>
            <w:r w:rsidR="00D0507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op 10 %)</w:t>
            </w:r>
          </w:p>
        </w:tc>
      </w:tr>
      <w:tr w:rsidR="000816B2" w:rsidRPr="00FC6A43" w14:paraId="7A3DEF4F" w14:textId="77777777" w:rsidTr="00A34BFD">
        <w:trPr>
          <w:trHeight w:val="340"/>
        </w:trPr>
        <w:tc>
          <w:tcPr>
            <w:tcW w:w="7922" w:type="dxa"/>
            <w:gridSpan w:val="2"/>
            <w:vAlign w:val="bottom"/>
          </w:tcPr>
          <w:p w14:paraId="7D0FB13B" w14:textId="6F1E5534" w:rsidR="000816B2" w:rsidRPr="00FC6A43" w:rsidRDefault="000816B2" w:rsidP="00EC42E5">
            <w:pPr>
              <w:rPr>
                <w:rFonts w:ascii="Georgia" w:eastAsia="Georgia" w:hAnsi="Georgia" w:cs="Georgia"/>
                <w:b/>
                <w:smallCaps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lang w:val="en-US"/>
              </w:rPr>
              <w:t>Ecosystemizer</w:t>
            </w:r>
          </w:p>
        </w:tc>
        <w:tc>
          <w:tcPr>
            <w:tcW w:w="3136" w:type="dxa"/>
            <w:gridSpan w:val="2"/>
            <w:vAlign w:val="bottom"/>
          </w:tcPr>
          <w:p w14:paraId="237FD5E8" w14:textId="11B85F7D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  <w:r w:rsidR="00EC42E5">
              <w:rPr>
                <w:rFonts w:ascii="Georgia" w:eastAsia="Georgia" w:hAnsi="Georgia" w:cs="Georgia"/>
                <w:i/>
                <w:smallCaps/>
              </w:rPr>
              <w:t xml:space="preserve"> </w:t>
            </w:r>
            <w:r w:rsidRPr="00FC6A43">
              <w:rPr>
                <w:rFonts w:ascii="Georgia" w:eastAsia="Georgia" w:hAnsi="Georgia" w:cs="Georgia"/>
                <w:i/>
                <w:smallCaps/>
              </w:rPr>
              <w:t>/</w:t>
            </w:r>
            <w:r w:rsidR="00EC42E5">
              <w:rPr>
                <w:rFonts w:ascii="Georgia" w:eastAsia="Georgia" w:hAnsi="Georgia" w:cs="Georgia"/>
                <w:i/>
                <w:smallCaps/>
              </w:rPr>
              <w:t xml:space="preserve"> </w:t>
            </w:r>
            <w:r w:rsidRPr="00FC6A43">
              <w:rPr>
                <w:rFonts w:ascii="Georgia" w:eastAsia="Georgia" w:hAnsi="Georgia" w:cs="Georgia"/>
                <w:i/>
                <w:smallCaps/>
              </w:rPr>
              <w:t>Düsseldorf</w:t>
            </w:r>
          </w:p>
        </w:tc>
      </w:tr>
      <w:tr w:rsidR="000816B2" w:rsidRPr="00FC6A43" w14:paraId="2B5D344B" w14:textId="77777777" w:rsidTr="00A34BFD">
        <w:trPr>
          <w:trHeight w:val="20"/>
        </w:trPr>
        <w:tc>
          <w:tcPr>
            <w:tcW w:w="7922" w:type="dxa"/>
            <w:gridSpan w:val="2"/>
            <w:vAlign w:val="bottom"/>
          </w:tcPr>
          <w:p w14:paraId="7BE84865" w14:textId="11AA984E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Praktikant und Werkstudent in der Managementberatung</w:t>
            </w:r>
          </w:p>
        </w:tc>
        <w:tc>
          <w:tcPr>
            <w:tcW w:w="3136" w:type="dxa"/>
            <w:gridSpan w:val="2"/>
            <w:vAlign w:val="bottom"/>
          </w:tcPr>
          <w:p w14:paraId="24F3785C" w14:textId="31B319BD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03/2021 – 10/2022                                                                                                                      </w:t>
            </w:r>
          </w:p>
        </w:tc>
      </w:tr>
      <w:tr w:rsidR="000816B2" w:rsidRPr="00FC6A43" w14:paraId="10255F96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5DD1E835" w14:textId="77777777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Einführung einer auf künstlicher Intelligenz basierenden Software für die Business-Ökosystemanalyse von Unternehmen in Zusammenarbeit mit PricewaterhouseCoopers GmbH</w:t>
            </w:r>
          </w:p>
          <w:p w14:paraId="2F1D3FCD" w14:textId="58C62F44" w:rsidR="000816B2" w:rsidRPr="00FC6A43" w:rsidRDefault="000816B2" w:rsidP="00EC42E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Mitwirkung an der Verfassung eines Managementratgebers („</w:t>
            </w:r>
            <w:proofErr w:type="spellStart"/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Ecosystemize</w:t>
            </w:r>
            <w:proofErr w:type="spellEnd"/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your</w:t>
            </w:r>
            <w:proofErr w:type="spellEnd"/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Business“, Amazon Bestseller)</w:t>
            </w:r>
          </w:p>
        </w:tc>
      </w:tr>
      <w:tr w:rsidR="000816B2" w:rsidRPr="00FC6A43" w14:paraId="60FC6F82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116C8D4B" w14:textId="74F257C9" w:rsidR="000816B2" w:rsidRPr="00FC6A43" w:rsidRDefault="000816B2" w:rsidP="00EC42E5">
            <w:pPr>
              <w:rPr>
                <w:rFonts w:ascii="Georgia" w:eastAsia="Georgia" w:hAnsi="Georgia" w:cs="Georgia"/>
                <w:i/>
                <w:color w:val="000000"/>
                <w:sz w:val="16"/>
                <w:szCs w:val="16"/>
              </w:rPr>
            </w:pPr>
            <w:r w:rsidRPr="00FC6A43">
              <w:rPr>
                <w:rFonts w:ascii="Georgia" w:eastAsia="Georgia" w:hAnsi="Georgia" w:cs="Georgia"/>
                <w:b/>
                <w:smallCaps/>
              </w:rPr>
              <w:t>DTG Rogge (GC Gruppe)</w:t>
            </w:r>
          </w:p>
        </w:tc>
        <w:tc>
          <w:tcPr>
            <w:tcW w:w="3119" w:type="dxa"/>
            <w:vAlign w:val="bottom"/>
          </w:tcPr>
          <w:p w14:paraId="3FDECA1C" w14:textId="07CF67F5" w:rsidR="000816B2" w:rsidRPr="00FC6A43" w:rsidRDefault="000816B2" w:rsidP="00EC42E5">
            <w:pP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Bielefeld</w:t>
            </w:r>
          </w:p>
        </w:tc>
      </w:tr>
      <w:tr w:rsidR="000816B2" w:rsidRPr="00FC6A43" w14:paraId="70C822A2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43B631C8" w14:textId="078D4E94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Auszubildener zum Groß- und Außenhandelskaufmann</w:t>
            </w:r>
          </w:p>
        </w:tc>
        <w:tc>
          <w:tcPr>
            <w:tcW w:w="3119" w:type="dxa"/>
            <w:vAlign w:val="bottom"/>
          </w:tcPr>
          <w:p w14:paraId="6E9F4FDF" w14:textId="545F6BEA" w:rsidR="000816B2" w:rsidRPr="00FC6A43" w:rsidRDefault="000816B2" w:rsidP="00EC42E5">
            <w:pPr>
              <w:ind w:left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08/2016 – 01/2019 </w:t>
            </w:r>
          </w:p>
        </w:tc>
      </w:tr>
      <w:tr w:rsidR="000816B2" w:rsidRPr="00FC6A43" w14:paraId="07728300" w14:textId="77777777" w:rsidTr="00A34BFD">
        <w:trPr>
          <w:trHeight w:val="397"/>
        </w:trPr>
        <w:tc>
          <w:tcPr>
            <w:tcW w:w="11058" w:type="dxa"/>
            <w:gridSpan w:val="4"/>
            <w:tcBorders>
              <w:bottom w:val="single" w:sz="4" w:space="0" w:color="auto"/>
            </w:tcBorders>
            <w:vAlign w:val="bottom"/>
          </w:tcPr>
          <w:p w14:paraId="44BFA6E5" w14:textId="46B4F10A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Au</w:t>
            </w:r>
            <w:r w:rsidR="00D05075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ß</w:t>
            </w: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eruniversitäres Engagement</w:t>
            </w:r>
          </w:p>
        </w:tc>
      </w:tr>
      <w:tr w:rsidR="000816B2" w:rsidRPr="00FC6A43" w14:paraId="3578774D" w14:textId="77777777" w:rsidTr="00A34BFD">
        <w:trPr>
          <w:trHeight w:val="340"/>
        </w:trPr>
        <w:tc>
          <w:tcPr>
            <w:tcW w:w="7922" w:type="dxa"/>
            <w:gridSpan w:val="2"/>
            <w:tcBorders>
              <w:top w:val="single" w:sz="4" w:space="0" w:color="auto"/>
            </w:tcBorders>
            <w:vAlign w:val="bottom"/>
          </w:tcPr>
          <w:p w14:paraId="74E2FD4D" w14:textId="0F7C485B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color w:val="000000"/>
              </w:rPr>
              <w:t>BCPro</w:t>
            </w:r>
          </w:p>
        </w:tc>
        <w:tc>
          <w:tcPr>
            <w:tcW w:w="3136" w:type="dxa"/>
            <w:gridSpan w:val="2"/>
            <w:tcBorders>
              <w:top w:val="single" w:sz="4" w:space="0" w:color="auto"/>
            </w:tcBorders>
            <w:vAlign w:val="bottom"/>
          </w:tcPr>
          <w:p w14:paraId="431C731A" w14:textId="2DF0843B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Berlin</w:t>
            </w:r>
          </w:p>
        </w:tc>
      </w:tr>
      <w:tr w:rsidR="000816B2" w:rsidRPr="00FC6A43" w14:paraId="52F1E57B" w14:textId="77777777" w:rsidTr="00A34BFD">
        <w:trPr>
          <w:trHeight w:val="23"/>
        </w:trPr>
        <w:tc>
          <w:tcPr>
            <w:tcW w:w="7922" w:type="dxa"/>
            <w:gridSpan w:val="2"/>
            <w:vAlign w:val="bottom"/>
          </w:tcPr>
          <w:p w14:paraId="664AF7F6" w14:textId="32426B43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Mitglied der studentischen Unternehmensberatung</w:t>
            </w:r>
          </w:p>
        </w:tc>
        <w:tc>
          <w:tcPr>
            <w:tcW w:w="3136" w:type="dxa"/>
            <w:gridSpan w:val="2"/>
            <w:vAlign w:val="bottom"/>
          </w:tcPr>
          <w:p w14:paraId="6517890F" w14:textId="03CFE7C9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11/2021 – 08/2024</w:t>
            </w:r>
          </w:p>
        </w:tc>
      </w:tr>
      <w:tr w:rsidR="000816B2" w:rsidRPr="00FC6A43" w14:paraId="46435D94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2AEC4C99" w14:textId="5BC64296" w:rsidR="000816B2" w:rsidRPr="00FC6A43" w:rsidRDefault="000816B2" w:rsidP="00EC42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Projekte und Aufgaben: Spezifische Marktanalyse und Identifikation neuer Kundensegmente für einen Spezialisten für multisensorische 3D-Scansysteme sowie Kostenplanung für eine Kultur- und Eventlocation</w:t>
            </w:r>
          </w:p>
        </w:tc>
      </w:tr>
      <w:tr w:rsidR="000816B2" w:rsidRPr="00FC6A43" w14:paraId="0BD4E5C6" w14:textId="77777777" w:rsidTr="00A34BFD">
        <w:trPr>
          <w:trHeight w:val="340"/>
        </w:trPr>
        <w:tc>
          <w:tcPr>
            <w:tcW w:w="7939" w:type="dxa"/>
            <w:gridSpan w:val="3"/>
            <w:vAlign w:val="bottom"/>
          </w:tcPr>
          <w:p w14:paraId="00FB8518" w14:textId="6905B9DB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4"/>
                <w:szCs w:val="1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color w:val="000000"/>
              </w:rPr>
              <w:t>Von Bodelschwingsche Stiftung Bethel</w:t>
            </w:r>
          </w:p>
        </w:tc>
        <w:tc>
          <w:tcPr>
            <w:tcW w:w="3119" w:type="dxa"/>
            <w:vAlign w:val="bottom"/>
          </w:tcPr>
          <w:p w14:paraId="4C2D95B4" w14:textId="11814B03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</w:rPr>
            </w:pPr>
            <w:r w:rsidRPr="00FC6A43">
              <w:rPr>
                <w:rFonts w:ascii="Georgia" w:eastAsia="Georgia" w:hAnsi="Georgia" w:cs="Georgia"/>
                <w:i/>
                <w:smallCaps/>
              </w:rPr>
              <w:t>Bielefeld</w:t>
            </w:r>
          </w:p>
        </w:tc>
      </w:tr>
      <w:tr w:rsidR="000816B2" w:rsidRPr="00FC6A43" w14:paraId="6C51EAE4" w14:textId="77777777" w:rsidTr="00A34BFD">
        <w:trPr>
          <w:trHeight w:val="20"/>
        </w:trPr>
        <w:tc>
          <w:tcPr>
            <w:tcW w:w="7939" w:type="dxa"/>
            <w:gridSpan w:val="3"/>
            <w:vAlign w:val="bottom"/>
          </w:tcPr>
          <w:p w14:paraId="017F9189" w14:textId="40AE7E78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Bundesfreiwilligendienstleistender</w:t>
            </w:r>
          </w:p>
        </w:tc>
        <w:tc>
          <w:tcPr>
            <w:tcW w:w="3119" w:type="dxa"/>
            <w:vAlign w:val="bottom"/>
          </w:tcPr>
          <w:p w14:paraId="15FED584" w14:textId="1DD9F81D" w:rsidR="000816B2" w:rsidRPr="00FC6A43" w:rsidRDefault="000816B2" w:rsidP="00EC4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09/2015 – 07/2016</w:t>
            </w:r>
          </w:p>
        </w:tc>
      </w:tr>
      <w:tr w:rsidR="000816B2" w:rsidRPr="00FC6A43" w14:paraId="5A6BBEE7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12B8E667" w14:textId="1831E0F3" w:rsidR="000816B2" w:rsidRPr="00FC6A43" w:rsidRDefault="000816B2" w:rsidP="00EC42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von Unterstützungsleistungen v.a. für Menschen mit Behinderung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psychische</w:t>
            </w:r>
            <w:r w:rsidR="00EC42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Erkrankungen</w:t>
            </w:r>
          </w:p>
        </w:tc>
      </w:tr>
      <w:tr w:rsidR="000816B2" w:rsidRPr="00FC6A43" w14:paraId="5745DB3A" w14:textId="77777777" w:rsidTr="00A34BFD">
        <w:trPr>
          <w:trHeight w:val="397"/>
        </w:trPr>
        <w:tc>
          <w:tcPr>
            <w:tcW w:w="11058" w:type="dxa"/>
            <w:gridSpan w:val="4"/>
            <w:tcBorders>
              <w:bottom w:val="single" w:sz="4" w:space="0" w:color="auto"/>
            </w:tcBorders>
            <w:vAlign w:val="bottom"/>
          </w:tcPr>
          <w:p w14:paraId="72879AAD" w14:textId="6F26E5A0" w:rsidR="000816B2" w:rsidRPr="00FC6A43" w:rsidRDefault="000816B2" w:rsidP="00EC42E5">
            <w:pPr>
              <w:jc w:val="center"/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FC6A43"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  <w:t>Fähigkeiten &amp; Interessen</w:t>
            </w:r>
          </w:p>
        </w:tc>
      </w:tr>
      <w:tr w:rsidR="000816B2" w:rsidRPr="00FC6A43" w14:paraId="6C4FC483" w14:textId="77777777" w:rsidTr="00A34BFD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2DF82DFE" w14:textId="3115C125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789" w:type="dxa"/>
            <w:gridSpan w:val="3"/>
            <w:tcBorders>
              <w:top w:val="single" w:sz="4" w:space="0" w:color="auto"/>
            </w:tcBorders>
            <w:vAlign w:val="bottom"/>
          </w:tcPr>
          <w:p w14:paraId="25092EA9" w14:textId="1B2D1B90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FC6A4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(C2)</w:t>
            </w: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FC6A4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(C1)</w:t>
            </w: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 (</w:t>
            </w:r>
            <w:r w:rsidRPr="00A34BF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A1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</w:p>
        </w:tc>
      </w:tr>
      <w:tr w:rsidR="000816B2" w:rsidRPr="00D05075" w14:paraId="2F7F18A4" w14:textId="77777777" w:rsidTr="00A34BFD">
        <w:trPr>
          <w:trHeight w:val="283"/>
        </w:trPr>
        <w:tc>
          <w:tcPr>
            <w:tcW w:w="2269" w:type="dxa"/>
            <w:vAlign w:val="bottom"/>
          </w:tcPr>
          <w:p w14:paraId="4B32BB7E" w14:textId="180A204F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789" w:type="dxa"/>
            <w:gridSpan w:val="3"/>
            <w:vAlign w:val="bottom"/>
          </w:tcPr>
          <w:p w14:paraId="744FABCF" w14:textId="2919865F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FC6A4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(Word, Excel, PowerPoint, OneNote, Outlook)</w:t>
            </w: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, Salesforce, Camunda</w:t>
            </w:r>
          </w:p>
        </w:tc>
      </w:tr>
      <w:tr w:rsidR="000816B2" w:rsidRPr="00FC6A43" w14:paraId="43BE0D8F" w14:textId="77777777" w:rsidTr="00A34BFD">
        <w:trPr>
          <w:trHeight w:val="283"/>
        </w:trPr>
        <w:tc>
          <w:tcPr>
            <w:tcW w:w="2269" w:type="dxa"/>
            <w:vAlign w:val="bottom"/>
          </w:tcPr>
          <w:p w14:paraId="39E1098B" w14:textId="212F2DCD" w:rsidR="000816B2" w:rsidRPr="00FC6A43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8789" w:type="dxa"/>
            <w:gridSpan w:val="3"/>
            <w:vAlign w:val="bottom"/>
          </w:tcPr>
          <w:p w14:paraId="0937FBA8" w14:textId="793D3526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Fußball </w:t>
            </w:r>
            <w:r w:rsidRPr="00FC6A4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(u.a. Spieler in der Juniorenbundesliga)</w:t>
            </w:r>
            <w:r w:rsidRPr="00FC6A4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Skifahren, Kochen</w:t>
            </w:r>
          </w:p>
        </w:tc>
      </w:tr>
      <w:tr w:rsidR="000816B2" w:rsidRPr="00FC6A43" w:rsidDel="00D50215" w14:paraId="70CE3E5E" w14:textId="2C0DA03A" w:rsidTr="00A34BFD">
        <w:trPr>
          <w:trHeight w:val="283"/>
          <w:del w:id="0" w:author="David Döbele" w:date="2025-07-08T08:30:00Z" w16du:dateUtc="2025-07-08T06:30:00Z"/>
        </w:trPr>
        <w:tc>
          <w:tcPr>
            <w:tcW w:w="2269" w:type="dxa"/>
            <w:vAlign w:val="bottom"/>
          </w:tcPr>
          <w:p w14:paraId="02296F9D" w14:textId="0C54C2EA" w:rsidR="000816B2" w:rsidRPr="00FC6A43" w:rsidDel="00D50215" w:rsidRDefault="000816B2" w:rsidP="00EC42E5">
            <w:pPr>
              <w:rPr>
                <w:del w:id="1" w:author="David Döbele" w:date="2025-07-08T08:30:00Z" w16du:dateUtc="2025-07-08T06:30:00Z"/>
                <w:rFonts w:ascii="Georgia" w:eastAsia="Georgia" w:hAnsi="Georgia" w:cs="Georgia"/>
                <w:sz w:val="18"/>
                <w:szCs w:val="18"/>
              </w:rPr>
            </w:pPr>
            <w:del w:id="2" w:author="David Döbele" w:date="2025-07-08T08:30:00Z" w16du:dateUtc="2025-07-08T06:30:00Z">
              <w:r w:rsidRPr="00FC6A43" w:rsidDel="00D50215">
                <w:rPr>
                  <w:rFonts w:ascii="Georgia" w:eastAsia="Georgia" w:hAnsi="Georgia" w:cs="Georgia"/>
                  <w:sz w:val="18"/>
                  <w:szCs w:val="18"/>
                </w:rPr>
                <w:delText>Zertifikate:</w:delText>
              </w:r>
            </w:del>
          </w:p>
        </w:tc>
        <w:tc>
          <w:tcPr>
            <w:tcW w:w="8789" w:type="dxa"/>
            <w:gridSpan w:val="3"/>
            <w:vAlign w:val="bottom"/>
          </w:tcPr>
          <w:p w14:paraId="0AAB8306" w14:textId="3A175466" w:rsidR="000816B2" w:rsidRPr="00FC6A43" w:rsidDel="00D50215" w:rsidRDefault="000816B2" w:rsidP="00EC42E5">
            <w:pPr>
              <w:rPr>
                <w:del w:id="3" w:author="David Döbele" w:date="2025-07-08T08:30:00Z" w16du:dateUtc="2025-07-08T06:30:00Z"/>
                <w:rFonts w:ascii="Georgia" w:eastAsia="Georgia" w:hAnsi="Georgia" w:cs="Georgia"/>
                <w:color w:val="000000"/>
                <w:sz w:val="18"/>
                <w:szCs w:val="18"/>
              </w:rPr>
            </w:pPr>
            <w:del w:id="4" w:author="David Döbele" w:date="2025-07-08T08:30:00Z" w16du:dateUtc="2025-07-08T06:30:00Z">
              <w:r w:rsidRPr="00FC6A43" w:rsidDel="00D50215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 xml:space="preserve">Advanced-English-Kurs </w:delText>
              </w:r>
              <w:r w:rsidRPr="00FC6A43" w:rsidDel="00D50215">
                <w:rPr>
                  <w:rFonts w:ascii="Georgia" w:eastAsia="Georgia" w:hAnsi="Georgia" w:cs="Georgia"/>
                  <w:i/>
                  <w:iCs/>
                  <w:color w:val="000000"/>
                  <w:sz w:val="18"/>
                  <w:szCs w:val="18"/>
                </w:rPr>
                <w:delText>(Universität Kapstadt, Sprachinstitut Berlin)</w:delText>
              </w:r>
            </w:del>
          </w:p>
        </w:tc>
      </w:tr>
      <w:tr w:rsidR="000816B2" w:rsidRPr="00FC6A43" w14:paraId="2F66F3F2" w14:textId="77777777" w:rsidTr="00A34BFD">
        <w:trPr>
          <w:trHeight w:val="20"/>
        </w:trPr>
        <w:tc>
          <w:tcPr>
            <w:tcW w:w="11058" w:type="dxa"/>
            <w:gridSpan w:val="4"/>
            <w:vAlign w:val="bottom"/>
          </w:tcPr>
          <w:p w14:paraId="2FF1A9F2" w14:textId="2D3E9555" w:rsidR="000816B2" w:rsidRDefault="000816B2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5B2D0603" w14:textId="54F3A6DC" w:rsidR="000816B2" w:rsidRPr="00FC6A43" w:rsidRDefault="00EC42E5" w:rsidP="00EC42E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C6A43">
              <w:rPr>
                <w:rFonts w:ascii="Georgia" w:eastAsia="Georgia" w:hAnsi="Georgia" w:cs="Georgia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6EE0397A" wp14:editId="0B0764E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-105410</wp:posOffset>
                  </wp:positionV>
                  <wp:extent cx="944880" cy="314960"/>
                  <wp:effectExtent l="0" t="0" r="0" b="2540"/>
                  <wp:wrapNone/>
                  <wp:docPr id="1685404686" name="Grafik 3" descr="Ein Bild, das Entwurf, Kalli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404686" name="Grafik 3" descr="Ein Bild, das Entwurf, Kalligrafie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3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58F2CA" w14:textId="751049C4" w:rsidR="000816B2" w:rsidRPr="00FC6A43" w:rsidRDefault="000816B2" w:rsidP="00EC42E5">
            <w:pPr>
              <w:rPr>
                <w:rFonts w:ascii="Georgia" w:eastAsia="Georgia" w:hAnsi="Georgia" w:cs="Georgia"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Lissabon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00D05075">
              <w:rPr>
                <w:rFonts w:ascii="Georgia" w:eastAsia="Georgia" w:hAnsi="Georgia" w:cs="Georgia"/>
                <w:sz w:val="18"/>
                <w:szCs w:val="18"/>
              </w:rPr>
              <w:t xml:space="preserve">Portugal,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03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07</w:t>
            </w:r>
            <w:r w:rsidRPr="00FC6A43">
              <w:rPr>
                <w:rFonts w:ascii="Georgia" w:eastAsia="Georgia" w:hAnsi="Georgia" w:cs="Georgia"/>
                <w:sz w:val="18"/>
                <w:szCs w:val="18"/>
              </w:rPr>
              <w:t>.202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</w:tbl>
    <w:p w14:paraId="1BA9461C" w14:textId="569EC116" w:rsidR="00F14E97" w:rsidRDefault="00F14E97" w:rsidP="00A34BFD">
      <w:pPr>
        <w:spacing w:line="240" w:lineRule="auto"/>
        <w:rPr>
          <w:sz w:val="18"/>
          <w:szCs w:val="18"/>
        </w:rPr>
      </w:pPr>
    </w:p>
    <w:sectPr w:rsidR="00F14E97" w:rsidSect="00D50215">
      <w:footerReference w:type="even" r:id="rId10"/>
      <w:pgSz w:w="11906" w:h="16838"/>
      <w:pgMar w:top="397" w:right="1418" w:bottom="0" w:left="1418" w:header="709" w:footer="709" w:gutter="0"/>
      <w:pgNumType w:start="1"/>
      <w:cols w:space="720"/>
      <w:sectPrChange w:id="5" w:author="David Döbele" w:date="2025-07-08T08:30:00Z" w16du:dateUtc="2025-07-08T06:30:00Z">
        <w:sectPr w:rsidR="00F14E97" w:rsidSect="00D50215">
          <w:pgMar w:top="227" w:right="1418" w:bottom="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11FC" w14:textId="77777777" w:rsidR="009636B1" w:rsidRDefault="009636B1">
      <w:pPr>
        <w:spacing w:after="0" w:line="240" w:lineRule="auto"/>
      </w:pPr>
      <w:r>
        <w:separator/>
      </w:r>
    </w:p>
  </w:endnote>
  <w:endnote w:type="continuationSeparator" w:id="0">
    <w:p w14:paraId="5264C936" w14:textId="77777777" w:rsidR="009636B1" w:rsidRDefault="00963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7BEF" w14:textId="77777777" w:rsidR="00F14E97" w:rsidRDefault="001C00D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A0769B3" w14:textId="77777777" w:rsidR="00F14E97" w:rsidRDefault="00F14E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C23C" w14:textId="77777777" w:rsidR="009636B1" w:rsidRDefault="009636B1">
      <w:pPr>
        <w:spacing w:after="0" w:line="240" w:lineRule="auto"/>
      </w:pPr>
      <w:r>
        <w:separator/>
      </w:r>
    </w:p>
  </w:footnote>
  <w:footnote w:type="continuationSeparator" w:id="0">
    <w:p w14:paraId="77051392" w14:textId="77777777" w:rsidR="009636B1" w:rsidRDefault="00963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729"/>
    <w:multiLevelType w:val="multilevel"/>
    <w:tmpl w:val="80E2E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D275C4"/>
    <w:multiLevelType w:val="hybridMultilevel"/>
    <w:tmpl w:val="739A7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3089A"/>
    <w:multiLevelType w:val="hybridMultilevel"/>
    <w:tmpl w:val="70025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B54FE"/>
    <w:multiLevelType w:val="hybridMultilevel"/>
    <w:tmpl w:val="A71EDB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70602"/>
    <w:multiLevelType w:val="multilevel"/>
    <w:tmpl w:val="3BE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10AA92D0"/>
    <w:lvl w:ilvl="0" w:tplc="BE705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26E3C"/>
    <w:multiLevelType w:val="hybridMultilevel"/>
    <w:tmpl w:val="9DB6E6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216BA8"/>
    <w:multiLevelType w:val="hybridMultilevel"/>
    <w:tmpl w:val="BB78A2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E40FD"/>
    <w:multiLevelType w:val="multilevel"/>
    <w:tmpl w:val="187E17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B4E3C89"/>
    <w:multiLevelType w:val="multilevel"/>
    <w:tmpl w:val="28964F6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09176786">
    <w:abstractNumId w:val="0"/>
  </w:num>
  <w:num w:numId="2" w16cid:durableId="200552545">
    <w:abstractNumId w:val="9"/>
  </w:num>
  <w:num w:numId="3" w16cid:durableId="1005864124">
    <w:abstractNumId w:val="10"/>
  </w:num>
  <w:num w:numId="4" w16cid:durableId="146632247">
    <w:abstractNumId w:val="4"/>
  </w:num>
  <w:num w:numId="5" w16cid:durableId="1372461943">
    <w:abstractNumId w:val="7"/>
  </w:num>
  <w:num w:numId="6" w16cid:durableId="1172140482">
    <w:abstractNumId w:val="3"/>
  </w:num>
  <w:num w:numId="7" w16cid:durableId="1098409251">
    <w:abstractNumId w:val="2"/>
  </w:num>
  <w:num w:numId="8" w16cid:durableId="448358021">
    <w:abstractNumId w:val="1"/>
  </w:num>
  <w:num w:numId="9" w16cid:durableId="713432366">
    <w:abstractNumId w:val="6"/>
  </w:num>
  <w:num w:numId="10" w16cid:durableId="1864787031">
    <w:abstractNumId w:val="5"/>
  </w:num>
  <w:num w:numId="11" w16cid:durableId="2602601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E97"/>
    <w:rsid w:val="000009B2"/>
    <w:rsid w:val="0001780A"/>
    <w:rsid w:val="00023A36"/>
    <w:rsid w:val="00024B3A"/>
    <w:rsid w:val="00031947"/>
    <w:rsid w:val="00036618"/>
    <w:rsid w:val="000378F8"/>
    <w:rsid w:val="000415F7"/>
    <w:rsid w:val="0004574C"/>
    <w:rsid w:val="0004625C"/>
    <w:rsid w:val="00053456"/>
    <w:rsid w:val="00061E01"/>
    <w:rsid w:val="00061E16"/>
    <w:rsid w:val="00065E3E"/>
    <w:rsid w:val="000807B0"/>
    <w:rsid w:val="000816B2"/>
    <w:rsid w:val="00086E47"/>
    <w:rsid w:val="000B0D2D"/>
    <w:rsid w:val="000D4185"/>
    <w:rsid w:val="000E1563"/>
    <w:rsid w:val="000F52AC"/>
    <w:rsid w:val="000F6BC1"/>
    <w:rsid w:val="0011538C"/>
    <w:rsid w:val="00120A86"/>
    <w:rsid w:val="00124654"/>
    <w:rsid w:val="00126BA0"/>
    <w:rsid w:val="00131F97"/>
    <w:rsid w:val="00132672"/>
    <w:rsid w:val="001351D6"/>
    <w:rsid w:val="00144A83"/>
    <w:rsid w:val="0015697A"/>
    <w:rsid w:val="00164398"/>
    <w:rsid w:val="00171240"/>
    <w:rsid w:val="0017192D"/>
    <w:rsid w:val="00171CFA"/>
    <w:rsid w:val="00174AA5"/>
    <w:rsid w:val="0018310A"/>
    <w:rsid w:val="001A0ABB"/>
    <w:rsid w:val="001B0B73"/>
    <w:rsid w:val="001C00D1"/>
    <w:rsid w:val="001F13EE"/>
    <w:rsid w:val="001F7F64"/>
    <w:rsid w:val="002147B9"/>
    <w:rsid w:val="00242241"/>
    <w:rsid w:val="00242B40"/>
    <w:rsid w:val="002637C2"/>
    <w:rsid w:val="00270DE9"/>
    <w:rsid w:val="00273AA6"/>
    <w:rsid w:val="00287262"/>
    <w:rsid w:val="00290D3B"/>
    <w:rsid w:val="00294ED3"/>
    <w:rsid w:val="00295324"/>
    <w:rsid w:val="00295E65"/>
    <w:rsid w:val="002B49C7"/>
    <w:rsid w:val="002B6085"/>
    <w:rsid w:val="002C3D7E"/>
    <w:rsid w:val="002D73CC"/>
    <w:rsid w:val="002E357D"/>
    <w:rsid w:val="002E3FB5"/>
    <w:rsid w:val="002F1842"/>
    <w:rsid w:val="00302BAC"/>
    <w:rsid w:val="003061CE"/>
    <w:rsid w:val="0031237D"/>
    <w:rsid w:val="0032029F"/>
    <w:rsid w:val="00330881"/>
    <w:rsid w:val="003340E2"/>
    <w:rsid w:val="00350E0C"/>
    <w:rsid w:val="00354610"/>
    <w:rsid w:val="003614C6"/>
    <w:rsid w:val="00363F78"/>
    <w:rsid w:val="00372CA7"/>
    <w:rsid w:val="003800A9"/>
    <w:rsid w:val="00380A1B"/>
    <w:rsid w:val="003828CA"/>
    <w:rsid w:val="003828EB"/>
    <w:rsid w:val="00382E0B"/>
    <w:rsid w:val="003928EC"/>
    <w:rsid w:val="003A17DE"/>
    <w:rsid w:val="003A3CD8"/>
    <w:rsid w:val="003A606B"/>
    <w:rsid w:val="003A6BCC"/>
    <w:rsid w:val="003A7619"/>
    <w:rsid w:val="003B567F"/>
    <w:rsid w:val="003E509A"/>
    <w:rsid w:val="003E51D0"/>
    <w:rsid w:val="003F37E5"/>
    <w:rsid w:val="00401960"/>
    <w:rsid w:val="00405431"/>
    <w:rsid w:val="00416322"/>
    <w:rsid w:val="004211B5"/>
    <w:rsid w:val="00421273"/>
    <w:rsid w:val="00422BD9"/>
    <w:rsid w:val="00424B56"/>
    <w:rsid w:val="00433EC7"/>
    <w:rsid w:val="0045046B"/>
    <w:rsid w:val="00464D52"/>
    <w:rsid w:val="004678AF"/>
    <w:rsid w:val="004749C2"/>
    <w:rsid w:val="00477ADF"/>
    <w:rsid w:val="004806DC"/>
    <w:rsid w:val="00483D04"/>
    <w:rsid w:val="00483EEC"/>
    <w:rsid w:val="0049492C"/>
    <w:rsid w:val="004B5720"/>
    <w:rsid w:val="004C080E"/>
    <w:rsid w:val="004C43AE"/>
    <w:rsid w:val="004C7203"/>
    <w:rsid w:val="004E322C"/>
    <w:rsid w:val="004F579C"/>
    <w:rsid w:val="004F5CA6"/>
    <w:rsid w:val="00506AAC"/>
    <w:rsid w:val="005134D4"/>
    <w:rsid w:val="0051659B"/>
    <w:rsid w:val="00522234"/>
    <w:rsid w:val="005379A0"/>
    <w:rsid w:val="00537EFB"/>
    <w:rsid w:val="00551638"/>
    <w:rsid w:val="00553470"/>
    <w:rsid w:val="005614C1"/>
    <w:rsid w:val="005666B8"/>
    <w:rsid w:val="00577E77"/>
    <w:rsid w:val="005B44A6"/>
    <w:rsid w:val="005B4BCC"/>
    <w:rsid w:val="005B6BF8"/>
    <w:rsid w:val="005C7C26"/>
    <w:rsid w:val="005D1666"/>
    <w:rsid w:val="005D5EE2"/>
    <w:rsid w:val="005E1CC8"/>
    <w:rsid w:val="005F1EBD"/>
    <w:rsid w:val="00605511"/>
    <w:rsid w:val="0062773C"/>
    <w:rsid w:val="00640A1B"/>
    <w:rsid w:val="00644691"/>
    <w:rsid w:val="00660FE7"/>
    <w:rsid w:val="00676681"/>
    <w:rsid w:val="006A4E56"/>
    <w:rsid w:val="006A5C9E"/>
    <w:rsid w:val="006B210A"/>
    <w:rsid w:val="006B5FA5"/>
    <w:rsid w:val="006D7111"/>
    <w:rsid w:val="006F1D92"/>
    <w:rsid w:val="00707F18"/>
    <w:rsid w:val="00710335"/>
    <w:rsid w:val="00710FC2"/>
    <w:rsid w:val="00715A61"/>
    <w:rsid w:val="007345B6"/>
    <w:rsid w:val="007442C7"/>
    <w:rsid w:val="00787524"/>
    <w:rsid w:val="00790E8E"/>
    <w:rsid w:val="00792258"/>
    <w:rsid w:val="00797282"/>
    <w:rsid w:val="007A645C"/>
    <w:rsid w:val="007B08EA"/>
    <w:rsid w:val="007B155F"/>
    <w:rsid w:val="007C0FFF"/>
    <w:rsid w:val="007C59C0"/>
    <w:rsid w:val="007C5C37"/>
    <w:rsid w:val="007E2B2B"/>
    <w:rsid w:val="007E4778"/>
    <w:rsid w:val="007F2B22"/>
    <w:rsid w:val="007F3706"/>
    <w:rsid w:val="00800BED"/>
    <w:rsid w:val="0080391C"/>
    <w:rsid w:val="008041E1"/>
    <w:rsid w:val="00825020"/>
    <w:rsid w:val="00826CD4"/>
    <w:rsid w:val="00835037"/>
    <w:rsid w:val="00843666"/>
    <w:rsid w:val="00862F5E"/>
    <w:rsid w:val="00863375"/>
    <w:rsid w:val="00871021"/>
    <w:rsid w:val="00880986"/>
    <w:rsid w:val="00882390"/>
    <w:rsid w:val="00886695"/>
    <w:rsid w:val="008970B2"/>
    <w:rsid w:val="008A1105"/>
    <w:rsid w:val="008A6879"/>
    <w:rsid w:val="008A6F7F"/>
    <w:rsid w:val="008B06F8"/>
    <w:rsid w:val="008B6A09"/>
    <w:rsid w:val="008C29B6"/>
    <w:rsid w:val="008C6128"/>
    <w:rsid w:val="008E1A63"/>
    <w:rsid w:val="008E2616"/>
    <w:rsid w:val="008E784C"/>
    <w:rsid w:val="00902FA0"/>
    <w:rsid w:val="00907152"/>
    <w:rsid w:val="009136F4"/>
    <w:rsid w:val="00923982"/>
    <w:rsid w:val="0092678C"/>
    <w:rsid w:val="009559B6"/>
    <w:rsid w:val="009636B1"/>
    <w:rsid w:val="00967A52"/>
    <w:rsid w:val="00971816"/>
    <w:rsid w:val="009761F4"/>
    <w:rsid w:val="009822FA"/>
    <w:rsid w:val="009906F2"/>
    <w:rsid w:val="009937C2"/>
    <w:rsid w:val="009A2B10"/>
    <w:rsid w:val="009A7D1F"/>
    <w:rsid w:val="009C3CB6"/>
    <w:rsid w:val="009C70C5"/>
    <w:rsid w:val="009D5B37"/>
    <w:rsid w:val="009E6B90"/>
    <w:rsid w:val="00A14D03"/>
    <w:rsid w:val="00A27516"/>
    <w:rsid w:val="00A30041"/>
    <w:rsid w:val="00A34BFD"/>
    <w:rsid w:val="00A41DC9"/>
    <w:rsid w:val="00A43987"/>
    <w:rsid w:val="00A57744"/>
    <w:rsid w:val="00A61370"/>
    <w:rsid w:val="00A64A5B"/>
    <w:rsid w:val="00A76596"/>
    <w:rsid w:val="00A83D86"/>
    <w:rsid w:val="00A85552"/>
    <w:rsid w:val="00A93743"/>
    <w:rsid w:val="00A94AAD"/>
    <w:rsid w:val="00AA002A"/>
    <w:rsid w:val="00AB2464"/>
    <w:rsid w:val="00AB3A05"/>
    <w:rsid w:val="00AC0BFF"/>
    <w:rsid w:val="00AC1CB7"/>
    <w:rsid w:val="00AC6E27"/>
    <w:rsid w:val="00AD1401"/>
    <w:rsid w:val="00AD4F22"/>
    <w:rsid w:val="00B02FDB"/>
    <w:rsid w:val="00B108FD"/>
    <w:rsid w:val="00B11969"/>
    <w:rsid w:val="00B12DEE"/>
    <w:rsid w:val="00B16DCB"/>
    <w:rsid w:val="00B24EF9"/>
    <w:rsid w:val="00B55F9B"/>
    <w:rsid w:val="00B5625F"/>
    <w:rsid w:val="00B57DA8"/>
    <w:rsid w:val="00B61B81"/>
    <w:rsid w:val="00B75E56"/>
    <w:rsid w:val="00B91018"/>
    <w:rsid w:val="00B933CC"/>
    <w:rsid w:val="00BA2415"/>
    <w:rsid w:val="00BA59C9"/>
    <w:rsid w:val="00BB5230"/>
    <w:rsid w:val="00BC1607"/>
    <w:rsid w:val="00BC1FED"/>
    <w:rsid w:val="00BC3072"/>
    <w:rsid w:val="00BC4C70"/>
    <w:rsid w:val="00BC640F"/>
    <w:rsid w:val="00BD6185"/>
    <w:rsid w:val="00BF2B23"/>
    <w:rsid w:val="00BF4CAF"/>
    <w:rsid w:val="00BF51C7"/>
    <w:rsid w:val="00BF6079"/>
    <w:rsid w:val="00C01C59"/>
    <w:rsid w:val="00C212D8"/>
    <w:rsid w:val="00C326EC"/>
    <w:rsid w:val="00C35679"/>
    <w:rsid w:val="00C46319"/>
    <w:rsid w:val="00C4791A"/>
    <w:rsid w:val="00C5298F"/>
    <w:rsid w:val="00C61032"/>
    <w:rsid w:val="00C70D67"/>
    <w:rsid w:val="00C725BD"/>
    <w:rsid w:val="00C90A96"/>
    <w:rsid w:val="00C92C9B"/>
    <w:rsid w:val="00C92DC8"/>
    <w:rsid w:val="00C966C6"/>
    <w:rsid w:val="00CA5E92"/>
    <w:rsid w:val="00CB0B92"/>
    <w:rsid w:val="00CB1A89"/>
    <w:rsid w:val="00CB74F7"/>
    <w:rsid w:val="00CD2E16"/>
    <w:rsid w:val="00CE2BA1"/>
    <w:rsid w:val="00CE7564"/>
    <w:rsid w:val="00CF322E"/>
    <w:rsid w:val="00D05075"/>
    <w:rsid w:val="00D07421"/>
    <w:rsid w:val="00D13B9B"/>
    <w:rsid w:val="00D200C5"/>
    <w:rsid w:val="00D304D2"/>
    <w:rsid w:val="00D36D31"/>
    <w:rsid w:val="00D50215"/>
    <w:rsid w:val="00D52478"/>
    <w:rsid w:val="00D60DDD"/>
    <w:rsid w:val="00D6462D"/>
    <w:rsid w:val="00D67B40"/>
    <w:rsid w:val="00D875E3"/>
    <w:rsid w:val="00DA022D"/>
    <w:rsid w:val="00DA335E"/>
    <w:rsid w:val="00DB63C9"/>
    <w:rsid w:val="00DC0752"/>
    <w:rsid w:val="00DE13B0"/>
    <w:rsid w:val="00DE6711"/>
    <w:rsid w:val="00DE6C3A"/>
    <w:rsid w:val="00DF0B28"/>
    <w:rsid w:val="00DF3D37"/>
    <w:rsid w:val="00E00E24"/>
    <w:rsid w:val="00E1742A"/>
    <w:rsid w:val="00E24CBB"/>
    <w:rsid w:val="00E262B2"/>
    <w:rsid w:val="00E3438A"/>
    <w:rsid w:val="00E45474"/>
    <w:rsid w:val="00E466A7"/>
    <w:rsid w:val="00E51330"/>
    <w:rsid w:val="00E5375E"/>
    <w:rsid w:val="00E547D6"/>
    <w:rsid w:val="00E74165"/>
    <w:rsid w:val="00E872C9"/>
    <w:rsid w:val="00E905F9"/>
    <w:rsid w:val="00EA544C"/>
    <w:rsid w:val="00EB0CDE"/>
    <w:rsid w:val="00EC328E"/>
    <w:rsid w:val="00EC42E5"/>
    <w:rsid w:val="00ED02DE"/>
    <w:rsid w:val="00EE2843"/>
    <w:rsid w:val="00EE414B"/>
    <w:rsid w:val="00EE60FF"/>
    <w:rsid w:val="00EF62E9"/>
    <w:rsid w:val="00F12781"/>
    <w:rsid w:val="00F14E97"/>
    <w:rsid w:val="00F22117"/>
    <w:rsid w:val="00F22CF5"/>
    <w:rsid w:val="00F27329"/>
    <w:rsid w:val="00F317BA"/>
    <w:rsid w:val="00F360E1"/>
    <w:rsid w:val="00F504EA"/>
    <w:rsid w:val="00F52FB5"/>
    <w:rsid w:val="00F63544"/>
    <w:rsid w:val="00F65C42"/>
    <w:rsid w:val="00F66DE9"/>
    <w:rsid w:val="00F7307B"/>
    <w:rsid w:val="00F95C10"/>
    <w:rsid w:val="00F97FBB"/>
    <w:rsid w:val="00FB4598"/>
    <w:rsid w:val="00FB7558"/>
    <w:rsid w:val="00FC37C0"/>
    <w:rsid w:val="00FC6A43"/>
    <w:rsid w:val="00FD0521"/>
    <w:rsid w:val="00FD2FA7"/>
    <w:rsid w:val="00FD38A3"/>
    <w:rsid w:val="00FD513B"/>
    <w:rsid w:val="00FD6F0C"/>
    <w:rsid w:val="00FE054F"/>
    <w:rsid w:val="00FE3214"/>
    <w:rsid w:val="00FE5A5E"/>
    <w:rsid w:val="00FF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1ED152"/>
  <w15:docId w15:val="{2F330835-ED3D-8B49-92F5-502DFE19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31237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970B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970B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970B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970B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970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88250E-0365-4E00-9DA1-2B6AF01A7BE3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0360A389-0C0C-EE4C-ACCA-53E49590D5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3</cp:revision>
  <cp:lastPrinted>2024-01-20T15:54:00Z</cp:lastPrinted>
  <dcterms:created xsi:type="dcterms:W3CDTF">2025-07-07T22:13:00Z</dcterms:created>
  <dcterms:modified xsi:type="dcterms:W3CDTF">2025-07-08T06:30:00Z</dcterms:modified>
</cp:coreProperties>
</file>