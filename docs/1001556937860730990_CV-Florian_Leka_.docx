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80" w:rightFromText="180" w:horzAnchor="margin" w:tblpX="-426" w:tblpY="-868"/>
        <w:tblW w:w="10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4121"/>
        <w:gridCol w:w="709"/>
        <w:gridCol w:w="2977"/>
        <w:gridCol w:w="20"/>
      </w:tblGrid>
      <w:tr w:rsidR="00B36BFB" w:rsidRPr="00957B8E" w14:paraId="5DF08F91" w14:textId="77777777" w:rsidTr="00F342CB">
        <w:trPr>
          <w:gridAfter w:val="1"/>
          <w:wAfter w:w="20" w:type="dxa"/>
          <w:trHeight w:val="850"/>
        </w:trPr>
        <w:tc>
          <w:tcPr>
            <w:tcW w:w="10065" w:type="dxa"/>
            <w:gridSpan w:val="4"/>
            <w:vAlign w:val="center"/>
          </w:tcPr>
          <w:p w14:paraId="722A5AF6" w14:textId="77266D54" w:rsidR="002508C2" w:rsidRPr="00957B8E" w:rsidRDefault="0045251E" w:rsidP="00F342CB">
            <w:pPr>
              <w:rPr>
                <w:rFonts w:ascii="Georgia" w:hAnsi="Georgia"/>
                <w:sz w:val="64"/>
                <w:szCs w:val="64"/>
              </w:rPr>
            </w:pPr>
            <w:r w:rsidRPr="00957B8E">
              <w:rPr>
                <w:rFonts w:ascii="Georgia" w:hAnsi="Georgia"/>
                <w:sz w:val="64"/>
                <w:szCs w:val="64"/>
              </w:rPr>
              <w:t>Florian Leka</w:t>
            </w:r>
          </w:p>
        </w:tc>
      </w:tr>
      <w:tr w:rsidR="00B36BFB" w:rsidRPr="00957B8E" w14:paraId="29A4F061" w14:textId="77777777" w:rsidTr="00F342CB">
        <w:trPr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957B8E" w:rsidRDefault="00814F18" w:rsidP="00F342CB">
            <w:pPr>
              <w:rPr>
                <w:rFonts w:ascii="Georgia" w:hAnsi="Georgia"/>
                <w:b/>
                <w:smallCaps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0" w:type="dxa"/>
            <w:vAlign w:val="bottom"/>
          </w:tcPr>
          <w:p w14:paraId="70C0A5C8" w14:textId="55255D3D" w:rsidR="00814F18" w:rsidRPr="00957B8E" w:rsidRDefault="00814F18" w:rsidP="00F342CB">
            <w:pPr>
              <w:rPr>
                <w:rFonts w:ascii="Georgia" w:hAnsi="Georgia"/>
                <w:b/>
                <w:smallCaps/>
              </w:rPr>
            </w:pPr>
          </w:p>
        </w:tc>
      </w:tr>
      <w:tr w:rsidR="00B36BFB" w:rsidRPr="00957B8E" w14:paraId="7E50714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37A6837E" w14:textId="63EEB190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Adresse:</w:t>
            </w:r>
          </w:p>
        </w:tc>
        <w:tc>
          <w:tcPr>
            <w:tcW w:w="4121" w:type="dxa"/>
            <w:vAlign w:val="bottom"/>
          </w:tcPr>
          <w:p w14:paraId="08E9C253" w14:textId="048CD6B1" w:rsidR="007966F0" w:rsidRPr="00957B8E" w:rsidRDefault="0045251E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Eichenweg 4</w:t>
            </w:r>
            <w:r w:rsidR="00EC3BE3" w:rsidRPr="00957B8E">
              <w:rPr>
                <w:rFonts w:ascii="Georgia" w:hAnsi="Georgia" w:cs="Georgia"/>
                <w:color w:val="000000"/>
              </w:rPr>
              <w:t xml:space="preserve">, </w:t>
            </w:r>
            <w:r w:rsidRPr="00957B8E">
              <w:rPr>
                <w:rFonts w:ascii="Georgia" w:hAnsi="Georgia"/>
              </w:rPr>
              <w:t>59969 Hallenberg</w:t>
            </w:r>
          </w:p>
        </w:tc>
        <w:tc>
          <w:tcPr>
            <w:tcW w:w="3686" w:type="dxa"/>
            <w:gridSpan w:val="2"/>
          </w:tcPr>
          <w:p w14:paraId="0AD090D2" w14:textId="234DDDAA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18EF21B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F1671FA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E-Mail:</w:t>
            </w:r>
          </w:p>
        </w:tc>
        <w:tc>
          <w:tcPr>
            <w:tcW w:w="4121" w:type="dxa"/>
            <w:vAlign w:val="bottom"/>
          </w:tcPr>
          <w:p w14:paraId="4B1F8539" w14:textId="198356A3" w:rsidR="007966F0" w:rsidRPr="00957B8E" w:rsidRDefault="0045251E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Florian.Leka@gmx</w:t>
            </w:r>
            <w:r w:rsidR="00FA02C7" w:rsidRPr="00957B8E">
              <w:rPr>
                <w:rFonts w:ascii="Georgia" w:hAnsi="Georgia" w:cs="Georgia"/>
                <w:color w:val="000000"/>
              </w:rPr>
              <w:t>.de</w:t>
            </w:r>
          </w:p>
        </w:tc>
        <w:tc>
          <w:tcPr>
            <w:tcW w:w="3686" w:type="dxa"/>
            <w:gridSpan w:val="2"/>
          </w:tcPr>
          <w:p w14:paraId="1346A9DC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75FC123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28ECECDB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Mobil:</w:t>
            </w:r>
          </w:p>
        </w:tc>
        <w:tc>
          <w:tcPr>
            <w:tcW w:w="4121" w:type="dxa"/>
            <w:vAlign w:val="bottom"/>
          </w:tcPr>
          <w:p w14:paraId="244747B4" w14:textId="0F5F855B" w:rsidR="007966F0" w:rsidRPr="00957B8E" w:rsidRDefault="00FA02C7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+49 15</w:t>
            </w:r>
            <w:r w:rsidR="0045251E" w:rsidRPr="00957B8E">
              <w:rPr>
                <w:rFonts w:ascii="Georgia" w:hAnsi="Georgia" w:cs="Georgia"/>
                <w:color w:val="000000"/>
              </w:rPr>
              <w:t>73 4886388</w:t>
            </w:r>
          </w:p>
        </w:tc>
        <w:tc>
          <w:tcPr>
            <w:tcW w:w="3686" w:type="dxa"/>
            <w:gridSpan w:val="2"/>
          </w:tcPr>
          <w:p w14:paraId="5D969C6E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49C9E9C3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2536AD2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121" w:type="dxa"/>
            <w:vAlign w:val="bottom"/>
          </w:tcPr>
          <w:p w14:paraId="3535E5F6" w14:textId="5B68E4CE" w:rsidR="007966F0" w:rsidRPr="00957B8E" w:rsidRDefault="0045251E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02.12.2003 in Frankenberg (Eder)</w:t>
            </w:r>
          </w:p>
        </w:tc>
        <w:tc>
          <w:tcPr>
            <w:tcW w:w="3686" w:type="dxa"/>
            <w:gridSpan w:val="2"/>
          </w:tcPr>
          <w:p w14:paraId="6FC3E8E1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0FCADE56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957B8E" w:rsidRDefault="002508C2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F342CB" w:rsidRPr="00957B8E" w14:paraId="1B0DE37A" w14:textId="77777777" w:rsidTr="00780E5F">
        <w:trPr>
          <w:gridAfter w:val="1"/>
          <w:wAfter w:w="20" w:type="dxa"/>
          <w:trHeight w:val="71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56FF1E9C" w14:textId="55BE556A" w:rsidR="00F342CB" w:rsidRDefault="00F342CB" w:rsidP="00F342C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09/2022</w:t>
            </w:r>
            <w:r w:rsidR="006877BA">
              <w:rPr>
                <w:rFonts w:ascii="Georgia" w:hAnsi="Georgia"/>
              </w:rPr>
              <w:t xml:space="preserve"> - </w:t>
            </w:r>
          </w:p>
          <w:p w14:paraId="730F416C" w14:textId="1204A373" w:rsidR="00F342CB" w:rsidRPr="00F342CB" w:rsidRDefault="00F342CB" w:rsidP="00F342CB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</w:p>
        </w:tc>
        <w:tc>
          <w:tcPr>
            <w:tcW w:w="4830" w:type="dxa"/>
            <w:gridSpan w:val="2"/>
            <w:tcBorders>
              <w:top w:val="single" w:sz="4" w:space="0" w:color="auto"/>
            </w:tcBorders>
            <w:vAlign w:val="bottom"/>
          </w:tcPr>
          <w:p w14:paraId="2B4DC911" w14:textId="14E5BC31" w:rsidR="00F342CB" w:rsidRPr="00F342CB" w:rsidRDefault="00F342CB" w:rsidP="00F342CB">
            <w:pPr>
              <w:rPr>
                <w:rFonts w:ascii="Georgia" w:hAnsi="Georgia"/>
                <w:b/>
                <w:smallCaps/>
                <w:sz w:val="28"/>
                <w:lang w:val="en-US"/>
              </w:rPr>
            </w:pPr>
            <w:r w:rsidRPr="00F342CB">
              <w:rPr>
                <w:rFonts w:ascii="Georgia" w:hAnsi="Georgia"/>
                <w:b/>
                <w:smallCaps/>
                <w:sz w:val="28"/>
                <w:lang w:val="en-US"/>
              </w:rPr>
              <w:t>Frankfurt School of Finance &amp; Mana</w:t>
            </w:r>
            <w:r>
              <w:rPr>
                <w:rFonts w:ascii="Georgia" w:hAnsi="Georgia"/>
                <w:b/>
                <w:smallCaps/>
                <w:sz w:val="28"/>
                <w:lang w:val="en-US"/>
              </w:rPr>
              <w:t>gement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62D8620F" w14:textId="77777777" w:rsidR="00F342CB" w:rsidRDefault="00F342CB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/>
                <w:i/>
                <w:smallCaps/>
                <w:sz w:val="28"/>
                <w:szCs w:val="28"/>
              </w:rPr>
              <w:t>Frankfurt am Main</w:t>
            </w:r>
          </w:p>
          <w:p w14:paraId="62275C54" w14:textId="14462A7B" w:rsidR="00F342CB" w:rsidRPr="00957B8E" w:rsidRDefault="00F342CB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F342CB" w:rsidRPr="005F76DC" w14:paraId="650A37CD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  <w:vAlign w:val="bottom"/>
          </w:tcPr>
          <w:p w14:paraId="2B3E5B1F" w14:textId="0A9C5F7A" w:rsidR="00F342CB" w:rsidRPr="00957B8E" w:rsidRDefault="00F342C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663A48DD" w14:textId="53A03EEA" w:rsidR="00F342CB" w:rsidRPr="00306BAE" w:rsidRDefault="00F342CB" w:rsidP="00F342CB">
            <w:pPr>
              <w:rPr>
                <w:rFonts w:ascii="Georgia" w:hAnsi="Georgia"/>
                <w:i/>
                <w:smallCaps/>
                <w:sz w:val="28"/>
                <w:szCs w:val="28"/>
                <w:lang w:val="en-US"/>
              </w:rPr>
            </w:pPr>
            <w:r w:rsidRPr="00306BAE">
              <w:rPr>
                <w:rFonts w:ascii="Georgia" w:hAnsi="Georgia" w:cs="Times New Roman (Body CS)"/>
                <w:bCs/>
                <w:lang w:val="en-US"/>
              </w:rPr>
              <w:t>B</w:t>
            </w:r>
            <w:r w:rsidR="00306BAE" w:rsidRPr="00306BAE">
              <w:rPr>
                <w:rFonts w:ascii="Georgia" w:hAnsi="Georgia" w:cs="Times New Roman (Body CS)"/>
                <w:bCs/>
                <w:lang w:val="en-US"/>
              </w:rPr>
              <w:t>achelor of Science</w:t>
            </w:r>
            <w:r w:rsidRPr="00306BAE">
              <w:rPr>
                <w:rFonts w:ascii="Georgia" w:hAnsi="Georgia" w:cs="Times New Roman (Body CS)"/>
                <w:bCs/>
                <w:lang w:val="en-US"/>
              </w:rPr>
              <w:t xml:space="preserve"> in </w:t>
            </w:r>
            <w:r w:rsidR="00306BAE" w:rsidRPr="00306BAE">
              <w:rPr>
                <w:rFonts w:ascii="Georgia" w:hAnsi="Georgia" w:cs="Times New Roman (Body CS)"/>
                <w:bCs/>
                <w:lang w:val="en-US"/>
              </w:rPr>
              <w:t>Management</w:t>
            </w:r>
            <w:r w:rsidR="00306BAE">
              <w:rPr>
                <w:rFonts w:ascii="Georgia" w:hAnsi="Georgia" w:cs="Times New Roman (Body CS)"/>
                <w:bCs/>
                <w:lang w:val="en-US"/>
              </w:rPr>
              <w:t>, Philosophy &amp; Economics</w:t>
            </w:r>
          </w:p>
        </w:tc>
      </w:tr>
      <w:tr w:rsidR="00B36BFB" w:rsidRPr="00957B8E" w14:paraId="7D1DEBF7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74C0312D" w14:textId="2E3949E7" w:rsidR="007C6A3C" w:rsidRPr="00957B8E" w:rsidRDefault="00CA2603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08</w:t>
            </w:r>
            <w:r w:rsidR="007C6A3C" w:rsidRPr="00957B8E">
              <w:rPr>
                <w:rFonts w:ascii="Georgia" w:hAnsi="Georgia"/>
              </w:rPr>
              <w:t>/201</w:t>
            </w:r>
            <w:r w:rsidRPr="00957B8E">
              <w:rPr>
                <w:rFonts w:ascii="Georgia" w:hAnsi="Georgia"/>
              </w:rPr>
              <w:t>4</w:t>
            </w:r>
            <w:r w:rsidR="007C6A3C" w:rsidRPr="00957B8E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30" w:type="dxa"/>
            <w:gridSpan w:val="2"/>
            <w:vAlign w:val="bottom"/>
          </w:tcPr>
          <w:p w14:paraId="0C2B846F" w14:textId="72994489" w:rsidR="007C6A3C" w:rsidRPr="00957B8E" w:rsidRDefault="0045251E" w:rsidP="00F342CB">
            <w:pPr>
              <w:rPr>
                <w:rFonts w:ascii="Georgia" w:hAnsi="Georgia"/>
                <w:b/>
                <w:smallCaps/>
                <w:sz w:val="24"/>
              </w:rPr>
            </w:pPr>
            <w:r w:rsidRPr="00957B8E">
              <w:rPr>
                <w:rFonts w:ascii="Georgia" w:hAnsi="Georgia"/>
                <w:b/>
                <w:smallCaps/>
                <w:sz w:val="28"/>
              </w:rPr>
              <w:t>Geschwister-Scholl Gymnasium</w:t>
            </w:r>
          </w:p>
        </w:tc>
        <w:tc>
          <w:tcPr>
            <w:tcW w:w="2977" w:type="dxa"/>
            <w:vAlign w:val="bottom"/>
          </w:tcPr>
          <w:p w14:paraId="7C845E2D" w14:textId="2CAAEA5E" w:rsidR="007C6A3C" w:rsidRPr="00957B8E" w:rsidRDefault="008D072D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957B8E">
              <w:rPr>
                <w:rFonts w:ascii="Georgia" w:hAnsi="Georgia"/>
                <w:i/>
                <w:smallCaps/>
                <w:sz w:val="28"/>
                <w:szCs w:val="28"/>
              </w:rPr>
              <w:t>Winterberg</w:t>
            </w:r>
          </w:p>
        </w:tc>
      </w:tr>
      <w:tr w:rsidR="00B36BFB" w:rsidRPr="00957B8E" w14:paraId="61E5D482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</w:tcPr>
          <w:p w14:paraId="7FF25A3D" w14:textId="77777777" w:rsidR="00372F7B" w:rsidRPr="00957B8E" w:rsidRDefault="00372F7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419A9228" w14:textId="65D3DF56" w:rsidR="008D072D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Allgemeine Hochschulreife</w:t>
            </w:r>
          </w:p>
        </w:tc>
      </w:tr>
      <w:tr w:rsidR="00B36BFB" w:rsidRPr="00957B8E" w14:paraId="7EABE9F1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</w:tcPr>
          <w:p w14:paraId="4916601C" w14:textId="77777777" w:rsidR="00723643" w:rsidRPr="00957B8E" w:rsidRDefault="00723643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</w:tcPr>
          <w:p w14:paraId="00005DD9" w14:textId="702D3321" w:rsidR="00723643" w:rsidRPr="00A1517C" w:rsidRDefault="00083FFE" w:rsidP="00F342C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Schnit</w:t>
            </w:r>
            <w:r w:rsidR="00A3648A" w:rsidRPr="00A1517C">
              <w:rPr>
                <w:rFonts w:ascii="Georgia" w:hAnsi="Georgia"/>
                <w:i/>
                <w:iCs/>
              </w:rPr>
              <w:t>t: 1,</w:t>
            </w:r>
            <w:r w:rsidR="006877BA">
              <w:rPr>
                <w:rFonts w:ascii="Georgia" w:hAnsi="Georgia"/>
                <w:i/>
                <w:iCs/>
              </w:rPr>
              <w:t>1</w:t>
            </w:r>
          </w:p>
          <w:p w14:paraId="1108F1A6" w14:textId="7DD4B76A" w:rsidR="00A3648A" w:rsidRPr="00A1517C" w:rsidRDefault="006877BA" w:rsidP="00F342C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Leistungskurse</w:t>
            </w:r>
            <w:r w:rsidR="00CA2603" w:rsidRPr="00A1517C">
              <w:rPr>
                <w:rFonts w:ascii="Georgia" w:hAnsi="Georgia"/>
                <w:i/>
                <w:iCs/>
              </w:rPr>
              <w:t>: Mathematik</w:t>
            </w:r>
            <w:r w:rsidR="00B25AAC">
              <w:rPr>
                <w:rFonts w:ascii="Georgia" w:hAnsi="Georgia"/>
                <w:i/>
                <w:iCs/>
              </w:rPr>
              <w:t xml:space="preserve"> und </w:t>
            </w:r>
            <w:r w:rsidR="00CA2603" w:rsidRPr="00A1517C">
              <w:rPr>
                <w:rFonts w:ascii="Georgia" w:hAnsi="Georgia"/>
                <w:i/>
                <w:iCs/>
              </w:rPr>
              <w:t>Philosophie</w:t>
            </w:r>
          </w:p>
          <w:p w14:paraId="7A71E6B0" w14:textId="2B18DDA4" w:rsidR="00CA2603" w:rsidRPr="00957B8E" w:rsidRDefault="00CA2603" w:rsidP="00F342C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A1517C">
              <w:rPr>
                <w:rFonts w:ascii="Georgia" w:hAnsi="Georgia"/>
                <w:i/>
                <w:iCs/>
              </w:rPr>
              <w:t>Mitglied der Fachkonferenz Philosophie (Gestaltung des Lehrplans in Zusammenarbeit mit Fachlehrern)</w:t>
            </w:r>
          </w:p>
        </w:tc>
      </w:tr>
      <w:tr w:rsidR="00B36BFB" w:rsidRPr="00957B8E" w14:paraId="3A2665B3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957B8E" w:rsidRDefault="002508C2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36BFB" w:rsidRPr="00957B8E" w14:paraId="127C64E2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6E186548" w14:textId="7FA4E69B" w:rsidR="007C6A3C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0</w:t>
            </w:r>
            <w:r w:rsidR="00E078B8">
              <w:rPr>
                <w:rFonts w:ascii="Georgia" w:hAnsi="Georgia" w:cs="Georgia"/>
                <w:color w:val="000000"/>
              </w:rPr>
              <w:t>7</w:t>
            </w:r>
            <w:r w:rsidRPr="00957B8E">
              <w:rPr>
                <w:rFonts w:ascii="Georgia" w:hAnsi="Georgia" w:cs="Georgia"/>
                <w:color w:val="000000"/>
              </w:rPr>
              <w:t>/20</w:t>
            </w:r>
            <w:r w:rsidR="00E078B8">
              <w:rPr>
                <w:rFonts w:ascii="Georgia" w:hAnsi="Georgia" w:cs="Georgia"/>
                <w:color w:val="000000"/>
              </w:rPr>
              <w:t>22</w:t>
            </w:r>
            <w:r w:rsidRPr="00957B8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957B8E">
              <w:rPr>
                <w:rFonts w:ascii="Georgia" w:hAnsi="Georgia" w:cs="Georgia"/>
                <w:color w:val="000000"/>
              </w:rPr>
              <w:t>–</w:t>
            </w:r>
            <w:r w:rsidRPr="00957B8E">
              <w:rPr>
                <w:rFonts w:ascii="Georgia" w:hAnsi="Georgia" w:cs="Georgia"/>
                <w:color w:val="000000"/>
              </w:rPr>
              <w:t xml:space="preserve"> 0</w:t>
            </w:r>
            <w:r w:rsidR="00E078B8">
              <w:rPr>
                <w:rFonts w:ascii="Georgia" w:hAnsi="Georgia" w:cs="Georgia"/>
                <w:color w:val="000000"/>
              </w:rPr>
              <w:t>8</w:t>
            </w:r>
            <w:r w:rsidRPr="00957B8E">
              <w:rPr>
                <w:rFonts w:ascii="Georgia" w:hAnsi="Georgia" w:cs="Georgia"/>
                <w:color w:val="000000"/>
              </w:rPr>
              <w:t>/20</w:t>
            </w:r>
            <w:r w:rsidR="00E078B8">
              <w:rPr>
                <w:rFonts w:ascii="Georgia" w:hAnsi="Georgia" w:cs="Georgia"/>
                <w:color w:val="000000"/>
              </w:rPr>
              <w:t>22</w:t>
            </w:r>
          </w:p>
        </w:tc>
        <w:tc>
          <w:tcPr>
            <w:tcW w:w="4121" w:type="dxa"/>
            <w:tcBorders>
              <w:top w:val="single" w:sz="4" w:space="0" w:color="auto"/>
            </w:tcBorders>
            <w:vAlign w:val="bottom"/>
          </w:tcPr>
          <w:p w14:paraId="38F27285" w14:textId="050E608F" w:rsidR="007C6A3C" w:rsidRPr="00957B8E" w:rsidRDefault="00E078B8" w:rsidP="00F342CB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Kalliwoda Research GmbH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0C31A246" w:rsidR="007C6A3C" w:rsidRPr="00957B8E" w:rsidRDefault="00E078B8" w:rsidP="00F342CB">
            <w:pPr>
              <w:jc w:val="right"/>
              <w:rPr>
                <w:rFonts w:ascii="Georgia" w:hAnsi="Georgia" w:cs="Times New Roman (Body CS)"/>
                <w:i/>
                <w:smallCaps/>
                <w:sz w:val="24"/>
              </w:rPr>
            </w:pPr>
            <w:r>
              <w:rPr>
                <w:rFonts w:ascii="Georgia" w:hAnsi="Georgia" w:cs="Times New Roman (Body CS)"/>
                <w:i/>
                <w:smallCaps/>
                <w:sz w:val="28"/>
              </w:rPr>
              <w:t>Frankfurt am Main</w:t>
            </w:r>
          </w:p>
        </w:tc>
      </w:tr>
      <w:tr w:rsidR="00B36BFB" w:rsidRPr="00957B8E" w14:paraId="335D84E9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</w:tcPr>
          <w:p w14:paraId="4936F65C" w14:textId="77777777" w:rsidR="00372F7B" w:rsidRPr="00957B8E" w:rsidRDefault="00372F7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0475B997" w14:textId="41DB4AB6" w:rsidR="00372F7B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Pra</w:t>
            </w:r>
            <w:r w:rsidR="007208AC">
              <w:rPr>
                <w:rFonts w:ascii="Georgia" w:hAnsi="Georgia"/>
              </w:rPr>
              <w:t>ktikum als Equity Research Analyst</w:t>
            </w:r>
          </w:p>
        </w:tc>
      </w:tr>
      <w:tr w:rsidR="00B36BFB" w:rsidRPr="00957B8E" w14:paraId="54C3D64C" w14:textId="77777777" w:rsidTr="00F342CB">
        <w:trPr>
          <w:gridAfter w:val="1"/>
          <w:wAfter w:w="20" w:type="dxa"/>
          <w:trHeight w:val="1020"/>
        </w:trPr>
        <w:tc>
          <w:tcPr>
            <w:tcW w:w="2258" w:type="dxa"/>
          </w:tcPr>
          <w:p w14:paraId="25C0BB2F" w14:textId="77777777" w:rsidR="00785268" w:rsidRPr="00957B8E" w:rsidRDefault="00785268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</w:tcPr>
          <w:p w14:paraId="3EF6A124" w14:textId="09D1C08D" w:rsidR="007208AC" w:rsidRPr="007208AC" w:rsidRDefault="007208AC" w:rsidP="007208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color w:val="000000"/>
              </w:rPr>
              <w:t>Durchführung von Marktrecherchen</w:t>
            </w:r>
            <w:ins w:id="0" w:author="David Döbele" w:date="2022-07-26T20:27:00Z">
              <w:r w:rsidR="005F76DC">
                <w:rPr>
                  <w:rFonts w:ascii="Georgia" w:eastAsia="Georgia" w:hAnsi="Georgia" w:cs="Georgia"/>
                  <w:i/>
                  <w:color w:val="000000"/>
                </w:rPr>
                <w:t xml:space="preserve"> im </w:t>
              </w:r>
            </w:ins>
            <w:ins w:id="1" w:author="David Döbele" w:date="2022-07-26T20:28:00Z">
              <w:r w:rsidR="005F76DC">
                <w:rPr>
                  <w:rFonts w:ascii="Georgia" w:eastAsia="Georgia" w:hAnsi="Georgia" w:cs="Georgia"/>
                  <w:i/>
                  <w:color w:val="000000"/>
                </w:rPr>
                <w:t>Immobiliensektor (Logistik, Gewerbe)</w:t>
              </w:r>
            </w:ins>
            <w:r w:rsidRPr="007208AC">
              <w:rPr>
                <w:rFonts w:ascii="Georgia" w:eastAsia="Georgia" w:hAnsi="Georgia" w:cs="Georgia"/>
                <w:i/>
                <w:color w:val="000000"/>
              </w:rPr>
              <w:t xml:space="preserve"> sowie Aufbereitung der Daten in Excel </w:t>
            </w:r>
          </w:p>
          <w:p w14:paraId="60E4BF04" w14:textId="57A1194D" w:rsidR="00785268" w:rsidRPr="006274D0" w:rsidRDefault="007208AC" w:rsidP="007208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Analyse von Financial Statements mithilfe von Financial Models</w:t>
            </w:r>
          </w:p>
          <w:p w14:paraId="589BDD34" w14:textId="77777777" w:rsidR="006274D0" w:rsidRPr="005F76DC" w:rsidRDefault="007208AC" w:rsidP="007208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5F76DC">
              <w:rPr>
                <w:rFonts w:ascii="Georgia" w:hAnsi="Georgia"/>
                <w:i/>
                <w:iCs/>
              </w:rPr>
              <w:t>Schreiben von Bond- und Unternehmensanalysen unter anderem für Buy-Side Mandaten (z.B. Fonds)</w:t>
            </w:r>
          </w:p>
          <w:p w14:paraId="6DD9BA0F" w14:textId="0BFC946A" w:rsidR="007208AC" w:rsidRPr="007208AC" w:rsidRDefault="007208AC" w:rsidP="007208A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08AC">
              <w:rPr>
                <w:rFonts w:ascii="Georgia" w:eastAsia="Georgia" w:hAnsi="Georgia" w:cs="Georgia"/>
                <w:i/>
                <w:color w:val="000000"/>
              </w:rPr>
              <w:t xml:space="preserve">Kommunikation (E-Mails und Zoom Calls) mit Unternehmen zur Marktlage und finanziellen Situation, sowie Chancen und Risiken  </w:t>
            </w:r>
          </w:p>
        </w:tc>
      </w:tr>
      <w:tr w:rsidR="00B36BFB" w:rsidRPr="00957B8E" w14:paraId="5905F916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957B8E" w:rsidRDefault="002508C2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36BFB" w:rsidRPr="00957B8E" w14:paraId="24D9C6F6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792F63D9" w14:textId="763EA0E8" w:rsidR="00D91397" w:rsidRPr="00957B8E" w:rsidRDefault="00D91397" w:rsidP="00F342CB">
            <w:pPr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1</w:t>
            </w:r>
            <w:r w:rsidR="00280E7D">
              <w:rPr>
                <w:rFonts w:ascii="Georgia" w:hAnsi="Georgia" w:cs="Georgia"/>
                <w:color w:val="000000"/>
              </w:rPr>
              <w:t>2</w:t>
            </w:r>
            <w:r w:rsidRPr="00957B8E">
              <w:rPr>
                <w:rFonts w:ascii="Georgia" w:hAnsi="Georgia" w:cs="Georgia"/>
                <w:color w:val="000000"/>
              </w:rPr>
              <w:t xml:space="preserve">/2021 – heute </w:t>
            </w:r>
          </w:p>
        </w:tc>
        <w:tc>
          <w:tcPr>
            <w:tcW w:w="4121" w:type="dxa"/>
            <w:tcBorders>
              <w:top w:val="single" w:sz="4" w:space="0" w:color="auto"/>
            </w:tcBorders>
            <w:vAlign w:val="bottom"/>
          </w:tcPr>
          <w:p w14:paraId="2A168181" w14:textId="1893E593" w:rsidR="00D91397" w:rsidRPr="00957B8E" w:rsidRDefault="00280E7D" w:rsidP="00F342CB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Junge Liberale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3C730D80" w14:textId="5A9E349F" w:rsidR="00D91397" w:rsidRPr="00957B8E" w:rsidRDefault="007208AC" w:rsidP="00F342CB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Hallenberg</w:t>
            </w:r>
          </w:p>
        </w:tc>
      </w:tr>
      <w:tr w:rsidR="00B36BFB" w:rsidRPr="00957B8E" w14:paraId="42644066" w14:textId="77777777" w:rsidTr="00F342CB">
        <w:trPr>
          <w:gridAfter w:val="1"/>
          <w:wAfter w:w="20" w:type="dxa"/>
          <w:trHeight w:val="227"/>
        </w:trPr>
        <w:tc>
          <w:tcPr>
            <w:tcW w:w="2258" w:type="dxa"/>
          </w:tcPr>
          <w:p w14:paraId="51B28E94" w14:textId="77777777" w:rsidR="00F10A67" w:rsidRPr="00957B8E" w:rsidRDefault="00F10A67" w:rsidP="00F342CB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138A7983" w14:textId="0255ACF4" w:rsidR="00F10A67" w:rsidRPr="00957B8E" w:rsidRDefault="007208AC" w:rsidP="00F342CB">
            <w:pPr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 w:cs="Georgia"/>
                <w:color w:val="000000"/>
              </w:rPr>
              <w:t>Aktives Mitglied der Jungen Liberalen (Jugendorganisation der FDP)</w:t>
            </w:r>
          </w:p>
        </w:tc>
      </w:tr>
      <w:tr w:rsidR="00B36BFB" w:rsidRPr="00957B8E" w14:paraId="399516FA" w14:textId="77777777" w:rsidTr="00F342CB">
        <w:trPr>
          <w:gridAfter w:val="1"/>
          <w:wAfter w:w="20" w:type="dxa"/>
          <w:trHeight w:val="227"/>
        </w:trPr>
        <w:tc>
          <w:tcPr>
            <w:tcW w:w="2258" w:type="dxa"/>
            <w:vAlign w:val="bottom"/>
          </w:tcPr>
          <w:p w14:paraId="503B99AE" w14:textId="77777777" w:rsidR="00B1218B" w:rsidRPr="00957B8E" w:rsidRDefault="00B1218B" w:rsidP="00F342CB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3A9786E9" w14:textId="77777777" w:rsidR="007208AC" w:rsidRPr="007208AC" w:rsidRDefault="007208AC" w:rsidP="007208A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Gründung und Leitung des ersten Ortsverbands der Jungen Liberalen im Hoch-Sauerland-Kreis als Ortsvorsitzender</w:t>
            </w:r>
          </w:p>
          <w:p w14:paraId="0380802A" w14:textId="77777777" w:rsidR="007208AC" w:rsidRPr="007208AC" w:rsidRDefault="007208AC" w:rsidP="007208A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Leitung eines Instagram Accounts zu aktuellen Events und politischen Themen</w:t>
            </w:r>
          </w:p>
          <w:p w14:paraId="2A8E8BC7" w14:textId="1EED24F7" w:rsidR="007A52AF" w:rsidRPr="007A52AF" w:rsidRDefault="007208AC" w:rsidP="007208AC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smallCaps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Auseinandersetzung mit lokalpolitischen Themen in Zusammenarbeit mit lokalen Politikern nach dem Motto: „Der Jugend eine Stimme geben“</w:t>
            </w:r>
          </w:p>
        </w:tc>
      </w:tr>
      <w:tr w:rsidR="00B36BFB" w:rsidRPr="00957B8E" w14:paraId="482569A2" w14:textId="77777777" w:rsidTr="00F342CB">
        <w:trPr>
          <w:gridAfter w:val="1"/>
          <w:wAfter w:w="20" w:type="dxa"/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B1218B" w:rsidRPr="00957B8E" w:rsidRDefault="00B1218B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36BFB" w:rsidRPr="00957B8E" w14:paraId="2B257790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220C69DC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Sprachkenntnisse:</w:t>
            </w:r>
          </w:p>
        </w:tc>
        <w:tc>
          <w:tcPr>
            <w:tcW w:w="7807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EEAC5CF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 xml:space="preserve">Deutsch 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(Muttersprache)</w:t>
            </w:r>
            <w:r w:rsidRPr="00957B8E">
              <w:rPr>
                <w:rFonts w:ascii="Georgia" w:hAnsi="Georgia" w:cs="Georgia"/>
                <w:color w:val="000000"/>
              </w:rPr>
              <w:t xml:space="preserve">, Englisch 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(</w:t>
            </w:r>
            <w:r w:rsidR="00FD42CF">
              <w:rPr>
                <w:rFonts w:ascii="Georgia" w:hAnsi="Georgia" w:cs="Georgia"/>
                <w:i/>
                <w:iCs/>
                <w:color w:val="000000"/>
              </w:rPr>
              <w:t>C2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Pr="00957B8E">
              <w:rPr>
                <w:rFonts w:ascii="Georgia" w:hAnsi="Georgia" w:cs="Georgia"/>
                <w:color w:val="000000"/>
              </w:rPr>
              <w:t xml:space="preserve">, Latein </w:t>
            </w:r>
            <w:r>
              <w:rPr>
                <w:rFonts w:ascii="Georgia" w:hAnsi="Georgia" w:cs="Georgia"/>
                <w:i/>
                <w:iCs/>
                <w:color w:val="000000"/>
              </w:rPr>
              <w:t>(Großes Latinum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B36BFB" w:rsidRPr="005F76DC" w14:paraId="45706C3F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57688BDA" w14:textId="77777777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IT-Kenntnisse:</w:t>
            </w:r>
          </w:p>
        </w:tc>
        <w:tc>
          <w:tcPr>
            <w:tcW w:w="7807" w:type="dxa"/>
            <w:gridSpan w:val="3"/>
            <w:vAlign w:val="bottom"/>
          </w:tcPr>
          <w:p w14:paraId="60CA2168" w14:textId="24887773" w:rsidR="00B1218B" w:rsidRPr="00957B8E" w:rsidRDefault="00B1218B" w:rsidP="00F342CB">
            <w:pPr>
              <w:rPr>
                <w:rFonts w:ascii="Georgia" w:hAnsi="Georgia"/>
                <w:lang w:val="en-US"/>
              </w:rPr>
            </w:pPr>
            <w:r w:rsidRPr="00957B8E">
              <w:rPr>
                <w:rFonts w:ascii="Georgia" w:hAnsi="Georgia" w:cs="Georgia"/>
                <w:color w:val="000000"/>
                <w:lang w:val="en-US"/>
              </w:rPr>
              <w:t xml:space="preserve">Microsoft Office </w:t>
            </w:r>
            <w:r w:rsidRPr="00ED1459">
              <w:rPr>
                <w:rFonts w:ascii="Georgia" w:hAnsi="Georgia" w:cs="Georgia"/>
                <w:i/>
                <w:iCs/>
                <w:color w:val="000000"/>
                <w:lang w:val="en-US"/>
              </w:rPr>
              <w:t>(Word, Excel, PowerPoint, Outlook)</w:t>
            </w:r>
          </w:p>
        </w:tc>
      </w:tr>
      <w:tr w:rsidR="00B36BFB" w:rsidRPr="00957B8E" w14:paraId="70CB01B0" w14:textId="77777777" w:rsidTr="00F342CB">
        <w:trPr>
          <w:gridAfter w:val="1"/>
          <w:wAfter w:w="20" w:type="dxa"/>
          <w:trHeight w:val="624"/>
        </w:trPr>
        <w:tc>
          <w:tcPr>
            <w:tcW w:w="2258" w:type="dxa"/>
            <w:vAlign w:val="bottom"/>
          </w:tcPr>
          <w:p w14:paraId="04F58216" w14:textId="2F575B1A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Interessen: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7807" w:type="dxa"/>
            <w:gridSpan w:val="3"/>
            <w:vAlign w:val="bottom"/>
          </w:tcPr>
          <w:p w14:paraId="598C2742" w14:textId="0F695457" w:rsidR="00B1218B" w:rsidRPr="007C1CBB" w:rsidRDefault="00B1218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Persönlichkeitsentwicklung</w:t>
            </w:r>
            <w:r w:rsidR="00E0719D">
              <w:rPr>
                <w:rFonts w:ascii="Georgia" w:hAnsi="Georgia" w:cs="Georgia"/>
                <w:color w:val="000000"/>
              </w:rPr>
              <w:t xml:space="preserve"> </w:t>
            </w:r>
            <w:r w:rsidR="00E0719D" w:rsidRPr="005F76DC">
              <w:rPr>
                <w:rFonts w:ascii="Georgia" w:hAnsi="Georgia" w:cs="Georgia"/>
                <w:i/>
                <w:iCs/>
                <w:color w:val="000000"/>
                <w:rPrChange w:id="2" w:author="David Döbele" w:date="2022-07-26T20:29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(Mitgliedschaft bei </w:t>
            </w:r>
            <w:r w:rsidR="00011FA7" w:rsidRPr="005F76DC">
              <w:rPr>
                <w:rFonts w:ascii="Georgia" w:hAnsi="Georgia" w:cs="Georgia"/>
                <w:i/>
                <w:iCs/>
                <w:color w:val="000000"/>
                <w:rPrChange w:id="3" w:author="David Döbele" w:date="2022-07-26T20:29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dem </w:t>
            </w:r>
            <w:r w:rsidR="00E0719D" w:rsidRPr="005F76DC">
              <w:rPr>
                <w:rFonts w:ascii="Georgia" w:hAnsi="Georgia" w:cs="Georgia"/>
                <w:i/>
                <w:iCs/>
                <w:color w:val="000000"/>
                <w:rPrChange w:id="4" w:author="David Döbele" w:date="2022-07-26T20:29:00Z">
                  <w:rPr>
                    <w:rFonts w:ascii="Georgia" w:hAnsi="Georgia" w:cs="Georgia"/>
                    <w:color w:val="000000"/>
                  </w:rPr>
                </w:rPrChange>
              </w:rPr>
              <w:t>Karrierenetzwerk QX)</w:t>
            </w:r>
            <w:r>
              <w:rPr>
                <w:rFonts w:ascii="Georgia" w:hAnsi="Georgia" w:cs="Georgia"/>
                <w:color w:val="000000"/>
              </w:rPr>
              <w:t xml:space="preserve"> und</w:t>
            </w:r>
            <w:r w:rsidRPr="00957B8E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 xml:space="preserve">Philosophie; </w:t>
            </w:r>
            <w:r w:rsidRPr="00957B8E">
              <w:rPr>
                <w:rFonts w:ascii="Georgia" w:hAnsi="Georgia" w:cs="Georgia"/>
                <w:color w:val="000000"/>
              </w:rPr>
              <w:t>Kapitalmarkt</w:t>
            </w:r>
            <w:r w:rsidR="00C600E6">
              <w:rPr>
                <w:rFonts w:ascii="Georgia" w:hAnsi="Georgia" w:cs="Georgia"/>
                <w:color w:val="000000"/>
              </w:rPr>
              <w:t xml:space="preserve"> und Geldanlagen; Kraftsport</w:t>
            </w:r>
          </w:p>
        </w:tc>
      </w:tr>
      <w:tr w:rsidR="00B36BFB" w:rsidRPr="00957B8E" w14:paraId="4093034E" w14:textId="77777777" w:rsidTr="00F342CB">
        <w:trPr>
          <w:gridAfter w:val="1"/>
          <w:wAfter w:w="20" w:type="dxa"/>
          <w:trHeight w:val="227"/>
        </w:trPr>
        <w:tc>
          <w:tcPr>
            <w:tcW w:w="10065" w:type="dxa"/>
            <w:gridSpan w:val="4"/>
            <w:vAlign w:val="bottom"/>
          </w:tcPr>
          <w:p w14:paraId="6FF6627A" w14:textId="77777777" w:rsidR="00F342CB" w:rsidRDefault="00F342C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  <w:p w14:paraId="1E156BA1" w14:textId="77777777" w:rsidR="00F342CB" w:rsidRDefault="00F342C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  <w:p w14:paraId="0DB7004B" w14:textId="650224B2" w:rsidR="00B36BFB" w:rsidRPr="00957B8E" w:rsidRDefault="00F636DF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Hallenberg, </w:t>
            </w:r>
            <w:r w:rsidR="007706B0">
              <w:rPr>
                <w:rFonts w:ascii="Georgia" w:hAnsi="Georgia" w:cs="Georgia"/>
                <w:color w:val="000000"/>
              </w:rPr>
              <w:t>16</w:t>
            </w:r>
            <w:r w:rsidR="009B5408">
              <w:rPr>
                <w:rFonts w:ascii="Georgia" w:hAnsi="Georgia" w:cs="Georgia"/>
                <w:color w:val="000000"/>
              </w:rPr>
              <w:t>.0</w:t>
            </w:r>
            <w:r w:rsidR="007706B0">
              <w:rPr>
                <w:rFonts w:ascii="Georgia" w:hAnsi="Georgia" w:cs="Georgia"/>
                <w:color w:val="000000"/>
              </w:rPr>
              <w:t>5</w:t>
            </w:r>
            <w:r>
              <w:rPr>
                <w:rFonts w:ascii="Georgia" w:hAnsi="Georgia" w:cs="Georgia"/>
                <w:color w:val="000000"/>
              </w:rPr>
              <w:t>.2022</w:t>
            </w:r>
          </w:p>
        </w:tc>
      </w:tr>
    </w:tbl>
    <w:p w14:paraId="0747D2BF" w14:textId="7421A77A" w:rsidR="00723643" w:rsidRDefault="00723643"/>
    <w:sectPr w:rsidR="00723643" w:rsidSect="00F342CB">
      <w:pgSz w:w="11906" w:h="16838"/>
      <w:pgMar w:top="1418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0C07BD"/>
    <w:multiLevelType w:val="hybridMultilevel"/>
    <w:tmpl w:val="04602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D4EEB"/>
    <w:multiLevelType w:val="multilevel"/>
    <w:tmpl w:val="B7B41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603247"/>
    <w:multiLevelType w:val="hybridMultilevel"/>
    <w:tmpl w:val="0B0E5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253A6"/>
    <w:multiLevelType w:val="multilevel"/>
    <w:tmpl w:val="9CA874B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9F56D2"/>
    <w:multiLevelType w:val="hybridMultilevel"/>
    <w:tmpl w:val="F300E5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B85806"/>
    <w:multiLevelType w:val="hybridMultilevel"/>
    <w:tmpl w:val="3DD0D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302D0"/>
    <w:multiLevelType w:val="hybridMultilevel"/>
    <w:tmpl w:val="8FBCC136"/>
    <w:lvl w:ilvl="0" w:tplc="9968B2B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2369">
    <w:abstractNumId w:val="6"/>
  </w:num>
  <w:num w:numId="2" w16cid:durableId="698819351">
    <w:abstractNumId w:val="7"/>
  </w:num>
  <w:num w:numId="3" w16cid:durableId="1870681651">
    <w:abstractNumId w:val="8"/>
  </w:num>
  <w:num w:numId="4" w16cid:durableId="831605142">
    <w:abstractNumId w:val="0"/>
  </w:num>
  <w:num w:numId="5" w16cid:durableId="1330448333">
    <w:abstractNumId w:val="1"/>
  </w:num>
  <w:num w:numId="6" w16cid:durableId="711997891">
    <w:abstractNumId w:val="2"/>
  </w:num>
  <w:num w:numId="7" w16cid:durableId="330182081">
    <w:abstractNumId w:val="12"/>
  </w:num>
  <w:num w:numId="8" w16cid:durableId="2050841032">
    <w:abstractNumId w:val="11"/>
  </w:num>
  <w:num w:numId="9" w16cid:durableId="708191361">
    <w:abstractNumId w:val="10"/>
  </w:num>
  <w:num w:numId="10" w16cid:durableId="1104106765">
    <w:abstractNumId w:val="3"/>
  </w:num>
  <w:num w:numId="11" w16cid:durableId="427971495">
    <w:abstractNumId w:val="5"/>
  </w:num>
  <w:num w:numId="12" w16cid:durableId="476194109">
    <w:abstractNumId w:val="9"/>
  </w:num>
  <w:num w:numId="13" w16cid:durableId="186450943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FA7"/>
    <w:rsid w:val="00013192"/>
    <w:rsid w:val="00022CF2"/>
    <w:rsid w:val="00032677"/>
    <w:rsid w:val="0004491B"/>
    <w:rsid w:val="00064643"/>
    <w:rsid w:val="00083FFE"/>
    <w:rsid w:val="000A1FDA"/>
    <w:rsid w:val="000A4C4F"/>
    <w:rsid w:val="000D0538"/>
    <w:rsid w:val="001352AF"/>
    <w:rsid w:val="0015729C"/>
    <w:rsid w:val="00162A5A"/>
    <w:rsid w:val="0018157E"/>
    <w:rsid w:val="001B4860"/>
    <w:rsid w:val="001C3B0F"/>
    <w:rsid w:val="001D4DCD"/>
    <w:rsid w:val="002508C2"/>
    <w:rsid w:val="00280E7D"/>
    <w:rsid w:val="00282DB0"/>
    <w:rsid w:val="002A315B"/>
    <w:rsid w:val="002D4516"/>
    <w:rsid w:val="00306BAE"/>
    <w:rsid w:val="003079A6"/>
    <w:rsid w:val="00314B7A"/>
    <w:rsid w:val="003247A4"/>
    <w:rsid w:val="00372F7B"/>
    <w:rsid w:val="003A77C4"/>
    <w:rsid w:val="003E7453"/>
    <w:rsid w:val="00443668"/>
    <w:rsid w:val="00450C88"/>
    <w:rsid w:val="0045251E"/>
    <w:rsid w:val="004A54BA"/>
    <w:rsid w:val="00507EA7"/>
    <w:rsid w:val="00535F17"/>
    <w:rsid w:val="00566C2C"/>
    <w:rsid w:val="005A28A5"/>
    <w:rsid w:val="005F76DC"/>
    <w:rsid w:val="006274D0"/>
    <w:rsid w:val="00632D5A"/>
    <w:rsid w:val="00683D47"/>
    <w:rsid w:val="006877BA"/>
    <w:rsid w:val="00693E09"/>
    <w:rsid w:val="006B7F78"/>
    <w:rsid w:val="007160E3"/>
    <w:rsid w:val="007208AC"/>
    <w:rsid w:val="00723532"/>
    <w:rsid w:val="00723643"/>
    <w:rsid w:val="00733DA1"/>
    <w:rsid w:val="00763DCE"/>
    <w:rsid w:val="007706B0"/>
    <w:rsid w:val="00780E5F"/>
    <w:rsid w:val="00785254"/>
    <w:rsid w:val="00785268"/>
    <w:rsid w:val="007966F0"/>
    <w:rsid w:val="007A52AF"/>
    <w:rsid w:val="007C1CBB"/>
    <w:rsid w:val="007C6A3C"/>
    <w:rsid w:val="007E3E82"/>
    <w:rsid w:val="00814F18"/>
    <w:rsid w:val="008B0FC0"/>
    <w:rsid w:val="008D072D"/>
    <w:rsid w:val="00957B8E"/>
    <w:rsid w:val="009875CE"/>
    <w:rsid w:val="00991BC9"/>
    <w:rsid w:val="009A66D3"/>
    <w:rsid w:val="009B5408"/>
    <w:rsid w:val="009C0554"/>
    <w:rsid w:val="00A1517C"/>
    <w:rsid w:val="00A3648A"/>
    <w:rsid w:val="00A62A2F"/>
    <w:rsid w:val="00AB2A5A"/>
    <w:rsid w:val="00AB5810"/>
    <w:rsid w:val="00AB59BA"/>
    <w:rsid w:val="00B1218B"/>
    <w:rsid w:val="00B25AAC"/>
    <w:rsid w:val="00B25B6C"/>
    <w:rsid w:val="00B359DB"/>
    <w:rsid w:val="00B36BFB"/>
    <w:rsid w:val="00B5178D"/>
    <w:rsid w:val="00B52E4B"/>
    <w:rsid w:val="00B90595"/>
    <w:rsid w:val="00BD640A"/>
    <w:rsid w:val="00C018E4"/>
    <w:rsid w:val="00C066FA"/>
    <w:rsid w:val="00C600E6"/>
    <w:rsid w:val="00C9362C"/>
    <w:rsid w:val="00CA2603"/>
    <w:rsid w:val="00CD423A"/>
    <w:rsid w:val="00CE23A0"/>
    <w:rsid w:val="00CF31EE"/>
    <w:rsid w:val="00D10083"/>
    <w:rsid w:val="00D34E0D"/>
    <w:rsid w:val="00D52E1D"/>
    <w:rsid w:val="00D83D35"/>
    <w:rsid w:val="00D91397"/>
    <w:rsid w:val="00DD0DA4"/>
    <w:rsid w:val="00DE4EE8"/>
    <w:rsid w:val="00E0719D"/>
    <w:rsid w:val="00E078B8"/>
    <w:rsid w:val="00E431ED"/>
    <w:rsid w:val="00E64FF5"/>
    <w:rsid w:val="00EB5816"/>
    <w:rsid w:val="00EC3BE3"/>
    <w:rsid w:val="00ED1459"/>
    <w:rsid w:val="00F10A67"/>
    <w:rsid w:val="00F11BEF"/>
    <w:rsid w:val="00F258E7"/>
    <w:rsid w:val="00F342CB"/>
    <w:rsid w:val="00F52DE5"/>
    <w:rsid w:val="00F60AB6"/>
    <w:rsid w:val="00F636DF"/>
    <w:rsid w:val="00F80053"/>
    <w:rsid w:val="00FA02C7"/>
    <w:rsid w:val="00FC000C"/>
    <w:rsid w:val="00FD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B25AA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25AA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25AA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25AA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25AA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25AAC"/>
    <w:rPr>
      <w:b/>
      <w:bCs/>
      <w:sz w:val="20"/>
      <w:szCs w:val="20"/>
    </w:rPr>
  </w:style>
  <w:style w:type="paragraph" w:customStyle="1" w:styleId="Bullets">
    <w:name w:val="Bullets"/>
    <w:basedOn w:val="Listenabsatz"/>
    <w:qFormat/>
    <w:rsid w:val="007208AC"/>
    <w:pPr>
      <w:numPr>
        <w:numId w:val="12"/>
      </w:numPr>
      <w:spacing w:after="0" w:line="240" w:lineRule="auto"/>
    </w:pPr>
    <w:rPr>
      <w:rFonts w:ascii="Georgia" w:eastAsia="Calibri" w:hAnsi="Georgia" w:cs="Georgia"/>
      <w:i/>
      <w:iCs/>
      <w:color w:val="000000"/>
      <w:lang w:val="de-A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2022-06-08T19:41:00Z</cp:lastPrinted>
  <dcterms:created xsi:type="dcterms:W3CDTF">2022-06-08T19:41:00Z</dcterms:created>
  <dcterms:modified xsi:type="dcterms:W3CDTF">2022-07-26T18:29:00Z</dcterms:modified>
</cp:coreProperties>
</file>