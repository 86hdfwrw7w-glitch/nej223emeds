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C2CF3B" w14:textId="77777777" w:rsidR="00E5643F" w:rsidRDefault="00E5643F" w:rsidP="00E5643F">
      <w:r>
        <w:t>Zunächst einmal vielen Dank, dass Sie sich die Zeit genommen haben, damit ich mich Ihnen heute vorstellen kann. Ich freue mich sehr über diese Chance.</w:t>
      </w:r>
    </w:p>
    <w:p w14:paraId="4094B3DF" w14:textId="4573F741" w:rsidR="00E5643F" w:rsidDel="007C7B3C" w:rsidRDefault="00E5643F" w:rsidP="00E5643F">
      <w:pPr>
        <w:rPr>
          <w:del w:id="0" w:author="Jonas Stegh" w:date="2024-02-15T09:21:00Z"/>
        </w:rPr>
      </w:pPr>
      <w:del w:id="1" w:author="Jonas Stegh" w:date="2024-02-15T09:21:00Z">
        <w:r w:rsidDel="007C7B3C">
          <w:delText>Zuerst ein wenig über meinen Werdegang und wie ich zu der Person geworden bin, die heute vor ihnen steht bzw. sitzt (</w:delText>
        </w:r>
        <w:r w:rsidR="0032265E" w:rsidDel="007C7B3C">
          <w:delText>Lacher</w:delText>
        </w:r>
        <w:r w:rsidDel="007C7B3C">
          <w:delText>)</w:delText>
        </w:r>
        <w:r w:rsidR="0032265E" w:rsidDel="007C7B3C">
          <w:delText>:</w:delText>
        </w:r>
      </w:del>
    </w:p>
    <w:p w14:paraId="1B71144B" w14:textId="4AEFE63B" w:rsidR="0032265E" w:rsidRDefault="00E04EB0" w:rsidP="0032265E">
      <w:r>
        <w:t>M</w:t>
      </w:r>
      <w:r w:rsidR="00E5643F">
        <w:t xml:space="preserve">eine </w:t>
      </w:r>
      <w:r w:rsidR="00E5643F" w:rsidRPr="00610EB4">
        <w:rPr>
          <w:b/>
          <w:bCs/>
        </w:rPr>
        <w:t>erste große Leidenschaft</w:t>
      </w:r>
      <w:r w:rsidR="00E5643F">
        <w:t xml:space="preserve"> </w:t>
      </w:r>
      <w:r>
        <w:t xml:space="preserve">entdeckte ich </w:t>
      </w:r>
      <w:r w:rsidR="00E5643F">
        <w:t xml:space="preserve">im </w:t>
      </w:r>
      <w:r w:rsidR="00E5643F" w:rsidRPr="00610EB4">
        <w:rPr>
          <w:b/>
          <w:bCs/>
        </w:rPr>
        <w:t>Fitnesssport</w:t>
      </w:r>
      <w:r w:rsidR="0032265E">
        <w:t xml:space="preserve"> mit 16 Jahren. Es dauerte nicht lange bis ich </w:t>
      </w:r>
      <w:r w:rsidR="0032265E" w:rsidRPr="00610EB4">
        <w:rPr>
          <w:b/>
          <w:bCs/>
        </w:rPr>
        <w:t>vollends für den Sport brannte</w:t>
      </w:r>
      <w:r w:rsidR="0032265E">
        <w:t xml:space="preserve">, </w:t>
      </w:r>
      <w:del w:id="2" w:author="Jonas Stegh" w:date="2024-02-15T09:21:00Z">
        <w:r w:rsidR="0032265E" w:rsidDel="007C7B3C">
          <w:delText>weil ich merkte, dass ich durch harte Arbeit kontinuierlich Ergebnisse erzielen konnte, solange ich hartnäckig blieb, und ich entwickelte</w:delText>
        </w:r>
        <w:r w:rsidR="00A56798" w:rsidDel="007C7B3C">
          <w:delText xml:space="preserve"> diesbezüglich</w:delText>
        </w:r>
        <w:r w:rsidR="0032265E" w:rsidDel="007C7B3C">
          <w:delText xml:space="preserve"> </w:delText>
        </w:r>
        <w:r w:rsidR="0032265E" w:rsidRPr="00C905EF" w:rsidDel="007C7B3C">
          <w:rPr>
            <w:b/>
            <w:bCs/>
            <w:color w:val="FF0000"/>
          </w:rPr>
          <w:delText>hohe Ambitionen</w:delText>
        </w:r>
        <w:r w:rsidR="0032265E" w:rsidRPr="00610EB4" w:rsidDel="007C7B3C">
          <w:rPr>
            <w:b/>
            <w:bCs/>
          </w:rPr>
          <w:delText xml:space="preserve"> für mich</w:delText>
        </w:r>
        <w:r w:rsidR="0032265E" w:rsidDel="007C7B3C">
          <w:delText xml:space="preserve">. </w:delText>
        </w:r>
      </w:del>
      <w:proofErr w:type="spellStart"/>
      <w:r w:rsidR="006F7FD6">
        <w:t>So</w:t>
      </w:r>
      <w:proofErr w:type="spellEnd"/>
      <w:r w:rsidR="006F7FD6">
        <w:t xml:space="preserve"> nahm der Sport einen sehr wesentlichen Teil meines Alltags in Anspruch und ich konnte in dieser Zeit meinen </w:t>
      </w:r>
      <w:r w:rsidR="006F7FD6" w:rsidRPr="00732882">
        <w:rPr>
          <w:b/>
          <w:bCs/>
          <w:color w:val="FF0000"/>
        </w:rPr>
        <w:t>Leistungswillen</w:t>
      </w:r>
      <w:r w:rsidR="006F7FD6" w:rsidRPr="00732882">
        <w:rPr>
          <w:color w:val="FF0000"/>
        </w:rPr>
        <w:t xml:space="preserve"> </w:t>
      </w:r>
      <w:r w:rsidR="006F7FD6">
        <w:t xml:space="preserve">und meine </w:t>
      </w:r>
      <w:r w:rsidR="006F7FD6" w:rsidRPr="00C905EF">
        <w:rPr>
          <w:b/>
          <w:bCs/>
          <w:color w:val="FF0000"/>
        </w:rPr>
        <w:t>Selbstdisziplin</w:t>
      </w:r>
      <w:r w:rsidR="006F7FD6" w:rsidRPr="00C905EF">
        <w:rPr>
          <w:color w:val="FF0000"/>
        </w:rPr>
        <w:t xml:space="preserve"> </w:t>
      </w:r>
      <w:r w:rsidR="006F7FD6">
        <w:t xml:space="preserve">sehr gut </w:t>
      </w:r>
      <w:commentRangeStart w:id="3"/>
      <w:commentRangeStart w:id="4"/>
      <w:r w:rsidR="006F7FD6">
        <w:t>trainieren</w:t>
      </w:r>
      <w:commentRangeEnd w:id="3"/>
      <w:r w:rsidR="007C7B3C">
        <w:rPr>
          <w:rStyle w:val="CommentReference"/>
        </w:rPr>
        <w:commentReference w:id="3"/>
      </w:r>
      <w:commentRangeEnd w:id="4"/>
      <w:r w:rsidR="007C7B3C">
        <w:rPr>
          <w:rStyle w:val="CommentReference"/>
        </w:rPr>
        <w:commentReference w:id="4"/>
      </w:r>
      <w:r w:rsidR="006F7FD6">
        <w:t>.</w:t>
      </w:r>
      <w:r w:rsidR="0032265E">
        <w:t xml:space="preserve"> Circa 2 Jahre später musste ich meine Leidenschaft </w:t>
      </w:r>
      <w:r w:rsidR="00001749">
        <w:t xml:space="preserve">jedoch tragischerweise </w:t>
      </w:r>
      <w:r w:rsidR="0032265E" w:rsidRPr="00610EB4">
        <w:rPr>
          <w:b/>
          <w:bCs/>
        </w:rPr>
        <w:t>kurzfristig verletzungsbedingt aufgeben</w:t>
      </w:r>
      <w:r w:rsidR="00001749">
        <w:t>, was wirklich schlimm für mich war</w:t>
      </w:r>
      <w:r w:rsidR="0058079F">
        <w:t xml:space="preserve"> </w:t>
      </w:r>
      <w:r w:rsidR="0032265E">
        <w:t xml:space="preserve">und die folgende Leere stürzte mich </w:t>
      </w:r>
      <w:r w:rsidR="0032265E" w:rsidRPr="00610EB4">
        <w:rPr>
          <w:b/>
          <w:bCs/>
        </w:rPr>
        <w:t xml:space="preserve">mental </w:t>
      </w:r>
      <w:r w:rsidR="0032265E" w:rsidRPr="00610EB4">
        <w:t>in eine</w:t>
      </w:r>
      <w:r w:rsidR="0032265E" w:rsidRPr="00610EB4">
        <w:rPr>
          <w:b/>
          <w:bCs/>
        </w:rPr>
        <w:t xml:space="preserve"> schwere Zeit</w:t>
      </w:r>
      <w:r w:rsidR="0032265E">
        <w:t xml:space="preserve">. </w:t>
      </w:r>
    </w:p>
    <w:p w14:paraId="1FAFB389" w14:textId="095442D9" w:rsidR="00966E23" w:rsidRDefault="0058079F" w:rsidP="00E5643F">
      <w:commentRangeStart w:id="5"/>
      <w:del w:id="6" w:author="Jonas Stegh" w:date="2024-02-15T09:23:00Z">
        <w:r w:rsidDel="004F0A2B">
          <w:delText>Aber</w:delText>
        </w:r>
        <w:r w:rsidR="00FF7140" w:rsidDel="004F0A2B">
          <w:delText xml:space="preserve"> parallel ging</w:delText>
        </w:r>
        <w:r w:rsidDel="004F0A2B">
          <w:delText xml:space="preserve"> das Leben </w:delText>
        </w:r>
        <w:r w:rsidR="00FF7140" w:rsidDel="004F0A2B">
          <w:delText>natürlich weiter</w:delText>
        </w:r>
        <w:r w:rsidDel="004F0A2B">
          <w:delText xml:space="preserve"> und </w:delText>
        </w:r>
      </w:del>
      <w:r>
        <w:t>nach</w:t>
      </w:r>
      <w:r w:rsidR="00E5643F">
        <w:t xml:space="preserve"> einiger Zeit begann ich dann </w:t>
      </w:r>
      <w:r w:rsidR="00E54D23">
        <w:t xml:space="preserve">parallel zur Schule </w:t>
      </w:r>
      <w:r w:rsidR="00E5643F">
        <w:t xml:space="preserve">meinen Aushilfsjob bei Rewe und wurde das erste Mal mit </w:t>
      </w:r>
      <w:r w:rsidR="00E5643F" w:rsidRPr="00E54D23">
        <w:rPr>
          <w:b/>
          <w:bCs/>
        </w:rPr>
        <w:t>harter körperlicher Arbeit konfrontiert</w:t>
      </w:r>
      <w:r w:rsidR="00E5643F">
        <w:t>, da ich ausschließlich bei der Warenverräumung und im Lager eingesetzt wurde</w:t>
      </w:r>
      <w:r w:rsidR="008B203B">
        <w:t xml:space="preserve">. </w:t>
      </w:r>
      <w:r w:rsidR="006F6ED9">
        <w:t xml:space="preserve">Diese </w:t>
      </w:r>
      <w:r w:rsidR="00BE15F0">
        <w:t>t</w:t>
      </w:r>
      <w:r w:rsidR="008B203B">
        <w:t xml:space="preserve">ypische Mindestlohnarbeit </w:t>
      </w:r>
      <w:r w:rsidR="002B4F79">
        <w:t>bei</w:t>
      </w:r>
      <w:r w:rsidR="008B203B">
        <w:t xml:space="preserve"> einem eher unangenehmen Arbeitsklima</w:t>
      </w:r>
      <w:r w:rsidR="00BE15F0">
        <w:t xml:space="preserve"> und Chef lehrten mich viele </w:t>
      </w:r>
      <w:r w:rsidR="002B4F79">
        <w:t xml:space="preserve">wichtige Lektionen über </w:t>
      </w:r>
      <w:r w:rsidR="00E5643F" w:rsidRPr="00C77241">
        <w:rPr>
          <w:b/>
          <w:bCs/>
          <w:color w:val="FF0000"/>
        </w:rPr>
        <w:t>Stressresistenz</w:t>
      </w:r>
      <w:r w:rsidR="00E5643F">
        <w:t xml:space="preserve">, </w:t>
      </w:r>
      <w:r w:rsidR="00E5643F" w:rsidRPr="00C77241">
        <w:rPr>
          <w:b/>
          <w:bCs/>
          <w:color w:val="FF0000"/>
        </w:rPr>
        <w:t>Selbstsicherheit</w:t>
      </w:r>
      <w:r w:rsidR="00E5643F" w:rsidRPr="00C77241">
        <w:rPr>
          <w:color w:val="FF0000"/>
        </w:rPr>
        <w:t xml:space="preserve"> </w:t>
      </w:r>
      <w:r w:rsidR="00E5643F">
        <w:t xml:space="preserve">und </w:t>
      </w:r>
      <w:r w:rsidR="00E5643F" w:rsidRPr="00C77241">
        <w:rPr>
          <w:b/>
          <w:bCs/>
          <w:color w:val="FF0000"/>
        </w:rPr>
        <w:t>Durchhaltevermögen</w:t>
      </w:r>
      <w:r w:rsidR="00B97437">
        <w:t>.</w:t>
      </w:r>
      <w:commentRangeEnd w:id="5"/>
      <w:r w:rsidR="004F0A2B">
        <w:rPr>
          <w:rStyle w:val="CommentReference"/>
        </w:rPr>
        <w:commentReference w:id="5"/>
      </w:r>
    </w:p>
    <w:p w14:paraId="2CA724B2" w14:textId="79ED2EE6" w:rsidR="00175A7F" w:rsidRDefault="00AC6899" w:rsidP="00E5643F">
      <w:commentRangeStart w:id="7"/>
      <w:r>
        <w:t xml:space="preserve">Doch </w:t>
      </w:r>
      <w:r w:rsidR="002A74E6">
        <w:t>nun ging es darum, meine</w:t>
      </w:r>
      <w:r w:rsidR="00A875C2">
        <w:t>r</w:t>
      </w:r>
      <w:r w:rsidR="002A74E6">
        <w:t xml:space="preserve"> Ziellosigkeit durch den Wegfall des Fitnesssports</w:t>
      </w:r>
      <w:r w:rsidR="00A875C2">
        <w:t xml:space="preserve"> ein Ende zu bereiten</w:t>
      </w:r>
      <w:r w:rsidR="00BD7D6E">
        <w:t xml:space="preserve">, weshalb ich schließlich in mich ging und </w:t>
      </w:r>
      <w:r w:rsidR="00195C69">
        <w:t xml:space="preserve">mich selbst fragte, </w:t>
      </w:r>
      <w:r w:rsidR="00260743">
        <w:t>auf welches neue Ziel ich</w:t>
      </w:r>
      <w:r w:rsidR="00054607">
        <w:t xml:space="preserve"> meine hohen Ambitionen richten könnte</w:t>
      </w:r>
      <w:r w:rsidR="005D250E">
        <w:t>. Basierend auf</w:t>
      </w:r>
      <w:r w:rsidR="00054607">
        <w:t xml:space="preserve"> </w:t>
      </w:r>
      <w:r w:rsidR="006F5204">
        <w:t xml:space="preserve">dem Kriterium, wo ich am meisten Einfluss </w:t>
      </w:r>
      <w:r w:rsidR="00BD60C3">
        <w:t>erzielen könnte,</w:t>
      </w:r>
      <w:r w:rsidR="005D250E">
        <w:t xml:space="preserve"> blieb ich</w:t>
      </w:r>
      <w:r w:rsidR="00BD60C3">
        <w:t xml:space="preserve"> an meiner beruflichen Zukunft hängen.</w:t>
      </w:r>
      <w:r w:rsidR="005D250E">
        <w:t xml:space="preserve"> </w:t>
      </w:r>
      <w:r w:rsidR="009B585C">
        <w:t>In diese Richtung war mein größter Hebel zum aktuellen Zeitpunkt mein Abitur</w:t>
      </w:r>
      <w:r w:rsidR="002B712C">
        <w:t xml:space="preserve"> und ich begann, </w:t>
      </w:r>
      <w:r w:rsidR="00D769AE">
        <w:t xml:space="preserve">mein Engagement im Unterricht zu erhöhen. </w:t>
      </w:r>
      <w:commentRangeEnd w:id="7"/>
      <w:r w:rsidR="004F0A2B">
        <w:rPr>
          <w:rStyle w:val="CommentReference"/>
        </w:rPr>
        <w:commentReference w:id="7"/>
      </w:r>
      <w:r w:rsidR="00D769AE">
        <w:t xml:space="preserve">Das folgende positive Feedback gab mir </w:t>
      </w:r>
      <w:r w:rsidR="002772D1">
        <w:t xml:space="preserve">dann den nötigen Ruck. </w:t>
      </w:r>
      <w:r w:rsidR="00E5643F">
        <w:t xml:space="preserve">Mein </w:t>
      </w:r>
      <w:r w:rsidR="00E5643F" w:rsidRPr="00610EB4">
        <w:rPr>
          <w:b/>
          <w:bCs/>
        </w:rPr>
        <w:t>Feuer aus Fitness-Tage</w:t>
      </w:r>
      <w:r w:rsidR="003F0E19">
        <w:rPr>
          <w:b/>
          <w:bCs/>
        </w:rPr>
        <w:t>n</w:t>
      </w:r>
      <w:r w:rsidR="00E5643F" w:rsidRPr="00610EB4">
        <w:rPr>
          <w:b/>
          <w:bCs/>
        </w:rPr>
        <w:t xml:space="preserve"> entzündete sich auf ein Neues</w:t>
      </w:r>
      <w:r w:rsidR="00E5643F">
        <w:t>, weil ich wieder die Früchte meines Einsatzes sehen konnte</w:t>
      </w:r>
      <w:r w:rsidR="003F0E19">
        <w:t xml:space="preserve"> und ich war </w:t>
      </w:r>
      <w:r w:rsidR="00E5643F">
        <w:t xml:space="preserve">in der Lage, </w:t>
      </w:r>
      <w:r w:rsidR="002772D1">
        <w:t>meine</w:t>
      </w:r>
      <w:r w:rsidR="00E5643F">
        <w:t xml:space="preserve"> Begeisterung und Motivation</w:t>
      </w:r>
      <w:r w:rsidR="000E3679">
        <w:t xml:space="preserve">, die ich </w:t>
      </w:r>
      <w:r w:rsidR="00A44CFB">
        <w:t xml:space="preserve">für mich </w:t>
      </w:r>
      <w:r w:rsidR="000E3679">
        <w:t xml:space="preserve">durch den Fitnesssport kennengelernt hatte, </w:t>
      </w:r>
      <w:r w:rsidR="00E5643F">
        <w:t xml:space="preserve">auch auf </w:t>
      </w:r>
      <w:r w:rsidR="000E3679">
        <w:t>den</w:t>
      </w:r>
      <w:r w:rsidR="00175A7F">
        <w:t xml:space="preserve"> akademischen und</w:t>
      </w:r>
      <w:r w:rsidR="000E3679">
        <w:t xml:space="preserve"> beruflichen</w:t>
      </w:r>
      <w:r w:rsidR="00E5643F">
        <w:t xml:space="preserve"> Lebensbereich</w:t>
      </w:r>
      <w:r w:rsidR="00175A7F">
        <w:t xml:space="preserve"> zu</w:t>
      </w:r>
      <w:r w:rsidR="00E5643F">
        <w:t xml:space="preserve"> übertragen.</w:t>
      </w:r>
    </w:p>
    <w:p w14:paraId="4569AF35" w14:textId="53664D28" w:rsidR="00175A7F" w:rsidRDefault="001457CC" w:rsidP="00E5643F">
      <w:del w:id="8" w:author="Jonas Stegh" w:date="2024-02-15T09:25:00Z">
        <w:r w:rsidDel="004F0A2B">
          <w:delText>So</w:delText>
        </w:r>
        <w:r w:rsidR="00175A7F" w:rsidDel="004F0A2B">
          <w:delText xml:space="preserve"> riss ich mitten in meiner Abiturphase das Ruder herum und verbesserte meine schulischen Leistungen drastisch, indem ich einen extremen Willen zu lernen entwickelte und meine </w:delText>
        </w:r>
        <w:r w:rsidR="00175A7F" w:rsidRPr="00C77241" w:rsidDel="004F0A2B">
          <w:rPr>
            <w:b/>
            <w:bCs/>
            <w:color w:val="FF0000"/>
          </w:rPr>
          <w:delText>hohe Leistungsbereitschaft</w:delText>
        </w:r>
        <w:r w:rsidR="00175A7F" w:rsidDel="004F0A2B">
          <w:delText xml:space="preserve"> aus Fitness</w:delText>
        </w:r>
        <w:r w:rsidR="000F54BB" w:rsidDel="004F0A2B">
          <w:delText>-Z</w:delText>
        </w:r>
        <w:r w:rsidR="00175A7F" w:rsidDel="004F0A2B">
          <w:delText xml:space="preserve">eiten an den Tag legte. </w:delText>
        </w:r>
      </w:del>
      <w:r w:rsidR="00175A7F">
        <w:t xml:space="preserve">So war ich in der Lage, innerhalb eines Jahres </w:t>
      </w:r>
      <w:r w:rsidR="002A74E6">
        <w:t>meine Noten wesentlich</w:t>
      </w:r>
      <w:r w:rsidR="00175A7F">
        <w:t xml:space="preserve"> zu verbessern</w:t>
      </w:r>
      <w:r w:rsidR="002A74E6">
        <w:t xml:space="preserve"> und einen sehr guten Abschluss zu machen</w:t>
      </w:r>
      <w:r w:rsidR="00175A7F">
        <w:t xml:space="preserve">, eine Entwicklung, </w:t>
      </w:r>
      <w:del w:id="9" w:author="Jonas Stegh" w:date="2024-02-15T09:25:00Z">
        <w:r w:rsidR="00175A7F" w:rsidDel="004F0A2B">
          <w:delText xml:space="preserve">die ohne eine </w:delText>
        </w:r>
        <w:commentRangeStart w:id="10"/>
        <w:r w:rsidR="00175A7F" w:rsidRPr="00C77241" w:rsidDel="004F0A2B">
          <w:rPr>
            <w:b/>
            <w:bCs/>
            <w:color w:val="FF0000"/>
          </w:rPr>
          <w:delText xml:space="preserve">strukturierte </w:delText>
        </w:r>
      </w:del>
      <w:commentRangeEnd w:id="10"/>
      <w:r w:rsidR="004F0A2B">
        <w:rPr>
          <w:rStyle w:val="CommentReference"/>
        </w:rPr>
        <w:commentReference w:id="10"/>
      </w:r>
      <w:del w:id="11" w:author="Jonas Stegh" w:date="2024-02-15T09:25:00Z">
        <w:r w:rsidR="00175A7F" w:rsidRPr="00C77241" w:rsidDel="004F0A2B">
          <w:rPr>
            <w:b/>
            <w:bCs/>
            <w:color w:val="FF0000"/>
          </w:rPr>
          <w:delText>Arbeitsweise</w:delText>
        </w:r>
        <w:r w:rsidR="00175A7F" w:rsidRPr="00C77241" w:rsidDel="004F0A2B">
          <w:rPr>
            <w:color w:val="FF0000"/>
          </w:rPr>
          <w:delText xml:space="preserve"> </w:delText>
        </w:r>
        <w:r w:rsidR="00175A7F" w:rsidDel="004F0A2B">
          <w:delText>und ein</w:delText>
        </w:r>
        <w:r w:rsidR="00E001B9" w:rsidDel="004F0A2B">
          <w:delText xml:space="preserve"> </w:delText>
        </w:r>
        <w:r w:rsidR="00960722" w:rsidDel="004F0A2B">
          <w:delText>gewisses</w:delText>
        </w:r>
        <w:r w:rsidR="00175A7F" w:rsidDel="004F0A2B">
          <w:delText xml:space="preserve"> </w:delText>
        </w:r>
        <w:r w:rsidR="00175A7F" w:rsidRPr="00C77241" w:rsidDel="004F0A2B">
          <w:rPr>
            <w:b/>
            <w:bCs/>
            <w:color w:val="FF0000"/>
          </w:rPr>
          <w:delText>analytischen Denkvermögen</w:delText>
        </w:r>
        <w:r w:rsidR="00175A7F" w:rsidDel="004F0A2B">
          <w:delText xml:space="preserve">, </w:delText>
        </w:r>
        <w:r w:rsidR="00960722" w:rsidDel="004F0A2B">
          <w:delText>welche ich beide</w:delText>
        </w:r>
        <w:r w:rsidR="00175A7F" w:rsidDel="004F0A2B">
          <w:delText xml:space="preserve"> in dieser intensiven Zeit noch einmal verbessern konnte, kaum möglich gewesen wäre.</w:delText>
        </w:r>
      </w:del>
    </w:p>
    <w:p w14:paraId="3A5DDC40" w14:textId="34C95CEE" w:rsidR="00E5643F" w:rsidRDefault="007C3399" w:rsidP="00E5643F">
      <w:r>
        <w:t>Gleichzeitig</w:t>
      </w:r>
      <w:r w:rsidR="007E6AC5">
        <w:t xml:space="preserve"> schaute ich</w:t>
      </w:r>
      <w:r w:rsidR="008F2401">
        <w:t xml:space="preserve"> mich</w:t>
      </w:r>
      <w:bookmarkStart w:id="12" w:name="_Hlk117952639"/>
      <w:r w:rsidR="00C877E9">
        <w:t xml:space="preserve"> </w:t>
      </w:r>
      <w:r w:rsidR="00E5643F">
        <w:t xml:space="preserve">nach Berufsfeldern um, die </w:t>
      </w:r>
      <w:proofErr w:type="spellStart"/>
      <w:r w:rsidR="00E5643F">
        <w:t>mich</w:t>
      </w:r>
      <w:del w:id="13" w:author="Jonas Stegh" w:date="2024-02-15T09:25:00Z">
        <w:r w:rsidR="00C877E9" w:rsidDel="004F0A2B">
          <w:delText>, anders als z.B. der Minijob bei Rewe,</w:delText>
        </w:r>
        <w:r w:rsidR="00E5643F" w:rsidDel="004F0A2B">
          <w:delText xml:space="preserve"> </w:delText>
        </w:r>
      </w:del>
      <w:r w:rsidR="00E5643F">
        <w:t>wirklich</w:t>
      </w:r>
      <w:proofErr w:type="spellEnd"/>
      <w:r w:rsidR="00E5643F">
        <w:t xml:space="preserve"> interessierten und wo ich einen wahren Unterschied machen konnte. Meine unverändert </w:t>
      </w:r>
      <w:r w:rsidR="00E5643F" w:rsidRPr="00C77241">
        <w:rPr>
          <w:b/>
          <w:bCs/>
          <w:color w:val="FF0000"/>
        </w:rPr>
        <w:t>starken Ambitionen</w:t>
      </w:r>
      <w:r w:rsidR="00E5643F" w:rsidRPr="00C77241">
        <w:rPr>
          <w:color w:val="FF0000"/>
        </w:rPr>
        <w:t xml:space="preserve"> </w:t>
      </w:r>
      <w:r w:rsidR="00E5643F">
        <w:t xml:space="preserve">übertrugen sich auf meinen neuen Interessenbereich und ich entdeckte das Consulting für mich, da </w:t>
      </w:r>
      <w:r w:rsidR="00642ED4">
        <w:t>betriebswirtschaftliche</w:t>
      </w:r>
      <w:r w:rsidR="00E5643F">
        <w:t xml:space="preserve"> Fragestellungen mich schon seit langem im Alltag begleitet und interessiert hatten.</w:t>
      </w:r>
    </w:p>
    <w:p w14:paraId="4F0F030F" w14:textId="1F11F852" w:rsidR="009D62AE" w:rsidRDefault="009D62AE" w:rsidP="007B238E">
      <w:r>
        <w:t>Nach</w:t>
      </w:r>
      <w:r w:rsidR="007217A9">
        <w:t xml:space="preserve"> freiwilligen</w:t>
      </w:r>
      <w:r>
        <w:t xml:space="preserve"> praktischen Erfahrungen in Bereich Markt</w:t>
      </w:r>
      <w:r w:rsidR="004B4993">
        <w:t>analyse bei einem Ingenieursbüro</w:t>
      </w:r>
      <w:r w:rsidR="007217A9">
        <w:t xml:space="preserve"> und im Business Development</w:t>
      </w:r>
      <w:r w:rsidR="005F5DD9">
        <w:t xml:space="preserve"> eines Consulting-Startu</w:t>
      </w:r>
      <w:r w:rsidR="003E470D">
        <w:t xml:space="preserve">ps vor Studienbeginn, in denen ich größtenteils eigenständig Themen </w:t>
      </w:r>
      <w:r w:rsidR="001F6B83">
        <w:t xml:space="preserve">bearbeitete und </w:t>
      </w:r>
      <w:del w:id="14" w:author="Jonas Stegh" w:date="2024-02-15T09:26:00Z">
        <w:r w:rsidR="0008392C" w:rsidDel="004F0A2B">
          <w:delText xml:space="preserve">ich </w:delText>
        </w:r>
        <w:r w:rsidR="001F6B83" w:rsidDel="004F0A2B">
          <w:delText xml:space="preserve">so </w:delText>
        </w:r>
        <w:r w:rsidR="0008392C" w:rsidDel="004F0A2B">
          <w:delText>eine gute</w:delText>
        </w:r>
        <w:r w:rsidR="001F6B83" w:rsidDel="004F0A2B">
          <w:delText xml:space="preserve"> </w:delText>
        </w:r>
        <w:r w:rsidR="001F6B83" w:rsidRPr="00C77241" w:rsidDel="004F0A2B">
          <w:rPr>
            <w:b/>
            <w:bCs/>
            <w:color w:val="FF0000"/>
          </w:rPr>
          <w:delText>Selbstorganisationsfähigkeit</w:delText>
        </w:r>
        <w:r w:rsidR="001F6B83" w:rsidRPr="00C77241" w:rsidDel="004F0A2B">
          <w:rPr>
            <w:color w:val="FF0000"/>
          </w:rPr>
          <w:delText xml:space="preserve"> </w:delText>
        </w:r>
        <w:r w:rsidR="004E6F9C" w:rsidRPr="006578C4" w:rsidDel="004F0A2B">
          <w:delText xml:space="preserve">und die </w:delText>
        </w:r>
        <w:r w:rsidR="004E6F9C" w:rsidRPr="006578C4" w:rsidDel="004F0A2B">
          <w:rPr>
            <w:b/>
            <w:bCs/>
            <w:color w:val="FF0000"/>
          </w:rPr>
          <w:delText xml:space="preserve">Fähigkeit, </w:delText>
        </w:r>
        <w:r w:rsidR="006578C4" w:rsidRPr="006578C4" w:rsidDel="004F0A2B">
          <w:rPr>
            <w:b/>
            <w:bCs/>
            <w:color w:val="FF0000"/>
          </w:rPr>
          <w:delText xml:space="preserve">präzise und zielführende Fragen zu </w:delText>
        </w:r>
        <w:r w:rsidR="006578C4" w:rsidRPr="00DA6CE1" w:rsidDel="004F0A2B">
          <w:rPr>
            <w:b/>
            <w:bCs/>
            <w:color w:val="FF0000"/>
          </w:rPr>
          <w:delText>stellen</w:delText>
        </w:r>
        <w:r w:rsidR="006578C4" w:rsidDel="004F0A2B">
          <w:rPr>
            <w:color w:val="FF0000"/>
          </w:rPr>
          <w:delText xml:space="preserve"> </w:delText>
        </w:r>
        <w:r w:rsidR="009B17E5" w:rsidRPr="009B17E5" w:rsidDel="004F0A2B">
          <w:delText>für mich mitnehmen konnte</w:delText>
        </w:r>
        <w:r w:rsidR="009B17E5" w:rsidDel="004F0A2B">
          <w:delText>, was in der Schule leider nie eine allzu große Rolle gespielt hatte</w:delText>
        </w:r>
        <w:r w:rsidR="00BA6817" w:rsidDel="004F0A2B">
          <w:delText xml:space="preserve">, </w:delText>
        </w:r>
      </w:del>
      <w:r w:rsidR="00BA6817">
        <w:t>ging es dann für mich den weiten Weg nach Köln, um dort im Wintersemester 22/23 mein Studium anzutreten.</w:t>
      </w:r>
      <w:r w:rsidR="00235A69">
        <w:t xml:space="preserve"> Das Renommee der Universität, der zentrale Standort mit vielen Beratungshäusern und der Flair der Großstadt hatten mich ins Rheinland </w:t>
      </w:r>
      <w:r w:rsidR="00235A69">
        <w:lastRenderedPageBreak/>
        <w:t>gelockt</w:t>
      </w:r>
      <w:r w:rsidR="00554266">
        <w:t xml:space="preserve"> und ich begann das 1. Semester mit vollem Elan. Als Resultat </w:t>
      </w:r>
      <w:r w:rsidR="009E6F9F">
        <w:t xml:space="preserve">erhielt ich sehr gute Noten und konnte mir mein 1. Beratungspraktikum bei der Boutique </w:t>
      </w:r>
      <w:r w:rsidR="00451AC7">
        <w:t>für Handels- und Konsumgüter Safaric Consulting sichern</w:t>
      </w:r>
      <w:r w:rsidR="008F62DB">
        <w:t xml:space="preserve">. Das 1. Praktikum dort war von Erfolg gekrönt und </w:t>
      </w:r>
      <w:r w:rsidR="002F054B">
        <w:t xml:space="preserve">ich lernte rasant die </w:t>
      </w:r>
      <w:commentRangeStart w:id="15"/>
      <w:proofErr w:type="spellStart"/>
      <w:r w:rsidR="002F054B">
        <w:t>Consutling</w:t>
      </w:r>
      <w:proofErr w:type="spellEnd"/>
      <w:r w:rsidR="002F054B">
        <w:t>-Basics</w:t>
      </w:r>
      <w:commentRangeEnd w:id="15"/>
      <w:r w:rsidR="004F0A2B">
        <w:rPr>
          <w:rStyle w:val="CommentReference"/>
        </w:rPr>
        <w:commentReference w:id="15"/>
      </w:r>
      <w:r w:rsidR="002F054B">
        <w:t xml:space="preserve"> kennen, da ich vom ersten Tag an auf einem Projekt mitarbeitete</w:t>
      </w:r>
      <w:r w:rsidR="00877A32">
        <w:t xml:space="preserve"> und später auch </w:t>
      </w:r>
      <w:r w:rsidR="002F054B">
        <w:t>schon mit zum Kunden</w:t>
      </w:r>
      <w:r w:rsidR="00877A32">
        <w:t xml:space="preserve"> durfte</w:t>
      </w:r>
      <w:r w:rsidR="002F054B">
        <w:t>. D</w:t>
      </w:r>
      <w:r w:rsidR="008F62DB">
        <w:t>ie mir in der Folge angebotene Werkstudentenstelle nahm ich gerne an</w:t>
      </w:r>
      <w:r w:rsidR="004F718D">
        <w:t>.</w:t>
      </w:r>
      <w:r w:rsidR="00EA3BE8">
        <w:t xml:space="preserve"> Doch das Projekt lief noch weiter und da </w:t>
      </w:r>
      <w:r w:rsidR="00D135F7">
        <w:t xml:space="preserve">ich </w:t>
      </w:r>
      <w:r w:rsidR="00EA3BE8">
        <w:t xml:space="preserve">meine Vorgesetzten </w:t>
      </w:r>
      <w:r w:rsidR="00D135F7">
        <w:t xml:space="preserve">durch </w:t>
      </w:r>
      <w:r w:rsidR="00EA3BE8">
        <w:t>meine</w:t>
      </w:r>
      <w:r w:rsidR="00C826C4">
        <w:t xml:space="preserve"> Arbeitsleistung</w:t>
      </w:r>
      <w:r w:rsidR="00D135F7">
        <w:t xml:space="preserve">, </w:t>
      </w:r>
      <w:del w:id="16" w:author="Jonas Stegh" w:date="2024-02-15T09:26:00Z">
        <w:r w:rsidR="00C826C4" w:rsidDel="004F0A2B">
          <w:delText>insbesondere</w:delText>
        </w:r>
        <w:r w:rsidR="00D135F7" w:rsidDel="004F0A2B">
          <w:delText xml:space="preserve"> durch</w:delText>
        </w:r>
        <w:r w:rsidR="00C826C4" w:rsidDel="004F0A2B">
          <w:delText xml:space="preserve"> meine </w:delText>
        </w:r>
        <w:r w:rsidR="00C826C4" w:rsidRPr="00B92DD9" w:rsidDel="004F0A2B">
          <w:rPr>
            <w:b/>
            <w:bCs/>
            <w:color w:val="FF0000"/>
          </w:rPr>
          <w:delText>schnelle Auffassungsgabe</w:delText>
        </w:r>
        <w:r w:rsidR="00C826C4" w:rsidRPr="00B92DD9" w:rsidDel="004F0A2B">
          <w:rPr>
            <w:color w:val="FF0000"/>
          </w:rPr>
          <w:delText xml:space="preserve"> </w:delText>
        </w:r>
        <w:r w:rsidR="00C826C4" w:rsidDel="004F0A2B">
          <w:delText xml:space="preserve">und </w:delText>
        </w:r>
        <w:r w:rsidR="00C826C4" w:rsidRPr="00B92DD9" w:rsidDel="004F0A2B">
          <w:rPr>
            <w:b/>
            <w:bCs/>
            <w:color w:val="FF0000"/>
          </w:rPr>
          <w:delText>Liefergeschwindigkeit</w:delText>
        </w:r>
        <w:r w:rsidR="00C826C4" w:rsidRPr="00B92DD9" w:rsidDel="004F0A2B">
          <w:rPr>
            <w:color w:val="FF0000"/>
          </w:rPr>
          <w:delText xml:space="preserve"> </w:delText>
        </w:r>
        <w:r w:rsidR="00C826C4" w:rsidRPr="00B92DD9" w:rsidDel="004F0A2B">
          <w:rPr>
            <w:b/>
            <w:bCs/>
            <w:color w:val="FF0000"/>
          </w:rPr>
          <w:delText xml:space="preserve">bei </w:delText>
        </w:r>
        <w:r w:rsidR="00B92DD9" w:rsidRPr="00B92DD9" w:rsidDel="004F0A2B">
          <w:rPr>
            <w:b/>
            <w:bCs/>
            <w:color w:val="FF0000"/>
          </w:rPr>
          <w:delText xml:space="preserve">Arbeitsergebnissen </w:delText>
        </w:r>
        <w:r w:rsidR="00521CB8" w:rsidDel="004F0A2B">
          <w:delText xml:space="preserve">stark beeindruckt hatte, </w:delText>
        </w:r>
      </w:del>
      <w:r w:rsidR="00521CB8">
        <w:t>kehrte ich in erweiterter Funktion für ein zweites Praktikum zurück.</w:t>
      </w:r>
    </w:p>
    <w:p w14:paraId="6B261577" w14:textId="37F610FA" w:rsidR="00521CB8" w:rsidRDefault="00521CB8" w:rsidP="007B238E">
      <w:r>
        <w:t xml:space="preserve">Diesmal war ich </w:t>
      </w:r>
      <w:r w:rsidR="009428FD">
        <w:t>gegenüber dem Kunden als vollwertiger Berater verkauft und nahm eine wichtige Rolle</w:t>
      </w:r>
      <w:r w:rsidR="00021EC4">
        <w:t xml:space="preserve"> ein. Schon in der ersten Woche leitete ich Termine, teils mit Kollegen als Unterstützung, teils alleine</w:t>
      </w:r>
      <w:r w:rsidR="00EA4398">
        <w:t xml:space="preserve"> und bereite die Unterlagen dazu vor und nach. </w:t>
      </w:r>
      <w:r w:rsidR="007D0ACD">
        <w:t>Dazu verwaltete ich eigene Arbeitspakete auf dem Projekt und war erster Ansprechpartner für andere Praktikanten au</w:t>
      </w:r>
      <w:r w:rsidR="00D12778">
        <w:t>s unserem Team</w:t>
      </w:r>
      <w:r w:rsidR="007D0ACD">
        <w:t>.</w:t>
      </w:r>
      <w:r w:rsidR="007A79BE">
        <w:t xml:space="preserve"> Diese Zeit war auf der einen Seite sehr herausfordernd, auf der anderen Seite </w:t>
      </w:r>
      <w:r w:rsidR="007A79BE" w:rsidRPr="002044B2">
        <w:rPr>
          <w:b/>
          <w:bCs/>
          <w:color w:val="FF0000"/>
        </w:rPr>
        <w:t>lernte</w:t>
      </w:r>
      <w:r w:rsidR="007A79BE" w:rsidRPr="002044B2">
        <w:rPr>
          <w:color w:val="FF0000"/>
        </w:rPr>
        <w:t xml:space="preserve"> </w:t>
      </w:r>
      <w:r w:rsidR="007A79BE">
        <w:t xml:space="preserve">ich jedoch in kurzer Zeit enorm viel über </w:t>
      </w:r>
      <w:r w:rsidR="004E0716">
        <w:t xml:space="preserve">das </w:t>
      </w:r>
      <w:r w:rsidR="004E0716" w:rsidRPr="002044B2">
        <w:rPr>
          <w:b/>
          <w:bCs/>
          <w:color w:val="FF0000"/>
        </w:rPr>
        <w:t>Auftreten beim Kunden</w:t>
      </w:r>
      <w:r w:rsidR="004E0716">
        <w:t xml:space="preserve">, das </w:t>
      </w:r>
      <w:r w:rsidR="004E0716" w:rsidRPr="002044B2">
        <w:rPr>
          <w:b/>
          <w:bCs/>
          <w:color w:val="FF0000"/>
        </w:rPr>
        <w:t>Präsentieren</w:t>
      </w:r>
      <w:r w:rsidR="004E0716" w:rsidRPr="002044B2">
        <w:rPr>
          <w:color w:val="FF0000"/>
        </w:rPr>
        <w:t xml:space="preserve"> </w:t>
      </w:r>
      <w:r w:rsidR="004E0716">
        <w:t xml:space="preserve">und </w:t>
      </w:r>
      <w:r w:rsidR="00D12778" w:rsidRPr="002044B2">
        <w:rPr>
          <w:b/>
          <w:bCs/>
          <w:color w:val="FF0000"/>
        </w:rPr>
        <w:t>D</w:t>
      </w:r>
      <w:r w:rsidR="004E0716" w:rsidRPr="002044B2">
        <w:rPr>
          <w:b/>
          <w:bCs/>
          <w:color w:val="FF0000"/>
        </w:rPr>
        <w:t>urchführen von Terminen</w:t>
      </w:r>
      <w:r w:rsidR="003E4CDB" w:rsidRPr="002044B2">
        <w:rPr>
          <w:color w:val="FF0000"/>
        </w:rPr>
        <w:t xml:space="preserve"> </w:t>
      </w:r>
      <w:r w:rsidR="00764E7F">
        <w:t xml:space="preserve">und auch über </w:t>
      </w:r>
      <w:r w:rsidR="00764E7F" w:rsidRPr="002044B2">
        <w:rPr>
          <w:b/>
          <w:bCs/>
          <w:color w:val="FF0000"/>
        </w:rPr>
        <w:t>Stressresistenz</w:t>
      </w:r>
      <w:r w:rsidR="00764E7F">
        <w:t xml:space="preserve">. Während meines Einsatzes konnte ich außerdem weiter an meinen </w:t>
      </w:r>
      <w:r w:rsidR="00764E7F" w:rsidRPr="002044B2">
        <w:rPr>
          <w:b/>
          <w:bCs/>
          <w:color w:val="FF0000"/>
        </w:rPr>
        <w:t>Office-Skills</w:t>
      </w:r>
      <w:r w:rsidR="00764E7F">
        <w:t xml:space="preserve"> </w:t>
      </w:r>
      <w:r w:rsidR="002044B2">
        <w:t xml:space="preserve">und meiner </w:t>
      </w:r>
      <w:r w:rsidR="002044B2" w:rsidRPr="002044B2">
        <w:rPr>
          <w:b/>
          <w:bCs/>
          <w:color w:val="FF0000"/>
        </w:rPr>
        <w:t>Selbstorganisationsfähigkeit</w:t>
      </w:r>
      <w:r w:rsidR="002044B2" w:rsidRPr="002044B2">
        <w:rPr>
          <w:color w:val="FF0000"/>
        </w:rPr>
        <w:t xml:space="preserve"> </w:t>
      </w:r>
      <w:r w:rsidR="002044B2">
        <w:t>feilen, die mir bereits sehr zugute kamen.</w:t>
      </w:r>
    </w:p>
    <w:p w14:paraId="224721E2" w14:textId="7590E0E3" w:rsidR="00B74A75" w:rsidRDefault="00B74A75" w:rsidP="007B238E">
      <w:del w:id="17" w:author="Jonas Stegh" w:date="2024-02-15T09:27:00Z">
        <w:r w:rsidDel="004F0A2B">
          <w:delText>Parallel verlor ich</w:delText>
        </w:r>
        <w:r w:rsidR="00FF43A1" w:rsidDel="004F0A2B">
          <w:delText xml:space="preserve"> –</w:delText>
        </w:r>
        <w:r w:rsidDel="004F0A2B">
          <w:delText xml:space="preserve"> </w:delText>
        </w:r>
        <w:r w:rsidR="000A1281" w:rsidDel="004F0A2B">
          <w:delText xml:space="preserve">trotz </w:delText>
        </w:r>
        <w:r w:rsidR="00FF43A1" w:rsidDel="004F0A2B">
          <w:delText xml:space="preserve">oft wenig verfügbarer Zeit – </w:delText>
        </w:r>
        <w:r w:rsidDel="004F0A2B">
          <w:delText xml:space="preserve">nicht den Fokus auf meine akademischen Verpflichtungen und hielt meine Noten </w:delText>
        </w:r>
        <w:r w:rsidR="000A1281" w:rsidDel="004F0A2B">
          <w:delText>auf einem sehr guten</w:delText>
        </w:r>
        <w:r w:rsidR="00E006CD" w:rsidDel="004F0A2B">
          <w:delText xml:space="preserve"> Niveau</w:delText>
        </w:r>
        <w:r w:rsidR="00791201" w:rsidDel="004F0A2B">
          <w:delText xml:space="preserve">, was ich im Wesentlichen über meine </w:delText>
        </w:r>
        <w:r w:rsidR="00791201" w:rsidRPr="00540177" w:rsidDel="004F0A2B">
          <w:rPr>
            <w:b/>
            <w:bCs/>
            <w:color w:val="FF0000"/>
          </w:rPr>
          <w:delText>ausgeprägte</w:delText>
        </w:r>
        <w:r w:rsidR="00524C61" w:rsidRPr="00540177" w:rsidDel="004F0A2B">
          <w:rPr>
            <w:b/>
            <w:bCs/>
            <w:color w:val="FF0000"/>
          </w:rPr>
          <w:delText xml:space="preserve"> Selbstdisziplin</w:delText>
        </w:r>
        <w:r w:rsidR="00524C61" w:rsidRPr="00540177" w:rsidDel="004F0A2B">
          <w:rPr>
            <w:color w:val="FF0000"/>
          </w:rPr>
          <w:delText xml:space="preserve"> </w:delText>
        </w:r>
        <w:r w:rsidR="00524C61" w:rsidDel="004F0A2B">
          <w:delText xml:space="preserve">und </w:delText>
        </w:r>
        <w:r w:rsidR="00540177" w:rsidRPr="00540177" w:rsidDel="004F0A2B">
          <w:rPr>
            <w:b/>
            <w:bCs/>
            <w:color w:val="FF0000"/>
          </w:rPr>
          <w:delText>Auffassungsgabe</w:delText>
        </w:r>
        <w:r w:rsidR="00540177" w:rsidRPr="00540177" w:rsidDel="004F0A2B">
          <w:rPr>
            <w:color w:val="FF0000"/>
          </w:rPr>
          <w:delText xml:space="preserve"> </w:delText>
        </w:r>
        <w:r w:rsidR="00540177" w:rsidDel="004F0A2B">
          <w:delText>bewerkstelligte</w:delText>
        </w:r>
        <w:r w:rsidR="00FF43A1" w:rsidDel="004F0A2B">
          <w:delText>.</w:delText>
        </w:r>
        <w:r w:rsidR="0082418D" w:rsidDel="004F0A2B">
          <w:delText xml:space="preserve"> Im Her</w:delText>
        </w:r>
        <w:r w:rsidR="0023174D" w:rsidDel="004F0A2B">
          <w:delText xml:space="preserve">bst diesen Jahres werde ich dann in meinem Auslandssemester an der </w:delText>
        </w:r>
        <w:r w:rsidR="00DD0FA5" w:rsidDel="004F0A2B">
          <w:delText xml:space="preserve">Hanken School of Economics in Finnland die Möglichkeit haben, </w:delText>
        </w:r>
        <w:r w:rsidR="000E61ED" w:rsidDel="004F0A2B">
          <w:delText xml:space="preserve">mich </w:delText>
        </w:r>
        <w:r w:rsidR="008D5208" w:rsidDel="004F0A2B">
          <w:delText xml:space="preserve">sowohl </w:delText>
        </w:r>
        <w:r w:rsidR="000E61ED" w:rsidDel="004F0A2B">
          <w:delText>persönlich als auch akademisch</w:delText>
        </w:r>
        <w:r w:rsidR="00FF43A1" w:rsidDel="004F0A2B">
          <w:delText xml:space="preserve"> </w:delText>
        </w:r>
        <w:r w:rsidR="008D5208" w:rsidDel="004F0A2B">
          <w:delText>weiterzuentwickel</w:delText>
        </w:r>
        <w:r w:rsidR="00470568" w:rsidDel="004F0A2B">
          <w:delText xml:space="preserve">n und </w:delText>
        </w:r>
        <w:r w:rsidR="009E2C73" w:rsidDel="004F0A2B">
          <w:delText xml:space="preserve">meine </w:delText>
        </w:r>
        <w:r w:rsidR="009E2C73" w:rsidRPr="009E2C73" w:rsidDel="004F0A2B">
          <w:rPr>
            <w:b/>
            <w:bCs/>
            <w:color w:val="FF0000"/>
          </w:rPr>
          <w:delText>Kommunikationsfähigkeit</w:delText>
        </w:r>
        <w:r w:rsidR="009E2C73" w:rsidRPr="009E2C73" w:rsidDel="004F0A2B">
          <w:rPr>
            <w:color w:val="FF0000"/>
          </w:rPr>
          <w:delText xml:space="preserve"> </w:delText>
        </w:r>
        <w:r w:rsidR="009E2C73" w:rsidDel="004F0A2B">
          <w:delText xml:space="preserve">besonders in </w:delText>
        </w:r>
        <w:r w:rsidR="009E2C73" w:rsidRPr="009E2C73" w:rsidDel="004F0A2B">
          <w:rPr>
            <w:b/>
            <w:bCs/>
            <w:color w:val="FF0000"/>
          </w:rPr>
          <w:delText>Englisch</w:delText>
        </w:r>
        <w:r w:rsidR="009E2C73" w:rsidRPr="009E2C73" w:rsidDel="004F0A2B">
          <w:rPr>
            <w:color w:val="FF0000"/>
          </w:rPr>
          <w:delText xml:space="preserve"> </w:delText>
        </w:r>
        <w:r w:rsidR="009E3F05" w:rsidRPr="009E3F05" w:rsidDel="004F0A2B">
          <w:delText>zu</w:delText>
        </w:r>
        <w:r w:rsidR="009E3F05" w:rsidDel="004F0A2B">
          <w:rPr>
            <w:color w:val="FF0000"/>
          </w:rPr>
          <w:delText xml:space="preserve"> </w:delText>
        </w:r>
        <w:r w:rsidR="009E2C73" w:rsidDel="004F0A2B">
          <w:delText xml:space="preserve">stärken. </w:delText>
        </w:r>
        <w:r w:rsidR="002934D2" w:rsidDel="004F0A2B">
          <w:delText xml:space="preserve">Doch </w:delText>
        </w:r>
        <w:r w:rsidR="00455179" w:rsidDel="004F0A2B">
          <w:delText xml:space="preserve">ich hatte mir auch weitere Ziele gesetzt, die </w:delText>
        </w:r>
        <w:r w:rsidR="00AF7009" w:rsidDel="004F0A2B">
          <w:delText xml:space="preserve">es nun zu erfüllen galt. </w:delText>
        </w:r>
      </w:del>
      <w:commentRangeStart w:id="18"/>
      <w:r w:rsidR="001664E8">
        <w:t xml:space="preserve">Zunächst einmal </w:t>
      </w:r>
      <w:r w:rsidR="00F26BB2">
        <w:t>macht man einen Unterschied in der Welt nicht nur durch seinen Job, sondern auch</w:t>
      </w:r>
      <w:r w:rsidR="006B0D23">
        <w:t xml:space="preserve"> durch Engagement in andere Richtungen. Mir persönlich ist das Thema Bildungs- und Chancengerechtigke</w:t>
      </w:r>
      <w:r w:rsidR="00414EF4">
        <w:t>it sehr wichtig, weshalb ich zu Beginn des 3. Semesters als Mentor b</w:t>
      </w:r>
      <w:r w:rsidR="00350ABE">
        <w:t xml:space="preserve">ei Rock </w:t>
      </w:r>
      <w:proofErr w:type="spellStart"/>
      <w:r w:rsidR="00350ABE">
        <w:t>Your</w:t>
      </w:r>
      <w:proofErr w:type="spellEnd"/>
      <w:r w:rsidR="00350ABE">
        <w:t xml:space="preserve"> Life gestartet bin und dort einem Teenager aus sozial erschwertem Hintergrund bei Themen </w:t>
      </w:r>
      <w:r w:rsidR="00551FEE">
        <w:t>wie Schule und sonstigen Sachen weiterhelfe und regelmäßig etwas mit ihm unternehme.</w:t>
      </w:r>
      <w:commentRangeEnd w:id="18"/>
      <w:r w:rsidR="004F0A2B">
        <w:rPr>
          <w:rStyle w:val="CommentReference"/>
        </w:rPr>
        <w:commentReference w:id="18"/>
      </w:r>
      <w:r w:rsidR="00957977">
        <w:t xml:space="preserve"> Diese </w:t>
      </w:r>
      <w:r w:rsidR="00FC026E">
        <w:t>Initiative</w:t>
      </w:r>
      <w:r w:rsidR="00957977">
        <w:t xml:space="preserve"> hatte ich schon länger im Blick, fühlte mich jedoch jetzt bereit</w:t>
      </w:r>
      <w:r w:rsidR="00FC026E">
        <w:t>, wo ich mich in Köln etwas eingelebt und noch mehr Lebenserfahrung gesammelt hatte</w:t>
      </w:r>
      <w:r w:rsidR="00F533BB">
        <w:t xml:space="preserve"> und bin äußerst froh, </w:t>
      </w:r>
      <w:r w:rsidR="00F23DF5">
        <w:t>die</w:t>
      </w:r>
      <w:r w:rsidR="00F533BB">
        <w:t xml:space="preserve"> Entscheidung</w:t>
      </w:r>
      <w:r w:rsidR="00F23DF5">
        <w:t>, mitzumachen,</w:t>
      </w:r>
      <w:r w:rsidR="00F533BB">
        <w:t xml:space="preserve"> getroffen zu haben</w:t>
      </w:r>
      <w:r w:rsidR="000C0E1E">
        <w:t xml:space="preserve">, da ich so ganz viel über </w:t>
      </w:r>
      <w:r w:rsidR="000C0E1E" w:rsidRPr="00267F6F">
        <w:rPr>
          <w:b/>
          <w:bCs/>
          <w:color w:val="FF0000"/>
        </w:rPr>
        <w:t>Kommunikation</w:t>
      </w:r>
      <w:r w:rsidR="000C0E1E">
        <w:t xml:space="preserve">, </w:t>
      </w:r>
      <w:r w:rsidR="000C0E1E" w:rsidRPr="00267F6F">
        <w:rPr>
          <w:b/>
          <w:bCs/>
          <w:color w:val="FF0000"/>
        </w:rPr>
        <w:t>Selbstreflektion</w:t>
      </w:r>
      <w:r w:rsidR="000C0E1E" w:rsidRPr="00267F6F">
        <w:rPr>
          <w:color w:val="FF0000"/>
        </w:rPr>
        <w:t xml:space="preserve"> </w:t>
      </w:r>
      <w:r w:rsidR="00267F6F">
        <w:t xml:space="preserve">und </w:t>
      </w:r>
      <w:r w:rsidR="00267F6F" w:rsidRPr="00267F6F">
        <w:rPr>
          <w:b/>
          <w:bCs/>
          <w:color w:val="FF0000"/>
        </w:rPr>
        <w:t>Menschlichkeit</w:t>
      </w:r>
      <w:r w:rsidR="00267F6F" w:rsidRPr="00267F6F">
        <w:rPr>
          <w:color w:val="FF0000"/>
        </w:rPr>
        <w:t xml:space="preserve"> </w:t>
      </w:r>
      <w:r w:rsidR="00267F6F">
        <w:t>lernen konnte und immer wieder kann</w:t>
      </w:r>
      <w:r w:rsidR="00F533BB">
        <w:t>.</w:t>
      </w:r>
      <w:r w:rsidR="00D12C8C">
        <w:t xml:space="preserve"> Und als persönliche</w:t>
      </w:r>
      <w:r w:rsidR="00D36149">
        <w:t>n</w:t>
      </w:r>
      <w:r w:rsidR="00D12C8C">
        <w:t xml:space="preserve"> Erfolg und </w:t>
      </w:r>
      <w:r w:rsidR="00D12C8C" w:rsidRPr="00267F6F">
        <w:t>Lichtblick</w:t>
      </w:r>
      <w:r w:rsidR="00D12C8C">
        <w:t xml:space="preserve"> unterschrieb ich Ende 2023 dann auch seit Jahren wieder einen Vertrag für ein Fitnessstudio</w:t>
      </w:r>
      <w:r w:rsidR="00D36149">
        <w:t xml:space="preserve"> und auch wenn ich beim Training besonders am Anfang sehr vorsichtig sein musste, </w:t>
      </w:r>
      <w:r w:rsidR="001A3BD6">
        <w:t>freu</w:t>
      </w:r>
      <w:r w:rsidR="00335E58">
        <w:t>en</w:t>
      </w:r>
      <w:r w:rsidR="001A3BD6">
        <w:t xml:space="preserve"> sich mein Körper und meine Psyche sehr über die Abwechslung </w:t>
      </w:r>
      <w:r w:rsidR="00DE2ACA">
        <w:t>durch den Sport.</w:t>
      </w:r>
    </w:p>
    <w:p w14:paraId="5660C394" w14:textId="04B9520A" w:rsidR="00E5643F" w:rsidRDefault="00E5643F" w:rsidP="00E5643F">
      <w:r>
        <w:t xml:space="preserve">Um nun </w:t>
      </w:r>
      <w:r w:rsidR="0072462A">
        <w:t xml:space="preserve">neue spannende Herausforderungen zu meistern, </w:t>
      </w:r>
      <w:r w:rsidR="005D6516">
        <w:t xml:space="preserve">meine erlernten Fähigkeiten </w:t>
      </w:r>
      <w:r w:rsidR="0072462A">
        <w:t>unter Beweis zu stellen und weiter auszubauen</w:t>
      </w:r>
      <w:r w:rsidR="00AD03B0">
        <w:t xml:space="preserve">, möchte ich </w:t>
      </w:r>
      <w:r w:rsidR="003725D0">
        <w:t xml:space="preserve">noch mehr </w:t>
      </w:r>
      <w:r w:rsidR="00AD03B0">
        <w:t>praktische Erfahrung in der Unternehmensberatung</w:t>
      </w:r>
      <w:r w:rsidR="003725D0">
        <w:t xml:space="preserve"> sammeln.</w:t>
      </w:r>
    </w:p>
    <w:p w14:paraId="10BE212B" w14:textId="17A19D42" w:rsidR="000E451D" w:rsidRDefault="000E451D" w:rsidP="00E5643F">
      <w:r>
        <w:t xml:space="preserve">Und weil &lt;&lt;Unternehmensname&gt;&gt; „so und so“ ist, </w:t>
      </w:r>
    </w:p>
    <w:p w14:paraId="205C626F" w14:textId="66423174" w:rsidR="008E56B6" w:rsidRDefault="000E451D" w:rsidP="00E5643F">
      <w:r>
        <w:t>…möchte ich das gerne bei Ihnen tun und freue mich deshalb sehr, heute mit Ihnen zu sprechen.</w:t>
      </w:r>
    </w:p>
    <w:p w14:paraId="2A688799" w14:textId="77777777" w:rsidR="004B45D9" w:rsidRDefault="004B45D9" w:rsidP="00E5643F"/>
    <w:p w14:paraId="73C03BF8" w14:textId="736EB0E2" w:rsidR="004B45D9" w:rsidRPr="004B45D9" w:rsidRDefault="008E56B6" w:rsidP="00E5643F">
      <w:r w:rsidRPr="004B45D9">
        <w:rPr>
          <w:b/>
          <w:bCs/>
        </w:rPr>
        <w:t>Fitness</w:t>
      </w:r>
      <w:r>
        <w:t>: Extremer Leistungswille und Disziplin</w:t>
      </w:r>
      <w:r>
        <w:br/>
      </w:r>
      <w:r w:rsidRPr="004B45D9">
        <w:rPr>
          <w:b/>
          <w:bCs/>
        </w:rPr>
        <w:t>Rewe-Arbeit</w:t>
      </w:r>
      <w:r>
        <w:t>: Durchhaltevermögen, Stressresistenz, Selbstsicherheit</w:t>
      </w:r>
      <w:r w:rsidR="0065601C">
        <w:br/>
      </w:r>
      <w:r w:rsidR="0065601C" w:rsidRPr="004B45D9">
        <w:rPr>
          <w:b/>
          <w:bCs/>
        </w:rPr>
        <w:t>Schule/Abitur</w:t>
      </w:r>
      <w:r w:rsidR="0065601C">
        <w:t xml:space="preserve">: </w:t>
      </w:r>
      <w:r w:rsidR="00B2530E">
        <w:t>Extremer Lernwille, Analytische Fähigkeiten</w:t>
      </w:r>
      <w:r w:rsidR="002E166D">
        <w:t>, strukturierte Arbeitsweise</w:t>
      </w:r>
      <w:r w:rsidR="004B45D9">
        <w:br/>
      </w:r>
      <w:r w:rsidR="004B45D9" w:rsidRPr="00A3200B">
        <w:rPr>
          <w:b/>
          <w:bCs/>
        </w:rPr>
        <w:t>Uni</w:t>
      </w:r>
      <w:r w:rsidR="004B45D9">
        <w:t xml:space="preserve">: </w:t>
      </w:r>
      <w:r w:rsidR="00540177">
        <w:t>Selbstdisziplin, Auffassungsgabe</w:t>
      </w:r>
      <w:r w:rsidR="002E166D">
        <w:br/>
      </w:r>
      <w:r w:rsidR="004B45D9" w:rsidRPr="004B45D9">
        <w:rPr>
          <w:b/>
          <w:bCs/>
        </w:rPr>
        <w:lastRenderedPageBreak/>
        <w:t>bewind/TaxIt</w:t>
      </w:r>
      <w:r w:rsidR="004B45D9">
        <w:t xml:space="preserve">: </w:t>
      </w:r>
      <w:r w:rsidR="004B45D9" w:rsidRPr="004B45D9">
        <w:t>Selbstorganisationsfähigkeit, Fähigkeit, präzise und zielführende Fragen zu stellen</w:t>
      </w:r>
      <w:r w:rsidR="004B45D9">
        <w:br/>
      </w:r>
      <w:r w:rsidR="004B45D9" w:rsidRPr="004B45D9">
        <w:rPr>
          <w:b/>
          <w:bCs/>
        </w:rPr>
        <w:t>Safaric</w:t>
      </w:r>
      <w:r w:rsidR="004B45D9">
        <w:t xml:space="preserve">: </w:t>
      </w:r>
      <w:r w:rsidR="004B45D9" w:rsidRPr="004B45D9">
        <w:t>Auftreten beim Kunden, Präsentieren und Durchführen von Terminen, Stressresistenz</w:t>
      </w:r>
      <w:r w:rsidR="004B45D9">
        <w:t>, Office-Skills, Selbstorganisationsfähigkeit</w:t>
      </w:r>
      <w:r w:rsidR="00267F6F">
        <w:br/>
      </w:r>
      <w:r w:rsidR="00267F6F" w:rsidRPr="00A3200B">
        <w:rPr>
          <w:b/>
          <w:bCs/>
        </w:rPr>
        <w:t>RYL</w:t>
      </w:r>
      <w:r w:rsidR="00267F6F">
        <w:t>: Kommunikation, Selbstreflektion, Menschlichkeit</w:t>
      </w:r>
    </w:p>
    <w:p w14:paraId="404C95B9" w14:textId="77777777" w:rsidR="00094E1F" w:rsidRDefault="00094E1F" w:rsidP="00E5643F"/>
    <w:p w14:paraId="7941F234" w14:textId="477D793A" w:rsidR="00094E1F" w:rsidRDefault="00094E1F" w:rsidP="00094E1F"/>
    <w:p w14:paraId="40930224" w14:textId="77777777" w:rsidR="009468F6" w:rsidRDefault="009468F6" w:rsidP="00E5643F"/>
    <w:p w14:paraId="55C04064" w14:textId="77777777" w:rsidR="009468F6" w:rsidRDefault="009468F6" w:rsidP="00E5643F"/>
    <w:bookmarkEnd w:id="12"/>
    <w:p w14:paraId="6FBD651A" w14:textId="77777777" w:rsidR="00FD3938" w:rsidRDefault="00FD3938"/>
    <w:sectPr w:rsidR="00FD393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3" w:author="Jonas Stegh" w:date="2024-02-15T09:21:00Z" w:initials="JS">
    <w:p w14:paraId="0AB2ED0B" w14:textId="77777777" w:rsidR="007C7B3C" w:rsidRDefault="007C7B3C" w:rsidP="007C7B3C">
      <w:pPr>
        <w:pStyle w:val="CommentText"/>
      </w:pPr>
      <w:r>
        <w:rPr>
          <w:rStyle w:val="CommentReference"/>
        </w:rPr>
        <w:annotationRef/>
      </w:r>
      <w:r>
        <w:t>Erlernen vs. trainieren</w:t>
      </w:r>
    </w:p>
  </w:comment>
  <w:comment w:id="4" w:author="Jonas Stegh" w:date="2024-02-15T09:22:00Z" w:initials="JS">
    <w:p w14:paraId="662E05B0" w14:textId="77777777" w:rsidR="007C7B3C" w:rsidRDefault="007C7B3C" w:rsidP="007C7B3C">
      <w:pPr>
        <w:pStyle w:val="CommentText"/>
      </w:pPr>
      <w:r>
        <w:rPr>
          <w:rStyle w:val="CommentReference"/>
        </w:rPr>
        <w:annotationRef/>
      </w:r>
      <w:r>
        <w:t>Vs. verbessern</w:t>
      </w:r>
    </w:p>
  </w:comment>
  <w:comment w:id="5" w:author="Jonas Stegh" w:date="2024-02-15T09:23:00Z" w:initials="JS">
    <w:p w14:paraId="33CA8250" w14:textId="77777777" w:rsidR="004F0A2B" w:rsidRDefault="004F0A2B" w:rsidP="004F0A2B">
      <w:pPr>
        <w:pStyle w:val="CommentText"/>
      </w:pPr>
      <w:r>
        <w:rPr>
          <w:rStyle w:val="CommentReference"/>
        </w:rPr>
        <w:annotationRef/>
      </w:r>
      <w:r>
        <w:t>Kürzen?</w:t>
      </w:r>
    </w:p>
  </w:comment>
  <w:comment w:id="7" w:author="Jonas Stegh" w:date="2024-02-15T09:24:00Z" w:initials="JS">
    <w:p w14:paraId="2311BD66" w14:textId="77777777" w:rsidR="004F0A2B" w:rsidRDefault="004F0A2B" w:rsidP="004F0A2B">
      <w:pPr>
        <w:pStyle w:val="CommentText"/>
      </w:pPr>
      <w:r>
        <w:rPr>
          <w:rStyle w:val="CommentReference"/>
        </w:rPr>
        <w:annotationRef/>
      </w:r>
      <w:r>
        <w:t>Tendenz: Zu lange</w:t>
      </w:r>
    </w:p>
  </w:comment>
  <w:comment w:id="10" w:author="Jonas Stegh" w:date="2024-02-15T09:25:00Z" w:initials="JS">
    <w:p w14:paraId="760A415A" w14:textId="77777777" w:rsidR="004F0A2B" w:rsidRDefault="004F0A2B" w:rsidP="004F0A2B">
      <w:pPr>
        <w:pStyle w:val="CommentText"/>
      </w:pPr>
      <w:r>
        <w:rPr>
          <w:rStyle w:val="CommentReference"/>
        </w:rPr>
        <w:annotationRef/>
      </w:r>
      <w:r>
        <w:t>Größter Faktor zum kürzen: Fähigkeiten durch Leistungen/Ergebnisse darlegen und nicht explizit benennen</w:t>
      </w:r>
    </w:p>
  </w:comment>
  <w:comment w:id="15" w:author="Jonas Stegh" w:date="2024-02-15T09:26:00Z" w:initials="JS">
    <w:p w14:paraId="5660407D" w14:textId="77777777" w:rsidR="004F0A2B" w:rsidRDefault="004F0A2B" w:rsidP="004F0A2B">
      <w:pPr>
        <w:pStyle w:val="CommentText"/>
      </w:pPr>
      <w:r>
        <w:rPr>
          <w:rStyle w:val="CommentReference"/>
        </w:rPr>
        <w:annotationRef/>
      </w:r>
      <w:r>
        <w:t>Konkret benennen</w:t>
      </w:r>
    </w:p>
  </w:comment>
  <w:comment w:id="18" w:author="Jonas Stegh" w:date="2024-02-15T09:29:00Z" w:initials="JS">
    <w:p w14:paraId="27319152" w14:textId="77777777" w:rsidR="004F0A2B" w:rsidRDefault="004F0A2B" w:rsidP="004F0A2B">
      <w:pPr>
        <w:pStyle w:val="CommentText"/>
      </w:pPr>
      <w:r>
        <w:rPr>
          <w:rStyle w:val="CommentReference"/>
        </w:rPr>
        <w:annotationRef/>
      </w:r>
      <w:r>
        <w:t>Guter Inhalt, falscher Zeitpunkt der Selbstpräsentation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AB2ED0B" w15:done="0"/>
  <w15:commentEx w15:paraId="662E05B0" w15:paraIdParent="0AB2ED0B" w15:done="0"/>
  <w15:commentEx w15:paraId="33CA8250" w15:done="0"/>
  <w15:commentEx w15:paraId="2311BD66" w15:done="0"/>
  <w15:commentEx w15:paraId="760A415A" w15:done="0"/>
  <w15:commentEx w15:paraId="5660407D" w15:done="0"/>
  <w15:commentEx w15:paraId="2731915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696C8439" w16cex:dateUtc="2024-02-15T08:21:00Z"/>
  <w16cex:commentExtensible w16cex:durableId="45BFBCCD" w16cex:dateUtc="2024-02-15T08:22:00Z"/>
  <w16cex:commentExtensible w16cex:durableId="2AB29C3E" w16cex:dateUtc="2024-02-15T08:23:00Z"/>
  <w16cex:commentExtensible w16cex:durableId="072F4D13" w16cex:dateUtc="2024-02-15T08:24:00Z"/>
  <w16cex:commentExtensible w16cex:durableId="308F21DC" w16cex:dateUtc="2024-02-15T08:25:00Z"/>
  <w16cex:commentExtensible w16cex:durableId="2BA2E9BC" w16cex:dateUtc="2024-02-15T08:26:00Z"/>
  <w16cex:commentExtensible w16cex:durableId="49C57333" w16cex:dateUtc="2024-02-15T08:2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AB2ED0B" w16cid:durableId="696C8439"/>
  <w16cid:commentId w16cid:paraId="662E05B0" w16cid:durableId="45BFBCCD"/>
  <w16cid:commentId w16cid:paraId="33CA8250" w16cid:durableId="2AB29C3E"/>
  <w16cid:commentId w16cid:paraId="2311BD66" w16cid:durableId="072F4D13"/>
  <w16cid:commentId w16cid:paraId="760A415A" w16cid:durableId="308F21DC"/>
  <w16cid:commentId w16cid:paraId="5660407D" w16cid:durableId="2BA2E9BC"/>
  <w16cid:commentId w16cid:paraId="27319152" w16cid:durableId="49C5733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8A5D4E"/>
    <w:multiLevelType w:val="hybridMultilevel"/>
    <w:tmpl w:val="DA16150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4C6CF5"/>
    <w:multiLevelType w:val="hybridMultilevel"/>
    <w:tmpl w:val="F6E8CC8A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5D2A83"/>
    <w:multiLevelType w:val="hybridMultilevel"/>
    <w:tmpl w:val="8EE8D0A8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7847380">
    <w:abstractNumId w:val="0"/>
  </w:num>
  <w:num w:numId="2" w16cid:durableId="720132545">
    <w:abstractNumId w:val="1"/>
  </w:num>
  <w:num w:numId="3" w16cid:durableId="557591119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onas Stegh">
    <w15:presenceInfo w15:providerId="Windows Live" w15:userId="0586385806711be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4C7"/>
    <w:rsid w:val="00001749"/>
    <w:rsid w:val="00017DEC"/>
    <w:rsid w:val="00021EC4"/>
    <w:rsid w:val="0003119D"/>
    <w:rsid w:val="00054607"/>
    <w:rsid w:val="000645A0"/>
    <w:rsid w:val="0008392C"/>
    <w:rsid w:val="00094E1F"/>
    <w:rsid w:val="00095579"/>
    <w:rsid w:val="000A1281"/>
    <w:rsid w:val="000A323B"/>
    <w:rsid w:val="000B731A"/>
    <w:rsid w:val="000C0E1E"/>
    <w:rsid w:val="000E3679"/>
    <w:rsid w:val="000E451D"/>
    <w:rsid w:val="000E61ED"/>
    <w:rsid w:val="000F54BB"/>
    <w:rsid w:val="0010714B"/>
    <w:rsid w:val="001457CC"/>
    <w:rsid w:val="001664E8"/>
    <w:rsid w:val="00175A7F"/>
    <w:rsid w:val="00195C69"/>
    <w:rsid w:val="001A3BD6"/>
    <w:rsid w:val="001F6B83"/>
    <w:rsid w:val="002044B2"/>
    <w:rsid w:val="0023174D"/>
    <w:rsid w:val="00235A69"/>
    <w:rsid w:val="00260743"/>
    <w:rsid w:val="00267F6F"/>
    <w:rsid w:val="002772D1"/>
    <w:rsid w:val="002905F7"/>
    <w:rsid w:val="002934D2"/>
    <w:rsid w:val="002A74E6"/>
    <w:rsid w:val="002B4F79"/>
    <w:rsid w:val="002B712C"/>
    <w:rsid w:val="002E166D"/>
    <w:rsid w:val="002E5F51"/>
    <w:rsid w:val="002E6399"/>
    <w:rsid w:val="002F054B"/>
    <w:rsid w:val="0032265E"/>
    <w:rsid w:val="00335E58"/>
    <w:rsid w:val="00350ABE"/>
    <w:rsid w:val="003725D0"/>
    <w:rsid w:val="003E470D"/>
    <w:rsid w:val="003E4CDB"/>
    <w:rsid w:val="003F0C7D"/>
    <w:rsid w:val="003F0E19"/>
    <w:rsid w:val="00414EF4"/>
    <w:rsid w:val="00451AC7"/>
    <w:rsid w:val="00455179"/>
    <w:rsid w:val="00470568"/>
    <w:rsid w:val="004A64C7"/>
    <w:rsid w:val="004A725B"/>
    <w:rsid w:val="004B45D9"/>
    <w:rsid w:val="004B4993"/>
    <w:rsid w:val="004E0716"/>
    <w:rsid w:val="004E3660"/>
    <w:rsid w:val="004E6F9C"/>
    <w:rsid w:val="004F0A2B"/>
    <w:rsid w:val="004F718D"/>
    <w:rsid w:val="00511E67"/>
    <w:rsid w:val="00521CB8"/>
    <w:rsid w:val="00522975"/>
    <w:rsid w:val="00524C61"/>
    <w:rsid w:val="00534E42"/>
    <w:rsid w:val="00540177"/>
    <w:rsid w:val="00551FEE"/>
    <w:rsid w:val="00554266"/>
    <w:rsid w:val="0055467C"/>
    <w:rsid w:val="00564520"/>
    <w:rsid w:val="0058079F"/>
    <w:rsid w:val="00595625"/>
    <w:rsid w:val="005D250E"/>
    <w:rsid w:val="005D6516"/>
    <w:rsid w:val="005F422B"/>
    <w:rsid w:val="005F5DD9"/>
    <w:rsid w:val="006425DE"/>
    <w:rsid w:val="00642ED4"/>
    <w:rsid w:val="0065601C"/>
    <w:rsid w:val="006578C4"/>
    <w:rsid w:val="006A3626"/>
    <w:rsid w:val="006B0D23"/>
    <w:rsid w:val="006F5204"/>
    <w:rsid w:val="006F6ED9"/>
    <w:rsid w:val="006F7FD6"/>
    <w:rsid w:val="00716F74"/>
    <w:rsid w:val="007217A9"/>
    <w:rsid w:val="0072462A"/>
    <w:rsid w:val="00732882"/>
    <w:rsid w:val="00764E7F"/>
    <w:rsid w:val="00791201"/>
    <w:rsid w:val="007A79BE"/>
    <w:rsid w:val="007B238E"/>
    <w:rsid w:val="007C3399"/>
    <w:rsid w:val="007C7B3C"/>
    <w:rsid w:val="007D0ACD"/>
    <w:rsid w:val="007E6AC5"/>
    <w:rsid w:val="0082418D"/>
    <w:rsid w:val="00877A32"/>
    <w:rsid w:val="008A1A7B"/>
    <w:rsid w:val="008B203B"/>
    <w:rsid w:val="008D446C"/>
    <w:rsid w:val="008D5208"/>
    <w:rsid w:val="008E56B6"/>
    <w:rsid w:val="008F2401"/>
    <w:rsid w:val="008F62DB"/>
    <w:rsid w:val="009428FD"/>
    <w:rsid w:val="009468F6"/>
    <w:rsid w:val="00957977"/>
    <w:rsid w:val="00960722"/>
    <w:rsid w:val="00961B7C"/>
    <w:rsid w:val="00966E23"/>
    <w:rsid w:val="0099132B"/>
    <w:rsid w:val="009B17E5"/>
    <w:rsid w:val="009B585C"/>
    <w:rsid w:val="009D62AE"/>
    <w:rsid w:val="009E2C73"/>
    <w:rsid w:val="009E3F05"/>
    <w:rsid w:val="009E6F9F"/>
    <w:rsid w:val="00A3200B"/>
    <w:rsid w:val="00A44CFB"/>
    <w:rsid w:val="00A56798"/>
    <w:rsid w:val="00A875C2"/>
    <w:rsid w:val="00AC6899"/>
    <w:rsid w:val="00AD03B0"/>
    <w:rsid w:val="00AF7009"/>
    <w:rsid w:val="00B2530E"/>
    <w:rsid w:val="00B74A75"/>
    <w:rsid w:val="00B92DD9"/>
    <w:rsid w:val="00B97437"/>
    <w:rsid w:val="00BA6817"/>
    <w:rsid w:val="00BD60C3"/>
    <w:rsid w:val="00BD7D6E"/>
    <w:rsid w:val="00BE15F0"/>
    <w:rsid w:val="00C77241"/>
    <w:rsid w:val="00C826C4"/>
    <w:rsid w:val="00C877E9"/>
    <w:rsid w:val="00C905EF"/>
    <w:rsid w:val="00C95037"/>
    <w:rsid w:val="00D01F1F"/>
    <w:rsid w:val="00D12778"/>
    <w:rsid w:val="00D12C8C"/>
    <w:rsid w:val="00D135F7"/>
    <w:rsid w:val="00D2668B"/>
    <w:rsid w:val="00D3341B"/>
    <w:rsid w:val="00D36149"/>
    <w:rsid w:val="00D43F8F"/>
    <w:rsid w:val="00D769AE"/>
    <w:rsid w:val="00DA6CE1"/>
    <w:rsid w:val="00DB56A7"/>
    <w:rsid w:val="00DB7D41"/>
    <w:rsid w:val="00DD0FA5"/>
    <w:rsid w:val="00DD7F11"/>
    <w:rsid w:val="00DE2ACA"/>
    <w:rsid w:val="00E001B9"/>
    <w:rsid w:val="00E006CD"/>
    <w:rsid w:val="00E04EB0"/>
    <w:rsid w:val="00E525E0"/>
    <w:rsid w:val="00E54D23"/>
    <w:rsid w:val="00E5643F"/>
    <w:rsid w:val="00E64F5C"/>
    <w:rsid w:val="00EA3BE8"/>
    <w:rsid w:val="00EA4398"/>
    <w:rsid w:val="00ED0268"/>
    <w:rsid w:val="00F02CBC"/>
    <w:rsid w:val="00F23DF5"/>
    <w:rsid w:val="00F26BB2"/>
    <w:rsid w:val="00F533BB"/>
    <w:rsid w:val="00F651CE"/>
    <w:rsid w:val="00FC026E"/>
    <w:rsid w:val="00FD3938"/>
    <w:rsid w:val="00FF43A1"/>
    <w:rsid w:val="00FF7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D860E"/>
  <w15:chartTrackingRefBased/>
  <w15:docId w15:val="{CD342EC7-EAD9-4F27-AD6F-1278AFE46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4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4E1F"/>
    <w:pPr>
      <w:ind w:left="720"/>
      <w:contextualSpacing/>
    </w:pPr>
  </w:style>
  <w:style w:type="paragraph" w:styleId="Revision">
    <w:name w:val="Revision"/>
    <w:hidden/>
    <w:uiPriority w:val="99"/>
    <w:semiHidden/>
    <w:rsid w:val="007C7B3C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7C7B3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C7B3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C7B3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C7B3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C7B3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1108</Words>
  <Characters>6984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Jannik Steiner</dc:creator>
  <cp:keywords/>
  <dc:description/>
  <cp:lastModifiedBy>Jonas Stegh</cp:lastModifiedBy>
  <cp:revision>131</cp:revision>
  <dcterms:created xsi:type="dcterms:W3CDTF">2023-12-13T15:04:00Z</dcterms:created>
  <dcterms:modified xsi:type="dcterms:W3CDTF">2024-02-15T08:44:00Z</dcterms:modified>
</cp:coreProperties>
</file>