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9BE8F" w14:textId="4B177E5D" w:rsidR="00DD0197" w:rsidRDefault="00523C64">
      <w:r>
        <w:t xml:space="preserve">Liebe </w:t>
      </w:r>
      <w:r w:rsidRPr="00523C64">
        <w:t>Kirsten</w:t>
      </w:r>
      <w:r>
        <w:t>,</w:t>
      </w:r>
    </w:p>
    <w:p w14:paraId="6C43FFEE" w14:textId="30BD0FEB" w:rsidR="00523C64" w:rsidRPr="00523C64" w:rsidRDefault="00523C64" w:rsidP="00523C64">
      <w:r>
        <w:t>i</w:t>
      </w:r>
      <w:r w:rsidRPr="00523C64">
        <w:t>ch bewerbe mich für ein dreimonatiges Praktikum ab März 2025 im Bereich Transaktionsberatung</w:t>
      </w:r>
      <w:r>
        <w:t xml:space="preserve">, </w:t>
      </w:r>
      <w:proofErr w:type="spellStart"/>
      <w:r w:rsidRPr="00523C64">
        <w:t>Valuation</w:t>
      </w:r>
      <w:proofErr w:type="spellEnd"/>
      <w:r>
        <w:t xml:space="preserve"> und M&amp;A</w:t>
      </w:r>
      <w:r w:rsidRPr="00523C64">
        <w:t>. Mein Studium im Wirtschaftsingenieurwesen sowie meine Banklehre haben mein Interesse an finanzwirtschaftlichen Themen geweckt und gefestigt. Während meiner Ausbildung sammelte ich praktische Erfahrung in der Firmenkundenabteilung, insbesondere im Umgang mit Geschäftszahlen, Jahresabschlüssen und Bilanzen</w:t>
      </w:r>
      <w:r>
        <w:t>. Dieses Wissen und Interesse konnte ich bei meinem Praktikum in der Wirtschaftsprüfung gewinnbringend anwenden und weiter ausbilden.</w:t>
      </w:r>
    </w:p>
    <w:p w14:paraId="07BE370A" w14:textId="41582E14" w:rsidR="00523C64" w:rsidRPr="00523C64" w:rsidRDefault="00523C64" w:rsidP="00523C64">
      <w:r w:rsidRPr="00523C64">
        <w:t xml:space="preserve">KPMG überzeugt mich durch die interdisziplinäre Arbeitsweise in den Bereichen Strategieberatung, Bewertung und M&amp;A. Besonders beeindruckt hat mich Ihre Beratung bei der Übernahme von solargrün GmbH durch </w:t>
      </w:r>
      <w:proofErr w:type="spellStart"/>
      <w:r w:rsidRPr="00523C64">
        <w:t>LichtBlick</w:t>
      </w:r>
      <w:proofErr w:type="spellEnd"/>
      <w:r w:rsidRPr="00523C64">
        <w:t xml:space="preserve"> SE</w:t>
      </w:r>
      <w:r>
        <w:t>, da ich die Energiewirtschaft sehr spannend finde</w:t>
      </w:r>
      <w:r w:rsidRPr="00523C64">
        <w:t>. Ich bin hochmotiviert, meine analytischen Fähigkeiten in Ihr Team einzubringen und von der Expertise KPMGs zu profitieren.</w:t>
      </w:r>
    </w:p>
    <w:p w14:paraId="27522B90" w14:textId="10A84E65" w:rsidR="00523C64" w:rsidRPr="00523C64" w:rsidRDefault="00523C64" w:rsidP="00523C64">
      <w:r w:rsidRPr="00523C64">
        <w:t xml:space="preserve">Ich freue mich auf die Möglichkeit, </w:t>
      </w:r>
      <w:del w:id="0" w:author="David Döbele" w:date="2024-09-25T10:27:00Z" w16du:dateUtc="2024-09-25T08:27:00Z">
        <w:r w:rsidRPr="00523C64" w:rsidDel="00A875C2">
          <w:delText xml:space="preserve">Sie </w:delText>
        </w:r>
      </w:del>
      <w:ins w:id="1" w:author="David Döbele" w:date="2024-09-25T10:27:00Z" w16du:dateUtc="2024-09-25T08:27:00Z">
        <w:r w:rsidR="00A875C2">
          <w:t>euch</w:t>
        </w:r>
        <w:r w:rsidR="00A875C2" w:rsidRPr="00523C64">
          <w:t xml:space="preserve"> </w:t>
        </w:r>
      </w:ins>
      <w:r w:rsidRPr="00523C64">
        <w:t>in einem persönlichen Gespräch von meinen Qualitäten zu überzeugen.</w:t>
      </w:r>
    </w:p>
    <w:p w14:paraId="165DFE3E" w14:textId="77777777" w:rsidR="00523C64" w:rsidRDefault="00523C64" w:rsidP="00523C64">
      <w:r w:rsidRPr="00523C64">
        <w:t>Mit freundlichen Grüßen</w:t>
      </w:r>
    </w:p>
    <w:p w14:paraId="01D3A265" w14:textId="4CC6BDB6" w:rsidR="00523C64" w:rsidRPr="00523C64" w:rsidRDefault="00523C64" w:rsidP="00523C64">
      <w:r>
        <w:t>Florian Fischer</w:t>
      </w:r>
    </w:p>
    <w:p w14:paraId="3FABE216" w14:textId="77777777" w:rsidR="00523C64" w:rsidRDefault="00523C64"/>
    <w:sectPr w:rsidR="00523C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64"/>
    <w:rsid w:val="00505D74"/>
    <w:rsid w:val="00523C64"/>
    <w:rsid w:val="005B047A"/>
    <w:rsid w:val="009D01E0"/>
    <w:rsid w:val="00A875C2"/>
    <w:rsid w:val="00B57C65"/>
    <w:rsid w:val="00DD01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3347"/>
  <w15:chartTrackingRefBased/>
  <w15:docId w15:val="{C8D1B656-8BD8-4463-88B0-0FE10DA2E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23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23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23C6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23C6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23C6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23C6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3C6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23C6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3C6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3C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23C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23C6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23C6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23C6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23C6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3C6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23C6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3C64"/>
    <w:rPr>
      <w:rFonts w:eastAsiaTheme="majorEastAsia" w:cstheme="majorBidi"/>
      <w:color w:val="272727" w:themeColor="text1" w:themeTint="D8"/>
    </w:rPr>
  </w:style>
  <w:style w:type="paragraph" w:styleId="Titel">
    <w:name w:val="Title"/>
    <w:basedOn w:val="Standard"/>
    <w:next w:val="Standard"/>
    <w:link w:val="TitelZchn"/>
    <w:uiPriority w:val="10"/>
    <w:qFormat/>
    <w:rsid w:val="0052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3C6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3C6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3C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23C6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23C64"/>
    <w:rPr>
      <w:i/>
      <w:iCs/>
      <w:color w:val="404040" w:themeColor="text1" w:themeTint="BF"/>
    </w:rPr>
  </w:style>
  <w:style w:type="paragraph" w:styleId="Listenabsatz">
    <w:name w:val="List Paragraph"/>
    <w:basedOn w:val="Standard"/>
    <w:uiPriority w:val="34"/>
    <w:qFormat/>
    <w:rsid w:val="00523C64"/>
    <w:pPr>
      <w:ind w:left="720"/>
      <w:contextualSpacing/>
    </w:pPr>
  </w:style>
  <w:style w:type="character" w:styleId="IntensiveHervorhebung">
    <w:name w:val="Intense Emphasis"/>
    <w:basedOn w:val="Absatz-Standardschriftart"/>
    <w:uiPriority w:val="21"/>
    <w:qFormat/>
    <w:rsid w:val="00523C64"/>
    <w:rPr>
      <w:i/>
      <w:iCs/>
      <w:color w:val="0F4761" w:themeColor="accent1" w:themeShade="BF"/>
    </w:rPr>
  </w:style>
  <w:style w:type="paragraph" w:styleId="IntensivesZitat">
    <w:name w:val="Intense Quote"/>
    <w:basedOn w:val="Standard"/>
    <w:next w:val="Standard"/>
    <w:link w:val="IntensivesZitatZchn"/>
    <w:uiPriority w:val="30"/>
    <w:qFormat/>
    <w:rsid w:val="00523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23C64"/>
    <w:rPr>
      <w:i/>
      <w:iCs/>
      <w:color w:val="0F4761" w:themeColor="accent1" w:themeShade="BF"/>
    </w:rPr>
  </w:style>
  <w:style w:type="character" w:styleId="IntensiverVerweis">
    <w:name w:val="Intense Reference"/>
    <w:basedOn w:val="Absatz-Standardschriftart"/>
    <w:uiPriority w:val="32"/>
    <w:qFormat/>
    <w:rsid w:val="00523C64"/>
    <w:rPr>
      <w:b/>
      <w:bCs/>
      <w:smallCaps/>
      <w:color w:val="0F4761" w:themeColor="accent1" w:themeShade="BF"/>
      <w:spacing w:val="5"/>
    </w:rPr>
  </w:style>
  <w:style w:type="paragraph" w:styleId="berarbeitung">
    <w:name w:val="Revision"/>
    <w:hidden/>
    <w:uiPriority w:val="99"/>
    <w:semiHidden/>
    <w:rsid w:val="00A875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533459">
      <w:bodyDiv w:val="1"/>
      <w:marLeft w:val="0"/>
      <w:marRight w:val="0"/>
      <w:marTop w:val="0"/>
      <w:marBottom w:val="0"/>
      <w:divBdr>
        <w:top w:val="none" w:sz="0" w:space="0" w:color="auto"/>
        <w:left w:val="none" w:sz="0" w:space="0" w:color="auto"/>
        <w:bottom w:val="none" w:sz="0" w:space="0" w:color="auto"/>
        <w:right w:val="none" w:sz="0" w:space="0" w:color="auto"/>
      </w:divBdr>
    </w:div>
    <w:div w:id="9419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962</Characters>
  <Application>Microsoft Office Word</Application>
  <DocSecurity>0</DocSecurity>
  <Lines>8</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Florian</dc:creator>
  <cp:keywords/>
  <dc:description/>
  <cp:lastModifiedBy>David Döbele</cp:lastModifiedBy>
  <cp:revision>2</cp:revision>
  <dcterms:created xsi:type="dcterms:W3CDTF">2024-09-24T18:33:00Z</dcterms:created>
  <dcterms:modified xsi:type="dcterms:W3CDTF">2024-09-25T08:27:00Z</dcterms:modified>
</cp:coreProperties>
</file>