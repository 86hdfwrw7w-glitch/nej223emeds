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4252"/>
        <w:gridCol w:w="851"/>
        <w:gridCol w:w="142"/>
        <w:gridCol w:w="141"/>
        <w:gridCol w:w="851"/>
        <w:gridCol w:w="142"/>
        <w:gridCol w:w="283"/>
        <w:gridCol w:w="284"/>
        <w:gridCol w:w="1842"/>
        <w:tblGridChange w:id="0">
          <w:tblGrid>
            <w:gridCol w:w="1418"/>
            <w:gridCol w:w="4252"/>
            <w:gridCol w:w="851"/>
            <w:gridCol w:w="142"/>
            <w:gridCol w:w="141"/>
            <w:gridCol w:w="851"/>
            <w:gridCol w:w="142"/>
            <w:gridCol w:w="283"/>
            <w:gridCol w:w="284"/>
            <w:gridCol w:w="1842"/>
          </w:tblGrid>
        </w:tblGridChange>
      </w:tblGrid>
      <w:tr w:rsidR="008144D6" w14:paraId="716DD30A" w14:textId="77777777">
        <w:trPr>
          <w:trHeight w:val="283"/>
        </w:trPr>
        <w:tc>
          <w:tcPr>
            <w:tcW w:w="10206" w:type="dxa"/>
            <w:gridSpan w:val="10"/>
            <w:vAlign w:val="bottom"/>
          </w:tcPr>
          <w:p w14:paraId="15710A77" w14:textId="7CACC259" w:rsidR="008144D6" w:rsidRDefault="0096388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Jauron Gunther Dam</w:t>
            </w:r>
          </w:p>
          <w:p w14:paraId="3F4FBF61" w14:textId="3A887F91" w:rsidR="008144D6" w:rsidRPr="00963886" w:rsidRDefault="0096388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Innviertler</w:t>
            </w:r>
            <w:r w:rsidR="003E063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traße 6, 84375 Kirchdorf am Inn, Deutschland | </w:t>
            </w:r>
            <w:r w:rsidR="006322DE" w:rsidRPr="006322DE">
              <w:rPr>
                <w:rFonts w:ascii="Times New Roman" w:eastAsia="Times New Roman" w:hAnsi="Times New Roman" w:cs="Times New Roman"/>
                <w:sz w:val="20"/>
                <w:szCs w:val="20"/>
              </w:rPr>
              <w:t>Jauron.dam@gmail.com</w:t>
            </w:r>
            <w:r w:rsidR="006322D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96388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| +</w:t>
            </w:r>
            <w:r w:rsidR="00440F7D" w:rsidRPr="0096388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49(</w:t>
            </w:r>
            <w:r w:rsidR="00440F7D">
              <w:rPr>
                <w:rFonts w:ascii="Times New Roman" w:eastAsia="Times New Roman" w:hAnsi="Times New Roman" w:cs="Times New Roman"/>
                <w:sz w:val="20"/>
                <w:szCs w:val="20"/>
              </w:rPr>
              <w:t>0)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1781808329</w:t>
            </w:r>
          </w:p>
        </w:tc>
      </w:tr>
      <w:tr w:rsidR="008144D6" w14:paraId="22C365BD" w14:textId="77777777" w:rsidTr="00452EF0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" w:author="David Döbele" w:date="2023-02-14T19:19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510"/>
          <w:trPrChange w:id="2" w:author="David Döbele" w:date="2023-02-14T19:19:00Z">
            <w:trPr>
              <w:trHeight w:val="454"/>
            </w:trPr>
          </w:trPrChange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  <w:tcPrChange w:id="3" w:author="David Döbele" w:date="2023-02-14T19:19:00Z">
              <w:tcPr>
                <w:tcW w:w="10206" w:type="dxa"/>
                <w:gridSpan w:val="10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1D460891" w14:textId="77777777" w:rsidR="008144D6" w:rsidRDefault="00440F7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8144D6" w14:paraId="23728C8A" w14:textId="77777777" w:rsidTr="00A80124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14:paraId="3D22CCF1" w14:textId="0BD2606B" w:rsidR="008144D6" w:rsidRDefault="0096388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Georgia Southern University</w:t>
            </w:r>
          </w:p>
        </w:tc>
        <w:tc>
          <w:tcPr>
            <w:tcW w:w="3402" w:type="dxa"/>
            <w:gridSpan w:val="5"/>
            <w:tcBorders>
              <w:top w:val="single" w:sz="4" w:space="0" w:color="000000"/>
            </w:tcBorders>
            <w:vAlign w:val="bottom"/>
          </w:tcPr>
          <w:p w14:paraId="7B1D05C0" w14:textId="5FA438D5" w:rsidR="008144D6" w:rsidRDefault="00963886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Statesboro, Georgia, USA</w:t>
            </w:r>
          </w:p>
        </w:tc>
      </w:tr>
      <w:tr w:rsidR="008144D6" w14:paraId="1E054255" w14:textId="77777777" w:rsidTr="00381AC2">
        <w:tc>
          <w:tcPr>
            <w:tcW w:w="6663" w:type="dxa"/>
            <w:gridSpan w:val="4"/>
          </w:tcPr>
          <w:p w14:paraId="7C865249" w14:textId="418C59CB" w:rsidR="008144D6" w:rsidRDefault="00440F7D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</w:t>
            </w:r>
            <w:r w:rsidR="0096388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BA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. in </w:t>
            </w:r>
            <w:r w:rsidR="0096388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Finance Honors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(aktueller Schnitt: </w:t>
            </w:r>
            <w:r w:rsidR="0096388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3.91/4.0</w:t>
            </w:r>
            <w:r w:rsidR="004847C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;</w:t>
            </w:r>
            <w:r w:rsidR="00963886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umgerechnet 1,1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3543" w:type="dxa"/>
            <w:gridSpan w:val="6"/>
          </w:tcPr>
          <w:p w14:paraId="480FB7A6" w14:textId="09EDA8C7" w:rsidR="008144D6" w:rsidRDefault="00440F7D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96388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385334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8144D6" w:rsidRPr="005F5BE9" w14:paraId="702B64AE" w14:textId="77777777" w:rsidTr="00A80124">
        <w:tc>
          <w:tcPr>
            <w:tcW w:w="10206" w:type="dxa"/>
            <w:gridSpan w:val="10"/>
            <w:vAlign w:val="bottom"/>
          </w:tcPr>
          <w:p w14:paraId="430DC41B" w14:textId="0AA321B8" w:rsidR="00963886" w:rsidRPr="00664554" w:rsidRDefault="00DE40F6" w:rsidP="00CE5FD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645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Honors </w:t>
            </w:r>
            <w:r w:rsidR="00664554" w:rsidRPr="006645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Bachelor Arbeit</w:t>
            </w:r>
            <w:r w:rsidRPr="006645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: </w:t>
            </w:r>
            <w:r w:rsidR="00381AC2" w:rsidRPr="006645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“</w:t>
            </w:r>
            <w:r w:rsidRPr="006645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CEO’s tweets and firm stock returns - A case study of Elon Musk and Tesla</w:t>
            </w:r>
            <w:r w:rsidR="00381AC2" w:rsidRPr="00664554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”</w:t>
            </w:r>
          </w:p>
          <w:p w14:paraId="0658212D" w14:textId="2EE43E85" w:rsidR="00DE47F1" w:rsidRPr="00DA1DA5" w:rsidRDefault="00385334" w:rsidP="00DA1DA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04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Stipendien: Parker College of Business </w:t>
            </w:r>
            <w:r w:rsidRPr="00804D8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DA1DA5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sieben</w:t>
            </w:r>
            <w:proofErr w:type="spellEnd"/>
            <w:r w:rsidRPr="00804D8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Semester)</w:t>
            </w:r>
            <w:r w:rsidRPr="00804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A50EA7" w:rsidRPr="00804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Ori James Gamma Sigma </w:t>
            </w:r>
            <w:r w:rsidR="00A50EA7" w:rsidRPr="00804D8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A50EA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zwei</w:t>
            </w:r>
            <w:proofErr w:type="spellEnd"/>
            <w:r w:rsidR="00A50EA7" w:rsidRPr="00804D8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Semester</w:t>
            </w:r>
            <w:r w:rsidR="00A50E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),                    </w:t>
            </w:r>
            <w:r w:rsidR="00DA1DA5" w:rsidRPr="00804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GSU Chartered Financial Analyst Level </w:t>
            </w:r>
            <w:r w:rsidR="00506675" w:rsidRPr="00804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 w:rsidRPr="00804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DA1DA5" w:rsidRPr="00804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GSU Honors College </w:t>
            </w:r>
            <w:r w:rsidR="00DA1DA5" w:rsidRPr="00804D8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DA1DA5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sechs</w:t>
            </w:r>
            <w:proofErr w:type="spellEnd"/>
            <w:r w:rsidR="00DA1DA5" w:rsidRPr="00804D8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Semester)</w:t>
            </w:r>
            <w:r w:rsidR="00A50EA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A50EA7" w:rsidRPr="00804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Kidd Memorial </w:t>
            </w:r>
            <w:r w:rsidR="00A50EA7" w:rsidRPr="00804D8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A50EA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zwei</w:t>
            </w:r>
            <w:proofErr w:type="spellEnd"/>
            <w:r w:rsidR="00A50EA7" w:rsidRPr="00804D8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Semester)</w:t>
            </w:r>
          </w:p>
          <w:p w14:paraId="4ACE875A" w14:textId="7C1A6708" w:rsidR="00DE47F1" w:rsidRPr="005F5BE9" w:rsidRDefault="005F5BE9" w:rsidP="00CE5FD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81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Auszeichnungen für akademische Leistungen: </w:t>
            </w:r>
            <w:r w:rsidR="00DE47F1" w:rsidRPr="00381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President’s </w:t>
            </w:r>
            <w:r w:rsidR="00804D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L</w:t>
            </w:r>
            <w:r w:rsidR="00DE47F1" w:rsidRPr="00381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ist </w:t>
            </w:r>
            <w:r w:rsidR="00DE47F1" w:rsidRPr="00381AC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(</w:t>
            </w:r>
            <w:r w:rsidR="00434416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fünf</w:t>
            </w:r>
            <w:r w:rsidR="00385334" w:rsidRPr="00381AC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 xml:space="preserve"> </w:t>
            </w:r>
            <w:r w:rsidR="00DE47F1" w:rsidRPr="00381AC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Semester)</w:t>
            </w:r>
            <w:r w:rsidR="00DE47F1" w:rsidRPr="00381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, Dean’s List </w:t>
            </w:r>
            <w:r w:rsidR="00DE47F1" w:rsidRPr="00381AC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(</w:t>
            </w:r>
            <w:r w:rsidR="00434416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ein</w:t>
            </w:r>
            <w:r w:rsidR="00DE47F1" w:rsidRPr="00381AC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 xml:space="preserve"> Semester</w:t>
            </w:r>
            <w:r w:rsidR="00DE47F1" w:rsidRPr="005F5BE9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)</w:t>
            </w:r>
          </w:p>
        </w:tc>
      </w:tr>
      <w:tr w:rsidR="008144D6" w14:paraId="0671F08D" w14:textId="77777777" w:rsidTr="00DE40F6">
        <w:trPr>
          <w:trHeight w:val="340"/>
        </w:trPr>
        <w:tc>
          <w:tcPr>
            <w:tcW w:w="5670" w:type="dxa"/>
            <w:gridSpan w:val="2"/>
            <w:vAlign w:val="bottom"/>
          </w:tcPr>
          <w:p w14:paraId="1F3DAF19" w14:textId="7F9B4DFE" w:rsidR="008144D6" w:rsidRDefault="0096388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Tassilo </w:t>
            </w:r>
            <w:r w:rsidR="00440F7D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Simbach am Inn</w:t>
            </w:r>
          </w:p>
        </w:tc>
        <w:tc>
          <w:tcPr>
            <w:tcW w:w="4536" w:type="dxa"/>
            <w:gridSpan w:val="8"/>
            <w:vAlign w:val="bottom"/>
          </w:tcPr>
          <w:p w14:paraId="1C731824" w14:textId="0BE901A5" w:rsidR="008144D6" w:rsidRDefault="00963886" w:rsidP="00DE40F6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Kirchdorf am Inn</w:t>
            </w:r>
          </w:p>
        </w:tc>
      </w:tr>
      <w:tr w:rsidR="00C776B3" w14:paraId="6EA904F4" w14:textId="77777777">
        <w:tc>
          <w:tcPr>
            <w:tcW w:w="5670" w:type="dxa"/>
            <w:gridSpan w:val="2"/>
          </w:tcPr>
          <w:p w14:paraId="5C261209" w14:textId="1A2D00B0" w:rsidR="00C776B3" w:rsidRDefault="00C776B3" w:rsidP="00C776B3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Allgemeine Hochschulreife (Note: 2,4)</w:t>
            </w:r>
          </w:p>
        </w:tc>
        <w:tc>
          <w:tcPr>
            <w:tcW w:w="4536" w:type="dxa"/>
            <w:gridSpan w:val="8"/>
          </w:tcPr>
          <w:p w14:paraId="3B8EC1AE" w14:textId="7BF61269" w:rsidR="00C776B3" w:rsidRDefault="00C776B3" w:rsidP="00C776B3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0</w:t>
            </w:r>
            <w:r w:rsidR="004847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7</w:t>
            </w: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/20</w:t>
            </w:r>
            <w:r w:rsidR="004847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1</w:t>
            </w: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– </w:t>
            </w:r>
            <w:r w:rsidR="004847CF"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0</w:t>
            </w:r>
            <w:r w:rsidR="004847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5</w:t>
            </w:r>
            <w:r w:rsidR="004847CF"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/20</w:t>
            </w:r>
            <w:r w:rsidR="004847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19</w:t>
            </w:r>
          </w:p>
        </w:tc>
      </w:tr>
      <w:tr w:rsidR="008144D6" w14:paraId="15545D27" w14:textId="77777777" w:rsidTr="00452EF0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4" w:author="David Döbele" w:date="2023-02-14T19:19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510"/>
          <w:trPrChange w:id="5" w:author="David Döbele" w:date="2023-02-14T19:19:00Z">
            <w:trPr>
              <w:trHeight w:val="397"/>
            </w:trPr>
          </w:trPrChange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  <w:tcPrChange w:id="6" w:author="David Döbele" w:date="2023-02-14T19:19:00Z">
              <w:tcPr>
                <w:tcW w:w="10206" w:type="dxa"/>
                <w:gridSpan w:val="10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13CC07CF" w14:textId="77777777" w:rsidR="008144D6" w:rsidRDefault="0044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381AC2" w14:paraId="5AA33AEB" w14:textId="77777777" w:rsidTr="00A80124">
        <w:trPr>
          <w:trHeight w:val="340"/>
        </w:trPr>
        <w:tc>
          <w:tcPr>
            <w:tcW w:w="6521" w:type="dxa"/>
            <w:gridSpan w:val="3"/>
            <w:tcBorders>
              <w:top w:val="single" w:sz="4" w:space="0" w:color="000000"/>
            </w:tcBorders>
            <w:vAlign w:val="bottom"/>
          </w:tcPr>
          <w:p w14:paraId="6086698C" w14:textId="689BD084" w:rsidR="00381AC2" w:rsidRPr="003B2291" w:rsidRDefault="00381AC2" w:rsidP="00381AC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3B2291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Southern Investment Association</w:t>
            </w:r>
          </w:p>
        </w:tc>
        <w:tc>
          <w:tcPr>
            <w:tcW w:w="3685" w:type="dxa"/>
            <w:gridSpan w:val="7"/>
            <w:tcBorders>
              <w:top w:val="single" w:sz="4" w:space="0" w:color="000000"/>
            </w:tcBorders>
            <w:vAlign w:val="bottom"/>
          </w:tcPr>
          <w:p w14:paraId="1F8C0B89" w14:textId="49763DE5" w:rsidR="00381AC2" w:rsidRDefault="00381AC2" w:rsidP="00381AC2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Statesboro, Georgia, USA</w:t>
            </w:r>
          </w:p>
        </w:tc>
      </w:tr>
      <w:tr w:rsidR="004847CF" w14:paraId="347A68A8" w14:textId="77777777" w:rsidTr="00381AC2">
        <w:tc>
          <w:tcPr>
            <w:tcW w:w="6663" w:type="dxa"/>
            <w:gridSpan w:val="4"/>
          </w:tcPr>
          <w:p w14:paraId="43183365" w14:textId="47A7B3E8" w:rsidR="004847CF" w:rsidRDefault="004847CF" w:rsidP="004847CF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Teilzeit Analyst für den Information Technology und Consumer Staples Sektor</w:t>
            </w:r>
          </w:p>
        </w:tc>
        <w:tc>
          <w:tcPr>
            <w:tcW w:w="3543" w:type="dxa"/>
            <w:gridSpan w:val="6"/>
          </w:tcPr>
          <w:p w14:paraId="1278845C" w14:textId="7011DFA8" w:rsidR="004847CF" w:rsidRDefault="004847CF" w:rsidP="004847CF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8</w:t>
            </w: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/20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21</w:t>
            </w: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heute</w:t>
            </w:r>
          </w:p>
        </w:tc>
      </w:tr>
      <w:tr w:rsidR="008144D6" w14:paraId="6F8CA9C9" w14:textId="77777777">
        <w:tc>
          <w:tcPr>
            <w:tcW w:w="10206" w:type="dxa"/>
            <w:gridSpan w:val="10"/>
          </w:tcPr>
          <w:p w14:paraId="5AADFF21" w14:textId="15E15145" w:rsidR="00E06B3E" w:rsidRPr="00381AC2" w:rsidRDefault="00E06B3E" w:rsidP="00E06B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81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Screening nach geeigneten Aktien, entsprechend der Anlagestrategie, mithilfe des Bloomberg Terminals sowie dem  </w:t>
            </w:r>
          </w:p>
          <w:p w14:paraId="60218CDF" w14:textId="04F2525F" w:rsidR="00E06B3E" w:rsidRPr="00381AC2" w:rsidRDefault="00E06B3E" w:rsidP="00E06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81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Thomson Reuters Eikon Terminals</w:t>
            </w:r>
          </w:p>
          <w:p w14:paraId="0F5EF37C" w14:textId="5F4ECCA5" w:rsidR="00E06B3E" w:rsidRPr="00381AC2" w:rsidRDefault="00E06B3E" w:rsidP="00E06B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81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Erstellung von komplexen Bewertungsmodellen wie Discounted Cash-Flow und Dividend Discount Modellen, als auch Monte Carlo Simulationen, um unterbewertete Aktien zu identifizieren</w:t>
            </w:r>
          </w:p>
          <w:p w14:paraId="6A3D2AC9" w14:textId="265CB7EB" w:rsidR="00C46699" w:rsidRPr="00381AC2" w:rsidRDefault="00E06B3E" w:rsidP="00E06B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381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Detaillierte Analyse von poten</w:t>
            </w:r>
            <w:r w:rsidR="00CE5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z</w:t>
            </w:r>
            <w:r w:rsidRPr="00381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iellen Aktien anhand von Financial Due Diligence</w:t>
            </w:r>
            <w:r w:rsidR="00C7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als auch einer Marktanalyse, </w:t>
            </w:r>
            <w:r w:rsidRPr="00381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um ein erfolgreiches Risikomanagement zu gewährleisten</w:t>
            </w:r>
          </w:p>
          <w:p w14:paraId="46A97F7D" w14:textId="51F6D265" w:rsidR="00BD62C9" w:rsidRPr="00381AC2" w:rsidRDefault="00381AC2" w:rsidP="00381AC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1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Erstellung von </w:t>
            </w:r>
            <w:proofErr w:type="spellStart"/>
            <w:r w:rsidRPr="00381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Pitchbooks</w:t>
            </w:r>
            <w:proofErr w:type="spellEnd"/>
            <w:r w:rsidRPr="00381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für interne Präsentationen</w:t>
            </w:r>
            <w:r w:rsidR="00E24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 sowie Verwaltung der aktuellen Investments</w:t>
            </w:r>
          </w:p>
        </w:tc>
      </w:tr>
      <w:tr w:rsidR="008144D6" w14:paraId="54193D97" w14:textId="77777777" w:rsidTr="00381AC2">
        <w:trPr>
          <w:trHeight w:val="340"/>
        </w:trPr>
        <w:tc>
          <w:tcPr>
            <w:tcW w:w="6663" w:type="dxa"/>
            <w:gridSpan w:val="4"/>
            <w:vAlign w:val="bottom"/>
          </w:tcPr>
          <w:p w14:paraId="025A79E3" w14:textId="5A88B551" w:rsidR="008144D6" w:rsidRDefault="00D46361" w:rsidP="00C46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Wacker Chemie AG</w:t>
            </w:r>
          </w:p>
        </w:tc>
        <w:tc>
          <w:tcPr>
            <w:tcW w:w="3543" w:type="dxa"/>
            <w:gridSpan w:val="6"/>
            <w:vAlign w:val="bottom"/>
          </w:tcPr>
          <w:p w14:paraId="6402A24D" w14:textId="4E087372" w:rsidR="008144D6" w:rsidRDefault="003B2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Burghausen</w:t>
            </w:r>
          </w:p>
        </w:tc>
      </w:tr>
      <w:tr w:rsidR="008144D6" w14:paraId="19F1FC7E" w14:textId="77777777" w:rsidTr="00381AC2">
        <w:trPr>
          <w:trHeight w:val="57"/>
        </w:trPr>
        <w:tc>
          <w:tcPr>
            <w:tcW w:w="6663" w:type="dxa"/>
            <w:gridSpan w:val="4"/>
            <w:vAlign w:val="bottom"/>
          </w:tcPr>
          <w:p w14:paraId="675C9DA0" w14:textId="467F595B" w:rsidR="008144D6" w:rsidRPr="00D46361" w:rsidRDefault="00D46361" w:rsidP="00D46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D4636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Werkstudent</w:t>
            </w:r>
            <w:ins w:id="7" w:author="David Döbele" w:date="2023-02-14T19:17:00Z">
              <w:r w:rsidR="00452EF0">
                <w:rPr>
                  <w:rFonts w:ascii="Times New Roman" w:eastAsia="Times New Roman" w:hAnsi="Times New Roman" w:cs="Times New Roman"/>
                  <w:i/>
                  <w:color w:val="000000"/>
                  <w:sz w:val="20"/>
                  <w:szCs w:val="20"/>
                  <w:lang w:val="de-DE"/>
                </w:rPr>
                <w:t xml:space="preserve"> in der Produktion</w:t>
              </w:r>
            </w:ins>
          </w:p>
        </w:tc>
        <w:tc>
          <w:tcPr>
            <w:tcW w:w="3543" w:type="dxa"/>
            <w:gridSpan w:val="6"/>
          </w:tcPr>
          <w:p w14:paraId="6717DFCF" w14:textId="788F27D8" w:rsidR="008144D6" w:rsidRDefault="0044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06/20</w:t>
            </w:r>
            <w:r w:rsidR="00D463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D463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D463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8144D6" w14:paraId="2F2E6C21" w14:textId="77777777">
        <w:trPr>
          <w:trHeight w:val="57"/>
        </w:trPr>
        <w:tc>
          <w:tcPr>
            <w:tcW w:w="10206" w:type="dxa"/>
            <w:gridSpan w:val="10"/>
          </w:tcPr>
          <w:p w14:paraId="6248FEA6" w14:textId="633BBEAD" w:rsidR="005F5BE9" w:rsidRDefault="005F5BE9" w:rsidP="006509D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Unterstützung bei der Durchführung </w:t>
            </w:r>
            <w:r w:rsidR="00381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von</w:t>
            </w:r>
            <w:r w:rsidRPr="005F5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routinemäßigen Excel-Aufgaben </w:t>
            </w:r>
          </w:p>
          <w:p w14:paraId="73701DA6" w14:textId="0D105A44" w:rsidR="006509D1" w:rsidRPr="006509D1" w:rsidRDefault="00381AC2" w:rsidP="006509D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Assistieren</w:t>
            </w:r>
            <w:r w:rsidR="005F5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bei der </w:t>
            </w:r>
            <w:r w:rsidR="006509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Inspizierung </w:t>
            </w:r>
            <w:r w:rsidR="005F5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der</w:t>
            </w:r>
            <w:r w:rsidR="006509D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Polysilizium Endprodukten</w:t>
            </w:r>
          </w:p>
        </w:tc>
      </w:tr>
      <w:tr w:rsidR="008144D6" w14:paraId="4D8B3CE1" w14:textId="77777777" w:rsidTr="00452EF0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8" w:author="David Döbele" w:date="2023-02-14T19:19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510"/>
          <w:trPrChange w:id="9" w:author="David Döbele" w:date="2023-02-14T19:19:00Z">
            <w:trPr>
              <w:trHeight w:val="397"/>
            </w:trPr>
          </w:trPrChange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  <w:tcPrChange w:id="10" w:author="David Döbele" w:date="2023-02-14T19:19:00Z">
              <w:tcPr>
                <w:tcW w:w="10206" w:type="dxa"/>
                <w:gridSpan w:val="10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39820F21" w14:textId="77777777" w:rsidR="008144D6" w:rsidRDefault="00440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 w:rsidRPr="00452EF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rPrChange w:id="11" w:author="David Döbele" w:date="2023-02-14T19:15:00Z">
                  <w:rPr>
                    <w:rFonts w:ascii="Times New Roman" w:eastAsia="Times New Roman" w:hAnsi="Times New Roman" w:cs="Times New Roman"/>
                    <w:b/>
                    <w:color w:val="000000"/>
                    <w:sz w:val="26"/>
                    <w:szCs w:val="26"/>
                  </w:rPr>
                </w:rPrChange>
              </w:rPr>
              <w:t>EXTRACURRICULARES ENGAGEMENT</w:t>
            </w:r>
          </w:p>
        </w:tc>
      </w:tr>
      <w:tr w:rsidR="00BB1DFD" w14:paraId="05F6F08C" w14:textId="77777777" w:rsidTr="00A80124">
        <w:trPr>
          <w:trHeight w:val="340"/>
        </w:trPr>
        <w:tc>
          <w:tcPr>
            <w:tcW w:w="6663" w:type="dxa"/>
            <w:gridSpan w:val="4"/>
            <w:tcBorders>
              <w:top w:val="single" w:sz="4" w:space="0" w:color="000000"/>
            </w:tcBorders>
            <w:vAlign w:val="bottom"/>
          </w:tcPr>
          <w:p w14:paraId="71AB600C" w14:textId="03686464" w:rsidR="00BB1DFD" w:rsidRPr="00E24163" w:rsidRDefault="00E24163" w:rsidP="00BB1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</w:pPr>
            <w:r w:rsidRPr="00E24163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 xml:space="preserve">Parker College of Business – Finance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Department</w:t>
            </w:r>
          </w:p>
        </w:tc>
        <w:tc>
          <w:tcPr>
            <w:tcW w:w="3543" w:type="dxa"/>
            <w:gridSpan w:val="6"/>
            <w:tcBorders>
              <w:top w:val="single" w:sz="4" w:space="0" w:color="000000"/>
            </w:tcBorders>
            <w:vAlign w:val="bottom"/>
          </w:tcPr>
          <w:p w14:paraId="5690A42B" w14:textId="582A9083" w:rsidR="00BB1DFD" w:rsidRDefault="00BB1DFD" w:rsidP="00BB1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364B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Statesboro, Georgia, USA</w:t>
            </w:r>
          </w:p>
        </w:tc>
      </w:tr>
      <w:tr w:rsidR="00BB1DFD" w14:paraId="78CD3735" w14:textId="77777777">
        <w:trPr>
          <w:trHeight w:val="193"/>
        </w:trPr>
        <w:tc>
          <w:tcPr>
            <w:tcW w:w="6804" w:type="dxa"/>
            <w:gridSpan w:val="5"/>
          </w:tcPr>
          <w:p w14:paraId="6D76E60D" w14:textId="57237569" w:rsidR="00BB1DFD" w:rsidRDefault="00D46361" w:rsidP="00BB1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Forschungsassistent</w:t>
            </w:r>
            <w:r w:rsidR="009337D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für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Dr. Nicholas Mangee</w:t>
            </w:r>
            <w:r w:rsidR="00BB1DF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  <w:gridSpan w:val="5"/>
          </w:tcPr>
          <w:p w14:paraId="05646D99" w14:textId="5D376DAC" w:rsidR="00BB1DFD" w:rsidRDefault="00BB1DFD" w:rsidP="00BB1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1</w:t>
            </w: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/20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23 </w:t>
            </w: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– heute</w:t>
            </w:r>
          </w:p>
        </w:tc>
      </w:tr>
      <w:tr w:rsidR="00BB1DFD" w:rsidRPr="004B7117" w14:paraId="70917DCE" w14:textId="77777777">
        <w:trPr>
          <w:trHeight w:val="193"/>
        </w:trPr>
        <w:tc>
          <w:tcPr>
            <w:tcW w:w="10206" w:type="dxa"/>
            <w:gridSpan w:val="10"/>
          </w:tcPr>
          <w:p w14:paraId="58AEB1DC" w14:textId="4028D579" w:rsidR="004B7117" w:rsidRDefault="004B7117" w:rsidP="00BB1D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4B71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Akkumulier</w:t>
            </w:r>
            <w:r w:rsidR="00E24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ung</w:t>
            </w:r>
            <w:r w:rsidRPr="004B71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und </w:t>
            </w:r>
            <w:r w:rsidR="00E24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Analyse</w:t>
            </w:r>
            <w:r w:rsidRPr="004B71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von </w:t>
            </w:r>
            <w:r w:rsidR="00D463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Daten, </w:t>
            </w:r>
            <w:r w:rsidRPr="004B711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wie sich M&amp;A-Deals auf den US Markt auswirken</w:t>
            </w:r>
          </w:p>
          <w:p w14:paraId="73CBE808" w14:textId="3541C008" w:rsidR="00D46361" w:rsidRPr="004B7117" w:rsidRDefault="00D46361" w:rsidP="00BB1D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Mithilfe bei der Interpretierung der Daten sowie Verfassung des nächsten Buches </w:t>
            </w:r>
          </w:p>
        </w:tc>
      </w:tr>
      <w:tr w:rsidR="00BB1DFD" w14:paraId="5E4B1435" w14:textId="77777777" w:rsidTr="00381AC2">
        <w:trPr>
          <w:trHeight w:val="340"/>
        </w:trPr>
        <w:tc>
          <w:tcPr>
            <w:tcW w:w="6663" w:type="dxa"/>
            <w:gridSpan w:val="4"/>
            <w:vAlign w:val="bottom"/>
          </w:tcPr>
          <w:p w14:paraId="18942E44" w14:textId="6C4667E4" w:rsidR="00BB1DFD" w:rsidRPr="00355F25" w:rsidRDefault="00BB1DFD" w:rsidP="00355F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 w:themeColor="text1"/>
                <w:sz w:val="21"/>
                <w:szCs w:val="21"/>
                <w:lang w:val="en-US"/>
              </w:rPr>
            </w:pPr>
            <w:r w:rsidRPr="00FC0918">
              <w:rPr>
                <w:rFonts w:ascii="Times New Roman" w:eastAsia="Times New Roman" w:hAnsi="Times New Roman" w:cs="Times New Roman"/>
                <w:b/>
                <w:color w:val="000000" w:themeColor="text1"/>
                <w:sz w:val="21"/>
                <w:szCs w:val="21"/>
                <w:lang w:val="en-US"/>
              </w:rPr>
              <w:t>Parker Business Scholar Program</w:t>
            </w:r>
          </w:p>
        </w:tc>
        <w:tc>
          <w:tcPr>
            <w:tcW w:w="3543" w:type="dxa"/>
            <w:gridSpan w:val="6"/>
            <w:vAlign w:val="bottom"/>
          </w:tcPr>
          <w:p w14:paraId="07BFA5DF" w14:textId="70AD7C24" w:rsidR="00BB1DFD" w:rsidRDefault="00BB1DFD" w:rsidP="00BB1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364B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Statesboro, Georgia, USA</w:t>
            </w:r>
          </w:p>
        </w:tc>
      </w:tr>
      <w:tr w:rsidR="00BB1DFD" w14:paraId="418CEDD1" w14:textId="77777777">
        <w:trPr>
          <w:trHeight w:val="20"/>
        </w:trPr>
        <w:tc>
          <w:tcPr>
            <w:tcW w:w="8364" w:type="dxa"/>
            <w:gridSpan w:val="9"/>
          </w:tcPr>
          <w:p w14:paraId="015317F0" w14:textId="4D56F560" w:rsidR="00BB1DFD" w:rsidRPr="00C062AE" w:rsidRDefault="009337DD" w:rsidP="00C062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Exzellenzprogramm für die 13 besten Wirtschaftsstudenten</w:t>
            </w:r>
            <w:r w:rsidR="006509D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de</w:t>
            </w:r>
            <w:r w:rsidR="0054735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</w:t>
            </w:r>
            <w:r w:rsidR="006509D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="0054735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Jahrgangs</w:t>
            </w:r>
          </w:p>
        </w:tc>
        <w:tc>
          <w:tcPr>
            <w:tcW w:w="1842" w:type="dxa"/>
          </w:tcPr>
          <w:p w14:paraId="6BCA0E21" w14:textId="73A7500D" w:rsidR="00BB1DFD" w:rsidRDefault="00BB1DFD" w:rsidP="00BB1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8</w:t>
            </w: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/20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22</w:t>
            </w: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heute</w:t>
            </w:r>
          </w:p>
        </w:tc>
      </w:tr>
      <w:tr w:rsidR="00BB1DFD" w14:paraId="5F171AC9" w14:textId="77777777">
        <w:trPr>
          <w:trHeight w:val="20"/>
        </w:trPr>
        <w:tc>
          <w:tcPr>
            <w:tcW w:w="10206" w:type="dxa"/>
            <w:gridSpan w:val="10"/>
          </w:tcPr>
          <w:p w14:paraId="4D18917C" w14:textId="31ADEA1E" w:rsidR="009337DD" w:rsidRPr="004847CF" w:rsidRDefault="009337DD" w:rsidP="00BB1D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Besuchen von Sponsorenfirmen sowie </w:t>
            </w:r>
            <w:r w:rsidR="000C20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ein</w:t>
            </w:r>
            <w:r w:rsidR="00D463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wöchige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9834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Studienreise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D463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ins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Silicon Valley</w:t>
            </w:r>
          </w:p>
          <w:p w14:paraId="568C4A9C" w14:textId="36A35320" w:rsidR="004847CF" w:rsidRDefault="004847CF" w:rsidP="00BB1D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Unterstützung bei der Organisierung von Karrieremessen</w:t>
            </w:r>
            <w:r w:rsidR="00DA1D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für über </w:t>
            </w:r>
            <w:r w:rsidR="005473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  <w:r w:rsidR="00DA1D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00 Studenten</w:t>
            </w:r>
          </w:p>
        </w:tc>
      </w:tr>
      <w:tr w:rsidR="00BB1DFD" w14:paraId="1804ED7F" w14:textId="77777777" w:rsidTr="00381AC2">
        <w:trPr>
          <w:trHeight w:val="340"/>
        </w:trPr>
        <w:tc>
          <w:tcPr>
            <w:tcW w:w="6663" w:type="dxa"/>
            <w:gridSpan w:val="4"/>
            <w:vAlign w:val="bottom"/>
          </w:tcPr>
          <w:p w14:paraId="146B823D" w14:textId="6C365DFF" w:rsidR="00BB1DFD" w:rsidRPr="00452EF0" w:rsidRDefault="00BC30F4" w:rsidP="00355F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  <w:rPrChange w:id="12" w:author="David Döbele" w:date="2023-02-14T19:18:00Z">
                  <w:rPr>
                    <w:rFonts w:ascii="Times New Roman" w:eastAsia="Times New Roman" w:hAnsi="Times New Roman" w:cs="Times New Roman"/>
                    <w:b/>
                    <w:color w:val="000000"/>
                    <w:sz w:val="21"/>
                    <w:szCs w:val="21"/>
                  </w:rPr>
                </w:rPrChange>
              </w:rPr>
            </w:pPr>
            <w:r w:rsidRPr="00452EF0">
              <w:rPr>
                <w:rFonts w:ascii="Times New Roman" w:eastAsia="Times New Roman" w:hAnsi="Times New Roman" w:cs="Times New Roman"/>
                <w:b/>
                <w:color w:val="000000" w:themeColor="text1"/>
                <w:sz w:val="21"/>
                <w:szCs w:val="21"/>
                <w:lang w:val="en-US"/>
                <w:rPrChange w:id="13" w:author="David Döbele" w:date="2023-02-14T19:18:00Z">
                  <w:rPr>
                    <w:rFonts w:ascii="Times New Roman" w:eastAsia="Times New Roman" w:hAnsi="Times New Roman" w:cs="Times New Roman"/>
                    <w:b/>
                    <w:color w:val="000000" w:themeColor="text1"/>
                    <w:sz w:val="21"/>
                    <w:szCs w:val="21"/>
                    <w:lang w:val="de-DE"/>
                  </w:rPr>
                </w:rPrChange>
              </w:rPr>
              <w:t xml:space="preserve">Finance Association </w:t>
            </w:r>
            <w:ins w:id="14" w:author="David Döbele" w:date="2023-02-14T19:18:00Z">
              <w:r w:rsidR="00452EF0" w:rsidRPr="00452EF0">
                <w:rPr>
                  <w:rFonts w:ascii="Times New Roman" w:eastAsia="Times New Roman" w:hAnsi="Times New Roman" w:cs="Times New Roman"/>
                  <w:b/>
                  <w:color w:val="000000" w:themeColor="text1"/>
                  <w:sz w:val="21"/>
                  <w:szCs w:val="21"/>
                  <w:lang w:val="en-US"/>
                  <w:rPrChange w:id="15" w:author="David Döbele" w:date="2023-02-14T19:18:00Z">
                    <w:rPr>
                      <w:rFonts w:ascii="Times New Roman" w:eastAsia="Times New Roman" w:hAnsi="Times New Roman" w:cs="Times New Roman"/>
                      <w:b/>
                      <w:color w:val="000000" w:themeColor="text1"/>
                      <w:sz w:val="21"/>
                      <w:szCs w:val="21"/>
                      <w:lang w:val="de-DE"/>
                    </w:rPr>
                  </w:rPrChange>
                </w:rPr>
                <w:t xml:space="preserve">der </w:t>
              </w:r>
              <w:r w:rsidR="00452EF0" w:rsidRPr="00452EF0">
                <w:rPr>
                  <w:rFonts w:ascii="Times New Roman" w:eastAsia="Times New Roman" w:hAnsi="Times New Roman" w:cs="Times New Roman"/>
                  <w:b/>
                  <w:sz w:val="21"/>
                  <w:szCs w:val="21"/>
                  <w:lang w:val="en-US"/>
                  <w:rPrChange w:id="16" w:author="David Döbele" w:date="2023-02-14T19:18:00Z">
                    <w:rPr>
                      <w:rFonts w:ascii="Times New Roman" w:eastAsia="Times New Roman" w:hAnsi="Times New Roman" w:cs="Times New Roman"/>
                      <w:b/>
                      <w:sz w:val="21"/>
                      <w:szCs w:val="21"/>
                    </w:rPr>
                  </w:rPrChange>
                </w:rPr>
                <w:t>Georgia Southern University</w:t>
              </w:r>
            </w:ins>
          </w:p>
        </w:tc>
        <w:tc>
          <w:tcPr>
            <w:tcW w:w="3543" w:type="dxa"/>
            <w:gridSpan w:val="6"/>
            <w:vAlign w:val="bottom"/>
          </w:tcPr>
          <w:p w14:paraId="7B70233E" w14:textId="5655C0EE" w:rsidR="00BB1DFD" w:rsidRDefault="00BB1DFD" w:rsidP="00BB1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0364B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Statesboro</w:t>
            </w:r>
            <w:proofErr w:type="spellEnd"/>
            <w:r w:rsidRPr="000364B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, Georgia, USA</w:t>
            </w:r>
          </w:p>
        </w:tc>
      </w:tr>
      <w:tr w:rsidR="009337DD" w14:paraId="4FB76760" w14:textId="77777777">
        <w:trPr>
          <w:trHeight w:val="57"/>
        </w:trPr>
        <w:tc>
          <w:tcPr>
            <w:tcW w:w="7655" w:type="dxa"/>
            <w:gridSpan w:val="6"/>
          </w:tcPr>
          <w:p w14:paraId="1017F13D" w14:textId="6AF757D9" w:rsidR="009337DD" w:rsidRPr="00C062AE" w:rsidRDefault="009337DD" w:rsidP="00933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Aktives Mitglied</w:t>
            </w:r>
          </w:p>
        </w:tc>
        <w:tc>
          <w:tcPr>
            <w:tcW w:w="2551" w:type="dxa"/>
            <w:gridSpan w:val="4"/>
          </w:tcPr>
          <w:p w14:paraId="018E6B4F" w14:textId="62A52599" w:rsidR="009337DD" w:rsidRDefault="009337DD" w:rsidP="00933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8</w:t>
            </w: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/20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21</w:t>
            </w: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heute</w:t>
            </w:r>
          </w:p>
        </w:tc>
      </w:tr>
      <w:tr w:rsidR="00BB1DFD" w14:paraId="5875784B" w14:textId="77777777">
        <w:trPr>
          <w:trHeight w:val="57"/>
        </w:trPr>
        <w:tc>
          <w:tcPr>
            <w:tcW w:w="10206" w:type="dxa"/>
            <w:gridSpan w:val="10"/>
            <w:vAlign w:val="bottom"/>
          </w:tcPr>
          <w:p w14:paraId="4A05B820" w14:textId="675DBF43" w:rsidR="00BF19F9" w:rsidRDefault="009337DD" w:rsidP="00BF19F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Ausarbeit</w:t>
            </w:r>
            <w:r w:rsidR="00C776B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von</w:t>
            </w:r>
            <w:r w:rsidR="00BF19F9" w:rsidRPr="00BF19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Investmentstrategien von Besuchern wie Morgan Stanley, Invesco, und Merrill Lynch</w:t>
            </w:r>
          </w:p>
        </w:tc>
      </w:tr>
      <w:tr w:rsidR="00323DAE" w14:paraId="6F0A167D" w14:textId="77777777" w:rsidTr="00381AC2">
        <w:trPr>
          <w:trHeight w:val="340"/>
        </w:trPr>
        <w:tc>
          <w:tcPr>
            <w:tcW w:w="6663" w:type="dxa"/>
            <w:gridSpan w:val="4"/>
            <w:vAlign w:val="bottom"/>
          </w:tcPr>
          <w:p w14:paraId="10B7E396" w14:textId="7A59F402" w:rsidR="00323DAE" w:rsidRPr="00452EF0" w:rsidRDefault="00726A97" w:rsidP="00323D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 w:themeColor="text1"/>
                <w:sz w:val="21"/>
                <w:szCs w:val="21"/>
                <w:lang w:val="en-US"/>
              </w:rPr>
            </w:pPr>
            <w:r w:rsidRPr="00726A97">
              <w:rPr>
                <w:rFonts w:ascii="Times New Roman" w:eastAsia="Times New Roman" w:hAnsi="Times New Roman" w:cs="Times New Roman"/>
                <w:b/>
                <w:color w:val="000000" w:themeColor="text1"/>
                <w:sz w:val="21"/>
                <w:szCs w:val="21"/>
                <w:lang w:val="en-US"/>
              </w:rPr>
              <w:t xml:space="preserve">Eagles Economics Society </w:t>
            </w:r>
            <w:ins w:id="17" w:author="David Döbele" w:date="2023-02-14T19:18:00Z">
              <w:r w:rsidR="00452EF0">
                <w:rPr>
                  <w:rFonts w:ascii="Times New Roman" w:eastAsia="Times New Roman" w:hAnsi="Times New Roman" w:cs="Times New Roman"/>
                  <w:b/>
                  <w:color w:val="000000" w:themeColor="text1"/>
                  <w:sz w:val="21"/>
                  <w:szCs w:val="21"/>
                  <w:lang w:val="en-US"/>
                </w:rPr>
                <w:t xml:space="preserve">der </w:t>
              </w:r>
              <w:r w:rsidR="00452EF0" w:rsidRPr="00452EF0">
                <w:rPr>
                  <w:rFonts w:ascii="Times New Roman" w:eastAsia="Times New Roman" w:hAnsi="Times New Roman" w:cs="Times New Roman"/>
                  <w:b/>
                  <w:sz w:val="21"/>
                  <w:szCs w:val="21"/>
                  <w:lang w:val="en-US"/>
                  <w:rPrChange w:id="18" w:author="David Döbele" w:date="2023-02-14T19:18:00Z">
                    <w:rPr>
                      <w:rFonts w:ascii="Times New Roman" w:eastAsia="Times New Roman" w:hAnsi="Times New Roman" w:cs="Times New Roman"/>
                      <w:b/>
                      <w:sz w:val="21"/>
                      <w:szCs w:val="21"/>
                    </w:rPr>
                  </w:rPrChange>
                </w:rPr>
                <w:t>Georgia Southern University</w:t>
              </w:r>
            </w:ins>
          </w:p>
        </w:tc>
        <w:tc>
          <w:tcPr>
            <w:tcW w:w="3543" w:type="dxa"/>
            <w:gridSpan w:val="6"/>
            <w:vAlign w:val="bottom"/>
          </w:tcPr>
          <w:p w14:paraId="79A2A112" w14:textId="258A892C" w:rsidR="00323DAE" w:rsidRPr="000364B1" w:rsidRDefault="00323DAE" w:rsidP="00323D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proofErr w:type="spellStart"/>
            <w:r w:rsidRPr="000364B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Statesboro</w:t>
            </w:r>
            <w:proofErr w:type="spellEnd"/>
            <w:r w:rsidRPr="000364B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, Georgia, USA</w:t>
            </w:r>
          </w:p>
        </w:tc>
      </w:tr>
      <w:tr w:rsidR="009337DD" w14:paraId="4F04E680" w14:textId="77777777" w:rsidTr="00E326AF">
        <w:trPr>
          <w:trHeight w:val="187"/>
        </w:trPr>
        <w:tc>
          <w:tcPr>
            <w:tcW w:w="7655" w:type="dxa"/>
            <w:gridSpan w:val="6"/>
          </w:tcPr>
          <w:p w14:paraId="087FD823" w14:textId="3FEF8F00" w:rsidR="009337DD" w:rsidRPr="00355F25" w:rsidRDefault="009337DD" w:rsidP="00933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 w:themeColor="text1"/>
                <w:sz w:val="21"/>
                <w:szCs w:val="21"/>
                <w:lang w:val="de-DE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Aktives Mitglied</w:t>
            </w:r>
          </w:p>
        </w:tc>
        <w:tc>
          <w:tcPr>
            <w:tcW w:w="2551" w:type="dxa"/>
            <w:gridSpan w:val="4"/>
          </w:tcPr>
          <w:p w14:paraId="2B935A88" w14:textId="4D1683CB" w:rsidR="009337DD" w:rsidRPr="000364B1" w:rsidRDefault="009337DD" w:rsidP="00933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8</w:t>
            </w: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/20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21</w:t>
            </w: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heute</w:t>
            </w:r>
          </w:p>
        </w:tc>
      </w:tr>
      <w:tr w:rsidR="009337DD" w:rsidRPr="00C46699" w14:paraId="55FEC655" w14:textId="77777777" w:rsidTr="00C062AE">
        <w:trPr>
          <w:trHeight w:val="20"/>
        </w:trPr>
        <w:tc>
          <w:tcPr>
            <w:tcW w:w="10206" w:type="dxa"/>
            <w:gridSpan w:val="10"/>
            <w:vAlign w:val="bottom"/>
          </w:tcPr>
          <w:p w14:paraId="16124571" w14:textId="2F712A03" w:rsidR="009337DD" w:rsidRPr="00C46699" w:rsidRDefault="009337DD" w:rsidP="009337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19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Wöchentliche</w:t>
            </w:r>
            <w:r w:rsidR="00E24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Erstellung</w:t>
            </w:r>
            <w:r w:rsidRPr="00BF19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von Makro und Mikroökonomischen Präsentationen für Professoren</w:t>
            </w:r>
          </w:p>
        </w:tc>
      </w:tr>
      <w:tr w:rsidR="009337DD" w14:paraId="1081DA51" w14:textId="77777777" w:rsidTr="00381AC2">
        <w:trPr>
          <w:trHeight w:val="340"/>
        </w:trPr>
        <w:tc>
          <w:tcPr>
            <w:tcW w:w="6663" w:type="dxa"/>
            <w:gridSpan w:val="4"/>
            <w:vAlign w:val="bottom"/>
          </w:tcPr>
          <w:p w14:paraId="78E5F320" w14:textId="153C61EE" w:rsidR="009337DD" w:rsidRPr="00C46699" w:rsidRDefault="009337DD" w:rsidP="00933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 w:themeColor="text1"/>
                <w:sz w:val="21"/>
                <w:szCs w:val="21"/>
                <w:lang w:val="en-US"/>
              </w:rPr>
            </w:pPr>
            <w:r w:rsidRPr="00C46699">
              <w:rPr>
                <w:rFonts w:ascii="Times New Roman" w:eastAsia="Times New Roman" w:hAnsi="Times New Roman" w:cs="Times New Roman"/>
                <w:b/>
                <w:color w:val="000000" w:themeColor="text1"/>
                <w:sz w:val="21"/>
                <w:szCs w:val="21"/>
                <w:lang w:val="en-US"/>
              </w:rPr>
              <w:t>Bloomberg Global Trading Challenge 2022</w:t>
            </w:r>
          </w:p>
        </w:tc>
        <w:tc>
          <w:tcPr>
            <w:tcW w:w="3543" w:type="dxa"/>
            <w:gridSpan w:val="6"/>
            <w:vAlign w:val="bottom"/>
          </w:tcPr>
          <w:p w14:paraId="28AD0411" w14:textId="49DE9637" w:rsidR="009337DD" w:rsidRPr="000364B1" w:rsidRDefault="009337DD" w:rsidP="00933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0364B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Statesboro, Georgia, USA</w:t>
            </w:r>
          </w:p>
        </w:tc>
      </w:tr>
      <w:tr w:rsidR="009337DD" w14:paraId="6A562B25" w14:textId="77777777" w:rsidTr="00C46699">
        <w:trPr>
          <w:trHeight w:val="187"/>
        </w:trPr>
        <w:tc>
          <w:tcPr>
            <w:tcW w:w="8080" w:type="dxa"/>
            <w:gridSpan w:val="8"/>
          </w:tcPr>
          <w:p w14:paraId="1E02029E" w14:textId="60A5D0AF" w:rsidR="009337DD" w:rsidRPr="00355F25" w:rsidRDefault="009337DD" w:rsidP="00933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 w:themeColor="text1"/>
                <w:sz w:val="21"/>
                <w:szCs w:val="21"/>
                <w:lang w:val="de-DE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Analyst </w:t>
            </w:r>
            <w:ins w:id="19" w:author="David Döbele" w:date="2023-02-14T19:18:00Z">
              <w:r w:rsidR="00452EF0">
                <w:rPr>
                  <w:rFonts w:ascii="Times New Roman" w:eastAsia="Times New Roman" w:hAnsi="Times New Roman" w:cs="Times New Roman"/>
                  <w:i/>
                  <w:color w:val="000000"/>
                  <w:sz w:val="20"/>
                  <w:szCs w:val="20"/>
                </w:rPr>
                <w:t>(</w:t>
              </w:r>
            </w:ins>
            <w:r w:rsidR="00E2416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verantwortlich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für DCFs</w:t>
            </w:r>
            <w:ins w:id="20" w:author="David Döbele" w:date="2023-02-14T19:18:00Z">
              <w:r w:rsidR="00452EF0">
                <w:rPr>
                  <w:rFonts w:ascii="Times New Roman" w:eastAsia="Times New Roman" w:hAnsi="Times New Roman" w:cs="Times New Roman"/>
                  <w:i/>
                  <w:color w:val="000000"/>
                  <w:sz w:val="20"/>
                  <w:szCs w:val="20"/>
                </w:rPr>
                <w:t>)</w:t>
              </w:r>
            </w:ins>
          </w:p>
        </w:tc>
        <w:tc>
          <w:tcPr>
            <w:tcW w:w="2126" w:type="dxa"/>
            <w:gridSpan w:val="2"/>
            <w:vAlign w:val="bottom"/>
          </w:tcPr>
          <w:p w14:paraId="4E2B3327" w14:textId="423FB09E" w:rsidR="009337DD" w:rsidRPr="000364B1" w:rsidRDefault="009337DD" w:rsidP="00933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10</w:t>
            </w:r>
            <w:r w:rsidRPr="000364B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/20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22 – 12/2022</w:t>
            </w:r>
          </w:p>
        </w:tc>
      </w:tr>
      <w:tr w:rsidR="009337DD" w:rsidRPr="00C46699" w14:paraId="65C66E33" w14:textId="77777777" w:rsidTr="00C062AE">
        <w:trPr>
          <w:trHeight w:val="20"/>
        </w:trPr>
        <w:tc>
          <w:tcPr>
            <w:tcW w:w="10206" w:type="dxa"/>
            <w:gridSpan w:val="10"/>
            <w:vAlign w:val="bottom"/>
          </w:tcPr>
          <w:p w14:paraId="456C4601" w14:textId="2B45E252" w:rsidR="009337DD" w:rsidRPr="00C46699" w:rsidRDefault="009337DD" w:rsidP="009337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</w:t>
            </w:r>
            <w:r w:rsidRPr="00BF19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estes </w:t>
            </w:r>
            <w:r w:rsidR="00E24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</w:t>
            </w:r>
            <w:r w:rsidRPr="00BF19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eam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</w:t>
            </w:r>
            <w:r w:rsidRPr="00BF19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eltweit in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</w:t>
            </w:r>
            <w:r w:rsidRPr="00BF19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oche </w:t>
            </w:r>
            <w:r w:rsidR="00CE5F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eins</w:t>
            </w:r>
            <w:r w:rsidRPr="00BF19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finale Platzierung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</w:t>
            </w:r>
            <w:r w:rsidRPr="00BF19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den </w:t>
            </w:r>
            <w:r w:rsidR="00E24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</w:t>
            </w:r>
            <w:r w:rsidR="00E24163" w:rsidRPr="00BF19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</w:t>
            </w:r>
            <w:r w:rsidRPr="00BF19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E24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BF19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4847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der </w:t>
            </w:r>
            <w:r w:rsidR="00E241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9337DD" w14:paraId="740108EE" w14:textId="77777777" w:rsidTr="00381AC2">
        <w:trPr>
          <w:trHeight w:val="340"/>
        </w:trPr>
        <w:tc>
          <w:tcPr>
            <w:tcW w:w="6663" w:type="dxa"/>
            <w:gridSpan w:val="4"/>
            <w:vAlign w:val="bottom"/>
          </w:tcPr>
          <w:p w14:paraId="2D94B8D4" w14:textId="1F917F9A" w:rsidR="009337DD" w:rsidRDefault="009337DD" w:rsidP="00933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FC0918">
              <w:rPr>
                <w:rFonts w:ascii="Times New Roman" w:eastAsia="Times New Roman" w:hAnsi="Times New Roman" w:cs="Times New Roman"/>
                <w:b/>
                <w:color w:val="000000" w:themeColor="text1"/>
                <w:sz w:val="21"/>
                <w:szCs w:val="21"/>
                <w:lang w:val="de-DE"/>
              </w:rPr>
              <w:t>Eagles on Wallstreet 2022</w:t>
            </w:r>
          </w:p>
        </w:tc>
        <w:tc>
          <w:tcPr>
            <w:tcW w:w="3543" w:type="dxa"/>
            <w:gridSpan w:val="6"/>
            <w:vAlign w:val="bottom"/>
          </w:tcPr>
          <w:p w14:paraId="3D835FDA" w14:textId="6233FCA8" w:rsidR="009337DD" w:rsidRDefault="009337DD" w:rsidP="00933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364B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Statesboro, Georgia, USA</w:t>
            </w:r>
          </w:p>
        </w:tc>
      </w:tr>
      <w:tr w:rsidR="009337DD" w14:paraId="1B7DEDF4" w14:textId="77777777" w:rsidTr="00FC0918">
        <w:trPr>
          <w:trHeight w:val="193"/>
        </w:trPr>
        <w:tc>
          <w:tcPr>
            <w:tcW w:w="7797" w:type="dxa"/>
            <w:gridSpan w:val="7"/>
          </w:tcPr>
          <w:p w14:paraId="66C09163" w14:textId="51BEDD4E" w:rsidR="009337DD" w:rsidRDefault="009337DD" w:rsidP="00933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Teilnehmer und Financia</w:t>
            </w:r>
            <w:r w:rsidR="00381AC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</w:t>
            </w:r>
            <w:r w:rsidR="00D4636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modeling Übungsleiter</w:t>
            </w:r>
          </w:p>
        </w:tc>
        <w:tc>
          <w:tcPr>
            <w:tcW w:w="2409" w:type="dxa"/>
            <w:gridSpan w:val="3"/>
          </w:tcPr>
          <w:p w14:paraId="049677C8" w14:textId="0CA6882C" w:rsidR="009337DD" w:rsidRDefault="009337DD" w:rsidP="009337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01/2022 – 05/2022</w:t>
            </w:r>
          </w:p>
        </w:tc>
      </w:tr>
      <w:tr w:rsidR="009337DD" w14:paraId="2EB8C49F" w14:textId="77777777">
        <w:trPr>
          <w:trHeight w:val="193"/>
        </w:trPr>
        <w:tc>
          <w:tcPr>
            <w:tcW w:w="10206" w:type="dxa"/>
            <w:gridSpan w:val="10"/>
          </w:tcPr>
          <w:p w14:paraId="491E6941" w14:textId="683FC409" w:rsidR="009337DD" w:rsidRDefault="00E24163" w:rsidP="009337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Erstellung</w:t>
            </w:r>
            <w:r w:rsidR="009337DD" w:rsidRPr="00FC09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und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Bearbeitung</w:t>
            </w:r>
            <w:r w:rsidR="009337DD" w:rsidRPr="00FC09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von</w:t>
            </w:r>
            <w:r w:rsidR="009337DD" w:rsidRPr="00FC09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verschiedenen Bewertungsmodellen, einschließlich DCFs und LBOs</w:t>
            </w:r>
          </w:p>
        </w:tc>
      </w:tr>
      <w:tr w:rsidR="009337DD" w14:paraId="3A893E09" w14:textId="77777777" w:rsidTr="00452EF0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21" w:author="David Döbele" w:date="2023-02-14T19:19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510"/>
          <w:trPrChange w:id="22" w:author="David Döbele" w:date="2023-02-14T19:19:00Z">
            <w:trPr>
              <w:trHeight w:val="397"/>
            </w:trPr>
          </w:trPrChange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  <w:tcPrChange w:id="23" w:author="David Döbele" w:date="2023-02-14T19:19:00Z">
              <w:tcPr>
                <w:tcW w:w="10206" w:type="dxa"/>
                <w:gridSpan w:val="10"/>
                <w:tcBorders>
                  <w:bottom w:val="single" w:sz="4" w:space="0" w:color="000000"/>
                </w:tcBorders>
                <w:vAlign w:val="bottom"/>
              </w:tcPr>
            </w:tcPrChange>
          </w:tcPr>
          <w:p w14:paraId="015BD1B8" w14:textId="77777777" w:rsidR="009337DD" w:rsidRDefault="009337DD" w:rsidP="009337DD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452EF0">
              <w:rPr>
                <w:rFonts w:ascii="Times New Roman" w:eastAsia="Times New Roman" w:hAnsi="Times New Roman" w:cs="Times New Roman"/>
                <w:b/>
                <w:sz w:val="28"/>
                <w:szCs w:val="28"/>
                <w:rPrChange w:id="24" w:author="David Döbele" w:date="2023-02-14T19:16:00Z">
                  <w:rPr>
                    <w:rFonts w:ascii="Times New Roman" w:eastAsia="Times New Roman" w:hAnsi="Times New Roman" w:cs="Times New Roman"/>
                    <w:b/>
                    <w:sz w:val="26"/>
                    <w:szCs w:val="26"/>
                  </w:rPr>
                </w:rPrChange>
              </w:rPr>
              <w:t>FÄHIGKEITEN &amp; INTERESSEN</w:t>
            </w:r>
          </w:p>
        </w:tc>
      </w:tr>
      <w:tr w:rsidR="009337DD" w14:paraId="28E1E56A" w14:textId="77777777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3E1DAFF8" w14:textId="77777777" w:rsidR="009337DD" w:rsidRDefault="009337DD" w:rsidP="009337D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000000"/>
            </w:tcBorders>
            <w:vAlign w:val="bottom"/>
          </w:tcPr>
          <w:p w14:paraId="13F49417" w14:textId="14CB7C83" w:rsidR="009337DD" w:rsidRDefault="009337DD" w:rsidP="009337D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Französisch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(B</w:t>
            </w:r>
            <w:r w:rsidR="00381AC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9337DD" w:rsidRPr="00C46699" w14:paraId="153DB8F3" w14:textId="77777777" w:rsidTr="00A80124">
        <w:trPr>
          <w:trHeight w:val="283"/>
        </w:trPr>
        <w:tc>
          <w:tcPr>
            <w:tcW w:w="1418" w:type="dxa"/>
            <w:vAlign w:val="bottom"/>
          </w:tcPr>
          <w:p w14:paraId="7D2AC9AD" w14:textId="77777777" w:rsidR="009337DD" w:rsidRDefault="009337DD" w:rsidP="009337D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6D87FE8F" w14:textId="408D4D93" w:rsidR="009337DD" w:rsidRPr="00C46699" w:rsidRDefault="009337DD" w:rsidP="00CE5FDE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C466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Microsoft Office </w:t>
            </w:r>
            <w:r w:rsidRPr="00C4669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(fortgeschritten)</w:t>
            </w:r>
            <w:r w:rsidRPr="00C466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 Bloomberg Terminal</w:t>
            </w:r>
            <w:r w:rsidR="004F37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 w:rsidRPr="00C4669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(fortgeschritten)</w:t>
            </w:r>
            <w:r w:rsidRPr="00C466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C466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Eikon</w:t>
            </w:r>
            <w:proofErr w:type="spellEnd"/>
            <w:r w:rsidRPr="00C466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C466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Refinitiv</w:t>
            </w:r>
            <w:proofErr w:type="spellEnd"/>
            <w:r w:rsidRPr="00C4669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 w:rsidRPr="00C4669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</w:t>
            </w:r>
            <w:proofErr w:type="spellStart"/>
            <w:r w:rsidRPr="00C4669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basic</w:t>
            </w:r>
            <w:proofErr w:type="spellEnd"/>
            <w:r w:rsidRPr="00C4669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)</w:t>
            </w:r>
          </w:p>
        </w:tc>
      </w:tr>
      <w:tr w:rsidR="009337DD" w14:paraId="069FAF62" w14:textId="77777777" w:rsidTr="00A80124">
        <w:trPr>
          <w:trHeight w:val="283"/>
        </w:trPr>
        <w:tc>
          <w:tcPr>
            <w:tcW w:w="1418" w:type="dxa"/>
            <w:vAlign w:val="bottom"/>
          </w:tcPr>
          <w:p w14:paraId="7BED05A2" w14:textId="77777777" w:rsidR="009337DD" w:rsidRDefault="009337DD" w:rsidP="009337D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vAlign w:val="bottom"/>
          </w:tcPr>
          <w:p w14:paraId="4EFE235E" w14:textId="4632FC28" w:rsidR="009337DD" w:rsidRDefault="009337DD" w:rsidP="00CE5FD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Handball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(Teilnahme an diversen internationalen Turnieren)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Golf, Kraftdreikampf</w:t>
            </w:r>
          </w:p>
        </w:tc>
      </w:tr>
      <w:tr w:rsidR="00CE5FDE" w14:paraId="2E08C646" w14:textId="77777777" w:rsidTr="00A80124">
        <w:trPr>
          <w:trHeight w:val="737"/>
        </w:trPr>
        <w:tc>
          <w:tcPr>
            <w:tcW w:w="10206" w:type="dxa"/>
            <w:gridSpan w:val="10"/>
            <w:vAlign w:val="bottom"/>
          </w:tcPr>
          <w:p w14:paraId="4EF9EFFA" w14:textId="77777777" w:rsidR="00CE5FDE" w:rsidRDefault="00CE5FDE" w:rsidP="00CE5FD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59393696" wp14:editId="63AA25B8">
                  <wp:extent cx="1425717" cy="345045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394" cy="354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7FB19" w14:textId="7201ED4F" w:rsidR="00CE5FDE" w:rsidRDefault="00CE5FDE" w:rsidP="00A8012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Statesboro, 09.02.2023</w:t>
            </w:r>
          </w:p>
        </w:tc>
      </w:tr>
    </w:tbl>
    <w:p w14:paraId="21AB3D41" w14:textId="77777777" w:rsidR="008144D6" w:rsidRDefault="008144D6">
      <w:pPr>
        <w:rPr>
          <w:sz w:val="18"/>
          <w:szCs w:val="18"/>
        </w:rPr>
      </w:pPr>
    </w:p>
    <w:sectPr w:rsidR="008144D6" w:rsidSect="00A80124">
      <w:footerReference w:type="even" r:id="rId9"/>
      <w:pgSz w:w="11906" w:h="16838"/>
      <w:pgMar w:top="964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7A75C" w14:textId="77777777" w:rsidR="008D0E8A" w:rsidRDefault="008D0E8A">
      <w:pPr>
        <w:spacing w:after="0" w:line="240" w:lineRule="auto"/>
      </w:pPr>
      <w:r>
        <w:separator/>
      </w:r>
    </w:p>
  </w:endnote>
  <w:endnote w:type="continuationSeparator" w:id="0">
    <w:p w14:paraId="43F6FA16" w14:textId="77777777" w:rsidR="008D0E8A" w:rsidRDefault="008D0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8A880" w14:textId="77777777" w:rsidR="008144D6" w:rsidRDefault="00440F7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024FF7B" w14:textId="77777777" w:rsidR="008144D6" w:rsidRDefault="008144D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9B622" w14:textId="77777777" w:rsidR="008D0E8A" w:rsidRDefault="008D0E8A">
      <w:pPr>
        <w:spacing w:after="0" w:line="240" w:lineRule="auto"/>
      </w:pPr>
      <w:r>
        <w:separator/>
      </w:r>
    </w:p>
  </w:footnote>
  <w:footnote w:type="continuationSeparator" w:id="0">
    <w:p w14:paraId="76D7C4B4" w14:textId="77777777" w:rsidR="008D0E8A" w:rsidRDefault="008D0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11D2A"/>
    <w:multiLevelType w:val="multilevel"/>
    <w:tmpl w:val="1D780B44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391FAB"/>
    <w:multiLevelType w:val="multilevel"/>
    <w:tmpl w:val="172666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E2432E9"/>
    <w:multiLevelType w:val="multilevel"/>
    <w:tmpl w:val="9B92D5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FCF1CF8"/>
    <w:multiLevelType w:val="multilevel"/>
    <w:tmpl w:val="115067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6A2AE4"/>
    <w:multiLevelType w:val="multilevel"/>
    <w:tmpl w:val="3BBC06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29598155">
    <w:abstractNumId w:val="4"/>
  </w:num>
  <w:num w:numId="2" w16cid:durableId="1163013853">
    <w:abstractNumId w:val="1"/>
  </w:num>
  <w:num w:numId="3" w16cid:durableId="1884053583">
    <w:abstractNumId w:val="0"/>
  </w:num>
  <w:num w:numId="4" w16cid:durableId="464742054">
    <w:abstractNumId w:val="2"/>
  </w:num>
  <w:num w:numId="5" w16cid:durableId="158579876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4D6"/>
    <w:rsid w:val="00032451"/>
    <w:rsid w:val="00042632"/>
    <w:rsid w:val="000C20B4"/>
    <w:rsid w:val="000D16C9"/>
    <w:rsid w:val="00301624"/>
    <w:rsid w:val="00323DAE"/>
    <w:rsid w:val="003314BA"/>
    <w:rsid w:val="00355F25"/>
    <w:rsid w:val="00381AC2"/>
    <w:rsid w:val="00385334"/>
    <w:rsid w:val="00393688"/>
    <w:rsid w:val="003B2291"/>
    <w:rsid w:val="003E0634"/>
    <w:rsid w:val="003E6ECE"/>
    <w:rsid w:val="004036C7"/>
    <w:rsid w:val="00434416"/>
    <w:rsid w:val="00440F7D"/>
    <w:rsid w:val="00452EF0"/>
    <w:rsid w:val="004847CF"/>
    <w:rsid w:val="004B7117"/>
    <w:rsid w:val="004F376B"/>
    <w:rsid w:val="00506675"/>
    <w:rsid w:val="00516340"/>
    <w:rsid w:val="00547359"/>
    <w:rsid w:val="00585202"/>
    <w:rsid w:val="005C549A"/>
    <w:rsid w:val="005F5BE9"/>
    <w:rsid w:val="006322DE"/>
    <w:rsid w:val="006509D1"/>
    <w:rsid w:val="00664554"/>
    <w:rsid w:val="006C7C21"/>
    <w:rsid w:val="00726A97"/>
    <w:rsid w:val="0077030F"/>
    <w:rsid w:val="007B5F51"/>
    <w:rsid w:val="00804D8E"/>
    <w:rsid w:val="008144D6"/>
    <w:rsid w:val="008A5EC9"/>
    <w:rsid w:val="008D0E8A"/>
    <w:rsid w:val="008E2CFD"/>
    <w:rsid w:val="009337DD"/>
    <w:rsid w:val="00963886"/>
    <w:rsid w:val="00983486"/>
    <w:rsid w:val="00994DEB"/>
    <w:rsid w:val="009D66A8"/>
    <w:rsid w:val="00A07196"/>
    <w:rsid w:val="00A50EA7"/>
    <w:rsid w:val="00A80124"/>
    <w:rsid w:val="00BB1DFD"/>
    <w:rsid w:val="00BC30F4"/>
    <w:rsid w:val="00BD62C9"/>
    <w:rsid w:val="00BF19F9"/>
    <w:rsid w:val="00C062AE"/>
    <w:rsid w:val="00C16AF0"/>
    <w:rsid w:val="00C46699"/>
    <w:rsid w:val="00C71AAF"/>
    <w:rsid w:val="00C776B3"/>
    <w:rsid w:val="00CE5FDE"/>
    <w:rsid w:val="00CF4DFB"/>
    <w:rsid w:val="00D46361"/>
    <w:rsid w:val="00D82BD4"/>
    <w:rsid w:val="00DA1DA5"/>
    <w:rsid w:val="00DE40F6"/>
    <w:rsid w:val="00DE47F1"/>
    <w:rsid w:val="00E06B3E"/>
    <w:rsid w:val="00E24163"/>
    <w:rsid w:val="00E4628F"/>
    <w:rsid w:val="00EC19A7"/>
    <w:rsid w:val="00F91476"/>
    <w:rsid w:val="00FC0918"/>
    <w:rsid w:val="00FD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C5CB5"/>
  <w15:docId w15:val="{58753BD9-2615-EA44-8155-5AD4AF3AA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CE5FD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E5FD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CE5FD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CE5FD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E5FD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E5FDE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549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C549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491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18</cp:revision>
  <dcterms:created xsi:type="dcterms:W3CDTF">2023-02-13T19:57:00Z</dcterms:created>
  <dcterms:modified xsi:type="dcterms:W3CDTF">2023-02-14T18:19:00Z</dcterms:modified>
</cp:coreProperties>
</file>