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D71A" w14:textId="77777777" w:rsidR="002516C8" w:rsidRDefault="002516C8" w:rsidP="00C02E72">
      <w:pPr>
        <w:rPr>
          <w:rFonts w:ascii="Arial" w:hAnsi="Arial" w:cs="Arial"/>
          <w:sz w:val="21"/>
          <w:szCs w:val="21"/>
        </w:rPr>
      </w:pPr>
    </w:p>
    <w:p w14:paraId="02741683" w14:textId="77777777" w:rsidR="00820CAD" w:rsidRDefault="00820CAD" w:rsidP="00C02E72">
      <w:pPr>
        <w:rPr>
          <w:rFonts w:ascii="Arial" w:hAnsi="Arial" w:cs="Arial"/>
          <w:sz w:val="21"/>
          <w:szCs w:val="21"/>
        </w:rPr>
      </w:pPr>
    </w:p>
    <w:p w14:paraId="4F05F6E2" w14:textId="77777777" w:rsidR="00820CAD" w:rsidRDefault="00820CAD" w:rsidP="00C02E72">
      <w:pPr>
        <w:rPr>
          <w:rFonts w:ascii="Arial" w:hAnsi="Arial" w:cs="Arial"/>
          <w:sz w:val="21"/>
          <w:szCs w:val="21"/>
        </w:rPr>
      </w:pPr>
    </w:p>
    <w:p w14:paraId="24E54C1D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Plausibilisierung bestehender Unternehmensbewertungen (DCF)</w:t>
      </w:r>
      <w:r w:rsidRPr="00820CAD">
        <w:rPr>
          <w:rFonts w:ascii="Arial" w:hAnsi="Arial" w:cs="Arial"/>
          <w:sz w:val="21"/>
          <w:szCs w:val="21"/>
        </w:rPr>
        <w:t>, inklusive vollständiger Nachrechnung auf Basis übermittelter Annahmen sowie Nachvollziehen der verwendeten Bewertungsparameter</w:t>
      </w:r>
    </w:p>
    <w:p w14:paraId="0BA5B7D3" w14:textId="359CAB3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Erstellung und Auswertung von Peergroups zur Ableitung von Beta-Faktoren</w:t>
      </w:r>
      <w:r w:rsidRPr="00820CAD">
        <w:rPr>
          <w:rFonts w:ascii="Arial" w:hAnsi="Arial" w:cs="Arial"/>
          <w:sz w:val="21"/>
          <w:szCs w:val="21"/>
        </w:rPr>
        <w:t>, inklusive Longlist- und Shortlistbildung</w:t>
      </w:r>
      <w:ins w:id="0" w:author="David Döbele" w:date="2025-05-11T22:22:00Z" w16du:dateUtc="2025-05-11T20:22:00Z">
        <w:r w:rsidR="001D37CB">
          <w:rPr>
            <w:rFonts w:ascii="Arial" w:hAnsi="Arial" w:cs="Arial"/>
            <w:sz w:val="21"/>
            <w:szCs w:val="21"/>
          </w:rPr>
          <w:t xml:space="preserve"> </w:t>
        </w:r>
        <w:r w:rsidR="001D37CB" w:rsidRPr="001D37CB">
          <w:rPr>
            <w:rFonts w:ascii="Arial" w:hAnsi="Arial" w:cs="Arial"/>
            <w:sz w:val="21"/>
            <w:szCs w:val="21"/>
            <w:highlight w:val="yellow"/>
            <w:rPrChange w:id="1" w:author="David Döbele" w:date="2025-05-11T22:22:00Z" w16du:dateUtc="2025-05-11T20:22:00Z">
              <w:rPr>
                <w:rFonts w:ascii="Arial" w:hAnsi="Arial" w:cs="Arial"/>
                <w:sz w:val="21"/>
                <w:szCs w:val="21"/>
              </w:rPr>
            </w:rPrChange>
          </w:rPr>
          <w:t>für einen mittelständischen XYZ-Hersteller</w:t>
        </w:r>
      </w:ins>
    </w:p>
    <w:p w14:paraId="6F89D179" w14:textId="126E0973" w:rsidR="00820CAD" w:rsidRPr="00820CAD" w:rsidDel="001D37CB" w:rsidRDefault="00820CAD" w:rsidP="00C02E72">
      <w:pPr>
        <w:numPr>
          <w:ilvl w:val="0"/>
          <w:numId w:val="2"/>
        </w:numPr>
        <w:rPr>
          <w:del w:id="2" w:author="David Döbele" w:date="2025-05-11T22:23:00Z" w16du:dateUtc="2025-05-11T20:23:00Z"/>
          <w:rFonts w:ascii="Arial" w:hAnsi="Arial" w:cs="Arial"/>
          <w:sz w:val="21"/>
          <w:szCs w:val="21"/>
        </w:rPr>
      </w:pPr>
      <w:del w:id="3" w:author="David Döbele" w:date="2025-05-11T22:23:00Z" w16du:dateUtc="2025-05-11T20:23:00Z">
        <w:r w:rsidRPr="00820CAD" w:rsidDel="001D37CB">
          <w:rPr>
            <w:rFonts w:ascii="Arial" w:hAnsi="Arial" w:cs="Arial"/>
            <w:b/>
            <w:bCs/>
            <w:sz w:val="21"/>
            <w:szCs w:val="21"/>
          </w:rPr>
          <w:delText>Unterstützung bei der Datenaufbereitung und Reconciliation innerhalb eines Due Diligence Tools</w:delText>
        </w:r>
        <w:r w:rsidRPr="00820CAD" w:rsidDel="001D37CB">
          <w:rPr>
            <w:rFonts w:ascii="Arial" w:hAnsi="Arial" w:cs="Arial"/>
            <w:sz w:val="21"/>
            <w:szCs w:val="21"/>
          </w:rPr>
          <w:delText>, zur Sicherstellung konsistenter Finanzinformationen im Rahmen von Financial Due Diligence</w:delText>
        </w:r>
      </w:del>
    </w:p>
    <w:p w14:paraId="1535F52A" w14:textId="13589A39" w:rsidR="00820CAD" w:rsidRPr="00820CAD" w:rsidDel="001D37CB" w:rsidRDefault="00820CAD" w:rsidP="00C02E72">
      <w:pPr>
        <w:numPr>
          <w:ilvl w:val="0"/>
          <w:numId w:val="2"/>
        </w:numPr>
        <w:rPr>
          <w:del w:id="4" w:author="David Döbele" w:date="2025-05-11T22:23:00Z" w16du:dateUtc="2025-05-11T20:23:00Z"/>
          <w:rFonts w:ascii="Arial" w:hAnsi="Arial" w:cs="Arial"/>
          <w:sz w:val="21"/>
          <w:szCs w:val="21"/>
        </w:rPr>
      </w:pPr>
      <w:del w:id="5" w:author="David Döbele" w:date="2025-05-11T22:23:00Z" w16du:dateUtc="2025-05-11T20:23:00Z">
        <w:r w:rsidRPr="00820CAD" w:rsidDel="001D37CB">
          <w:rPr>
            <w:rFonts w:ascii="Arial" w:hAnsi="Arial" w:cs="Arial"/>
            <w:b/>
            <w:bCs/>
            <w:sz w:val="21"/>
            <w:szCs w:val="21"/>
          </w:rPr>
          <w:delText>Mitarbeit an Bewertungsberichten und Schiedsgutachten</w:delText>
        </w:r>
        <w:r w:rsidRPr="00820CAD" w:rsidDel="001D37CB">
          <w:rPr>
            <w:rFonts w:ascii="Arial" w:hAnsi="Arial" w:cs="Arial"/>
            <w:sz w:val="21"/>
            <w:szCs w:val="21"/>
          </w:rPr>
          <w:delText>, unter anderem durch Erstellung und Strukturierung von Modell-Outputs, Tabellen und Abbildungen</w:delText>
        </w:r>
      </w:del>
    </w:p>
    <w:p w14:paraId="520AF671" w14:textId="6660EB19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Mitwirkung an der Erstellung von Präsentationen und Folien im Rahmen von Financial Due Diligence</w:t>
      </w:r>
      <w:ins w:id="6" w:author="David Döbele" w:date="2025-05-11T22:23:00Z" w16du:dateUtc="2025-05-11T20:23:00Z">
        <w:r w:rsidR="001D37CB">
          <w:rPr>
            <w:rFonts w:ascii="Arial" w:hAnsi="Arial" w:cs="Arial"/>
            <w:b/>
            <w:bCs/>
            <w:sz w:val="21"/>
            <w:szCs w:val="21"/>
          </w:rPr>
          <w:t xml:space="preserve"> </w:t>
        </w:r>
        <w:r w:rsidR="001D37CB" w:rsidRPr="006A6AF5">
          <w:rPr>
            <w:rFonts w:ascii="Arial" w:hAnsi="Arial" w:cs="Arial"/>
            <w:sz w:val="21"/>
            <w:szCs w:val="21"/>
            <w:highlight w:val="yellow"/>
          </w:rPr>
          <w:t>für einen mittelständischen XYZ-Hersteller</w:t>
        </w:r>
      </w:ins>
      <w:r w:rsidRPr="00820CAD">
        <w:rPr>
          <w:rFonts w:ascii="Arial" w:hAnsi="Arial" w:cs="Arial"/>
          <w:sz w:val="21"/>
          <w:szCs w:val="21"/>
        </w:rPr>
        <w:t>, insbesondere zur anschaulichen Darstellung von Transaktionsanalysen</w:t>
      </w:r>
    </w:p>
    <w:p w14:paraId="099D3102" w14:textId="77777777" w:rsidR="00820CAD" w:rsidRPr="00820CAD" w:rsidDel="001D37CB" w:rsidRDefault="00820CAD" w:rsidP="00C02E72">
      <w:pPr>
        <w:numPr>
          <w:ilvl w:val="0"/>
          <w:numId w:val="2"/>
        </w:numPr>
        <w:rPr>
          <w:del w:id="7" w:author="David Döbele" w:date="2025-05-11T22:23:00Z" w16du:dateUtc="2025-05-11T20:23:00Z"/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Berechnung von Volatilitäten im Rahmen aktienbasierter Vergütung nach IFRS 2</w:t>
      </w:r>
    </w:p>
    <w:p w14:paraId="6E6DD90A" w14:textId="3280659E" w:rsidR="00820CAD" w:rsidRPr="001D37CB" w:rsidDel="001D37CB" w:rsidRDefault="00820CAD" w:rsidP="00C02E72">
      <w:pPr>
        <w:numPr>
          <w:ilvl w:val="0"/>
          <w:numId w:val="2"/>
        </w:numPr>
        <w:rPr>
          <w:del w:id="8" w:author="David Döbele" w:date="2025-05-11T22:23:00Z" w16du:dateUtc="2025-05-11T20:23:00Z"/>
          <w:rFonts w:ascii="Arial" w:hAnsi="Arial" w:cs="Arial"/>
          <w:sz w:val="21"/>
          <w:szCs w:val="21"/>
        </w:rPr>
        <w:pPrChange w:id="9" w:author="David Döbele" w:date="2025-05-11T22:23:00Z" w16du:dateUtc="2025-05-11T20:23:00Z">
          <w:pPr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  <w:del w:id="10" w:author="David Döbele" w:date="2025-05-11T22:23:00Z" w16du:dateUtc="2025-05-11T20:23:00Z">
        <w:r w:rsidRPr="001D37CB" w:rsidDel="001D37CB">
          <w:rPr>
            <w:rFonts w:ascii="Arial" w:hAnsi="Arial" w:cs="Arial"/>
            <w:b/>
            <w:bCs/>
            <w:sz w:val="21"/>
            <w:szCs w:val="21"/>
          </w:rPr>
          <w:delText>Unterstützung bei der inhaltlichen Vorbereitung eines Fachvortrags zu IAS 36 (Wertminderung von Vermögenswerten)</w:delText>
        </w:r>
      </w:del>
    </w:p>
    <w:p w14:paraId="668B7120" w14:textId="77777777" w:rsidR="00820CAD" w:rsidRPr="00820CAD" w:rsidRDefault="00820CAD" w:rsidP="001D37CB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  <w:pPrChange w:id="11" w:author="David Döbele" w:date="2025-05-11T22:23:00Z" w16du:dateUtc="2025-05-11T20:23:00Z">
          <w:pPr/>
        </w:pPrChange>
      </w:pPr>
    </w:p>
    <w:sectPr w:rsidR="00820CAD" w:rsidRPr="00820C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0A004" w14:textId="77777777" w:rsidR="00DA443A" w:rsidRDefault="00DA443A" w:rsidP="00820CAD">
      <w:r>
        <w:separator/>
      </w:r>
    </w:p>
  </w:endnote>
  <w:endnote w:type="continuationSeparator" w:id="0">
    <w:p w14:paraId="7BD9C3A0" w14:textId="77777777" w:rsidR="00DA443A" w:rsidRDefault="00DA443A" w:rsidP="0082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13488" w14:textId="77777777" w:rsidR="00DA443A" w:rsidRDefault="00DA443A" w:rsidP="00820CAD">
      <w:r>
        <w:separator/>
      </w:r>
    </w:p>
  </w:footnote>
  <w:footnote w:type="continuationSeparator" w:id="0">
    <w:p w14:paraId="53904FA5" w14:textId="77777777" w:rsidR="00DA443A" w:rsidRDefault="00DA443A" w:rsidP="00820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5F13"/>
    <w:multiLevelType w:val="multilevel"/>
    <w:tmpl w:val="5B2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37F40"/>
    <w:multiLevelType w:val="multilevel"/>
    <w:tmpl w:val="3E1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32300">
    <w:abstractNumId w:val="1"/>
  </w:num>
  <w:num w:numId="2" w16cid:durableId="3574648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AD"/>
    <w:rsid w:val="001D37CB"/>
    <w:rsid w:val="002516C8"/>
    <w:rsid w:val="00483DAA"/>
    <w:rsid w:val="00760B84"/>
    <w:rsid w:val="00820CAD"/>
    <w:rsid w:val="00897D50"/>
    <w:rsid w:val="00923470"/>
    <w:rsid w:val="009C7D78"/>
    <w:rsid w:val="00B07D5B"/>
    <w:rsid w:val="00C02E72"/>
    <w:rsid w:val="00DA443A"/>
    <w:rsid w:val="00F57229"/>
    <w:rsid w:val="00FC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D4908C"/>
  <w15:chartTrackingRefBased/>
  <w15:docId w15:val="{5A7E47D3-18FB-A44C-B4C1-AD92FCC6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20CA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0CAD"/>
  </w:style>
  <w:style w:type="paragraph" w:styleId="Fuzeile">
    <w:name w:val="footer"/>
    <w:basedOn w:val="Standard"/>
    <w:link w:val="FuzeileZchn"/>
    <w:uiPriority w:val="99"/>
    <w:unhideWhenUsed/>
    <w:rsid w:val="00820CA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0CAD"/>
  </w:style>
  <w:style w:type="paragraph" w:styleId="berarbeitung">
    <w:name w:val="Revision"/>
    <w:hidden/>
    <w:uiPriority w:val="99"/>
    <w:semiHidden/>
    <w:rsid w:val="001D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937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diem.jan@outlook.com</dc:creator>
  <cp:keywords/>
  <dc:description/>
  <cp:lastModifiedBy>David Döbele</cp:lastModifiedBy>
  <cp:revision>3</cp:revision>
  <dcterms:created xsi:type="dcterms:W3CDTF">2025-05-11T15:02:00Z</dcterms:created>
  <dcterms:modified xsi:type="dcterms:W3CDTF">2025-05-11T20:23:00Z</dcterms:modified>
</cp:coreProperties>
</file>