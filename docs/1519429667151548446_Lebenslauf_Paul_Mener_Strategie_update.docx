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425"/>
        <w:gridCol w:w="425"/>
        <w:gridCol w:w="425"/>
        <w:gridCol w:w="3119"/>
        <w:tblGridChange w:id="0">
          <w:tblGrid>
            <w:gridCol w:w="709"/>
            <w:gridCol w:w="1276"/>
            <w:gridCol w:w="3538"/>
            <w:gridCol w:w="147"/>
            <w:gridCol w:w="284"/>
            <w:gridCol w:w="142"/>
            <w:gridCol w:w="425"/>
            <w:gridCol w:w="425"/>
            <w:gridCol w:w="425"/>
            <w:gridCol w:w="709"/>
            <w:gridCol w:w="2410"/>
            <w:gridCol w:w="709"/>
          </w:tblGrid>
        </w:tblGridChange>
      </w:tblGrid>
      <w:tr w:rsidR="002508C2" w:rsidRPr="005E2FD3" w14:paraId="5DF08F9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22A5AF6" w14:textId="3EEE266C" w:rsidR="008050E4" w:rsidRPr="005E2FD3" w:rsidRDefault="00E83192" w:rsidP="00564C76">
            <w:pPr>
              <w:jc w:val="center"/>
              <w:rPr>
                <w:rFonts w:ascii="Times New Roman" w:hAnsi="Times New Roman" w:cs="Times New Roman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Paul Me</w:t>
            </w:r>
            <w:r w:rsidR="002A4631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ß</w:t>
            </w: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ner</w:t>
            </w:r>
            <w:r w:rsidR="008050E4" w:rsidRPr="005E2FD3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5E2FD3">
              <w:rPr>
                <w:rFonts w:ascii="Times New Roman" w:hAnsi="Times New Roman" w:cs="Times New Roman"/>
                <w:sz w:val="20"/>
              </w:rPr>
              <w:t>Tutzinger Straße 9a</w:t>
            </w:r>
            <w:r w:rsidR="00853438" w:rsidRPr="005E2FD3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5E2FD3">
              <w:rPr>
                <w:rFonts w:ascii="Times New Roman" w:hAnsi="Times New Roman" w:cs="Times New Roman"/>
                <w:sz w:val="20"/>
              </w:rPr>
              <w:t xml:space="preserve">82327 </w:t>
            </w:r>
            <w:r w:rsidR="000F2DF9">
              <w:rPr>
                <w:rFonts w:ascii="Times New Roman" w:hAnsi="Times New Roman" w:cs="Times New Roman"/>
                <w:sz w:val="20"/>
              </w:rPr>
              <w:t>Tutzing</w:t>
            </w:r>
            <w:r w:rsidR="00C80FB9" w:rsidRPr="005E2FD3">
              <w:rPr>
                <w:rFonts w:ascii="Times New Roman" w:hAnsi="Times New Roman" w:cs="Times New Roman"/>
              </w:rPr>
              <w:t xml:space="preserve"> |</w:t>
            </w:r>
            <w:r w:rsidR="00E9647F">
              <w:rPr>
                <w:rFonts w:ascii="Times New Roman" w:hAnsi="Times New Roman" w:cs="Times New Roman"/>
              </w:rPr>
              <w:t xml:space="preserve"> 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</w:t>
            </w:r>
            <w:r w:rsidR="0091331D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176 41991336</w:t>
            </w:r>
            <w:r w:rsidR="00AB016A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messner.paul@</w:t>
            </w:r>
            <w:r w:rsidR="000D168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yahoo.com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E9647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geb. </w:t>
            </w:r>
            <w:r w:rsidR="00F401F2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am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04.08.2004 in Starnberg</w:t>
            </w:r>
          </w:p>
        </w:tc>
      </w:tr>
      <w:tr w:rsidR="002508C2" w:rsidRPr="005E2FD3" w14:paraId="0FCADE56" w14:textId="77777777" w:rsidTr="0054180B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E2FD3" w:rsidRDefault="006E2C9C" w:rsidP="005E2FD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C7192B" w:rsidRPr="005E2FD3" w14:paraId="078A980F" w14:textId="77777777" w:rsidTr="00A93D05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6-06-24T21:04:00Z" w16du:dateUtc="2026-06-24T19:04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6-06-24T21:04:00Z" w16du:dateUtc="2026-06-24T19:04:00Z">
            <w:trPr>
              <w:gridBefore w:val="1"/>
              <w:trHeight w:val="340"/>
            </w:trPr>
          </w:trPrChange>
        </w:trPr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  <w:tcPrChange w:id="3" w:author="David Döbele" w:date="2026-06-24T21:04:00Z" w16du:dateUtc="2026-06-24T19:04:00Z">
              <w:tcPr>
                <w:tcW w:w="7371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0055EA0" w14:textId="1D561FDA" w:rsidR="00C7192B" w:rsidRPr="005E2FD3" w:rsidRDefault="00C7192B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Universität zu Köln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  <w:tcPrChange w:id="4" w:author="David Döbele" w:date="2026-06-24T21:04:00Z" w16du:dateUtc="2026-06-24T19:04:00Z">
              <w:tcPr>
                <w:tcW w:w="3119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90BDF83" w14:textId="07ACC208" w:rsidR="00C7192B" w:rsidRPr="005E2FD3" w:rsidRDefault="00C7192B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Köln</w:t>
            </w:r>
          </w:p>
        </w:tc>
      </w:tr>
      <w:tr w:rsidR="00C7192B" w:rsidRPr="00C9300F" w14:paraId="2CC644CF" w14:textId="77777777" w:rsidTr="00A93D05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6-06-24T21:04:00Z" w16du:dateUtc="2026-06-24T19:04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6" w:author="David Döbele" w:date="2026-06-24T21:04:00Z" w16du:dateUtc="2026-06-24T19:04:00Z">
            <w:trPr>
              <w:gridBefore w:val="1"/>
              <w:trHeight w:val="20"/>
            </w:trPr>
          </w:trPrChange>
        </w:trPr>
        <w:tc>
          <w:tcPr>
            <w:tcW w:w="7371" w:type="dxa"/>
            <w:gridSpan w:val="8"/>
            <w:vAlign w:val="bottom"/>
            <w:tcPrChange w:id="7" w:author="David Döbele" w:date="2026-06-24T21:04:00Z" w16du:dateUtc="2026-06-24T19:04:00Z">
              <w:tcPr>
                <w:tcW w:w="7371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624A9B7" w14:textId="7E6D1419" w:rsidR="00C7192B" w:rsidRPr="00C7192B" w:rsidRDefault="00C7192B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M.S. in International M</w:t>
            </w:r>
            <w:r w:rsidR="00C9300F"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a</w:t>
            </w: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nagement (</w:t>
            </w:r>
            <w:r w:rsidR="00CC47A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CEMS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-</w:t>
            </w:r>
            <w:r w:rsidR="0054180B">
              <w:rPr>
                <w:rFonts w:ascii="Times New Roman" w:hAnsi="Times New Roman" w:cs="Times New Roman"/>
                <w:sz w:val="18"/>
                <w:lang w:val="en-US"/>
              </w:rPr>
              <w:t>Master</w:t>
            </w: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)</w:t>
            </w:r>
          </w:p>
        </w:tc>
        <w:tc>
          <w:tcPr>
            <w:tcW w:w="3119" w:type="dxa"/>
            <w:vAlign w:val="bottom"/>
            <w:tcPrChange w:id="8" w:author="David Döbele" w:date="2026-06-24T21:04:00Z" w16du:dateUtc="2026-06-24T19:04:00Z">
              <w:tcPr>
                <w:tcW w:w="3119" w:type="dxa"/>
                <w:gridSpan w:val="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078FA554" w14:textId="4B279F37" w:rsidR="00C7192B" w:rsidRPr="00C9300F" w:rsidRDefault="00C7192B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C9300F">
              <w:rPr>
                <w:rFonts w:ascii="Times New Roman" w:hAnsi="Times New Roman" w:cs="Times New Roman"/>
                <w:i/>
                <w:iCs/>
                <w:sz w:val="18"/>
              </w:rPr>
              <w:t>10/2026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54180B" w:rsidRPr="005E2FD3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C9300F">
              <w:rPr>
                <w:rFonts w:ascii="Times New Roman" w:hAnsi="Times New Roman" w:cs="Times New Roman"/>
                <w:i/>
                <w:iCs/>
                <w:sz w:val="18"/>
              </w:rPr>
              <w:t>10/2028</w:t>
            </w:r>
          </w:p>
        </w:tc>
      </w:tr>
      <w:tr w:rsidR="00D1492F" w:rsidRPr="005E2FD3" w14:paraId="7D1DEBF7" w14:textId="77777777" w:rsidTr="00A93D05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9" w:author="David Döbele" w:date="2026-06-24T21:04:00Z" w16du:dateUtc="2026-06-24T19:04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0" w:author="David Döbele" w:date="2026-06-24T21:04:00Z" w16du:dateUtc="2026-06-24T19:04:00Z">
            <w:trPr>
              <w:gridBefore w:val="1"/>
              <w:trHeight w:val="340"/>
            </w:trPr>
          </w:trPrChange>
        </w:trPr>
        <w:tc>
          <w:tcPr>
            <w:tcW w:w="7371" w:type="dxa"/>
            <w:gridSpan w:val="8"/>
            <w:vAlign w:val="bottom"/>
            <w:tcPrChange w:id="11" w:author="David Döbele" w:date="2026-06-24T21:04:00Z" w16du:dateUtc="2026-06-24T19:04:00Z">
              <w:tcPr>
                <w:tcW w:w="7371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4CD94D9E" w:rsidR="00D1492F" w:rsidRPr="005E2FD3" w:rsidRDefault="00E83192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Duale Hochschule Baden Württemberg</w:t>
            </w:r>
          </w:p>
        </w:tc>
        <w:tc>
          <w:tcPr>
            <w:tcW w:w="3119" w:type="dxa"/>
            <w:vAlign w:val="bottom"/>
            <w:tcPrChange w:id="12" w:author="David Döbele" w:date="2026-06-24T21:04:00Z" w16du:dateUtc="2026-06-24T19:04:00Z">
              <w:tcPr>
                <w:tcW w:w="3119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28380468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Ravensburg</w:t>
            </w:r>
          </w:p>
        </w:tc>
      </w:tr>
      <w:tr w:rsidR="00D1492F" w:rsidRPr="005E2FD3" w14:paraId="61E5D482" w14:textId="77777777" w:rsidTr="00564C76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06657F79" w:rsidR="00D1492F" w:rsidRPr="005E2FD3" w:rsidRDefault="00D1492F" w:rsidP="005E2FD3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B.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A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. in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Banking and Finance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(</w:t>
            </w:r>
            <w:r w:rsidR="001F3944">
              <w:rPr>
                <w:rFonts w:ascii="Times New Roman" w:hAnsi="Times New Roman" w:cs="Times New Roman"/>
                <w:i/>
                <w:iCs/>
                <w:sz w:val="18"/>
              </w:rPr>
              <w:t>Notens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chnitt: 1,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  <w:r w:rsidR="006D7D4B">
              <w:rPr>
                <w:rFonts w:ascii="Times New Roman" w:hAnsi="Times New Roman" w:cs="Times New Roman"/>
                <w:i/>
                <w:iCs/>
                <w:sz w:val="18"/>
              </w:rPr>
              <w:t xml:space="preserve">; 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Jahrgangsbester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4967" w:type="dxa"/>
            <w:gridSpan w:val="7"/>
            <w:vAlign w:val="bottom"/>
          </w:tcPr>
          <w:p w14:paraId="419A9228" w14:textId="1C9DCB9F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09/2022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54180B" w:rsidRPr="005E2FD3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8769EB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="00B01AA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1D2E43">
              <w:rPr>
                <w:rFonts w:ascii="Times New Roman" w:hAnsi="Times New Roman" w:cs="Times New Roman"/>
                <w:i/>
                <w:iCs/>
                <w:sz w:val="18"/>
              </w:rPr>
              <w:t>/2025</w:t>
            </w:r>
          </w:p>
        </w:tc>
      </w:tr>
      <w:tr w:rsidR="00D5280E" w:rsidRPr="005E2FD3" w14:paraId="7EABE9F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A71E6B0" w14:textId="25CAED22" w:rsidR="00396031" w:rsidRPr="0064414E" w:rsidRDefault="00C80FB9" w:rsidP="0064414E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Tutor für Wirtschaftsmathematik und für Statistik</w:t>
            </w:r>
          </w:p>
        </w:tc>
      </w:tr>
      <w:tr w:rsidR="00D5280E" w:rsidRPr="00CD6831" w14:paraId="013361E1" w14:textId="77777777" w:rsidTr="00C80FB9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5A9CB9C7" w:rsidR="00D1492F" w:rsidRPr="005E2FD3" w:rsidRDefault="00E83192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Universidad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Latinamericano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de </w:t>
            </w: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Cienca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y Tecnologia (ULACIT)</w:t>
            </w:r>
          </w:p>
        </w:tc>
        <w:tc>
          <w:tcPr>
            <w:tcW w:w="3544" w:type="dxa"/>
            <w:gridSpan w:val="2"/>
            <w:vAlign w:val="bottom"/>
          </w:tcPr>
          <w:p w14:paraId="63D86F51" w14:textId="54491534" w:rsidR="00D1492F" w:rsidRPr="00CD6831" w:rsidRDefault="00E83192" w:rsidP="005E2FD3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San Jos</w:t>
            </w:r>
            <w:r w:rsidR="00CD6831" w:rsidRPr="00CD6831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é</w:t>
            </w: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 Costa Rica</w:t>
            </w:r>
          </w:p>
        </w:tc>
      </w:tr>
      <w:tr w:rsidR="00D5280E" w:rsidRPr="005E2FD3" w14:paraId="62632213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5F71027E" w14:textId="08DD0141" w:rsidR="00D1492F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Auslandssemester an der Fakultät für Betriebswirtschaftslehre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(Notenschnitt: 1,0)</w:t>
            </w:r>
          </w:p>
        </w:tc>
        <w:tc>
          <w:tcPr>
            <w:tcW w:w="3119" w:type="dxa"/>
            <w:vAlign w:val="bottom"/>
          </w:tcPr>
          <w:p w14:paraId="51FC9814" w14:textId="15B22030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01/2025 – 05/2025</w:t>
            </w:r>
          </w:p>
        </w:tc>
      </w:tr>
      <w:tr w:rsidR="00D5280E" w:rsidRPr="005E2FD3" w14:paraId="4D68BFE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4BF63E9" w14:textId="6EB29D3F" w:rsidR="0091331D" w:rsidRPr="005E2FD3" w:rsidRDefault="00E83192" w:rsidP="005E2F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Teilnahme an einer Exkursion zur Botschaft der Vereinigten Arabischen Emirate in San José mit Fokus auf internationale Handels- und Exportfinanzierungen, Handelsabkommen sowie wirtschaftliche Beziehungen zwischen CR und den VAE</w:t>
            </w:r>
          </w:p>
        </w:tc>
      </w:tr>
      <w:tr w:rsidR="00D5280E" w:rsidRPr="005E2FD3" w14:paraId="1C51E2FF" w14:textId="77777777" w:rsidTr="00C80FB9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142BC1AF" w:rsidR="00665BF3" w:rsidRPr="005E2FD3" w:rsidRDefault="00C80FB9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Gymnasium</w:t>
            </w:r>
            <w:r w:rsidR="00843B5C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  <w:r w:rsidR="00E83192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Tutzing</w:t>
            </w:r>
          </w:p>
        </w:tc>
        <w:tc>
          <w:tcPr>
            <w:tcW w:w="4820" w:type="dxa"/>
            <w:gridSpan w:val="6"/>
            <w:vAlign w:val="bottom"/>
          </w:tcPr>
          <w:p w14:paraId="2FCB10D7" w14:textId="4A117BC7" w:rsidR="00665BF3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Tutzing</w:t>
            </w:r>
          </w:p>
        </w:tc>
      </w:tr>
      <w:tr w:rsidR="0091331D" w:rsidRPr="005E2FD3" w14:paraId="312B82BC" w14:textId="77777777" w:rsidTr="00564C76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255467F1" w:rsidR="0091331D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Allgemeine Hochschulreife (Not</w:t>
            </w:r>
            <w:r w:rsidR="001A31CA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enschnitt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: 1,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3)</w:t>
            </w:r>
          </w:p>
        </w:tc>
        <w:tc>
          <w:tcPr>
            <w:tcW w:w="4820" w:type="dxa"/>
            <w:gridSpan w:val="6"/>
            <w:vAlign w:val="bottom"/>
          </w:tcPr>
          <w:p w14:paraId="7521EA6E" w14:textId="0855426D" w:rsidR="0091331D" w:rsidRPr="005E2FD3" w:rsidRDefault="0091331D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20</w:t>
            </w:r>
            <w:r w:rsidR="00564C76">
              <w:rPr>
                <w:rFonts w:ascii="Times New Roman" w:hAnsi="Times New Roman" w:cs="Times New Roman"/>
                <w:i/>
                <w:iCs/>
                <w:sz w:val="18"/>
              </w:rPr>
              <w:t>14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6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/202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</w:p>
        </w:tc>
      </w:tr>
      <w:tr w:rsidR="00D5280E" w:rsidRPr="005E2FD3" w14:paraId="69F47C1D" w14:textId="77777777" w:rsidTr="00771A32">
        <w:trPr>
          <w:trHeight w:val="20"/>
        </w:trPr>
        <w:tc>
          <w:tcPr>
            <w:tcW w:w="10490" w:type="dxa"/>
            <w:gridSpan w:val="9"/>
            <w:vAlign w:val="bottom"/>
          </w:tcPr>
          <w:p w14:paraId="23575F6C" w14:textId="5DFF3CA1" w:rsidR="00D5280E" w:rsidRPr="006E6C65" w:rsidRDefault="00E83192" w:rsidP="00564C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Mitglied des Planungskomitees für die Abschlussfeier mit über 300 Gästen – verantwortlich für die Gründung </w:t>
            </w:r>
            <w:r w:rsidRPr="006E6C6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einer GbR zur rechtlichen Abwicklung, Organisation von Sicherheit, Genehmigungen, Budgetkoordination und Logistik</w:t>
            </w:r>
          </w:p>
        </w:tc>
      </w:tr>
      <w:tr w:rsidR="00D5280E" w:rsidRPr="005E2FD3" w14:paraId="3A2665B3" w14:textId="77777777" w:rsidTr="00771A32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E2FD3" w:rsidRDefault="006E2C9C" w:rsidP="005E2FD3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F6763E" w:rsidRPr="005E2FD3" w14:paraId="61EAA99E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1667A28A" w14:textId="0D6960A0" w:rsidR="00F6763E" w:rsidRDefault="00C1190E" w:rsidP="00771A32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Capgemini </w:t>
            </w:r>
            <w:proofErr w:type="spellStart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Invent</w:t>
            </w:r>
            <w:proofErr w:type="spellEnd"/>
          </w:p>
        </w:tc>
        <w:tc>
          <w:tcPr>
            <w:tcW w:w="3969" w:type="dxa"/>
            <w:gridSpan w:val="3"/>
            <w:vAlign w:val="bottom"/>
          </w:tcPr>
          <w:p w14:paraId="20D336D1" w14:textId="54274F19" w:rsidR="00F6763E" w:rsidRPr="005E2FD3" w:rsidRDefault="006F5BF3" w:rsidP="00771A3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Hamburg</w:t>
            </w:r>
          </w:p>
        </w:tc>
      </w:tr>
      <w:tr w:rsidR="00F6763E" w:rsidRPr="005E2FD3" w14:paraId="1BDF2A5E" w14:textId="77777777" w:rsidTr="00C1190E">
        <w:trPr>
          <w:trHeight w:val="20"/>
        </w:trPr>
        <w:tc>
          <w:tcPr>
            <w:tcW w:w="6521" w:type="dxa"/>
            <w:gridSpan w:val="6"/>
            <w:vAlign w:val="bottom"/>
          </w:tcPr>
          <w:p w14:paraId="522C52AB" w14:textId="4B46C86F" w:rsidR="00F6763E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Praktikant im Management Consulting (geplant, Vertrag bereits unterzeichnet)</w:t>
            </w:r>
          </w:p>
        </w:tc>
        <w:tc>
          <w:tcPr>
            <w:tcW w:w="3969" w:type="dxa"/>
            <w:gridSpan w:val="3"/>
          </w:tcPr>
          <w:p w14:paraId="096C5400" w14:textId="136730BA" w:rsidR="00F6763E" w:rsidRPr="005E2FD3" w:rsidRDefault="006F5BF3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04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/2026 </w:t>
            </w:r>
            <w:r w:rsidR="00F6763E"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="004C49D5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heute</w:t>
            </w:r>
            <w:proofErr w:type="spellEnd"/>
          </w:p>
        </w:tc>
      </w:tr>
      <w:tr w:rsidR="001023EE" w:rsidRPr="005E2FD3" w14:paraId="7489E530" w14:textId="77777777" w:rsidTr="00560E57">
        <w:trPr>
          <w:trHeight w:val="20"/>
        </w:trPr>
        <w:tc>
          <w:tcPr>
            <w:tcW w:w="10490" w:type="dxa"/>
            <w:gridSpan w:val="9"/>
            <w:vAlign w:val="bottom"/>
          </w:tcPr>
          <w:p w14:paraId="13FDC8F7" w14:textId="56C7DABE" w:rsidR="001023E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023EE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Mitwirkung an der Konzeption von Workshops, </w:t>
            </w:r>
            <w:proofErr w:type="spellStart"/>
            <w:r w:rsidRPr="001023EE">
              <w:rPr>
                <w:rFonts w:ascii="Times New Roman" w:hAnsi="Times New Roman" w:cs="Times New Roman"/>
                <w:i w:val="0"/>
                <w:iCs w:val="0"/>
                <w:sz w:val="18"/>
              </w:rPr>
              <w:t>Proposals</w:t>
            </w:r>
            <w:proofErr w:type="spellEnd"/>
            <w:r w:rsidRPr="001023EE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und Pitch Decks im Zahlungsverkehrsumfeld (PSD3, PSR, Digitaler Euro, CCD2), einschließlich Unterstützung bei der erfolgreichen Akquise neuer Beratungsprojekte</w:t>
            </w:r>
          </w:p>
          <w:p w14:paraId="2BAF061A" w14:textId="411013AB" w:rsidR="001023EE" w:rsidRPr="001023E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023EE">
              <w:rPr>
                <w:rFonts w:ascii="Times New Roman" w:hAnsi="Times New Roman" w:cs="Times New Roman"/>
                <w:i w:val="0"/>
                <w:iCs w:val="0"/>
                <w:sz w:val="18"/>
              </w:rPr>
              <w:t>Durchführung von Markt-, Regulatorik- und Payment-Analysen, Aufbereitung von Management-Präsentationen sowie Unterstützung von Business-Development-Aktivitäten durch Kundenrecherche und Stakeholder-Mapping.</w:t>
            </w:r>
          </w:p>
        </w:tc>
      </w:tr>
      <w:tr w:rsidR="001023EE" w:rsidRPr="005E2FD3" w14:paraId="55B30E23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773ECD2E" w14:textId="07A07D08" w:rsidR="001023EE" w:rsidRPr="005E2FD3" w:rsidRDefault="001023EE" w:rsidP="001023E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Check24</w:t>
            </w: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gridSpan w:val="3"/>
            <w:vAlign w:val="bottom"/>
          </w:tcPr>
          <w:p w14:paraId="3F525C7D" w14:textId="0842A33D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1023EE" w:rsidRPr="00771A32" w14:paraId="1AAC24BB" w14:textId="77777777" w:rsidTr="00771A32">
        <w:trPr>
          <w:trHeight w:val="20"/>
        </w:trPr>
        <w:tc>
          <w:tcPr>
            <w:tcW w:w="6521" w:type="dxa"/>
            <w:gridSpan w:val="6"/>
            <w:vAlign w:val="bottom"/>
          </w:tcPr>
          <w:p w14:paraId="51322FAD" w14:textId="01BD2CAC" w:rsidR="001023EE" w:rsidRPr="005E2FD3" w:rsidRDefault="001023EE" w:rsidP="001023E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Praktikant im Management Consulting </w:t>
            </w:r>
          </w:p>
        </w:tc>
        <w:tc>
          <w:tcPr>
            <w:tcW w:w="3969" w:type="dxa"/>
            <w:gridSpan w:val="3"/>
          </w:tcPr>
          <w:p w14:paraId="0D5BED52" w14:textId="277E3920" w:rsidR="001023EE" w:rsidRPr="00771A32" w:rsidRDefault="001023EE" w:rsidP="001023E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1/2026 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03/2026</w:t>
            </w:r>
          </w:p>
        </w:tc>
      </w:tr>
      <w:tr w:rsidR="001023EE" w:rsidRPr="00771A32" w14:paraId="7EB5EFBB" w14:textId="77777777" w:rsidTr="00F851B5">
        <w:trPr>
          <w:trHeight w:val="20"/>
        </w:trPr>
        <w:tc>
          <w:tcPr>
            <w:tcW w:w="10490" w:type="dxa"/>
            <w:gridSpan w:val="9"/>
            <w:vAlign w:val="bottom"/>
          </w:tcPr>
          <w:p w14:paraId="325B8B82" w14:textId="3FFA4B67" w:rsidR="001023E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Entwicklung und Optimierung von Prompts für LLMs zur automatisierten Klassifikation und Zuordnung eingehender Kundenbeschwerden zu den zuständigen Fachbereichen sowie Durchführung systematischer Qualitätssicherung der LLM-Ergebnisse</w:t>
            </w:r>
          </w:p>
          <w:p w14:paraId="79564C31" w14:textId="45699C3D" w:rsidR="001023EE" w:rsidRPr="0064414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Regelmäßige Präsentation von Arbeitsergebnissen und Projektfortschritten vor der Geschäftsführung und dem C-Level-Management</w:t>
            </w:r>
          </w:p>
        </w:tc>
      </w:tr>
      <w:tr w:rsidR="001023EE" w:rsidRPr="005E2FD3" w14:paraId="127C64E2" w14:textId="77777777" w:rsidTr="00771A3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6F1AD155" w:rsidR="001023EE" w:rsidRPr="005E2FD3" w:rsidRDefault="001023EE" w:rsidP="001023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Bayerische Landesbank (Bayern LB) </w:t>
            </w:r>
          </w:p>
        </w:tc>
        <w:tc>
          <w:tcPr>
            <w:tcW w:w="3969" w:type="dxa"/>
            <w:gridSpan w:val="3"/>
            <w:vAlign w:val="bottom"/>
          </w:tcPr>
          <w:p w14:paraId="4820196E" w14:textId="5482E7F4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1023EE" w:rsidRPr="005E2FD3" w14:paraId="14698133" w14:textId="77777777" w:rsidTr="00564C76">
        <w:trPr>
          <w:trHeight w:val="20"/>
        </w:trPr>
        <w:tc>
          <w:tcPr>
            <w:tcW w:w="5954" w:type="dxa"/>
            <w:gridSpan w:val="4"/>
            <w:vAlign w:val="bottom"/>
          </w:tcPr>
          <w:p w14:paraId="4A686F6B" w14:textId="6120AAD1" w:rsidR="001023EE" w:rsidRPr="005E2FD3" w:rsidRDefault="001023EE" w:rsidP="001023EE">
            <w:pP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Dualer Student, Praxisphasen u.a. in folgenden Abteilungen:</w:t>
            </w:r>
          </w:p>
        </w:tc>
        <w:tc>
          <w:tcPr>
            <w:tcW w:w="4536" w:type="dxa"/>
            <w:gridSpan w:val="5"/>
          </w:tcPr>
          <w:p w14:paraId="238730D8" w14:textId="12E9A90B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09/2022 –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10/2025</w:t>
            </w:r>
          </w:p>
        </w:tc>
      </w:tr>
      <w:tr w:rsidR="001023EE" w:rsidRPr="005E2FD3" w14:paraId="335D84E9" w14:textId="77777777" w:rsidTr="00564C76">
        <w:trPr>
          <w:trHeight w:val="283"/>
        </w:trPr>
        <w:tc>
          <w:tcPr>
            <w:tcW w:w="5954" w:type="dxa"/>
            <w:gridSpan w:val="4"/>
            <w:vAlign w:val="bottom"/>
          </w:tcPr>
          <w:p w14:paraId="20B1570F" w14:textId="52116856" w:rsidR="001023EE" w:rsidRPr="00440D8E" w:rsidRDefault="001023EE" w:rsidP="001023EE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440D8E">
              <w:rPr>
                <w:rFonts w:ascii="Times New Roman" w:eastAsia="Calibri" w:hAnsi="Times New Roman" w:cs="Times New Roman"/>
                <w:i/>
                <w:iCs/>
                <w:sz w:val="18"/>
                <w:szCs w:val="18"/>
              </w:rPr>
              <w:t>Vorstandsstab</w:t>
            </w:r>
          </w:p>
        </w:tc>
        <w:tc>
          <w:tcPr>
            <w:tcW w:w="4536" w:type="dxa"/>
            <w:gridSpan w:val="5"/>
            <w:vAlign w:val="bottom"/>
          </w:tcPr>
          <w:p w14:paraId="0475B997" w14:textId="4698BB31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</w:p>
        </w:tc>
      </w:tr>
      <w:tr w:rsidR="001023EE" w:rsidRPr="005E2FD3" w14:paraId="54C3D64C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6DD9BA0F" w14:textId="5569E2F3" w:rsidR="001023EE" w:rsidRPr="00A93D05" w:rsidRDefault="001023EE" w:rsidP="001023EE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Vor- und Nachbereitung der Gremiensitzungen (Aufsichtsrat sowie Ausschüsse): Erstellung von Protokollauszügen, Deckblätter, Tagesordnungen, Teilnehmerlisten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sowie </w:t>
            </w:r>
            <w:r w:rsidRPr="00A93D05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Mitarbeit bei der Vorbereitung von DSGV-Terminen des CEOs</w:t>
            </w:r>
          </w:p>
        </w:tc>
      </w:tr>
      <w:tr w:rsidR="001023EE" w:rsidRPr="005E2FD3" w14:paraId="48328CB9" w14:textId="77777777" w:rsidTr="00564C76">
        <w:trPr>
          <w:trHeight w:val="283"/>
        </w:trPr>
        <w:tc>
          <w:tcPr>
            <w:tcW w:w="6521" w:type="dxa"/>
            <w:gridSpan w:val="6"/>
            <w:vAlign w:val="bottom"/>
          </w:tcPr>
          <w:p w14:paraId="74B74B41" w14:textId="32C58D4A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Business Development</w:t>
            </w:r>
          </w:p>
        </w:tc>
        <w:tc>
          <w:tcPr>
            <w:tcW w:w="3969" w:type="dxa"/>
            <w:gridSpan w:val="3"/>
            <w:vAlign w:val="bottom"/>
          </w:tcPr>
          <w:p w14:paraId="2CB21DEB" w14:textId="060F3ADE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1023EE" w:rsidRPr="005E2FD3" w14:paraId="7C4155D6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EC55E56" w14:textId="77777777" w:rsidR="001023EE" w:rsidRPr="005E2FD3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von Markt- und Wettbewerbsanalysen sowie strategische Weiterentwicklung bestehender Geschäftsfelder </w:t>
            </w:r>
          </w:p>
          <w:p w14:paraId="3658805E" w14:textId="74C0F30A" w:rsidR="001023EE" w:rsidRPr="005E2FD3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Umfangreiche Analyse von Zinsentwicklungen im Zusammenhang mit Passivmargen der Bank</w:t>
            </w:r>
          </w:p>
        </w:tc>
      </w:tr>
      <w:tr w:rsidR="001023EE" w:rsidRPr="005E2FD3" w14:paraId="7A1EBBAB" w14:textId="77777777" w:rsidTr="00564C76">
        <w:trPr>
          <w:trHeight w:val="283"/>
        </w:trPr>
        <w:tc>
          <w:tcPr>
            <w:tcW w:w="6096" w:type="dxa"/>
            <w:gridSpan w:val="5"/>
            <w:vAlign w:val="bottom"/>
          </w:tcPr>
          <w:p w14:paraId="06A0ABEE" w14:textId="4C84D158" w:rsidR="001023EE" w:rsidRPr="005E2FD3" w:rsidRDefault="001023EE" w:rsidP="00102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Konzernentwicklung</w:t>
            </w:r>
          </w:p>
        </w:tc>
        <w:tc>
          <w:tcPr>
            <w:tcW w:w="4394" w:type="dxa"/>
            <w:gridSpan w:val="4"/>
            <w:vAlign w:val="bottom"/>
          </w:tcPr>
          <w:p w14:paraId="59E67B8D" w14:textId="1152143E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1023EE" w:rsidRPr="005E2FD3" w14:paraId="76B5571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44CB9CC6" w14:textId="77777777" w:rsidR="001023EE" w:rsidRPr="001023EE" w:rsidRDefault="001023EE" w:rsidP="001023EE">
            <w:pPr>
              <w:pStyle w:val="Bullets"/>
              <w:rPr>
                <w:ins w:id="13" w:author="Paul Messner" w:date="2026-06-24T21:41:00Z" w16du:dateUtc="2026-06-24T19:41:00Z"/>
                <w:rFonts w:ascii="Times New Roman" w:hAnsi="Times New Roman" w:cs="Times New Roman"/>
                <w:sz w:val="18"/>
                <w:lang w:val="de-AT"/>
                <w:rPrChange w:id="14" w:author="Paul Messner" w:date="2026-06-24T21:41:00Z" w16du:dateUtc="2026-06-24T19:41:00Z">
                  <w:rPr>
                    <w:ins w:id="15" w:author="Paul Messner" w:date="2026-06-24T21:41:00Z" w16du:dateUtc="2026-06-24T19:41:00Z"/>
                    <w:rFonts w:ascii="Times New Roman" w:hAnsi="Times New Roman" w:cs="Times New Roman"/>
                    <w:i w:val="0"/>
                    <w:iCs w:val="0"/>
                    <w:sz w:val="18"/>
                    <w:lang w:val="de-AT"/>
                  </w:rPr>
                </w:rPrChange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einer Machbarkeitsstudie zur Einführung eines unternehmensinternen Stablecoins in Zusammenarbeit mit McKinsey </w:t>
            </w:r>
          </w:p>
          <w:p w14:paraId="5E301C2A" w14:textId="2C90A9B7" w:rsidR="001023EE" w:rsidRPr="005E2FD3" w:rsidRDefault="001023EE" w:rsidP="001023EE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Analyse technologischer, regulatorischer und wirtschaftlicher Implikationen im Kontext digitaler Innovationen und Blockchain-Anwendungen im Bankensektor</w:t>
            </w:r>
          </w:p>
        </w:tc>
      </w:tr>
      <w:tr w:rsidR="001023EE" w:rsidRPr="005E2FD3" w14:paraId="4EF2E939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268ECA48" w14:textId="5452CF3C" w:rsidR="001023EE" w:rsidRPr="00906EC2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Corporate Finance</w:t>
            </w:r>
          </w:p>
        </w:tc>
      </w:tr>
      <w:tr w:rsidR="001023EE" w:rsidRPr="005E2FD3" w14:paraId="305043B8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63412824" w14:textId="77777777" w:rsidR="001023EE" w:rsidRPr="001D2E43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Besuchsvorbereitungen für Senior Coverage Meetings/ Vorstandsbriefings sowie Konsolidierung und Aufbereitung von Slides für Kundenpräsentationen (Luftfahrtsektor)</w:t>
            </w:r>
          </w:p>
          <w:p w14:paraId="48B3AF13" w14:textId="7146A8D3" w:rsidR="001023EE" w:rsidRPr="00AA5E37" w:rsidRDefault="001023EE" w:rsidP="001023EE">
            <w:pPr>
              <w:pStyle w:val="Bullets"/>
              <w:rPr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Unterstützung bei der Konzeption und Ausarbeitung eines ESG-Moduls zur Integration von Nachhaltigkeitsfaktoren in Finanzierungsentscheidungen und in der Kundenberatung</w:t>
            </w:r>
          </w:p>
        </w:tc>
      </w:tr>
      <w:tr w:rsidR="001023EE" w:rsidRPr="005E2FD3" w14:paraId="20834E02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4F7D99D5" w14:textId="506B3CF6" w:rsidR="001023EE" w:rsidRPr="00F517DF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F517DF">
              <w:rPr>
                <w:rFonts w:ascii="Times New Roman" w:hAnsi="Times New Roman" w:cs="Times New Roman"/>
                <w:sz w:val="18"/>
                <w:lang w:val="de-AT"/>
              </w:rPr>
              <w:t>Weitere Stationen: Trade and Export Finance, Rechnungswesen, Controlling</w:t>
            </w:r>
          </w:p>
        </w:tc>
      </w:tr>
      <w:tr w:rsidR="001023EE" w:rsidRPr="005E2FD3" w14:paraId="414B4085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0A2A6C58" w:rsidR="001023EE" w:rsidRPr="005E2FD3" w:rsidRDefault="001023EE" w:rsidP="001023EE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Außeruniversitäres Engagement</w:t>
            </w:r>
          </w:p>
        </w:tc>
      </w:tr>
      <w:tr w:rsidR="001023EE" w:rsidRPr="005E2FD3" w14:paraId="74251178" w14:textId="77777777" w:rsidTr="00C80FB9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832D57B" w:rsidR="001023EE" w:rsidRPr="005E2FD3" w:rsidRDefault="001023EE" w:rsidP="001023E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b/>
                <w:i w:val="0"/>
                <w:iCs/>
                <w:color w:val="000000"/>
                <w:sz w:val="20"/>
                <w:szCs w:val="20"/>
                <w:lang w:val="en-US"/>
              </w:rPr>
              <w:t>AIESEC e. V.</w:t>
            </w:r>
          </w:p>
        </w:tc>
        <w:tc>
          <w:tcPr>
            <w:tcW w:w="4967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AB6C295" w:rsidR="001023EE" w:rsidRPr="005E2FD3" w:rsidRDefault="001023EE" w:rsidP="001023E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>Phan Thiet, Vietnam</w:t>
            </w:r>
          </w:p>
        </w:tc>
      </w:tr>
      <w:tr w:rsidR="001023EE" w:rsidRPr="005E2FD3" w14:paraId="4F59C612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32F07601" w14:textId="1B7D3288" w:rsidR="001023EE" w:rsidRPr="005E2FD3" w:rsidRDefault="001023EE" w:rsidP="001023EE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Freiwilliger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Englischlehrer</w:t>
            </w:r>
          </w:p>
        </w:tc>
        <w:tc>
          <w:tcPr>
            <w:tcW w:w="3119" w:type="dxa"/>
            <w:vAlign w:val="bottom"/>
          </w:tcPr>
          <w:p w14:paraId="45DD2178" w14:textId="19B49337" w:rsidR="001023EE" w:rsidRPr="005E2FD3" w:rsidRDefault="001023EE" w:rsidP="001023EE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/2024 – 12/2024</w:t>
            </w:r>
          </w:p>
        </w:tc>
      </w:tr>
      <w:tr w:rsidR="001023EE" w:rsidRPr="005E2FD3" w14:paraId="02437711" w14:textId="77777777" w:rsidTr="00705E28">
        <w:trPr>
          <w:trHeight w:val="510"/>
        </w:trPr>
        <w:tc>
          <w:tcPr>
            <w:tcW w:w="10490" w:type="dxa"/>
            <w:gridSpan w:val="9"/>
            <w:vAlign w:val="bottom"/>
          </w:tcPr>
          <w:p w14:paraId="24D3C343" w14:textId="3089F25C" w:rsidR="001023EE" w:rsidRPr="005E2FD3" w:rsidRDefault="001023E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Vermittlung von Englischkenntnissen an Kinder, Jugendliche und Erwachsene an einer Sprachschule in Phan Thiet sowie Anpassung der Unterrichtsmethoden an unterschiedliche Altersgruppen</w:t>
            </w:r>
          </w:p>
          <w:p w14:paraId="68CFAD97" w14:textId="49B79E48" w:rsidR="001023EE" w:rsidRPr="00564C76" w:rsidRDefault="001023E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Erhalt eines DAAD-Stipendiums für interkulturelles Engagement im Rahmen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des </w:t>
            </w: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AIESEC-Projekts</w:t>
            </w:r>
          </w:p>
        </w:tc>
      </w:tr>
      <w:tr w:rsidR="001023EE" w:rsidRPr="005E2FD3" w14:paraId="4AF19DD1" w14:textId="77777777" w:rsidTr="00C80FB9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82947E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Sternstunden e. V.</w:t>
            </w:r>
          </w:p>
        </w:tc>
        <w:tc>
          <w:tcPr>
            <w:tcW w:w="4536" w:type="dxa"/>
            <w:gridSpan w:val="5"/>
            <w:vAlign w:val="bottom"/>
          </w:tcPr>
          <w:p w14:paraId="30626CB8" w14:textId="5203CDD9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München</w:t>
            </w:r>
          </w:p>
        </w:tc>
      </w:tr>
      <w:tr w:rsidR="001023EE" w:rsidRPr="005E2FD3" w14:paraId="56372BDE" w14:textId="77777777" w:rsidTr="00C80FB9">
        <w:trPr>
          <w:trHeight w:val="20"/>
        </w:trPr>
        <w:tc>
          <w:tcPr>
            <w:tcW w:w="7371" w:type="dxa"/>
            <w:gridSpan w:val="8"/>
            <w:vAlign w:val="bottom"/>
          </w:tcPr>
          <w:p w14:paraId="3C87D247" w14:textId="3DD7A192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Freiwilliger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im Eventmanagement und Fundraising </w:t>
            </w:r>
          </w:p>
        </w:tc>
        <w:tc>
          <w:tcPr>
            <w:tcW w:w="3119" w:type="dxa"/>
          </w:tcPr>
          <w:p w14:paraId="288A2195" w14:textId="22A16833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>01/2024 – 12/2024</w:t>
            </w:r>
          </w:p>
        </w:tc>
      </w:tr>
      <w:tr w:rsidR="001023EE" w:rsidRPr="005E2FD3" w14:paraId="7ECB507F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1AD8841E" w14:textId="77777777" w:rsidR="001023EE" w:rsidRDefault="001023E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Organisation und Durchführung von drei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Charity-</w:t>
            </w:r>
            <w:proofErr w:type="spellStart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Afterwork</w:t>
            </w:r>
            <w:proofErr w:type="spellEnd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-Events für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jeweils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bis zu 200 Mitarbeitende am Münchner Standort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599FD848" w14:textId="595A7F54" w:rsidR="001023EE" w:rsidRPr="005E2FD3" w:rsidRDefault="001023EE" w:rsidP="00102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mit Verantwortung für Sicherheit, Catering und Logistik</w:t>
            </w:r>
          </w:p>
          <w:p w14:paraId="2CC438FF" w14:textId="22D7D435" w:rsidR="001023EE" w:rsidRPr="005E2FD3" w:rsidRDefault="001023E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Generierung eines Gesamtspendenerlöses von 1.657 € zugunsten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von</w:t>
            </w: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Sternstunden e. V.</w:t>
            </w:r>
          </w:p>
        </w:tc>
      </w:tr>
      <w:tr w:rsidR="001023EE" w:rsidRPr="005E2FD3" w14:paraId="482569A2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1023EE" w:rsidRPr="005E2FD3" w:rsidRDefault="001023EE" w:rsidP="001023EE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1023EE" w:rsidRPr="005E2FD3" w14:paraId="2B257790" w14:textId="77777777" w:rsidTr="00C80FB9">
        <w:trPr>
          <w:trHeight w:val="340"/>
        </w:trPr>
        <w:tc>
          <w:tcPr>
            <w:tcW w:w="1049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811F0E4" w:rsidR="001023EE" w:rsidRPr="005E2FD3" w:rsidRDefault="001023EE" w:rsidP="00102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4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Deutsch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(Muttersprache),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Englisch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v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 xml:space="preserve">erhandlungssicher), </w:t>
            </w:r>
            <w:r w:rsidRPr="00564C76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Französisch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(Beginner)</w:t>
            </w:r>
          </w:p>
        </w:tc>
      </w:tr>
      <w:tr w:rsidR="001023EE" w:rsidRPr="00B036F9" w14:paraId="45706C3F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60CA2168" w14:textId="7C150FA2" w:rsidR="001023EE" w:rsidRPr="00564C76" w:rsidRDefault="001023EE" w:rsidP="001023EE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Techni</w:t>
            </w:r>
            <w:r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s</w:t>
            </w:r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ch</w:t>
            </w:r>
            <w:proofErr w:type="spellEnd"/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:</w:t>
            </w:r>
            <w:r w:rsidRPr="00564C76">
              <w:rPr>
                <w:rFonts w:ascii="Times New Roman" w:hAnsi="Times New Roman" w:cs="Times New Roman"/>
                <w:sz w:val="18"/>
                <w:lang w:val="en-US"/>
              </w:rPr>
              <w:t xml:space="preserve"> MS</w:t>
            </w: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 xml:space="preserve"> Office (</w:t>
            </w:r>
            <w:r w:rsidRPr="00564C76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sz w:val="18"/>
                <w:szCs w:val="18"/>
                <w:lang w:val="en-US"/>
              </w:rPr>
              <w:t>Excel, PowerPoint, Word, Teams</w:t>
            </w:r>
            <w:r w:rsidRPr="005E2FD3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Grundlegende</w:t>
            </w:r>
            <w:proofErr w:type="spellEnd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Programmierkenntnisse</w:t>
            </w:r>
            <w:proofErr w:type="spellEnd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 in Phyton und R</w:t>
            </w:r>
          </w:p>
        </w:tc>
      </w:tr>
      <w:tr w:rsidR="001023EE" w:rsidRPr="005E2FD3" w14:paraId="70CB01B0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598C2742" w14:textId="3258CA59" w:rsidR="001023EE" w:rsidRPr="005E2FD3" w:rsidRDefault="001023EE" w:rsidP="001023E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Fußball, Tischtennis, Akkordeon, Schach</w:t>
            </w:r>
          </w:p>
        </w:tc>
      </w:tr>
      <w:tr w:rsidR="001023EE" w:rsidRPr="005E2FD3" w14:paraId="071AB173" w14:textId="77777777" w:rsidTr="008F652E">
        <w:trPr>
          <w:trHeight w:val="680"/>
        </w:trPr>
        <w:tc>
          <w:tcPr>
            <w:tcW w:w="1985" w:type="dxa"/>
            <w:vAlign w:val="bottom"/>
          </w:tcPr>
          <w:p w14:paraId="58D88B79" w14:textId="55D4A0C8" w:rsidR="001023EE" w:rsidRDefault="001023EE" w:rsidP="001023EE">
            <w:pPr>
              <w:rPr>
                <w:rFonts w:ascii="Times New Roman" w:hAnsi="Times New Roman" w:cs="Times New Roman"/>
                <w:sz w:val="18"/>
              </w:rPr>
            </w:pPr>
            <w:r w:rsidRPr="0096728D">
              <w:rPr>
                <w:rFonts w:ascii="Times New Roman" w:hAnsi="Times New Roman" w:cs="Times New Roman"/>
                <w:noProof/>
                <w:color w:val="000000"/>
                <w:sz w:val="18"/>
                <w:lang w:val="de-AT"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437277C5" wp14:editId="24D8EBF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-46990</wp:posOffset>
                  </wp:positionV>
                  <wp:extent cx="687070" cy="337185"/>
                  <wp:effectExtent l="0" t="0" r="0" b="5715"/>
                  <wp:wrapNone/>
                  <wp:docPr id="20717872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8729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60BE1D" w14:textId="7AE7B064" w:rsidR="001023EE" w:rsidRDefault="001023EE" w:rsidP="001023EE">
            <w:pPr>
              <w:rPr>
                <w:rFonts w:ascii="Times New Roman" w:hAnsi="Times New Roman" w:cs="Times New Roman"/>
                <w:sz w:val="18"/>
              </w:rPr>
            </w:pPr>
          </w:p>
          <w:p w14:paraId="406B03AC" w14:textId="72630C8D" w:rsidR="001023EE" w:rsidRPr="005E2FD3" w:rsidRDefault="001023EE" w:rsidP="001023EE">
            <w:pPr>
              <w:rPr>
                <w:rFonts w:ascii="Times New Roman" w:hAnsi="Times New Roman" w:cs="Times New Roman"/>
                <w:sz w:val="18"/>
              </w:rPr>
            </w:pPr>
            <w:r w:rsidRPr="005E2FD3">
              <w:rPr>
                <w:rFonts w:ascii="Times New Roman" w:hAnsi="Times New Roman" w:cs="Times New Roman"/>
                <w:sz w:val="18"/>
              </w:rPr>
              <w:t xml:space="preserve">Tutzing, </w:t>
            </w:r>
            <w:r>
              <w:rPr>
                <w:rFonts w:ascii="Times New Roman" w:hAnsi="Times New Roman" w:cs="Times New Roman"/>
                <w:sz w:val="18"/>
              </w:rPr>
              <w:t>16.06</w:t>
            </w:r>
            <w:r w:rsidRPr="005E2FD3">
              <w:rPr>
                <w:rFonts w:ascii="Times New Roman" w:hAnsi="Times New Roman" w:cs="Times New Roman"/>
                <w:sz w:val="18"/>
              </w:rPr>
              <w:t>.202</w:t>
            </w:r>
            <w:r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8505" w:type="dxa"/>
            <w:gridSpan w:val="8"/>
            <w:vAlign w:val="bottom"/>
          </w:tcPr>
          <w:p w14:paraId="6478BDEA" w14:textId="3AFB8D54" w:rsidR="001023EE" w:rsidRPr="005E2FD3" w:rsidRDefault="001023EE" w:rsidP="001023E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</w:p>
        </w:tc>
      </w:tr>
    </w:tbl>
    <w:p w14:paraId="7148E9EE" w14:textId="77777777" w:rsidR="00330AEE" w:rsidRPr="003410F8" w:rsidRDefault="00330AEE" w:rsidP="00527368"/>
    <w:sectPr w:rsidR="00330AEE" w:rsidRPr="003410F8" w:rsidSect="00FC72D6">
      <w:footerReference w:type="even" r:id="rId9"/>
      <w:pgSz w:w="11906" w:h="16838"/>
      <w:pgMar w:top="39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38506" w14:textId="77777777" w:rsidR="00501103" w:rsidRDefault="00501103" w:rsidP="00BE053D">
      <w:pPr>
        <w:spacing w:after="0" w:line="240" w:lineRule="auto"/>
      </w:pPr>
      <w:r>
        <w:separator/>
      </w:r>
    </w:p>
  </w:endnote>
  <w:endnote w:type="continuationSeparator" w:id="0">
    <w:p w14:paraId="5AD972E7" w14:textId="77777777" w:rsidR="00501103" w:rsidRDefault="0050110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B0AAA" w14:textId="77777777" w:rsidR="00501103" w:rsidRDefault="00501103" w:rsidP="00BE053D">
      <w:pPr>
        <w:spacing w:after="0" w:line="240" w:lineRule="auto"/>
      </w:pPr>
      <w:r>
        <w:separator/>
      </w:r>
    </w:p>
  </w:footnote>
  <w:footnote w:type="continuationSeparator" w:id="0">
    <w:p w14:paraId="2BB63132" w14:textId="77777777" w:rsidR="00501103" w:rsidRDefault="0050110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271C2"/>
    <w:multiLevelType w:val="multilevel"/>
    <w:tmpl w:val="958A7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16D89"/>
    <w:multiLevelType w:val="multilevel"/>
    <w:tmpl w:val="A4FE1B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186E5C"/>
    <w:multiLevelType w:val="multilevel"/>
    <w:tmpl w:val="72A21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9B4DF6"/>
    <w:multiLevelType w:val="multilevel"/>
    <w:tmpl w:val="C76291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729DF"/>
    <w:multiLevelType w:val="multilevel"/>
    <w:tmpl w:val="796A6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55108"/>
    <w:multiLevelType w:val="multilevel"/>
    <w:tmpl w:val="B120B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D1106BC"/>
    <w:multiLevelType w:val="multilevel"/>
    <w:tmpl w:val="06AA2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1227B70"/>
    <w:multiLevelType w:val="multilevel"/>
    <w:tmpl w:val="B3E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881B5F"/>
    <w:multiLevelType w:val="multilevel"/>
    <w:tmpl w:val="71E83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8"/>
  </w:num>
  <w:num w:numId="2" w16cid:durableId="377361294">
    <w:abstractNumId w:val="22"/>
  </w:num>
  <w:num w:numId="3" w16cid:durableId="336345113">
    <w:abstractNumId w:val="24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7"/>
  </w:num>
  <w:num w:numId="8" w16cid:durableId="1075594514">
    <w:abstractNumId w:val="27"/>
  </w:num>
  <w:num w:numId="9" w16cid:durableId="898982785">
    <w:abstractNumId w:val="16"/>
  </w:num>
  <w:num w:numId="10" w16cid:durableId="185335975">
    <w:abstractNumId w:val="31"/>
  </w:num>
  <w:num w:numId="11" w16cid:durableId="126824093">
    <w:abstractNumId w:val="6"/>
  </w:num>
  <w:num w:numId="12" w16cid:durableId="304623801">
    <w:abstractNumId w:val="10"/>
  </w:num>
  <w:num w:numId="13" w16cid:durableId="679821327">
    <w:abstractNumId w:val="12"/>
  </w:num>
  <w:num w:numId="14" w16cid:durableId="1121849525">
    <w:abstractNumId w:val="13"/>
  </w:num>
  <w:num w:numId="15" w16cid:durableId="1503474673">
    <w:abstractNumId w:val="26"/>
  </w:num>
  <w:num w:numId="16" w16cid:durableId="19404558">
    <w:abstractNumId w:val="5"/>
  </w:num>
  <w:num w:numId="17" w16cid:durableId="214433808">
    <w:abstractNumId w:val="21"/>
  </w:num>
  <w:num w:numId="18" w16cid:durableId="1430194805">
    <w:abstractNumId w:val="4"/>
  </w:num>
  <w:num w:numId="19" w16cid:durableId="1216696515">
    <w:abstractNumId w:val="23"/>
  </w:num>
  <w:num w:numId="20" w16cid:durableId="478157362">
    <w:abstractNumId w:val="14"/>
  </w:num>
  <w:num w:numId="21" w16cid:durableId="100032957">
    <w:abstractNumId w:val="15"/>
  </w:num>
  <w:num w:numId="22" w16cid:durableId="594166681">
    <w:abstractNumId w:val="20"/>
  </w:num>
  <w:num w:numId="23" w16cid:durableId="1852791210">
    <w:abstractNumId w:val="11"/>
  </w:num>
  <w:num w:numId="24" w16cid:durableId="1732848252">
    <w:abstractNumId w:val="25"/>
  </w:num>
  <w:num w:numId="25" w16cid:durableId="493107006">
    <w:abstractNumId w:val="29"/>
  </w:num>
  <w:num w:numId="26" w16cid:durableId="1013528897">
    <w:abstractNumId w:val="32"/>
  </w:num>
  <w:num w:numId="27" w16cid:durableId="219436959">
    <w:abstractNumId w:val="19"/>
  </w:num>
  <w:num w:numId="28" w16cid:durableId="1755660937">
    <w:abstractNumId w:val="3"/>
  </w:num>
  <w:num w:numId="29" w16cid:durableId="429005693">
    <w:abstractNumId w:val="8"/>
  </w:num>
  <w:num w:numId="30" w16cid:durableId="173761921">
    <w:abstractNumId w:val="9"/>
  </w:num>
  <w:num w:numId="31" w16cid:durableId="1592424921">
    <w:abstractNumId w:val="7"/>
  </w:num>
  <w:num w:numId="32" w16cid:durableId="1653097763">
    <w:abstractNumId w:val="24"/>
  </w:num>
  <w:num w:numId="33" w16cid:durableId="496459991">
    <w:abstractNumId w:val="24"/>
  </w:num>
  <w:num w:numId="34" w16cid:durableId="1003974316">
    <w:abstractNumId w:val="24"/>
  </w:num>
  <w:num w:numId="35" w16cid:durableId="1249734268">
    <w:abstractNumId w:val="24"/>
  </w:num>
  <w:num w:numId="36" w16cid:durableId="1910924947">
    <w:abstractNumId w:val="28"/>
  </w:num>
  <w:num w:numId="37" w16cid:durableId="1033532070">
    <w:abstractNumId w:val="24"/>
  </w:num>
  <w:num w:numId="38" w16cid:durableId="449520932">
    <w:abstractNumId w:val="24"/>
  </w:num>
  <w:num w:numId="39" w16cid:durableId="917373519">
    <w:abstractNumId w:val="24"/>
  </w:num>
  <w:num w:numId="40" w16cid:durableId="1471315469">
    <w:abstractNumId w:val="30"/>
  </w:num>
  <w:num w:numId="41" w16cid:durableId="1198812938">
    <w:abstractNumId w:val="24"/>
  </w:num>
  <w:num w:numId="42" w16cid:durableId="1798598534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  <w15:person w15:author="Paul Messner">
    <w15:presenceInfo w15:providerId="Windows Live" w15:userId="95ff9efa1e993d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10A"/>
    <w:rsid w:val="0005239D"/>
    <w:rsid w:val="00061D33"/>
    <w:rsid w:val="00064643"/>
    <w:rsid w:val="00087747"/>
    <w:rsid w:val="00092A2C"/>
    <w:rsid w:val="000A1FDA"/>
    <w:rsid w:val="000A46A3"/>
    <w:rsid w:val="000B2609"/>
    <w:rsid w:val="000B63E2"/>
    <w:rsid w:val="000B6548"/>
    <w:rsid w:val="000D168C"/>
    <w:rsid w:val="000D578B"/>
    <w:rsid w:val="000D671A"/>
    <w:rsid w:val="000F2DF9"/>
    <w:rsid w:val="000F42EF"/>
    <w:rsid w:val="001023EE"/>
    <w:rsid w:val="00103EC5"/>
    <w:rsid w:val="00116C6E"/>
    <w:rsid w:val="0012298F"/>
    <w:rsid w:val="00122F5E"/>
    <w:rsid w:val="00125CA6"/>
    <w:rsid w:val="0013061E"/>
    <w:rsid w:val="00156FC9"/>
    <w:rsid w:val="00162A5A"/>
    <w:rsid w:val="0016680D"/>
    <w:rsid w:val="00172867"/>
    <w:rsid w:val="00175B6D"/>
    <w:rsid w:val="001901ED"/>
    <w:rsid w:val="0019483A"/>
    <w:rsid w:val="001A31CA"/>
    <w:rsid w:val="001A46BF"/>
    <w:rsid w:val="001A481B"/>
    <w:rsid w:val="001B0186"/>
    <w:rsid w:val="001B62CA"/>
    <w:rsid w:val="001C3B17"/>
    <w:rsid w:val="001C77B0"/>
    <w:rsid w:val="001D25E1"/>
    <w:rsid w:val="001D2E43"/>
    <w:rsid w:val="001D4DCD"/>
    <w:rsid w:val="001F3944"/>
    <w:rsid w:val="001F4175"/>
    <w:rsid w:val="00201CE6"/>
    <w:rsid w:val="0021574E"/>
    <w:rsid w:val="00223A4D"/>
    <w:rsid w:val="0023054D"/>
    <w:rsid w:val="00230685"/>
    <w:rsid w:val="00232CB5"/>
    <w:rsid w:val="00232E00"/>
    <w:rsid w:val="00234A7E"/>
    <w:rsid w:val="0024373D"/>
    <w:rsid w:val="002508C2"/>
    <w:rsid w:val="002509F2"/>
    <w:rsid w:val="00267252"/>
    <w:rsid w:val="0027764D"/>
    <w:rsid w:val="00282DB0"/>
    <w:rsid w:val="002915B1"/>
    <w:rsid w:val="002A4631"/>
    <w:rsid w:val="002B2091"/>
    <w:rsid w:val="002B5C26"/>
    <w:rsid w:val="002C2694"/>
    <w:rsid w:val="002C6972"/>
    <w:rsid w:val="002D1E5F"/>
    <w:rsid w:val="002D2B32"/>
    <w:rsid w:val="002D3AE1"/>
    <w:rsid w:val="002D4516"/>
    <w:rsid w:val="002F173E"/>
    <w:rsid w:val="002F46AD"/>
    <w:rsid w:val="003028B9"/>
    <w:rsid w:val="003101F0"/>
    <w:rsid w:val="00314B7A"/>
    <w:rsid w:val="00316CC1"/>
    <w:rsid w:val="00324BC5"/>
    <w:rsid w:val="00325B24"/>
    <w:rsid w:val="00330AEE"/>
    <w:rsid w:val="00332578"/>
    <w:rsid w:val="00340BAB"/>
    <w:rsid w:val="003410F8"/>
    <w:rsid w:val="003418E0"/>
    <w:rsid w:val="00345062"/>
    <w:rsid w:val="00347F8D"/>
    <w:rsid w:val="003525F5"/>
    <w:rsid w:val="00361709"/>
    <w:rsid w:val="00363B23"/>
    <w:rsid w:val="00367C4C"/>
    <w:rsid w:val="00372F7B"/>
    <w:rsid w:val="003733E5"/>
    <w:rsid w:val="00374A3A"/>
    <w:rsid w:val="00390EA6"/>
    <w:rsid w:val="00396031"/>
    <w:rsid w:val="00396464"/>
    <w:rsid w:val="003A2208"/>
    <w:rsid w:val="003E27C3"/>
    <w:rsid w:val="003E524B"/>
    <w:rsid w:val="003E71C6"/>
    <w:rsid w:val="003E73D5"/>
    <w:rsid w:val="003F3E3F"/>
    <w:rsid w:val="004067B8"/>
    <w:rsid w:val="004154BE"/>
    <w:rsid w:val="004163CD"/>
    <w:rsid w:val="0042013D"/>
    <w:rsid w:val="004204BB"/>
    <w:rsid w:val="00422F83"/>
    <w:rsid w:val="00424A80"/>
    <w:rsid w:val="00426D7E"/>
    <w:rsid w:val="0043430C"/>
    <w:rsid w:val="00435E6D"/>
    <w:rsid w:val="004364D9"/>
    <w:rsid w:val="00440D8E"/>
    <w:rsid w:val="00443668"/>
    <w:rsid w:val="004567DD"/>
    <w:rsid w:val="00456B0D"/>
    <w:rsid w:val="004659A8"/>
    <w:rsid w:val="00476AF8"/>
    <w:rsid w:val="00484FD7"/>
    <w:rsid w:val="004929FB"/>
    <w:rsid w:val="004A545C"/>
    <w:rsid w:val="004A54BA"/>
    <w:rsid w:val="004A560E"/>
    <w:rsid w:val="004B2797"/>
    <w:rsid w:val="004B2C99"/>
    <w:rsid w:val="004B5E06"/>
    <w:rsid w:val="004B6A5E"/>
    <w:rsid w:val="004C49D5"/>
    <w:rsid w:val="00501103"/>
    <w:rsid w:val="00507EA7"/>
    <w:rsid w:val="0052182B"/>
    <w:rsid w:val="00526089"/>
    <w:rsid w:val="00527368"/>
    <w:rsid w:val="00527A28"/>
    <w:rsid w:val="00527DCA"/>
    <w:rsid w:val="0054180B"/>
    <w:rsid w:val="00545994"/>
    <w:rsid w:val="0055173B"/>
    <w:rsid w:val="00551EBA"/>
    <w:rsid w:val="00560FD9"/>
    <w:rsid w:val="00561827"/>
    <w:rsid w:val="00564C76"/>
    <w:rsid w:val="00567C0F"/>
    <w:rsid w:val="005716D4"/>
    <w:rsid w:val="00571B60"/>
    <w:rsid w:val="00585A4D"/>
    <w:rsid w:val="005866B2"/>
    <w:rsid w:val="00596DAA"/>
    <w:rsid w:val="005B5585"/>
    <w:rsid w:val="005D6329"/>
    <w:rsid w:val="005E2FD3"/>
    <w:rsid w:val="005E57F6"/>
    <w:rsid w:val="005F6748"/>
    <w:rsid w:val="006058D8"/>
    <w:rsid w:val="00610200"/>
    <w:rsid w:val="00623699"/>
    <w:rsid w:val="00632D5A"/>
    <w:rsid w:val="00635515"/>
    <w:rsid w:val="00635807"/>
    <w:rsid w:val="00641203"/>
    <w:rsid w:val="0064414E"/>
    <w:rsid w:val="00651A13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B7F9A"/>
    <w:rsid w:val="006C0B54"/>
    <w:rsid w:val="006C2252"/>
    <w:rsid w:val="006D7D4B"/>
    <w:rsid w:val="006D7F7F"/>
    <w:rsid w:val="006E2C9C"/>
    <w:rsid w:val="006E40EF"/>
    <w:rsid w:val="006E6C65"/>
    <w:rsid w:val="006F0039"/>
    <w:rsid w:val="006F3F50"/>
    <w:rsid w:val="006F5BF3"/>
    <w:rsid w:val="00702D49"/>
    <w:rsid w:val="00705E28"/>
    <w:rsid w:val="00711CEF"/>
    <w:rsid w:val="00712AAA"/>
    <w:rsid w:val="0071470B"/>
    <w:rsid w:val="00720320"/>
    <w:rsid w:val="00723643"/>
    <w:rsid w:val="00725D3C"/>
    <w:rsid w:val="00733DA1"/>
    <w:rsid w:val="00735EBC"/>
    <w:rsid w:val="00737822"/>
    <w:rsid w:val="0074111D"/>
    <w:rsid w:val="00753A5C"/>
    <w:rsid w:val="00753D4A"/>
    <w:rsid w:val="00756912"/>
    <w:rsid w:val="0075766E"/>
    <w:rsid w:val="00761609"/>
    <w:rsid w:val="00763DCE"/>
    <w:rsid w:val="007662DE"/>
    <w:rsid w:val="00771A32"/>
    <w:rsid w:val="00776C46"/>
    <w:rsid w:val="0078260B"/>
    <w:rsid w:val="007838D1"/>
    <w:rsid w:val="00785254"/>
    <w:rsid w:val="00785853"/>
    <w:rsid w:val="00794954"/>
    <w:rsid w:val="007966F0"/>
    <w:rsid w:val="00797BFC"/>
    <w:rsid w:val="007A0EE5"/>
    <w:rsid w:val="007A720F"/>
    <w:rsid w:val="007C6A3C"/>
    <w:rsid w:val="007D145B"/>
    <w:rsid w:val="007D488C"/>
    <w:rsid w:val="007D4BEE"/>
    <w:rsid w:val="007D5BE9"/>
    <w:rsid w:val="008050E4"/>
    <w:rsid w:val="00806AB4"/>
    <w:rsid w:val="0082257D"/>
    <w:rsid w:val="00843B5C"/>
    <w:rsid w:val="00853438"/>
    <w:rsid w:val="00866846"/>
    <w:rsid w:val="00873D7E"/>
    <w:rsid w:val="00874B7C"/>
    <w:rsid w:val="00875DA9"/>
    <w:rsid w:val="008769EB"/>
    <w:rsid w:val="008814A7"/>
    <w:rsid w:val="00891965"/>
    <w:rsid w:val="00895E38"/>
    <w:rsid w:val="008A782B"/>
    <w:rsid w:val="008A7C63"/>
    <w:rsid w:val="008B0FC0"/>
    <w:rsid w:val="008C429A"/>
    <w:rsid w:val="008E1F3D"/>
    <w:rsid w:val="008F275A"/>
    <w:rsid w:val="008F652E"/>
    <w:rsid w:val="009053D7"/>
    <w:rsid w:val="00906EC2"/>
    <w:rsid w:val="0091331D"/>
    <w:rsid w:val="00923BFD"/>
    <w:rsid w:val="00927D6E"/>
    <w:rsid w:val="0093223C"/>
    <w:rsid w:val="00941A87"/>
    <w:rsid w:val="00945379"/>
    <w:rsid w:val="009501C2"/>
    <w:rsid w:val="00963E34"/>
    <w:rsid w:val="009668B9"/>
    <w:rsid w:val="0096728D"/>
    <w:rsid w:val="00971B75"/>
    <w:rsid w:val="00976577"/>
    <w:rsid w:val="00990FB3"/>
    <w:rsid w:val="00996356"/>
    <w:rsid w:val="00997D9A"/>
    <w:rsid w:val="009A5E0B"/>
    <w:rsid w:val="009B4C3F"/>
    <w:rsid w:val="009D7C49"/>
    <w:rsid w:val="009E7297"/>
    <w:rsid w:val="00A0257D"/>
    <w:rsid w:val="00A12EDC"/>
    <w:rsid w:val="00A13E73"/>
    <w:rsid w:val="00A141AF"/>
    <w:rsid w:val="00A2317A"/>
    <w:rsid w:val="00A26D0D"/>
    <w:rsid w:val="00A33BDE"/>
    <w:rsid w:val="00A34885"/>
    <w:rsid w:val="00A43BC1"/>
    <w:rsid w:val="00A45FEC"/>
    <w:rsid w:val="00A468F1"/>
    <w:rsid w:val="00A609D0"/>
    <w:rsid w:val="00A60A70"/>
    <w:rsid w:val="00A74225"/>
    <w:rsid w:val="00A90D84"/>
    <w:rsid w:val="00A936D5"/>
    <w:rsid w:val="00A93D05"/>
    <w:rsid w:val="00AA1EB0"/>
    <w:rsid w:val="00AA2DA3"/>
    <w:rsid w:val="00AA4518"/>
    <w:rsid w:val="00AA4896"/>
    <w:rsid w:val="00AA5A9C"/>
    <w:rsid w:val="00AA5E37"/>
    <w:rsid w:val="00AB016A"/>
    <w:rsid w:val="00AB2A5A"/>
    <w:rsid w:val="00AB340C"/>
    <w:rsid w:val="00AB4624"/>
    <w:rsid w:val="00AC7378"/>
    <w:rsid w:val="00AD1AFB"/>
    <w:rsid w:val="00AD1DF3"/>
    <w:rsid w:val="00AD28F8"/>
    <w:rsid w:val="00AF3394"/>
    <w:rsid w:val="00AF38BE"/>
    <w:rsid w:val="00AF63CC"/>
    <w:rsid w:val="00B01AA3"/>
    <w:rsid w:val="00B0230B"/>
    <w:rsid w:val="00B036F9"/>
    <w:rsid w:val="00B05CE4"/>
    <w:rsid w:val="00B071CE"/>
    <w:rsid w:val="00B10F7A"/>
    <w:rsid w:val="00B125EF"/>
    <w:rsid w:val="00B1307A"/>
    <w:rsid w:val="00B17A89"/>
    <w:rsid w:val="00B17D95"/>
    <w:rsid w:val="00B23509"/>
    <w:rsid w:val="00B26B22"/>
    <w:rsid w:val="00B30FCD"/>
    <w:rsid w:val="00B359DB"/>
    <w:rsid w:val="00B3632B"/>
    <w:rsid w:val="00B409D8"/>
    <w:rsid w:val="00B5178D"/>
    <w:rsid w:val="00B52BF9"/>
    <w:rsid w:val="00B67F1F"/>
    <w:rsid w:val="00B701D7"/>
    <w:rsid w:val="00B75828"/>
    <w:rsid w:val="00B90595"/>
    <w:rsid w:val="00BA215A"/>
    <w:rsid w:val="00BB5F09"/>
    <w:rsid w:val="00BC0D9F"/>
    <w:rsid w:val="00BC472D"/>
    <w:rsid w:val="00BD5960"/>
    <w:rsid w:val="00BE053D"/>
    <w:rsid w:val="00BF1A7A"/>
    <w:rsid w:val="00BF1FA3"/>
    <w:rsid w:val="00C00974"/>
    <w:rsid w:val="00C018E4"/>
    <w:rsid w:val="00C066FA"/>
    <w:rsid w:val="00C1190E"/>
    <w:rsid w:val="00C1516E"/>
    <w:rsid w:val="00C20C70"/>
    <w:rsid w:val="00C222DD"/>
    <w:rsid w:val="00C25387"/>
    <w:rsid w:val="00C476FF"/>
    <w:rsid w:val="00C533D2"/>
    <w:rsid w:val="00C54BE3"/>
    <w:rsid w:val="00C57F80"/>
    <w:rsid w:val="00C60875"/>
    <w:rsid w:val="00C7192B"/>
    <w:rsid w:val="00C768ED"/>
    <w:rsid w:val="00C80FB9"/>
    <w:rsid w:val="00C82A8F"/>
    <w:rsid w:val="00C916C2"/>
    <w:rsid w:val="00C9300F"/>
    <w:rsid w:val="00CB56E6"/>
    <w:rsid w:val="00CB575C"/>
    <w:rsid w:val="00CC47A3"/>
    <w:rsid w:val="00CC5097"/>
    <w:rsid w:val="00CC7F56"/>
    <w:rsid w:val="00CD1B12"/>
    <w:rsid w:val="00CD55DC"/>
    <w:rsid w:val="00CD5E92"/>
    <w:rsid w:val="00CD6831"/>
    <w:rsid w:val="00CD7916"/>
    <w:rsid w:val="00CE1BBC"/>
    <w:rsid w:val="00CE2595"/>
    <w:rsid w:val="00CE28CC"/>
    <w:rsid w:val="00CE72FC"/>
    <w:rsid w:val="00CF0B7E"/>
    <w:rsid w:val="00CF2494"/>
    <w:rsid w:val="00CF31EE"/>
    <w:rsid w:val="00D0713B"/>
    <w:rsid w:val="00D1268A"/>
    <w:rsid w:val="00D1492F"/>
    <w:rsid w:val="00D17B69"/>
    <w:rsid w:val="00D3003C"/>
    <w:rsid w:val="00D331F4"/>
    <w:rsid w:val="00D470E4"/>
    <w:rsid w:val="00D47776"/>
    <w:rsid w:val="00D52142"/>
    <w:rsid w:val="00D5280E"/>
    <w:rsid w:val="00D54154"/>
    <w:rsid w:val="00D61F14"/>
    <w:rsid w:val="00D638E7"/>
    <w:rsid w:val="00D7587F"/>
    <w:rsid w:val="00D80D6B"/>
    <w:rsid w:val="00D84DBA"/>
    <w:rsid w:val="00D90950"/>
    <w:rsid w:val="00DA69DF"/>
    <w:rsid w:val="00DB33F8"/>
    <w:rsid w:val="00DB7C93"/>
    <w:rsid w:val="00DD38E2"/>
    <w:rsid w:val="00DE096F"/>
    <w:rsid w:val="00E0377F"/>
    <w:rsid w:val="00E13110"/>
    <w:rsid w:val="00E2180A"/>
    <w:rsid w:val="00E241A6"/>
    <w:rsid w:val="00E24DF1"/>
    <w:rsid w:val="00E36F2A"/>
    <w:rsid w:val="00E431ED"/>
    <w:rsid w:val="00E64FF5"/>
    <w:rsid w:val="00E83192"/>
    <w:rsid w:val="00E907EC"/>
    <w:rsid w:val="00E91224"/>
    <w:rsid w:val="00E94099"/>
    <w:rsid w:val="00E95E1A"/>
    <w:rsid w:val="00E9647F"/>
    <w:rsid w:val="00EA3F7B"/>
    <w:rsid w:val="00EA454F"/>
    <w:rsid w:val="00EA5421"/>
    <w:rsid w:val="00EB10F3"/>
    <w:rsid w:val="00EB34FC"/>
    <w:rsid w:val="00EB5816"/>
    <w:rsid w:val="00ED0EA9"/>
    <w:rsid w:val="00EE01B3"/>
    <w:rsid w:val="00EE6C2D"/>
    <w:rsid w:val="00EF3319"/>
    <w:rsid w:val="00EF77DF"/>
    <w:rsid w:val="00F06853"/>
    <w:rsid w:val="00F11BEF"/>
    <w:rsid w:val="00F258E7"/>
    <w:rsid w:val="00F25D12"/>
    <w:rsid w:val="00F31B84"/>
    <w:rsid w:val="00F401F2"/>
    <w:rsid w:val="00F4083D"/>
    <w:rsid w:val="00F517DF"/>
    <w:rsid w:val="00F53B41"/>
    <w:rsid w:val="00F631EC"/>
    <w:rsid w:val="00F64C22"/>
    <w:rsid w:val="00F64FA7"/>
    <w:rsid w:val="00F6727C"/>
    <w:rsid w:val="00F6763E"/>
    <w:rsid w:val="00F71B15"/>
    <w:rsid w:val="00F74D19"/>
    <w:rsid w:val="00F80053"/>
    <w:rsid w:val="00F8687C"/>
    <w:rsid w:val="00F877B0"/>
    <w:rsid w:val="00F9749F"/>
    <w:rsid w:val="00FA02C7"/>
    <w:rsid w:val="00FA2BAE"/>
    <w:rsid w:val="00FA4186"/>
    <w:rsid w:val="00FA5CF7"/>
    <w:rsid w:val="00FC0531"/>
    <w:rsid w:val="00FC13F0"/>
    <w:rsid w:val="00FC72D6"/>
    <w:rsid w:val="00FD0FB7"/>
    <w:rsid w:val="00FD180B"/>
    <w:rsid w:val="00FE588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6DA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96D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96D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96DA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96D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96DAA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735E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E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EB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3881</Characters>
  <Application>Microsoft Office Word</Application>
  <DocSecurity>0</DocSecurity>
  <Lines>32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Paul Messner</cp:lastModifiedBy>
  <cp:revision>2</cp:revision>
  <cp:lastPrinted>2026-03-02T21:18:00Z</cp:lastPrinted>
  <dcterms:created xsi:type="dcterms:W3CDTF">2026-06-24T19:49:00Z</dcterms:created>
  <dcterms:modified xsi:type="dcterms:W3CDTF">2026-06-24T19:49:00Z</dcterms:modified>
</cp:coreProperties>
</file>