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4601424" w:rsidR="006D2592" w:rsidRPr="00BB44CF" w:rsidRDefault="00D14543" w:rsidP="006A7895">
      <w:pPr>
        <w:spacing w:after="0" w:line="240" w:lineRule="auto"/>
        <w:jc w:val="right"/>
        <w:rPr>
          <w:rFonts w:ascii="Times New Roman" w:hAnsi="Times New Roman" w:cs="Times New Roman"/>
          <w:sz w:val="21"/>
          <w:szCs w:val="21"/>
        </w:rPr>
      </w:pPr>
      <w:r w:rsidRPr="00BB44CF">
        <w:rPr>
          <w:rFonts w:ascii="Times New Roman" w:hAnsi="Times New Roman" w:cs="Times New Roman"/>
          <w:sz w:val="21"/>
          <w:szCs w:val="21"/>
        </w:rPr>
        <w:t>Karl Dietze</w:t>
      </w:r>
    </w:p>
    <w:p w14:paraId="2458A2A0" w14:textId="5763D48A" w:rsidR="00857C6F" w:rsidRPr="00BB44CF" w:rsidRDefault="00D14543" w:rsidP="006A7895">
      <w:pPr>
        <w:spacing w:after="0" w:line="240" w:lineRule="auto"/>
        <w:jc w:val="right"/>
        <w:rPr>
          <w:rFonts w:ascii="Times New Roman" w:hAnsi="Times New Roman" w:cs="Times New Roman"/>
          <w:sz w:val="21"/>
          <w:szCs w:val="21"/>
        </w:rPr>
      </w:pPr>
      <w:r w:rsidRPr="00BB44CF">
        <w:rPr>
          <w:rFonts w:ascii="Times New Roman" w:hAnsi="Times New Roman" w:cs="Times New Roman"/>
          <w:sz w:val="21"/>
          <w:szCs w:val="21"/>
        </w:rPr>
        <w:t>Falkenstr. 38</w:t>
      </w:r>
    </w:p>
    <w:p w14:paraId="451AEE20" w14:textId="5CC6BD3E" w:rsidR="00857C6F" w:rsidRPr="00BB44CF" w:rsidRDefault="00D14543" w:rsidP="006A7895">
      <w:pPr>
        <w:spacing w:after="0" w:line="240" w:lineRule="auto"/>
        <w:jc w:val="right"/>
        <w:rPr>
          <w:rFonts w:ascii="Times New Roman" w:hAnsi="Times New Roman" w:cs="Times New Roman"/>
          <w:sz w:val="21"/>
          <w:szCs w:val="21"/>
        </w:rPr>
      </w:pPr>
      <w:r w:rsidRPr="00BB44CF">
        <w:rPr>
          <w:rFonts w:ascii="Times New Roman" w:hAnsi="Times New Roman" w:cs="Times New Roman"/>
          <w:sz w:val="21"/>
          <w:szCs w:val="21"/>
        </w:rPr>
        <w:t>81541 München</w:t>
      </w:r>
    </w:p>
    <w:p w14:paraId="12BA391A" w14:textId="0AA5054F" w:rsidR="006A7895" w:rsidRPr="00BB44CF" w:rsidRDefault="00D14543" w:rsidP="006A7895">
      <w:pPr>
        <w:spacing w:after="0" w:line="240" w:lineRule="auto"/>
        <w:jc w:val="right"/>
        <w:rPr>
          <w:rFonts w:ascii="Times New Roman" w:hAnsi="Times New Roman" w:cs="Times New Roman"/>
          <w:sz w:val="21"/>
          <w:szCs w:val="21"/>
        </w:rPr>
      </w:pPr>
      <w:r w:rsidRPr="00BB44CF">
        <w:rPr>
          <w:rFonts w:ascii="Times New Roman" w:hAnsi="Times New Roman" w:cs="Times New Roman"/>
          <w:sz w:val="21"/>
          <w:szCs w:val="21"/>
        </w:rPr>
        <w:t>E-Mail: karl-dietze@gmx.de</w:t>
      </w:r>
    </w:p>
    <w:p w14:paraId="2E7278C7" w14:textId="0D5BAD26" w:rsidR="00F74175" w:rsidRPr="00BB44CF" w:rsidRDefault="00D14543" w:rsidP="00BC5172">
      <w:pPr>
        <w:spacing w:after="0"/>
        <w:jc w:val="right"/>
        <w:rPr>
          <w:rFonts w:ascii="Times New Roman" w:hAnsi="Times New Roman" w:cs="Times New Roman"/>
          <w:color w:val="000000"/>
          <w:sz w:val="21"/>
          <w:szCs w:val="21"/>
          <w:lang w:val="en-US"/>
        </w:rPr>
      </w:pPr>
      <w:r w:rsidRPr="00BB44CF">
        <w:rPr>
          <w:rFonts w:ascii="Times New Roman" w:hAnsi="Times New Roman" w:cs="Times New Roman"/>
          <w:sz w:val="21"/>
          <w:szCs w:val="21"/>
          <w:lang w:val="en-US"/>
        </w:rPr>
        <w:t>Mobil: +49 176 42022152</w:t>
      </w:r>
    </w:p>
    <w:p w14:paraId="4FFA7063" w14:textId="702B210B" w:rsidR="00F74175" w:rsidRPr="00BB44CF" w:rsidRDefault="003D5D1E" w:rsidP="00F74175">
      <w:pPr>
        <w:spacing w:after="0"/>
        <w:rPr>
          <w:rFonts w:ascii="Times New Roman" w:hAnsi="Times New Roman" w:cs="Times New Roman"/>
          <w:color w:val="000000"/>
          <w:sz w:val="21"/>
          <w:szCs w:val="21"/>
          <w:lang w:val="en-US"/>
        </w:rPr>
      </w:pPr>
      <w:r w:rsidRPr="00BB44CF">
        <w:rPr>
          <w:rFonts w:ascii="Times New Roman" w:hAnsi="Times New Roman" w:cs="Times New Roman"/>
          <w:color w:val="000000"/>
          <w:sz w:val="21"/>
          <w:szCs w:val="21"/>
          <w:lang w:val="en-US"/>
        </w:rPr>
        <w:t xml:space="preserve">Corporate Finance </w:t>
      </w:r>
      <w:proofErr w:type="spellStart"/>
      <w:r w:rsidRPr="00BB44CF">
        <w:rPr>
          <w:rFonts w:ascii="Times New Roman" w:hAnsi="Times New Roman" w:cs="Times New Roman"/>
          <w:color w:val="000000"/>
          <w:sz w:val="21"/>
          <w:szCs w:val="21"/>
          <w:lang w:val="en-US"/>
        </w:rPr>
        <w:t>Beratung</w:t>
      </w:r>
      <w:proofErr w:type="spellEnd"/>
      <w:r w:rsidR="00F74175" w:rsidRPr="00BB44CF">
        <w:rPr>
          <w:rFonts w:ascii="Times New Roman" w:hAnsi="Times New Roman" w:cs="Times New Roman"/>
          <w:color w:val="000000"/>
          <w:sz w:val="21"/>
          <w:szCs w:val="21"/>
          <w:lang w:val="en-US"/>
        </w:rPr>
        <w:t xml:space="preserve"> GmbH</w:t>
      </w:r>
    </w:p>
    <w:p w14:paraId="096C8AF5" w14:textId="09E98192" w:rsidR="00647413" w:rsidRPr="00BB44CF" w:rsidRDefault="003D5D1E" w:rsidP="00F74175">
      <w:pPr>
        <w:spacing w:after="0"/>
        <w:rPr>
          <w:rFonts w:ascii="Times New Roman" w:hAnsi="Times New Roman" w:cs="Times New Roman"/>
          <w:sz w:val="21"/>
          <w:szCs w:val="21"/>
        </w:rPr>
      </w:pPr>
      <w:r w:rsidRPr="00BB44CF">
        <w:rPr>
          <w:rFonts w:ascii="Times New Roman" w:hAnsi="Times New Roman" w:cs="Times New Roman"/>
          <w:sz w:val="21"/>
          <w:szCs w:val="21"/>
        </w:rPr>
        <w:t>Musterstraße 99</w:t>
      </w:r>
      <w:r w:rsidR="00F74175" w:rsidRPr="00BB44CF">
        <w:rPr>
          <w:rFonts w:ascii="Times New Roman" w:hAnsi="Times New Roman" w:cs="Times New Roman"/>
          <w:sz w:val="21"/>
          <w:szCs w:val="21"/>
        </w:rPr>
        <w:br/>
      </w:r>
      <w:r w:rsidR="00D14543" w:rsidRPr="00BB44CF">
        <w:rPr>
          <w:rFonts w:ascii="Times New Roman" w:hAnsi="Times New Roman" w:cs="Times New Roman"/>
          <w:sz w:val="21"/>
          <w:szCs w:val="21"/>
        </w:rPr>
        <w:t>80802 München</w:t>
      </w:r>
    </w:p>
    <w:p w14:paraId="155B6E2E" w14:textId="74BE0737" w:rsidR="006A7895" w:rsidRPr="00BB44CF" w:rsidRDefault="00D14543" w:rsidP="0085213A">
      <w:pPr>
        <w:spacing w:after="0"/>
        <w:jc w:val="right"/>
        <w:rPr>
          <w:rFonts w:ascii="Times New Roman" w:hAnsi="Times New Roman" w:cs="Times New Roman"/>
          <w:sz w:val="21"/>
          <w:szCs w:val="21"/>
        </w:rPr>
      </w:pPr>
      <w:r w:rsidRPr="00BB44CF">
        <w:rPr>
          <w:rFonts w:ascii="Times New Roman" w:hAnsi="Times New Roman" w:cs="Times New Roman"/>
          <w:sz w:val="21"/>
          <w:szCs w:val="21"/>
        </w:rPr>
        <w:t>Paris</w:t>
      </w:r>
      <w:r w:rsidR="002D594E" w:rsidRPr="00BB44CF">
        <w:rPr>
          <w:rFonts w:ascii="Times New Roman" w:hAnsi="Times New Roman" w:cs="Times New Roman"/>
          <w:sz w:val="21"/>
          <w:szCs w:val="21"/>
        </w:rPr>
        <w:t xml:space="preserve">, </w:t>
      </w:r>
      <w:r w:rsidRPr="00BB44CF">
        <w:rPr>
          <w:rFonts w:ascii="Times New Roman" w:hAnsi="Times New Roman" w:cs="Times New Roman"/>
          <w:sz w:val="21"/>
          <w:szCs w:val="21"/>
        </w:rPr>
        <w:t>09</w:t>
      </w:r>
      <w:r w:rsidR="002D594E" w:rsidRPr="00BB44CF">
        <w:rPr>
          <w:rFonts w:ascii="Times New Roman" w:hAnsi="Times New Roman" w:cs="Times New Roman"/>
          <w:sz w:val="21"/>
          <w:szCs w:val="21"/>
        </w:rPr>
        <w:t>.</w:t>
      </w:r>
      <w:r w:rsidRPr="00BB44CF">
        <w:rPr>
          <w:rFonts w:ascii="Times New Roman" w:hAnsi="Times New Roman" w:cs="Times New Roman"/>
          <w:sz w:val="21"/>
          <w:szCs w:val="21"/>
        </w:rPr>
        <w:t>09</w:t>
      </w:r>
      <w:r w:rsidR="006A7895" w:rsidRPr="00BB44CF">
        <w:rPr>
          <w:rFonts w:ascii="Times New Roman" w:hAnsi="Times New Roman" w:cs="Times New Roman"/>
          <w:sz w:val="21"/>
          <w:szCs w:val="21"/>
        </w:rPr>
        <w:t>.</w:t>
      </w:r>
      <w:r w:rsidR="003D5D1E" w:rsidRPr="00BB44CF">
        <w:rPr>
          <w:rFonts w:ascii="Times New Roman" w:hAnsi="Times New Roman" w:cs="Times New Roman"/>
          <w:sz w:val="21"/>
          <w:szCs w:val="21"/>
        </w:rPr>
        <w:t>20</w:t>
      </w:r>
      <w:r w:rsidRPr="00BB44CF">
        <w:rPr>
          <w:rFonts w:ascii="Times New Roman" w:hAnsi="Times New Roman" w:cs="Times New Roman"/>
          <w:sz w:val="21"/>
          <w:szCs w:val="21"/>
        </w:rPr>
        <w:t>25</w:t>
      </w:r>
    </w:p>
    <w:p w14:paraId="0731715D" w14:textId="77777777" w:rsidR="001E0088" w:rsidRPr="00BB44CF" w:rsidRDefault="001E0088" w:rsidP="001E0088">
      <w:pPr>
        <w:spacing w:after="0"/>
        <w:jc w:val="right"/>
        <w:rPr>
          <w:rFonts w:ascii="Times New Roman" w:hAnsi="Times New Roman" w:cs="Times New Roman"/>
          <w:sz w:val="21"/>
          <w:szCs w:val="21"/>
        </w:rPr>
      </w:pPr>
    </w:p>
    <w:p w14:paraId="70A974D0" w14:textId="755A7751" w:rsidR="000A5AB8" w:rsidRPr="00BB44CF" w:rsidRDefault="000A5AB8" w:rsidP="000A5AB8">
      <w:pPr>
        <w:spacing w:after="0"/>
        <w:rPr>
          <w:rFonts w:ascii="Times New Roman" w:hAnsi="Times New Roman" w:cs="Times New Roman"/>
          <w:b/>
          <w:sz w:val="21"/>
          <w:szCs w:val="21"/>
        </w:rPr>
      </w:pPr>
      <w:r w:rsidRPr="00BB44CF">
        <w:rPr>
          <w:rFonts w:ascii="Times New Roman" w:hAnsi="Times New Roman" w:cs="Times New Roman"/>
          <w:b/>
          <w:sz w:val="21"/>
          <w:szCs w:val="21"/>
        </w:rPr>
        <w:t xml:space="preserve">Bewerbung </w:t>
      </w:r>
      <w:r w:rsidR="003D5D1E" w:rsidRPr="00BB44CF">
        <w:rPr>
          <w:rFonts w:ascii="Times New Roman" w:hAnsi="Times New Roman" w:cs="Times New Roman"/>
          <w:b/>
          <w:sz w:val="21"/>
          <w:szCs w:val="21"/>
        </w:rPr>
        <w:t xml:space="preserve">um ein Praktikum im </w:t>
      </w:r>
      <w:r w:rsidR="00422E31" w:rsidRPr="00BB44CF">
        <w:rPr>
          <w:rFonts w:ascii="Times New Roman" w:hAnsi="Times New Roman" w:cs="Times New Roman"/>
          <w:b/>
          <w:sz w:val="21"/>
          <w:szCs w:val="21"/>
        </w:rPr>
        <w:t>M&amp;A</w:t>
      </w:r>
    </w:p>
    <w:p w14:paraId="3A5BDDA8" w14:textId="77777777" w:rsidR="004A615C" w:rsidRPr="00BB44CF" w:rsidRDefault="004A615C" w:rsidP="000A5AB8">
      <w:pPr>
        <w:spacing w:after="0"/>
        <w:rPr>
          <w:rFonts w:ascii="Times New Roman" w:hAnsi="Times New Roman" w:cs="Times New Roman"/>
          <w:b/>
          <w:sz w:val="21"/>
          <w:szCs w:val="21"/>
        </w:rPr>
      </w:pPr>
    </w:p>
    <w:p w14:paraId="2FF34235" w14:textId="5127314F" w:rsidR="000A5AB8" w:rsidRDefault="000A5AB8" w:rsidP="000A5AB8">
      <w:pPr>
        <w:spacing w:after="0"/>
        <w:rPr>
          <w:ins w:id="0" w:author="David Döbele" w:date="2025-09-09T19:40:00Z" w16du:dateUtc="2025-09-09T17:40:00Z"/>
          <w:rFonts w:ascii="Times New Roman" w:hAnsi="Times New Roman" w:cs="Times New Roman"/>
          <w:sz w:val="21"/>
          <w:szCs w:val="21"/>
        </w:rPr>
      </w:pPr>
      <w:r w:rsidRPr="00BB44CF">
        <w:rPr>
          <w:rFonts w:ascii="Times New Roman" w:hAnsi="Times New Roman" w:cs="Times New Roman"/>
          <w:sz w:val="21"/>
          <w:szCs w:val="21"/>
        </w:rPr>
        <w:t xml:space="preserve">Sehr </w:t>
      </w:r>
      <w:r w:rsidR="00AE3A33" w:rsidRPr="00BB44CF">
        <w:rPr>
          <w:rFonts w:ascii="Times New Roman" w:hAnsi="Times New Roman" w:cs="Times New Roman"/>
          <w:sz w:val="21"/>
          <w:szCs w:val="21"/>
        </w:rPr>
        <w:t>geehrte</w:t>
      </w:r>
      <w:r w:rsidRPr="00BB44CF">
        <w:rPr>
          <w:rFonts w:ascii="Times New Roman" w:hAnsi="Times New Roman" w:cs="Times New Roman"/>
          <w:sz w:val="21"/>
          <w:szCs w:val="21"/>
        </w:rPr>
        <w:t xml:space="preserve"> Damen und Herren,</w:t>
      </w:r>
    </w:p>
    <w:p w14:paraId="6F425F8B" w14:textId="77777777" w:rsidR="00424EC7" w:rsidRDefault="00424EC7" w:rsidP="000A5AB8">
      <w:pPr>
        <w:spacing w:after="0"/>
        <w:rPr>
          <w:ins w:id="1" w:author="David Döbele" w:date="2025-09-09T19:40:00Z" w16du:dateUtc="2025-09-09T17:40:00Z"/>
          <w:rFonts w:ascii="Times New Roman" w:hAnsi="Times New Roman" w:cs="Times New Roman"/>
          <w:sz w:val="21"/>
          <w:szCs w:val="21"/>
        </w:rPr>
      </w:pPr>
    </w:p>
    <w:p w14:paraId="371B0BEE" w14:textId="34260976" w:rsidR="00424EC7" w:rsidRPr="00BB44CF" w:rsidDel="00424EC7" w:rsidRDefault="00424EC7" w:rsidP="00424EC7">
      <w:pPr>
        <w:spacing w:after="0"/>
        <w:jc w:val="both"/>
        <w:rPr>
          <w:del w:id="2" w:author="David Döbele" w:date="2025-09-09T19:41:00Z" w16du:dateUtc="2025-09-09T17:41:00Z"/>
          <w:rFonts w:ascii="Times New Roman" w:hAnsi="Times New Roman" w:cs="Times New Roman"/>
          <w:sz w:val="21"/>
          <w:szCs w:val="21"/>
        </w:rPr>
        <w:pPrChange w:id="3" w:author="David Döbele" w:date="2025-09-09T19:42:00Z" w16du:dateUtc="2025-09-09T17:42:00Z">
          <w:pPr>
            <w:spacing w:after="0"/>
          </w:pPr>
        </w:pPrChange>
      </w:pPr>
      <w:ins w:id="4" w:author="David Döbele" w:date="2025-09-09T19:41:00Z" w16du:dateUtc="2025-09-09T17:41:00Z">
        <w:r>
          <w:rPr>
            <w:rFonts w:ascii="Times New Roman" w:hAnsi="Times New Roman" w:cs="Times New Roman"/>
            <w:sz w:val="21"/>
            <w:szCs w:val="21"/>
          </w:rPr>
          <w:t>in meinem</w:t>
        </w:r>
      </w:ins>
      <w:ins w:id="5" w:author="David Döbele" w:date="2025-09-09T19:40:00Z" w16du:dateUtc="2025-09-09T17:40:00Z">
        <w:r>
          <w:rPr>
            <w:rFonts w:ascii="Times New Roman" w:hAnsi="Times New Roman" w:cs="Times New Roman"/>
            <w:sz w:val="21"/>
            <w:szCs w:val="21"/>
          </w:rPr>
          <w:t xml:space="preserve"> Praktikum in einem </w:t>
        </w:r>
      </w:ins>
      <w:ins w:id="6" w:author="David Döbele" w:date="2025-09-09T19:41:00Z" w16du:dateUtc="2025-09-09T17:41:00Z">
        <w:r>
          <w:rPr>
            <w:rFonts w:ascii="Times New Roman" w:hAnsi="Times New Roman" w:cs="Times New Roman"/>
            <w:sz w:val="21"/>
            <w:szCs w:val="21"/>
          </w:rPr>
          <w:t>mittelständischen Private Equity Fund hatte ich im Rahmen einer Buy-And-</w:t>
        </w:r>
        <w:proofErr w:type="spellStart"/>
        <w:r>
          <w:rPr>
            <w:rFonts w:ascii="Times New Roman" w:hAnsi="Times New Roman" w:cs="Times New Roman"/>
            <w:sz w:val="21"/>
            <w:szCs w:val="21"/>
          </w:rPr>
          <w:t>Build</w:t>
        </w:r>
        <w:proofErr w:type="spellEnd"/>
        <w:r>
          <w:rPr>
            <w:rFonts w:ascii="Times New Roman" w:hAnsi="Times New Roman" w:cs="Times New Roman"/>
            <w:sz w:val="21"/>
            <w:szCs w:val="21"/>
          </w:rPr>
          <w:t xml:space="preserve">-Strategie erstmals Berührungspunkte mit M&amp;A. An der Arbeit im M&amp;A </w:t>
        </w:r>
      </w:ins>
    </w:p>
    <w:p w14:paraId="30C6718A" w14:textId="3245B222" w:rsidR="00156365" w:rsidRPr="00BB44CF" w:rsidDel="00424EC7" w:rsidRDefault="00156365" w:rsidP="00424EC7">
      <w:pPr>
        <w:spacing w:after="0"/>
        <w:jc w:val="both"/>
        <w:rPr>
          <w:del w:id="7" w:author="David Döbele" w:date="2025-09-09T19:41:00Z" w16du:dateUtc="2025-09-09T17:41:00Z"/>
          <w:rFonts w:ascii="Times New Roman" w:hAnsi="Times New Roman" w:cs="Times New Roman"/>
          <w:sz w:val="21"/>
          <w:szCs w:val="21"/>
        </w:rPr>
        <w:pPrChange w:id="8" w:author="David Döbele" w:date="2025-09-09T19:42:00Z" w16du:dateUtc="2025-09-09T17:42:00Z">
          <w:pPr>
            <w:spacing w:after="0"/>
          </w:pPr>
        </w:pPrChange>
      </w:pPr>
    </w:p>
    <w:p w14:paraId="63E16A31" w14:textId="554E268B" w:rsidR="00EB5158" w:rsidRPr="00BB44CF" w:rsidRDefault="00BB44CF" w:rsidP="00424EC7">
      <w:pPr>
        <w:spacing w:after="0"/>
        <w:jc w:val="both"/>
        <w:rPr>
          <w:rFonts w:ascii="Times New Roman" w:hAnsi="Times New Roman" w:cs="Times New Roman"/>
          <w:sz w:val="21"/>
          <w:szCs w:val="21"/>
        </w:rPr>
      </w:pPr>
      <w:del w:id="9" w:author="David Döbele" w:date="2025-09-09T19:41:00Z" w16du:dateUtc="2025-09-09T17:41:00Z">
        <w:r w:rsidRPr="00BB44CF" w:rsidDel="00424EC7">
          <w:rPr>
            <w:rFonts w:ascii="Times New Roman" w:hAnsi="Times New Roman" w:cs="Times New Roman"/>
            <w:sz w:val="21"/>
            <w:szCs w:val="21"/>
          </w:rPr>
          <w:delText xml:space="preserve">Am M&amp;A </w:delText>
        </w:r>
      </w:del>
      <w:r w:rsidRPr="00BB44CF">
        <w:rPr>
          <w:rFonts w:ascii="Times New Roman" w:hAnsi="Times New Roman" w:cs="Times New Roman"/>
          <w:sz w:val="21"/>
          <w:szCs w:val="21"/>
        </w:rPr>
        <w:t xml:space="preserve">fasziniert mich vor </w:t>
      </w:r>
      <w:proofErr w:type="spellStart"/>
      <w:r w:rsidRPr="00BB44CF">
        <w:rPr>
          <w:rFonts w:ascii="Times New Roman" w:hAnsi="Times New Roman" w:cs="Times New Roman"/>
          <w:sz w:val="21"/>
          <w:szCs w:val="21"/>
        </w:rPr>
        <w:t>allem,</w:t>
      </w:r>
      <w:del w:id="10" w:author="David Döbele" w:date="2025-09-09T19:42:00Z" w16du:dateUtc="2025-09-09T17:42:00Z">
        <w:r w:rsidRPr="00BB44CF" w:rsidDel="00424EC7">
          <w:rPr>
            <w:rFonts w:ascii="Times New Roman" w:hAnsi="Times New Roman" w:cs="Times New Roman"/>
            <w:sz w:val="21"/>
            <w:szCs w:val="21"/>
          </w:rPr>
          <w:delText xml:space="preserve"> </w:delText>
        </w:r>
      </w:del>
      <w:ins w:id="11" w:author="David Döbele" w:date="2025-09-09T19:42:00Z" w16du:dateUtc="2025-09-09T17:42:00Z">
        <w:r w:rsidR="00424EC7">
          <w:rPr>
            <w:rFonts w:ascii="Times New Roman" w:hAnsi="Times New Roman" w:cs="Times New Roman"/>
            <w:sz w:val="21"/>
            <w:szCs w:val="21"/>
          </w:rPr>
          <w:t>xxxxx</w:t>
        </w:r>
      </w:ins>
      <w:proofErr w:type="spellEnd"/>
      <w:del w:id="12" w:author="David Döbele" w:date="2025-09-09T19:42:00Z" w16du:dateUtc="2025-09-09T17:42:00Z">
        <w:r w:rsidRPr="00BB44CF" w:rsidDel="00424EC7">
          <w:rPr>
            <w:rFonts w:ascii="Times New Roman" w:hAnsi="Times New Roman" w:cs="Times New Roman"/>
            <w:sz w:val="21"/>
            <w:szCs w:val="21"/>
          </w:rPr>
          <w:delText>dass man durch die Mitarbeit an wegweisenden Transaktionen nicht nur den Kurs einzelner Unternehmen, sondern auch die Entwicklung von Branchen und Märkten aktiv mitgestalten kann</w:delText>
        </w:r>
      </w:del>
      <w:r w:rsidR="001E2966" w:rsidRPr="00BB44CF">
        <w:rPr>
          <w:rFonts w:ascii="Times New Roman" w:hAnsi="Times New Roman" w:cs="Times New Roman"/>
          <w:sz w:val="21"/>
          <w:szCs w:val="21"/>
        </w:rPr>
        <w:t>. Die Rolle des M&amp;A-Beraters als vertrauter Partner von Unternehmern und Management-Teams verbindet analytische Exzellenz mit hoher Verantwortung. Die steile Lernkurve in High-Stakes-Situationen sowie die Chance, Unternehmen bei kritischen Veränderungen zu begleiten, motivieren mich zusätzlich. Durch meine bisherige Praxiserfahrungen ist mir bewusst geworden, dass ich gerade in intensiven, fordernden Umgebungen mein Potenzial voll ausschöpfen kann. Deshalb möchte ich Ihr Team ab dem 01.09.2020 als Praktikant unterstützen.</w:t>
      </w:r>
    </w:p>
    <w:p w14:paraId="0D81FD17" w14:textId="77777777" w:rsidR="001E2966" w:rsidRPr="00BB44CF" w:rsidRDefault="001E2966" w:rsidP="00424EC7">
      <w:pPr>
        <w:spacing w:after="0"/>
        <w:jc w:val="both"/>
        <w:rPr>
          <w:rFonts w:ascii="Times New Roman" w:hAnsi="Times New Roman" w:cs="Times New Roman"/>
          <w:sz w:val="21"/>
          <w:szCs w:val="21"/>
        </w:rPr>
      </w:pPr>
    </w:p>
    <w:p w14:paraId="20584755" w14:textId="16F80359" w:rsidR="00CA0A33" w:rsidRPr="00BB44CF" w:rsidDel="00424EC7" w:rsidRDefault="00565E06" w:rsidP="00424EC7">
      <w:pPr>
        <w:spacing w:after="0"/>
        <w:jc w:val="both"/>
        <w:rPr>
          <w:del w:id="13" w:author="David Döbele" w:date="2025-09-09T19:43:00Z" w16du:dateUtc="2025-09-09T17:43:00Z"/>
          <w:rFonts w:ascii="Times New Roman" w:hAnsi="Times New Roman" w:cs="Times New Roman"/>
          <w:sz w:val="21"/>
          <w:szCs w:val="21"/>
        </w:rPr>
      </w:pPr>
      <w:r w:rsidRPr="00BB44CF">
        <w:rPr>
          <w:rFonts w:ascii="Times New Roman" w:hAnsi="Times New Roman" w:cs="Times New Roman"/>
          <w:sz w:val="21"/>
          <w:szCs w:val="21"/>
        </w:rPr>
        <w:t xml:space="preserve">Derzeit befinde ich mich im 5. Semester meines Bachelors an der </w:t>
      </w:r>
      <w:r w:rsidR="00FD4CAA" w:rsidRPr="00BB44CF">
        <w:rPr>
          <w:rFonts w:ascii="Times New Roman" w:hAnsi="Times New Roman" w:cs="Times New Roman"/>
          <w:sz w:val="21"/>
          <w:szCs w:val="21"/>
        </w:rPr>
        <w:t>Ludwig-Maximilians-Universität München</w:t>
      </w:r>
      <w:r w:rsidR="00CA0A33" w:rsidRPr="00BB44CF">
        <w:rPr>
          <w:rFonts w:ascii="Times New Roman" w:hAnsi="Times New Roman" w:cs="Times New Roman"/>
          <w:sz w:val="21"/>
          <w:szCs w:val="21"/>
        </w:rPr>
        <w:t xml:space="preserve">, wobei </w:t>
      </w:r>
      <w:del w:id="14" w:author="David Döbele" w:date="2025-09-09T19:43:00Z" w16du:dateUtc="2025-09-09T17:43:00Z">
        <w:r w:rsidR="00CA0A33" w:rsidRPr="00BB44CF" w:rsidDel="00424EC7">
          <w:rPr>
            <w:rFonts w:ascii="Times New Roman" w:hAnsi="Times New Roman" w:cs="Times New Roman"/>
            <w:sz w:val="21"/>
            <w:szCs w:val="21"/>
          </w:rPr>
          <w:delText xml:space="preserve">Ich </w:delText>
        </w:r>
      </w:del>
      <w:ins w:id="15" w:author="David Döbele" w:date="2025-09-09T19:43:00Z" w16du:dateUtc="2025-09-09T17:43:00Z">
        <w:r w:rsidR="00424EC7">
          <w:rPr>
            <w:rFonts w:ascii="Times New Roman" w:hAnsi="Times New Roman" w:cs="Times New Roman"/>
            <w:sz w:val="21"/>
            <w:szCs w:val="21"/>
          </w:rPr>
          <w:t>i</w:t>
        </w:r>
        <w:r w:rsidR="00424EC7" w:rsidRPr="00BB44CF">
          <w:rPr>
            <w:rFonts w:ascii="Times New Roman" w:hAnsi="Times New Roman" w:cs="Times New Roman"/>
            <w:sz w:val="21"/>
            <w:szCs w:val="21"/>
          </w:rPr>
          <w:t xml:space="preserve">ch </w:t>
        </w:r>
      </w:ins>
      <w:r w:rsidR="00CA0A33" w:rsidRPr="00BB44CF">
        <w:rPr>
          <w:rFonts w:ascii="Times New Roman" w:hAnsi="Times New Roman" w:cs="Times New Roman"/>
          <w:sz w:val="21"/>
          <w:szCs w:val="21"/>
        </w:rPr>
        <w:t>aktuell ein Auslandssemester an ESSEC Business School nahe Paris verbringe. Durch meine sehr</w:t>
      </w:r>
      <w:del w:id="16" w:author="David Döbele" w:date="2025-09-09T19:43:00Z" w16du:dateUtc="2025-09-09T17:43:00Z">
        <w:r w:rsidR="00CA0A33" w:rsidRPr="00BB44CF" w:rsidDel="00424EC7">
          <w:rPr>
            <w:rFonts w:ascii="Times New Roman" w:hAnsi="Times New Roman" w:cs="Times New Roman"/>
            <w:sz w:val="21"/>
            <w:szCs w:val="21"/>
          </w:rPr>
          <w:delText>g</w:delText>
        </w:r>
      </w:del>
      <w:r w:rsidR="00CA0A33" w:rsidRPr="00BB44CF">
        <w:rPr>
          <w:rFonts w:ascii="Times New Roman" w:hAnsi="Times New Roman" w:cs="Times New Roman"/>
          <w:sz w:val="21"/>
          <w:szCs w:val="21"/>
        </w:rPr>
        <w:t xml:space="preserve"> guten Leistungen im Finance und Accounting Bereich des Studiums konnte ich mir bereits fundierte Kenntnisse in Corporate Finance und </w:t>
      </w:r>
      <w:proofErr w:type="spellStart"/>
      <w:r w:rsidR="00CA0A33" w:rsidRPr="00BB44CF">
        <w:rPr>
          <w:rFonts w:ascii="Times New Roman" w:hAnsi="Times New Roman" w:cs="Times New Roman"/>
          <w:sz w:val="21"/>
          <w:szCs w:val="21"/>
        </w:rPr>
        <w:t>Valuation</w:t>
      </w:r>
      <w:proofErr w:type="spellEnd"/>
      <w:r w:rsidR="00CA0A33" w:rsidRPr="00BB44CF">
        <w:rPr>
          <w:rFonts w:ascii="Times New Roman" w:hAnsi="Times New Roman" w:cs="Times New Roman"/>
          <w:sz w:val="21"/>
          <w:szCs w:val="21"/>
        </w:rPr>
        <w:t xml:space="preserve"> aneignen.</w:t>
      </w:r>
      <w:ins w:id="17" w:author="David Döbele" w:date="2025-09-09T19:43:00Z" w16du:dateUtc="2025-09-09T17:43:00Z">
        <w:r w:rsidR="00424EC7">
          <w:rPr>
            <w:rFonts w:ascii="Times New Roman" w:hAnsi="Times New Roman" w:cs="Times New Roman"/>
            <w:sz w:val="21"/>
            <w:szCs w:val="21"/>
          </w:rPr>
          <w:t xml:space="preserve"> </w:t>
        </w:r>
      </w:ins>
    </w:p>
    <w:p w14:paraId="4B37324B" w14:textId="46717431" w:rsidR="00A11DCD" w:rsidRPr="00BB44CF" w:rsidDel="00424EC7" w:rsidRDefault="00CA0A33" w:rsidP="00424EC7">
      <w:pPr>
        <w:spacing w:after="0"/>
        <w:jc w:val="both"/>
        <w:rPr>
          <w:del w:id="18" w:author="David Döbele" w:date="2025-09-09T19:43:00Z" w16du:dateUtc="2025-09-09T17:43:00Z"/>
          <w:rFonts w:ascii="Times New Roman" w:hAnsi="Times New Roman" w:cs="Times New Roman"/>
          <w:sz w:val="21"/>
          <w:szCs w:val="21"/>
        </w:rPr>
      </w:pPr>
      <w:r w:rsidRPr="00BB44CF">
        <w:rPr>
          <w:rFonts w:ascii="Times New Roman" w:hAnsi="Times New Roman" w:cs="Times New Roman"/>
          <w:sz w:val="21"/>
          <w:szCs w:val="21"/>
        </w:rPr>
        <w:t>Abseits der Uni</w:t>
      </w:r>
      <w:r w:rsidR="00D70855" w:rsidRPr="00BB44CF">
        <w:rPr>
          <w:rFonts w:ascii="Times New Roman" w:hAnsi="Times New Roman" w:cs="Times New Roman"/>
          <w:sz w:val="21"/>
          <w:szCs w:val="21"/>
        </w:rPr>
        <w:t xml:space="preserve"> engagiere ich mich seit </w:t>
      </w:r>
      <w:r w:rsidR="00FD4CAA" w:rsidRPr="00BB44CF">
        <w:rPr>
          <w:rFonts w:ascii="Times New Roman" w:hAnsi="Times New Roman" w:cs="Times New Roman"/>
          <w:sz w:val="21"/>
          <w:szCs w:val="21"/>
        </w:rPr>
        <w:t xml:space="preserve">ca. einem Jahr </w:t>
      </w:r>
      <w:r w:rsidR="00A11DCD" w:rsidRPr="00BB44CF">
        <w:rPr>
          <w:rFonts w:ascii="Times New Roman" w:hAnsi="Times New Roman" w:cs="Times New Roman"/>
          <w:sz w:val="21"/>
          <w:szCs w:val="21"/>
        </w:rPr>
        <w:t>im Alternative Investment Club Munich, den ich mitgegründet habe</w:t>
      </w:r>
      <w:r w:rsidR="007C29B6" w:rsidRPr="00BB44CF">
        <w:rPr>
          <w:rFonts w:ascii="Times New Roman" w:hAnsi="Times New Roman" w:cs="Times New Roman"/>
          <w:sz w:val="21"/>
          <w:szCs w:val="21"/>
        </w:rPr>
        <w:t xml:space="preserve"> und</w:t>
      </w:r>
      <w:r w:rsidR="00A11DCD" w:rsidRPr="00BB44CF">
        <w:rPr>
          <w:rFonts w:ascii="Times New Roman" w:hAnsi="Times New Roman" w:cs="Times New Roman"/>
          <w:sz w:val="21"/>
          <w:szCs w:val="21"/>
        </w:rPr>
        <w:t xml:space="preserve"> mich im Rahmen der gezielten Weiterbildung der Mitglieder in finanzwirtschaftlichen Inhalten</w:t>
      </w:r>
      <w:r w:rsidRPr="00BB44CF">
        <w:rPr>
          <w:rFonts w:ascii="Times New Roman" w:hAnsi="Times New Roman" w:cs="Times New Roman"/>
          <w:sz w:val="21"/>
          <w:szCs w:val="21"/>
        </w:rPr>
        <w:t xml:space="preserve"> </w:t>
      </w:r>
      <w:r w:rsidR="00A11DCD" w:rsidRPr="00BB44CF">
        <w:rPr>
          <w:rFonts w:ascii="Times New Roman" w:hAnsi="Times New Roman" w:cs="Times New Roman"/>
          <w:sz w:val="21"/>
          <w:szCs w:val="21"/>
        </w:rPr>
        <w:t>engagiere. Durch die enge Zusammenarbeit im Gründungsteam konnten wir bereits über 300 interessierte Mitglieder aufnehmen und bieten regelmäßig Workshops mit namenhaften Finanzinvestoren an</w:t>
      </w:r>
      <w:ins w:id="19" w:author="David Döbele" w:date="2025-09-09T19:43:00Z" w16du:dateUtc="2025-09-09T17:43:00Z">
        <w:r w:rsidR="00424EC7">
          <w:rPr>
            <w:rFonts w:ascii="Times New Roman" w:hAnsi="Times New Roman" w:cs="Times New Roman"/>
            <w:sz w:val="21"/>
            <w:szCs w:val="21"/>
          </w:rPr>
          <w:t xml:space="preserve">. </w:t>
        </w:r>
      </w:ins>
      <w:del w:id="20" w:author="David Döbele" w:date="2025-09-09T19:43:00Z" w16du:dateUtc="2025-09-09T17:43:00Z">
        <w:r w:rsidR="00A11DCD" w:rsidRPr="00BB44CF" w:rsidDel="00424EC7">
          <w:rPr>
            <w:rFonts w:ascii="Times New Roman" w:hAnsi="Times New Roman" w:cs="Times New Roman"/>
            <w:sz w:val="21"/>
            <w:szCs w:val="21"/>
          </w:rPr>
          <w:delText>.</w:delText>
        </w:r>
      </w:del>
    </w:p>
    <w:p w14:paraId="5FCB578E" w14:textId="3FC4BDF6" w:rsidR="00EB5158" w:rsidRPr="00BB44CF" w:rsidRDefault="00D70855" w:rsidP="00424EC7">
      <w:pPr>
        <w:spacing w:after="0"/>
        <w:jc w:val="both"/>
        <w:rPr>
          <w:rFonts w:ascii="Times New Roman" w:hAnsi="Times New Roman" w:cs="Times New Roman"/>
          <w:sz w:val="21"/>
          <w:szCs w:val="21"/>
        </w:rPr>
      </w:pPr>
      <w:r w:rsidRPr="00BB44CF">
        <w:rPr>
          <w:rFonts w:ascii="Times New Roman" w:hAnsi="Times New Roman" w:cs="Times New Roman"/>
          <w:sz w:val="21"/>
          <w:szCs w:val="21"/>
        </w:rPr>
        <w:t xml:space="preserve">Bei meinem </w:t>
      </w:r>
      <w:r w:rsidR="00A11DCD" w:rsidRPr="00BB44CF">
        <w:rPr>
          <w:rFonts w:ascii="Times New Roman" w:hAnsi="Times New Roman" w:cs="Times New Roman"/>
          <w:sz w:val="21"/>
          <w:szCs w:val="21"/>
        </w:rPr>
        <w:t xml:space="preserve">letzten </w:t>
      </w:r>
      <w:r w:rsidRPr="00BB44CF">
        <w:rPr>
          <w:rFonts w:ascii="Times New Roman" w:hAnsi="Times New Roman" w:cs="Times New Roman"/>
          <w:sz w:val="21"/>
          <w:szCs w:val="21"/>
        </w:rPr>
        <w:t xml:space="preserve">Praktikum </w:t>
      </w:r>
      <w:del w:id="21" w:author="David Döbele" w:date="2025-09-09T19:43:00Z" w16du:dateUtc="2025-09-09T17:43:00Z">
        <w:r w:rsidRPr="00BB44CF" w:rsidDel="00424EC7">
          <w:rPr>
            <w:rFonts w:ascii="Times New Roman" w:hAnsi="Times New Roman" w:cs="Times New Roman"/>
            <w:sz w:val="21"/>
            <w:szCs w:val="21"/>
          </w:rPr>
          <w:delText xml:space="preserve">im </w:delText>
        </w:r>
        <w:r w:rsidR="00A11DCD" w:rsidRPr="00BB44CF" w:rsidDel="00424EC7">
          <w:rPr>
            <w:rFonts w:ascii="Times New Roman" w:hAnsi="Times New Roman" w:cs="Times New Roman"/>
            <w:sz w:val="21"/>
            <w:szCs w:val="21"/>
          </w:rPr>
          <w:delText>Private Equity Bereich</w:delText>
        </w:r>
      </w:del>
      <w:ins w:id="22" w:author="David Döbele" w:date="2025-09-09T19:43:00Z" w16du:dateUtc="2025-09-09T17:43:00Z">
        <w:r w:rsidR="00424EC7">
          <w:rPr>
            <w:rFonts w:ascii="Times New Roman" w:hAnsi="Times New Roman" w:cs="Times New Roman"/>
            <w:sz w:val="21"/>
            <w:szCs w:val="21"/>
          </w:rPr>
          <w:t>bei XYUZ C</w:t>
        </w:r>
      </w:ins>
      <w:ins w:id="23" w:author="David Döbele" w:date="2025-09-09T19:44:00Z" w16du:dateUtc="2025-09-09T17:44:00Z">
        <w:r w:rsidR="00424EC7">
          <w:rPr>
            <w:rFonts w:ascii="Times New Roman" w:hAnsi="Times New Roman" w:cs="Times New Roman"/>
            <w:sz w:val="21"/>
            <w:szCs w:val="21"/>
          </w:rPr>
          <w:t>apital</w:t>
        </w:r>
      </w:ins>
      <w:r w:rsidRPr="00BB44CF">
        <w:rPr>
          <w:rFonts w:ascii="Times New Roman" w:hAnsi="Times New Roman" w:cs="Times New Roman"/>
          <w:sz w:val="21"/>
          <w:szCs w:val="21"/>
        </w:rPr>
        <w:t xml:space="preserve"> </w:t>
      </w:r>
      <w:r w:rsidR="00A11DCD" w:rsidRPr="00BB44CF">
        <w:rPr>
          <w:rFonts w:ascii="Times New Roman" w:hAnsi="Times New Roman" w:cs="Times New Roman"/>
          <w:sz w:val="21"/>
          <w:szCs w:val="21"/>
        </w:rPr>
        <w:t xml:space="preserve">konnte </w:t>
      </w:r>
      <w:del w:id="24" w:author="David Döbele" w:date="2025-09-09T19:43:00Z" w16du:dateUtc="2025-09-09T17:43:00Z">
        <w:r w:rsidR="00A11DCD" w:rsidRPr="00BB44CF" w:rsidDel="00424EC7">
          <w:rPr>
            <w:rFonts w:ascii="Times New Roman" w:hAnsi="Times New Roman" w:cs="Times New Roman"/>
            <w:sz w:val="21"/>
            <w:szCs w:val="21"/>
          </w:rPr>
          <w:delText xml:space="preserve">Ich </w:delText>
        </w:r>
      </w:del>
      <w:ins w:id="25" w:author="David Döbele" w:date="2025-09-09T19:43:00Z" w16du:dateUtc="2025-09-09T17:43:00Z">
        <w:r w:rsidR="00424EC7">
          <w:rPr>
            <w:rFonts w:ascii="Times New Roman" w:hAnsi="Times New Roman" w:cs="Times New Roman"/>
            <w:sz w:val="21"/>
            <w:szCs w:val="21"/>
          </w:rPr>
          <w:t>i</w:t>
        </w:r>
        <w:r w:rsidR="00424EC7" w:rsidRPr="00BB44CF">
          <w:rPr>
            <w:rFonts w:ascii="Times New Roman" w:hAnsi="Times New Roman" w:cs="Times New Roman"/>
            <w:sz w:val="21"/>
            <w:szCs w:val="21"/>
          </w:rPr>
          <w:t xml:space="preserve">ch </w:t>
        </w:r>
      </w:ins>
      <w:r w:rsidR="00204753" w:rsidRPr="00BB44CF">
        <w:rPr>
          <w:rFonts w:ascii="Times New Roman" w:hAnsi="Times New Roman" w:cs="Times New Roman"/>
          <w:sz w:val="21"/>
          <w:szCs w:val="21"/>
        </w:rPr>
        <w:t>darüber hinaus</w:t>
      </w:r>
      <w:r w:rsidR="00A11DCD" w:rsidRPr="00BB44CF">
        <w:rPr>
          <w:rFonts w:ascii="Times New Roman" w:hAnsi="Times New Roman" w:cs="Times New Roman"/>
          <w:sz w:val="21"/>
          <w:szCs w:val="21"/>
        </w:rPr>
        <w:t xml:space="preserve"> interessante Einblicke in die Arbeit auf der Buy</w:t>
      </w:r>
      <w:r w:rsidR="00204753" w:rsidRPr="00BB44CF">
        <w:rPr>
          <w:rFonts w:ascii="Times New Roman" w:hAnsi="Times New Roman" w:cs="Times New Roman"/>
          <w:sz w:val="21"/>
          <w:szCs w:val="21"/>
        </w:rPr>
        <w:t>-S</w:t>
      </w:r>
      <w:r w:rsidR="00A11DCD" w:rsidRPr="00BB44CF">
        <w:rPr>
          <w:rFonts w:ascii="Times New Roman" w:hAnsi="Times New Roman" w:cs="Times New Roman"/>
          <w:sz w:val="21"/>
          <w:szCs w:val="21"/>
        </w:rPr>
        <w:t>ide sammeln</w:t>
      </w:r>
      <w:r w:rsidRPr="00BB44CF">
        <w:rPr>
          <w:rFonts w:ascii="Times New Roman" w:hAnsi="Times New Roman" w:cs="Times New Roman"/>
          <w:sz w:val="21"/>
          <w:szCs w:val="21"/>
        </w:rPr>
        <w:t xml:space="preserve">. </w:t>
      </w:r>
      <w:r w:rsidR="00A11DCD" w:rsidRPr="00BB44CF">
        <w:rPr>
          <w:rFonts w:ascii="Times New Roman" w:hAnsi="Times New Roman" w:cs="Times New Roman"/>
          <w:sz w:val="21"/>
          <w:szCs w:val="21"/>
        </w:rPr>
        <w:t xml:space="preserve">Insbesondere </w:t>
      </w:r>
      <w:r w:rsidR="00A929FE" w:rsidRPr="00BB44CF">
        <w:rPr>
          <w:rFonts w:ascii="Times New Roman" w:hAnsi="Times New Roman" w:cs="Times New Roman"/>
          <w:sz w:val="21"/>
          <w:szCs w:val="21"/>
        </w:rPr>
        <w:t xml:space="preserve">im Bereich </w:t>
      </w:r>
      <w:r w:rsidR="00A11DCD" w:rsidRPr="00BB44CF">
        <w:rPr>
          <w:rFonts w:ascii="Times New Roman" w:hAnsi="Times New Roman" w:cs="Times New Roman"/>
          <w:sz w:val="21"/>
          <w:szCs w:val="21"/>
        </w:rPr>
        <w:t>d</w:t>
      </w:r>
      <w:r w:rsidR="00A929FE" w:rsidRPr="00BB44CF">
        <w:rPr>
          <w:rFonts w:ascii="Times New Roman" w:hAnsi="Times New Roman" w:cs="Times New Roman"/>
          <w:sz w:val="21"/>
          <w:szCs w:val="21"/>
        </w:rPr>
        <w:t>er</w:t>
      </w:r>
      <w:r w:rsidR="00A11DCD" w:rsidRPr="00BB44CF">
        <w:rPr>
          <w:rFonts w:ascii="Times New Roman" w:hAnsi="Times New Roman" w:cs="Times New Roman"/>
          <w:sz w:val="21"/>
          <w:szCs w:val="21"/>
        </w:rPr>
        <w:t xml:space="preserve"> Bewertung und Quantifizierung </w:t>
      </w:r>
      <w:r w:rsidR="00CA0A33" w:rsidRPr="00BB44CF">
        <w:rPr>
          <w:rFonts w:ascii="Times New Roman" w:hAnsi="Times New Roman" w:cs="Times New Roman"/>
          <w:sz w:val="21"/>
          <w:szCs w:val="21"/>
        </w:rPr>
        <w:t>der</w:t>
      </w:r>
      <w:r w:rsidRPr="00BB44CF">
        <w:rPr>
          <w:rFonts w:ascii="Times New Roman" w:hAnsi="Times New Roman" w:cs="Times New Roman"/>
          <w:sz w:val="21"/>
          <w:szCs w:val="21"/>
        </w:rPr>
        <w:t xml:space="preserve"> Business Model</w:t>
      </w:r>
      <w:r w:rsidR="00A11DCD" w:rsidRPr="00BB44CF">
        <w:rPr>
          <w:rFonts w:ascii="Times New Roman" w:hAnsi="Times New Roman" w:cs="Times New Roman"/>
          <w:sz w:val="21"/>
          <w:szCs w:val="21"/>
        </w:rPr>
        <w:t>s</w:t>
      </w:r>
      <w:r w:rsidRPr="00BB44CF">
        <w:rPr>
          <w:rFonts w:ascii="Times New Roman" w:hAnsi="Times New Roman" w:cs="Times New Roman"/>
          <w:sz w:val="21"/>
          <w:szCs w:val="21"/>
        </w:rPr>
        <w:t xml:space="preserve"> </w:t>
      </w:r>
      <w:r w:rsidR="00A929FE" w:rsidRPr="00BB44CF">
        <w:rPr>
          <w:rFonts w:ascii="Times New Roman" w:hAnsi="Times New Roman" w:cs="Times New Roman"/>
          <w:sz w:val="21"/>
          <w:szCs w:val="21"/>
        </w:rPr>
        <w:t>von</w:t>
      </w:r>
      <w:r w:rsidRPr="00BB44CF">
        <w:rPr>
          <w:rFonts w:ascii="Times New Roman" w:hAnsi="Times New Roman" w:cs="Times New Roman"/>
          <w:sz w:val="21"/>
          <w:szCs w:val="21"/>
        </w:rPr>
        <w:t xml:space="preserve"> </w:t>
      </w:r>
      <w:r w:rsidR="007C29B6" w:rsidRPr="00BB44CF">
        <w:rPr>
          <w:rFonts w:ascii="Times New Roman" w:hAnsi="Times New Roman" w:cs="Times New Roman"/>
          <w:sz w:val="21"/>
          <w:szCs w:val="21"/>
        </w:rPr>
        <w:t>potenziellen</w:t>
      </w:r>
      <w:r w:rsidR="00A11DCD" w:rsidRPr="00BB44CF">
        <w:rPr>
          <w:rFonts w:ascii="Times New Roman" w:hAnsi="Times New Roman" w:cs="Times New Roman"/>
          <w:sz w:val="21"/>
          <w:szCs w:val="21"/>
        </w:rPr>
        <w:t xml:space="preserve"> Akquisitionen </w:t>
      </w:r>
      <w:r w:rsidR="00A929FE" w:rsidRPr="00BB44CF">
        <w:rPr>
          <w:rFonts w:ascii="Times New Roman" w:hAnsi="Times New Roman" w:cs="Times New Roman"/>
          <w:sz w:val="21"/>
          <w:szCs w:val="21"/>
        </w:rPr>
        <w:t xml:space="preserve">konnte </w:t>
      </w:r>
      <w:del w:id="26" w:author="David Döbele" w:date="2025-09-09T19:44:00Z" w16du:dateUtc="2025-09-09T17:44:00Z">
        <w:r w:rsidR="00A929FE" w:rsidRPr="00BB44CF" w:rsidDel="00424EC7">
          <w:rPr>
            <w:rFonts w:ascii="Times New Roman" w:hAnsi="Times New Roman" w:cs="Times New Roman"/>
            <w:sz w:val="21"/>
            <w:szCs w:val="21"/>
          </w:rPr>
          <w:delText xml:space="preserve">Ich </w:delText>
        </w:r>
      </w:del>
      <w:ins w:id="27" w:author="David Döbele" w:date="2025-09-09T19:44:00Z" w16du:dateUtc="2025-09-09T17:44:00Z">
        <w:r w:rsidR="00424EC7">
          <w:rPr>
            <w:rFonts w:ascii="Times New Roman" w:hAnsi="Times New Roman" w:cs="Times New Roman"/>
            <w:sz w:val="21"/>
            <w:szCs w:val="21"/>
          </w:rPr>
          <w:t>i</w:t>
        </w:r>
        <w:r w:rsidR="00424EC7" w:rsidRPr="00BB44CF">
          <w:rPr>
            <w:rFonts w:ascii="Times New Roman" w:hAnsi="Times New Roman" w:cs="Times New Roman"/>
            <w:sz w:val="21"/>
            <w:szCs w:val="21"/>
          </w:rPr>
          <w:t xml:space="preserve">ch </w:t>
        </w:r>
      </w:ins>
      <w:r w:rsidR="00A929FE" w:rsidRPr="00BB44CF">
        <w:rPr>
          <w:rFonts w:ascii="Times New Roman" w:hAnsi="Times New Roman" w:cs="Times New Roman"/>
          <w:sz w:val="21"/>
          <w:szCs w:val="21"/>
        </w:rPr>
        <w:t xml:space="preserve">meine Fähigkeiten weiterentwickeln, sowie </w:t>
      </w:r>
      <w:r w:rsidRPr="00BB44CF">
        <w:rPr>
          <w:rFonts w:ascii="Times New Roman" w:hAnsi="Times New Roman" w:cs="Times New Roman"/>
          <w:sz w:val="21"/>
          <w:szCs w:val="21"/>
        </w:rPr>
        <w:t xml:space="preserve">ein Verständnis für </w:t>
      </w:r>
      <w:r w:rsidR="00246B77" w:rsidRPr="00BB44CF">
        <w:rPr>
          <w:rFonts w:ascii="Times New Roman" w:hAnsi="Times New Roman" w:cs="Times New Roman"/>
          <w:sz w:val="21"/>
          <w:szCs w:val="21"/>
        </w:rPr>
        <w:t>die einzelnen Phasen des Transaktionsprozesses aufbauen</w:t>
      </w:r>
      <w:r w:rsidRPr="00BB44CF">
        <w:rPr>
          <w:rFonts w:ascii="Times New Roman" w:hAnsi="Times New Roman" w:cs="Times New Roman"/>
          <w:sz w:val="21"/>
          <w:szCs w:val="21"/>
        </w:rPr>
        <w:t xml:space="preserve">. </w:t>
      </w:r>
      <w:r w:rsidR="009F793D" w:rsidRPr="00BB44CF">
        <w:rPr>
          <w:rFonts w:ascii="Times New Roman" w:hAnsi="Times New Roman" w:cs="Times New Roman"/>
          <w:sz w:val="21"/>
          <w:szCs w:val="21"/>
        </w:rPr>
        <w:t xml:space="preserve">Um diese Erfahrungen </w:t>
      </w:r>
      <w:r w:rsidRPr="00BB44CF">
        <w:rPr>
          <w:rFonts w:ascii="Times New Roman" w:hAnsi="Times New Roman" w:cs="Times New Roman"/>
          <w:sz w:val="21"/>
          <w:szCs w:val="21"/>
        </w:rPr>
        <w:t xml:space="preserve">möchte ich nun ausgesprochen gerne im Rahmen eines Praktikums im </w:t>
      </w:r>
      <w:r w:rsidR="00A929FE" w:rsidRPr="00BB44CF">
        <w:rPr>
          <w:rFonts w:ascii="Times New Roman" w:hAnsi="Times New Roman" w:cs="Times New Roman"/>
          <w:sz w:val="21"/>
          <w:szCs w:val="21"/>
        </w:rPr>
        <w:t xml:space="preserve">M&amp;A </w:t>
      </w:r>
      <w:r w:rsidR="009F793D" w:rsidRPr="00BB44CF">
        <w:rPr>
          <w:rFonts w:ascii="Times New Roman" w:hAnsi="Times New Roman" w:cs="Times New Roman"/>
          <w:sz w:val="21"/>
          <w:szCs w:val="21"/>
        </w:rPr>
        <w:t>kombinieren</w:t>
      </w:r>
      <w:r w:rsidRPr="00BB44CF">
        <w:rPr>
          <w:rFonts w:ascii="Times New Roman" w:hAnsi="Times New Roman" w:cs="Times New Roman"/>
          <w:sz w:val="21"/>
          <w:szCs w:val="21"/>
        </w:rPr>
        <w:t xml:space="preserve"> und meine Karriere damit auf diesen Bereich weiter ausrichten.</w:t>
      </w:r>
    </w:p>
    <w:p w14:paraId="389167EC" w14:textId="3D4CABB7" w:rsidR="00D70855" w:rsidRPr="00BB44CF" w:rsidRDefault="00D70855" w:rsidP="00424EC7">
      <w:pPr>
        <w:spacing w:after="0"/>
        <w:jc w:val="both"/>
        <w:rPr>
          <w:rFonts w:ascii="Times New Roman" w:hAnsi="Times New Roman" w:cs="Times New Roman"/>
          <w:sz w:val="21"/>
          <w:szCs w:val="21"/>
        </w:rPr>
      </w:pPr>
    </w:p>
    <w:p w14:paraId="325EE86B" w14:textId="6CC15324" w:rsidR="00F56653" w:rsidRPr="00BB44CF" w:rsidRDefault="00876BC0" w:rsidP="00424EC7">
      <w:pPr>
        <w:spacing w:after="0"/>
        <w:jc w:val="both"/>
        <w:rPr>
          <w:rFonts w:ascii="Times New Roman" w:hAnsi="Times New Roman" w:cs="Times New Roman"/>
          <w:sz w:val="21"/>
          <w:szCs w:val="21"/>
        </w:rPr>
      </w:pPr>
      <w:r w:rsidRPr="00BB44CF">
        <w:rPr>
          <w:rFonts w:ascii="Times New Roman" w:hAnsi="Times New Roman" w:cs="Times New Roman"/>
          <w:sz w:val="21"/>
          <w:szCs w:val="21"/>
        </w:rPr>
        <w:t>{</w:t>
      </w:r>
      <w:r w:rsidR="00D70855" w:rsidRPr="00BB44CF">
        <w:rPr>
          <w:rFonts w:ascii="Times New Roman" w:hAnsi="Times New Roman" w:cs="Times New Roman"/>
          <w:sz w:val="21"/>
          <w:szCs w:val="21"/>
        </w:rPr>
        <w:t xml:space="preserve">Ziel-Unternehmen scheint mir für dieses Praktikum ideal. Mit einem </w:t>
      </w:r>
      <w:r w:rsidR="006B2A37" w:rsidRPr="00BB44CF">
        <w:rPr>
          <w:rFonts w:ascii="Times New Roman" w:hAnsi="Times New Roman" w:cs="Times New Roman"/>
          <w:sz w:val="21"/>
          <w:szCs w:val="21"/>
        </w:rPr>
        <w:t>Deal Volumen</w:t>
      </w:r>
      <w:r w:rsidR="00D70855" w:rsidRPr="00BB44CF">
        <w:rPr>
          <w:rFonts w:ascii="Times New Roman" w:hAnsi="Times New Roman" w:cs="Times New Roman"/>
          <w:sz w:val="21"/>
          <w:szCs w:val="21"/>
        </w:rPr>
        <w:t xml:space="preserve"> von mehr als €20 Mrd. in über 50 erfolgreich abgeschlossenen Transaktionen helfen Sie internationalen Unternehmen in allen Aspekten des Unternehmenskaufs und-verkaufs. Besonders fasziniert mich der weitreichende Fokus auf den XYZ-Sektor, weil die Relevanz dieses Marktes in den kommenden Jahren aufgrund von XYZ vermutlich noch weiter steigen wird. </w:t>
      </w:r>
      <w:r w:rsidR="00F56653" w:rsidRPr="00BB44CF">
        <w:rPr>
          <w:rFonts w:ascii="Times New Roman" w:hAnsi="Times New Roman" w:cs="Times New Roman"/>
          <w:sz w:val="21"/>
          <w:szCs w:val="21"/>
        </w:rPr>
        <w:t xml:space="preserve">Bemerkenswert finde ich auch, dass Sie, wie Max Mustermann in einem Interview mit dem </w:t>
      </w:r>
      <w:r w:rsidR="00204753" w:rsidRPr="00BB44CF">
        <w:rPr>
          <w:rFonts w:ascii="Times New Roman" w:hAnsi="Times New Roman" w:cs="Times New Roman"/>
          <w:sz w:val="21"/>
          <w:szCs w:val="21"/>
        </w:rPr>
        <w:t>Handelsblatt</w:t>
      </w:r>
      <w:r w:rsidR="00F56653" w:rsidRPr="00BB44CF">
        <w:rPr>
          <w:rFonts w:ascii="Times New Roman" w:hAnsi="Times New Roman" w:cs="Times New Roman"/>
          <w:sz w:val="21"/>
          <w:szCs w:val="21"/>
        </w:rPr>
        <w:t>-Magazin im Herbst 2019 betonte, fünf Prozent Ihrer Gewinne an Ihre Mitarbeiter ausschütten. Das zeugt von einer Unternehmenskultur, mit der ich mich vollkommen identifizieren kann.</w:t>
      </w:r>
      <w:r w:rsidRPr="00BB44CF">
        <w:rPr>
          <w:rFonts w:ascii="Times New Roman" w:hAnsi="Times New Roman" w:cs="Times New Roman"/>
          <w:sz w:val="21"/>
          <w:szCs w:val="21"/>
        </w:rPr>
        <w:t>}</w:t>
      </w:r>
    </w:p>
    <w:p w14:paraId="20C7248D" w14:textId="11C525A7" w:rsidR="00E914E5" w:rsidRPr="00BB44CF" w:rsidRDefault="00E914E5" w:rsidP="00424EC7">
      <w:pPr>
        <w:spacing w:after="0"/>
        <w:jc w:val="both"/>
        <w:rPr>
          <w:rFonts w:ascii="Times New Roman" w:hAnsi="Times New Roman" w:cs="Times New Roman"/>
          <w:sz w:val="21"/>
          <w:szCs w:val="21"/>
        </w:rPr>
        <w:pPrChange w:id="28" w:author="David Döbele" w:date="2025-09-09T19:42:00Z" w16du:dateUtc="2025-09-09T17:42:00Z">
          <w:pPr>
            <w:spacing w:after="0"/>
          </w:pPr>
        </w:pPrChange>
      </w:pPr>
    </w:p>
    <w:p w14:paraId="5093AF9B" w14:textId="18EF127D" w:rsidR="004B4510" w:rsidRPr="00BB44CF" w:rsidRDefault="00204753" w:rsidP="00424EC7">
      <w:pPr>
        <w:spacing w:after="0"/>
        <w:jc w:val="both"/>
        <w:rPr>
          <w:rFonts w:ascii="Times New Roman" w:hAnsi="Times New Roman" w:cs="Times New Roman"/>
          <w:sz w:val="21"/>
          <w:szCs w:val="21"/>
        </w:rPr>
        <w:pPrChange w:id="29" w:author="David Döbele" w:date="2025-09-09T19:42:00Z" w16du:dateUtc="2025-09-09T17:42:00Z">
          <w:pPr>
            <w:spacing w:after="0"/>
          </w:pPr>
        </w:pPrChange>
      </w:pPr>
      <w:r w:rsidRPr="00BB44CF">
        <w:rPr>
          <w:rFonts w:ascii="Times New Roman" w:hAnsi="Times New Roman" w:cs="Times New Roman"/>
          <w:sz w:val="21"/>
          <w:szCs w:val="21"/>
        </w:rPr>
        <w:t xml:space="preserve">Von einem Praktikum im M&amp;A verspreche ich mir eine intensive Lernkurve sowie die Chance, meine analytischen Fähigkeiten und </w:t>
      </w:r>
      <w:r w:rsidR="00063E44" w:rsidRPr="00BB44CF">
        <w:rPr>
          <w:rFonts w:ascii="Times New Roman" w:hAnsi="Times New Roman" w:cs="Times New Roman"/>
          <w:sz w:val="21"/>
          <w:szCs w:val="21"/>
        </w:rPr>
        <w:t>finanz-technischen Kenntnisse</w:t>
      </w:r>
      <w:r w:rsidRPr="00BB44CF">
        <w:rPr>
          <w:rFonts w:ascii="Times New Roman" w:hAnsi="Times New Roman" w:cs="Times New Roman"/>
          <w:sz w:val="21"/>
          <w:szCs w:val="21"/>
        </w:rPr>
        <w:t xml:space="preserve"> im Transaktionsumfeld gezielt </w:t>
      </w:r>
      <w:r w:rsidR="00063E44" w:rsidRPr="00BB44CF">
        <w:rPr>
          <w:rFonts w:ascii="Times New Roman" w:hAnsi="Times New Roman" w:cs="Times New Roman"/>
          <w:sz w:val="21"/>
          <w:szCs w:val="21"/>
        </w:rPr>
        <w:t>weiterzuentwickeln</w:t>
      </w:r>
      <w:r w:rsidRPr="00BB44CF">
        <w:rPr>
          <w:rFonts w:ascii="Times New Roman" w:hAnsi="Times New Roman" w:cs="Times New Roman"/>
          <w:sz w:val="21"/>
          <w:szCs w:val="21"/>
        </w:rPr>
        <w:t xml:space="preserve">. Ich hoffe aufgrund meiner Motivation und bisherigen Erfahrungen </w:t>
      </w:r>
      <w:r w:rsidR="00063E44" w:rsidRPr="00BB44CF">
        <w:rPr>
          <w:rFonts w:ascii="Times New Roman" w:hAnsi="Times New Roman" w:cs="Times New Roman"/>
          <w:sz w:val="21"/>
          <w:szCs w:val="21"/>
        </w:rPr>
        <w:t>einen Mehrwert</w:t>
      </w:r>
      <w:r w:rsidRPr="00BB44CF">
        <w:rPr>
          <w:rFonts w:ascii="Times New Roman" w:hAnsi="Times New Roman" w:cs="Times New Roman"/>
          <w:sz w:val="21"/>
          <w:szCs w:val="21"/>
        </w:rPr>
        <w:t xml:space="preserve"> im Team von XYZ schaffen zu können. Aus diesem Grund würde Ich mich freuen Sie persönlich von mir überzeugen zu dürfen.</w:t>
      </w:r>
    </w:p>
    <w:p w14:paraId="3F4A7371" w14:textId="77777777" w:rsidR="00204753" w:rsidRPr="00BB44CF" w:rsidRDefault="00204753" w:rsidP="000A5AB8">
      <w:pPr>
        <w:spacing w:after="0"/>
        <w:rPr>
          <w:rFonts w:ascii="Times New Roman" w:hAnsi="Times New Roman" w:cs="Times New Roman"/>
          <w:sz w:val="21"/>
          <w:szCs w:val="21"/>
        </w:rPr>
      </w:pPr>
    </w:p>
    <w:p w14:paraId="3BDB02BA" w14:textId="34465DFA" w:rsidR="00BB3512" w:rsidRPr="00BB44CF" w:rsidRDefault="004B4510" w:rsidP="006A7895">
      <w:pPr>
        <w:spacing w:after="0"/>
        <w:rPr>
          <w:rFonts w:ascii="Times New Roman" w:hAnsi="Times New Roman" w:cs="Times New Roman"/>
          <w:sz w:val="21"/>
          <w:szCs w:val="21"/>
        </w:rPr>
      </w:pPr>
      <w:r w:rsidRPr="00BB44CF">
        <w:rPr>
          <w:rFonts w:ascii="Times New Roman" w:hAnsi="Times New Roman" w:cs="Times New Roman"/>
          <w:sz w:val="21"/>
          <w:szCs w:val="21"/>
        </w:rPr>
        <w:t>Mit freundlichen Grüßen</w:t>
      </w:r>
    </w:p>
    <w:sectPr w:rsidR="00BB3512" w:rsidRPr="00BB44CF"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05D"/>
    <w:multiLevelType w:val="hybridMultilevel"/>
    <w:tmpl w:val="12F497F2"/>
    <w:lvl w:ilvl="0" w:tplc="41444E60">
      <w:start w:val="2"/>
      <w:numFmt w:val="bullet"/>
      <w:lvlText w:val="-"/>
      <w:lvlJc w:val="left"/>
      <w:pPr>
        <w:ind w:left="720" w:hanging="360"/>
      </w:pPr>
      <w:rPr>
        <w:rFonts w:ascii="Georgia" w:eastAsiaTheme="minorHAnsi" w:hAnsi="Georg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22652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3E44"/>
    <w:rsid w:val="000710B0"/>
    <w:rsid w:val="00073C82"/>
    <w:rsid w:val="000A154E"/>
    <w:rsid w:val="000A5AB8"/>
    <w:rsid w:val="000A6678"/>
    <w:rsid w:val="000A7DEB"/>
    <w:rsid w:val="000C55DE"/>
    <w:rsid w:val="000F371C"/>
    <w:rsid w:val="00117F83"/>
    <w:rsid w:val="00146C8E"/>
    <w:rsid w:val="00152DF9"/>
    <w:rsid w:val="00156365"/>
    <w:rsid w:val="00156A98"/>
    <w:rsid w:val="001669DB"/>
    <w:rsid w:val="00171D11"/>
    <w:rsid w:val="001819B1"/>
    <w:rsid w:val="001A4522"/>
    <w:rsid w:val="001C17FC"/>
    <w:rsid w:val="001D079A"/>
    <w:rsid w:val="001E0088"/>
    <w:rsid w:val="001E0903"/>
    <w:rsid w:val="001E1EE7"/>
    <w:rsid w:val="001E2966"/>
    <w:rsid w:val="002042CB"/>
    <w:rsid w:val="00204753"/>
    <w:rsid w:val="002062F6"/>
    <w:rsid w:val="00212042"/>
    <w:rsid w:val="002213EE"/>
    <w:rsid w:val="0023683A"/>
    <w:rsid w:val="002467A0"/>
    <w:rsid w:val="00246B77"/>
    <w:rsid w:val="00252C43"/>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5773"/>
    <w:rsid w:val="0038671F"/>
    <w:rsid w:val="003947A8"/>
    <w:rsid w:val="003D464F"/>
    <w:rsid w:val="003D5D1E"/>
    <w:rsid w:val="003F3290"/>
    <w:rsid w:val="003F688C"/>
    <w:rsid w:val="00415608"/>
    <w:rsid w:val="00422E31"/>
    <w:rsid w:val="00424CAF"/>
    <w:rsid w:val="00424EC7"/>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2A37"/>
    <w:rsid w:val="006B302C"/>
    <w:rsid w:val="006D2592"/>
    <w:rsid w:val="006F58EC"/>
    <w:rsid w:val="00706233"/>
    <w:rsid w:val="007251EA"/>
    <w:rsid w:val="007340D7"/>
    <w:rsid w:val="007472BD"/>
    <w:rsid w:val="00755A3D"/>
    <w:rsid w:val="00756295"/>
    <w:rsid w:val="007675B1"/>
    <w:rsid w:val="00797EF1"/>
    <w:rsid w:val="007A3246"/>
    <w:rsid w:val="007A64C5"/>
    <w:rsid w:val="007A719D"/>
    <w:rsid w:val="007B1B2B"/>
    <w:rsid w:val="007B2526"/>
    <w:rsid w:val="007C29B6"/>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76BC0"/>
    <w:rsid w:val="00883B55"/>
    <w:rsid w:val="0089337A"/>
    <w:rsid w:val="008A248F"/>
    <w:rsid w:val="008B402E"/>
    <w:rsid w:val="008C27C1"/>
    <w:rsid w:val="008D6664"/>
    <w:rsid w:val="008D7CDB"/>
    <w:rsid w:val="008E100E"/>
    <w:rsid w:val="008E4BA9"/>
    <w:rsid w:val="008E7A27"/>
    <w:rsid w:val="008E7D17"/>
    <w:rsid w:val="00991E04"/>
    <w:rsid w:val="009A256E"/>
    <w:rsid w:val="009B4E10"/>
    <w:rsid w:val="009B6C49"/>
    <w:rsid w:val="009D07DC"/>
    <w:rsid w:val="009D3BBF"/>
    <w:rsid w:val="009F46A7"/>
    <w:rsid w:val="009F793D"/>
    <w:rsid w:val="00A11DCD"/>
    <w:rsid w:val="00A1282E"/>
    <w:rsid w:val="00A1289E"/>
    <w:rsid w:val="00A14247"/>
    <w:rsid w:val="00A40D57"/>
    <w:rsid w:val="00A44493"/>
    <w:rsid w:val="00A53760"/>
    <w:rsid w:val="00A929FE"/>
    <w:rsid w:val="00AA2791"/>
    <w:rsid w:val="00AA4C7C"/>
    <w:rsid w:val="00AB4CD0"/>
    <w:rsid w:val="00AC61EE"/>
    <w:rsid w:val="00AC66C4"/>
    <w:rsid w:val="00AC7086"/>
    <w:rsid w:val="00AE26F5"/>
    <w:rsid w:val="00AE3A33"/>
    <w:rsid w:val="00B07527"/>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B44CF"/>
    <w:rsid w:val="00BC5172"/>
    <w:rsid w:val="00BF083D"/>
    <w:rsid w:val="00BF522D"/>
    <w:rsid w:val="00C0214A"/>
    <w:rsid w:val="00C030C1"/>
    <w:rsid w:val="00C1562F"/>
    <w:rsid w:val="00C6717B"/>
    <w:rsid w:val="00C71380"/>
    <w:rsid w:val="00C9003C"/>
    <w:rsid w:val="00C97ECA"/>
    <w:rsid w:val="00CA0A33"/>
    <w:rsid w:val="00CA1160"/>
    <w:rsid w:val="00CA702E"/>
    <w:rsid w:val="00CA7350"/>
    <w:rsid w:val="00CB639D"/>
    <w:rsid w:val="00CD51E6"/>
    <w:rsid w:val="00CE433B"/>
    <w:rsid w:val="00D14543"/>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122C"/>
    <w:rsid w:val="00FD4CA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156365"/>
    <w:pPr>
      <w:ind w:left="720"/>
      <w:contextualSpacing/>
    </w:pPr>
  </w:style>
  <w:style w:type="character" w:styleId="Kommentarzeichen">
    <w:name w:val="annotation reference"/>
    <w:basedOn w:val="Absatz-Standardschriftart"/>
    <w:uiPriority w:val="99"/>
    <w:semiHidden/>
    <w:unhideWhenUsed/>
    <w:rsid w:val="001E2966"/>
    <w:rPr>
      <w:sz w:val="16"/>
      <w:szCs w:val="16"/>
    </w:rPr>
  </w:style>
  <w:style w:type="paragraph" w:styleId="Kommentartext">
    <w:name w:val="annotation text"/>
    <w:basedOn w:val="Standard"/>
    <w:link w:val="KommentartextZchn"/>
    <w:uiPriority w:val="99"/>
    <w:semiHidden/>
    <w:unhideWhenUsed/>
    <w:rsid w:val="001E29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E2966"/>
    <w:rPr>
      <w:sz w:val="20"/>
      <w:szCs w:val="20"/>
    </w:rPr>
  </w:style>
  <w:style w:type="paragraph" w:styleId="Kommentarthema">
    <w:name w:val="annotation subject"/>
    <w:basedOn w:val="Kommentartext"/>
    <w:next w:val="Kommentartext"/>
    <w:link w:val="KommentarthemaZchn"/>
    <w:uiPriority w:val="99"/>
    <w:semiHidden/>
    <w:unhideWhenUsed/>
    <w:rsid w:val="001E2966"/>
    <w:rPr>
      <w:b/>
      <w:bCs/>
    </w:rPr>
  </w:style>
  <w:style w:type="character" w:customStyle="1" w:styleId="KommentarthemaZchn">
    <w:name w:val="Kommentarthema Zchn"/>
    <w:basedOn w:val="KommentartextZchn"/>
    <w:link w:val="Kommentarthema"/>
    <w:uiPriority w:val="99"/>
    <w:semiHidden/>
    <w:rsid w:val="001E2966"/>
    <w:rPr>
      <w:b/>
      <w:bCs/>
      <w:sz w:val="20"/>
      <w:szCs w:val="20"/>
    </w:rPr>
  </w:style>
  <w:style w:type="paragraph" w:styleId="berarbeitung">
    <w:name w:val="Revision"/>
    <w:hidden/>
    <w:uiPriority w:val="99"/>
    <w:semiHidden/>
    <w:rsid w:val="00424E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7223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3150</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2025-09-09T16:40:00Z</dcterms:created>
  <dcterms:modified xsi:type="dcterms:W3CDTF">2025-09-09T17:44:00Z</dcterms:modified>
</cp:coreProperties>
</file>