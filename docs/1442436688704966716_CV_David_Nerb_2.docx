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8B6C" w14:textId="77777777" w:rsidR="008777F6" w:rsidRDefault="008777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14:paraId="1DBFAC07" w14:textId="02F76C69" w:rsidR="00686F44" w:rsidRDefault="00686F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4252"/>
        <w:gridCol w:w="284"/>
        <w:gridCol w:w="425"/>
        <w:gridCol w:w="142"/>
        <w:gridCol w:w="283"/>
        <w:gridCol w:w="1560"/>
        <w:gridCol w:w="1842"/>
        <w:tblGridChange w:id="0">
          <w:tblGrid>
            <w:gridCol w:w="1418"/>
            <w:gridCol w:w="4252"/>
            <w:gridCol w:w="284"/>
            <w:gridCol w:w="425"/>
            <w:gridCol w:w="142"/>
            <w:gridCol w:w="283"/>
            <w:gridCol w:w="1560"/>
            <w:gridCol w:w="1842"/>
          </w:tblGrid>
        </w:tblGridChange>
      </w:tblGrid>
      <w:tr w:rsidR="008777F6" w14:paraId="0C798E0A" w14:textId="77777777" w:rsidTr="007E34E5">
        <w:trPr>
          <w:trHeight w:val="283"/>
        </w:trPr>
        <w:tc>
          <w:tcPr>
            <w:tcW w:w="10206" w:type="dxa"/>
            <w:gridSpan w:val="8"/>
            <w:vAlign w:val="bottom"/>
          </w:tcPr>
          <w:p w14:paraId="7F6D7D0E" w14:textId="613397CB" w:rsidR="008777F6" w:rsidRPr="00686F44" w:rsidRDefault="00686F4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  <w:lang w:val="de-DE"/>
              </w:rPr>
            </w:pPr>
            <w:r w:rsidRPr="00686F44">
              <w:rPr>
                <w:rFonts w:ascii="Times New Roman" w:eastAsia="Times New Roman" w:hAnsi="Times New Roman" w:cs="Times New Roman"/>
                <w:b/>
                <w:sz w:val="48"/>
                <w:szCs w:val="48"/>
                <w:lang w:val="de-DE"/>
              </w:rPr>
              <w:t>David Nerb</w:t>
            </w:r>
          </w:p>
          <w:p w14:paraId="26638596" w14:textId="0885CA38" w:rsidR="008777F6" w:rsidRPr="00686F44" w:rsidRDefault="00686F4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686F44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Tucholskystraße 79, Frankfurt am Main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Pr="00686F44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D-79276, Germany</w:t>
            </w:r>
          </w:p>
          <w:p w14:paraId="53089CF0" w14:textId="7EE6EE25" w:rsidR="008777F6" w:rsidRDefault="00686F4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86F44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david.nerb@gmail.com</w:t>
            </w:r>
            <w:r w:rsidRPr="00686F4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| </w:t>
            </w:r>
            <w:r w:rsidRPr="00686F44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+49 1773099270</w:t>
            </w:r>
          </w:p>
        </w:tc>
      </w:tr>
      <w:tr w:rsidR="008777F6" w14:paraId="062EC78E" w14:textId="77777777" w:rsidTr="007E34E5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2E4AC9DC" w14:textId="204E6FAA" w:rsidR="008777F6" w:rsidRDefault="00D8772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AKADEMISCHER WERDEGANG</w:t>
            </w:r>
          </w:p>
        </w:tc>
      </w:tr>
      <w:tr w:rsidR="008777F6" w14:paraId="16152C40" w14:textId="77777777" w:rsidTr="007E34E5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000000"/>
              <w:bottom w:val="nil"/>
            </w:tcBorders>
            <w:vAlign w:val="bottom"/>
          </w:tcPr>
          <w:p w14:paraId="4BAA42C4" w14:textId="4AA7A7B7" w:rsidR="008777F6" w:rsidRDefault="00686F44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91C32">
              <w:rPr>
                <w:rFonts w:ascii="Times New Roman" w:hAnsi="Times New Roman" w:cs="Times New Roman"/>
                <w:b/>
              </w:rPr>
              <w:t>Johann-Wolfgang-Goethe-Universität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bottom w:val="nil"/>
            </w:tcBorders>
            <w:vAlign w:val="bottom"/>
          </w:tcPr>
          <w:p w14:paraId="5DD02B2C" w14:textId="6B47BEAA" w:rsidR="008777F6" w:rsidRDefault="00686F44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9148D3" w14:paraId="33E401F6" w14:textId="77777777" w:rsidTr="007E34E5">
        <w:trPr>
          <w:trHeight w:val="283"/>
        </w:trPr>
        <w:tc>
          <w:tcPr>
            <w:tcW w:w="6804" w:type="dxa"/>
            <w:gridSpan w:val="6"/>
            <w:tcBorders>
              <w:top w:val="nil"/>
            </w:tcBorders>
            <w:vAlign w:val="bottom"/>
          </w:tcPr>
          <w:p w14:paraId="280890D0" w14:textId="259F3C79" w:rsidR="009148D3" w:rsidRPr="009148D3" w:rsidRDefault="009148D3" w:rsidP="009148D3">
            <w:pPr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r w:rsidRPr="009148D3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B.Sc. in Wirtschaftswissenschaften</w:t>
            </w:r>
          </w:p>
        </w:tc>
        <w:tc>
          <w:tcPr>
            <w:tcW w:w="3402" w:type="dxa"/>
            <w:gridSpan w:val="2"/>
            <w:tcBorders>
              <w:top w:val="nil"/>
            </w:tcBorders>
          </w:tcPr>
          <w:p w14:paraId="6BA85579" w14:textId="6791FDF8" w:rsidR="009148D3" w:rsidRDefault="009148D3" w:rsidP="009148D3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148D3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04/2025 – heute</w:t>
            </w:r>
          </w:p>
        </w:tc>
      </w:tr>
      <w:tr w:rsidR="008777F6" w14:paraId="05EC446F" w14:textId="77777777" w:rsidTr="007E34E5">
        <w:trPr>
          <w:trHeight w:val="278"/>
        </w:trPr>
        <w:tc>
          <w:tcPr>
            <w:tcW w:w="5670" w:type="dxa"/>
            <w:gridSpan w:val="2"/>
            <w:vAlign w:val="bottom"/>
          </w:tcPr>
          <w:p w14:paraId="6CAD7E64" w14:textId="1F58D73B" w:rsidR="008777F6" w:rsidRDefault="00D87723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Angell Akademie – Technisches Gymnasium</w:t>
            </w:r>
          </w:p>
        </w:tc>
        <w:tc>
          <w:tcPr>
            <w:tcW w:w="4536" w:type="dxa"/>
            <w:gridSpan w:val="6"/>
            <w:vAlign w:val="bottom"/>
          </w:tcPr>
          <w:p w14:paraId="56D6B50B" w14:textId="68E24EC3" w:rsidR="008777F6" w:rsidRDefault="00D87723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Freiburg im Breisgau</w:t>
            </w:r>
          </w:p>
        </w:tc>
      </w:tr>
      <w:tr w:rsidR="008777F6" w14:paraId="1D22B984" w14:textId="77777777" w:rsidTr="007E34E5">
        <w:trPr>
          <w:trHeight w:val="57"/>
        </w:trPr>
        <w:tc>
          <w:tcPr>
            <w:tcW w:w="5670" w:type="dxa"/>
            <w:gridSpan w:val="2"/>
          </w:tcPr>
          <w:p w14:paraId="540A1D35" w14:textId="4CACEA13" w:rsidR="008777F6" w:rsidRPr="009148D3" w:rsidRDefault="0097583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9148D3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Allgemeine Hochschulreife</w:t>
            </w:r>
          </w:p>
        </w:tc>
        <w:tc>
          <w:tcPr>
            <w:tcW w:w="4536" w:type="dxa"/>
            <w:gridSpan w:val="6"/>
          </w:tcPr>
          <w:p w14:paraId="230F4DA7" w14:textId="55827D6C" w:rsidR="008777F6" w:rsidRDefault="00975836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D87723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D87723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D87723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8777F6" w14:paraId="37A9DCC9" w14:textId="77777777" w:rsidTr="002A16C6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" w:author="David Döbele" w:date="2025-11-24T09:46:00Z" w16du:dateUtc="2025-11-24T08:46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67"/>
          <w:trPrChange w:id="2" w:author="David Döbele" w:date="2025-11-24T09:46:00Z" w16du:dateUtc="2025-11-24T08:46:00Z">
            <w:trPr>
              <w:trHeight w:val="80"/>
            </w:trPr>
          </w:trPrChange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  <w:tcPrChange w:id="3" w:author="David Döbele" w:date="2025-11-24T09:46:00Z" w16du:dateUtc="2025-11-24T08:46:00Z">
              <w:tcPr>
                <w:tcW w:w="10206" w:type="dxa"/>
                <w:gridSpan w:val="8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6C37E71B" w14:textId="77777777" w:rsidR="008777F6" w:rsidRDefault="00975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8777F6" w14:paraId="5CE32994" w14:textId="77777777" w:rsidTr="007E34E5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000000"/>
            </w:tcBorders>
            <w:vAlign w:val="bottom"/>
          </w:tcPr>
          <w:p w14:paraId="0A87ED1B" w14:textId="558DD608" w:rsidR="008777F6" w:rsidRDefault="00D8772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</w:rPr>
              <w:t>E-Bridge Consulting</w:t>
            </w:r>
          </w:p>
        </w:tc>
        <w:tc>
          <w:tcPr>
            <w:tcW w:w="3685" w:type="dxa"/>
            <w:gridSpan w:val="3"/>
            <w:tcBorders>
              <w:top w:val="single" w:sz="4" w:space="0" w:color="000000"/>
            </w:tcBorders>
            <w:vAlign w:val="bottom"/>
          </w:tcPr>
          <w:p w14:paraId="1B9FCF5F" w14:textId="77777777" w:rsidR="008777F6" w:rsidRDefault="00975836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8777F6" w14:paraId="6EB52462" w14:textId="77777777" w:rsidTr="007E34E5">
        <w:tc>
          <w:tcPr>
            <w:tcW w:w="5954" w:type="dxa"/>
            <w:gridSpan w:val="3"/>
          </w:tcPr>
          <w:p w14:paraId="11BF0A34" w14:textId="75D3DE19" w:rsidR="008777F6" w:rsidRDefault="00975836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</w:t>
            </w:r>
            <w:r w:rsidR="00D8772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n der Unternehmensberatung</w:t>
            </w:r>
          </w:p>
        </w:tc>
        <w:tc>
          <w:tcPr>
            <w:tcW w:w="4252" w:type="dxa"/>
            <w:gridSpan w:val="5"/>
          </w:tcPr>
          <w:p w14:paraId="68F734E5" w14:textId="6965428E" w:rsidR="008777F6" w:rsidRDefault="00D87723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08/2025 – heute</w:t>
            </w:r>
          </w:p>
        </w:tc>
      </w:tr>
      <w:tr w:rsidR="008777F6" w14:paraId="6304F06A" w14:textId="77777777" w:rsidTr="007E34E5">
        <w:tc>
          <w:tcPr>
            <w:tcW w:w="10206" w:type="dxa"/>
            <w:gridSpan w:val="8"/>
          </w:tcPr>
          <w:p w14:paraId="6624D328" w14:textId="14F142AC" w:rsidR="00D87723" w:rsidRPr="00B814FC" w:rsidRDefault="00D87723" w:rsidP="00B814F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814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E-Bridge Consulting ist eine spezialisierte Unternehmensberatung im Energiesektor mit 45 Mitarbeitenden, die sich auf Strommarktdesign, Netzoptimierung und regulatorische Fragestellungen konzentriert</w:t>
            </w:r>
            <w:del w:id="4" w:author="David Döbele" w:date="2025-11-24T09:47:00Z" w16du:dateUtc="2025-11-24T08:47:00Z">
              <w:r w:rsidRPr="00B814FC" w:rsidDel="002C013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delText>. Das Unternehmen</w:delText>
              </w:r>
            </w:del>
            <w:ins w:id="5" w:author="David Döbele" w:date="2025-11-24T09:47:00Z" w16du:dateUtc="2025-11-24T08:47:00Z">
              <w:r w:rsidR="002C013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t xml:space="preserve"> und</w:t>
              </w:r>
            </w:ins>
            <w:r w:rsidRPr="00B814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del w:id="6" w:author="David Döbele" w:date="2025-11-24T09:47:00Z" w16du:dateUtc="2025-11-24T08:47:00Z">
              <w:r w:rsidRPr="00B814FC" w:rsidDel="002C013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delText xml:space="preserve">arbeitet </w:delText>
              </w:r>
            </w:del>
            <w:r w:rsidRPr="00B814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europaweit mit Übertragungs- und Verteilnetzbetreibern sowie politischen Entscheidungsträgern zusammen</w:t>
            </w:r>
            <w:ins w:id="7" w:author="David Döbele" w:date="2025-11-24T09:47:00Z" w16du:dateUtc="2025-11-24T08:47:00Z">
              <w:r w:rsidR="002C0134" w:rsidRPr="00B814FC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t>arbeitet</w:t>
              </w:r>
            </w:ins>
          </w:p>
          <w:p w14:paraId="1E42E8D9" w14:textId="77777777" w:rsidR="00B814FC" w:rsidRPr="00B814FC" w:rsidRDefault="00B814FC" w:rsidP="00B814FC">
            <w:pPr>
              <w:pStyle w:val="Listenabsatz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814FC">
              <w:rPr>
                <w:rFonts w:ascii="Times New Roman" w:hAnsi="Times New Roman" w:cs="Times New Roman"/>
                <w:sz w:val="20"/>
                <w:szCs w:val="20"/>
              </w:rPr>
              <w:t>Mitarbeit bei Workshops und Kundenterminen, inklusive Vorbereitung von Präsentationen und</w:t>
            </w:r>
            <w:r w:rsidRPr="00B814FC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B814FC">
              <w:rPr>
                <w:rFonts w:ascii="Times New Roman" w:hAnsi="Times New Roman" w:cs="Times New Roman"/>
                <w:sz w:val="20"/>
                <w:szCs w:val="20"/>
              </w:rPr>
              <w:t xml:space="preserve">Entscheidungsvorlagen für das Management </w:t>
            </w:r>
          </w:p>
          <w:p w14:paraId="70B9A2FB" w14:textId="77777777" w:rsidR="00B814FC" w:rsidRPr="00B814FC" w:rsidRDefault="00B814FC" w:rsidP="00B814FC">
            <w:pPr>
              <w:pStyle w:val="Listenabsatz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814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Unterstützung bei der Analyse und Optimierung von Geschäftsprozessen in Projekten für Energie- und Infrastrukturkunden </w:t>
            </w:r>
          </w:p>
          <w:p w14:paraId="11722512" w14:textId="32D69B29" w:rsidR="008777F6" w:rsidRPr="00B814FC" w:rsidRDefault="00B814FC" w:rsidP="00B814F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814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Erstellung von quantitativen Analysen, Wirtschaftlichkeitsberechnungen und Strategiemodellen zur Entscheidungsunterstützung</w:t>
            </w:r>
          </w:p>
        </w:tc>
      </w:tr>
      <w:tr w:rsidR="008777F6" w14:paraId="539AC36A" w14:textId="77777777" w:rsidTr="007E34E5">
        <w:trPr>
          <w:trHeight w:val="276"/>
        </w:trPr>
        <w:tc>
          <w:tcPr>
            <w:tcW w:w="6379" w:type="dxa"/>
            <w:gridSpan w:val="4"/>
            <w:vAlign w:val="bottom"/>
          </w:tcPr>
          <w:p w14:paraId="4F87FA48" w14:textId="3063E536" w:rsidR="008777F6" w:rsidRPr="00E04E65" w:rsidRDefault="00D87723" w:rsidP="00E04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</w:rPr>
            </w:pPr>
            <w:r w:rsidRPr="00E04E65">
              <w:rPr>
                <w:rFonts w:ascii="Times New Roman" w:hAnsi="Times New Roman" w:cs="Times New Roman"/>
                <w:b/>
              </w:rPr>
              <w:t>DFB-Talentförderungsprogramm |</w:t>
            </w:r>
            <w:r w:rsidR="00155923">
              <w:rPr>
                <w:rFonts w:ascii="Times New Roman" w:hAnsi="Times New Roman" w:cs="Times New Roman"/>
                <w:b/>
              </w:rPr>
              <w:t xml:space="preserve"> </w:t>
            </w:r>
            <w:r w:rsidRPr="00E04E65">
              <w:rPr>
                <w:rFonts w:ascii="Times New Roman" w:hAnsi="Times New Roman" w:cs="Times New Roman"/>
                <w:b/>
              </w:rPr>
              <w:t>Freiburger FC</w:t>
            </w:r>
          </w:p>
        </w:tc>
        <w:tc>
          <w:tcPr>
            <w:tcW w:w="3827" w:type="dxa"/>
            <w:gridSpan w:val="4"/>
            <w:vAlign w:val="bottom"/>
          </w:tcPr>
          <w:p w14:paraId="2E998BF3" w14:textId="779D3A6E" w:rsidR="008777F6" w:rsidRPr="00E04E65" w:rsidRDefault="00D87723" w:rsidP="00E04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hAnsi="Times New Roman" w:cs="Times New Roman"/>
                <w:b/>
              </w:rPr>
            </w:pPr>
            <w:r w:rsidRPr="00E04E65">
              <w:rPr>
                <w:rFonts w:ascii="Times New Roman" w:hAnsi="Times New Roman" w:cs="Times New Roman"/>
                <w:b/>
              </w:rPr>
              <w:t>Freiburg im Breisgau</w:t>
            </w:r>
          </w:p>
        </w:tc>
      </w:tr>
      <w:tr w:rsidR="00D87723" w14:paraId="278DBC13" w14:textId="77777777" w:rsidTr="007E34E5">
        <w:trPr>
          <w:trHeight w:val="57"/>
        </w:trPr>
        <w:tc>
          <w:tcPr>
            <w:tcW w:w="6379" w:type="dxa"/>
            <w:gridSpan w:val="4"/>
            <w:vAlign w:val="bottom"/>
          </w:tcPr>
          <w:p w14:paraId="7347A70D" w14:textId="252A40FB" w:rsidR="00D87723" w:rsidRPr="00E04E65" w:rsidRDefault="00D87723" w:rsidP="00E04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</w:rPr>
            </w:pPr>
            <w:r w:rsidRPr="00E04E6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Professioneller Fußballspieler</w:t>
            </w:r>
          </w:p>
        </w:tc>
        <w:tc>
          <w:tcPr>
            <w:tcW w:w="3827" w:type="dxa"/>
            <w:gridSpan w:val="4"/>
          </w:tcPr>
          <w:p w14:paraId="1EE08CFE" w14:textId="135F84E6" w:rsidR="00D87723" w:rsidRPr="00E04E65" w:rsidRDefault="00D87723" w:rsidP="00E04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hAnsi="Times New Roman" w:cs="Times New Roman"/>
                <w:b/>
              </w:rPr>
            </w:pPr>
            <w:r w:rsidRPr="00E04E65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C1412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E04E65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C1412F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  <w:r w:rsidRPr="00E04E6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03/2025</w:t>
            </w:r>
          </w:p>
        </w:tc>
      </w:tr>
      <w:tr w:rsidR="00D87723" w14:paraId="3730154C" w14:textId="77777777" w:rsidTr="007E34E5">
        <w:trPr>
          <w:trHeight w:val="57"/>
        </w:trPr>
        <w:tc>
          <w:tcPr>
            <w:tcW w:w="10206" w:type="dxa"/>
            <w:gridSpan w:val="8"/>
          </w:tcPr>
          <w:p w14:paraId="32C2F981" w14:textId="14449E13" w:rsidR="00B814FC" w:rsidRDefault="00B814FC" w:rsidP="00E04E6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814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Vertragsspieler</w:t>
            </w:r>
            <w:r w:rsidR="00EE02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B814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 Leistungsfußball beim Freiburger FC, mit klaren Leistungszielen, regelmäßiger Vergütung und Einsatz im hochklassigen Wettbewerbsbetrieb</w:t>
            </w:r>
          </w:p>
          <w:p w14:paraId="4D8DB778" w14:textId="1BF53C60" w:rsidR="00A95229" w:rsidRDefault="00A95229" w:rsidP="00E04E6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952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Ausgewählte Spieler im DFB-Stützpunktprogramm, einem der selektivsten Nachwuchsförderprogramme Deutschlands, mit zusätzlichem Elite-Training durch lizensierte DFB-Trainer</w:t>
            </w:r>
          </w:p>
          <w:p w14:paraId="5C492D7B" w14:textId="77777777" w:rsidR="00D87723" w:rsidRPr="00EE0206" w:rsidRDefault="00EE0206" w:rsidP="00EE0206">
            <w:pPr>
              <w:pStyle w:val="Listenabsatz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</w:rPr>
            </w:pPr>
            <w:r w:rsidRPr="00EE020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Hohe sportliche Belastung mit mehreren Trainingseinheiten pro Woche sowie einem regelmäßigen Wettkampfspiel, einschließlich Einsätzen gegen Junioren-Bundesligateams und Nachwuchsmannschaften professioneller Bundesligaklubs</w:t>
            </w:r>
          </w:p>
          <w:p w14:paraId="0374E98A" w14:textId="655516FC" w:rsidR="00A95229" w:rsidRPr="00A95229" w:rsidRDefault="00A95229" w:rsidP="00A95229">
            <w:pPr>
              <w:pStyle w:val="Listenabsatz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</w:rPr>
            </w:pPr>
            <w:r w:rsidRPr="00A95229">
              <w:rPr>
                <w:rFonts w:ascii="Times New Roman" w:hAnsi="Times New Roman" w:cs="Times New Roman"/>
                <w:bCs/>
                <w:sz w:val="20"/>
                <w:szCs w:val="20"/>
              </w:rPr>
              <w:t>Nachgewiesene Belastbarkeit, Disziplin und Zielstärke, demonstriert durch konstante Leistung unter professionellem Druck und die parallele erfolgreiche Absolvierung de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 allgemeinen Hochschulreife</w:t>
            </w:r>
          </w:p>
        </w:tc>
      </w:tr>
      <w:tr w:rsidR="00D87723" w14:paraId="46E11394" w14:textId="77777777" w:rsidTr="002A16C6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8" w:author="David Döbele" w:date="2025-11-24T09:46:00Z" w16du:dateUtc="2025-11-24T08:46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67"/>
          <w:trPrChange w:id="9" w:author="David Döbele" w:date="2025-11-24T09:46:00Z" w16du:dateUtc="2025-11-24T08:46:00Z">
            <w:trPr>
              <w:trHeight w:val="213"/>
            </w:trPr>
          </w:trPrChange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  <w:tcPrChange w:id="10" w:author="David Döbele" w:date="2025-11-24T09:46:00Z" w16du:dateUtc="2025-11-24T08:46:00Z">
              <w:tcPr>
                <w:tcW w:w="10206" w:type="dxa"/>
                <w:gridSpan w:val="8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1FC79663" w14:textId="77777777" w:rsidR="00D87723" w:rsidRDefault="00D87723" w:rsidP="00D8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D87723" w14:paraId="0AD069A9" w14:textId="77777777" w:rsidTr="007E34E5">
        <w:trPr>
          <w:trHeight w:val="283"/>
        </w:trPr>
        <w:tc>
          <w:tcPr>
            <w:tcW w:w="6379" w:type="dxa"/>
            <w:gridSpan w:val="4"/>
            <w:tcBorders>
              <w:top w:val="single" w:sz="4" w:space="0" w:color="000000"/>
            </w:tcBorders>
            <w:vAlign w:val="bottom"/>
          </w:tcPr>
          <w:p w14:paraId="43B8F6C6" w14:textId="0638EC3E" w:rsidR="00D87723" w:rsidRDefault="00A95229" w:rsidP="00D8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FinanceHub e.V.</w:t>
            </w:r>
          </w:p>
        </w:tc>
        <w:tc>
          <w:tcPr>
            <w:tcW w:w="3827" w:type="dxa"/>
            <w:gridSpan w:val="4"/>
            <w:tcBorders>
              <w:top w:val="single" w:sz="4" w:space="0" w:color="000000"/>
            </w:tcBorders>
            <w:vAlign w:val="bottom"/>
          </w:tcPr>
          <w:p w14:paraId="29DFD3E3" w14:textId="77777777" w:rsidR="00D87723" w:rsidRDefault="00D87723" w:rsidP="00D8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Frankfurt am Main</w:t>
            </w:r>
          </w:p>
        </w:tc>
      </w:tr>
      <w:tr w:rsidR="00D87723" w14:paraId="3AAF2B4E" w14:textId="77777777" w:rsidTr="007E34E5">
        <w:trPr>
          <w:trHeight w:val="193"/>
        </w:trPr>
        <w:tc>
          <w:tcPr>
            <w:tcW w:w="6804" w:type="dxa"/>
            <w:gridSpan w:val="6"/>
          </w:tcPr>
          <w:p w14:paraId="787222BA" w14:textId="66DCA970" w:rsidR="00D87723" w:rsidRDefault="00D87723" w:rsidP="00D8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Aktives Mitglied </w:t>
            </w:r>
            <w:r w:rsidR="004F027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eines deutschlandweiten Finanzvereins</w:t>
            </w:r>
          </w:p>
        </w:tc>
        <w:tc>
          <w:tcPr>
            <w:tcW w:w="3402" w:type="dxa"/>
            <w:gridSpan w:val="2"/>
          </w:tcPr>
          <w:p w14:paraId="4DAB2B76" w14:textId="78637385" w:rsidR="00D87723" w:rsidRDefault="00C1412F" w:rsidP="00D8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  <w:r w:rsidR="00D877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  <w:r w:rsidR="00D877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heute</w:t>
            </w:r>
          </w:p>
        </w:tc>
      </w:tr>
      <w:tr w:rsidR="00D87723" w14:paraId="0FEA35BE" w14:textId="77777777" w:rsidTr="007E34E5">
        <w:trPr>
          <w:trHeight w:val="193"/>
        </w:trPr>
        <w:tc>
          <w:tcPr>
            <w:tcW w:w="10206" w:type="dxa"/>
            <w:gridSpan w:val="8"/>
          </w:tcPr>
          <w:p w14:paraId="63B176F0" w14:textId="53EECF2D" w:rsidR="00A95229" w:rsidRDefault="00A95229" w:rsidP="00D8772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</w:t>
            </w:r>
            <w:r w:rsidRPr="00A952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inanceHub e.V.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ist</w:t>
            </w:r>
            <w:r w:rsidRPr="00A952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eines der führenden studentischen High-Potential-Netzwerke in Deutschland im Bereich Finance &amp; Consulting, bekannt für seine hochselektiven Recruiting-Events, Workshops und direkten Unternehmenszugänge zu Investmentbanken, Asset Managern, Private-Equity-Häusern und Top-Managementberatungen</w:t>
            </w:r>
          </w:p>
          <w:p w14:paraId="134FE930" w14:textId="46361555" w:rsidR="00D87723" w:rsidRDefault="00D87723" w:rsidP="00D8772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Aktuelles </w:t>
            </w:r>
            <w:r w:rsidR="00CC00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Projekt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="00CC00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Organisation der </w:t>
            </w:r>
            <w:proofErr w:type="spellStart"/>
            <w:r w:rsidR="00CC00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financeWeek</w:t>
            </w:r>
            <w:proofErr w:type="spellEnd"/>
            <w:r w:rsidR="00CC00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im Januar 2025</w:t>
            </w:r>
          </w:p>
          <w:p w14:paraId="6D1D1637" w14:textId="4B56B107" w:rsidR="00A95229" w:rsidRPr="00C1412F" w:rsidRDefault="00A95229" w:rsidP="00C1412F">
            <w:pPr>
              <w:pStyle w:val="Listenabsatz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952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Ausbau analytischer Kompetenzen durch Case Studies und Austausch mit Professionals aus der Wirtschaftsprüfung</w:t>
            </w:r>
          </w:p>
        </w:tc>
      </w:tr>
      <w:tr w:rsidR="00D87723" w14:paraId="462598F9" w14:textId="77777777" w:rsidTr="002A16C6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1" w:author="David Döbele" w:date="2025-11-24T09:46:00Z" w16du:dateUtc="2025-11-24T08:46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278"/>
          <w:trPrChange w:id="12" w:author="David Döbele" w:date="2025-11-24T09:46:00Z" w16du:dateUtc="2025-11-24T08:46:00Z">
            <w:trPr>
              <w:trHeight w:val="228"/>
            </w:trPr>
          </w:trPrChange>
        </w:trPr>
        <w:tc>
          <w:tcPr>
            <w:tcW w:w="5954" w:type="dxa"/>
            <w:gridSpan w:val="3"/>
            <w:vAlign w:val="bottom"/>
            <w:tcPrChange w:id="13" w:author="David Döbele" w:date="2025-11-24T09:46:00Z" w16du:dateUtc="2025-11-24T08:46:00Z">
              <w:tcPr>
                <w:tcW w:w="5954" w:type="dxa"/>
                <w:gridSpan w:val="3"/>
                <w:vAlign w:val="bottom"/>
              </w:tcPr>
            </w:tcPrChange>
          </w:tcPr>
          <w:p w14:paraId="271C73F2" w14:textId="6006B809" w:rsidR="00D87723" w:rsidRPr="00C1412F" w:rsidRDefault="009148D3" w:rsidP="00A95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FF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Angell Akademie</w:t>
            </w:r>
          </w:p>
        </w:tc>
        <w:tc>
          <w:tcPr>
            <w:tcW w:w="4252" w:type="dxa"/>
            <w:gridSpan w:val="5"/>
            <w:vAlign w:val="bottom"/>
            <w:tcPrChange w:id="14" w:author="David Döbele" w:date="2025-11-24T09:46:00Z" w16du:dateUtc="2025-11-24T08:46:00Z">
              <w:tcPr>
                <w:tcW w:w="4252" w:type="dxa"/>
                <w:gridSpan w:val="5"/>
                <w:vAlign w:val="bottom"/>
              </w:tcPr>
            </w:tcPrChange>
          </w:tcPr>
          <w:p w14:paraId="0998CE0E" w14:textId="1A3A3BFE" w:rsidR="00D87723" w:rsidRDefault="00A95229" w:rsidP="00D87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Freiburg im Breisgau</w:t>
            </w:r>
          </w:p>
        </w:tc>
      </w:tr>
      <w:tr w:rsidR="00D87723" w14:paraId="3271CE76" w14:textId="77777777" w:rsidTr="007E34E5">
        <w:trPr>
          <w:trHeight w:val="20"/>
        </w:trPr>
        <w:tc>
          <w:tcPr>
            <w:tcW w:w="8364" w:type="dxa"/>
            <w:gridSpan w:val="7"/>
          </w:tcPr>
          <w:p w14:paraId="2B6A508A" w14:textId="7083BA9D" w:rsidR="00D87723" w:rsidRDefault="00A95229" w:rsidP="00A95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9522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Tutor für Mathematik</w:t>
            </w:r>
          </w:p>
        </w:tc>
        <w:tc>
          <w:tcPr>
            <w:tcW w:w="1842" w:type="dxa"/>
          </w:tcPr>
          <w:p w14:paraId="28A08DEF" w14:textId="6414DA05" w:rsidR="00D87723" w:rsidRPr="007E34E5" w:rsidRDefault="007E34E5" w:rsidP="00C14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E34E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05/2024-03/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  <w:r w:rsidRPr="007E34E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25</w:t>
            </w:r>
          </w:p>
        </w:tc>
      </w:tr>
      <w:tr w:rsidR="00D87723" w14:paraId="4C53C04B" w14:textId="77777777" w:rsidTr="007E34E5">
        <w:trPr>
          <w:trHeight w:val="20"/>
        </w:trPr>
        <w:tc>
          <w:tcPr>
            <w:tcW w:w="10206" w:type="dxa"/>
            <w:gridSpan w:val="8"/>
          </w:tcPr>
          <w:p w14:paraId="6B1E99BB" w14:textId="77777777" w:rsidR="00C1412F" w:rsidRPr="00C1412F" w:rsidRDefault="00C1412F" w:rsidP="00C141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de-DE"/>
              </w:rPr>
            </w:pPr>
            <w:r w:rsidRPr="00C1412F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de-DE"/>
              </w:rPr>
              <w:t xml:space="preserve">Eigenständige Organisation und Durchführung von Mathematiknachhilfe für Schüler einer unteren Jahrgangsstufe </w:t>
            </w:r>
          </w:p>
          <w:p w14:paraId="3D216766" w14:textId="77777777" w:rsidR="00C1412F" w:rsidRPr="00C1412F" w:rsidRDefault="00C1412F" w:rsidP="00C1412F">
            <w:pPr>
              <w:pStyle w:val="Bullets"/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2F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Vermittlung komplexer mathematischer Inhalte auf verständliche und praxisnahe Weise</w:t>
            </w:r>
          </w:p>
          <w:p w14:paraId="530A4707" w14:textId="3394569E" w:rsidR="00D87723" w:rsidRPr="00C1412F" w:rsidRDefault="00C1412F" w:rsidP="00C1412F">
            <w:pPr>
              <w:pStyle w:val="Bullets"/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2F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 xml:space="preserve">Verbesserung der Leistungsentwicklung der Schüler durch individuelle Lernstrategien </w:t>
            </w:r>
          </w:p>
        </w:tc>
      </w:tr>
      <w:tr w:rsidR="00D87723" w14:paraId="638176D8" w14:textId="77777777" w:rsidTr="002A16C6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5" w:author="David Döbele" w:date="2025-11-24T09:46:00Z" w16du:dateUtc="2025-11-24T08:46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67"/>
          <w:trPrChange w:id="16" w:author="David Döbele" w:date="2025-11-24T09:46:00Z" w16du:dateUtc="2025-11-24T08:46:00Z">
            <w:trPr>
              <w:trHeight w:val="322"/>
            </w:trPr>
          </w:trPrChange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  <w:tcPrChange w:id="17" w:author="David Döbele" w:date="2025-11-24T09:46:00Z" w16du:dateUtc="2025-11-24T08:46:00Z">
              <w:tcPr>
                <w:tcW w:w="10206" w:type="dxa"/>
                <w:gridSpan w:val="8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5AB4C1F3" w14:textId="77777777" w:rsidR="00D87723" w:rsidRDefault="00D87723" w:rsidP="00D87723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D87723" w14:paraId="0BC06C11" w14:textId="77777777" w:rsidTr="007E34E5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78B92810" w14:textId="77777777" w:rsidR="00D87723" w:rsidRDefault="00D87723" w:rsidP="00D8772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7"/>
            <w:tcBorders>
              <w:top w:val="single" w:sz="4" w:space="0" w:color="000000"/>
            </w:tcBorders>
            <w:vAlign w:val="bottom"/>
          </w:tcPr>
          <w:p w14:paraId="7242E7B8" w14:textId="1C6DF4B1" w:rsidR="00D87723" w:rsidRDefault="00D87723" w:rsidP="00D8772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C141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Französisch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C1412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Grundkenntnisse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87723" w:rsidRPr="00707BC9" w14:paraId="3E084B36" w14:textId="77777777" w:rsidTr="007E34E5">
        <w:trPr>
          <w:trHeight w:val="283"/>
        </w:trPr>
        <w:tc>
          <w:tcPr>
            <w:tcW w:w="1418" w:type="dxa"/>
            <w:vAlign w:val="bottom"/>
          </w:tcPr>
          <w:p w14:paraId="6FFE8324" w14:textId="77777777" w:rsidR="00D87723" w:rsidRDefault="00D87723" w:rsidP="00D8772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7"/>
            <w:vAlign w:val="bottom"/>
          </w:tcPr>
          <w:p w14:paraId="11F9FA69" w14:textId="0D2FC468" w:rsidR="00D87723" w:rsidRPr="00686F44" w:rsidRDefault="00D87723" w:rsidP="00D87723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686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686F4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(fortgeschritten)</w:t>
            </w:r>
            <w:r w:rsidRPr="00686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Capital IQ </w:t>
            </w:r>
            <w:r w:rsidRPr="00686F4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(basic)</w:t>
            </w:r>
            <w:r w:rsidRPr="00686F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Bloomberg </w:t>
            </w:r>
            <w:r w:rsidRPr="00686F4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D87723" w14:paraId="2FCFD5A9" w14:textId="77777777" w:rsidTr="007E34E5">
        <w:trPr>
          <w:trHeight w:val="283"/>
        </w:trPr>
        <w:tc>
          <w:tcPr>
            <w:tcW w:w="1418" w:type="dxa"/>
            <w:vAlign w:val="bottom"/>
          </w:tcPr>
          <w:p w14:paraId="5F3A31E1" w14:textId="1A78B344" w:rsidR="00D87723" w:rsidRDefault="00D87723" w:rsidP="00D8772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7"/>
            <w:vAlign w:val="bottom"/>
          </w:tcPr>
          <w:p w14:paraId="569867B8" w14:textId="2B54F14C" w:rsidR="00D87723" w:rsidRPr="00C1412F" w:rsidRDefault="00C1412F" w:rsidP="00D87723">
            <w:pP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de-DE"/>
              </w:rPr>
            </w:pPr>
            <w:r w:rsidRPr="00C1412F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Fußball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, Kraftsport, Reisen, Lesen (</w:t>
            </w:r>
            <w:r w:rsidRPr="00C1412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Pers</w:t>
            </w:r>
            <w:r w:rsidRPr="00C1412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önliche Weiterentwicklung sowie Sachbücher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de-DE"/>
              </w:rPr>
              <w:t>)</w:t>
            </w:r>
          </w:p>
        </w:tc>
      </w:tr>
      <w:tr w:rsidR="00D87723" w14:paraId="0764ED3B" w14:textId="77777777" w:rsidTr="007E34E5">
        <w:trPr>
          <w:trHeight w:val="1279"/>
        </w:trPr>
        <w:tc>
          <w:tcPr>
            <w:tcW w:w="10206" w:type="dxa"/>
            <w:gridSpan w:val="8"/>
            <w:vAlign w:val="bottom"/>
          </w:tcPr>
          <w:p w14:paraId="534489BD" w14:textId="6906BCB4" w:rsidR="00D87723" w:rsidRDefault="007E34E5" w:rsidP="00D8772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66119401" wp14:editId="1FC68619">
                  <wp:simplePos x="0" y="0"/>
                  <wp:positionH relativeFrom="column">
                    <wp:posOffset>-83185</wp:posOffset>
                  </wp:positionH>
                  <wp:positionV relativeFrom="paragraph">
                    <wp:posOffset>-249555</wp:posOffset>
                  </wp:positionV>
                  <wp:extent cx="1496060" cy="481330"/>
                  <wp:effectExtent l="0" t="0" r="0" b="0"/>
                  <wp:wrapTopAndBottom/>
                  <wp:docPr id="230754790" name="Grafik 4" descr="Ein Bild, das Schwarz, Dunkelhei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754790" name="Grafik 4" descr="Ein Bild, das Schwarz, Dunkelheit enthält.&#10;&#10;Automatisch generierte Beschreib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48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877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Frankfurt,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24.11.2025</w:t>
            </w:r>
          </w:p>
        </w:tc>
      </w:tr>
    </w:tbl>
    <w:p w14:paraId="45EDB48B" w14:textId="77777777" w:rsidR="008777F6" w:rsidRDefault="008777F6">
      <w:pPr>
        <w:rPr>
          <w:sz w:val="18"/>
          <w:szCs w:val="18"/>
        </w:rPr>
      </w:pPr>
    </w:p>
    <w:sectPr w:rsidR="008777F6">
      <w:footerReference w:type="even" r:id="rId10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7F1F2" w14:textId="77777777" w:rsidR="0070446A" w:rsidRDefault="0070446A">
      <w:pPr>
        <w:spacing w:after="0" w:line="240" w:lineRule="auto"/>
      </w:pPr>
      <w:r>
        <w:separator/>
      </w:r>
    </w:p>
  </w:endnote>
  <w:endnote w:type="continuationSeparator" w:id="0">
    <w:p w14:paraId="05B85447" w14:textId="77777777" w:rsidR="0070446A" w:rsidRDefault="00704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13EB5AE7-AF0F-2E4F-A90F-BD414709DB1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47AB84C9-868A-9645-B379-A7415C7769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AC728D3-9549-A64D-B21F-2D28B782D9B6}"/>
    <w:embedBold r:id="rId5" w:fontKey="{64806245-47F1-7F4D-823D-E1AF94C1C7C3}"/>
    <w:embedItalic r:id="rId6" w:fontKey="{59E49D5E-F3F5-5A4F-9739-1CDD6400DC71}"/>
    <w:embedBoldItalic r:id="rId7" w:fontKey="{16B46584-F3BA-4743-9F10-4B0BE93403C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F33842E0-9C56-2641-A62B-599719F5ABA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190271BE-E5F2-794C-8FA7-DF307E52963E}"/>
    <w:embedBold r:id="rId10" w:fontKey="{D04EA338-6D07-7744-96CB-213D8361C4F6}"/>
    <w:embedItalic r:id="rId11" w:fontKey="{699B9E60-9C90-D64C-9B9A-5C5C9C2236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2" w:fontKey="{E2997948-637D-1F41-A188-38F3BF9CD6EA}"/>
    <w:embedBold r:id="rId13" w:fontKey="{627AA491-0E22-0A4F-95A1-1521CCE004EE}"/>
    <w:embedItalic r:id="rId14" w:fontKey="{B6D985B4-0D17-AE45-92A8-14C5B00D8F4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5" w:fontKey="{B0647AD3-9178-EA49-B687-27684BC7F4B8}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7" w:fontKey="{A30F1050-68C5-2246-81F6-2BF3ACC78F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D2FF9" w14:textId="77777777" w:rsidR="008777F6" w:rsidRDefault="009758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0861AD4" w14:textId="77777777" w:rsidR="008777F6" w:rsidRDefault="008777F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0F481" w14:textId="77777777" w:rsidR="0070446A" w:rsidRDefault="0070446A">
      <w:pPr>
        <w:spacing w:after="0" w:line="240" w:lineRule="auto"/>
      </w:pPr>
      <w:r>
        <w:separator/>
      </w:r>
    </w:p>
  </w:footnote>
  <w:footnote w:type="continuationSeparator" w:id="0">
    <w:p w14:paraId="6C6E3233" w14:textId="77777777" w:rsidR="0070446A" w:rsidRDefault="007044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363"/>
    <w:multiLevelType w:val="multilevel"/>
    <w:tmpl w:val="231A07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A440FA"/>
    <w:multiLevelType w:val="multilevel"/>
    <w:tmpl w:val="0A7C7C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256FB5"/>
    <w:multiLevelType w:val="hybridMultilevel"/>
    <w:tmpl w:val="874CDFBA"/>
    <w:lvl w:ilvl="0" w:tplc="04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9081454"/>
    <w:multiLevelType w:val="multilevel"/>
    <w:tmpl w:val="0D5CC7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D0835D7"/>
    <w:multiLevelType w:val="multilevel"/>
    <w:tmpl w:val="521C4B7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BDB5679"/>
    <w:multiLevelType w:val="multilevel"/>
    <w:tmpl w:val="7056EC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64439412">
    <w:abstractNumId w:val="0"/>
  </w:num>
  <w:num w:numId="2" w16cid:durableId="353922186">
    <w:abstractNumId w:val="1"/>
  </w:num>
  <w:num w:numId="3" w16cid:durableId="1178539106">
    <w:abstractNumId w:val="4"/>
  </w:num>
  <w:num w:numId="4" w16cid:durableId="884215309">
    <w:abstractNumId w:val="5"/>
  </w:num>
  <w:num w:numId="5" w16cid:durableId="1796756186">
    <w:abstractNumId w:val="3"/>
  </w:num>
  <w:num w:numId="6" w16cid:durableId="93798035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embedTrueTypeFonts/>
  <w:proofState w:spelling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7F6"/>
    <w:rsid w:val="00050C17"/>
    <w:rsid w:val="00106D69"/>
    <w:rsid w:val="00115ACA"/>
    <w:rsid w:val="00155923"/>
    <w:rsid w:val="001D46E7"/>
    <w:rsid w:val="002A16C6"/>
    <w:rsid w:val="002C0134"/>
    <w:rsid w:val="003024C7"/>
    <w:rsid w:val="003438B9"/>
    <w:rsid w:val="004D451B"/>
    <w:rsid w:val="004F027F"/>
    <w:rsid w:val="005B029B"/>
    <w:rsid w:val="00686F44"/>
    <w:rsid w:val="0070446A"/>
    <w:rsid w:val="00707BC9"/>
    <w:rsid w:val="007B4E42"/>
    <w:rsid w:val="007E34E5"/>
    <w:rsid w:val="008777F6"/>
    <w:rsid w:val="009148D3"/>
    <w:rsid w:val="00962B5D"/>
    <w:rsid w:val="00975836"/>
    <w:rsid w:val="009D3450"/>
    <w:rsid w:val="00A51764"/>
    <w:rsid w:val="00A95229"/>
    <w:rsid w:val="00B814FC"/>
    <w:rsid w:val="00C1412F"/>
    <w:rsid w:val="00CC0080"/>
    <w:rsid w:val="00D87723"/>
    <w:rsid w:val="00E04E65"/>
    <w:rsid w:val="00EE0206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F905"/>
  <w15:docId w15:val="{216380A3-590A-425A-95D7-0197A8A4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2A16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4C8RysnXSOtdxroVd6BPP1EUXg==">CgMxLjA4AHIhMWRjbTlkUUQwN1N1cVhxRVBYSFppcnpfV0dfTHJUYzdE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F7B5E8-0B16-ED4B-A590-78108C261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2897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9</cp:revision>
  <dcterms:created xsi:type="dcterms:W3CDTF">2025-11-23T20:26:00Z</dcterms:created>
  <dcterms:modified xsi:type="dcterms:W3CDTF">2025-11-24T08:47:00Z</dcterms:modified>
</cp:coreProperties>
</file>