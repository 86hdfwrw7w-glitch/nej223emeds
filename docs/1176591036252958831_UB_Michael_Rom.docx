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6594AA" w14:textId="02F8865D" w:rsidR="00572C1E" w:rsidRPr="00572C1E" w:rsidRDefault="00572C1E" w:rsidP="00572C1E">
      <w:pPr>
        <w:jc w:val="right"/>
        <w:rPr>
          <w:rFonts w:ascii="Georgia" w:hAnsi="Georgia"/>
          <w:sz w:val="21"/>
          <w:szCs w:val="21"/>
        </w:rPr>
      </w:pPr>
      <w:r w:rsidRPr="00572C1E">
        <w:rPr>
          <w:rFonts w:ascii="Georgia" w:hAnsi="Georgia"/>
          <w:sz w:val="21"/>
          <w:szCs w:val="21"/>
        </w:rPr>
        <w:t>Michael Rom</w:t>
      </w:r>
    </w:p>
    <w:p w14:paraId="38050F81" w14:textId="7C3D428C" w:rsidR="00572C1E" w:rsidRPr="00572C1E" w:rsidRDefault="00572C1E" w:rsidP="00572C1E">
      <w:pPr>
        <w:jc w:val="right"/>
        <w:rPr>
          <w:rFonts w:ascii="Georgia" w:hAnsi="Georgia"/>
          <w:sz w:val="21"/>
          <w:szCs w:val="21"/>
        </w:rPr>
      </w:pPr>
      <w:r w:rsidRPr="00572C1E">
        <w:rPr>
          <w:rFonts w:ascii="Georgia" w:hAnsi="Georgia"/>
          <w:sz w:val="21"/>
          <w:szCs w:val="21"/>
        </w:rPr>
        <w:t>Schaunbergstraße 24</w:t>
      </w:r>
    </w:p>
    <w:p w14:paraId="3530A839" w14:textId="4D2B4376" w:rsidR="00572C1E" w:rsidRPr="00572C1E" w:rsidRDefault="00572C1E" w:rsidP="00572C1E">
      <w:pPr>
        <w:jc w:val="right"/>
        <w:rPr>
          <w:rFonts w:ascii="Georgia" w:hAnsi="Georgia"/>
          <w:sz w:val="21"/>
          <w:szCs w:val="21"/>
        </w:rPr>
      </w:pPr>
      <w:r w:rsidRPr="00572C1E">
        <w:rPr>
          <w:rFonts w:ascii="Georgia" w:hAnsi="Georgia"/>
          <w:sz w:val="21"/>
          <w:szCs w:val="21"/>
        </w:rPr>
        <w:t>A-4553 Schlierbach</w:t>
      </w:r>
    </w:p>
    <w:p w14:paraId="26B25CD0" w14:textId="5934841E" w:rsidR="00572C1E" w:rsidRPr="00572C1E" w:rsidRDefault="00572C1E" w:rsidP="00572C1E">
      <w:pPr>
        <w:jc w:val="right"/>
        <w:rPr>
          <w:rFonts w:ascii="Georgia" w:hAnsi="Georgia"/>
          <w:sz w:val="21"/>
          <w:szCs w:val="21"/>
        </w:rPr>
      </w:pPr>
      <w:r w:rsidRPr="00572C1E">
        <w:rPr>
          <w:rFonts w:ascii="Georgia" w:hAnsi="Georgia"/>
          <w:sz w:val="21"/>
          <w:szCs w:val="21"/>
        </w:rPr>
        <w:t>E-Mail: michaelrom@gmx.at</w:t>
      </w:r>
    </w:p>
    <w:p w14:paraId="239F63B1" w14:textId="7385435C" w:rsidR="00572C1E" w:rsidRPr="00572C1E" w:rsidRDefault="00572C1E" w:rsidP="00572C1E">
      <w:pPr>
        <w:jc w:val="right"/>
        <w:rPr>
          <w:rFonts w:ascii="Georgia" w:hAnsi="Georgia"/>
          <w:sz w:val="21"/>
          <w:szCs w:val="21"/>
        </w:rPr>
      </w:pPr>
      <w:r w:rsidRPr="00572C1E">
        <w:rPr>
          <w:rFonts w:ascii="Georgia" w:hAnsi="Georgia"/>
          <w:sz w:val="21"/>
          <w:szCs w:val="21"/>
        </w:rPr>
        <w:t xml:space="preserve">Mobil: +43 650 2411182 </w:t>
      </w:r>
    </w:p>
    <w:p w14:paraId="34C045C2" w14:textId="77777777" w:rsidR="00572C1E" w:rsidRPr="00572C1E" w:rsidRDefault="00572C1E" w:rsidP="00572C1E">
      <w:pPr>
        <w:rPr>
          <w:rFonts w:ascii="Georgia" w:hAnsi="Georgia"/>
          <w:sz w:val="21"/>
          <w:szCs w:val="21"/>
        </w:rPr>
      </w:pPr>
    </w:p>
    <w:p w14:paraId="4F40EFC1" w14:textId="77777777" w:rsidR="00572C1E" w:rsidRPr="00572C1E" w:rsidRDefault="00572C1E" w:rsidP="00572C1E">
      <w:pPr>
        <w:rPr>
          <w:rFonts w:ascii="Georgia" w:hAnsi="Georgia"/>
          <w:sz w:val="21"/>
          <w:szCs w:val="21"/>
        </w:rPr>
      </w:pPr>
      <w:r w:rsidRPr="00572C1E">
        <w:rPr>
          <w:rFonts w:ascii="Georgia" w:hAnsi="Georgia"/>
          <w:sz w:val="21"/>
          <w:szCs w:val="21"/>
        </w:rPr>
        <w:t>Firmenname</w:t>
      </w:r>
    </w:p>
    <w:p w14:paraId="093A9582" w14:textId="77777777" w:rsidR="00572C1E" w:rsidRPr="00572C1E" w:rsidRDefault="00572C1E" w:rsidP="00572C1E">
      <w:pPr>
        <w:rPr>
          <w:rFonts w:ascii="Georgia" w:hAnsi="Georgia"/>
          <w:sz w:val="21"/>
          <w:szCs w:val="21"/>
        </w:rPr>
      </w:pPr>
      <w:r w:rsidRPr="00572C1E">
        <w:rPr>
          <w:rFonts w:ascii="Georgia" w:hAnsi="Georgia"/>
          <w:sz w:val="21"/>
          <w:szCs w:val="21"/>
        </w:rPr>
        <w:t>Musterstraße 23</w:t>
      </w:r>
    </w:p>
    <w:p w14:paraId="27866043" w14:textId="77777777" w:rsidR="00572C1E" w:rsidRPr="00572C1E" w:rsidRDefault="00572C1E" w:rsidP="00572C1E">
      <w:pPr>
        <w:rPr>
          <w:rFonts w:ascii="Georgia" w:hAnsi="Georgia"/>
          <w:sz w:val="21"/>
          <w:szCs w:val="21"/>
        </w:rPr>
      </w:pPr>
      <w:r w:rsidRPr="00572C1E">
        <w:rPr>
          <w:rFonts w:ascii="Georgia" w:hAnsi="Georgia"/>
          <w:sz w:val="21"/>
          <w:szCs w:val="21"/>
        </w:rPr>
        <w:t>12345 Musterstadt</w:t>
      </w:r>
    </w:p>
    <w:p w14:paraId="6927C17B" w14:textId="77777777" w:rsidR="00572C1E" w:rsidRPr="00572C1E" w:rsidRDefault="00572C1E" w:rsidP="00572C1E">
      <w:pPr>
        <w:rPr>
          <w:rFonts w:ascii="Georgia" w:hAnsi="Georgia"/>
          <w:sz w:val="21"/>
          <w:szCs w:val="21"/>
        </w:rPr>
      </w:pPr>
    </w:p>
    <w:p w14:paraId="35366F0A" w14:textId="2C35D8A4" w:rsidR="00572C1E" w:rsidRPr="00572C1E" w:rsidRDefault="006F3E6C" w:rsidP="00572C1E">
      <w:pPr>
        <w:jc w:val="right"/>
        <w:rPr>
          <w:rFonts w:ascii="Georgia" w:hAnsi="Georgia"/>
          <w:sz w:val="21"/>
          <w:szCs w:val="21"/>
        </w:rPr>
      </w:pPr>
      <w:r>
        <w:rPr>
          <w:rFonts w:ascii="Georgia" w:hAnsi="Georgia"/>
          <w:sz w:val="21"/>
          <w:szCs w:val="21"/>
        </w:rPr>
        <w:t>Hyderabad</w:t>
      </w:r>
      <w:r w:rsidR="00572C1E" w:rsidRPr="00572C1E">
        <w:rPr>
          <w:rFonts w:ascii="Georgia" w:hAnsi="Georgia"/>
          <w:sz w:val="21"/>
          <w:szCs w:val="21"/>
        </w:rPr>
        <w:t xml:space="preserve">, </w:t>
      </w:r>
      <w:r w:rsidR="008F228C">
        <w:rPr>
          <w:rFonts w:ascii="Georgia" w:hAnsi="Georgia"/>
          <w:sz w:val="21"/>
          <w:szCs w:val="21"/>
        </w:rPr>
        <w:t>21.11.2023</w:t>
      </w:r>
    </w:p>
    <w:p w14:paraId="044EA6EE" w14:textId="77777777" w:rsidR="00572C1E" w:rsidRPr="00572C1E" w:rsidRDefault="00572C1E" w:rsidP="00572C1E">
      <w:pPr>
        <w:rPr>
          <w:rFonts w:ascii="Georgia" w:hAnsi="Georgia"/>
          <w:sz w:val="21"/>
          <w:szCs w:val="21"/>
        </w:rPr>
      </w:pPr>
    </w:p>
    <w:p w14:paraId="5866B933" w14:textId="77777777" w:rsidR="00572C1E" w:rsidRPr="00572C1E" w:rsidRDefault="00572C1E" w:rsidP="00572C1E">
      <w:pPr>
        <w:jc w:val="both"/>
        <w:rPr>
          <w:rFonts w:ascii="Georgia" w:hAnsi="Georgia"/>
          <w:b/>
          <w:bCs/>
          <w:sz w:val="21"/>
          <w:szCs w:val="21"/>
        </w:rPr>
      </w:pPr>
      <w:r w:rsidRPr="00572C1E">
        <w:rPr>
          <w:rFonts w:ascii="Georgia" w:hAnsi="Georgia"/>
          <w:b/>
          <w:bCs/>
          <w:sz w:val="21"/>
          <w:szCs w:val="21"/>
        </w:rPr>
        <w:t>Bewerbung um ein Praktikum im Bereich Consulting - XYZ</w:t>
      </w:r>
    </w:p>
    <w:p w14:paraId="77DBB0F7" w14:textId="77777777" w:rsidR="00572C1E" w:rsidRPr="00572C1E" w:rsidRDefault="00572C1E" w:rsidP="00572C1E">
      <w:pPr>
        <w:jc w:val="both"/>
        <w:rPr>
          <w:rFonts w:ascii="Georgia" w:hAnsi="Georgia"/>
          <w:sz w:val="21"/>
          <w:szCs w:val="21"/>
        </w:rPr>
      </w:pPr>
    </w:p>
    <w:p w14:paraId="4220F2F5" w14:textId="77777777" w:rsidR="00572C1E" w:rsidRPr="00572C1E" w:rsidRDefault="00572C1E" w:rsidP="00572C1E">
      <w:pPr>
        <w:jc w:val="both"/>
        <w:rPr>
          <w:rFonts w:ascii="Georgia" w:hAnsi="Georgia"/>
          <w:sz w:val="21"/>
          <w:szCs w:val="21"/>
        </w:rPr>
      </w:pPr>
      <w:r w:rsidRPr="00572C1E">
        <w:rPr>
          <w:rFonts w:ascii="Georgia" w:hAnsi="Georgia"/>
          <w:sz w:val="21"/>
          <w:szCs w:val="21"/>
        </w:rPr>
        <w:t>Sehr geehrte Damen und Herren,</w:t>
      </w:r>
    </w:p>
    <w:p w14:paraId="05158B55" w14:textId="77777777" w:rsidR="00572C1E" w:rsidRPr="00572C1E" w:rsidRDefault="00572C1E" w:rsidP="00572C1E">
      <w:pPr>
        <w:jc w:val="both"/>
        <w:rPr>
          <w:rFonts w:ascii="Georgia" w:hAnsi="Georgia"/>
          <w:sz w:val="21"/>
          <w:szCs w:val="21"/>
        </w:rPr>
      </w:pPr>
    </w:p>
    <w:p w14:paraId="530E786A" w14:textId="1DE13D85" w:rsidR="00572C1E" w:rsidRPr="00572C1E" w:rsidRDefault="00C15B2B" w:rsidP="00572C1E">
      <w:pPr>
        <w:jc w:val="both"/>
        <w:rPr>
          <w:rFonts w:ascii="Georgia" w:hAnsi="Georgia" w:cs="Times New Roman"/>
          <w:sz w:val="21"/>
          <w:szCs w:val="21"/>
        </w:rPr>
      </w:pPr>
      <w:r>
        <w:rPr>
          <w:rFonts w:ascii="Georgia" w:hAnsi="Georgia" w:cs="Times New Roman"/>
          <w:sz w:val="21"/>
          <w:szCs w:val="21"/>
        </w:rPr>
        <w:t>nach dem</w:t>
      </w:r>
      <w:r w:rsidR="00572C1E" w:rsidRPr="00572C1E">
        <w:rPr>
          <w:rFonts w:ascii="Georgia" w:hAnsi="Georgia" w:cs="Times New Roman"/>
          <w:sz w:val="21"/>
          <w:szCs w:val="21"/>
        </w:rPr>
        <w:t xml:space="preserve"> </w:t>
      </w:r>
      <w:r>
        <w:rPr>
          <w:rFonts w:ascii="Georgia" w:hAnsi="Georgia" w:cs="Times New Roman"/>
          <w:sz w:val="21"/>
          <w:szCs w:val="21"/>
        </w:rPr>
        <w:t>Absolvieren des „Entrepreneur’s Skills Certificate“ der Wirtschaftskammer Österreich</w:t>
      </w:r>
      <w:r w:rsidR="00572C1E" w:rsidRPr="00572C1E">
        <w:rPr>
          <w:rFonts w:ascii="Georgia" w:hAnsi="Georgia" w:cs="Times New Roman"/>
          <w:sz w:val="21"/>
          <w:szCs w:val="21"/>
        </w:rPr>
        <w:t xml:space="preserve"> </w:t>
      </w:r>
      <w:r w:rsidR="00D65E01">
        <w:rPr>
          <w:rFonts w:ascii="Georgia" w:hAnsi="Georgia" w:cs="Times New Roman"/>
          <w:sz w:val="21"/>
          <w:szCs w:val="21"/>
        </w:rPr>
        <w:t>begann</w:t>
      </w:r>
      <w:r w:rsidR="00572C1E" w:rsidRPr="00572C1E">
        <w:rPr>
          <w:rFonts w:ascii="Georgia" w:hAnsi="Georgia" w:cs="Times New Roman"/>
          <w:sz w:val="21"/>
          <w:szCs w:val="21"/>
        </w:rPr>
        <w:t xml:space="preserve"> ich</w:t>
      </w:r>
      <w:r w:rsidR="00D65E01">
        <w:rPr>
          <w:rFonts w:ascii="Georgia" w:hAnsi="Georgia" w:cs="Times New Roman"/>
          <w:sz w:val="21"/>
          <w:szCs w:val="21"/>
        </w:rPr>
        <w:t xml:space="preserve"> gegen Ende meiner Schulzeit, mich</w:t>
      </w:r>
      <w:r w:rsidR="00572C1E" w:rsidRPr="00572C1E">
        <w:rPr>
          <w:rFonts w:ascii="Georgia" w:hAnsi="Georgia" w:cs="Times New Roman"/>
          <w:sz w:val="21"/>
          <w:szCs w:val="21"/>
        </w:rPr>
        <w:t xml:space="preserve"> </w:t>
      </w:r>
      <w:r w:rsidR="00AB6303">
        <w:rPr>
          <w:rFonts w:ascii="Georgia" w:hAnsi="Georgia" w:cs="Times New Roman"/>
          <w:sz w:val="21"/>
          <w:szCs w:val="21"/>
        </w:rPr>
        <w:t>intensiv</w:t>
      </w:r>
      <w:r w:rsidR="00D65E01">
        <w:rPr>
          <w:rFonts w:ascii="Georgia" w:hAnsi="Georgia" w:cs="Times New Roman"/>
          <w:sz w:val="21"/>
          <w:szCs w:val="21"/>
        </w:rPr>
        <w:t xml:space="preserve"> mit makroökonomischen Themen auseinanderzusetzen</w:t>
      </w:r>
      <w:r w:rsidR="00572C1E" w:rsidRPr="00572C1E">
        <w:rPr>
          <w:rFonts w:ascii="Georgia" w:hAnsi="Georgia" w:cs="Times New Roman"/>
          <w:sz w:val="21"/>
          <w:szCs w:val="21"/>
        </w:rPr>
        <w:t xml:space="preserve">. </w:t>
      </w:r>
      <w:r w:rsidR="00ED66A4">
        <w:rPr>
          <w:rFonts w:ascii="Georgia" w:hAnsi="Georgia" w:cs="Times New Roman"/>
          <w:sz w:val="21"/>
          <w:szCs w:val="21"/>
        </w:rPr>
        <w:t>Infolge</w:t>
      </w:r>
      <w:r w:rsidR="00BD7974">
        <w:rPr>
          <w:rFonts w:ascii="Georgia" w:hAnsi="Georgia" w:cs="Times New Roman"/>
          <w:sz w:val="21"/>
          <w:szCs w:val="21"/>
        </w:rPr>
        <w:t xml:space="preserve"> diverser</w:t>
      </w:r>
      <w:r>
        <w:rPr>
          <w:rFonts w:ascii="Georgia" w:hAnsi="Georgia" w:cs="Times New Roman"/>
          <w:sz w:val="21"/>
          <w:szCs w:val="21"/>
        </w:rPr>
        <w:t xml:space="preserve"> Gespräche</w:t>
      </w:r>
      <w:r w:rsidR="00BD7974">
        <w:rPr>
          <w:rFonts w:ascii="Georgia" w:hAnsi="Georgia" w:cs="Times New Roman"/>
          <w:sz w:val="21"/>
          <w:szCs w:val="21"/>
        </w:rPr>
        <w:t xml:space="preserve"> </w:t>
      </w:r>
      <w:r w:rsidR="00F97B2F">
        <w:rPr>
          <w:rFonts w:ascii="Georgia" w:hAnsi="Georgia" w:cs="Times New Roman"/>
          <w:sz w:val="21"/>
          <w:szCs w:val="21"/>
        </w:rPr>
        <w:t>mit Menschen, die selbst am Puls der Wirtschaft tätig sind, wurde</w:t>
      </w:r>
      <w:r>
        <w:rPr>
          <w:rFonts w:ascii="Georgia" w:hAnsi="Georgia" w:cs="Times New Roman"/>
          <w:sz w:val="21"/>
          <w:szCs w:val="21"/>
        </w:rPr>
        <w:t xml:space="preserve"> </w:t>
      </w:r>
      <w:r w:rsidR="00F97B2F">
        <w:rPr>
          <w:rFonts w:ascii="Georgia" w:hAnsi="Georgia" w:cs="Times New Roman"/>
          <w:sz w:val="21"/>
          <w:szCs w:val="21"/>
        </w:rPr>
        <w:t xml:space="preserve">mein </w:t>
      </w:r>
      <w:r w:rsidR="00F97B2F" w:rsidRPr="00D65E01">
        <w:rPr>
          <w:rFonts w:ascii="Georgia" w:hAnsi="Georgia" w:cs="Times New Roman"/>
          <w:sz w:val="21"/>
          <w:szCs w:val="21"/>
        </w:rPr>
        <w:t xml:space="preserve">Interesse </w:t>
      </w:r>
      <w:del w:id="0" w:author="David Döbele" w:date="2023-11-21T19:31:00Z">
        <w:r w:rsidR="00F97B2F" w:rsidDel="00A62989">
          <w:rPr>
            <w:rFonts w:ascii="Georgia" w:hAnsi="Georgia" w:cs="Times New Roman"/>
            <w:sz w:val="21"/>
            <w:szCs w:val="21"/>
          </w:rPr>
          <w:delText xml:space="preserve">am </w:delText>
        </w:r>
      </w:del>
      <w:r w:rsidR="008F228C">
        <w:rPr>
          <w:rFonts w:ascii="Georgia" w:hAnsi="Georgia" w:cs="Times New Roman"/>
          <w:sz w:val="21"/>
          <w:szCs w:val="21"/>
        </w:rPr>
        <w:t>an der Strategieberatung</w:t>
      </w:r>
      <w:r w:rsidR="00F97B2F">
        <w:rPr>
          <w:rFonts w:ascii="Georgia" w:hAnsi="Georgia" w:cs="Times New Roman"/>
          <w:sz w:val="21"/>
          <w:szCs w:val="21"/>
        </w:rPr>
        <w:t xml:space="preserve"> geweckt</w:t>
      </w:r>
      <w:r w:rsidR="00572C1E">
        <w:rPr>
          <w:rFonts w:ascii="Georgia" w:hAnsi="Georgia" w:cs="Times New Roman"/>
          <w:sz w:val="21"/>
          <w:szCs w:val="21"/>
        </w:rPr>
        <w:t xml:space="preserve">. </w:t>
      </w:r>
      <w:r w:rsidR="00F97B2F">
        <w:rPr>
          <w:rFonts w:ascii="Georgia" w:hAnsi="Georgia" w:cs="Times New Roman"/>
          <w:sz w:val="21"/>
          <w:szCs w:val="21"/>
        </w:rPr>
        <w:t>Damit assoziiere ich spannende Einblicke in die verschiedensten Bereiche einer Branche</w:t>
      </w:r>
      <w:r w:rsidR="001D2C96">
        <w:rPr>
          <w:rFonts w:ascii="Georgia" w:hAnsi="Georgia" w:cs="Times New Roman"/>
          <w:sz w:val="21"/>
          <w:szCs w:val="21"/>
        </w:rPr>
        <w:t xml:space="preserve"> und</w:t>
      </w:r>
      <w:r w:rsidR="00AB2A0D">
        <w:rPr>
          <w:rFonts w:ascii="Georgia" w:hAnsi="Georgia" w:cs="Times New Roman"/>
          <w:sz w:val="21"/>
          <w:szCs w:val="21"/>
        </w:rPr>
        <w:t xml:space="preserve"> eine steile Lernkurve durch sich stets verändernde Projekte</w:t>
      </w:r>
      <w:r w:rsidR="009D066B">
        <w:rPr>
          <w:rFonts w:ascii="Georgia" w:hAnsi="Georgia" w:cs="Times New Roman"/>
          <w:sz w:val="21"/>
          <w:szCs w:val="21"/>
        </w:rPr>
        <w:t xml:space="preserve">. </w:t>
      </w:r>
      <w:r w:rsidR="001D2C96">
        <w:rPr>
          <w:rFonts w:ascii="Georgia" w:hAnsi="Georgia" w:cs="Times New Roman"/>
          <w:sz w:val="21"/>
          <w:szCs w:val="21"/>
        </w:rPr>
        <w:t>V</w:t>
      </w:r>
      <w:r w:rsidR="00F97B2F">
        <w:rPr>
          <w:rFonts w:ascii="Georgia" w:hAnsi="Georgia" w:cs="Times New Roman"/>
          <w:sz w:val="21"/>
          <w:szCs w:val="21"/>
        </w:rPr>
        <w:t>or</w:t>
      </w:r>
      <w:r w:rsidR="00AB2A0D">
        <w:rPr>
          <w:rFonts w:ascii="Georgia" w:hAnsi="Georgia" w:cs="Times New Roman"/>
          <w:sz w:val="21"/>
          <w:szCs w:val="21"/>
        </w:rPr>
        <w:t xml:space="preserve"> </w:t>
      </w:r>
      <w:r w:rsidR="00F97B2F">
        <w:rPr>
          <w:rFonts w:ascii="Georgia" w:hAnsi="Georgia" w:cs="Times New Roman"/>
          <w:sz w:val="21"/>
          <w:szCs w:val="21"/>
        </w:rPr>
        <w:t xml:space="preserve">allem aber fasziniert mich </w:t>
      </w:r>
      <w:r w:rsidR="00AB2A0D">
        <w:rPr>
          <w:rFonts w:ascii="Georgia" w:hAnsi="Georgia" w:cs="Times New Roman"/>
          <w:sz w:val="21"/>
          <w:szCs w:val="21"/>
        </w:rPr>
        <w:t xml:space="preserve">die Herausforderung, die Ausgangssituation eines Unternehmens aus externer Perspektive zu analysieren und </w:t>
      </w:r>
      <w:r w:rsidR="00D65E01">
        <w:rPr>
          <w:rFonts w:ascii="Georgia" w:hAnsi="Georgia" w:cs="Times New Roman"/>
          <w:sz w:val="21"/>
          <w:szCs w:val="21"/>
        </w:rPr>
        <w:t xml:space="preserve">mit einem individuellen </w:t>
      </w:r>
      <w:r w:rsidR="00AB2A0D">
        <w:rPr>
          <w:rFonts w:ascii="Georgia" w:hAnsi="Georgia" w:cs="Times New Roman"/>
          <w:sz w:val="21"/>
          <w:szCs w:val="21"/>
        </w:rPr>
        <w:t>Konzept nachhaltiges Wachstum zu generieren</w:t>
      </w:r>
      <w:r>
        <w:rPr>
          <w:rFonts w:ascii="Georgia" w:hAnsi="Georgia" w:cs="Times New Roman"/>
          <w:sz w:val="21"/>
          <w:szCs w:val="21"/>
        </w:rPr>
        <w:t xml:space="preserve">. </w:t>
      </w:r>
      <w:r w:rsidR="00572C1E" w:rsidRPr="00572C1E">
        <w:rPr>
          <w:rFonts w:ascii="Georgia" w:hAnsi="Georgia" w:cs="Times New Roman"/>
          <w:sz w:val="21"/>
          <w:szCs w:val="21"/>
        </w:rPr>
        <w:t>Um</w:t>
      </w:r>
      <w:r w:rsidR="009D066B">
        <w:rPr>
          <w:rFonts w:ascii="Georgia" w:hAnsi="Georgia" w:cs="Times New Roman"/>
          <w:sz w:val="21"/>
          <w:szCs w:val="21"/>
        </w:rPr>
        <w:t xml:space="preserve"> eines Tages selbst </w:t>
      </w:r>
      <w:r w:rsidR="00AB2A0D">
        <w:rPr>
          <w:rFonts w:ascii="Georgia" w:hAnsi="Georgia" w:cs="Times New Roman"/>
          <w:sz w:val="21"/>
          <w:szCs w:val="21"/>
        </w:rPr>
        <w:t>an der Entstehung solcher Konzepte mitzuwirken</w:t>
      </w:r>
      <w:r w:rsidR="00572C1E" w:rsidRPr="00572C1E">
        <w:rPr>
          <w:rFonts w:ascii="Georgia" w:hAnsi="Georgia" w:cs="Times New Roman"/>
          <w:sz w:val="21"/>
          <w:szCs w:val="21"/>
        </w:rPr>
        <w:t xml:space="preserve">, möchte ich Sie ab Juli 2024 gerne als </w:t>
      </w:r>
      <w:r w:rsidR="00AB2A0D">
        <w:rPr>
          <w:rFonts w:ascii="Georgia" w:hAnsi="Georgia" w:cs="Times New Roman"/>
          <w:sz w:val="21"/>
          <w:szCs w:val="21"/>
        </w:rPr>
        <w:t>Prakt</w:t>
      </w:r>
      <w:r w:rsidR="00572C1E" w:rsidRPr="00572C1E">
        <w:rPr>
          <w:rFonts w:ascii="Georgia" w:hAnsi="Georgia" w:cs="Times New Roman"/>
          <w:sz w:val="21"/>
          <w:szCs w:val="21"/>
        </w:rPr>
        <w:t>ikant für eine Dauer von sechs bis acht Wochen unterstützen.</w:t>
      </w:r>
    </w:p>
    <w:p w14:paraId="2A323345" w14:textId="77777777" w:rsidR="00572C1E" w:rsidRPr="00572C1E" w:rsidRDefault="00572C1E" w:rsidP="00572C1E">
      <w:pPr>
        <w:jc w:val="both"/>
        <w:rPr>
          <w:rFonts w:ascii="Georgia" w:hAnsi="Georgia"/>
          <w:sz w:val="21"/>
          <w:szCs w:val="21"/>
        </w:rPr>
      </w:pPr>
    </w:p>
    <w:p w14:paraId="775D31FE" w14:textId="71EB60BB" w:rsidR="00572C1E" w:rsidRPr="00572C1E" w:rsidRDefault="00572C1E" w:rsidP="00572C1E">
      <w:pPr>
        <w:jc w:val="both"/>
        <w:rPr>
          <w:rFonts w:ascii="Georgia" w:hAnsi="Georgia" w:cs="Times New Roman"/>
          <w:sz w:val="21"/>
          <w:szCs w:val="21"/>
        </w:rPr>
      </w:pPr>
      <w:r w:rsidRPr="00572C1E">
        <w:rPr>
          <w:rFonts w:ascii="Georgia" w:hAnsi="Georgia" w:cs="Times New Roman"/>
          <w:sz w:val="21"/>
          <w:szCs w:val="21"/>
        </w:rPr>
        <w:t xml:space="preserve">Bereits während meiner Gymnasialzeit habe ich </w:t>
      </w:r>
      <w:r w:rsidR="008F2AB5">
        <w:rPr>
          <w:rFonts w:ascii="Georgia" w:hAnsi="Georgia" w:cs="Times New Roman"/>
          <w:sz w:val="21"/>
          <w:szCs w:val="21"/>
        </w:rPr>
        <w:t>mittels</w:t>
      </w:r>
      <w:r w:rsidRPr="00572C1E">
        <w:rPr>
          <w:rFonts w:ascii="Georgia" w:hAnsi="Georgia" w:cs="Times New Roman"/>
          <w:sz w:val="21"/>
          <w:szCs w:val="21"/>
        </w:rPr>
        <w:t xml:space="preserve"> hervorragende</w:t>
      </w:r>
      <w:r w:rsidR="00D65E01">
        <w:rPr>
          <w:rFonts w:ascii="Georgia" w:hAnsi="Georgia" w:cs="Times New Roman"/>
          <w:sz w:val="21"/>
          <w:szCs w:val="21"/>
        </w:rPr>
        <w:t>r</w:t>
      </w:r>
      <w:r w:rsidRPr="00572C1E">
        <w:rPr>
          <w:rFonts w:ascii="Georgia" w:hAnsi="Georgia" w:cs="Times New Roman"/>
          <w:sz w:val="21"/>
          <w:szCs w:val="21"/>
        </w:rPr>
        <w:t xml:space="preserve"> schulische</w:t>
      </w:r>
      <w:r w:rsidR="00D65E01">
        <w:rPr>
          <w:rFonts w:ascii="Georgia" w:hAnsi="Georgia" w:cs="Times New Roman"/>
          <w:sz w:val="21"/>
          <w:szCs w:val="21"/>
        </w:rPr>
        <w:t>r</w:t>
      </w:r>
      <w:r w:rsidRPr="00572C1E">
        <w:rPr>
          <w:rFonts w:ascii="Georgia" w:hAnsi="Georgia" w:cs="Times New Roman"/>
          <w:sz w:val="21"/>
          <w:szCs w:val="21"/>
        </w:rPr>
        <w:t xml:space="preserve"> Leistungen gezeigt, dass ich ein Ziel konsequent verfolgen und mich gewissenhaft in verschiedene Aufgabenbereiche einarbeiten kann. Außerdem übernahm ich schon damals gerne Verantwortung, weshalb ich in der elften Klasse die Chance ergriff, mich als Schülersprecher zu engagieren. In einem lehrreichen und zugleich herausfordernden Jahr startete ich Kooperationen mit zwei lokalen Unternehmen und verbesserte meine Kommunikationsfähigkeiten </w:t>
      </w:r>
      <w:r w:rsidR="00E2482E">
        <w:rPr>
          <w:rFonts w:ascii="Georgia" w:hAnsi="Georgia" w:cs="Times New Roman"/>
          <w:sz w:val="21"/>
          <w:szCs w:val="21"/>
        </w:rPr>
        <w:t>im Rahmen</w:t>
      </w:r>
      <w:r w:rsidRPr="00572C1E">
        <w:rPr>
          <w:rFonts w:ascii="Georgia" w:hAnsi="Georgia" w:cs="Times New Roman"/>
          <w:sz w:val="21"/>
          <w:szCs w:val="21"/>
        </w:rPr>
        <w:t xml:space="preserve"> internationaler Schülervertretungstreffen. Primär stärkte ich jedoch meine Führungsqualitäten durch die Leitung eines engagierten Teams, das sich tatkräftig für unsere Mitschülerinnen und Mitschüler einsetzte. Mein Schuldirektor schätzte dabei insbesondere meine gelassene Herangehensweise, die ich selbst unter Druck bewahren konnte. Diese Fertigkeit möchte ich gepaart mit meiner Neugierde auf das Aufgabenspektrum im </w:t>
      </w:r>
      <w:r w:rsidR="00AC1307" w:rsidRPr="00406038">
        <w:rPr>
          <w:rFonts w:ascii="Georgia" w:hAnsi="Georgia" w:cs="Times New Roman"/>
          <w:sz w:val="21"/>
          <w:szCs w:val="21"/>
        </w:rPr>
        <w:t>Consulting</w:t>
      </w:r>
      <w:r w:rsidRPr="00572C1E">
        <w:rPr>
          <w:rFonts w:ascii="Georgia" w:hAnsi="Georgia" w:cs="Times New Roman"/>
          <w:sz w:val="21"/>
          <w:szCs w:val="21"/>
        </w:rPr>
        <w:t xml:space="preserve"> gerne im </w:t>
      </w:r>
      <w:r w:rsidR="00214E54">
        <w:rPr>
          <w:rFonts w:ascii="Georgia" w:hAnsi="Georgia" w:cs="Times New Roman"/>
          <w:sz w:val="21"/>
          <w:szCs w:val="21"/>
        </w:rPr>
        <w:t>Zuge</w:t>
      </w:r>
      <w:r w:rsidRPr="00572C1E">
        <w:rPr>
          <w:rFonts w:ascii="Georgia" w:hAnsi="Georgia" w:cs="Times New Roman"/>
          <w:sz w:val="21"/>
          <w:szCs w:val="21"/>
        </w:rPr>
        <w:t xml:space="preserve"> eines Praktikums bei Ihnen einbringen.</w:t>
      </w:r>
    </w:p>
    <w:p w14:paraId="24839639" w14:textId="77777777" w:rsidR="00572C1E" w:rsidRPr="00572C1E" w:rsidRDefault="00572C1E" w:rsidP="00572C1E">
      <w:pPr>
        <w:jc w:val="both"/>
        <w:rPr>
          <w:rFonts w:ascii="Georgia" w:hAnsi="Georgia"/>
          <w:sz w:val="21"/>
          <w:szCs w:val="21"/>
        </w:rPr>
      </w:pPr>
    </w:p>
    <w:p w14:paraId="6726CE77" w14:textId="77777777" w:rsidR="00572C1E" w:rsidRPr="00572C1E" w:rsidRDefault="00572C1E" w:rsidP="00572C1E">
      <w:pPr>
        <w:jc w:val="both"/>
        <w:rPr>
          <w:rFonts w:ascii="Georgia" w:hAnsi="Georgia"/>
          <w:sz w:val="21"/>
          <w:szCs w:val="21"/>
        </w:rPr>
      </w:pPr>
      <w:r w:rsidRPr="00572C1E">
        <w:rPr>
          <w:rFonts w:ascii="Georgia" w:hAnsi="Georgia"/>
          <w:sz w:val="21"/>
          <w:szCs w:val="21"/>
        </w:rPr>
        <w:t xml:space="preserve">Company XYZ scheint mir für dieses Praktikum ideal. Neben Ihrem Status als führende Gesellschaft im Bereich Advisory Services gefällt mir besonders die Tatsache, dass Sie durch Ihren hohen Fokus auf Diversität die Entwicklung eines jeden Einzelnen fördern und dadurch einen langfristigen Erfolg Ihrer Mandanten sicherstellen können. Während meiner Zeit in XY habe ich ebenso festgestellt, dass eine Zusammenarbeit mit Menschen aus verschiedenen Kulturen und verschiedenen Hintergründen den persönlichen Horizont erweitert, was eine enorm wichtige Eigenschaft in unserer Gesellschaft ist. Besonders spannend finde ich zudem Ihre breite Aufstellung in der XY-Branche, da ich durch den demografischen Wandel und die Digitalisierung ein großes Potenzial in diesem Sektor sehe und es mich schon immer fasziniert hat, wie schnell sich die Branche wandelt und im Zuge immer neuer Herausforderungen anpassen kann. Dadurch kann ich mir sehr gut vorstellen, mich bei Berufseinstieg auf die XY-Branche festzulegen, wodurch Sie die perfekte Adresse für dieses Praktikum sind. </w:t>
      </w:r>
    </w:p>
    <w:p w14:paraId="56CB8931" w14:textId="77777777" w:rsidR="00572C1E" w:rsidRPr="00572C1E" w:rsidRDefault="00572C1E" w:rsidP="00572C1E">
      <w:pPr>
        <w:jc w:val="both"/>
        <w:rPr>
          <w:rFonts w:ascii="Georgia" w:hAnsi="Georgia"/>
          <w:sz w:val="21"/>
          <w:szCs w:val="21"/>
        </w:rPr>
      </w:pPr>
    </w:p>
    <w:p w14:paraId="6299A6DE" w14:textId="6C6FBDC1" w:rsidR="00972CBE" w:rsidRPr="00BC5172" w:rsidRDefault="00972CBE" w:rsidP="00972CBE">
      <w:pPr>
        <w:jc w:val="both"/>
        <w:rPr>
          <w:rFonts w:ascii="Georgia" w:hAnsi="Georgia" w:cs="Times New Roman"/>
          <w:sz w:val="21"/>
          <w:szCs w:val="21"/>
        </w:rPr>
      </w:pPr>
      <w:r w:rsidRPr="00BC5172">
        <w:rPr>
          <w:rFonts w:ascii="Georgia" w:hAnsi="Georgia" w:cs="Times New Roman"/>
          <w:sz w:val="21"/>
          <w:szCs w:val="21"/>
        </w:rPr>
        <w:t>Von dem Praktikum</w:t>
      </w:r>
      <w:r>
        <w:rPr>
          <w:rFonts w:ascii="Georgia" w:hAnsi="Georgia" w:cs="Times New Roman"/>
          <w:sz w:val="21"/>
          <w:szCs w:val="21"/>
        </w:rPr>
        <w:t xml:space="preserve"> </w:t>
      </w:r>
      <w:r w:rsidRPr="00406038">
        <w:rPr>
          <w:rFonts w:ascii="Georgia" w:hAnsi="Georgia" w:cs="Times New Roman"/>
          <w:sz w:val="21"/>
          <w:szCs w:val="21"/>
        </w:rPr>
        <w:t>in der Strategieberatung</w:t>
      </w:r>
      <w:r>
        <w:rPr>
          <w:rFonts w:ascii="Georgia" w:hAnsi="Georgia" w:cs="Times New Roman"/>
          <w:sz w:val="21"/>
          <w:szCs w:val="21"/>
        </w:rPr>
        <w:t xml:space="preserve"> erhoffe ich mir durch spannende Einblicke in den Bereich </w:t>
      </w:r>
      <w:r w:rsidRPr="00406038">
        <w:rPr>
          <w:rFonts w:ascii="Georgia" w:hAnsi="Georgia" w:cs="Times New Roman"/>
          <w:sz w:val="21"/>
          <w:szCs w:val="21"/>
        </w:rPr>
        <w:t>XY</w:t>
      </w:r>
      <w:r>
        <w:rPr>
          <w:rFonts w:ascii="Georgia" w:hAnsi="Georgia" w:cs="Times New Roman"/>
          <w:sz w:val="21"/>
          <w:szCs w:val="21"/>
        </w:rPr>
        <w:t xml:space="preserve"> eine steile Lernkurve sowie die Möglichkeit, meine eigenen Ideen proaktiv einbringen zu dürfen. Ich bin überzeugt, dass ich durch meine Zielstrebigkeit sowie durch mein junges Alter und die damit einhergehende Wissbegierde eine Bereicherung für </w:t>
      </w:r>
      <w:r w:rsidRPr="00406038">
        <w:rPr>
          <w:rFonts w:ascii="Georgia" w:hAnsi="Georgia" w:cs="Times New Roman"/>
          <w:sz w:val="21"/>
          <w:szCs w:val="21"/>
        </w:rPr>
        <w:t>Firmenname</w:t>
      </w:r>
      <w:r>
        <w:rPr>
          <w:rFonts w:ascii="Georgia" w:hAnsi="Georgia" w:cs="Times New Roman"/>
          <w:sz w:val="21"/>
          <w:szCs w:val="21"/>
        </w:rPr>
        <w:t xml:space="preserve"> sein werde und würde Sie ausgesprochen gerne in einem Gespräch per Videokonferenz von mir überzeugen.</w:t>
      </w:r>
    </w:p>
    <w:p w14:paraId="106D11FF" w14:textId="77777777" w:rsidR="00572C1E" w:rsidRPr="00572C1E" w:rsidRDefault="00572C1E" w:rsidP="00572C1E">
      <w:pPr>
        <w:jc w:val="both"/>
        <w:rPr>
          <w:rFonts w:ascii="Georgia" w:hAnsi="Georgia"/>
          <w:sz w:val="21"/>
          <w:szCs w:val="21"/>
        </w:rPr>
      </w:pPr>
    </w:p>
    <w:p w14:paraId="4358201B" w14:textId="77777777" w:rsidR="00572C1E" w:rsidRPr="00572C1E" w:rsidRDefault="00572C1E" w:rsidP="00572C1E">
      <w:pPr>
        <w:jc w:val="both"/>
        <w:rPr>
          <w:rFonts w:ascii="Georgia" w:hAnsi="Georgia"/>
          <w:sz w:val="21"/>
          <w:szCs w:val="21"/>
        </w:rPr>
      </w:pPr>
      <w:r w:rsidRPr="00572C1E">
        <w:rPr>
          <w:rFonts w:ascii="Georgia" w:hAnsi="Georgia"/>
          <w:sz w:val="21"/>
          <w:szCs w:val="21"/>
        </w:rPr>
        <w:t>Mit freundlichen Grüßen</w:t>
      </w:r>
    </w:p>
    <w:p w14:paraId="0889BB10" w14:textId="53623D69" w:rsidR="007D319F" w:rsidRDefault="003E063C">
      <w:pPr>
        <w:rPr>
          <w:sz w:val="21"/>
          <w:szCs w:val="21"/>
        </w:rPr>
      </w:pPr>
      <w:r>
        <w:rPr>
          <w:rFonts w:ascii="Georgia" w:hAnsi="Georgia" w:cs="Times New Roman"/>
          <w:noProof/>
          <w:sz w:val="21"/>
          <w:szCs w:val="21"/>
          <w14:ligatures w14:val="standardContextual"/>
        </w:rPr>
        <w:drawing>
          <wp:anchor distT="0" distB="0" distL="114300" distR="114300" simplePos="0" relativeHeight="251659264" behindDoc="0" locked="0" layoutInCell="1" allowOverlap="1" wp14:anchorId="1F02507E" wp14:editId="198EE814">
            <wp:simplePos x="0" y="0"/>
            <wp:positionH relativeFrom="column">
              <wp:posOffset>1270</wp:posOffset>
            </wp:positionH>
            <wp:positionV relativeFrom="paragraph">
              <wp:posOffset>128905</wp:posOffset>
            </wp:positionV>
            <wp:extent cx="1144270" cy="313055"/>
            <wp:effectExtent l="0" t="0" r="0" b="4445"/>
            <wp:wrapThrough wrapText="bothSides">
              <wp:wrapPolygon edited="0">
                <wp:start x="8391" y="0"/>
                <wp:lineTo x="7432" y="2629"/>
                <wp:lineTo x="5274" y="12268"/>
                <wp:lineTo x="0" y="14897"/>
                <wp:lineTo x="0" y="19278"/>
                <wp:lineTo x="4075" y="21030"/>
                <wp:lineTo x="5274" y="21030"/>
                <wp:lineTo x="9110" y="21030"/>
                <wp:lineTo x="16781" y="16649"/>
                <wp:lineTo x="16542" y="14020"/>
                <wp:lineTo x="21336" y="7886"/>
                <wp:lineTo x="21336" y="6134"/>
                <wp:lineTo x="9589" y="0"/>
                <wp:lineTo x="8391" y="0"/>
              </wp:wrapPolygon>
            </wp:wrapThrough>
            <wp:docPr id="731986131"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986131" name="Picture 1" descr="A black background with a black square&#10;&#10;Description automatically generated with medium confidence"/>
                    <pic:cNvPicPr/>
                  </pic:nvPicPr>
                  <pic:blipFill>
                    <a:blip r:embed="rId4" cstate="print">
                      <a:extLst>
                        <a:ext uri="{28A0092B-C50C-407E-A947-70E740481C1C}">
                          <a14:useLocalDpi xmlns:a14="http://schemas.microsoft.com/office/drawing/2010/main" val="0"/>
                        </a:ext>
                      </a:extLst>
                    </a:blip>
                    <a:stretch>
                      <a:fillRect/>
                    </a:stretch>
                  </pic:blipFill>
                  <pic:spPr>
                    <a:xfrm>
                      <a:off x="0" y="0"/>
                      <a:ext cx="1144270" cy="313055"/>
                    </a:xfrm>
                    <a:prstGeom prst="rect">
                      <a:avLst/>
                    </a:prstGeom>
                  </pic:spPr>
                </pic:pic>
              </a:graphicData>
            </a:graphic>
            <wp14:sizeRelH relativeFrom="page">
              <wp14:pctWidth>0</wp14:pctWidth>
            </wp14:sizeRelH>
            <wp14:sizeRelV relativeFrom="page">
              <wp14:pctHeight>0</wp14:pctHeight>
            </wp14:sizeRelV>
          </wp:anchor>
        </w:drawing>
      </w:r>
    </w:p>
    <w:p w14:paraId="386CCC4C" w14:textId="36617214" w:rsidR="001D2C96" w:rsidRPr="00572C1E" w:rsidRDefault="001D2C96">
      <w:pPr>
        <w:rPr>
          <w:sz w:val="21"/>
          <w:szCs w:val="21"/>
        </w:rPr>
      </w:pPr>
    </w:p>
    <w:sectPr w:rsidR="001D2C96" w:rsidRPr="00572C1E" w:rsidSect="00F06D19">
      <w:pgSz w:w="11900" w:h="16840"/>
      <w:pgMar w:top="907" w:right="1418" w:bottom="62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19F"/>
    <w:rsid w:val="001D2C96"/>
    <w:rsid w:val="00214E54"/>
    <w:rsid w:val="003459C5"/>
    <w:rsid w:val="003E063C"/>
    <w:rsid w:val="00406038"/>
    <w:rsid w:val="00572C1E"/>
    <w:rsid w:val="006F3E6C"/>
    <w:rsid w:val="007D319F"/>
    <w:rsid w:val="008F228C"/>
    <w:rsid w:val="008F2AB5"/>
    <w:rsid w:val="0093192A"/>
    <w:rsid w:val="00972CBE"/>
    <w:rsid w:val="009D066B"/>
    <w:rsid w:val="00A62989"/>
    <w:rsid w:val="00AB2A0D"/>
    <w:rsid w:val="00AB6303"/>
    <w:rsid w:val="00AC1307"/>
    <w:rsid w:val="00BD7974"/>
    <w:rsid w:val="00C15B2B"/>
    <w:rsid w:val="00D65E01"/>
    <w:rsid w:val="00E2482E"/>
    <w:rsid w:val="00ED66A4"/>
    <w:rsid w:val="00F97B2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4:docId w14:val="17629AB4"/>
  <w15:chartTrackingRefBased/>
  <w15:docId w15:val="{6ABDBCA7-F6A3-5647-9585-3BE1C323D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72C1E"/>
    <w:rPr>
      <w:kern w:val="0"/>
      <w:lang w:val="de-DE"/>
      <w14:ligatures w14:val="non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berarbeitung">
    <w:name w:val="Revision"/>
    <w:hidden/>
    <w:uiPriority w:val="99"/>
    <w:semiHidden/>
    <w:rsid w:val="00A62989"/>
    <w:rPr>
      <w:kern w:val="0"/>
      <w:lang w:val="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507</Words>
  <Characters>3200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 Michael</dc:creator>
  <cp:keywords/>
  <dc:description/>
  <cp:lastModifiedBy>David Döbele</cp:lastModifiedBy>
  <cp:revision>18</cp:revision>
  <dcterms:created xsi:type="dcterms:W3CDTF">2023-11-17T07:47:00Z</dcterms:created>
  <dcterms:modified xsi:type="dcterms:W3CDTF">2023-11-21T18:31:00Z</dcterms:modified>
</cp:coreProperties>
</file>