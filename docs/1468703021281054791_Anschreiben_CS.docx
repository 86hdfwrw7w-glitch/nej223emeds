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4AC45CE" w:rsidR="006D2592" w:rsidRPr="006B0E50" w:rsidRDefault="00765B0A" w:rsidP="006A7895">
      <w:pPr>
        <w:spacing w:after="0" w:line="240" w:lineRule="auto"/>
        <w:jc w:val="right"/>
        <w:rPr>
          <w:rFonts w:ascii="Arial" w:hAnsi="Arial" w:cs="Arial"/>
          <w:sz w:val="20"/>
          <w:szCs w:val="20"/>
          <w:lang w:val="fr-CH"/>
        </w:rPr>
      </w:pPr>
      <w:r w:rsidRPr="006B0E50">
        <w:rPr>
          <w:rFonts w:ascii="Arial" w:hAnsi="Arial" w:cs="Arial"/>
          <w:sz w:val="20"/>
          <w:szCs w:val="20"/>
          <w:lang w:val="fr-CH"/>
        </w:rPr>
        <w:t>Valentino Zaetta</w:t>
      </w:r>
    </w:p>
    <w:p w14:paraId="2458A2A0" w14:textId="60958030" w:rsidR="00857C6F" w:rsidRPr="006B0E50" w:rsidRDefault="00765B0A" w:rsidP="006A7895">
      <w:pPr>
        <w:spacing w:after="0" w:line="240" w:lineRule="auto"/>
        <w:jc w:val="right"/>
        <w:rPr>
          <w:rFonts w:ascii="Arial" w:hAnsi="Arial" w:cs="Arial"/>
          <w:sz w:val="20"/>
          <w:szCs w:val="20"/>
          <w:lang w:val="fr-CH"/>
        </w:rPr>
      </w:pPr>
      <w:proofErr w:type="spellStart"/>
      <w:r w:rsidRPr="006B0E50">
        <w:rPr>
          <w:rFonts w:ascii="Arial" w:hAnsi="Arial" w:cs="Arial"/>
          <w:sz w:val="20"/>
          <w:szCs w:val="20"/>
          <w:lang w:val="fr-CH"/>
        </w:rPr>
        <w:t>Ronystrasse</w:t>
      </w:r>
      <w:proofErr w:type="spellEnd"/>
      <w:r w:rsidRPr="006B0E50">
        <w:rPr>
          <w:rFonts w:ascii="Arial" w:hAnsi="Arial" w:cs="Arial"/>
          <w:sz w:val="20"/>
          <w:szCs w:val="20"/>
          <w:lang w:val="fr-CH"/>
        </w:rPr>
        <w:t xml:space="preserve"> 4a</w:t>
      </w:r>
    </w:p>
    <w:p w14:paraId="451AEE20" w14:textId="49D4F4AC" w:rsidR="00857C6F" w:rsidRPr="006B0E50" w:rsidRDefault="00765B0A" w:rsidP="006A7895">
      <w:pPr>
        <w:spacing w:after="0" w:line="240" w:lineRule="auto"/>
        <w:jc w:val="right"/>
        <w:rPr>
          <w:rFonts w:ascii="Arial" w:hAnsi="Arial" w:cs="Arial"/>
          <w:sz w:val="20"/>
          <w:szCs w:val="20"/>
          <w:lang w:val="fr-CH"/>
        </w:rPr>
      </w:pPr>
      <w:r w:rsidRPr="006B0E50">
        <w:rPr>
          <w:rFonts w:ascii="Arial" w:hAnsi="Arial" w:cs="Arial"/>
          <w:sz w:val="20"/>
          <w:szCs w:val="20"/>
          <w:lang w:val="fr-CH"/>
        </w:rPr>
        <w:t>6331 Hünenberg</w:t>
      </w:r>
    </w:p>
    <w:p w14:paraId="12BA391A" w14:textId="2383B900" w:rsidR="006A7895" w:rsidRPr="006B0E50" w:rsidRDefault="00765B0A" w:rsidP="006A7895">
      <w:pPr>
        <w:spacing w:after="0" w:line="240" w:lineRule="auto"/>
        <w:jc w:val="right"/>
        <w:rPr>
          <w:rFonts w:ascii="Arial" w:hAnsi="Arial" w:cs="Arial"/>
          <w:sz w:val="20"/>
          <w:szCs w:val="20"/>
          <w:lang w:val="en-US"/>
        </w:rPr>
      </w:pPr>
      <w:r w:rsidRPr="006B0E50">
        <w:rPr>
          <w:rFonts w:ascii="Arial" w:hAnsi="Arial" w:cs="Arial"/>
          <w:color w:val="000000"/>
          <w:sz w:val="20"/>
          <w:szCs w:val="20"/>
          <w:lang w:val="en-US"/>
        </w:rPr>
        <w:t>Valentino.zaetta@gmail.com</w:t>
      </w:r>
    </w:p>
    <w:p w14:paraId="382B987F" w14:textId="56803B47" w:rsidR="00A33D44" w:rsidRPr="006B0E50" w:rsidRDefault="006D2592" w:rsidP="00A33D44">
      <w:pPr>
        <w:spacing w:after="0"/>
        <w:jc w:val="right"/>
        <w:rPr>
          <w:rFonts w:ascii="Arial" w:hAnsi="Arial" w:cs="Arial"/>
          <w:color w:val="000000"/>
          <w:sz w:val="20"/>
          <w:szCs w:val="20"/>
          <w:lang w:val="en-US"/>
        </w:rPr>
      </w:pPr>
      <w:r w:rsidRPr="006B0E50">
        <w:rPr>
          <w:rFonts w:ascii="Arial" w:hAnsi="Arial" w:cs="Arial"/>
          <w:color w:val="000000"/>
          <w:sz w:val="20"/>
          <w:szCs w:val="20"/>
          <w:lang w:val="en-US"/>
        </w:rPr>
        <w:t>+</w:t>
      </w:r>
      <w:r w:rsidR="00765B0A" w:rsidRPr="006B0E50">
        <w:rPr>
          <w:rFonts w:ascii="Arial" w:hAnsi="Arial" w:cs="Arial"/>
          <w:color w:val="000000"/>
          <w:sz w:val="20"/>
          <w:szCs w:val="20"/>
          <w:lang w:val="en-US"/>
        </w:rPr>
        <w:t>41 76 683 99 15</w:t>
      </w:r>
    </w:p>
    <w:p w14:paraId="4FFA7063" w14:textId="6B43DABF" w:rsidR="00F74175" w:rsidRPr="006B0E50" w:rsidRDefault="00765B0A" w:rsidP="00A33D44">
      <w:pPr>
        <w:spacing w:after="0"/>
        <w:rPr>
          <w:rFonts w:ascii="Arial" w:hAnsi="Arial" w:cs="Arial"/>
          <w:color w:val="000000"/>
          <w:sz w:val="20"/>
          <w:szCs w:val="20"/>
          <w:lang w:val="de-CH"/>
        </w:rPr>
      </w:pPr>
      <w:r w:rsidRPr="006B0E50">
        <w:rPr>
          <w:rFonts w:ascii="Arial" w:hAnsi="Arial" w:cs="Arial"/>
          <w:color w:val="000000"/>
          <w:sz w:val="20"/>
          <w:szCs w:val="20"/>
          <w:lang w:val="de-CH"/>
        </w:rPr>
        <w:t>Campana Schott</w:t>
      </w:r>
    </w:p>
    <w:p w14:paraId="6A013FD1" w14:textId="1DFFF77A" w:rsidR="00F74175" w:rsidRPr="006B0E50" w:rsidRDefault="00765B0A" w:rsidP="00F74175">
      <w:pPr>
        <w:spacing w:after="0"/>
        <w:rPr>
          <w:rFonts w:ascii="Arial" w:hAnsi="Arial" w:cs="Arial"/>
          <w:sz w:val="20"/>
          <w:szCs w:val="20"/>
        </w:rPr>
      </w:pPr>
      <w:proofErr w:type="spellStart"/>
      <w:r w:rsidRPr="006B0E50">
        <w:rPr>
          <w:rFonts w:ascii="Arial" w:hAnsi="Arial" w:cs="Arial"/>
          <w:sz w:val="20"/>
          <w:szCs w:val="20"/>
        </w:rPr>
        <w:t>Förrlibuckstrasse</w:t>
      </w:r>
      <w:proofErr w:type="spellEnd"/>
      <w:r w:rsidRPr="006B0E50">
        <w:rPr>
          <w:rFonts w:ascii="Arial" w:hAnsi="Arial" w:cs="Arial"/>
          <w:sz w:val="20"/>
          <w:szCs w:val="20"/>
        </w:rPr>
        <w:t xml:space="preserve"> 72</w:t>
      </w:r>
      <w:r w:rsidR="00F74175" w:rsidRPr="006B0E50">
        <w:rPr>
          <w:rFonts w:ascii="Arial" w:hAnsi="Arial" w:cs="Arial"/>
          <w:sz w:val="20"/>
          <w:szCs w:val="20"/>
        </w:rPr>
        <w:br/>
      </w:r>
      <w:r w:rsidRPr="006B0E50">
        <w:rPr>
          <w:rFonts w:ascii="Arial" w:hAnsi="Arial" w:cs="Arial"/>
          <w:sz w:val="20"/>
          <w:szCs w:val="20"/>
        </w:rPr>
        <w:t>8005 Zürich</w:t>
      </w:r>
    </w:p>
    <w:p w14:paraId="096C8AF5" w14:textId="77777777" w:rsidR="00647413" w:rsidRPr="006B0E50" w:rsidRDefault="00647413" w:rsidP="00A33D44">
      <w:pPr>
        <w:spacing w:after="0" w:line="120" w:lineRule="auto"/>
        <w:rPr>
          <w:rFonts w:ascii="Arial" w:hAnsi="Arial" w:cs="Arial"/>
          <w:color w:val="000000"/>
          <w:sz w:val="20"/>
          <w:szCs w:val="20"/>
        </w:rPr>
      </w:pPr>
    </w:p>
    <w:p w14:paraId="671624A4" w14:textId="6D37688F" w:rsidR="00A33D44" w:rsidRPr="006B0E50" w:rsidRDefault="00765B0A" w:rsidP="00A33D44">
      <w:pPr>
        <w:spacing w:after="0"/>
        <w:jc w:val="right"/>
        <w:rPr>
          <w:rFonts w:ascii="Arial" w:hAnsi="Arial" w:cs="Arial"/>
          <w:sz w:val="20"/>
          <w:szCs w:val="20"/>
        </w:rPr>
      </w:pPr>
      <w:r w:rsidRPr="006B0E50">
        <w:rPr>
          <w:rFonts w:ascii="Arial" w:hAnsi="Arial" w:cs="Arial"/>
          <w:sz w:val="20"/>
          <w:szCs w:val="20"/>
        </w:rPr>
        <w:t>Hünenberg, 04.02.2026</w:t>
      </w:r>
    </w:p>
    <w:p w14:paraId="0098600D" w14:textId="7F2C53F4" w:rsidR="000A5AB8" w:rsidRPr="006B0E50" w:rsidRDefault="0099776A" w:rsidP="00A33D44">
      <w:pPr>
        <w:spacing w:after="0"/>
        <w:rPr>
          <w:rFonts w:ascii="Arial" w:hAnsi="Arial" w:cs="Arial"/>
          <w:sz w:val="20"/>
          <w:szCs w:val="20"/>
        </w:rPr>
      </w:pPr>
      <w:r w:rsidRPr="006B0E50">
        <w:rPr>
          <w:rFonts w:ascii="Arial" w:hAnsi="Arial" w:cs="Arial"/>
          <w:b/>
          <w:sz w:val="20"/>
          <w:szCs w:val="20"/>
        </w:rPr>
        <w:t>Bewerbung um ein Praktikum i</w:t>
      </w:r>
      <w:r w:rsidR="00A23E60" w:rsidRPr="006B0E50">
        <w:rPr>
          <w:rFonts w:ascii="Arial" w:hAnsi="Arial" w:cs="Arial"/>
          <w:b/>
          <w:sz w:val="20"/>
          <w:szCs w:val="20"/>
        </w:rPr>
        <w:t>n Digital Transformation</w:t>
      </w:r>
    </w:p>
    <w:p w14:paraId="3A5BDDA8" w14:textId="77777777" w:rsidR="004A615C" w:rsidRPr="006B0E50" w:rsidRDefault="004A615C" w:rsidP="00A33D44">
      <w:pPr>
        <w:spacing w:after="0" w:line="120" w:lineRule="auto"/>
        <w:rPr>
          <w:rFonts w:ascii="Arial" w:hAnsi="Arial" w:cs="Arial"/>
          <w:b/>
          <w:sz w:val="20"/>
          <w:szCs w:val="20"/>
        </w:rPr>
      </w:pPr>
    </w:p>
    <w:p w14:paraId="61CDE0AD" w14:textId="5D9C3695" w:rsidR="00034B68" w:rsidRPr="006B0E50" w:rsidRDefault="0099776A" w:rsidP="00375D2D">
      <w:pPr>
        <w:spacing w:after="0"/>
        <w:jc w:val="both"/>
        <w:rPr>
          <w:rFonts w:ascii="Arial" w:hAnsi="Arial" w:cs="Arial"/>
          <w:sz w:val="20"/>
          <w:szCs w:val="20"/>
        </w:rPr>
      </w:pPr>
      <w:r w:rsidRPr="006B0E50">
        <w:rPr>
          <w:rFonts w:ascii="Arial" w:hAnsi="Arial" w:cs="Arial"/>
          <w:sz w:val="20"/>
          <w:szCs w:val="20"/>
        </w:rPr>
        <w:t>Sehr geehrte Damen und Herren</w:t>
      </w:r>
      <w:r w:rsidR="00E65B09" w:rsidRPr="006B0E50">
        <w:rPr>
          <w:rFonts w:ascii="Arial" w:hAnsi="Arial" w:cs="Arial"/>
          <w:sz w:val="20"/>
          <w:szCs w:val="20"/>
        </w:rPr>
        <w:t xml:space="preserve">, </w:t>
      </w:r>
    </w:p>
    <w:p w14:paraId="433CF1AE" w14:textId="14106765" w:rsidR="00E65B09" w:rsidRPr="006B0E50" w:rsidRDefault="00E65B09" w:rsidP="00A33D44">
      <w:pPr>
        <w:spacing w:after="0" w:line="120" w:lineRule="auto"/>
        <w:jc w:val="both"/>
        <w:rPr>
          <w:rFonts w:ascii="Arial" w:hAnsi="Arial" w:cs="Arial"/>
          <w:sz w:val="20"/>
          <w:szCs w:val="20"/>
        </w:rPr>
      </w:pPr>
    </w:p>
    <w:p w14:paraId="7BCCC0B1" w14:textId="45C7D5D9" w:rsidR="00A33D44" w:rsidRPr="006B0E50" w:rsidRDefault="00A33D44" w:rsidP="00A33D44">
      <w:pPr>
        <w:spacing w:after="0"/>
        <w:jc w:val="both"/>
        <w:rPr>
          <w:rFonts w:ascii="Arial" w:hAnsi="Arial" w:cs="Arial"/>
          <w:sz w:val="20"/>
          <w:szCs w:val="20"/>
        </w:rPr>
      </w:pPr>
      <w:r w:rsidRPr="006B0E50">
        <w:rPr>
          <w:rFonts w:ascii="Arial" w:hAnsi="Arial" w:cs="Arial"/>
          <w:sz w:val="20"/>
          <w:szCs w:val="20"/>
        </w:rPr>
        <w:t>die Arbeit in der Unternehmensberatung fasziniert mich insbesondere durch die Nähe zu unternehmerischen Fragestellungen, flache Hierarchien und die Möglichkeit, früh Verantwortung zu übernehmen. Beratung im Bereich Digitalisierung und Technologie reizt mich durch die Kombination aus strategischem Denken und konkreter Umsetzung in komplexen Organisationen. Digitale Transformation ist aus meiner Sicht weniger eine reine IT-Fragestellung als vielmehr eine umfassende Managementaufgabe, bei der Prozesse, Systeme und Arbeitsweisen nachhaltig verändert werden müssen. Besonders spannend finde ich die Möglichkeit, Unternehmen bei der Einführung und Umsetzung digitaler Lösungen aktiv zu begleiten und dabei messbare Verbesserungen zu erzielen. Aus diesem Grund bewerbe ich mich initiativ um ein Praktikum im Bereich Digital Transformation bei Ihnen ab Mitte Juni 2026.</w:t>
      </w:r>
    </w:p>
    <w:p w14:paraId="545B5699" w14:textId="248B7C08" w:rsidR="00E65B09" w:rsidRPr="006B0E50" w:rsidRDefault="00E65B09" w:rsidP="00A33D44">
      <w:pPr>
        <w:spacing w:after="0" w:line="120" w:lineRule="auto"/>
        <w:jc w:val="both"/>
        <w:rPr>
          <w:rFonts w:ascii="Arial" w:hAnsi="Arial" w:cs="Arial"/>
          <w:sz w:val="20"/>
          <w:szCs w:val="20"/>
        </w:rPr>
      </w:pPr>
    </w:p>
    <w:p w14:paraId="7250DB56" w14:textId="12ADB8C7" w:rsidR="00E65B09" w:rsidRPr="006B0E50" w:rsidRDefault="00A33D44" w:rsidP="00E65B09">
      <w:pPr>
        <w:spacing w:after="0"/>
        <w:jc w:val="both"/>
        <w:rPr>
          <w:rFonts w:ascii="Arial" w:hAnsi="Arial" w:cs="Arial"/>
          <w:sz w:val="20"/>
          <w:szCs w:val="20"/>
        </w:rPr>
      </w:pPr>
      <w:r w:rsidRPr="006B0E50">
        <w:rPr>
          <w:rFonts w:ascii="Arial" w:hAnsi="Arial" w:cs="Arial"/>
          <w:sz w:val="20"/>
          <w:szCs w:val="20"/>
        </w:rPr>
        <w:t>Meine sportliche Karriere als professioneller Eishockeytorwart hat mich mit Eigenschaften ausgestattet, die Ihrem Unternehmen direkt zugutekommen können. Durch Verträge in der National League und der Swiss League, den Gewinn des Swiss Cups 2025 und die Sicherung von Schweizer Meistertiteln in der U18- und U21-Liga habe ich immer wieder gezeigt, dass ich unter Wettbewerbsbedingungen Spitzenleistungen erbringen kann. Selbst während meiner Vollzeitbeschäftigung als Profisportler gelang es mir, hervorragende akademische Ergebnisse zu erzielen. Dies unterstreicht meine Fähigkeit, anspruchsvolle Verpflichtungen mit konstanter Spitzenleistung in Einklang zu bringen. Diese Erfahrungen haben meine Fähigkeit geschärft, auch unter Druck konzentriert und lösungsorientiert zu bleiben – eine Stärke, die in dem Ihrem Unternehmen und besonders in der Beratung unerlässlich ist. Darüber hinaus habe ich durch internationale Einsätze wie den Olympischen Jugendspiele, der Ivan Hlinka Gretzky Cup und die Berufung in das erweiterte Kader der U20-Weltmeisterschaft gelernt, mich schnell an neue und herausfordernde Umgebungen anzupassen und effizient in einem Team mit Menschen aus verschiedenen Kulturen erfolgreich zu sein. Als Torwart war ich es gewohnt, die letzte Verteidigungslinie zu sein, in entscheidenden Momenten Verantwortung zu übernehmen und in Sekundenbruchteilen präzise Entscheidungen zu treffen. Diese Kombination aus Disziplin, Belastbarkeit, Führungsqualitäten und internationaler Erfahrung macht mich zu einem besonders geeigneten Kandidaten für ein Praktikum bei C</w:t>
      </w:r>
      <w:r w:rsidR="00765B0A" w:rsidRPr="006B0E50">
        <w:rPr>
          <w:rFonts w:ascii="Arial" w:hAnsi="Arial" w:cs="Arial"/>
          <w:sz w:val="20"/>
          <w:szCs w:val="20"/>
        </w:rPr>
        <w:t xml:space="preserve">S. </w:t>
      </w:r>
      <w:r w:rsidRPr="006B0E50">
        <w:rPr>
          <w:rFonts w:ascii="Arial" w:hAnsi="Arial" w:cs="Arial"/>
          <w:sz w:val="20"/>
          <w:szCs w:val="20"/>
        </w:rPr>
        <w:t>Sie können darauf vertrauen, dass ich Herausforderungen mit derselben Energie und Professionalität angehen werde wie im Profisport und mich optimal in das Team einbringen werde.</w:t>
      </w:r>
    </w:p>
    <w:p w14:paraId="2C090CDF" w14:textId="723F9A8E" w:rsidR="00E65B09" w:rsidRPr="006B0E50" w:rsidRDefault="00E65B09" w:rsidP="00A33D44">
      <w:pPr>
        <w:spacing w:after="0" w:line="120" w:lineRule="auto"/>
        <w:jc w:val="both"/>
        <w:rPr>
          <w:rFonts w:ascii="Arial" w:hAnsi="Arial" w:cs="Arial"/>
          <w:sz w:val="20"/>
          <w:szCs w:val="20"/>
        </w:rPr>
      </w:pPr>
    </w:p>
    <w:p w14:paraId="3BAC5501" w14:textId="0E59234A" w:rsidR="00E65B09" w:rsidRPr="006B0E50" w:rsidRDefault="00A33D44" w:rsidP="00E65B09">
      <w:pPr>
        <w:spacing w:after="0"/>
        <w:jc w:val="both"/>
        <w:rPr>
          <w:rFonts w:ascii="Arial" w:hAnsi="Arial" w:cs="Arial"/>
          <w:sz w:val="20"/>
          <w:szCs w:val="20"/>
        </w:rPr>
      </w:pPr>
      <w:r w:rsidRPr="006B0E50">
        <w:rPr>
          <w:rFonts w:ascii="Arial" w:hAnsi="Arial" w:cs="Arial"/>
          <w:sz w:val="20"/>
          <w:szCs w:val="20"/>
        </w:rPr>
        <w:t>CS scheint mir für dieses Praktikum ideal. An CS schätze ich besonders die breite Expertise im Bereich Digital</w:t>
      </w:r>
      <w:r w:rsidR="00765B0A" w:rsidRPr="006B0E50">
        <w:rPr>
          <w:rFonts w:ascii="Arial" w:hAnsi="Arial" w:cs="Arial"/>
          <w:sz w:val="20"/>
          <w:szCs w:val="20"/>
        </w:rPr>
        <w:t xml:space="preserve">e </w:t>
      </w:r>
      <w:r w:rsidR="002B1DE9" w:rsidRPr="006B0E50">
        <w:rPr>
          <w:rFonts w:ascii="Arial" w:hAnsi="Arial" w:cs="Arial"/>
          <w:sz w:val="20"/>
          <w:szCs w:val="20"/>
        </w:rPr>
        <w:t>Transformation</w:t>
      </w:r>
      <w:r w:rsidRPr="006B0E50">
        <w:rPr>
          <w:rFonts w:ascii="Arial" w:hAnsi="Arial" w:cs="Arial"/>
          <w:sz w:val="20"/>
          <w:szCs w:val="20"/>
        </w:rPr>
        <w:t xml:space="preserve"> sowie die starke Umsetzungsorientierung. Darüber hinaus leisten Sie einen bedeutenden Beitrag im Bereich der Nachhaltigkeitsberatung, der aus meiner Sicht essenziell für die Zukunft der Gesellschaft ist. Auf Ihrer Website heben Sie hervor, dass Sie Unternehmen nicht nur bei der Entwicklung digitaler Strategien unterstützen, sondern diese auch konsequent in die Praxis überführen.</w:t>
      </w:r>
      <w:r w:rsidR="00765B0A" w:rsidRPr="006B0E50">
        <w:rPr>
          <w:rFonts w:ascii="Arial" w:hAnsi="Arial" w:cs="Arial"/>
          <w:sz w:val="20"/>
          <w:szCs w:val="20"/>
        </w:rPr>
        <w:t xml:space="preserve"> Ebenfalls bin ich begeistert von dem Projekt, dass Sie mit dem EVZ durchgeführt haben</w:t>
      </w:r>
      <w:ins w:id="0" w:author="David Döbele" w:date="2026-02-04T21:20:00Z" w16du:dateUtc="2026-02-04T20:20:00Z">
        <w:r w:rsidR="005342EE">
          <w:rPr>
            <w:rFonts w:ascii="Arial" w:hAnsi="Arial" w:cs="Arial"/>
            <w:sz w:val="20"/>
            <w:szCs w:val="20"/>
          </w:rPr>
          <w:t>. B</w:t>
        </w:r>
      </w:ins>
      <w:del w:id="1" w:author="David Döbele" w:date="2026-02-04T21:20:00Z" w16du:dateUtc="2026-02-04T20:20:00Z">
        <w:r w:rsidR="00765B0A" w:rsidRPr="006B0E50" w:rsidDel="005342EE">
          <w:rPr>
            <w:rFonts w:ascii="Arial" w:hAnsi="Arial" w:cs="Arial"/>
            <w:sz w:val="20"/>
            <w:szCs w:val="20"/>
          </w:rPr>
          <w:delText>, b</w:delText>
        </w:r>
      </w:del>
      <w:r w:rsidR="00765B0A" w:rsidRPr="006B0E50">
        <w:rPr>
          <w:rFonts w:ascii="Arial" w:hAnsi="Arial" w:cs="Arial"/>
          <w:sz w:val="20"/>
          <w:szCs w:val="20"/>
        </w:rPr>
        <w:t xml:space="preserve">eim EVZ bin ich </w:t>
      </w:r>
      <w:proofErr w:type="spellStart"/>
      <w:r w:rsidR="00765B0A" w:rsidRPr="006B0E50">
        <w:rPr>
          <w:rFonts w:ascii="Arial" w:hAnsi="Arial" w:cs="Arial"/>
          <w:sz w:val="20"/>
          <w:szCs w:val="20"/>
        </w:rPr>
        <w:t>gross</w:t>
      </w:r>
      <w:proofErr w:type="spellEnd"/>
      <w:r w:rsidR="00765B0A" w:rsidRPr="006B0E50">
        <w:rPr>
          <w:rFonts w:ascii="Arial" w:hAnsi="Arial" w:cs="Arial"/>
          <w:sz w:val="20"/>
          <w:szCs w:val="20"/>
        </w:rPr>
        <w:t xml:space="preserve"> geworden</w:t>
      </w:r>
      <w:r w:rsidR="002B1DE9" w:rsidRPr="006B0E50">
        <w:rPr>
          <w:rFonts w:ascii="Arial" w:hAnsi="Arial" w:cs="Arial"/>
          <w:sz w:val="20"/>
          <w:szCs w:val="20"/>
        </w:rPr>
        <w:t xml:space="preserve"> und hatte meine ersten Aufgebote in der National League</w:t>
      </w:r>
      <w:ins w:id="2" w:author="David Döbele" w:date="2026-02-04T21:20:00Z" w16du:dateUtc="2026-02-04T20:20:00Z">
        <w:r w:rsidR="005342EE">
          <w:rPr>
            <w:rFonts w:ascii="Arial" w:hAnsi="Arial" w:cs="Arial"/>
            <w:sz w:val="20"/>
            <w:szCs w:val="20"/>
          </w:rPr>
          <w:t xml:space="preserve"> </w:t>
        </w:r>
      </w:ins>
      <w:ins w:id="3" w:author="David Döbele" w:date="2026-02-04T21:21:00Z" w16du:dateUtc="2026-02-04T20:21:00Z">
        <w:r w:rsidR="005342EE">
          <w:rPr>
            <w:rFonts w:ascii="Arial" w:hAnsi="Arial" w:cs="Arial"/>
            <w:sz w:val="20"/>
            <w:szCs w:val="20"/>
          </w:rPr>
          <w:t>–</w:t>
        </w:r>
      </w:ins>
      <w:del w:id="4" w:author="David Döbele" w:date="2026-02-04T21:20:00Z" w16du:dateUtc="2026-02-04T20:20:00Z">
        <w:r w:rsidR="002B1DE9" w:rsidRPr="006B0E50" w:rsidDel="005342EE">
          <w:rPr>
            <w:rFonts w:ascii="Arial" w:hAnsi="Arial" w:cs="Arial"/>
            <w:sz w:val="20"/>
            <w:szCs w:val="20"/>
          </w:rPr>
          <w:delText>,</w:delText>
        </w:r>
      </w:del>
      <w:r w:rsidR="00765B0A" w:rsidRPr="006B0E50">
        <w:rPr>
          <w:rFonts w:ascii="Arial" w:hAnsi="Arial" w:cs="Arial"/>
          <w:sz w:val="20"/>
          <w:szCs w:val="20"/>
        </w:rPr>
        <w:t xml:space="preserve"> genau mit </w:t>
      </w:r>
      <w:ins w:id="5" w:author="David Döbele" w:date="2026-02-04T21:20:00Z" w16du:dateUtc="2026-02-04T20:20:00Z">
        <w:r w:rsidR="005342EE">
          <w:rPr>
            <w:rFonts w:ascii="Arial" w:hAnsi="Arial" w:cs="Arial"/>
            <w:sz w:val="20"/>
            <w:szCs w:val="20"/>
          </w:rPr>
          <w:t xml:space="preserve">einem </w:t>
        </w:r>
      </w:ins>
      <w:r w:rsidR="00765B0A" w:rsidRPr="006B0E50">
        <w:rPr>
          <w:rFonts w:ascii="Arial" w:hAnsi="Arial" w:cs="Arial"/>
          <w:sz w:val="20"/>
          <w:szCs w:val="20"/>
        </w:rPr>
        <w:t>solchen Partner will ich zusammenarbeiten.</w:t>
      </w:r>
      <w:r w:rsidRPr="006B0E50">
        <w:rPr>
          <w:rFonts w:ascii="Arial" w:hAnsi="Arial" w:cs="Arial"/>
          <w:sz w:val="20"/>
          <w:szCs w:val="20"/>
        </w:rPr>
        <w:t xml:space="preserve"> Diese Kombination aus strategischem Anspruch und operativer Umsetzung entspricht meiner Vorstellung von erfolgreicher Digitalisierungsberatung. Die Breite der Branchenkenntnisse zeigt die Expertise des Unternehmens, an welcher ich unbedingt teilhaben möchte. </w:t>
      </w:r>
    </w:p>
    <w:p w14:paraId="3BF3426D" w14:textId="77777777" w:rsidR="00A33D44" w:rsidRPr="006B0E50" w:rsidRDefault="00A33D44" w:rsidP="00A33D44">
      <w:pPr>
        <w:spacing w:after="0" w:line="120" w:lineRule="auto"/>
        <w:jc w:val="both"/>
        <w:rPr>
          <w:rFonts w:ascii="Arial" w:hAnsi="Arial" w:cs="Arial"/>
          <w:sz w:val="20"/>
          <w:szCs w:val="20"/>
        </w:rPr>
      </w:pPr>
    </w:p>
    <w:p w14:paraId="2052A7F0" w14:textId="5788938C" w:rsidR="00E65B09" w:rsidRPr="006B0E50" w:rsidRDefault="00A33D44" w:rsidP="00E65B09">
      <w:pPr>
        <w:spacing w:after="0"/>
        <w:jc w:val="both"/>
        <w:rPr>
          <w:rFonts w:ascii="Arial" w:hAnsi="Arial" w:cs="Arial"/>
          <w:sz w:val="20"/>
          <w:szCs w:val="20"/>
        </w:rPr>
      </w:pPr>
      <w:r w:rsidRPr="006B0E50">
        <w:rPr>
          <w:rFonts w:ascii="Arial" w:hAnsi="Arial" w:cs="Arial"/>
          <w:sz w:val="20"/>
          <w:szCs w:val="20"/>
        </w:rPr>
        <w:t>Von dem Praktikum erhoffe ich mir eine steile Lernkurve, sowie die Möglichkeit meine eigene Erfahrungen und Ideen mehrwertschaffend einbringen zu können. Ich bin überzeugt, dass durch mein starkes Interesse in der Unternehmensberatung, mein Hintergrund als Profisportler und meiner Teamfähigkeit ich eine Bereicherung für CS sein werde. Sie in einem persönlichen Gespräch von mir überzeugen zu dürfen, würde mich sehr freuen.</w:t>
      </w:r>
    </w:p>
    <w:p w14:paraId="11B49693" w14:textId="63C4B0FD" w:rsidR="00E65B09" w:rsidRPr="006B0E50" w:rsidRDefault="00E65B09" w:rsidP="00A33D44">
      <w:pPr>
        <w:spacing w:after="0" w:line="120" w:lineRule="auto"/>
        <w:jc w:val="both"/>
        <w:rPr>
          <w:rFonts w:ascii="Arial" w:hAnsi="Arial" w:cs="Arial"/>
          <w:sz w:val="20"/>
          <w:szCs w:val="20"/>
        </w:rPr>
      </w:pPr>
    </w:p>
    <w:p w14:paraId="2D3AD11D" w14:textId="77777777" w:rsidR="006B0E50" w:rsidRDefault="0099776A" w:rsidP="00E65B09">
      <w:pPr>
        <w:spacing w:after="0"/>
        <w:jc w:val="both"/>
        <w:rPr>
          <w:rFonts w:ascii="Arial" w:hAnsi="Arial" w:cs="Arial"/>
          <w:sz w:val="20"/>
          <w:szCs w:val="20"/>
        </w:rPr>
      </w:pPr>
      <w:r w:rsidRPr="006B0E50">
        <w:rPr>
          <w:rFonts w:ascii="Arial" w:hAnsi="Arial" w:cs="Arial"/>
          <w:sz w:val="20"/>
          <w:szCs w:val="20"/>
        </w:rPr>
        <w:t xml:space="preserve">Mit freundlichen </w:t>
      </w:r>
      <w:proofErr w:type="spellStart"/>
      <w:r w:rsidRPr="006B0E50">
        <w:rPr>
          <w:rFonts w:ascii="Arial" w:hAnsi="Arial" w:cs="Arial"/>
          <w:sz w:val="20"/>
          <w:szCs w:val="20"/>
        </w:rPr>
        <w:t>Grü</w:t>
      </w:r>
      <w:r w:rsidR="00A33D44" w:rsidRPr="006B0E50">
        <w:rPr>
          <w:rFonts w:ascii="Arial" w:hAnsi="Arial" w:cs="Arial"/>
          <w:sz w:val="20"/>
          <w:szCs w:val="20"/>
        </w:rPr>
        <w:t>ssen</w:t>
      </w:r>
      <w:proofErr w:type="spellEnd"/>
      <w:r w:rsidR="00765B0A" w:rsidRPr="006B0E50">
        <w:rPr>
          <w:rFonts w:ascii="Arial" w:hAnsi="Arial" w:cs="Arial"/>
          <w:sz w:val="20"/>
          <w:szCs w:val="20"/>
        </w:rPr>
        <w:t xml:space="preserve">, </w:t>
      </w:r>
    </w:p>
    <w:p w14:paraId="483025D3" w14:textId="672FBB8C" w:rsidR="00765B0A" w:rsidRPr="006B0E50" w:rsidRDefault="00765B0A" w:rsidP="00E65B09">
      <w:pPr>
        <w:spacing w:after="0"/>
        <w:jc w:val="both"/>
        <w:rPr>
          <w:rFonts w:ascii="Arial" w:hAnsi="Arial" w:cs="Arial"/>
          <w:sz w:val="20"/>
          <w:szCs w:val="20"/>
        </w:rPr>
      </w:pPr>
      <w:r w:rsidRPr="006B0E50">
        <w:rPr>
          <w:rFonts w:ascii="Arial" w:hAnsi="Arial" w:cs="Arial"/>
          <w:sz w:val="20"/>
          <w:szCs w:val="20"/>
        </w:rPr>
        <w:t xml:space="preserve">Valentino </w:t>
      </w:r>
      <w:proofErr w:type="spellStart"/>
      <w:r w:rsidRPr="006B0E50">
        <w:rPr>
          <w:rFonts w:ascii="Arial" w:hAnsi="Arial" w:cs="Arial"/>
          <w:sz w:val="20"/>
          <w:szCs w:val="20"/>
        </w:rPr>
        <w:t>Zaetta</w:t>
      </w:r>
      <w:proofErr w:type="spellEnd"/>
    </w:p>
    <w:sectPr w:rsidR="00765B0A" w:rsidRPr="006B0E50"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F371C"/>
    <w:rsid w:val="00117F83"/>
    <w:rsid w:val="00146C8E"/>
    <w:rsid w:val="00152DF9"/>
    <w:rsid w:val="00156A98"/>
    <w:rsid w:val="001669DB"/>
    <w:rsid w:val="00171D11"/>
    <w:rsid w:val="001819B1"/>
    <w:rsid w:val="0018679C"/>
    <w:rsid w:val="001A4522"/>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B1DE9"/>
    <w:rsid w:val="002C4BF0"/>
    <w:rsid w:val="002D309E"/>
    <w:rsid w:val="002D594E"/>
    <w:rsid w:val="002E39B8"/>
    <w:rsid w:val="002F51FA"/>
    <w:rsid w:val="00311A15"/>
    <w:rsid w:val="003250EA"/>
    <w:rsid w:val="003421B1"/>
    <w:rsid w:val="00375D2D"/>
    <w:rsid w:val="003811BC"/>
    <w:rsid w:val="0038671F"/>
    <w:rsid w:val="003947A8"/>
    <w:rsid w:val="003D464F"/>
    <w:rsid w:val="003D5D1E"/>
    <w:rsid w:val="003D6365"/>
    <w:rsid w:val="003F3290"/>
    <w:rsid w:val="003F688C"/>
    <w:rsid w:val="00415608"/>
    <w:rsid w:val="00424CAF"/>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308C0"/>
    <w:rsid w:val="005342EE"/>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4D30"/>
    <w:rsid w:val="00603752"/>
    <w:rsid w:val="00632F05"/>
    <w:rsid w:val="0063723B"/>
    <w:rsid w:val="00647413"/>
    <w:rsid w:val="006502BE"/>
    <w:rsid w:val="00697CBE"/>
    <w:rsid w:val="006A7895"/>
    <w:rsid w:val="006B0E50"/>
    <w:rsid w:val="006B302C"/>
    <w:rsid w:val="006D2592"/>
    <w:rsid w:val="006E6A51"/>
    <w:rsid w:val="006F58EC"/>
    <w:rsid w:val="00706233"/>
    <w:rsid w:val="007251EA"/>
    <w:rsid w:val="007340D7"/>
    <w:rsid w:val="007472BD"/>
    <w:rsid w:val="00755A3D"/>
    <w:rsid w:val="00765B0A"/>
    <w:rsid w:val="007675B1"/>
    <w:rsid w:val="00781479"/>
    <w:rsid w:val="00797EF1"/>
    <w:rsid w:val="007A3246"/>
    <w:rsid w:val="007A64C5"/>
    <w:rsid w:val="007A719D"/>
    <w:rsid w:val="007B1B2B"/>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7CDB"/>
    <w:rsid w:val="008E100E"/>
    <w:rsid w:val="008E4BA9"/>
    <w:rsid w:val="008E7A27"/>
    <w:rsid w:val="008E7D17"/>
    <w:rsid w:val="00976203"/>
    <w:rsid w:val="00991E04"/>
    <w:rsid w:val="0099776A"/>
    <w:rsid w:val="009A256E"/>
    <w:rsid w:val="009C4FD2"/>
    <w:rsid w:val="009D07DC"/>
    <w:rsid w:val="009D3BBF"/>
    <w:rsid w:val="009F46A7"/>
    <w:rsid w:val="00A1282E"/>
    <w:rsid w:val="00A14247"/>
    <w:rsid w:val="00A23E60"/>
    <w:rsid w:val="00A33D44"/>
    <w:rsid w:val="00A35CA5"/>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2D6F"/>
    <w:rsid w:val="00BB3512"/>
    <w:rsid w:val="00BB3C75"/>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2A04"/>
    <w:rsid w:val="00FA1508"/>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5342E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30996">
      <w:bodyDiv w:val="1"/>
      <w:marLeft w:val="0"/>
      <w:marRight w:val="0"/>
      <w:marTop w:val="0"/>
      <w:marBottom w:val="0"/>
      <w:divBdr>
        <w:top w:val="none" w:sz="0" w:space="0" w:color="auto"/>
        <w:left w:val="none" w:sz="0" w:space="0" w:color="auto"/>
        <w:bottom w:val="none" w:sz="0" w:space="0" w:color="auto"/>
        <w:right w:val="none" w:sz="0" w:space="0" w:color="auto"/>
      </w:divBdr>
    </w:div>
    <w:div w:id="1506282569">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578</Words>
  <Characters>3781</Characters>
  <Application>Microsoft Office Word</Application>
  <DocSecurity>0</DocSecurity>
  <Lines>70</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cp:revision>
  <dcterms:created xsi:type="dcterms:W3CDTF">2026-02-04T11:55:00Z</dcterms:created>
  <dcterms:modified xsi:type="dcterms:W3CDTF">2026-02-04T20:21:00Z</dcterms:modified>
</cp:coreProperties>
</file>