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comments.xml" ContentType="application/vnd.openxmlformats-officedocument.wordprocessingml.comments+xml"/>
  <Override PartName="/word/commentsExtended.xml" ContentType="application/vnd.openxmlformats-officedocument.wordprocessingml.commentsExtended+xml"/>
  <Override PartName="/word/commentsIds.xml" ContentType="application/vnd.openxmlformats-officedocument.wordprocessingml.commentsIds+xml"/>
  <Override PartName="/word/commentsExtensible.xml" ContentType="application/vnd.openxmlformats-officedocument.wordprocessingml.commentsExtensible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people.xml" ContentType="application/vnd.openxmlformats-officedocument.wordprocessingml.peop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9DEE175" w14:textId="77777777" w:rsidR="000A709D" w:rsidRPr="001F6E81" w:rsidRDefault="000A709D">
      <w:pPr>
        <w:widowControl w:val="0"/>
        <w:pBdr>
          <w:top w:val="nil"/>
          <w:left w:val="nil"/>
          <w:bottom w:val="nil"/>
          <w:right w:val="nil"/>
          <w:between w:val="nil"/>
        </w:pBdr>
        <w:spacing w:after="0" w:line="276" w:lineRule="auto"/>
        <w:rPr>
          <w:rFonts w:ascii="Arial" w:eastAsia="Arial" w:hAnsi="Arial" w:cs="Arial"/>
          <w:color w:val="000000"/>
          <w:sz w:val="2"/>
          <w:szCs w:val="2"/>
        </w:rPr>
      </w:pPr>
    </w:p>
    <w:tbl>
      <w:tblPr>
        <w:tblStyle w:val="a"/>
        <w:tblW w:w="10586" w:type="dxa"/>
        <w:tblInd w:w="-567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400" w:firstRow="0" w:lastRow="0" w:firstColumn="0" w:lastColumn="0" w:noHBand="0" w:noVBand="1"/>
      </w:tblPr>
      <w:tblGrid>
        <w:gridCol w:w="1429"/>
        <w:gridCol w:w="3864"/>
        <w:gridCol w:w="139"/>
        <w:gridCol w:w="730"/>
        <w:gridCol w:w="286"/>
        <w:gridCol w:w="572"/>
        <w:gridCol w:w="210"/>
        <w:gridCol w:w="75"/>
        <w:gridCol w:w="143"/>
        <w:gridCol w:w="429"/>
        <w:gridCol w:w="286"/>
        <w:gridCol w:w="2423"/>
      </w:tblGrid>
      <w:tr w:rsidR="000A709D" w:rsidRPr="001F6E81" w14:paraId="674AB09D" w14:textId="77777777" w:rsidTr="007F0714">
        <w:trPr>
          <w:trHeight w:val="20"/>
        </w:trPr>
        <w:tc>
          <w:tcPr>
            <w:tcW w:w="10586" w:type="dxa"/>
            <w:gridSpan w:val="12"/>
            <w:vAlign w:val="bottom"/>
          </w:tcPr>
          <w:p w14:paraId="067C1C80" w14:textId="7D2FDAF9" w:rsidR="000A709D" w:rsidRPr="001F6E81" w:rsidRDefault="002E1143" w:rsidP="007F0714">
            <w:pPr>
              <w:jc w:val="center"/>
              <w:rPr>
                <w:rFonts w:ascii="Times New Roman" w:eastAsia="Times New Roman" w:hAnsi="Times New Roman" w:cs="Times New Roman"/>
                <w:b/>
                <w:sz w:val="40"/>
                <w:szCs w:val="40"/>
              </w:rPr>
            </w:pPr>
            <w:r w:rsidRPr="001F6E81">
              <w:rPr>
                <w:rFonts w:ascii="Times New Roman" w:eastAsia="Times New Roman" w:hAnsi="Times New Roman" w:cs="Times New Roman"/>
                <w:b/>
                <w:sz w:val="40"/>
                <w:szCs w:val="40"/>
              </w:rPr>
              <w:t>Luca George</w:t>
            </w:r>
          </w:p>
          <w:p w14:paraId="625E098E" w14:textId="59A02F3A" w:rsidR="000A709D" w:rsidRPr="001F6E81" w:rsidRDefault="002E1143" w:rsidP="007F0714">
            <w:pPr>
              <w:jc w:val="center"/>
              <w:rPr>
                <w:rFonts w:ascii="Times New Roman" w:eastAsia="Times New Roman" w:hAnsi="Times New Roman" w:cs="Times New Roman"/>
                <w:sz w:val="18"/>
                <w:szCs w:val="18"/>
              </w:rPr>
            </w:pPr>
            <w:proofErr w:type="spellStart"/>
            <w:r w:rsidRPr="001F6E81">
              <w:rPr>
                <w:rFonts w:ascii="Times New Roman" w:eastAsia="Times New Roman" w:hAnsi="Times New Roman" w:cs="Times New Roman"/>
                <w:sz w:val="18"/>
                <w:szCs w:val="18"/>
              </w:rPr>
              <w:t>Harderstraße</w:t>
            </w:r>
            <w:proofErr w:type="spellEnd"/>
            <w:r w:rsidRPr="001F6E81">
              <w:rPr>
                <w:rFonts w:ascii="Times New Roman" w:eastAsia="Times New Roman" w:hAnsi="Times New Roman" w:cs="Times New Roman"/>
                <w:sz w:val="18"/>
                <w:szCs w:val="18"/>
              </w:rPr>
              <w:t xml:space="preserve"> 85B, </w:t>
            </w:r>
            <w:r w:rsidR="00EA1401" w:rsidRPr="001F6E81">
              <w:rPr>
                <w:rFonts w:ascii="Times New Roman" w:eastAsia="Times New Roman" w:hAnsi="Times New Roman" w:cs="Times New Roman"/>
                <w:sz w:val="18"/>
                <w:szCs w:val="18"/>
              </w:rPr>
              <w:t xml:space="preserve">6923 </w:t>
            </w:r>
            <w:proofErr w:type="spellStart"/>
            <w:r w:rsidRPr="001F6E81">
              <w:rPr>
                <w:rFonts w:ascii="Times New Roman" w:eastAsia="Times New Roman" w:hAnsi="Times New Roman" w:cs="Times New Roman"/>
                <w:sz w:val="18"/>
                <w:szCs w:val="18"/>
              </w:rPr>
              <w:t>Lauterach</w:t>
            </w:r>
            <w:proofErr w:type="spellEnd"/>
            <w:r w:rsidRPr="001F6E81">
              <w:rPr>
                <w:rFonts w:ascii="Times New Roman" w:eastAsia="Times New Roman" w:hAnsi="Times New Roman" w:cs="Times New Roman"/>
                <w:sz w:val="18"/>
                <w:szCs w:val="18"/>
              </w:rPr>
              <w:t xml:space="preserve">, </w:t>
            </w:r>
            <w:r w:rsidR="0038237A">
              <w:rPr>
                <w:rFonts w:ascii="Times New Roman" w:eastAsia="Times New Roman" w:hAnsi="Times New Roman" w:cs="Times New Roman"/>
                <w:sz w:val="18"/>
                <w:szCs w:val="18"/>
              </w:rPr>
              <w:t>Austria</w:t>
            </w:r>
          </w:p>
          <w:p w14:paraId="4CA1691F" w14:textId="59473D31" w:rsidR="000A709D" w:rsidRPr="001F6E81" w:rsidRDefault="00EA1401" w:rsidP="007F0714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  <w:r w:rsidRPr="001F6E81">
              <w:rPr>
                <w:rFonts w:ascii="Times New Roman" w:eastAsia="Times New Roman" w:hAnsi="Times New Roman" w:cs="Times New Roman"/>
                <w:sz w:val="18"/>
                <w:szCs w:val="18"/>
              </w:rPr>
              <w:t>l</w:t>
            </w:r>
            <w:r w:rsidR="002E1143" w:rsidRPr="001F6E81">
              <w:rPr>
                <w:rFonts w:ascii="Times New Roman" w:eastAsia="Times New Roman" w:hAnsi="Times New Roman" w:cs="Times New Roman"/>
                <w:sz w:val="18"/>
                <w:szCs w:val="18"/>
              </w:rPr>
              <w:t>ucageorg13@gmail.com | +436642170313</w:t>
            </w:r>
          </w:p>
        </w:tc>
      </w:tr>
      <w:tr w:rsidR="000A709D" w:rsidRPr="001F6E81" w14:paraId="6BEBAB07" w14:textId="77777777" w:rsidTr="007F0714">
        <w:trPr>
          <w:trHeight w:val="510"/>
        </w:trPr>
        <w:tc>
          <w:tcPr>
            <w:tcW w:w="10586" w:type="dxa"/>
            <w:gridSpan w:val="12"/>
            <w:tcBorders>
              <w:bottom w:val="single" w:sz="4" w:space="0" w:color="000000"/>
            </w:tcBorders>
            <w:vAlign w:val="bottom"/>
          </w:tcPr>
          <w:p w14:paraId="37665585" w14:textId="19ECEE76" w:rsidR="000A709D" w:rsidRPr="001F6E81" w:rsidRDefault="004835A5" w:rsidP="00B96945">
            <w:pPr>
              <w:rPr>
                <w:rFonts w:ascii="Times New Roman" w:eastAsia="Times New Roman" w:hAnsi="Times New Roman" w:cs="Times New Roman"/>
                <w:b/>
                <w:sz w:val="28"/>
                <w:szCs w:val="28"/>
              </w:rPr>
            </w:pPr>
            <w:r w:rsidRPr="004835A5">
              <w:rPr>
                <w:rFonts w:ascii="Times New Roman" w:eastAsia="Times New Roman" w:hAnsi="Times New Roman" w:cs="Times New Roman"/>
                <w:b/>
                <w:color w:val="000000"/>
                <w:sz w:val="28"/>
                <w:szCs w:val="28"/>
              </w:rPr>
              <w:t>EDUCATION</w:t>
            </w:r>
          </w:p>
        </w:tc>
      </w:tr>
      <w:tr w:rsidR="000A709D" w:rsidRPr="001F6E81" w14:paraId="2C5D7E53" w14:textId="77777777" w:rsidTr="007F0714">
        <w:trPr>
          <w:trHeight w:val="340"/>
        </w:trPr>
        <w:tc>
          <w:tcPr>
            <w:tcW w:w="7305" w:type="dxa"/>
            <w:gridSpan w:val="8"/>
            <w:tcBorders>
              <w:top w:val="single" w:sz="4" w:space="0" w:color="000000"/>
            </w:tcBorders>
            <w:vAlign w:val="bottom"/>
          </w:tcPr>
          <w:p w14:paraId="4B0D11F8" w14:textId="5B5B6696" w:rsidR="000A709D" w:rsidRPr="001F6E81" w:rsidRDefault="0038237A" w:rsidP="00B96945">
            <w:pPr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b/>
                <w:sz w:val="21"/>
                <w:szCs w:val="21"/>
              </w:rPr>
              <w:t>University</w:t>
            </w:r>
            <w:r w:rsidR="002E1143" w:rsidRPr="001F6E81">
              <w:rPr>
                <w:rFonts w:ascii="Times New Roman" w:eastAsia="Times New Roman" w:hAnsi="Times New Roman" w:cs="Times New Roman"/>
                <w:b/>
                <w:sz w:val="21"/>
                <w:szCs w:val="21"/>
              </w:rPr>
              <w:t xml:space="preserve"> Liechtenstein</w:t>
            </w:r>
          </w:p>
        </w:tc>
        <w:tc>
          <w:tcPr>
            <w:tcW w:w="3281" w:type="dxa"/>
            <w:gridSpan w:val="4"/>
            <w:tcBorders>
              <w:top w:val="single" w:sz="4" w:space="0" w:color="000000"/>
            </w:tcBorders>
            <w:vAlign w:val="bottom"/>
          </w:tcPr>
          <w:p w14:paraId="4F773C9F" w14:textId="3D6B2F11" w:rsidR="000A709D" w:rsidRPr="001F6E81" w:rsidRDefault="002E1143" w:rsidP="00B96945">
            <w:pPr>
              <w:jc w:val="right"/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</w:pPr>
            <w:r w:rsidRPr="001F6E81"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  <w:t>Vaduz, Liechtenstein</w:t>
            </w:r>
          </w:p>
        </w:tc>
      </w:tr>
      <w:tr w:rsidR="000A709D" w:rsidRPr="001F6E81" w14:paraId="7CB6A861" w14:textId="77777777" w:rsidTr="007F0714">
        <w:trPr>
          <w:trHeight w:val="20"/>
        </w:trPr>
        <w:tc>
          <w:tcPr>
            <w:tcW w:w="7230" w:type="dxa"/>
            <w:gridSpan w:val="7"/>
          </w:tcPr>
          <w:p w14:paraId="19C3F279" w14:textId="556776FD" w:rsidR="000A709D" w:rsidRPr="001F6E81" w:rsidRDefault="00000000" w:rsidP="00B96945">
            <w:pPr>
              <w:rPr>
                <w:rFonts w:ascii="Times New Roman" w:eastAsia="Times New Roman" w:hAnsi="Times New Roman" w:cs="Times New Roman"/>
                <w:i/>
                <w:sz w:val="20"/>
                <w:szCs w:val="20"/>
              </w:rPr>
            </w:pPr>
            <w:r w:rsidRPr="001F6E81">
              <w:rPr>
                <w:rFonts w:ascii="Times New Roman" w:eastAsia="Times New Roman" w:hAnsi="Times New Roman" w:cs="Times New Roman"/>
                <w:i/>
                <w:sz w:val="20"/>
                <w:szCs w:val="20"/>
              </w:rPr>
              <w:t xml:space="preserve">B.Sc. </w:t>
            </w:r>
            <w:r w:rsidR="001F6E81">
              <w:rPr>
                <w:rFonts w:ascii="Times New Roman" w:eastAsia="Times New Roman" w:hAnsi="Times New Roman" w:cs="Times New Roman"/>
                <w:i/>
                <w:sz w:val="20"/>
                <w:szCs w:val="20"/>
              </w:rPr>
              <w:t>in Economics</w:t>
            </w:r>
            <w:r w:rsidR="004A4E37" w:rsidRPr="001F6E81">
              <w:rPr>
                <w:rFonts w:ascii="Times New Roman" w:eastAsia="Times New Roman" w:hAnsi="Times New Roman" w:cs="Times New Roman"/>
                <w:i/>
                <w:sz w:val="20"/>
                <w:szCs w:val="20"/>
              </w:rPr>
              <w:t xml:space="preserve"> </w:t>
            </w:r>
            <w:r w:rsidR="002E1143" w:rsidRPr="001F6E81">
              <w:rPr>
                <w:rFonts w:ascii="Times New Roman" w:eastAsia="Times New Roman" w:hAnsi="Times New Roman" w:cs="Times New Roman"/>
                <w:i/>
                <w:sz w:val="20"/>
                <w:szCs w:val="20"/>
              </w:rPr>
              <w:t>(</w:t>
            </w:r>
            <w:r w:rsidR="001F6E81">
              <w:rPr>
                <w:rFonts w:ascii="Times New Roman" w:eastAsia="Times New Roman" w:hAnsi="Times New Roman" w:cs="Times New Roman"/>
                <w:i/>
                <w:sz w:val="20"/>
                <w:szCs w:val="20"/>
              </w:rPr>
              <w:t>Grade</w:t>
            </w:r>
            <w:r w:rsidR="002E1143" w:rsidRPr="001F6E81">
              <w:rPr>
                <w:rFonts w:ascii="Times New Roman" w:eastAsia="Times New Roman" w:hAnsi="Times New Roman" w:cs="Times New Roman"/>
                <w:i/>
                <w:sz w:val="20"/>
                <w:szCs w:val="20"/>
              </w:rPr>
              <w:t xml:space="preserve">: </w:t>
            </w:r>
            <w:r w:rsidR="00465B8C" w:rsidRPr="001F6E81">
              <w:rPr>
                <w:rFonts w:ascii="Times New Roman" w:eastAsia="Times New Roman" w:hAnsi="Times New Roman" w:cs="Times New Roman"/>
                <w:i/>
                <w:sz w:val="20"/>
                <w:szCs w:val="20"/>
              </w:rPr>
              <w:t>5</w:t>
            </w:r>
            <w:del w:id="0" w:author="David Döbele" w:date="2025-10-03T09:39:00Z" w16du:dateUtc="2025-10-03T07:39:00Z">
              <w:r w:rsidR="00465B8C" w:rsidRPr="001F6E81" w:rsidDel="008F4C7E">
                <w:rPr>
                  <w:rFonts w:ascii="Times New Roman" w:eastAsia="Times New Roman" w:hAnsi="Times New Roman" w:cs="Times New Roman"/>
                  <w:i/>
                  <w:sz w:val="20"/>
                  <w:szCs w:val="20"/>
                </w:rPr>
                <w:delText>,</w:delText>
              </w:r>
            </w:del>
            <w:ins w:id="1" w:author="David Döbele" w:date="2025-10-03T09:39:00Z" w16du:dateUtc="2025-10-03T07:39:00Z">
              <w:r w:rsidR="008F4C7E">
                <w:rPr>
                  <w:rFonts w:ascii="Times New Roman" w:eastAsia="Times New Roman" w:hAnsi="Times New Roman" w:cs="Times New Roman"/>
                  <w:i/>
                  <w:sz w:val="20"/>
                  <w:szCs w:val="20"/>
                </w:rPr>
                <w:t>.</w:t>
              </w:r>
            </w:ins>
            <w:r w:rsidR="00465B8C" w:rsidRPr="001F6E81">
              <w:rPr>
                <w:rFonts w:ascii="Times New Roman" w:eastAsia="Times New Roman" w:hAnsi="Times New Roman" w:cs="Times New Roman"/>
                <w:i/>
                <w:sz w:val="20"/>
                <w:szCs w:val="20"/>
              </w:rPr>
              <w:t>0</w:t>
            </w:r>
            <w:r w:rsidR="002E1143" w:rsidRPr="001F6E81">
              <w:rPr>
                <w:rFonts w:ascii="Times New Roman" w:eastAsia="Times New Roman" w:hAnsi="Times New Roman" w:cs="Times New Roman"/>
                <w:i/>
                <w:sz w:val="20"/>
                <w:szCs w:val="20"/>
              </w:rPr>
              <w:t>)</w:t>
            </w:r>
            <w:r w:rsidR="00E94443" w:rsidRPr="001F6E81">
              <w:rPr>
                <w:rFonts w:ascii="Times New Roman" w:eastAsia="Times New Roman" w:hAnsi="Times New Roman" w:cs="Times New Roman"/>
                <w:i/>
                <w:sz w:val="20"/>
                <w:szCs w:val="20"/>
              </w:rPr>
              <w:t xml:space="preserve"> </w:t>
            </w:r>
            <w:r w:rsidR="001F6E81">
              <w:rPr>
                <w:rFonts w:ascii="Times New Roman" w:eastAsia="Times New Roman" w:hAnsi="Times New Roman" w:cs="Times New Roman"/>
                <w:i/>
                <w:sz w:val="20"/>
                <w:szCs w:val="20"/>
              </w:rPr>
              <w:t>Swiss grading system</w:t>
            </w:r>
            <w:r w:rsidR="001E653B" w:rsidRPr="001F6E81">
              <w:rPr>
                <w:rFonts w:ascii="Times New Roman" w:eastAsia="Times New Roman" w:hAnsi="Times New Roman" w:cs="Times New Roman"/>
                <w:i/>
                <w:sz w:val="20"/>
                <w:szCs w:val="20"/>
              </w:rPr>
              <w:t>:</w:t>
            </w:r>
            <w:r w:rsidR="00E94443" w:rsidRPr="001F6E81">
              <w:rPr>
                <w:rFonts w:ascii="Times New Roman" w:eastAsia="Times New Roman" w:hAnsi="Times New Roman" w:cs="Times New Roman"/>
                <w:i/>
                <w:sz w:val="20"/>
                <w:szCs w:val="20"/>
              </w:rPr>
              <w:t xml:space="preserve"> 6.0 (1) -3.5 (5)</w:t>
            </w:r>
          </w:p>
        </w:tc>
        <w:tc>
          <w:tcPr>
            <w:tcW w:w="3356" w:type="dxa"/>
            <w:gridSpan w:val="5"/>
          </w:tcPr>
          <w:p w14:paraId="0D39C7E7" w14:textId="73D00FC2" w:rsidR="000A709D" w:rsidRPr="001F6E81" w:rsidRDefault="00000000" w:rsidP="00B96945">
            <w:pPr>
              <w:jc w:val="right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1F6E81">
              <w:rPr>
                <w:rFonts w:ascii="Times New Roman" w:eastAsia="Times New Roman" w:hAnsi="Times New Roman" w:cs="Times New Roman"/>
                <w:sz w:val="20"/>
                <w:szCs w:val="20"/>
              </w:rPr>
              <w:t>09/20</w:t>
            </w:r>
            <w:r w:rsidR="002E1143" w:rsidRPr="001F6E81">
              <w:rPr>
                <w:rFonts w:ascii="Times New Roman" w:eastAsia="Times New Roman" w:hAnsi="Times New Roman" w:cs="Times New Roman"/>
                <w:sz w:val="20"/>
                <w:szCs w:val="20"/>
              </w:rPr>
              <w:t>24</w:t>
            </w:r>
            <w:r w:rsidRPr="001F6E81"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 – </w:t>
            </w:r>
            <w:r w:rsidR="001F6E81">
              <w:rPr>
                <w:rFonts w:ascii="Times New Roman" w:eastAsia="Times New Roman" w:hAnsi="Times New Roman" w:cs="Times New Roman"/>
                <w:sz w:val="20"/>
                <w:szCs w:val="20"/>
              </w:rPr>
              <w:t>today</w:t>
            </w:r>
          </w:p>
        </w:tc>
      </w:tr>
      <w:tr w:rsidR="000A709D" w:rsidRPr="001F6E81" w14:paraId="270917D5" w14:textId="77777777" w:rsidTr="007F0714">
        <w:trPr>
          <w:trHeight w:val="20"/>
        </w:trPr>
        <w:tc>
          <w:tcPr>
            <w:tcW w:w="10586" w:type="dxa"/>
            <w:gridSpan w:val="12"/>
          </w:tcPr>
          <w:p w14:paraId="06668BAD" w14:textId="396286CD" w:rsidR="000A709D" w:rsidRPr="001F6E81" w:rsidRDefault="001F6E81" w:rsidP="007F0714">
            <w:pPr>
              <w:numPr>
                <w:ilvl w:val="0"/>
                <w:numId w:val="4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Specification</w:t>
            </w:r>
            <w:r w:rsidRPr="001F6E81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 xml:space="preserve">: </w:t>
            </w:r>
            <w:r w:rsidR="002E1143" w:rsidRPr="001F6E81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Finance</w:t>
            </w:r>
          </w:p>
        </w:tc>
      </w:tr>
      <w:tr w:rsidR="000A709D" w:rsidRPr="001F6E81" w14:paraId="256D5BF2" w14:textId="77777777" w:rsidTr="007F0714">
        <w:trPr>
          <w:trHeight w:val="340"/>
        </w:trPr>
        <w:tc>
          <w:tcPr>
            <w:tcW w:w="7448" w:type="dxa"/>
            <w:gridSpan w:val="9"/>
            <w:vAlign w:val="bottom"/>
          </w:tcPr>
          <w:p w14:paraId="22E411C2" w14:textId="0447E504" w:rsidR="000A709D" w:rsidRPr="001F6E81" w:rsidRDefault="002E1143" w:rsidP="00B96945">
            <w:pPr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1F6E81">
              <w:rPr>
                <w:rFonts w:ascii="Times New Roman" w:eastAsia="Times New Roman" w:hAnsi="Times New Roman" w:cs="Times New Roman"/>
                <w:b/>
                <w:sz w:val="21"/>
                <w:szCs w:val="21"/>
              </w:rPr>
              <w:t>Université Le Havre Normandie</w:t>
            </w:r>
          </w:p>
        </w:tc>
        <w:tc>
          <w:tcPr>
            <w:tcW w:w="3138" w:type="dxa"/>
            <w:gridSpan w:val="3"/>
            <w:vAlign w:val="bottom"/>
          </w:tcPr>
          <w:p w14:paraId="228A0EFA" w14:textId="691061F7" w:rsidR="000A709D" w:rsidRPr="001F6E81" w:rsidRDefault="002E1143" w:rsidP="00B96945">
            <w:pPr>
              <w:ind w:left="-279"/>
              <w:jc w:val="right"/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</w:pPr>
            <w:r w:rsidRPr="001F6E81"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  <w:t xml:space="preserve">Le Havre, </w:t>
            </w:r>
            <w:r w:rsidR="001F6E81"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  <w:t>France</w:t>
            </w:r>
          </w:p>
        </w:tc>
      </w:tr>
      <w:tr w:rsidR="000A709D" w:rsidRPr="001F6E81" w14:paraId="3B2E780E" w14:textId="77777777" w:rsidTr="007F0714">
        <w:trPr>
          <w:trHeight w:val="20"/>
        </w:trPr>
        <w:tc>
          <w:tcPr>
            <w:tcW w:w="5432" w:type="dxa"/>
            <w:gridSpan w:val="3"/>
            <w:vAlign w:val="bottom"/>
          </w:tcPr>
          <w:p w14:paraId="6F6D258F" w14:textId="52EA2330" w:rsidR="000A709D" w:rsidRPr="001F6E81" w:rsidRDefault="001F6E81" w:rsidP="00B96945">
            <w:pPr>
              <w:rPr>
                <w:rFonts w:ascii="Times New Roman" w:eastAsia="Times New Roman" w:hAnsi="Times New Roman" w:cs="Times New Roman"/>
                <w:i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i/>
                <w:sz w:val="20"/>
                <w:szCs w:val="20"/>
              </w:rPr>
              <w:t>Two-week summer semester</w:t>
            </w:r>
            <w:r w:rsidR="002E1143" w:rsidRPr="001F6E81">
              <w:rPr>
                <w:rFonts w:ascii="Times New Roman" w:eastAsia="Times New Roman" w:hAnsi="Times New Roman" w:cs="Times New Roman"/>
                <w:i/>
                <w:sz w:val="20"/>
                <w:szCs w:val="20"/>
              </w:rPr>
              <w:t xml:space="preserve"> in Le Havre</w:t>
            </w:r>
          </w:p>
        </w:tc>
        <w:tc>
          <w:tcPr>
            <w:tcW w:w="5154" w:type="dxa"/>
            <w:gridSpan w:val="9"/>
          </w:tcPr>
          <w:p w14:paraId="4946C633" w14:textId="28453936" w:rsidR="000A709D" w:rsidRPr="001F6E81" w:rsidRDefault="00000000" w:rsidP="00B96945">
            <w:pPr>
              <w:jc w:val="right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1F6E81">
              <w:rPr>
                <w:rFonts w:ascii="Times New Roman" w:eastAsia="Times New Roman" w:hAnsi="Times New Roman" w:cs="Times New Roman"/>
                <w:sz w:val="20"/>
                <w:szCs w:val="20"/>
              </w:rPr>
              <w:t>0</w:t>
            </w:r>
            <w:r w:rsidR="002E1143" w:rsidRPr="001F6E81">
              <w:rPr>
                <w:rFonts w:ascii="Times New Roman" w:eastAsia="Times New Roman" w:hAnsi="Times New Roman" w:cs="Times New Roman"/>
                <w:sz w:val="20"/>
                <w:szCs w:val="20"/>
              </w:rPr>
              <w:t>6</w:t>
            </w:r>
            <w:r w:rsidRPr="001F6E81">
              <w:rPr>
                <w:rFonts w:ascii="Times New Roman" w:eastAsia="Times New Roman" w:hAnsi="Times New Roman" w:cs="Times New Roman"/>
                <w:sz w:val="20"/>
                <w:szCs w:val="20"/>
              </w:rPr>
              <w:t>/20</w:t>
            </w:r>
            <w:r w:rsidR="002E1143" w:rsidRPr="001F6E81">
              <w:rPr>
                <w:rFonts w:ascii="Times New Roman" w:eastAsia="Times New Roman" w:hAnsi="Times New Roman" w:cs="Times New Roman"/>
                <w:sz w:val="20"/>
                <w:szCs w:val="20"/>
              </w:rPr>
              <w:t>25</w:t>
            </w:r>
            <w:r w:rsidRPr="001F6E81"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 – 0</w:t>
            </w:r>
            <w:r w:rsidR="002E1143" w:rsidRPr="001F6E81">
              <w:rPr>
                <w:rFonts w:ascii="Times New Roman" w:eastAsia="Times New Roman" w:hAnsi="Times New Roman" w:cs="Times New Roman"/>
                <w:sz w:val="20"/>
                <w:szCs w:val="20"/>
              </w:rPr>
              <w:t>7</w:t>
            </w:r>
            <w:r w:rsidRPr="001F6E81">
              <w:rPr>
                <w:rFonts w:ascii="Times New Roman" w:eastAsia="Times New Roman" w:hAnsi="Times New Roman" w:cs="Times New Roman"/>
                <w:sz w:val="20"/>
                <w:szCs w:val="20"/>
              </w:rPr>
              <w:t>/20</w:t>
            </w:r>
            <w:r w:rsidR="002E1143" w:rsidRPr="001F6E81">
              <w:rPr>
                <w:rFonts w:ascii="Times New Roman" w:eastAsia="Times New Roman" w:hAnsi="Times New Roman" w:cs="Times New Roman"/>
                <w:sz w:val="20"/>
                <w:szCs w:val="20"/>
              </w:rPr>
              <w:t>25</w:t>
            </w:r>
          </w:p>
        </w:tc>
      </w:tr>
      <w:tr w:rsidR="000A709D" w:rsidRPr="001F6E81" w14:paraId="76538F9E" w14:textId="77777777" w:rsidTr="007F0714">
        <w:trPr>
          <w:trHeight w:val="20"/>
        </w:trPr>
        <w:tc>
          <w:tcPr>
            <w:tcW w:w="10586" w:type="dxa"/>
            <w:gridSpan w:val="12"/>
            <w:vAlign w:val="bottom"/>
          </w:tcPr>
          <w:p w14:paraId="00C08FA6" w14:textId="36890FC3" w:rsidR="000A709D" w:rsidRPr="001F6E81" w:rsidRDefault="001F6E81" w:rsidP="007F0714">
            <w:pPr>
              <w:numPr>
                <w:ilvl w:val="0"/>
                <w:numId w:val="4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</w:rPr>
              <w:t>C</w:t>
            </w:r>
            <w:r w:rsidR="002E1143" w:rsidRPr="001F6E81"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</w:rPr>
              <w:t>urs: Doing business in a changing world</w:t>
            </w:r>
            <w:ins w:id="2" w:author="David Döbele" w:date="2025-10-03T09:39:00Z" w16du:dateUtc="2025-10-03T07:39:00Z">
              <w:r w:rsidR="008F4C7E">
                <w:rPr>
                  <w:rFonts w:ascii="Times New Roman" w:eastAsia="Times New Roman" w:hAnsi="Times New Roman" w:cs="Times New Roman"/>
                  <w:color w:val="000000" w:themeColor="text1"/>
                  <w:sz w:val="20"/>
                  <w:szCs w:val="20"/>
                </w:rPr>
                <w:t xml:space="preserve"> </w:t>
              </w:r>
            </w:ins>
            <w:del w:id="3" w:author="George Luca" w:date="2025-07-03T09:21:00Z" w16du:dateUtc="2025-07-03T07:21:00Z">
              <w:r w:rsidR="00B96945" w:rsidRPr="001F6E81" w:rsidDel="00F905FB">
                <w:rPr>
                  <w:rFonts w:ascii="Times New Roman" w:eastAsia="Times New Roman" w:hAnsi="Times New Roman" w:cs="Times New Roman"/>
                  <w:color w:val="000000" w:themeColor="text1"/>
                  <w:sz w:val="20"/>
                  <w:szCs w:val="20"/>
                </w:rPr>
                <w:delText xml:space="preserve"> </w:delText>
              </w:r>
            </w:del>
            <w:r w:rsidR="00E94443" w:rsidRPr="001F6E81"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</w:rPr>
              <w:t>(</w:t>
            </w:r>
            <w:del w:id="4" w:author="David Döbele" w:date="2025-10-03T09:39:00Z" w16du:dateUtc="2025-10-03T07:39:00Z">
              <w:r w:rsidR="00E94443" w:rsidRPr="001F6E81" w:rsidDel="008F4C7E">
                <w:rPr>
                  <w:rFonts w:ascii="Times New Roman" w:eastAsia="Times New Roman" w:hAnsi="Times New Roman" w:cs="Times New Roman"/>
                  <w:color w:val="000000" w:themeColor="text1"/>
                  <w:sz w:val="20"/>
                  <w:szCs w:val="20"/>
                </w:rPr>
                <w:delText xml:space="preserve"> </w:delText>
              </w:r>
            </w:del>
            <w:r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</w:rPr>
              <w:t>focus on</w:t>
            </w:r>
            <w:r w:rsidR="002E1143" w:rsidRPr="001F6E81"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</w:rPr>
              <w:t xml:space="preserve"> Dubai</w:t>
            </w:r>
            <w:ins w:id="5" w:author="Sarah Bergmann" w:date="2025-06-28T12:23:00Z" w16du:dateUtc="2025-06-28T10:23:00Z">
              <w:r w:rsidR="00B96945" w:rsidRPr="001F6E81">
                <w:rPr>
                  <w:rFonts w:ascii="Times New Roman" w:eastAsia="Times New Roman" w:hAnsi="Times New Roman" w:cs="Times New Roman"/>
                  <w:color w:val="000000" w:themeColor="text1"/>
                  <w:sz w:val="20"/>
                  <w:szCs w:val="20"/>
                </w:rPr>
                <w:t>)</w:t>
              </w:r>
            </w:ins>
          </w:p>
        </w:tc>
      </w:tr>
      <w:tr w:rsidR="000A709D" w:rsidRPr="001F6E81" w14:paraId="64DAC197" w14:textId="77777777" w:rsidTr="007F0714">
        <w:trPr>
          <w:trHeight w:val="340"/>
        </w:trPr>
        <w:tc>
          <w:tcPr>
            <w:tcW w:w="6162" w:type="dxa"/>
            <w:gridSpan w:val="4"/>
            <w:vAlign w:val="bottom"/>
          </w:tcPr>
          <w:p w14:paraId="7EB9A911" w14:textId="6060CD5B" w:rsidR="000A709D" w:rsidRPr="001F6E81" w:rsidRDefault="002E1143" w:rsidP="00B96945">
            <w:pPr>
              <w:rPr>
                <w:rFonts w:ascii="Times New Roman" w:eastAsia="Times New Roman" w:hAnsi="Times New Roman" w:cs="Times New Roman"/>
                <w:b/>
                <w:sz w:val="21"/>
                <w:szCs w:val="21"/>
              </w:rPr>
            </w:pPr>
            <w:proofErr w:type="spellStart"/>
            <w:r w:rsidRPr="001F6E81">
              <w:rPr>
                <w:rFonts w:ascii="Times New Roman" w:eastAsia="Times New Roman" w:hAnsi="Times New Roman" w:cs="Times New Roman"/>
                <w:b/>
                <w:sz w:val="21"/>
                <w:szCs w:val="21"/>
              </w:rPr>
              <w:t>Bundeshandelsakademie</w:t>
            </w:r>
            <w:proofErr w:type="spellEnd"/>
            <w:r w:rsidRPr="001F6E81">
              <w:rPr>
                <w:rFonts w:ascii="Times New Roman" w:eastAsia="Times New Roman" w:hAnsi="Times New Roman" w:cs="Times New Roman"/>
                <w:b/>
                <w:sz w:val="21"/>
                <w:szCs w:val="21"/>
              </w:rPr>
              <w:t xml:space="preserve"> (HAK) Bregenz</w:t>
            </w:r>
          </w:p>
        </w:tc>
        <w:tc>
          <w:tcPr>
            <w:tcW w:w="4424" w:type="dxa"/>
            <w:gridSpan w:val="8"/>
            <w:vAlign w:val="bottom"/>
          </w:tcPr>
          <w:p w14:paraId="3397E28B" w14:textId="7A491BD9" w:rsidR="000A709D" w:rsidRPr="001F6E81" w:rsidRDefault="002E1143" w:rsidP="00B96945">
            <w:pPr>
              <w:jc w:val="right"/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</w:pPr>
            <w:r w:rsidRPr="001F6E81"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  <w:t xml:space="preserve">Bregenz, </w:t>
            </w:r>
            <w:r w:rsidR="001F6E81"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  <w:t>Austria</w:t>
            </w:r>
          </w:p>
        </w:tc>
      </w:tr>
      <w:tr w:rsidR="000A709D" w:rsidRPr="001F6E81" w14:paraId="39042308" w14:textId="77777777" w:rsidTr="007F0714">
        <w:trPr>
          <w:trHeight w:val="59"/>
        </w:trPr>
        <w:tc>
          <w:tcPr>
            <w:tcW w:w="6162" w:type="dxa"/>
            <w:gridSpan w:val="4"/>
            <w:vAlign w:val="bottom"/>
          </w:tcPr>
          <w:p w14:paraId="3741A88E" w14:textId="0CCB297A" w:rsidR="000A709D" w:rsidRPr="001F6E81" w:rsidRDefault="00A91F0D" w:rsidP="00B96945">
            <w:pPr>
              <w:rPr>
                <w:rFonts w:ascii="Times New Roman" w:eastAsia="Times New Roman" w:hAnsi="Times New Roman" w:cs="Times New Roman"/>
                <w:b/>
                <w:sz w:val="21"/>
                <w:szCs w:val="21"/>
              </w:rPr>
            </w:pPr>
            <w:r w:rsidRPr="001F6E81">
              <w:rPr>
                <w:rFonts w:ascii="Times New Roman" w:eastAsia="Times New Roman" w:hAnsi="Times New Roman" w:cs="Times New Roman"/>
                <w:i/>
                <w:sz w:val="20"/>
                <w:szCs w:val="20"/>
              </w:rPr>
              <w:t>Matura</w:t>
            </w:r>
          </w:p>
        </w:tc>
        <w:tc>
          <w:tcPr>
            <w:tcW w:w="4424" w:type="dxa"/>
            <w:gridSpan w:val="8"/>
          </w:tcPr>
          <w:p w14:paraId="6CEC1C3C" w14:textId="6B6323B6" w:rsidR="000A709D" w:rsidRPr="001F6E81" w:rsidRDefault="00000000" w:rsidP="00B96945">
            <w:pPr>
              <w:jc w:val="right"/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</w:pPr>
            <w:r w:rsidRPr="001F6E81">
              <w:rPr>
                <w:rFonts w:ascii="Times New Roman" w:eastAsia="Times New Roman" w:hAnsi="Times New Roman" w:cs="Times New Roman"/>
                <w:sz w:val="20"/>
                <w:szCs w:val="20"/>
              </w:rPr>
              <w:t>09/20</w:t>
            </w:r>
            <w:r w:rsidR="00A91F0D" w:rsidRPr="001F6E81">
              <w:rPr>
                <w:rFonts w:ascii="Times New Roman" w:eastAsia="Times New Roman" w:hAnsi="Times New Roman" w:cs="Times New Roman"/>
                <w:sz w:val="20"/>
                <w:szCs w:val="20"/>
              </w:rPr>
              <w:t>21</w:t>
            </w:r>
            <w:r w:rsidRPr="001F6E81"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 – 0</w:t>
            </w:r>
            <w:r w:rsidR="00A91F0D" w:rsidRPr="001F6E81">
              <w:rPr>
                <w:rFonts w:ascii="Times New Roman" w:eastAsia="Times New Roman" w:hAnsi="Times New Roman" w:cs="Times New Roman"/>
                <w:sz w:val="20"/>
                <w:szCs w:val="20"/>
              </w:rPr>
              <w:t>7</w:t>
            </w:r>
            <w:r w:rsidRPr="001F6E81">
              <w:rPr>
                <w:rFonts w:ascii="Times New Roman" w:eastAsia="Times New Roman" w:hAnsi="Times New Roman" w:cs="Times New Roman"/>
                <w:sz w:val="20"/>
                <w:szCs w:val="20"/>
              </w:rPr>
              <w:t>/20</w:t>
            </w:r>
            <w:r w:rsidR="00A91F0D" w:rsidRPr="001F6E81">
              <w:rPr>
                <w:rFonts w:ascii="Times New Roman" w:eastAsia="Times New Roman" w:hAnsi="Times New Roman" w:cs="Times New Roman"/>
                <w:sz w:val="20"/>
                <w:szCs w:val="20"/>
              </w:rPr>
              <w:t>24</w:t>
            </w:r>
          </w:p>
        </w:tc>
      </w:tr>
      <w:tr w:rsidR="000A709D" w:rsidRPr="001F6E81" w14:paraId="738CCEC8" w14:textId="77777777" w:rsidTr="00E502EC">
        <w:trPr>
          <w:trHeight w:val="59"/>
        </w:trPr>
        <w:tc>
          <w:tcPr>
            <w:tcW w:w="10586" w:type="dxa"/>
            <w:gridSpan w:val="12"/>
          </w:tcPr>
          <w:p w14:paraId="6EC0BFD9" w14:textId="5B7A543E" w:rsidR="000A709D" w:rsidRPr="001F6E81" w:rsidRDefault="001F6E81" w:rsidP="007F0714">
            <w:pPr>
              <w:numPr>
                <w:ilvl w:val="0"/>
                <w:numId w:val="4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Specification</w:t>
            </w:r>
            <w:r w:rsidRPr="001F6E81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: Econom</w:t>
            </w:r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ics</w:t>
            </w:r>
            <w:r w:rsidR="00A91F0D" w:rsidRPr="001F6E81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 xml:space="preserve"> (</w:t>
            </w:r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Finance</w:t>
            </w:r>
            <w:r w:rsidR="00A91F0D" w:rsidRPr="001F6E81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 xml:space="preserve">, </w:t>
            </w:r>
            <w:r w:rsidRPr="001F6E81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Accounting</w:t>
            </w:r>
            <w:r w:rsidR="00A91F0D" w:rsidRPr="001F6E81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 xml:space="preserve">, </w:t>
            </w:r>
            <w:r w:rsidRPr="001F6E81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Economy</w:t>
            </w:r>
            <w:r w:rsidR="00A91F0D" w:rsidRPr="001F6E81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 xml:space="preserve"> </w:t>
            </w:r>
            <w:r w:rsidRPr="001F6E81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overall</w:t>
            </w:r>
            <w:r w:rsidR="00A91F0D" w:rsidRPr="001F6E81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)</w:t>
            </w:r>
            <w:del w:id="6" w:author="Catharina Freier" w:date="2025-06-28T05:48:00Z" w16du:dateUtc="2025-06-28T03:48:00Z">
              <w:r w:rsidR="00A91F0D" w:rsidRPr="001F6E81" w:rsidDel="004A4E37">
                <w:rPr>
                  <w:rFonts w:ascii="Times New Roman" w:eastAsia="Times New Roman" w:hAnsi="Times New Roman" w:cs="Times New Roman"/>
                  <w:color w:val="000000"/>
                  <w:sz w:val="20"/>
                  <w:szCs w:val="20"/>
                </w:rPr>
                <w:delText>.</w:delText>
              </w:r>
            </w:del>
          </w:p>
        </w:tc>
      </w:tr>
      <w:tr w:rsidR="000A709D" w:rsidRPr="001F6E81" w14:paraId="2EA84B67" w14:textId="77777777" w:rsidTr="007F0714">
        <w:trPr>
          <w:trHeight w:val="510"/>
        </w:trPr>
        <w:tc>
          <w:tcPr>
            <w:tcW w:w="10586" w:type="dxa"/>
            <w:gridSpan w:val="12"/>
            <w:tcBorders>
              <w:bottom w:val="single" w:sz="4" w:space="0" w:color="000000"/>
            </w:tcBorders>
            <w:vAlign w:val="bottom"/>
          </w:tcPr>
          <w:p w14:paraId="0811D1BF" w14:textId="26F9969F" w:rsidR="000A709D" w:rsidRPr="001F6E81" w:rsidRDefault="0038237A" w:rsidP="00B9694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b/>
                <w:color w:val="000000"/>
                <w:sz w:val="28"/>
                <w:szCs w:val="28"/>
              </w:rPr>
            </w:pPr>
            <w:r w:rsidRPr="0038237A">
              <w:rPr>
                <w:rFonts w:ascii="Times New Roman" w:eastAsia="Times New Roman" w:hAnsi="Times New Roman" w:cs="Times New Roman"/>
                <w:b/>
                <w:color w:val="000000"/>
                <w:sz w:val="28"/>
                <w:szCs w:val="28"/>
              </w:rPr>
              <w:t>PRACTICAL EXPERIENCE</w:t>
            </w:r>
          </w:p>
        </w:tc>
      </w:tr>
      <w:tr w:rsidR="000A709D" w:rsidRPr="001F6E81" w14:paraId="2C6A6225" w14:textId="77777777" w:rsidTr="007F0714">
        <w:trPr>
          <w:trHeight w:val="340"/>
        </w:trPr>
        <w:tc>
          <w:tcPr>
            <w:tcW w:w="7020" w:type="dxa"/>
            <w:gridSpan w:val="6"/>
            <w:tcBorders>
              <w:top w:val="single" w:sz="4" w:space="0" w:color="000000"/>
            </w:tcBorders>
            <w:vAlign w:val="bottom"/>
          </w:tcPr>
          <w:p w14:paraId="09617F0B" w14:textId="67927124" w:rsidR="000A709D" w:rsidRPr="001F6E81" w:rsidRDefault="00DC565A" w:rsidP="00B96945">
            <w:pPr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1F6E81">
              <w:rPr>
                <w:rFonts w:ascii="Times New Roman" w:eastAsia="Times New Roman" w:hAnsi="Times New Roman" w:cs="Times New Roman"/>
                <w:b/>
                <w:sz w:val="21"/>
                <w:szCs w:val="21"/>
              </w:rPr>
              <w:t>W und L Asset Management</w:t>
            </w:r>
          </w:p>
        </w:tc>
        <w:tc>
          <w:tcPr>
            <w:tcW w:w="3566" w:type="dxa"/>
            <w:gridSpan w:val="6"/>
            <w:tcBorders>
              <w:top w:val="single" w:sz="4" w:space="0" w:color="000000"/>
            </w:tcBorders>
            <w:vAlign w:val="bottom"/>
          </w:tcPr>
          <w:p w14:paraId="7C538D8D" w14:textId="3C2F7021" w:rsidR="000A709D" w:rsidRPr="001F6E81" w:rsidRDefault="00DC565A" w:rsidP="00B96945">
            <w:pPr>
              <w:jc w:val="right"/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</w:pPr>
            <w:proofErr w:type="spellStart"/>
            <w:r w:rsidRPr="001F6E81"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  <w:t>Ruggell</w:t>
            </w:r>
            <w:proofErr w:type="spellEnd"/>
            <w:r w:rsidRPr="001F6E81"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  <w:t>, Liechtenstein</w:t>
            </w:r>
          </w:p>
        </w:tc>
      </w:tr>
      <w:tr w:rsidR="000A709D" w:rsidRPr="001F6E81" w14:paraId="1EFE4066" w14:textId="77777777" w:rsidTr="007F0714">
        <w:trPr>
          <w:trHeight w:val="20"/>
        </w:trPr>
        <w:tc>
          <w:tcPr>
            <w:tcW w:w="6448" w:type="dxa"/>
            <w:gridSpan w:val="5"/>
            <w:vAlign w:val="bottom"/>
          </w:tcPr>
          <w:p w14:paraId="0843EC1A" w14:textId="5F0C334A" w:rsidR="000A709D" w:rsidRPr="001F6E81" w:rsidRDefault="001F6E81" w:rsidP="00B96945">
            <w:pPr>
              <w:rPr>
                <w:rFonts w:ascii="Times New Roman" w:eastAsia="Times New Roman" w:hAnsi="Times New Roman" w:cs="Times New Roman"/>
                <w:i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i/>
                <w:sz w:val="20"/>
                <w:szCs w:val="20"/>
              </w:rPr>
              <w:t xml:space="preserve">Internship at </w:t>
            </w:r>
            <w:r w:rsidR="00DC565A" w:rsidRPr="001F6E81">
              <w:rPr>
                <w:rFonts w:ascii="Times New Roman" w:eastAsia="Times New Roman" w:hAnsi="Times New Roman" w:cs="Times New Roman"/>
                <w:i/>
                <w:sz w:val="20"/>
                <w:szCs w:val="20"/>
              </w:rPr>
              <w:t>Asset Management</w:t>
            </w:r>
            <w:r w:rsidR="005433C0" w:rsidRPr="001F6E81">
              <w:rPr>
                <w:rFonts w:ascii="Times New Roman" w:eastAsia="Times New Roman" w:hAnsi="Times New Roman" w:cs="Times New Roman"/>
                <w:i/>
                <w:sz w:val="20"/>
                <w:szCs w:val="20"/>
              </w:rPr>
              <w:t xml:space="preserve"> </w:t>
            </w:r>
          </w:p>
        </w:tc>
        <w:tc>
          <w:tcPr>
            <w:tcW w:w="4138" w:type="dxa"/>
            <w:gridSpan w:val="7"/>
          </w:tcPr>
          <w:p w14:paraId="30C55FF0" w14:textId="450B08D6" w:rsidR="000A709D" w:rsidRPr="001F6E81" w:rsidRDefault="00DC565A" w:rsidP="00B96945">
            <w:pPr>
              <w:jc w:val="right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1F6E81">
              <w:rPr>
                <w:rFonts w:ascii="Times New Roman" w:eastAsia="Times New Roman" w:hAnsi="Times New Roman" w:cs="Times New Roman"/>
                <w:sz w:val="20"/>
                <w:szCs w:val="20"/>
              </w:rPr>
              <w:t>0</w:t>
            </w:r>
            <w:r w:rsidR="00E0736F" w:rsidRPr="001F6E81">
              <w:rPr>
                <w:rFonts w:ascii="Times New Roman" w:eastAsia="Times New Roman" w:hAnsi="Times New Roman" w:cs="Times New Roman"/>
                <w:sz w:val="20"/>
                <w:szCs w:val="20"/>
              </w:rPr>
              <w:t>7</w:t>
            </w:r>
            <w:r w:rsidRPr="001F6E81"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/2025 – </w:t>
            </w:r>
            <w:r w:rsidRPr="001F6E81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08/2025</w:t>
            </w:r>
          </w:p>
        </w:tc>
      </w:tr>
      <w:tr w:rsidR="00B96945" w:rsidRPr="001F6E81" w14:paraId="5875429C" w14:textId="77777777" w:rsidTr="00B96945">
        <w:trPr>
          <w:trHeight w:val="20"/>
        </w:trPr>
        <w:tc>
          <w:tcPr>
            <w:tcW w:w="10586" w:type="dxa"/>
            <w:gridSpan w:val="12"/>
            <w:vAlign w:val="bottom"/>
          </w:tcPr>
          <w:p w14:paraId="41B4CF21" w14:textId="5CC61C5A" w:rsidR="001F6E81" w:rsidRPr="001F6E81" w:rsidRDefault="001F6E81" w:rsidP="001F6E81">
            <w:pPr>
              <w:numPr>
                <w:ilvl w:val="0"/>
                <w:numId w:val="5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commentRangeStart w:id="7"/>
            <w:r w:rsidRPr="001F6E81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Support in monitoring and adjusting risk-weighted portfolio positions</w:t>
            </w:r>
          </w:p>
          <w:p w14:paraId="507AF323" w14:textId="6E4C0731" w:rsidR="001F6E81" w:rsidRPr="001F6E81" w:rsidRDefault="001F6E81" w:rsidP="001F6E81">
            <w:pPr>
              <w:numPr>
                <w:ilvl w:val="0"/>
                <w:numId w:val="5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1F6E81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Preparation and execution of simple trading activities</w:t>
            </w:r>
          </w:p>
          <w:p w14:paraId="17CE70DD" w14:textId="75882A71" w:rsidR="001F6E81" w:rsidRPr="001F6E81" w:rsidRDefault="001F6E81" w:rsidP="001F6E81">
            <w:pPr>
              <w:numPr>
                <w:ilvl w:val="0"/>
                <w:numId w:val="5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1F6E81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Collaboration in maintaining internal tools and databases</w:t>
            </w:r>
          </w:p>
          <w:p w14:paraId="67B65204" w14:textId="77666A8D" w:rsidR="000A709D" w:rsidRPr="001F6E81" w:rsidRDefault="001F6E81" w:rsidP="001F6E81">
            <w:pPr>
              <w:numPr>
                <w:ilvl w:val="0"/>
                <w:numId w:val="5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1F6E81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Conducting research on regulatory developments and markets, including using Bloomberg Terminal</w:t>
            </w:r>
            <w:commentRangeEnd w:id="7"/>
            <w:r w:rsidR="00467003">
              <w:rPr>
                <w:rStyle w:val="Kommentarzeichen"/>
              </w:rPr>
              <w:commentReference w:id="7"/>
            </w:r>
          </w:p>
        </w:tc>
      </w:tr>
      <w:tr w:rsidR="000A709D" w:rsidRPr="001F6E81" w14:paraId="1B554477" w14:textId="77777777" w:rsidTr="007F0714">
        <w:trPr>
          <w:trHeight w:val="340"/>
        </w:trPr>
        <w:tc>
          <w:tcPr>
            <w:tcW w:w="7230" w:type="dxa"/>
            <w:gridSpan w:val="7"/>
            <w:vAlign w:val="bottom"/>
          </w:tcPr>
          <w:p w14:paraId="25894EBD" w14:textId="6AE7C287" w:rsidR="000A709D" w:rsidRPr="001F6E81" w:rsidRDefault="00DC565A" w:rsidP="00B9694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b/>
                <w:color w:val="000000"/>
                <w:sz w:val="21"/>
                <w:szCs w:val="21"/>
              </w:rPr>
            </w:pPr>
            <w:r w:rsidRPr="001F6E81">
              <w:rPr>
                <w:rFonts w:ascii="Times New Roman" w:eastAsia="Times New Roman" w:hAnsi="Times New Roman" w:cs="Times New Roman"/>
                <w:b/>
                <w:sz w:val="21"/>
                <w:szCs w:val="21"/>
              </w:rPr>
              <w:t xml:space="preserve">Marxer &amp; Partner </w:t>
            </w:r>
            <w:proofErr w:type="spellStart"/>
            <w:r w:rsidRPr="001F6E81">
              <w:rPr>
                <w:rFonts w:ascii="Times New Roman" w:eastAsia="Times New Roman" w:hAnsi="Times New Roman" w:cs="Times New Roman"/>
                <w:b/>
                <w:sz w:val="21"/>
                <w:szCs w:val="21"/>
              </w:rPr>
              <w:t>Rechtsanwälte</w:t>
            </w:r>
            <w:proofErr w:type="spellEnd"/>
          </w:p>
        </w:tc>
        <w:tc>
          <w:tcPr>
            <w:tcW w:w="3356" w:type="dxa"/>
            <w:gridSpan w:val="5"/>
            <w:vAlign w:val="bottom"/>
          </w:tcPr>
          <w:p w14:paraId="1F9E6A00" w14:textId="3DFCB3BB" w:rsidR="000A709D" w:rsidRPr="001F6E81" w:rsidRDefault="00DC565A" w:rsidP="00B9694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720" w:hanging="360"/>
              <w:jc w:val="right"/>
              <w:rPr>
                <w:rFonts w:ascii="Times New Roman" w:eastAsia="Times New Roman" w:hAnsi="Times New Roman" w:cs="Times New Roman"/>
                <w:b/>
                <w:color w:val="000000"/>
                <w:sz w:val="20"/>
                <w:szCs w:val="20"/>
              </w:rPr>
            </w:pPr>
            <w:r w:rsidRPr="001F6E81">
              <w:rPr>
                <w:rFonts w:ascii="Times New Roman" w:eastAsia="Times New Roman" w:hAnsi="Times New Roman" w:cs="Times New Roman"/>
                <w:b/>
                <w:color w:val="000000"/>
                <w:sz w:val="20"/>
                <w:szCs w:val="20"/>
              </w:rPr>
              <w:t>Vaduz, Liechtenstein</w:t>
            </w:r>
          </w:p>
        </w:tc>
      </w:tr>
      <w:tr w:rsidR="00DC565A" w:rsidRPr="001F6E81" w14:paraId="4FCB3F89" w14:textId="77777777" w:rsidTr="007F0714">
        <w:trPr>
          <w:trHeight w:val="59"/>
        </w:trPr>
        <w:tc>
          <w:tcPr>
            <w:tcW w:w="7230" w:type="dxa"/>
            <w:gridSpan w:val="7"/>
          </w:tcPr>
          <w:p w14:paraId="31304121" w14:textId="1D2359B1" w:rsidR="00DC565A" w:rsidRPr="001F6E81" w:rsidRDefault="001F6E81" w:rsidP="007F071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b/>
                <w:color w:val="000000"/>
                <w:sz w:val="21"/>
                <w:szCs w:val="21"/>
              </w:rPr>
            </w:pPr>
            <w:r>
              <w:rPr>
                <w:rFonts w:ascii="Times New Roman" w:eastAsia="Times New Roman" w:hAnsi="Times New Roman" w:cs="Times New Roman"/>
                <w:i/>
                <w:sz w:val="20"/>
                <w:szCs w:val="20"/>
              </w:rPr>
              <w:t xml:space="preserve">Internship at Marxer &amp; Partner </w:t>
            </w:r>
            <w:proofErr w:type="spellStart"/>
            <w:r>
              <w:rPr>
                <w:rFonts w:ascii="Times New Roman" w:eastAsia="Times New Roman" w:hAnsi="Times New Roman" w:cs="Times New Roman"/>
                <w:i/>
                <w:sz w:val="20"/>
                <w:szCs w:val="20"/>
              </w:rPr>
              <w:t>Rechtsanwälte</w:t>
            </w:r>
            <w:proofErr w:type="spellEnd"/>
            <w:r>
              <w:rPr>
                <w:rFonts w:ascii="Times New Roman" w:eastAsia="Times New Roman" w:hAnsi="Times New Roman" w:cs="Times New Roman"/>
                <w:i/>
                <w:sz w:val="20"/>
                <w:szCs w:val="20"/>
              </w:rPr>
              <w:t xml:space="preserve"> </w:t>
            </w:r>
            <w:r w:rsidR="00DC565A" w:rsidRPr="001F6E81">
              <w:rPr>
                <w:rFonts w:ascii="Times New Roman" w:eastAsia="Times New Roman" w:hAnsi="Times New Roman" w:cs="Times New Roman"/>
                <w:i/>
                <w:sz w:val="20"/>
                <w:szCs w:val="20"/>
              </w:rPr>
              <w:t>Compliance</w:t>
            </w:r>
          </w:p>
        </w:tc>
        <w:tc>
          <w:tcPr>
            <w:tcW w:w="3356" w:type="dxa"/>
            <w:gridSpan w:val="5"/>
          </w:tcPr>
          <w:p w14:paraId="233F55CC" w14:textId="563F8808" w:rsidR="00DC565A" w:rsidRPr="001F6E81" w:rsidRDefault="00DC565A" w:rsidP="00B9694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720" w:hanging="360"/>
              <w:jc w:val="right"/>
              <w:rPr>
                <w:rFonts w:ascii="Times New Roman" w:eastAsia="Times New Roman" w:hAnsi="Times New Roman" w:cs="Times New Roman"/>
                <w:b/>
                <w:color w:val="000000"/>
                <w:sz w:val="20"/>
                <w:szCs w:val="20"/>
              </w:rPr>
            </w:pPr>
            <w:r w:rsidRPr="001F6E81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 xml:space="preserve">04/2025 – </w:t>
            </w:r>
            <w:r w:rsidR="001F6E81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today</w:t>
            </w:r>
          </w:p>
        </w:tc>
      </w:tr>
      <w:tr w:rsidR="000A709D" w:rsidRPr="001F6E81" w14:paraId="2154543E" w14:textId="77777777" w:rsidTr="00E502EC">
        <w:trPr>
          <w:trHeight w:val="59"/>
        </w:trPr>
        <w:tc>
          <w:tcPr>
            <w:tcW w:w="10586" w:type="dxa"/>
            <w:gridSpan w:val="12"/>
          </w:tcPr>
          <w:p w14:paraId="2B071647" w14:textId="0909AB61" w:rsidR="0038237A" w:rsidRPr="0038237A" w:rsidRDefault="0038237A" w:rsidP="0038237A">
            <w:pPr>
              <w:numPr>
                <w:ilvl w:val="0"/>
                <w:numId w:val="5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38237A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Storage of relevant documents in the internal database for digitization (AIA, FATCA, due diligence)</w:t>
            </w:r>
          </w:p>
          <w:p w14:paraId="49EE59D7" w14:textId="7824F0C0" w:rsidR="0038237A" w:rsidRPr="0038237A" w:rsidRDefault="0038237A" w:rsidP="0038237A">
            <w:pPr>
              <w:numPr>
                <w:ilvl w:val="0"/>
                <w:numId w:val="5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38237A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Support for compliance officers in monitoring customer risk profiles</w:t>
            </w:r>
          </w:p>
          <w:p w14:paraId="57F961D9" w14:textId="16EDA2D4" w:rsidR="0038237A" w:rsidRPr="0038237A" w:rsidRDefault="0038237A" w:rsidP="0038237A">
            <w:pPr>
              <w:numPr>
                <w:ilvl w:val="0"/>
                <w:numId w:val="5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38237A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Conducting customer screenings for risk assessment</w:t>
            </w:r>
          </w:p>
          <w:p w14:paraId="43514F19" w14:textId="2BD45991" w:rsidR="00E0736F" w:rsidRPr="001F6E81" w:rsidRDefault="0038237A" w:rsidP="0038237A">
            <w:pPr>
              <w:pStyle w:val="Listenabsatz"/>
              <w:numPr>
                <w:ilvl w:val="0"/>
                <w:numId w:val="5"/>
              </w:numPr>
              <w:rPr>
                <w:rFonts w:ascii="Times New Roman" w:hAnsi="Times New Roman" w:cs="Times New Roman"/>
              </w:rPr>
            </w:pPr>
            <w:r w:rsidRPr="0038237A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Data analysis and scanning as part of the regulatory audit process</w:t>
            </w:r>
          </w:p>
        </w:tc>
      </w:tr>
      <w:tr w:rsidR="004A4E37" w:rsidRPr="001F6E81" w14:paraId="511D9218" w14:textId="77777777" w:rsidTr="007F0714">
        <w:trPr>
          <w:trHeight w:val="340"/>
        </w:trPr>
        <w:tc>
          <w:tcPr>
            <w:tcW w:w="5293" w:type="dxa"/>
            <w:gridSpan w:val="2"/>
            <w:vAlign w:val="bottom"/>
          </w:tcPr>
          <w:p w14:paraId="73299310" w14:textId="6E916EA5" w:rsidR="004A4E37" w:rsidRPr="001F6E81" w:rsidRDefault="004A4E37" w:rsidP="00B9694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1F6E81">
              <w:rPr>
                <w:rFonts w:ascii="Times New Roman" w:eastAsia="Times New Roman" w:hAnsi="Times New Roman" w:cs="Times New Roman"/>
                <w:b/>
                <w:bCs/>
                <w:color w:val="000000"/>
                <w:sz w:val="21"/>
                <w:szCs w:val="21"/>
              </w:rPr>
              <w:t>SFS Group AG</w:t>
            </w:r>
          </w:p>
        </w:tc>
        <w:tc>
          <w:tcPr>
            <w:tcW w:w="5293" w:type="dxa"/>
            <w:gridSpan w:val="10"/>
            <w:vAlign w:val="bottom"/>
          </w:tcPr>
          <w:p w14:paraId="14E5DB5F" w14:textId="689EDACB" w:rsidR="004A4E37" w:rsidRPr="001F6E81" w:rsidRDefault="004A4E37" w:rsidP="007F071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proofErr w:type="spellStart"/>
            <w:r w:rsidRPr="001F6E81"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szCs w:val="20"/>
              </w:rPr>
              <w:t>Heerbrugg</w:t>
            </w:r>
            <w:proofErr w:type="spellEnd"/>
            <w:r w:rsidRPr="001F6E81"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szCs w:val="20"/>
              </w:rPr>
              <w:t xml:space="preserve">, </w:t>
            </w:r>
            <w:r w:rsidR="0038237A"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szCs w:val="20"/>
              </w:rPr>
              <w:t>Switzerland</w:t>
            </w:r>
          </w:p>
        </w:tc>
      </w:tr>
      <w:tr w:rsidR="004A4E37" w:rsidRPr="001F6E81" w14:paraId="4681423F" w14:textId="77777777" w:rsidTr="007F0714">
        <w:trPr>
          <w:trHeight w:val="59"/>
        </w:trPr>
        <w:tc>
          <w:tcPr>
            <w:tcW w:w="5293" w:type="dxa"/>
            <w:gridSpan w:val="2"/>
          </w:tcPr>
          <w:p w14:paraId="3A723DDC" w14:textId="4DC09E54" w:rsidR="004A4E37" w:rsidRPr="001F6E81" w:rsidRDefault="0038237A" w:rsidP="00B9694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38237A">
              <w:rPr>
                <w:rFonts w:ascii="Times New Roman" w:eastAsia="Times New Roman" w:hAnsi="Times New Roman" w:cs="Times New Roman"/>
                <w:i/>
                <w:sz w:val="20"/>
                <w:szCs w:val="20"/>
              </w:rPr>
              <w:t>Intern</w:t>
            </w:r>
            <w:r>
              <w:rPr>
                <w:rFonts w:ascii="Times New Roman" w:eastAsia="Times New Roman" w:hAnsi="Times New Roman" w:cs="Times New Roman"/>
                <w:i/>
                <w:sz w:val="20"/>
                <w:szCs w:val="20"/>
              </w:rPr>
              <w:t>ship</w:t>
            </w:r>
            <w:r w:rsidRPr="0038237A">
              <w:rPr>
                <w:rFonts w:ascii="Times New Roman" w:eastAsia="Times New Roman" w:hAnsi="Times New Roman" w:cs="Times New Roman"/>
                <w:i/>
                <w:sz w:val="20"/>
                <w:szCs w:val="20"/>
              </w:rPr>
              <w:t xml:space="preserve"> in Purchasing and Quality Management</w:t>
            </w:r>
          </w:p>
        </w:tc>
        <w:tc>
          <w:tcPr>
            <w:tcW w:w="5293" w:type="dxa"/>
            <w:gridSpan w:val="10"/>
            <w:vAlign w:val="bottom"/>
          </w:tcPr>
          <w:p w14:paraId="54A484A3" w14:textId="1151B1AA" w:rsidR="004A4E37" w:rsidRPr="001F6E81" w:rsidRDefault="004A4E37" w:rsidP="007F071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1F6E81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07/2024 – 09/2024</w:t>
            </w:r>
          </w:p>
        </w:tc>
      </w:tr>
      <w:tr w:rsidR="004A4E37" w:rsidRPr="001F6E81" w14:paraId="3DFE6657" w14:textId="77777777" w:rsidTr="00E502EC">
        <w:trPr>
          <w:trHeight w:val="59"/>
        </w:trPr>
        <w:tc>
          <w:tcPr>
            <w:tcW w:w="10586" w:type="dxa"/>
            <w:gridSpan w:val="12"/>
          </w:tcPr>
          <w:p w14:paraId="1DCFCBE5" w14:textId="652FBC18" w:rsidR="0038237A" w:rsidRPr="0038237A" w:rsidRDefault="0038237A" w:rsidP="0038237A">
            <w:pPr>
              <w:numPr>
                <w:ilvl w:val="0"/>
                <w:numId w:val="5"/>
              </w:numP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38237A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Checking incoming and defective goods</w:t>
            </w:r>
          </w:p>
          <w:p w14:paraId="47CDDF77" w14:textId="55E8F7AD" w:rsidR="0038237A" w:rsidRPr="0038237A" w:rsidRDefault="0038237A" w:rsidP="0038237A">
            <w:pPr>
              <w:numPr>
                <w:ilvl w:val="0"/>
                <w:numId w:val="5"/>
              </w:numP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38237A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Preparing presentations on important topics in the department, such as Swiss customs duties and CBAM</w:t>
            </w:r>
          </w:p>
          <w:p w14:paraId="49BEF65F" w14:textId="28CF8D53" w:rsidR="004A4E37" w:rsidRPr="001F6E81" w:rsidRDefault="0038237A" w:rsidP="0038237A">
            <w:pPr>
              <w:numPr>
                <w:ilvl w:val="0"/>
                <w:numId w:val="5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38237A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Processing and optimizing data from production and other departments in Excel</w:t>
            </w:r>
          </w:p>
        </w:tc>
      </w:tr>
      <w:tr w:rsidR="000A709D" w:rsidRPr="001F6E81" w14:paraId="0D2153F1" w14:textId="77777777" w:rsidTr="007F0714">
        <w:trPr>
          <w:trHeight w:val="510"/>
        </w:trPr>
        <w:tc>
          <w:tcPr>
            <w:tcW w:w="10586" w:type="dxa"/>
            <w:gridSpan w:val="12"/>
            <w:tcBorders>
              <w:bottom w:val="single" w:sz="4" w:space="0" w:color="000000"/>
            </w:tcBorders>
            <w:vAlign w:val="bottom"/>
          </w:tcPr>
          <w:p w14:paraId="75E27EA4" w14:textId="77777777" w:rsidR="000A709D" w:rsidRPr="001F6E81" w:rsidRDefault="00000000" w:rsidP="00B9694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b/>
                <w:i/>
                <w:color w:val="000000"/>
                <w:sz w:val="28"/>
                <w:szCs w:val="28"/>
              </w:rPr>
            </w:pPr>
            <w:r w:rsidRPr="001F6E81">
              <w:rPr>
                <w:rFonts w:ascii="Times New Roman" w:eastAsia="Times New Roman" w:hAnsi="Times New Roman" w:cs="Times New Roman"/>
                <w:b/>
                <w:color w:val="000000"/>
                <w:sz w:val="28"/>
                <w:szCs w:val="28"/>
              </w:rPr>
              <w:t>EXTRACURRICULARES ENGAGEMENT</w:t>
            </w:r>
          </w:p>
        </w:tc>
      </w:tr>
      <w:tr w:rsidR="000A709D" w:rsidRPr="001F6E81" w14:paraId="72D63694" w14:textId="77777777" w:rsidTr="007F0714">
        <w:trPr>
          <w:trHeight w:val="340"/>
        </w:trPr>
        <w:tc>
          <w:tcPr>
            <w:tcW w:w="7230" w:type="dxa"/>
            <w:gridSpan w:val="7"/>
            <w:tcBorders>
              <w:top w:val="single" w:sz="4" w:space="0" w:color="000000"/>
            </w:tcBorders>
            <w:vAlign w:val="bottom"/>
          </w:tcPr>
          <w:p w14:paraId="529DE97D" w14:textId="3D6F7BB2" w:rsidR="000A709D" w:rsidRPr="001F6E81" w:rsidRDefault="000A3C97" w:rsidP="00B9694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b/>
                <w:color w:val="000000"/>
                <w:sz w:val="20"/>
                <w:szCs w:val="20"/>
              </w:rPr>
            </w:pPr>
            <w:proofErr w:type="spellStart"/>
            <w:r w:rsidRPr="001F6E81">
              <w:rPr>
                <w:rFonts w:ascii="Times New Roman" w:eastAsia="Times New Roman" w:hAnsi="Times New Roman" w:cs="Times New Roman"/>
                <w:b/>
                <w:color w:val="000000"/>
                <w:sz w:val="21"/>
                <w:szCs w:val="21"/>
              </w:rPr>
              <w:t>pumpkincareers</w:t>
            </w:r>
            <w:proofErr w:type="spellEnd"/>
            <w:r w:rsidRPr="001F6E81">
              <w:rPr>
                <w:rFonts w:ascii="Times New Roman" w:eastAsia="Times New Roman" w:hAnsi="Times New Roman" w:cs="Times New Roman"/>
                <w:b/>
                <w:color w:val="000000"/>
                <w:sz w:val="21"/>
                <w:szCs w:val="21"/>
              </w:rPr>
              <w:t xml:space="preserve"> GmbH</w:t>
            </w:r>
          </w:p>
        </w:tc>
        <w:tc>
          <w:tcPr>
            <w:tcW w:w="3356" w:type="dxa"/>
            <w:gridSpan w:val="5"/>
            <w:tcBorders>
              <w:top w:val="single" w:sz="4" w:space="0" w:color="000000"/>
            </w:tcBorders>
            <w:vAlign w:val="bottom"/>
          </w:tcPr>
          <w:p w14:paraId="0F134F4F" w14:textId="55BAA6A2" w:rsidR="000A709D" w:rsidRPr="001F6E81" w:rsidRDefault="000A3C97" w:rsidP="00B9694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right"/>
              <w:rPr>
                <w:rFonts w:ascii="Times New Roman" w:eastAsia="Times New Roman" w:hAnsi="Times New Roman" w:cs="Times New Roman"/>
                <w:b/>
                <w:color w:val="000000"/>
                <w:sz w:val="20"/>
                <w:szCs w:val="20"/>
              </w:rPr>
            </w:pPr>
            <w:r w:rsidRPr="001F6E81">
              <w:rPr>
                <w:rFonts w:ascii="Times New Roman" w:eastAsia="Times New Roman" w:hAnsi="Times New Roman" w:cs="Times New Roman"/>
                <w:b/>
                <w:color w:val="000000"/>
                <w:sz w:val="20"/>
                <w:szCs w:val="20"/>
              </w:rPr>
              <w:t>Online</w:t>
            </w:r>
          </w:p>
        </w:tc>
      </w:tr>
      <w:tr w:rsidR="000A709D" w:rsidRPr="001F6E81" w14:paraId="5A08C360" w14:textId="77777777" w:rsidTr="007F0714">
        <w:trPr>
          <w:trHeight w:val="20"/>
        </w:trPr>
        <w:tc>
          <w:tcPr>
            <w:tcW w:w="7305" w:type="dxa"/>
            <w:gridSpan w:val="8"/>
            <w:vAlign w:val="bottom"/>
          </w:tcPr>
          <w:p w14:paraId="1EF8C467" w14:textId="1FBFB8ED" w:rsidR="000A709D" w:rsidRPr="001F6E81" w:rsidRDefault="0038237A" w:rsidP="00B9694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i/>
                <w:color w:val="000000"/>
                <w:sz w:val="20"/>
                <w:szCs w:val="20"/>
              </w:rPr>
            </w:pPr>
            <w:r w:rsidRPr="0038237A">
              <w:rPr>
                <w:rFonts w:ascii="Times New Roman" w:eastAsia="Times New Roman" w:hAnsi="Times New Roman" w:cs="Times New Roman"/>
                <w:i/>
                <w:color w:val="000000"/>
                <w:sz w:val="20"/>
                <w:szCs w:val="20"/>
              </w:rPr>
              <w:t>Active member of a coaching network providing career advice for students</w:t>
            </w:r>
          </w:p>
        </w:tc>
        <w:tc>
          <w:tcPr>
            <w:tcW w:w="3281" w:type="dxa"/>
            <w:gridSpan w:val="4"/>
            <w:vAlign w:val="bottom"/>
          </w:tcPr>
          <w:p w14:paraId="489367FA" w14:textId="793F6570" w:rsidR="000A709D" w:rsidRPr="001F6E81" w:rsidRDefault="00000000" w:rsidP="00B9694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1F6E81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0</w:t>
            </w:r>
            <w:r w:rsidR="000A3C97" w:rsidRPr="001F6E81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6</w:t>
            </w:r>
            <w:r w:rsidRPr="001F6E81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/20</w:t>
            </w:r>
            <w:r w:rsidR="000A3C97" w:rsidRPr="001F6E81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24</w:t>
            </w:r>
            <w:r w:rsidRPr="001F6E81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 xml:space="preserve"> – </w:t>
            </w:r>
            <w:r w:rsidR="0038237A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today</w:t>
            </w:r>
          </w:p>
        </w:tc>
      </w:tr>
      <w:tr w:rsidR="00B96945" w:rsidRPr="001F6E81" w14:paraId="27A7444E" w14:textId="77777777" w:rsidTr="00B96945">
        <w:trPr>
          <w:trHeight w:val="20"/>
        </w:trPr>
        <w:tc>
          <w:tcPr>
            <w:tcW w:w="10586" w:type="dxa"/>
            <w:gridSpan w:val="12"/>
            <w:vAlign w:val="bottom"/>
          </w:tcPr>
          <w:p w14:paraId="00A64766" w14:textId="50964254" w:rsidR="0038237A" w:rsidRPr="0038237A" w:rsidRDefault="0038237A" w:rsidP="0038237A">
            <w:pPr>
              <w:numPr>
                <w:ilvl w:val="0"/>
                <w:numId w:val="5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ind w:right="864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38237A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Professional and personal development through preparatory courses for everyday work in investment banking and asset management (MS Office, industry knowledge, etc.)</w:t>
            </w:r>
          </w:p>
          <w:p w14:paraId="1D3C26C0" w14:textId="34E12756" w:rsidR="004A4E37" w:rsidRPr="001F6E81" w:rsidRDefault="0038237A" w:rsidP="0038237A">
            <w:pPr>
              <w:numPr>
                <w:ilvl w:val="0"/>
                <w:numId w:val="5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ind w:right="722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38237A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Establishment of a DACH-wide network of over 1,000 students with a keen interest in finance and consulting, as well as various experts and mentors with years of professional experience in these industries.</w:t>
            </w:r>
          </w:p>
        </w:tc>
      </w:tr>
      <w:tr w:rsidR="000A709D" w:rsidRPr="001F6E81" w14:paraId="78205648" w14:textId="77777777" w:rsidTr="007F0714">
        <w:trPr>
          <w:trHeight w:val="340"/>
        </w:trPr>
        <w:tc>
          <w:tcPr>
            <w:tcW w:w="6448" w:type="dxa"/>
            <w:gridSpan w:val="5"/>
            <w:vAlign w:val="bottom"/>
          </w:tcPr>
          <w:p w14:paraId="13FEA85D" w14:textId="2A3A7DE9" w:rsidR="000A709D" w:rsidRPr="001F6E81" w:rsidRDefault="00455B4F" w:rsidP="00B9694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423" w:hanging="425"/>
              <w:rPr>
                <w:rFonts w:ascii="Times New Roman" w:eastAsia="Times New Roman" w:hAnsi="Times New Roman" w:cs="Times New Roman"/>
                <w:b/>
                <w:color w:val="000000"/>
                <w:sz w:val="21"/>
                <w:szCs w:val="21"/>
              </w:rPr>
            </w:pPr>
            <w:r w:rsidRPr="001F6E81">
              <w:rPr>
                <w:rFonts w:ascii="Times New Roman" w:eastAsia="Times New Roman" w:hAnsi="Times New Roman" w:cs="Times New Roman"/>
                <w:b/>
                <w:color w:val="000000"/>
                <w:sz w:val="21"/>
                <w:szCs w:val="21"/>
              </w:rPr>
              <w:t>FC Hard</w:t>
            </w:r>
          </w:p>
        </w:tc>
        <w:tc>
          <w:tcPr>
            <w:tcW w:w="4138" w:type="dxa"/>
            <w:gridSpan w:val="7"/>
            <w:vAlign w:val="bottom"/>
          </w:tcPr>
          <w:p w14:paraId="2B8DC08B" w14:textId="58BBFAFE" w:rsidR="000A709D" w:rsidRPr="001F6E81" w:rsidRDefault="00455B4F" w:rsidP="00B9694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720" w:hanging="360"/>
              <w:jc w:val="right"/>
              <w:rPr>
                <w:rFonts w:ascii="Times New Roman" w:eastAsia="Times New Roman" w:hAnsi="Times New Roman" w:cs="Times New Roman"/>
                <w:b/>
                <w:color w:val="000000"/>
                <w:sz w:val="20"/>
                <w:szCs w:val="20"/>
              </w:rPr>
            </w:pPr>
            <w:r w:rsidRPr="001F6E81">
              <w:rPr>
                <w:rFonts w:ascii="Times New Roman" w:eastAsia="Times New Roman" w:hAnsi="Times New Roman" w:cs="Times New Roman"/>
                <w:b/>
                <w:color w:val="000000"/>
                <w:sz w:val="20"/>
                <w:szCs w:val="20"/>
              </w:rPr>
              <w:t xml:space="preserve">Hard, </w:t>
            </w:r>
            <w:r w:rsidR="0038237A">
              <w:rPr>
                <w:rFonts w:ascii="Times New Roman" w:eastAsia="Times New Roman" w:hAnsi="Times New Roman" w:cs="Times New Roman"/>
                <w:b/>
                <w:color w:val="000000"/>
                <w:sz w:val="20"/>
                <w:szCs w:val="20"/>
              </w:rPr>
              <w:t>Austria</w:t>
            </w:r>
          </w:p>
        </w:tc>
      </w:tr>
      <w:tr w:rsidR="000A709D" w:rsidRPr="001F6E81" w14:paraId="5B36E210" w14:textId="77777777" w:rsidTr="004A4E37">
        <w:trPr>
          <w:trHeight w:val="59"/>
        </w:trPr>
        <w:tc>
          <w:tcPr>
            <w:tcW w:w="8163" w:type="dxa"/>
            <w:gridSpan w:val="11"/>
          </w:tcPr>
          <w:p w14:paraId="0B9AF46E" w14:textId="2C671CD7" w:rsidR="000A709D" w:rsidRPr="001F6E81" w:rsidRDefault="00022111" w:rsidP="00B9694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720" w:hanging="720"/>
              <w:rPr>
                <w:rFonts w:ascii="Times New Roman" w:eastAsia="Times New Roman" w:hAnsi="Times New Roman" w:cs="Times New Roman"/>
                <w:b/>
                <w:color w:val="000000"/>
                <w:sz w:val="21"/>
                <w:szCs w:val="21"/>
              </w:rPr>
            </w:pPr>
            <w:r w:rsidRPr="00022111">
              <w:rPr>
                <w:rFonts w:ascii="Times New Roman" w:eastAsia="Times New Roman" w:hAnsi="Times New Roman" w:cs="Times New Roman"/>
                <w:i/>
                <w:color w:val="000000"/>
                <w:sz w:val="20"/>
                <w:szCs w:val="20"/>
              </w:rPr>
              <w:t>Temporary worker at events</w:t>
            </w:r>
          </w:p>
        </w:tc>
        <w:tc>
          <w:tcPr>
            <w:tcW w:w="2423" w:type="dxa"/>
          </w:tcPr>
          <w:p w14:paraId="529FE592" w14:textId="5DC9E4FA" w:rsidR="000A709D" w:rsidRPr="001F6E81" w:rsidRDefault="00000000" w:rsidP="00B9694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720" w:hanging="360"/>
              <w:jc w:val="right"/>
              <w:rPr>
                <w:rFonts w:ascii="Times New Roman" w:eastAsia="Times New Roman" w:hAnsi="Times New Roman" w:cs="Times New Roman"/>
                <w:b/>
                <w:color w:val="000000"/>
                <w:sz w:val="20"/>
                <w:szCs w:val="20"/>
              </w:rPr>
            </w:pPr>
            <w:r w:rsidRPr="001F6E81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0</w:t>
            </w:r>
            <w:r w:rsidR="00455B4F" w:rsidRPr="001F6E81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7</w:t>
            </w:r>
            <w:r w:rsidRPr="001F6E81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/20</w:t>
            </w:r>
            <w:r w:rsidR="00455B4F" w:rsidRPr="001F6E81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23</w:t>
            </w:r>
            <w:r w:rsidRPr="001F6E81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 xml:space="preserve"> – 0</w:t>
            </w:r>
            <w:r w:rsidR="00455B4F" w:rsidRPr="001F6E81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4</w:t>
            </w:r>
            <w:r w:rsidRPr="001F6E81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/20</w:t>
            </w:r>
            <w:r w:rsidR="00455B4F" w:rsidRPr="001F6E81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24</w:t>
            </w:r>
          </w:p>
        </w:tc>
      </w:tr>
      <w:tr w:rsidR="000A709D" w:rsidRPr="00022111" w14:paraId="73EFADDB" w14:textId="77777777" w:rsidTr="00E502EC">
        <w:trPr>
          <w:trHeight w:val="59"/>
        </w:trPr>
        <w:tc>
          <w:tcPr>
            <w:tcW w:w="10586" w:type="dxa"/>
            <w:gridSpan w:val="12"/>
            <w:vAlign w:val="bottom"/>
          </w:tcPr>
          <w:p w14:paraId="06F76BA9" w14:textId="2E1D2409" w:rsidR="00022111" w:rsidRPr="00022111" w:rsidRDefault="00022111" w:rsidP="00022111">
            <w:pPr>
              <w:numPr>
                <w:ilvl w:val="0"/>
                <w:numId w:val="2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ind w:right="942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022111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At events such as youth cups, finals, Oktoberfest celebrations, or duck races</w:t>
            </w:r>
          </w:p>
          <w:p w14:paraId="638B595A" w14:textId="5EDD36D0" w:rsidR="001E653B" w:rsidRPr="00022111" w:rsidRDefault="00022111" w:rsidP="00022111">
            <w:pPr>
              <w:numPr>
                <w:ilvl w:val="0"/>
                <w:numId w:val="2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ind w:right="942"/>
              <w:rPr>
                <w:rFonts w:ascii="Times New Roman" w:eastAsia="Times New Roman" w:hAnsi="Times New Roman" w:cs="Times New Roman"/>
                <w:bCs/>
                <w:color w:val="000000"/>
                <w:sz w:val="20"/>
                <w:szCs w:val="20"/>
              </w:rPr>
            </w:pPr>
            <w:r w:rsidRPr="00022111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Performing tasks in the kitchen and behind the bar</w:t>
            </w:r>
          </w:p>
        </w:tc>
      </w:tr>
      <w:tr w:rsidR="000A709D" w:rsidRPr="001F6E81" w14:paraId="0C0A3370" w14:textId="77777777" w:rsidTr="007F0714">
        <w:trPr>
          <w:trHeight w:val="340"/>
        </w:trPr>
        <w:tc>
          <w:tcPr>
            <w:tcW w:w="6448" w:type="dxa"/>
            <w:gridSpan w:val="5"/>
            <w:vAlign w:val="bottom"/>
          </w:tcPr>
          <w:p w14:paraId="4CED946F" w14:textId="18B4BE65" w:rsidR="000A709D" w:rsidRPr="001F6E81" w:rsidRDefault="00455B4F" w:rsidP="00B9694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720" w:hanging="720"/>
              <w:rPr>
                <w:rFonts w:ascii="Times New Roman" w:eastAsia="Times New Roman" w:hAnsi="Times New Roman" w:cs="Times New Roman"/>
                <w:i/>
                <w:color w:val="000000"/>
                <w:sz w:val="20"/>
                <w:szCs w:val="20"/>
              </w:rPr>
            </w:pPr>
            <w:r w:rsidRPr="001F6E81">
              <w:rPr>
                <w:rFonts w:ascii="Times New Roman" w:eastAsia="Times New Roman" w:hAnsi="Times New Roman" w:cs="Times New Roman"/>
                <w:b/>
                <w:color w:val="000000"/>
                <w:sz w:val="21"/>
                <w:szCs w:val="21"/>
              </w:rPr>
              <w:t xml:space="preserve">MFG </w:t>
            </w:r>
            <w:proofErr w:type="spellStart"/>
            <w:r w:rsidRPr="001F6E81">
              <w:rPr>
                <w:rFonts w:ascii="Times New Roman" w:eastAsia="Times New Roman" w:hAnsi="Times New Roman" w:cs="Times New Roman"/>
                <w:b/>
                <w:color w:val="000000"/>
                <w:sz w:val="21"/>
                <w:szCs w:val="21"/>
              </w:rPr>
              <w:t>Mobiler</w:t>
            </w:r>
            <w:proofErr w:type="spellEnd"/>
            <w:r w:rsidRPr="001F6E81">
              <w:rPr>
                <w:rFonts w:ascii="Times New Roman" w:eastAsia="Times New Roman" w:hAnsi="Times New Roman" w:cs="Times New Roman"/>
                <w:b/>
                <w:color w:val="000000"/>
                <w:sz w:val="21"/>
                <w:szCs w:val="21"/>
              </w:rPr>
              <w:t xml:space="preserve"> </w:t>
            </w:r>
            <w:proofErr w:type="spellStart"/>
            <w:r w:rsidRPr="001F6E81">
              <w:rPr>
                <w:rFonts w:ascii="Times New Roman" w:eastAsia="Times New Roman" w:hAnsi="Times New Roman" w:cs="Times New Roman"/>
                <w:b/>
                <w:color w:val="000000"/>
                <w:sz w:val="21"/>
                <w:szCs w:val="21"/>
              </w:rPr>
              <w:t>Frisur</w:t>
            </w:r>
            <w:proofErr w:type="spellEnd"/>
            <w:r w:rsidRPr="001F6E81">
              <w:rPr>
                <w:rFonts w:ascii="Times New Roman" w:eastAsia="Times New Roman" w:hAnsi="Times New Roman" w:cs="Times New Roman"/>
                <w:b/>
                <w:color w:val="000000"/>
                <w:sz w:val="21"/>
                <w:szCs w:val="21"/>
              </w:rPr>
              <w:t xml:space="preserve"> George</w:t>
            </w:r>
          </w:p>
        </w:tc>
        <w:tc>
          <w:tcPr>
            <w:tcW w:w="4138" w:type="dxa"/>
            <w:gridSpan w:val="7"/>
            <w:vAlign w:val="bottom"/>
          </w:tcPr>
          <w:p w14:paraId="51643320" w14:textId="64CBD62D" w:rsidR="000A709D" w:rsidRPr="001F6E81" w:rsidRDefault="00455B4F" w:rsidP="00B9694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720" w:hanging="360"/>
              <w:jc w:val="right"/>
              <w:rPr>
                <w:rFonts w:ascii="Times New Roman" w:eastAsia="Times New Roman" w:hAnsi="Times New Roman" w:cs="Times New Roman"/>
                <w:b/>
                <w:color w:val="000000"/>
                <w:sz w:val="20"/>
                <w:szCs w:val="20"/>
              </w:rPr>
            </w:pPr>
            <w:r w:rsidRPr="001F6E81">
              <w:rPr>
                <w:rFonts w:ascii="Times New Roman" w:eastAsia="Times New Roman" w:hAnsi="Times New Roman" w:cs="Times New Roman"/>
                <w:b/>
                <w:color w:val="000000"/>
                <w:sz w:val="20"/>
                <w:szCs w:val="20"/>
              </w:rPr>
              <w:t xml:space="preserve">Fürth, </w:t>
            </w:r>
            <w:r w:rsidR="0038237A">
              <w:rPr>
                <w:rFonts w:ascii="Times New Roman" w:eastAsia="Times New Roman" w:hAnsi="Times New Roman" w:cs="Times New Roman"/>
                <w:b/>
                <w:color w:val="000000"/>
                <w:sz w:val="20"/>
                <w:szCs w:val="20"/>
              </w:rPr>
              <w:t>Germany</w:t>
            </w:r>
          </w:p>
        </w:tc>
      </w:tr>
      <w:tr w:rsidR="000A709D" w:rsidRPr="001F6E81" w14:paraId="71EB34EE" w14:textId="77777777" w:rsidTr="007F0714">
        <w:trPr>
          <w:trHeight w:val="20"/>
        </w:trPr>
        <w:tc>
          <w:tcPr>
            <w:tcW w:w="7877" w:type="dxa"/>
            <w:gridSpan w:val="10"/>
            <w:vAlign w:val="bottom"/>
          </w:tcPr>
          <w:p w14:paraId="7E63F6DF" w14:textId="486307D5" w:rsidR="000A709D" w:rsidRPr="001F6E81" w:rsidRDefault="00022111" w:rsidP="00B9694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720" w:hanging="720"/>
              <w:rPr>
                <w:rFonts w:ascii="Times New Roman" w:eastAsia="Times New Roman" w:hAnsi="Times New Roman" w:cs="Times New Roman"/>
                <w:i/>
                <w:color w:val="000000"/>
                <w:sz w:val="20"/>
                <w:szCs w:val="20"/>
              </w:rPr>
            </w:pPr>
            <w:r w:rsidRPr="00022111">
              <w:rPr>
                <w:rFonts w:ascii="Times New Roman" w:eastAsia="Times New Roman" w:hAnsi="Times New Roman" w:cs="Times New Roman"/>
                <w:i/>
                <w:color w:val="000000"/>
                <w:sz w:val="20"/>
                <w:szCs w:val="20"/>
              </w:rPr>
              <w:t>Companion to a mobile hairdresser in retirement homes</w:t>
            </w:r>
          </w:p>
        </w:tc>
        <w:tc>
          <w:tcPr>
            <w:tcW w:w="2709" w:type="dxa"/>
            <w:gridSpan w:val="2"/>
            <w:vAlign w:val="bottom"/>
          </w:tcPr>
          <w:p w14:paraId="5C02C923" w14:textId="14A73099" w:rsidR="000A709D" w:rsidRPr="001F6E81" w:rsidRDefault="00000000" w:rsidP="00B9694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720" w:hanging="360"/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1F6E81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0</w:t>
            </w:r>
            <w:r w:rsidR="00455B4F" w:rsidRPr="001F6E81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1</w:t>
            </w:r>
            <w:r w:rsidRPr="001F6E81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/201</w:t>
            </w:r>
            <w:r w:rsidR="00455B4F" w:rsidRPr="001F6E81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5</w:t>
            </w:r>
            <w:r w:rsidRPr="001F6E81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 xml:space="preserve"> – </w:t>
            </w:r>
            <w:r w:rsidR="00455B4F" w:rsidRPr="001F6E81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12</w:t>
            </w:r>
            <w:r w:rsidRPr="001F6E81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/20</w:t>
            </w:r>
            <w:r w:rsidR="00455B4F" w:rsidRPr="001F6E81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23</w:t>
            </w:r>
          </w:p>
        </w:tc>
      </w:tr>
      <w:tr w:rsidR="000A709D" w:rsidRPr="001F6E81" w14:paraId="1503A568" w14:textId="77777777" w:rsidTr="007F0714">
        <w:trPr>
          <w:trHeight w:val="20"/>
        </w:trPr>
        <w:tc>
          <w:tcPr>
            <w:tcW w:w="10586" w:type="dxa"/>
            <w:gridSpan w:val="12"/>
            <w:vAlign w:val="bottom"/>
          </w:tcPr>
          <w:p w14:paraId="0601EF0A" w14:textId="659DFFBB" w:rsidR="00022111" w:rsidRPr="00022111" w:rsidRDefault="00022111" w:rsidP="00022111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022111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Accompanying residents from their rooms to the mobile hair salon</w:t>
            </w:r>
          </w:p>
          <w:p w14:paraId="675A79E8" w14:textId="5B2D3079" w:rsidR="000A709D" w:rsidRPr="001F6E81" w:rsidRDefault="00022111" w:rsidP="00022111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022111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Playing board games with the residents while they wait</w:t>
            </w:r>
          </w:p>
        </w:tc>
      </w:tr>
      <w:tr w:rsidR="000A709D" w:rsidRPr="001F6E81" w14:paraId="737EE088" w14:textId="77777777" w:rsidTr="007F0714">
        <w:trPr>
          <w:trHeight w:val="510"/>
        </w:trPr>
        <w:tc>
          <w:tcPr>
            <w:tcW w:w="10586" w:type="dxa"/>
            <w:gridSpan w:val="12"/>
            <w:tcBorders>
              <w:bottom w:val="single" w:sz="4" w:space="0" w:color="000000"/>
            </w:tcBorders>
            <w:vAlign w:val="bottom"/>
          </w:tcPr>
          <w:p w14:paraId="47ED3E61" w14:textId="77777777" w:rsidR="000A709D" w:rsidRPr="001F6E81" w:rsidRDefault="00000000" w:rsidP="00B96945">
            <w:pPr>
              <w:rPr>
                <w:rFonts w:ascii="Times New Roman" w:eastAsia="Times New Roman" w:hAnsi="Times New Roman" w:cs="Times New Roman"/>
                <w:b/>
                <w:sz w:val="28"/>
                <w:szCs w:val="28"/>
              </w:rPr>
            </w:pPr>
            <w:commentRangeStart w:id="8"/>
            <w:r w:rsidRPr="001F6E81">
              <w:rPr>
                <w:rFonts w:ascii="Times New Roman" w:eastAsia="Times New Roman" w:hAnsi="Times New Roman" w:cs="Times New Roman"/>
                <w:b/>
                <w:sz w:val="28"/>
                <w:szCs w:val="28"/>
              </w:rPr>
              <w:t>FÄHIGKEITEN &amp; INTERESSEN</w:t>
            </w:r>
            <w:commentRangeEnd w:id="8"/>
            <w:r w:rsidR="003F2C5B">
              <w:rPr>
                <w:rStyle w:val="Kommentarzeichen"/>
              </w:rPr>
              <w:commentReference w:id="8"/>
            </w:r>
          </w:p>
        </w:tc>
      </w:tr>
      <w:tr w:rsidR="000A709D" w:rsidRPr="001F6E81" w14:paraId="513FB1E0" w14:textId="77777777" w:rsidTr="007F0714">
        <w:trPr>
          <w:trHeight w:val="340"/>
        </w:trPr>
        <w:tc>
          <w:tcPr>
            <w:tcW w:w="1429" w:type="dxa"/>
            <w:tcBorders>
              <w:top w:val="single" w:sz="4" w:space="0" w:color="000000"/>
            </w:tcBorders>
            <w:vAlign w:val="bottom"/>
          </w:tcPr>
          <w:p w14:paraId="6578C4AE" w14:textId="6758B1E1" w:rsidR="000A709D" w:rsidRPr="001F6E81" w:rsidRDefault="00D45A23" w:rsidP="00B96945">
            <w:pPr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Language</w:t>
            </w:r>
            <w:r w:rsidRPr="001F6E81">
              <w:rPr>
                <w:rFonts w:ascii="Times New Roman" w:eastAsia="Times New Roman" w:hAnsi="Times New Roman" w:cs="Times New Roman"/>
                <w:sz w:val="20"/>
                <w:szCs w:val="20"/>
              </w:rPr>
              <w:t>:</w:t>
            </w:r>
          </w:p>
        </w:tc>
        <w:tc>
          <w:tcPr>
            <w:tcW w:w="9157" w:type="dxa"/>
            <w:gridSpan w:val="11"/>
            <w:tcBorders>
              <w:top w:val="single" w:sz="4" w:space="0" w:color="000000"/>
            </w:tcBorders>
            <w:vAlign w:val="bottom"/>
          </w:tcPr>
          <w:p w14:paraId="651E2A0A" w14:textId="3CC778CB" w:rsidR="000A709D" w:rsidRPr="001F6E81" w:rsidRDefault="00D45A23" w:rsidP="00B96945">
            <w:pPr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D45A23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German (native language), English (business fluent), French (school level)</w:t>
            </w:r>
          </w:p>
        </w:tc>
      </w:tr>
      <w:tr w:rsidR="000A709D" w:rsidRPr="001F6E81" w14:paraId="48BE7997" w14:textId="77777777" w:rsidTr="007F0714">
        <w:trPr>
          <w:trHeight w:val="340"/>
        </w:trPr>
        <w:tc>
          <w:tcPr>
            <w:tcW w:w="1429" w:type="dxa"/>
            <w:vAlign w:val="bottom"/>
          </w:tcPr>
          <w:p w14:paraId="1397BBF7" w14:textId="6491141F" w:rsidR="000A709D" w:rsidRPr="001F6E81" w:rsidRDefault="00D45A23" w:rsidP="00B96945">
            <w:pPr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Technical</w:t>
            </w:r>
            <w:r w:rsidRPr="001F6E81">
              <w:rPr>
                <w:rFonts w:ascii="Times New Roman" w:eastAsia="Times New Roman" w:hAnsi="Times New Roman" w:cs="Times New Roman"/>
                <w:sz w:val="20"/>
                <w:szCs w:val="20"/>
              </w:rPr>
              <w:t>:</w:t>
            </w:r>
          </w:p>
        </w:tc>
        <w:tc>
          <w:tcPr>
            <w:tcW w:w="9157" w:type="dxa"/>
            <w:gridSpan w:val="11"/>
            <w:vAlign w:val="bottom"/>
          </w:tcPr>
          <w:p w14:paraId="3F12A130" w14:textId="753E6C35" w:rsidR="000A709D" w:rsidRPr="001F6E81" w:rsidRDefault="00D45A23" w:rsidP="00B96945">
            <w:pPr>
              <w:rPr>
                <w:rFonts w:ascii="Times New Roman" w:eastAsia="Times New Roman" w:hAnsi="Times New Roman" w:cs="Times New Roman"/>
                <w:i/>
                <w:color w:val="000000"/>
                <w:sz w:val="20"/>
                <w:szCs w:val="20"/>
              </w:rPr>
            </w:pPr>
            <w:r w:rsidRPr="00D45A23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Microsoft Office, Next (data storage software)</w:t>
            </w:r>
          </w:p>
        </w:tc>
      </w:tr>
      <w:tr w:rsidR="000A709D" w:rsidRPr="001F6E81" w14:paraId="3C74F53F" w14:textId="77777777" w:rsidTr="007F0714">
        <w:trPr>
          <w:trHeight w:val="340"/>
        </w:trPr>
        <w:tc>
          <w:tcPr>
            <w:tcW w:w="1429" w:type="dxa"/>
            <w:vAlign w:val="bottom"/>
          </w:tcPr>
          <w:p w14:paraId="4E4B76D0" w14:textId="5432900E" w:rsidR="000A709D" w:rsidRPr="001F6E81" w:rsidRDefault="00D45A23" w:rsidP="00B96945">
            <w:pPr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Interests</w:t>
            </w:r>
            <w:r w:rsidRPr="001F6E81"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: </w:t>
            </w:r>
          </w:p>
        </w:tc>
        <w:tc>
          <w:tcPr>
            <w:tcW w:w="9157" w:type="dxa"/>
            <w:gridSpan w:val="11"/>
            <w:vAlign w:val="bottom"/>
          </w:tcPr>
          <w:p w14:paraId="4019E50D" w14:textId="7AED28D7" w:rsidR="00E502EC" w:rsidRPr="001F6E81" w:rsidRDefault="00D45A23" w:rsidP="00B96945">
            <w:pP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D45A23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Capital markets and influencing factors, gym, basketball,</w:t>
            </w:r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 xml:space="preserve"> football,</w:t>
            </w:r>
            <w:r w:rsidRPr="00D45A23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 xml:space="preserve"> hiking, camping, climbing</w:t>
            </w:r>
          </w:p>
        </w:tc>
      </w:tr>
      <w:tr w:rsidR="004A4E37" w:rsidRPr="001F6E81" w14:paraId="52E0590E" w14:textId="77777777" w:rsidTr="007F0714">
        <w:trPr>
          <w:trHeight w:val="1020"/>
        </w:trPr>
        <w:tc>
          <w:tcPr>
            <w:tcW w:w="10586" w:type="dxa"/>
            <w:gridSpan w:val="12"/>
            <w:vAlign w:val="bottom"/>
          </w:tcPr>
          <w:p w14:paraId="2AD1EF91" w14:textId="30B4FD2B" w:rsidR="004A4E37" w:rsidRPr="001F6E81" w:rsidRDefault="004A4E37" w:rsidP="00B96945">
            <w:pP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</w:p>
        </w:tc>
      </w:tr>
    </w:tbl>
    <w:p w14:paraId="14664B7B" w14:textId="257773B7" w:rsidR="00E61FAE" w:rsidRPr="00E502EC" w:rsidRDefault="00E61FAE" w:rsidP="007F0714">
      <w:pPr>
        <w:spacing w:after="0" w:line="240" w:lineRule="auto"/>
        <w:rPr>
          <w:rFonts w:ascii="Times New Roman" w:eastAsia="Times New Roman" w:hAnsi="Times New Roman" w:cs="Times New Roman"/>
          <w:color w:val="000000"/>
          <w:sz w:val="20"/>
          <w:szCs w:val="20"/>
        </w:rPr>
      </w:pPr>
    </w:p>
    <w:sectPr w:rsidR="00E61FAE" w:rsidRPr="00E502EC" w:rsidSect="00B96945">
      <w:footerReference w:type="even" r:id="rId12"/>
      <w:pgSz w:w="11906" w:h="16838"/>
      <w:pgMar w:top="680" w:right="1418" w:bottom="340" w:left="1418" w:header="709" w:footer="709" w:gutter="0"/>
      <w:pgNumType w:start="1"/>
      <w:cols w:space="720"/>
      <w:sectPrChange w:id="9" w:author="Sarah Bergmann" w:date="2025-06-28T12:30:00Z" w16du:dateUtc="2025-06-28T10:30:00Z">
        <w:sectPr w:rsidR="00E61FAE" w:rsidRPr="00E502EC" w:rsidSect="00B96945">
          <w:pgMar w:top="567" w:right="1418" w:bottom="340" w:left="1418" w:header="709" w:footer="709" w:gutter="0"/>
        </w:sectPr>
      </w:sectPrChange>
    </w:sectPr>
  </w:body>
</w:document>
</file>

<file path=word/comments.xml><?xml version="1.0" encoding="utf-8"?>
<w:comment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comment w:id="7" w:author="David Döbele" w:date="2025-10-03T09:39:00Z" w:initials="DD">
    <w:p w14:paraId="311FB26E" w14:textId="77777777" w:rsidR="00467003" w:rsidRDefault="00467003" w:rsidP="00467003">
      <w:r>
        <w:rPr>
          <w:rStyle w:val="Kommentarzeichen"/>
        </w:rPr>
        <w:annotationRef/>
      </w:r>
      <w:r>
        <w:rPr>
          <w:sz w:val="20"/>
          <w:szCs w:val="20"/>
        </w:rPr>
        <w:t>hier gerne noch konkreter werden, ggf. auch portfolio größe angeben etc.</w:t>
      </w:r>
    </w:p>
    <w:p w14:paraId="00A19750" w14:textId="77777777" w:rsidR="00467003" w:rsidRDefault="00467003" w:rsidP="00467003"/>
  </w:comment>
  <w:comment w:id="8" w:author="David Döbele" w:date="2025-10-03T09:40:00Z" w:initials="DD">
    <w:p w14:paraId="2FF7340E" w14:textId="77777777" w:rsidR="003F2C5B" w:rsidRDefault="003F2C5B" w:rsidP="003F2C5B">
      <w:r>
        <w:rPr>
          <w:rStyle w:val="Kommentarzeichen"/>
        </w:rPr>
        <w:annotationRef/>
      </w:r>
      <w:r>
        <w:rPr>
          <w:sz w:val="20"/>
          <w:szCs w:val="20"/>
        </w:rPr>
        <w:t>überschriften übersetzen</w:t>
      </w:r>
    </w:p>
  </w:comment>
</w:comments>
</file>

<file path=word/commentsExtended.xml><?xml version="1.0" encoding="utf-8"?>
<w15:commentsEx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15:commentEx w15:paraId="00A19750" w15:done="0"/>
  <w15:commentEx w15:paraId="2FF7340E" w15:done="0"/>
</w15:commentsEx>
</file>

<file path=word/commentsExtensible.xml><?xml version="1.0" encoding="utf-8"?>
<w16cex:commentsExtensib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cr="http://schemas.microsoft.com/office/comments/2020/reactions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cr w16du wp14">
  <w16cex:commentExtensible w16cex:durableId="7164CFBB" w16cex:dateUtc="2025-10-03T07:39:00Z"/>
  <w16cex:commentExtensible w16cex:durableId="5BE65777" w16cex:dateUtc="2025-10-03T07:40:00Z"/>
</w16cex:commentsExtensible>
</file>

<file path=word/commentsIds.xml><?xml version="1.0" encoding="utf-8"?>
<w16cid:commentsId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16cid:commentId w16cid:paraId="00A19750" w16cid:durableId="7164CFBB"/>
  <w16cid:commentId w16cid:paraId="2FF7340E" w16cid:durableId="5BE65777"/>
</w16cid:commentsIds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9CBF5B1" w14:textId="77777777" w:rsidR="00085893" w:rsidRPr="001F6E81" w:rsidRDefault="00085893">
      <w:pPr>
        <w:spacing w:after="0" w:line="240" w:lineRule="auto"/>
      </w:pPr>
      <w:r w:rsidRPr="001F6E81">
        <w:separator/>
      </w:r>
    </w:p>
  </w:endnote>
  <w:endnote w:type="continuationSeparator" w:id="0">
    <w:p w14:paraId="5513E0AA" w14:textId="77777777" w:rsidR="00085893" w:rsidRPr="001F6E81" w:rsidRDefault="00085893">
      <w:pPr>
        <w:spacing w:after="0" w:line="240" w:lineRule="auto"/>
      </w:pPr>
      <w:r w:rsidRPr="001F6E81"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Noto Sans Symbols">
    <w:altName w:val="Calibri"/>
    <w:panose1 w:val="020B0604020202020204"/>
    <w:charset w:val="00"/>
    <w:family w:val="auto"/>
    <w:pitch w:val="default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EB11C91" w14:textId="77777777" w:rsidR="000A709D" w:rsidRPr="001F6E81" w:rsidRDefault="00000000">
    <w:pPr>
      <w:pBdr>
        <w:top w:val="nil"/>
        <w:left w:val="nil"/>
        <w:bottom w:val="nil"/>
        <w:right w:val="nil"/>
        <w:between w:val="nil"/>
      </w:pBdr>
      <w:tabs>
        <w:tab w:val="center" w:pos="4536"/>
        <w:tab w:val="right" w:pos="9072"/>
      </w:tabs>
      <w:spacing w:after="0" w:line="240" w:lineRule="auto"/>
      <w:jc w:val="center"/>
      <w:rPr>
        <w:color w:val="000000"/>
      </w:rPr>
    </w:pPr>
    <w:r w:rsidRPr="001F6E81">
      <w:rPr>
        <w:color w:val="000000"/>
      </w:rPr>
      <w:fldChar w:fldCharType="begin"/>
    </w:r>
    <w:r w:rsidRPr="001F6E81">
      <w:rPr>
        <w:color w:val="000000"/>
      </w:rPr>
      <w:instrText>PAGE</w:instrText>
    </w:r>
    <w:r w:rsidRPr="001F6E81">
      <w:rPr>
        <w:color w:val="000000"/>
      </w:rPr>
      <w:fldChar w:fldCharType="separate"/>
    </w:r>
    <w:r w:rsidRPr="001F6E81">
      <w:rPr>
        <w:color w:val="000000"/>
      </w:rPr>
      <w:fldChar w:fldCharType="end"/>
    </w:r>
  </w:p>
  <w:p w14:paraId="3BA199A1" w14:textId="77777777" w:rsidR="000A709D" w:rsidRPr="001F6E81" w:rsidRDefault="000A709D">
    <w:pPr>
      <w:pBdr>
        <w:top w:val="nil"/>
        <w:left w:val="nil"/>
        <w:bottom w:val="nil"/>
        <w:right w:val="nil"/>
        <w:between w:val="nil"/>
      </w:pBdr>
      <w:tabs>
        <w:tab w:val="center" w:pos="4536"/>
        <w:tab w:val="right" w:pos="9072"/>
      </w:tabs>
      <w:spacing w:after="0" w:line="240" w:lineRule="auto"/>
      <w:rPr>
        <w:color w:val="000000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3EEF5B5" w14:textId="77777777" w:rsidR="00085893" w:rsidRPr="001F6E81" w:rsidRDefault="00085893">
      <w:pPr>
        <w:spacing w:after="0" w:line="240" w:lineRule="auto"/>
      </w:pPr>
      <w:r w:rsidRPr="001F6E81">
        <w:separator/>
      </w:r>
    </w:p>
  </w:footnote>
  <w:footnote w:type="continuationSeparator" w:id="0">
    <w:p w14:paraId="738331DF" w14:textId="77777777" w:rsidR="00085893" w:rsidRPr="001F6E81" w:rsidRDefault="00085893">
      <w:pPr>
        <w:spacing w:after="0" w:line="240" w:lineRule="auto"/>
      </w:pPr>
      <w:r w:rsidRPr="001F6E81"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7D17B9"/>
    <w:multiLevelType w:val="hybridMultilevel"/>
    <w:tmpl w:val="8C8AEC82"/>
    <w:lvl w:ilvl="0" w:tplc="0C07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C07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C07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C07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C07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C07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C07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C07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C07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" w15:restartNumberingAfterBreak="0">
    <w:nsid w:val="0291175D"/>
    <w:multiLevelType w:val="multilevel"/>
    <w:tmpl w:val="0E4CD962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2" w15:restartNumberingAfterBreak="0">
    <w:nsid w:val="0DE4051F"/>
    <w:multiLevelType w:val="hybridMultilevel"/>
    <w:tmpl w:val="47806A80"/>
    <w:lvl w:ilvl="0" w:tplc="0C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22A54B62"/>
    <w:multiLevelType w:val="multilevel"/>
    <w:tmpl w:val="446C3DB2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4" w15:restartNumberingAfterBreak="0">
    <w:nsid w:val="29CF2608"/>
    <w:multiLevelType w:val="hybridMultilevel"/>
    <w:tmpl w:val="72F0CF78"/>
    <w:lvl w:ilvl="0" w:tplc="04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35C041A2"/>
    <w:multiLevelType w:val="multilevel"/>
    <w:tmpl w:val="35986286"/>
    <w:lvl w:ilvl="0">
      <w:start w:val="1"/>
      <w:numFmt w:val="bullet"/>
      <w:pStyle w:val="Bullets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6" w15:restartNumberingAfterBreak="0">
    <w:nsid w:val="5F80711D"/>
    <w:multiLevelType w:val="multilevel"/>
    <w:tmpl w:val="5574D184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7" w15:restartNumberingAfterBreak="0">
    <w:nsid w:val="69AE08C2"/>
    <w:multiLevelType w:val="multilevel"/>
    <w:tmpl w:val="655E3A40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8" w15:restartNumberingAfterBreak="0">
    <w:nsid w:val="6B73665B"/>
    <w:multiLevelType w:val="hybridMultilevel"/>
    <w:tmpl w:val="9A6A4ED2"/>
    <w:lvl w:ilvl="0" w:tplc="0C07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C07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C07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C07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C07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C07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C07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C07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C07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9" w15:restartNumberingAfterBreak="0">
    <w:nsid w:val="74831C49"/>
    <w:multiLevelType w:val="hybridMultilevel"/>
    <w:tmpl w:val="B3CE7004"/>
    <w:lvl w:ilvl="0" w:tplc="04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7959111D"/>
    <w:multiLevelType w:val="hybridMultilevel"/>
    <w:tmpl w:val="5D9C8136"/>
    <w:lvl w:ilvl="0" w:tplc="0C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78061667">
    <w:abstractNumId w:val="6"/>
  </w:num>
  <w:num w:numId="2" w16cid:durableId="514226951">
    <w:abstractNumId w:val="7"/>
  </w:num>
  <w:num w:numId="3" w16cid:durableId="225461367">
    <w:abstractNumId w:val="5"/>
  </w:num>
  <w:num w:numId="4" w16cid:durableId="1384328592">
    <w:abstractNumId w:val="3"/>
  </w:num>
  <w:num w:numId="5" w16cid:durableId="1801458789">
    <w:abstractNumId w:val="1"/>
  </w:num>
  <w:num w:numId="6" w16cid:durableId="430665005">
    <w:abstractNumId w:val="4"/>
  </w:num>
  <w:num w:numId="7" w16cid:durableId="918053937">
    <w:abstractNumId w:val="9"/>
  </w:num>
  <w:num w:numId="8" w16cid:durableId="1331981231">
    <w:abstractNumId w:val="8"/>
  </w:num>
  <w:num w:numId="9" w16cid:durableId="418449828">
    <w:abstractNumId w:val="0"/>
  </w:num>
  <w:num w:numId="10" w16cid:durableId="702828722">
    <w:abstractNumId w:val="10"/>
  </w:num>
  <w:num w:numId="11" w16cid:durableId="2021271704">
    <w:abstractNumId w:val="2"/>
  </w:num>
</w:numbering>
</file>

<file path=word/people.xml><?xml version="1.0" encoding="utf-8"?>
<w15:peop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15:person w15:author="David Döbele">
    <w15:presenceInfo w15:providerId="Windows Live" w15:userId="444998604cb8fc6c"/>
  </w15:person>
  <w15:person w15:author="George Luca">
    <w15:presenceInfo w15:providerId="AD" w15:userId="S::luca.george@uni.li::14e7cdda-cac1-402a-8540-cc49a56b76fe"/>
  </w15:person>
  <w15:person w15:author="Sarah Bergmann">
    <w15:presenceInfo w15:providerId="AD" w15:userId="S::sarah.bergmann@uni-oldenburg.de::47e7dfd8-e13e-4e5e-8470-81b1e3cfedfe"/>
  </w15:person>
  <w15:person w15:author="Catharina Freier">
    <w15:presenceInfo w15:providerId="AD" w15:userId="S::catharina.freier@pumpkincareeres.onmicrosoft.com::2a0dfad8-64e5-4aa7-8211-17b0a64b4045"/>
  </w15:person>
</w15:people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76"/>
  <w:proofState w:spelling="clean" w:grammar="clean"/>
  <w:trackRevisions/>
  <w:defaultTabStop w:val="720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0A709D"/>
    <w:rsid w:val="000001AC"/>
    <w:rsid w:val="00022111"/>
    <w:rsid w:val="00022FD5"/>
    <w:rsid w:val="00040CF0"/>
    <w:rsid w:val="00085893"/>
    <w:rsid w:val="000A3C97"/>
    <w:rsid w:val="000A709D"/>
    <w:rsid w:val="000F3B3E"/>
    <w:rsid w:val="000F72C1"/>
    <w:rsid w:val="0011432D"/>
    <w:rsid w:val="001465E7"/>
    <w:rsid w:val="001E653B"/>
    <w:rsid w:val="001F6E81"/>
    <w:rsid w:val="002053CF"/>
    <w:rsid w:val="00272650"/>
    <w:rsid w:val="0029588A"/>
    <w:rsid w:val="002E1143"/>
    <w:rsid w:val="00304213"/>
    <w:rsid w:val="0038237A"/>
    <w:rsid w:val="003F2C5B"/>
    <w:rsid w:val="00455B4F"/>
    <w:rsid w:val="00465B8C"/>
    <w:rsid w:val="00467003"/>
    <w:rsid w:val="004835A5"/>
    <w:rsid w:val="004A4E37"/>
    <w:rsid w:val="004C462B"/>
    <w:rsid w:val="005433C0"/>
    <w:rsid w:val="005F3977"/>
    <w:rsid w:val="00645D12"/>
    <w:rsid w:val="006A544F"/>
    <w:rsid w:val="007C69CC"/>
    <w:rsid w:val="007F0714"/>
    <w:rsid w:val="00822669"/>
    <w:rsid w:val="00834F6A"/>
    <w:rsid w:val="00886DC9"/>
    <w:rsid w:val="008D2CC5"/>
    <w:rsid w:val="008F4C7E"/>
    <w:rsid w:val="009218C1"/>
    <w:rsid w:val="00987B42"/>
    <w:rsid w:val="009E6596"/>
    <w:rsid w:val="009F488F"/>
    <w:rsid w:val="009F6073"/>
    <w:rsid w:val="00A20C30"/>
    <w:rsid w:val="00A27812"/>
    <w:rsid w:val="00A91F0D"/>
    <w:rsid w:val="00AF42E1"/>
    <w:rsid w:val="00B2321A"/>
    <w:rsid w:val="00B35C4E"/>
    <w:rsid w:val="00B4195D"/>
    <w:rsid w:val="00B96945"/>
    <w:rsid w:val="00BA7C76"/>
    <w:rsid w:val="00BB69EB"/>
    <w:rsid w:val="00BF367A"/>
    <w:rsid w:val="00CD161B"/>
    <w:rsid w:val="00D06477"/>
    <w:rsid w:val="00D45A23"/>
    <w:rsid w:val="00D54378"/>
    <w:rsid w:val="00DC565A"/>
    <w:rsid w:val="00E0736F"/>
    <w:rsid w:val="00E07632"/>
    <w:rsid w:val="00E140A1"/>
    <w:rsid w:val="00E459EC"/>
    <w:rsid w:val="00E502EC"/>
    <w:rsid w:val="00E61FAE"/>
    <w:rsid w:val="00E94443"/>
    <w:rsid w:val="00EA1401"/>
    <w:rsid w:val="00F905FB"/>
    <w:rsid w:val="00F926C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A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642F5F5"/>
  <w15:docId w15:val="{FEDE2FFB-1B2F-437F-ACFC-905F1A7DA4D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sz w:val="22"/>
        <w:szCs w:val="22"/>
        <w:lang w:val="de-AT" w:eastAsia="de-AT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Standard">
    <w:name w:val="Normal"/>
    <w:qFormat/>
    <w:rPr>
      <w:lang w:val="en-GB"/>
    </w:rPr>
  </w:style>
  <w:style w:type="paragraph" w:styleId="berschrift1">
    <w:name w:val="heading 1"/>
    <w:basedOn w:val="Standard"/>
    <w:next w:val="Standard"/>
    <w:uiPriority w:val="9"/>
    <w:qFormat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berschrift2">
    <w:name w:val="heading 2"/>
    <w:basedOn w:val="Standard"/>
    <w:next w:val="Standard"/>
    <w:uiPriority w:val="9"/>
    <w:semiHidden/>
    <w:unhideWhenUsed/>
    <w:qFormat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berschrift3">
    <w:name w:val="heading 3"/>
    <w:basedOn w:val="Standard"/>
    <w:next w:val="Standard"/>
    <w:uiPriority w:val="9"/>
    <w:semiHidden/>
    <w:unhideWhenUsed/>
    <w:qFormat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berschrift4">
    <w:name w:val="heading 4"/>
    <w:basedOn w:val="Standard"/>
    <w:next w:val="Standard"/>
    <w:uiPriority w:val="9"/>
    <w:semiHidden/>
    <w:unhideWhenUsed/>
    <w:qFormat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berschrift5">
    <w:name w:val="heading 5"/>
    <w:basedOn w:val="Standard"/>
    <w:next w:val="Standard"/>
    <w:uiPriority w:val="9"/>
    <w:semiHidden/>
    <w:unhideWhenUsed/>
    <w:qFormat/>
    <w:pPr>
      <w:keepNext/>
      <w:keepLines/>
      <w:spacing w:before="220" w:after="40"/>
      <w:outlineLvl w:val="4"/>
    </w:pPr>
    <w:rPr>
      <w:b/>
    </w:rPr>
  </w:style>
  <w:style w:type="paragraph" w:styleId="berschrift6">
    <w:name w:val="heading 6"/>
    <w:basedOn w:val="Standard"/>
    <w:next w:val="Standard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Absatz-Standardschriftart">
    <w:name w:val="Default Paragraph Font"/>
    <w:uiPriority w:val="1"/>
    <w:semiHidden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  <w:style w:type="table" w:customStyle="1" w:styleId="TableNormal1">
    <w:name w:val="Table Normal1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Titel">
    <w:name w:val="Title"/>
    <w:basedOn w:val="Standard"/>
    <w:next w:val="Standard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table" w:styleId="Tabellenraster">
    <w:name w:val="Table Grid"/>
    <w:basedOn w:val="NormaleTabelle"/>
    <w:uiPriority w:val="39"/>
    <w:rsid w:val="00785254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yperlink">
    <w:name w:val="Hyperlink"/>
    <w:basedOn w:val="Absatz-Standardschriftart"/>
    <w:uiPriority w:val="99"/>
    <w:unhideWhenUsed/>
    <w:rsid w:val="007966F0"/>
    <w:rPr>
      <w:color w:val="0563C1" w:themeColor="hyperlink"/>
      <w:u w:val="single"/>
    </w:rPr>
  </w:style>
  <w:style w:type="character" w:styleId="Erwhnung">
    <w:name w:val="Mention"/>
    <w:basedOn w:val="Absatz-Standardschriftart"/>
    <w:uiPriority w:val="99"/>
    <w:semiHidden/>
    <w:unhideWhenUsed/>
    <w:rsid w:val="007966F0"/>
    <w:rPr>
      <w:color w:val="2B579A"/>
      <w:shd w:val="clear" w:color="auto" w:fill="E6E6E6"/>
    </w:rPr>
  </w:style>
  <w:style w:type="paragraph" w:styleId="Listenabsatz">
    <w:name w:val="List Paragraph"/>
    <w:basedOn w:val="Standard"/>
    <w:uiPriority w:val="34"/>
    <w:qFormat/>
    <w:rsid w:val="00B5178D"/>
    <w:pPr>
      <w:ind w:left="720"/>
      <w:contextualSpacing/>
    </w:pPr>
  </w:style>
  <w:style w:type="paragraph" w:customStyle="1" w:styleId="1ZeileStation">
    <w:name w:val="1. Zeile Station"/>
    <w:basedOn w:val="Standard"/>
    <w:qFormat/>
    <w:rsid w:val="00737822"/>
    <w:pPr>
      <w:spacing w:after="0" w:line="240" w:lineRule="auto"/>
    </w:pPr>
    <w:rPr>
      <w:rFonts w:ascii="Georgia" w:hAnsi="Georgia"/>
    </w:rPr>
  </w:style>
  <w:style w:type="paragraph" w:customStyle="1" w:styleId="DATUM">
    <w:name w:val="DATUM"/>
    <w:basedOn w:val="Standard"/>
    <w:qFormat/>
    <w:rsid w:val="00FC0531"/>
    <w:pPr>
      <w:spacing w:after="0" w:line="240" w:lineRule="auto"/>
    </w:pPr>
    <w:rPr>
      <w:rFonts w:ascii="Georgia" w:hAnsi="Georgia" w:cs="Georgia"/>
      <w:color w:val="000000"/>
    </w:rPr>
  </w:style>
  <w:style w:type="table" w:styleId="TabelleSpezial1">
    <w:name w:val="Table Subtle 1"/>
    <w:basedOn w:val="NormaleTabelle"/>
    <w:uiPriority w:val="99"/>
    <w:semiHidden/>
    <w:unhideWhenUsed/>
    <w:rsid w:val="00FC0531"/>
    <w:tblPr>
      <w:tblStyleRowBandSize w:val="1"/>
    </w:tblPr>
    <w:tblStylePr w:type="firstRow">
      <w:tblPr/>
      <w:tcPr>
        <w:tcBorders>
          <w:top w:val="single" w:sz="6" w:space="0" w:color="000000"/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12" w:space="0" w:color="000000"/>
          <w:tl2br w:val="none" w:sz="0" w:space="0" w:color="auto"/>
          <w:tr2bl w:val="none" w:sz="0" w:space="0" w:color="auto"/>
        </w:tcBorders>
        <w:shd w:val="pct25" w:color="800080" w:fill="FFFFFF"/>
      </w:tcPr>
    </w:tblStylePr>
    <w:tblStylePr w:type="firstCol">
      <w:tblPr/>
      <w:tcPr>
        <w:tcBorders>
          <w:right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left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band1Horz"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25" w:color="8080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paragraph" w:customStyle="1" w:styleId="BERSCHRIFT">
    <w:name w:val="ÜBERSCHRIFT"/>
    <w:basedOn w:val="KeinLeerraum"/>
    <w:qFormat/>
    <w:rsid w:val="00FC0531"/>
    <w:rPr>
      <w:rFonts w:ascii="Georgia" w:hAnsi="Georgia"/>
      <w:b/>
      <w:smallCaps/>
      <w:sz w:val="32"/>
      <w:szCs w:val="32"/>
    </w:rPr>
  </w:style>
  <w:style w:type="paragraph" w:styleId="KeinLeerraum">
    <w:name w:val="No Spacing"/>
    <w:uiPriority w:val="1"/>
    <w:qFormat/>
    <w:rsid w:val="00FC0531"/>
    <w:pPr>
      <w:spacing w:after="0" w:line="240" w:lineRule="auto"/>
    </w:pPr>
  </w:style>
  <w:style w:type="paragraph" w:customStyle="1" w:styleId="Unternehmen">
    <w:name w:val="Unternehmen"/>
    <w:basedOn w:val="Standard"/>
    <w:qFormat/>
    <w:rsid w:val="00FC0531"/>
    <w:pPr>
      <w:spacing w:after="0" w:line="240" w:lineRule="auto"/>
    </w:pPr>
    <w:rPr>
      <w:rFonts w:ascii="Georgia" w:hAnsi="Georgia"/>
      <w:b/>
      <w:smallCaps/>
      <w:sz w:val="28"/>
    </w:rPr>
  </w:style>
  <w:style w:type="paragraph" w:customStyle="1" w:styleId="Ort">
    <w:name w:val="Ort"/>
    <w:basedOn w:val="Standard"/>
    <w:qFormat/>
    <w:rsid w:val="00FC0531"/>
    <w:pPr>
      <w:spacing w:after="0" w:line="240" w:lineRule="auto"/>
      <w:jc w:val="right"/>
    </w:pPr>
    <w:rPr>
      <w:rFonts w:ascii="Georgia" w:hAnsi="Georgia"/>
      <w:i/>
      <w:smallCaps/>
      <w:sz w:val="28"/>
    </w:rPr>
  </w:style>
  <w:style w:type="paragraph" w:customStyle="1" w:styleId="Beschreibung">
    <w:name w:val="Beschreibung"/>
    <w:basedOn w:val="Standard"/>
    <w:qFormat/>
    <w:rsid w:val="00FC0531"/>
    <w:pPr>
      <w:spacing w:after="0" w:line="240" w:lineRule="auto"/>
    </w:pPr>
    <w:rPr>
      <w:rFonts w:ascii="Georgia" w:hAnsi="Georgia"/>
    </w:rPr>
  </w:style>
  <w:style w:type="paragraph" w:customStyle="1" w:styleId="Bullets">
    <w:name w:val="Bullets"/>
    <w:basedOn w:val="Listenabsatz"/>
    <w:qFormat/>
    <w:rsid w:val="00FC0531"/>
    <w:pPr>
      <w:numPr>
        <w:numId w:val="3"/>
      </w:numPr>
      <w:spacing w:after="0" w:line="240" w:lineRule="auto"/>
    </w:pPr>
    <w:rPr>
      <w:rFonts w:ascii="Georgia" w:hAnsi="Georgia" w:cs="Georgia"/>
      <w:i/>
      <w:iCs/>
      <w:color w:val="000000"/>
    </w:rPr>
  </w:style>
  <w:style w:type="paragraph" w:styleId="StandardWeb">
    <w:name w:val="Normal (Web)"/>
    <w:basedOn w:val="Standard"/>
    <w:uiPriority w:val="99"/>
    <w:semiHidden/>
    <w:unhideWhenUsed/>
    <w:rsid w:val="00FC0531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de-DE"/>
    </w:rPr>
  </w:style>
  <w:style w:type="paragraph" w:styleId="Kopfzeile">
    <w:name w:val="header"/>
    <w:basedOn w:val="Standard"/>
    <w:link w:val="KopfzeileZchn"/>
    <w:uiPriority w:val="99"/>
    <w:unhideWhenUsed/>
    <w:rsid w:val="00BE053D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KopfzeileZchn">
    <w:name w:val="Kopfzeile Zchn"/>
    <w:basedOn w:val="Absatz-Standardschriftart"/>
    <w:link w:val="Kopfzeile"/>
    <w:uiPriority w:val="99"/>
    <w:rsid w:val="00BE053D"/>
  </w:style>
  <w:style w:type="paragraph" w:styleId="Fuzeile">
    <w:name w:val="footer"/>
    <w:basedOn w:val="Standard"/>
    <w:link w:val="FuzeileZchn"/>
    <w:uiPriority w:val="99"/>
    <w:unhideWhenUsed/>
    <w:rsid w:val="00BE053D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FuzeileZchn">
    <w:name w:val="Fußzeile Zchn"/>
    <w:basedOn w:val="Absatz-Standardschriftart"/>
    <w:link w:val="Fuzeile"/>
    <w:uiPriority w:val="99"/>
    <w:rsid w:val="00BE053D"/>
  </w:style>
  <w:style w:type="character" w:styleId="Seitenzahl">
    <w:name w:val="page number"/>
    <w:basedOn w:val="Absatz-Standardschriftart"/>
    <w:uiPriority w:val="99"/>
    <w:semiHidden/>
    <w:unhideWhenUsed/>
    <w:rsid w:val="00875DA9"/>
  </w:style>
  <w:style w:type="character" w:styleId="NichtaufgelsteErwhnung">
    <w:name w:val="Unresolved Mention"/>
    <w:basedOn w:val="Absatz-Standardschriftart"/>
    <w:uiPriority w:val="99"/>
    <w:rsid w:val="008050E4"/>
    <w:rPr>
      <w:color w:val="605E5C"/>
      <w:shd w:val="clear" w:color="auto" w:fill="E1DFDD"/>
    </w:rPr>
  </w:style>
  <w:style w:type="character" w:styleId="BesuchterLink">
    <w:name w:val="FollowedHyperlink"/>
    <w:basedOn w:val="Absatz-Standardschriftart"/>
    <w:uiPriority w:val="99"/>
    <w:semiHidden/>
    <w:unhideWhenUsed/>
    <w:rsid w:val="002B2091"/>
    <w:rPr>
      <w:color w:val="954F72" w:themeColor="followedHyperlink"/>
      <w:u w:val="single"/>
    </w:rPr>
  </w:style>
  <w:style w:type="paragraph" w:styleId="Untertitel">
    <w:name w:val="Subtitle"/>
    <w:basedOn w:val="Standard"/>
    <w:next w:val="Standard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table" w:customStyle="1" w:styleId="a">
    <w:basedOn w:val="TableNormal1"/>
    <w:pPr>
      <w:spacing w:after="0" w:line="240" w:lineRule="auto"/>
    </w:pPr>
    <w:tblPr>
      <w:tblStyleRowBandSize w:val="1"/>
      <w:tblStyleColBandSize w:val="1"/>
    </w:tblPr>
  </w:style>
  <w:style w:type="paragraph" w:styleId="berarbeitung">
    <w:name w:val="Revision"/>
    <w:hidden/>
    <w:uiPriority w:val="99"/>
    <w:semiHidden/>
    <w:rsid w:val="004A4E37"/>
    <w:pPr>
      <w:spacing w:after="0" w:line="240" w:lineRule="auto"/>
    </w:pPr>
  </w:style>
  <w:style w:type="character" w:styleId="Kommentarzeichen">
    <w:name w:val="annotation reference"/>
    <w:basedOn w:val="Absatz-Standardschriftart"/>
    <w:uiPriority w:val="99"/>
    <w:semiHidden/>
    <w:unhideWhenUsed/>
    <w:rsid w:val="004A4E37"/>
    <w:rPr>
      <w:sz w:val="16"/>
      <w:szCs w:val="16"/>
    </w:rPr>
  </w:style>
  <w:style w:type="paragraph" w:styleId="Kommentartext">
    <w:name w:val="annotation text"/>
    <w:basedOn w:val="Standard"/>
    <w:link w:val="KommentartextZchn"/>
    <w:uiPriority w:val="99"/>
    <w:semiHidden/>
    <w:unhideWhenUsed/>
    <w:rsid w:val="004A4E37"/>
    <w:pPr>
      <w:spacing w:line="240" w:lineRule="auto"/>
    </w:pPr>
    <w:rPr>
      <w:sz w:val="20"/>
      <w:szCs w:val="20"/>
    </w:rPr>
  </w:style>
  <w:style w:type="character" w:customStyle="1" w:styleId="KommentartextZchn">
    <w:name w:val="Kommentartext Zchn"/>
    <w:basedOn w:val="Absatz-Standardschriftart"/>
    <w:link w:val="Kommentartext"/>
    <w:uiPriority w:val="99"/>
    <w:semiHidden/>
    <w:rsid w:val="004A4E37"/>
    <w:rPr>
      <w:sz w:val="20"/>
      <w:szCs w:val="20"/>
    </w:rPr>
  </w:style>
  <w:style w:type="paragraph" w:styleId="Kommentarthema">
    <w:name w:val="annotation subject"/>
    <w:basedOn w:val="Kommentartext"/>
    <w:next w:val="Kommentartext"/>
    <w:link w:val="KommentarthemaZchn"/>
    <w:uiPriority w:val="99"/>
    <w:semiHidden/>
    <w:unhideWhenUsed/>
    <w:rsid w:val="004A4E37"/>
    <w:rPr>
      <w:b/>
      <w:bCs/>
    </w:rPr>
  </w:style>
  <w:style w:type="character" w:customStyle="1" w:styleId="KommentarthemaZchn">
    <w:name w:val="Kommentarthema Zchn"/>
    <w:basedOn w:val="KommentartextZchn"/>
    <w:link w:val="Kommentarthema"/>
    <w:uiPriority w:val="99"/>
    <w:semiHidden/>
    <w:rsid w:val="004A4E37"/>
    <w:rPr>
      <w:b/>
      <w:bCs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7737181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245906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860971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287245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8117083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30273344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584753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36544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13961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9600566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1634719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58137674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comments" Target="comments.xml"/><Relationship Id="rId13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oter" Target="footer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microsoft.com/office/2018/08/relationships/commentsExtensible" Target="commentsExtensible.xml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microsoft.com/office/2016/09/relationships/commentsIds" Target="commentsIds.xml"/><Relationship Id="rId4" Type="http://schemas.openxmlformats.org/officeDocument/2006/relationships/settings" Target="settings.xml"/><Relationship Id="rId9" Type="http://schemas.microsoft.com/office/2011/relationships/commentsExtended" Target="commentsExtended.xml"/><Relationship Id="rId14" Type="http://schemas.microsoft.com/office/2011/relationships/people" Target="people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>
  <go:docsCustomData xmlns:go="http://customooxmlschemas.google.com/" roundtripDataSignature="AMtx7miP4VZcE/WTTmxSnFQw8hQgQS9x+g==">AMUW2mWxW+PmxmyndVXmVoL+QduqpQrpchUWsBAIe+OPveyK1mYronEdtmpR24Fo5r9QJKt3xH1de8s0wOdEpQ4BRJBBy7f37kSJTqrv9Zx2JAwk2ATd3pg=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404</Words>
  <Characters>2547</Characters>
  <Application>Microsoft Office Word</Application>
  <DocSecurity>0</DocSecurity>
  <Lines>21</Lines>
  <Paragraphs>5</Paragraphs>
  <ScaleCrop>false</ScaleCrop>
  <HeadingPairs>
    <vt:vector size="4" baseType="variant">
      <vt:variant>
        <vt:lpstr>Titel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2946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David</dc:creator>
  <cp:lastModifiedBy>David Döbele</cp:lastModifiedBy>
  <cp:revision>9</cp:revision>
  <cp:lastPrinted>2025-07-03T07:35:00Z</cp:lastPrinted>
  <dcterms:created xsi:type="dcterms:W3CDTF">2025-10-02T18:05:00Z</dcterms:created>
  <dcterms:modified xsi:type="dcterms:W3CDTF">2025-10-03T07:40:00Z</dcterms:modified>
</cp:coreProperties>
</file>