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ellenraster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87"/>
        <w:gridCol w:w="136"/>
        <w:gridCol w:w="147"/>
        <w:gridCol w:w="284"/>
        <w:gridCol w:w="425"/>
        <w:gridCol w:w="142"/>
        <w:gridCol w:w="283"/>
        <w:gridCol w:w="142"/>
        <w:gridCol w:w="425"/>
        <w:gridCol w:w="284"/>
        <w:gridCol w:w="567"/>
        <w:gridCol w:w="142"/>
        <w:gridCol w:w="141"/>
        <w:gridCol w:w="1701"/>
      </w:tblGrid>
      <w:tr w:rsidR="00E55D90" w:rsidRPr="001B3F48" w14:paraId="487AC9CE" w14:textId="77777777" w:rsidTr="00FE0496">
        <w:trPr>
          <w:trHeight w:val="283"/>
        </w:trPr>
        <w:tc>
          <w:tcPr>
            <w:tcW w:w="10206" w:type="dxa"/>
            <w:gridSpan w:val="14"/>
            <w:vAlign w:val="bottom"/>
          </w:tcPr>
          <w:p w14:paraId="0CBC6997" w14:textId="53653EF5" w:rsidR="00E55D90" w:rsidRPr="001B3F48" w:rsidRDefault="00323AA8" w:rsidP="00E55D90">
            <w:pPr>
              <w:spacing w:line="276" w:lineRule="auto"/>
              <w:jc w:val="center"/>
              <w:rPr>
                <w:rFonts w:ascii="Arial" w:hAnsi="Arial" w:cs="Arial"/>
                <w:b/>
                <w:sz w:val="36"/>
                <w:szCs w:val="32"/>
              </w:rPr>
            </w:pPr>
            <w:r>
              <w:rPr>
                <w:rFonts w:ascii="Arial" w:hAnsi="Arial" w:cs="Arial"/>
                <w:b/>
                <w:sz w:val="36"/>
                <w:szCs w:val="32"/>
              </w:rPr>
              <w:t>Noah</w:t>
            </w:r>
            <w:r w:rsidR="00E55D90" w:rsidRPr="001B3F48">
              <w:rPr>
                <w:rFonts w:ascii="Arial" w:hAnsi="Arial" w:cs="Arial"/>
                <w:b/>
                <w:sz w:val="36"/>
                <w:szCs w:val="32"/>
              </w:rPr>
              <w:t xml:space="preserve"> </w:t>
            </w:r>
            <w:r>
              <w:rPr>
                <w:rFonts w:ascii="Arial" w:hAnsi="Arial" w:cs="Arial"/>
                <w:b/>
                <w:sz w:val="36"/>
                <w:szCs w:val="32"/>
              </w:rPr>
              <w:t>Burkhart</w:t>
            </w:r>
          </w:p>
          <w:p w14:paraId="135895E2" w14:textId="237C634C" w:rsidR="00F44F5F" w:rsidRPr="001B3F48" w:rsidRDefault="00C30395" w:rsidP="00075289">
            <w:pPr>
              <w:spacing w:line="276" w:lineRule="auto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bCs/>
                <w:sz w:val="18"/>
                <w:szCs w:val="18"/>
              </w:rPr>
              <w:t>Bachstrasse</w:t>
            </w:r>
            <w:proofErr w:type="spellEnd"/>
            <w:r>
              <w:rPr>
                <w:rFonts w:ascii="Arial" w:hAnsi="Arial" w:cs="Arial"/>
                <w:bCs/>
                <w:sz w:val="18"/>
                <w:szCs w:val="18"/>
              </w:rPr>
              <w:t xml:space="preserve"> 47D</w:t>
            </w:r>
            <w:r w:rsidR="00F44F5F" w:rsidRPr="001B3F48">
              <w:rPr>
                <w:rFonts w:ascii="Arial" w:hAnsi="Arial" w:cs="Arial"/>
                <w:bCs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bCs/>
                <w:sz w:val="18"/>
                <w:szCs w:val="18"/>
              </w:rPr>
              <w:t>Suhr</w:t>
            </w:r>
            <w:r w:rsidR="00F44F5F" w:rsidRPr="001B3F48">
              <w:rPr>
                <w:rFonts w:ascii="Arial" w:hAnsi="Arial" w:cs="Arial"/>
                <w:bCs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bCs/>
                <w:sz w:val="18"/>
                <w:szCs w:val="18"/>
              </w:rPr>
              <w:t>CH</w:t>
            </w:r>
            <w:r w:rsidR="00F44F5F" w:rsidRPr="001B3F48">
              <w:rPr>
                <w:rFonts w:ascii="Arial" w:hAnsi="Arial" w:cs="Arial"/>
                <w:bCs/>
                <w:sz w:val="18"/>
                <w:szCs w:val="18"/>
              </w:rPr>
              <w:t>-</w:t>
            </w:r>
            <w:r>
              <w:rPr>
                <w:rFonts w:ascii="Arial" w:hAnsi="Arial" w:cs="Arial"/>
                <w:bCs/>
                <w:sz w:val="18"/>
                <w:szCs w:val="18"/>
              </w:rPr>
              <w:t>5034</w:t>
            </w:r>
            <w:r w:rsidR="00F44F5F" w:rsidRPr="001B3F48">
              <w:rPr>
                <w:rFonts w:ascii="Arial" w:hAnsi="Arial" w:cs="Arial"/>
                <w:bCs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bCs/>
                <w:sz w:val="18"/>
                <w:szCs w:val="18"/>
              </w:rPr>
              <w:t>Schweiz</w:t>
            </w:r>
            <w:r w:rsidR="00075289" w:rsidRPr="001B3F48">
              <w:rPr>
                <w:rFonts w:ascii="Arial" w:hAnsi="Arial" w:cs="Arial"/>
                <w:bCs/>
                <w:sz w:val="18"/>
                <w:szCs w:val="18"/>
              </w:rPr>
              <w:t xml:space="preserve"> | </w:t>
            </w:r>
            <w:r>
              <w:rPr>
                <w:rFonts w:ascii="Arial" w:hAnsi="Arial" w:cs="Arial"/>
                <w:bCs/>
                <w:sz w:val="18"/>
                <w:szCs w:val="18"/>
              </w:rPr>
              <w:t>noah47d</w:t>
            </w:r>
            <w:r w:rsidR="00F44F5F" w:rsidRPr="001B3F48">
              <w:rPr>
                <w:rFonts w:ascii="Arial" w:hAnsi="Arial" w:cs="Arial"/>
                <w:bCs/>
                <w:sz w:val="18"/>
                <w:szCs w:val="18"/>
              </w:rPr>
              <w:t>@</w:t>
            </w:r>
            <w:r>
              <w:rPr>
                <w:rFonts w:ascii="Arial" w:hAnsi="Arial" w:cs="Arial"/>
                <w:bCs/>
                <w:sz w:val="18"/>
                <w:szCs w:val="18"/>
              </w:rPr>
              <w:t>gmail</w:t>
            </w:r>
            <w:r w:rsidR="00F44F5F" w:rsidRPr="001B3F48">
              <w:rPr>
                <w:rFonts w:ascii="Arial" w:hAnsi="Arial" w:cs="Arial"/>
                <w:bCs/>
                <w:sz w:val="18"/>
                <w:szCs w:val="18"/>
              </w:rPr>
              <w:t>.com | +4</w:t>
            </w:r>
            <w:r>
              <w:rPr>
                <w:rFonts w:ascii="Arial" w:hAnsi="Arial" w:cs="Arial"/>
                <w:bCs/>
                <w:sz w:val="18"/>
                <w:szCs w:val="18"/>
              </w:rPr>
              <w:t>1</w:t>
            </w:r>
            <w:r w:rsidR="00F44F5F" w:rsidRPr="001B3F48">
              <w:rPr>
                <w:rFonts w:ascii="Arial" w:hAnsi="Arial" w:cs="Arial"/>
                <w:bCs/>
                <w:sz w:val="18"/>
                <w:szCs w:val="18"/>
              </w:rPr>
              <w:t>(0)</w:t>
            </w:r>
            <w:r>
              <w:rPr>
                <w:rFonts w:ascii="Arial" w:hAnsi="Arial" w:cs="Arial"/>
                <w:bCs/>
                <w:sz w:val="18"/>
                <w:szCs w:val="18"/>
              </w:rPr>
              <w:t>764732077</w:t>
            </w:r>
          </w:p>
        </w:tc>
      </w:tr>
      <w:tr w:rsidR="002508C2" w:rsidRPr="001B3F48" w14:paraId="0FCADE56" w14:textId="77777777" w:rsidTr="00FE0496">
        <w:trPr>
          <w:trHeight w:val="567"/>
        </w:trPr>
        <w:tc>
          <w:tcPr>
            <w:tcW w:w="10206" w:type="dxa"/>
            <w:gridSpan w:val="14"/>
            <w:tcBorders>
              <w:bottom w:val="single" w:sz="4" w:space="0" w:color="auto"/>
            </w:tcBorders>
            <w:vAlign w:val="bottom"/>
          </w:tcPr>
          <w:p w14:paraId="6219B894" w14:textId="1ED999E7" w:rsidR="002508C2" w:rsidRPr="001B3F48" w:rsidRDefault="00F44F5F" w:rsidP="00F44F5F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1B3F48">
              <w:rPr>
                <w:rFonts w:ascii="Arial" w:hAnsi="Arial" w:cs="Arial"/>
                <w:b/>
                <w:sz w:val="24"/>
                <w:szCs w:val="24"/>
              </w:rPr>
              <w:t>SCHULE &amp; STUDIUM</w:t>
            </w:r>
          </w:p>
        </w:tc>
      </w:tr>
      <w:tr w:rsidR="00D1492F" w:rsidRPr="001B3F48" w14:paraId="7D1DEBF7" w14:textId="77777777" w:rsidTr="00FE0496">
        <w:trPr>
          <w:trHeight w:val="283"/>
        </w:trPr>
        <w:tc>
          <w:tcPr>
            <w:tcW w:w="6804" w:type="dxa"/>
            <w:gridSpan w:val="7"/>
            <w:tcBorders>
              <w:top w:val="single" w:sz="4" w:space="0" w:color="auto"/>
            </w:tcBorders>
            <w:vAlign w:val="bottom"/>
          </w:tcPr>
          <w:p w14:paraId="0C2B846F" w14:textId="44CF1DD3" w:rsidR="00D1492F" w:rsidRPr="001B3F48" w:rsidRDefault="00323AA8" w:rsidP="00723643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Universität St. Gallen</w:t>
            </w:r>
          </w:p>
        </w:tc>
        <w:tc>
          <w:tcPr>
            <w:tcW w:w="3402" w:type="dxa"/>
            <w:gridSpan w:val="7"/>
            <w:tcBorders>
              <w:top w:val="single" w:sz="4" w:space="0" w:color="auto"/>
            </w:tcBorders>
            <w:vAlign w:val="bottom"/>
          </w:tcPr>
          <w:p w14:paraId="7C845E2D" w14:textId="0C8CA53A" w:rsidR="00D1492F" w:rsidRPr="001B3F48" w:rsidRDefault="00323AA8" w:rsidP="00162A5A">
            <w:pPr>
              <w:jc w:val="right"/>
              <w:rPr>
                <w:rFonts w:ascii="Arial" w:hAnsi="Arial" w:cs="Arial"/>
                <w:b/>
                <w:bCs/>
                <w:i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iCs/>
                <w:sz w:val="18"/>
                <w:szCs w:val="18"/>
              </w:rPr>
              <w:t>St. Gallen</w:t>
            </w:r>
          </w:p>
        </w:tc>
      </w:tr>
      <w:tr w:rsidR="00D1492F" w:rsidRPr="001B3F48" w14:paraId="61E5D482" w14:textId="77777777" w:rsidTr="00FE0496">
        <w:tc>
          <w:tcPr>
            <w:tcW w:w="5523" w:type="dxa"/>
            <w:gridSpan w:val="2"/>
          </w:tcPr>
          <w:p w14:paraId="11CB9A0F" w14:textId="62FC5912" w:rsidR="00D1492F" w:rsidRPr="001B3F48" w:rsidRDefault="00D1492F">
            <w:pPr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1B3F48"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B.Sc. in </w:t>
            </w:r>
            <w:r w:rsidR="00B17D95" w:rsidRPr="001B3F48">
              <w:rPr>
                <w:rFonts w:ascii="Arial" w:hAnsi="Arial" w:cs="Arial"/>
                <w:i/>
                <w:iCs/>
                <w:sz w:val="18"/>
                <w:szCs w:val="18"/>
              </w:rPr>
              <w:t>Wirtschaftswissenschaften</w:t>
            </w:r>
          </w:p>
        </w:tc>
        <w:tc>
          <w:tcPr>
            <w:tcW w:w="4683" w:type="dxa"/>
            <w:gridSpan w:val="12"/>
          </w:tcPr>
          <w:p w14:paraId="419A9228" w14:textId="2BED3A54" w:rsidR="00D1492F" w:rsidRPr="001B3F48" w:rsidRDefault="00D1492F" w:rsidP="00D1492F">
            <w:pPr>
              <w:jc w:val="right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1B3F48">
              <w:rPr>
                <w:rFonts w:ascii="Arial" w:hAnsi="Arial" w:cs="Arial"/>
                <w:i/>
                <w:iCs/>
                <w:sz w:val="18"/>
                <w:szCs w:val="18"/>
              </w:rPr>
              <w:t>09/2</w:t>
            </w:r>
            <w:r w:rsidR="00670EDD">
              <w:rPr>
                <w:rFonts w:ascii="Arial" w:hAnsi="Arial" w:cs="Arial"/>
                <w:i/>
                <w:iCs/>
                <w:sz w:val="18"/>
                <w:szCs w:val="18"/>
              </w:rPr>
              <w:t>026</w:t>
            </w:r>
            <w:r w:rsidRPr="001B3F48"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 –</w:t>
            </w:r>
            <w:r w:rsidR="00B17D95" w:rsidRPr="001B3F48"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 </w:t>
            </w:r>
            <w:r w:rsidR="00A97FE3"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geplant </w:t>
            </w:r>
            <w:r w:rsidR="00C938E9"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bis </w:t>
            </w:r>
            <w:r w:rsidR="00A97FE3">
              <w:rPr>
                <w:rFonts w:ascii="Arial" w:hAnsi="Arial" w:cs="Arial"/>
                <w:i/>
                <w:iCs/>
                <w:sz w:val="18"/>
                <w:szCs w:val="18"/>
              </w:rPr>
              <w:t>0</w:t>
            </w:r>
            <w:r w:rsidR="00E245A2">
              <w:rPr>
                <w:rFonts w:ascii="Arial" w:hAnsi="Arial" w:cs="Arial"/>
                <w:i/>
                <w:iCs/>
                <w:sz w:val="18"/>
                <w:szCs w:val="18"/>
              </w:rPr>
              <w:t>6</w:t>
            </w:r>
            <w:r w:rsidR="00A97FE3">
              <w:rPr>
                <w:rFonts w:ascii="Arial" w:hAnsi="Arial" w:cs="Arial"/>
                <w:i/>
                <w:iCs/>
                <w:sz w:val="18"/>
                <w:szCs w:val="18"/>
              </w:rPr>
              <w:t>/2029</w:t>
            </w:r>
          </w:p>
        </w:tc>
      </w:tr>
      <w:tr w:rsidR="00D5280E" w:rsidRPr="001B3F48" w14:paraId="7EABE9F1" w14:textId="77777777" w:rsidTr="00FE0496">
        <w:tc>
          <w:tcPr>
            <w:tcW w:w="10206" w:type="dxa"/>
            <w:gridSpan w:val="14"/>
          </w:tcPr>
          <w:p w14:paraId="7A71E6B0" w14:textId="3924B16C" w:rsidR="00426D7E" w:rsidRPr="001B3F48" w:rsidRDefault="00B17D95" w:rsidP="00FE0496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color w:val="000000"/>
                <w:sz w:val="18"/>
                <w:szCs w:val="18"/>
                <w:lang w:val="de-AT"/>
              </w:rPr>
            </w:pPr>
            <w:r w:rsidRPr="001B3F48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de-AT"/>
              </w:rPr>
              <w:t>Vertiefung:</w:t>
            </w:r>
            <w:r w:rsidRPr="001B3F48">
              <w:rPr>
                <w:rFonts w:ascii="Arial" w:hAnsi="Arial" w:cs="Arial"/>
                <w:color w:val="000000"/>
                <w:sz w:val="18"/>
                <w:szCs w:val="18"/>
                <w:lang w:val="de-AT"/>
              </w:rPr>
              <w:t xml:space="preserve"> </w:t>
            </w:r>
            <w:r w:rsidR="00670EDD">
              <w:rPr>
                <w:rFonts w:ascii="Arial" w:hAnsi="Arial" w:cs="Arial"/>
                <w:color w:val="000000"/>
                <w:sz w:val="18"/>
                <w:szCs w:val="18"/>
                <w:lang w:val="de-AT"/>
              </w:rPr>
              <w:t>Betriebswirtschaftslehre (geplant ab September 2027)</w:t>
            </w:r>
          </w:p>
        </w:tc>
      </w:tr>
      <w:tr w:rsidR="00D5280E" w:rsidRPr="001B3F48" w14:paraId="013361E1" w14:textId="77777777" w:rsidTr="00675AC4">
        <w:trPr>
          <w:trHeight w:val="283"/>
        </w:trPr>
        <w:tc>
          <w:tcPr>
            <w:tcW w:w="6946" w:type="dxa"/>
            <w:gridSpan w:val="8"/>
            <w:vAlign w:val="bottom"/>
          </w:tcPr>
          <w:p w14:paraId="197620E3" w14:textId="74812967" w:rsidR="00D1492F" w:rsidRPr="001B3F48" w:rsidRDefault="00323AA8" w:rsidP="0072364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Institute </w:t>
            </w:r>
            <w:proofErr w:type="spellStart"/>
            <w:r>
              <w:rPr>
                <w:rFonts w:ascii="Arial" w:hAnsi="Arial" w:cs="Arial"/>
                <w:b/>
                <w:sz w:val="18"/>
                <w:szCs w:val="18"/>
              </w:rPr>
              <w:t>Lingui</w:t>
            </w:r>
            <w:r w:rsidR="005510B7">
              <w:rPr>
                <w:rFonts w:ascii="Arial" w:hAnsi="Arial" w:cs="Arial"/>
                <w:b/>
                <w:sz w:val="18"/>
                <w:szCs w:val="18"/>
              </w:rPr>
              <w:t>s</w:t>
            </w:r>
            <w:r>
              <w:rPr>
                <w:rFonts w:ascii="Arial" w:hAnsi="Arial" w:cs="Arial"/>
                <w:b/>
                <w:sz w:val="18"/>
                <w:szCs w:val="18"/>
              </w:rPr>
              <w:t>tique</w:t>
            </w:r>
            <w:proofErr w:type="spellEnd"/>
            <w:r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18"/>
                <w:szCs w:val="18"/>
              </w:rPr>
              <w:t>Adenet</w:t>
            </w:r>
            <w:proofErr w:type="spellEnd"/>
            <w:r w:rsidR="00A26D0D" w:rsidRPr="001B3F48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3260" w:type="dxa"/>
            <w:gridSpan w:val="6"/>
            <w:vAlign w:val="bottom"/>
          </w:tcPr>
          <w:p w14:paraId="63D86F51" w14:textId="7A42DA0B" w:rsidR="00D1492F" w:rsidRPr="001B3F48" w:rsidRDefault="00323AA8" w:rsidP="00D5280E">
            <w:pPr>
              <w:ind w:left="-279"/>
              <w:jc w:val="right"/>
              <w:rPr>
                <w:rFonts w:ascii="Arial" w:hAnsi="Arial" w:cs="Arial"/>
                <w:b/>
                <w:bCs/>
                <w:i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iCs/>
                <w:sz w:val="18"/>
                <w:szCs w:val="18"/>
              </w:rPr>
              <w:t>Montpellier</w:t>
            </w:r>
            <w:r w:rsidR="0091331D" w:rsidRPr="001B3F48">
              <w:rPr>
                <w:rFonts w:ascii="Arial" w:hAnsi="Arial" w:cs="Arial"/>
                <w:b/>
                <w:bCs/>
                <w:iCs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b/>
                <w:bCs/>
                <w:iCs/>
                <w:sz w:val="18"/>
                <w:szCs w:val="18"/>
              </w:rPr>
              <w:t>Frankreich</w:t>
            </w:r>
          </w:p>
        </w:tc>
      </w:tr>
      <w:tr w:rsidR="00D5280E" w:rsidRPr="001B3F48" w14:paraId="62632213" w14:textId="77777777" w:rsidTr="00FE0496">
        <w:tc>
          <w:tcPr>
            <w:tcW w:w="5387" w:type="dxa"/>
          </w:tcPr>
          <w:p w14:paraId="5F71027E" w14:textId="38E9AD76" w:rsidR="00D5535F" w:rsidRPr="001B3F48" w:rsidRDefault="00323AA8">
            <w:pPr>
              <w:rPr>
                <w:rFonts w:ascii="Arial" w:hAnsi="Arial" w:cs="Arial"/>
                <w:i/>
                <w:iCs/>
                <w:sz w:val="18"/>
                <w:szCs w:val="18"/>
                <w:lang w:val="de-AT"/>
              </w:rPr>
            </w:pPr>
            <w:r>
              <w:rPr>
                <w:rFonts w:ascii="Arial" w:hAnsi="Arial" w:cs="Arial"/>
                <w:i/>
                <w:iCs/>
                <w:sz w:val="18"/>
                <w:szCs w:val="18"/>
                <w:lang w:val="de-AT"/>
              </w:rPr>
              <w:t>Sprachunterricht in Französisch auf B2 sowie C1 Niveau</w:t>
            </w:r>
          </w:p>
        </w:tc>
        <w:tc>
          <w:tcPr>
            <w:tcW w:w="4819" w:type="dxa"/>
            <w:gridSpan w:val="13"/>
          </w:tcPr>
          <w:p w14:paraId="51FC9814" w14:textId="346A22A2" w:rsidR="00D1492F" w:rsidRPr="001B3F48" w:rsidRDefault="00426D7E" w:rsidP="00D1492F">
            <w:pPr>
              <w:jc w:val="right"/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</w:pPr>
            <w:r w:rsidRPr="001B3F48">
              <w:rPr>
                <w:rFonts w:ascii="Arial" w:hAnsi="Arial" w:cs="Arial"/>
                <w:i/>
                <w:iCs/>
                <w:sz w:val="18"/>
                <w:szCs w:val="18"/>
              </w:rPr>
              <w:t>0</w:t>
            </w:r>
            <w:r w:rsidR="00670EDD">
              <w:rPr>
                <w:rFonts w:ascii="Arial" w:hAnsi="Arial" w:cs="Arial"/>
                <w:i/>
                <w:iCs/>
                <w:sz w:val="18"/>
                <w:szCs w:val="18"/>
              </w:rPr>
              <w:t>4</w:t>
            </w:r>
            <w:r w:rsidRPr="001B3F48">
              <w:rPr>
                <w:rFonts w:ascii="Arial" w:hAnsi="Arial" w:cs="Arial"/>
                <w:i/>
                <w:iCs/>
                <w:sz w:val="18"/>
                <w:szCs w:val="18"/>
              </w:rPr>
              <w:t>/20</w:t>
            </w:r>
            <w:r w:rsidR="00670EDD">
              <w:rPr>
                <w:rFonts w:ascii="Arial" w:hAnsi="Arial" w:cs="Arial"/>
                <w:i/>
                <w:iCs/>
                <w:sz w:val="18"/>
                <w:szCs w:val="18"/>
              </w:rPr>
              <w:t>26</w:t>
            </w:r>
            <w:r w:rsidRPr="001B3F48"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 – </w:t>
            </w:r>
            <w:r w:rsidR="0091331D" w:rsidRPr="001B3F48">
              <w:rPr>
                <w:rFonts w:ascii="Arial" w:hAnsi="Arial" w:cs="Arial"/>
                <w:i/>
                <w:iCs/>
                <w:sz w:val="18"/>
                <w:szCs w:val="18"/>
              </w:rPr>
              <w:t>0</w:t>
            </w:r>
            <w:r w:rsidR="00670EDD">
              <w:rPr>
                <w:rFonts w:ascii="Arial" w:hAnsi="Arial" w:cs="Arial"/>
                <w:i/>
                <w:iCs/>
                <w:sz w:val="18"/>
                <w:szCs w:val="18"/>
              </w:rPr>
              <w:t>6</w:t>
            </w:r>
            <w:r w:rsidRPr="001B3F48">
              <w:rPr>
                <w:rFonts w:ascii="Arial" w:hAnsi="Arial" w:cs="Arial"/>
                <w:i/>
                <w:iCs/>
                <w:sz w:val="18"/>
                <w:szCs w:val="18"/>
              </w:rPr>
              <w:t>/20</w:t>
            </w:r>
            <w:r w:rsidR="00670EDD">
              <w:rPr>
                <w:rFonts w:ascii="Arial" w:hAnsi="Arial" w:cs="Arial"/>
                <w:i/>
                <w:iCs/>
                <w:sz w:val="18"/>
                <w:szCs w:val="18"/>
              </w:rPr>
              <w:t>26</w:t>
            </w:r>
          </w:p>
        </w:tc>
      </w:tr>
      <w:tr w:rsidR="00AE4ED3" w:rsidRPr="001B3F48" w14:paraId="6B19CF91" w14:textId="77777777" w:rsidTr="00675AC4">
        <w:trPr>
          <w:trHeight w:val="283"/>
        </w:trPr>
        <w:tc>
          <w:tcPr>
            <w:tcW w:w="5670" w:type="dxa"/>
            <w:gridSpan w:val="3"/>
            <w:vAlign w:val="bottom"/>
          </w:tcPr>
          <w:p w14:paraId="54F7169D" w14:textId="12FFEE20" w:rsidR="00AE4ED3" w:rsidRPr="001B3F48" w:rsidRDefault="00323AA8" w:rsidP="00AE4ED3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Alte Kantonsschule Aarau</w:t>
            </w:r>
          </w:p>
        </w:tc>
        <w:tc>
          <w:tcPr>
            <w:tcW w:w="4536" w:type="dxa"/>
            <w:gridSpan w:val="11"/>
            <w:vAlign w:val="bottom"/>
          </w:tcPr>
          <w:p w14:paraId="262B6DA3" w14:textId="56592BD1" w:rsidR="00AE4ED3" w:rsidRPr="001B3F48" w:rsidRDefault="00323AA8" w:rsidP="00AE4ED3">
            <w:pPr>
              <w:jc w:val="right"/>
              <w:rPr>
                <w:rFonts w:ascii="Arial" w:hAnsi="Arial" w:cs="Arial"/>
                <w:b/>
                <w:bCs/>
                <w:i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iCs/>
                <w:sz w:val="18"/>
                <w:szCs w:val="18"/>
              </w:rPr>
              <w:t>Aarau</w:t>
            </w:r>
          </w:p>
        </w:tc>
      </w:tr>
      <w:tr w:rsidR="00AE4ED3" w:rsidRPr="001B3F48" w14:paraId="263521E3" w14:textId="77777777" w:rsidTr="00FE0496">
        <w:trPr>
          <w:trHeight w:val="57"/>
        </w:trPr>
        <w:tc>
          <w:tcPr>
            <w:tcW w:w="5670" w:type="dxa"/>
            <w:gridSpan w:val="3"/>
          </w:tcPr>
          <w:p w14:paraId="36282A3A" w14:textId="1A57D84C" w:rsidR="00AE4ED3" w:rsidRPr="001B3F48" w:rsidRDefault="00670EDD" w:rsidP="00AE4ED3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i/>
                <w:iCs/>
                <w:sz w:val="18"/>
                <w:szCs w:val="18"/>
                <w:lang w:val="de-AT"/>
              </w:rPr>
              <w:t>Eidgenössische</w:t>
            </w:r>
            <w:r w:rsidR="00323AA8">
              <w:rPr>
                <w:rFonts w:ascii="Arial" w:hAnsi="Arial" w:cs="Arial"/>
                <w:i/>
                <w:iCs/>
                <w:sz w:val="18"/>
                <w:szCs w:val="18"/>
                <w:lang w:val="de-AT"/>
              </w:rPr>
              <w:t xml:space="preserve"> Maturität</w:t>
            </w:r>
          </w:p>
        </w:tc>
        <w:tc>
          <w:tcPr>
            <w:tcW w:w="4536" w:type="dxa"/>
            <w:gridSpan w:val="11"/>
          </w:tcPr>
          <w:p w14:paraId="3DE8C75D" w14:textId="532A52EE" w:rsidR="00AE4ED3" w:rsidRPr="001B3F48" w:rsidRDefault="00AE4ED3" w:rsidP="00AE4ED3">
            <w:pPr>
              <w:jc w:val="right"/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</w:pPr>
            <w:r w:rsidRPr="001B3F48">
              <w:rPr>
                <w:rFonts w:ascii="Arial" w:hAnsi="Arial" w:cs="Arial"/>
                <w:i/>
                <w:iCs/>
                <w:sz w:val="18"/>
                <w:szCs w:val="18"/>
              </w:rPr>
              <w:t>0</w:t>
            </w:r>
            <w:r w:rsidR="00670EDD">
              <w:rPr>
                <w:rFonts w:ascii="Arial" w:hAnsi="Arial" w:cs="Arial"/>
                <w:i/>
                <w:iCs/>
                <w:sz w:val="18"/>
                <w:szCs w:val="18"/>
              </w:rPr>
              <w:t>8</w:t>
            </w:r>
            <w:r w:rsidRPr="001B3F48">
              <w:rPr>
                <w:rFonts w:ascii="Arial" w:hAnsi="Arial" w:cs="Arial"/>
                <w:i/>
                <w:iCs/>
                <w:sz w:val="18"/>
                <w:szCs w:val="18"/>
              </w:rPr>
              <w:t>/20</w:t>
            </w:r>
            <w:r w:rsidR="00670EDD">
              <w:rPr>
                <w:rFonts w:ascii="Arial" w:hAnsi="Arial" w:cs="Arial"/>
                <w:i/>
                <w:iCs/>
                <w:sz w:val="18"/>
                <w:szCs w:val="18"/>
              </w:rPr>
              <w:t>21</w:t>
            </w:r>
            <w:r w:rsidRPr="001B3F48"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 – 06/20</w:t>
            </w:r>
            <w:r w:rsidR="00670EDD">
              <w:rPr>
                <w:rFonts w:ascii="Arial" w:hAnsi="Arial" w:cs="Arial"/>
                <w:i/>
                <w:iCs/>
                <w:sz w:val="18"/>
                <w:szCs w:val="18"/>
              </w:rPr>
              <w:t>25</w:t>
            </w:r>
          </w:p>
        </w:tc>
      </w:tr>
      <w:tr w:rsidR="00AE4ED3" w:rsidRPr="001B3F48" w14:paraId="27601A10" w14:textId="77777777" w:rsidTr="00FE0496">
        <w:trPr>
          <w:trHeight w:val="57"/>
        </w:trPr>
        <w:tc>
          <w:tcPr>
            <w:tcW w:w="10206" w:type="dxa"/>
            <w:gridSpan w:val="14"/>
          </w:tcPr>
          <w:p w14:paraId="60ECAE56" w14:textId="70581E12" w:rsidR="00F25EB2" w:rsidRPr="001B3F48" w:rsidRDefault="00F25EB2" w:rsidP="00FE0496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sz w:val="18"/>
                <w:szCs w:val="18"/>
                <w:lang w:val="de-AT"/>
              </w:rPr>
            </w:pPr>
            <w:r w:rsidRPr="001B3F48">
              <w:rPr>
                <w:rFonts w:ascii="Arial" w:hAnsi="Arial" w:cs="Arial"/>
                <w:b/>
                <w:bCs/>
                <w:sz w:val="18"/>
                <w:szCs w:val="18"/>
                <w:lang w:val="de-AT"/>
              </w:rPr>
              <w:t>Finale Note:</w:t>
            </w:r>
            <w:r w:rsidRPr="001B3F48">
              <w:rPr>
                <w:rFonts w:ascii="Arial" w:hAnsi="Arial" w:cs="Arial"/>
                <w:sz w:val="18"/>
                <w:szCs w:val="18"/>
                <w:lang w:val="de-AT"/>
              </w:rPr>
              <w:t xml:space="preserve"> </w:t>
            </w:r>
            <w:r w:rsidR="00323AA8" w:rsidRPr="006A1D0F">
              <w:rPr>
                <w:rFonts w:ascii="Arial" w:hAnsi="Arial" w:cs="Arial"/>
                <w:b/>
                <w:bCs/>
                <w:sz w:val="18"/>
                <w:szCs w:val="18"/>
                <w:lang w:val="de-AT"/>
              </w:rPr>
              <w:t>5.0</w:t>
            </w:r>
            <w:r w:rsidR="00323AA8">
              <w:rPr>
                <w:rFonts w:ascii="Arial" w:hAnsi="Arial" w:cs="Arial"/>
                <w:sz w:val="18"/>
                <w:szCs w:val="18"/>
                <w:lang w:val="de-AT"/>
              </w:rPr>
              <w:t xml:space="preserve"> (6.0-1.0, wobei 6.0 die Höchstnote darstellt)</w:t>
            </w:r>
          </w:p>
          <w:p w14:paraId="25A75651" w14:textId="77777777" w:rsidR="00AE4ED3" w:rsidRPr="00FC3855" w:rsidRDefault="00AE4ED3" w:rsidP="00FE0496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sz w:val="18"/>
                <w:szCs w:val="18"/>
                <w:lang w:val="de-AT"/>
              </w:rPr>
            </w:pPr>
            <w:r w:rsidRPr="001B3F48">
              <w:rPr>
                <w:rFonts w:ascii="Arial" w:hAnsi="Arial" w:cs="Arial"/>
                <w:b/>
                <w:bCs/>
                <w:sz w:val="18"/>
                <w:szCs w:val="18"/>
              </w:rPr>
              <w:t>Schwerpunktf</w:t>
            </w:r>
            <w:r w:rsidR="00D60151">
              <w:rPr>
                <w:rFonts w:ascii="Arial" w:hAnsi="Arial" w:cs="Arial"/>
                <w:b/>
                <w:bCs/>
                <w:sz w:val="18"/>
                <w:szCs w:val="18"/>
              </w:rPr>
              <w:t>a</w:t>
            </w:r>
            <w:r w:rsidRPr="001B3F48">
              <w:rPr>
                <w:rFonts w:ascii="Arial" w:hAnsi="Arial" w:cs="Arial"/>
                <w:b/>
                <w:bCs/>
                <w:sz w:val="18"/>
                <w:szCs w:val="18"/>
              </w:rPr>
              <w:t>ch:</w:t>
            </w:r>
            <w:r w:rsidRPr="001B3F48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670EDD">
              <w:rPr>
                <w:rFonts w:ascii="Arial" w:hAnsi="Arial" w:cs="Arial"/>
                <w:sz w:val="18"/>
                <w:szCs w:val="18"/>
              </w:rPr>
              <w:t>Wirtschaft und Recht</w:t>
            </w:r>
            <w:r w:rsidRPr="001B3F48">
              <w:rPr>
                <w:rFonts w:ascii="Arial" w:hAnsi="Arial" w:cs="Arial"/>
                <w:sz w:val="18"/>
                <w:szCs w:val="18"/>
              </w:rPr>
              <w:t xml:space="preserve"> (</w:t>
            </w:r>
            <w:r w:rsidR="00670EDD">
              <w:rPr>
                <w:rFonts w:ascii="Arial" w:hAnsi="Arial" w:cs="Arial"/>
                <w:sz w:val="18"/>
                <w:szCs w:val="18"/>
              </w:rPr>
              <w:t xml:space="preserve">Note: </w:t>
            </w:r>
            <w:r w:rsidR="00670EDD" w:rsidRPr="00174475">
              <w:rPr>
                <w:rFonts w:ascii="Arial" w:hAnsi="Arial" w:cs="Arial"/>
                <w:b/>
                <w:bCs/>
                <w:sz w:val="18"/>
                <w:szCs w:val="18"/>
              </w:rPr>
              <w:t>5.5</w:t>
            </w:r>
            <w:r w:rsidRPr="001B3F48">
              <w:rPr>
                <w:rFonts w:ascii="Arial" w:hAnsi="Arial" w:cs="Arial"/>
                <w:sz w:val="18"/>
                <w:szCs w:val="18"/>
              </w:rPr>
              <w:t xml:space="preserve">), </w:t>
            </w:r>
            <w:r w:rsidR="00670EDD" w:rsidRPr="00D60151">
              <w:rPr>
                <w:rFonts w:ascii="Arial" w:hAnsi="Arial" w:cs="Arial"/>
                <w:b/>
                <w:bCs/>
                <w:sz w:val="18"/>
                <w:szCs w:val="18"/>
              </w:rPr>
              <w:t>Ergänzungsfach</w:t>
            </w:r>
            <w:r w:rsidR="00670EDD">
              <w:rPr>
                <w:rFonts w:ascii="Arial" w:hAnsi="Arial" w:cs="Arial"/>
                <w:sz w:val="18"/>
                <w:szCs w:val="18"/>
              </w:rPr>
              <w:t>: Geschichte</w:t>
            </w:r>
            <w:r w:rsidRPr="001B3F48">
              <w:rPr>
                <w:rFonts w:ascii="Arial" w:hAnsi="Arial" w:cs="Arial"/>
                <w:sz w:val="18"/>
                <w:szCs w:val="18"/>
              </w:rPr>
              <w:t xml:space="preserve"> (</w:t>
            </w:r>
            <w:r w:rsidR="00670EDD">
              <w:rPr>
                <w:rFonts w:ascii="Arial" w:hAnsi="Arial" w:cs="Arial"/>
                <w:sz w:val="18"/>
                <w:szCs w:val="18"/>
              </w:rPr>
              <w:t xml:space="preserve">Note: </w:t>
            </w:r>
            <w:r w:rsidR="00670EDD" w:rsidRPr="00174475">
              <w:rPr>
                <w:rFonts w:ascii="Arial" w:hAnsi="Arial" w:cs="Arial"/>
                <w:b/>
                <w:bCs/>
                <w:sz w:val="18"/>
                <w:szCs w:val="18"/>
              </w:rPr>
              <w:t>6.0</w:t>
            </w:r>
            <w:r w:rsidRPr="001B3F48">
              <w:rPr>
                <w:rFonts w:ascii="Arial" w:hAnsi="Arial" w:cs="Arial"/>
                <w:sz w:val="18"/>
                <w:szCs w:val="18"/>
              </w:rPr>
              <w:t>)</w:t>
            </w:r>
          </w:p>
          <w:p w14:paraId="6ECF7248" w14:textId="7F7F4F01" w:rsidR="00FC3855" w:rsidRPr="001B3F48" w:rsidRDefault="00FC3855" w:rsidP="00FE0496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sz w:val="18"/>
                <w:szCs w:val="18"/>
                <w:lang w:val="de-AT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Maturitätsarbeit:</w:t>
            </w:r>
            <w:r>
              <w:rPr>
                <w:rFonts w:ascii="Arial" w:hAnsi="Arial" w:cs="Arial"/>
                <w:sz w:val="18"/>
                <w:szCs w:val="18"/>
                <w:lang w:val="de-AT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  <w:lang w:val="de-AT"/>
              </w:rPr>
              <w:t>Omnichannelservice</w:t>
            </w:r>
            <w:proofErr w:type="spellEnd"/>
            <w:r>
              <w:rPr>
                <w:rFonts w:ascii="Arial" w:hAnsi="Arial" w:cs="Arial"/>
                <w:sz w:val="18"/>
                <w:szCs w:val="18"/>
                <w:lang w:val="de-AT"/>
              </w:rPr>
              <w:t>-Empfehlung für die Möbel Pfister AG</w:t>
            </w:r>
            <w:r w:rsidR="00174475">
              <w:rPr>
                <w:rFonts w:ascii="Arial" w:hAnsi="Arial" w:cs="Arial"/>
                <w:sz w:val="18"/>
                <w:szCs w:val="18"/>
                <w:lang w:val="de-AT"/>
              </w:rPr>
              <w:t xml:space="preserve"> (Note: </w:t>
            </w:r>
            <w:r w:rsidR="00174475" w:rsidRPr="00174475">
              <w:rPr>
                <w:rFonts w:ascii="Arial" w:hAnsi="Arial" w:cs="Arial"/>
                <w:b/>
                <w:bCs/>
                <w:sz w:val="18"/>
                <w:szCs w:val="18"/>
                <w:lang w:val="de-AT"/>
              </w:rPr>
              <w:t>5.5</w:t>
            </w:r>
            <w:r w:rsidR="00174475">
              <w:rPr>
                <w:rFonts w:ascii="Arial" w:hAnsi="Arial" w:cs="Arial"/>
                <w:sz w:val="18"/>
                <w:szCs w:val="18"/>
                <w:lang w:val="de-AT"/>
              </w:rPr>
              <w:t>)</w:t>
            </w:r>
          </w:p>
        </w:tc>
      </w:tr>
      <w:tr w:rsidR="00E55D90" w:rsidRPr="001B3F48" w14:paraId="3A2665B3" w14:textId="77777777" w:rsidTr="00FE0496">
        <w:trPr>
          <w:trHeight w:val="510"/>
        </w:trPr>
        <w:tc>
          <w:tcPr>
            <w:tcW w:w="10206" w:type="dxa"/>
            <w:gridSpan w:val="14"/>
            <w:tcBorders>
              <w:bottom w:val="single" w:sz="4" w:space="0" w:color="auto"/>
            </w:tcBorders>
            <w:vAlign w:val="bottom"/>
          </w:tcPr>
          <w:p w14:paraId="239F87B8" w14:textId="1FD97A35" w:rsidR="00E55D90" w:rsidRPr="001B3F48" w:rsidRDefault="00F44F5F" w:rsidP="00F44F5F">
            <w:pPr>
              <w:pStyle w:val="BERSCHRIFT"/>
              <w:rPr>
                <w:rFonts w:ascii="Arial" w:hAnsi="Arial" w:cs="Arial"/>
                <w:smallCaps w:val="0"/>
                <w:sz w:val="24"/>
                <w:szCs w:val="24"/>
              </w:rPr>
            </w:pPr>
            <w:r w:rsidRPr="001B3F48">
              <w:rPr>
                <w:rFonts w:ascii="Arial" w:hAnsi="Arial" w:cs="Arial"/>
                <w:smallCaps w:val="0"/>
                <w:sz w:val="24"/>
                <w:szCs w:val="24"/>
              </w:rPr>
              <w:t>PRAKTISCHE ERFAHRUNGEN</w:t>
            </w:r>
          </w:p>
        </w:tc>
      </w:tr>
      <w:tr w:rsidR="00E55D90" w:rsidRPr="001B3F48" w14:paraId="127C64E2" w14:textId="77777777" w:rsidTr="00FE0496">
        <w:trPr>
          <w:trHeight w:val="283"/>
        </w:trPr>
        <w:tc>
          <w:tcPr>
            <w:tcW w:w="6521" w:type="dxa"/>
            <w:gridSpan w:val="6"/>
            <w:tcBorders>
              <w:top w:val="single" w:sz="4" w:space="0" w:color="auto"/>
            </w:tcBorders>
            <w:vAlign w:val="bottom"/>
          </w:tcPr>
          <w:p w14:paraId="38F27285" w14:textId="34A86684" w:rsidR="00E55D90" w:rsidRPr="001B3F48" w:rsidRDefault="00670EDD" w:rsidP="00E55D9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Schwimmbad Suhr Buchs Gränichen</w:t>
            </w:r>
          </w:p>
        </w:tc>
        <w:tc>
          <w:tcPr>
            <w:tcW w:w="3685" w:type="dxa"/>
            <w:gridSpan w:val="8"/>
            <w:tcBorders>
              <w:top w:val="single" w:sz="4" w:space="0" w:color="auto"/>
            </w:tcBorders>
            <w:vAlign w:val="bottom"/>
          </w:tcPr>
          <w:p w14:paraId="4820196E" w14:textId="79F0D3CF" w:rsidR="00E55D90" w:rsidRPr="001B3F48" w:rsidRDefault="00FC3855" w:rsidP="00E55D90">
            <w:pPr>
              <w:jc w:val="right"/>
              <w:rPr>
                <w:rFonts w:ascii="Arial" w:hAnsi="Arial" w:cs="Arial"/>
                <w:b/>
                <w:bCs/>
                <w:i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iCs/>
                <w:sz w:val="18"/>
                <w:szCs w:val="18"/>
              </w:rPr>
              <w:t>Suhr</w:t>
            </w:r>
          </w:p>
        </w:tc>
      </w:tr>
      <w:tr w:rsidR="00E55D90" w:rsidRPr="001B3F48" w14:paraId="335D84E9" w14:textId="77777777" w:rsidTr="00192E2B">
        <w:tc>
          <w:tcPr>
            <w:tcW w:w="8364" w:type="dxa"/>
            <w:gridSpan w:val="12"/>
          </w:tcPr>
          <w:p w14:paraId="20B1570F" w14:textId="5F68610C" w:rsidR="00E55D90" w:rsidRPr="001B3F48" w:rsidRDefault="00670EDD" w:rsidP="00E55D90">
            <w:pPr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  <w:t>Rettungsschwimmer</w:t>
            </w:r>
            <w:proofErr w:type="spellEnd"/>
            <w:r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1842" w:type="dxa"/>
            <w:gridSpan w:val="2"/>
          </w:tcPr>
          <w:p w14:paraId="0475B997" w14:textId="192CC57D" w:rsidR="00E55D90" w:rsidRPr="001B3F48" w:rsidRDefault="00FC3855" w:rsidP="00E55D90">
            <w:pPr>
              <w:jc w:val="right"/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  <w:t>06</w:t>
            </w:r>
            <w:r w:rsidR="00E55D90" w:rsidRPr="001B3F48"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  <w:t>/2</w:t>
            </w:r>
            <w:r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  <w:t>026</w:t>
            </w:r>
            <w:r w:rsidR="00E55D90" w:rsidRPr="001B3F48"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  <w:t xml:space="preserve"> – </w:t>
            </w:r>
            <w:r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  <w:t>09</w:t>
            </w:r>
            <w:r w:rsidR="00E55D90" w:rsidRPr="001B3F48"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  <w:t>/20</w:t>
            </w:r>
            <w:r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  <w:t>26</w:t>
            </w:r>
          </w:p>
        </w:tc>
      </w:tr>
      <w:tr w:rsidR="007B5F12" w:rsidRPr="001B3F48" w14:paraId="54C3D64C" w14:textId="77777777" w:rsidTr="007B5F12">
        <w:trPr>
          <w:trHeight w:val="512"/>
        </w:trPr>
        <w:tc>
          <w:tcPr>
            <w:tcW w:w="10206" w:type="dxa"/>
            <w:gridSpan w:val="14"/>
          </w:tcPr>
          <w:p w14:paraId="38BCF349" w14:textId="4DAA4E82" w:rsidR="007B5F12" w:rsidRPr="001B3F48" w:rsidRDefault="007B5F12" w:rsidP="007B5F12">
            <w:pPr>
              <w:pStyle w:val="Bullets"/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</w:pPr>
            <w:r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 xml:space="preserve">Gewährleistung der Sicherheit von täglich bis zu </w:t>
            </w:r>
            <w:r w:rsidRPr="006A1D0F">
              <w:rPr>
                <w:rFonts w:ascii="Arial" w:hAnsi="Arial" w:cs="Arial"/>
                <w:b/>
                <w:bCs/>
                <w:i w:val="0"/>
                <w:iCs w:val="0"/>
                <w:sz w:val="18"/>
                <w:szCs w:val="18"/>
                <w:lang w:val="de-AT"/>
              </w:rPr>
              <w:t>2'000</w:t>
            </w:r>
            <w:r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 xml:space="preserve"> Badegästen durch konsequente Unfallprävention, Wasseraufsicht und technische Anlagenkontrolle in einem stark frequentierten Freibad</w:t>
            </w:r>
            <w:del w:id="0" w:author="David Döbele" w:date="2026-08-05T09:33:00Z" w16du:dateUtc="2026-08-05T07:33:00Z">
              <w:r w:rsidDel="00DE1A8F">
                <w:rPr>
                  <w:rFonts w:ascii="Arial" w:hAnsi="Arial" w:cs="Arial"/>
                  <w:i w:val="0"/>
                  <w:iCs w:val="0"/>
                  <w:sz w:val="18"/>
                  <w:szCs w:val="18"/>
                  <w:lang w:val="de-AT"/>
                </w:rPr>
                <w:delText>.</w:delText>
              </w:r>
            </w:del>
          </w:p>
          <w:p w14:paraId="6DD9BA0F" w14:textId="383DDAC7" w:rsidR="007B5F12" w:rsidRPr="001B3F48" w:rsidRDefault="007B5F12" w:rsidP="007B5F12">
            <w:pPr>
              <w:pStyle w:val="Bullets"/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</w:pPr>
            <w:r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 xml:space="preserve">Zusätzliche Koordination von Ressourcen- und Einsatzplänen im Bereich Facility Management </w:t>
            </w:r>
          </w:p>
        </w:tc>
      </w:tr>
      <w:tr w:rsidR="007B5F12" w:rsidRPr="001B3F48" w14:paraId="45404236" w14:textId="77777777" w:rsidTr="00675AC4">
        <w:trPr>
          <w:trHeight w:val="283"/>
        </w:trPr>
        <w:tc>
          <w:tcPr>
            <w:tcW w:w="5523" w:type="dxa"/>
            <w:gridSpan w:val="2"/>
            <w:vAlign w:val="bottom"/>
          </w:tcPr>
          <w:p w14:paraId="3CF978EE" w14:textId="4293CCFD" w:rsidR="007B5F12" w:rsidRPr="001B3F48" w:rsidRDefault="007B5F12" w:rsidP="007B5F12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  <w:sz w:val="18"/>
                <w:szCs w:val="18"/>
              </w:rPr>
            </w:pPr>
            <w:r>
              <w:rPr>
                <w:rFonts w:ascii="Arial" w:hAnsi="Arial" w:cs="Arial"/>
                <w:b/>
                <w:i w:val="0"/>
                <w:iCs w:val="0"/>
                <w:sz w:val="18"/>
                <w:szCs w:val="18"/>
              </w:rPr>
              <w:t>Möbel Pfister</w:t>
            </w:r>
            <w:r w:rsidRPr="001B3F48">
              <w:rPr>
                <w:rFonts w:ascii="Arial" w:hAnsi="Arial" w:cs="Arial"/>
                <w:b/>
                <w:i w:val="0"/>
                <w:iCs w:val="0"/>
                <w:sz w:val="18"/>
                <w:szCs w:val="18"/>
              </w:rPr>
              <w:t xml:space="preserve"> AG</w:t>
            </w:r>
          </w:p>
        </w:tc>
        <w:tc>
          <w:tcPr>
            <w:tcW w:w="4683" w:type="dxa"/>
            <w:gridSpan w:val="12"/>
            <w:vAlign w:val="bottom"/>
          </w:tcPr>
          <w:p w14:paraId="49A11F72" w14:textId="6F7F6BE7" w:rsidR="007B5F12" w:rsidRPr="001B3F48" w:rsidRDefault="007B5F12" w:rsidP="007B5F1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bCs/>
                <w:i w:val="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i w:val="0"/>
                <w:sz w:val="18"/>
                <w:szCs w:val="18"/>
              </w:rPr>
              <w:t>Suhr</w:t>
            </w:r>
          </w:p>
        </w:tc>
      </w:tr>
      <w:tr w:rsidR="007B5F12" w:rsidRPr="001B3F48" w14:paraId="16C6F7AD" w14:textId="77777777" w:rsidTr="00192E2B">
        <w:trPr>
          <w:trHeight w:val="57"/>
        </w:trPr>
        <w:tc>
          <w:tcPr>
            <w:tcW w:w="8505" w:type="dxa"/>
            <w:gridSpan w:val="13"/>
          </w:tcPr>
          <w:p w14:paraId="5D8760E9" w14:textId="5A81FDE6" w:rsidR="007B5F12" w:rsidRPr="001B3F48" w:rsidRDefault="007B5F12" w:rsidP="007B5F12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  <w:lang w:val="en-US"/>
              </w:rPr>
              <w:t>Werkstudent</w:t>
            </w:r>
            <w:proofErr w:type="spellEnd"/>
            <w:r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  <w:lang w:val="en-US"/>
              </w:rPr>
              <w:t>im</w:t>
            </w:r>
            <w:proofErr w:type="spellEnd"/>
            <w:r>
              <w:rPr>
                <w:rFonts w:ascii="Arial" w:hAnsi="Arial" w:cs="Arial"/>
                <w:sz w:val="18"/>
                <w:szCs w:val="18"/>
                <w:lang w:val="en-US"/>
              </w:rPr>
              <w:t xml:space="preserve"> E-Commerce</w:t>
            </w:r>
          </w:p>
        </w:tc>
        <w:tc>
          <w:tcPr>
            <w:tcW w:w="1701" w:type="dxa"/>
          </w:tcPr>
          <w:p w14:paraId="2D9DB8CA" w14:textId="004F2AAB" w:rsidR="007B5F12" w:rsidRPr="001B3F48" w:rsidRDefault="007B5F12" w:rsidP="007B5F1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1B3F48">
              <w:rPr>
                <w:rFonts w:ascii="Arial" w:hAnsi="Arial" w:cs="Arial"/>
                <w:sz w:val="18"/>
                <w:szCs w:val="18"/>
                <w:lang w:val="en-US"/>
              </w:rPr>
              <w:t>0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3</w:t>
            </w:r>
            <w:r w:rsidRPr="001B3F48">
              <w:rPr>
                <w:rFonts w:ascii="Arial" w:hAnsi="Arial" w:cs="Arial"/>
                <w:sz w:val="18"/>
                <w:szCs w:val="18"/>
                <w:lang w:val="en-US"/>
              </w:rPr>
              <w:t>/20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23</w:t>
            </w:r>
            <w:r w:rsidRPr="001B3F48">
              <w:rPr>
                <w:rFonts w:ascii="Arial" w:hAnsi="Arial" w:cs="Arial"/>
                <w:sz w:val="18"/>
                <w:szCs w:val="18"/>
                <w:lang w:val="en-US"/>
              </w:rPr>
              <w:t xml:space="preserve"> – 0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4</w:t>
            </w:r>
            <w:r w:rsidRPr="001B3F48">
              <w:rPr>
                <w:rFonts w:ascii="Arial" w:hAnsi="Arial" w:cs="Arial"/>
                <w:sz w:val="18"/>
                <w:szCs w:val="18"/>
                <w:lang w:val="en-US"/>
              </w:rPr>
              <w:t>/20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26</w:t>
            </w:r>
          </w:p>
        </w:tc>
      </w:tr>
      <w:tr w:rsidR="007B5F12" w:rsidRPr="001B3F48" w14:paraId="7660C4BA" w14:textId="77777777" w:rsidTr="00FE0496">
        <w:trPr>
          <w:trHeight w:val="57"/>
        </w:trPr>
        <w:tc>
          <w:tcPr>
            <w:tcW w:w="10206" w:type="dxa"/>
            <w:gridSpan w:val="14"/>
          </w:tcPr>
          <w:p w14:paraId="18DEB3D6" w14:textId="10A7887C" w:rsidR="006A1D0F" w:rsidRPr="00F9634D" w:rsidRDefault="006A1D0F" w:rsidP="006A1D0F">
            <w:pPr>
              <w:pStyle w:val="Bullets"/>
              <w:rPr>
                <w:rFonts w:ascii="Arial" w:hAnsi="Arial" w:cs="Arial"/>
                <w:sz w:val="18"/>
                <w:szCs w:val="18"/>
                <w:lang w:val="de-AT"/>
              </w:rPr>
            </w:pPr>
            <w:r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 xml:space="preserve">Analyse und Optimierung von Produktdaten und </w:t>
            </w:r>
            <w:proofErr w:type="spellStart"/>
            <w:r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>Bildassets</w:t>
            </w:r>
            <w:proofErr w:type="spellEnd"/>
            <w:r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 xml:space="preserve"> im Asset-Management-System für den Webshop mit </w:t>
            </w:r>
            <w:r w:rsidR="00E245A2"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 xml:space="preserve">mehr als </w:t>
            </w:r>
            <w:r w:rsidRPr="006A1D0F">
              <w:rPr>
                <w:rFonts w:ascii="Arial" w:hAnsi="Arial" w:cs="Arial"/>
                <w:b/>
                <w:bCs/>
                <w:i w:val="0"/>
                <w:iCs w:val="0"/>
                <w:sz w:val="18"/>
                <w:szCs w:val="18"/>
                <w:lang w:val="de-AT"/>
              </w:rPr>
              <w:t xml:space="preserve">100‘000 </w:t>
            </w:r>
            <w:r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 xml:space="preserve">Produkten, wodurch die Datenqualität </w:t>
            </w:r>
            <w:ins w:id="1" w:author="David Döbele" w:date="2026-08-05T09:33:00Z" w16du:dateUtc="2026-08-05T07:33:00Z">
              <w:r w:rsidR="00DE1A8F">
                <w:rPr>
                  <w:rFonts w:ascii="Arial" w:hAnsi="Arial" w:cs="Arial"/>
                  <w:i w:val="0"/>
                  <w:iCs w:val="0"/>
                  <w:sz w:val="18"/>
                  <w:szCs w:val="18"/>
                  <w:lang w:val="de-AT"/>
                </w:rPr>
                <w:t xml:space="preserve">stark </w:t>
              </w:r>
            </w:ins>
            <w:r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 xml:space="preserve">verbessert und Rückfragen des </w:t>
            </w:r>
            <w:proofErr w:type="spellStart"/>
            <w:r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>Category</w:t>
            </w:r>
            <w:proofErr w:type="spellEnd"/>
            <w:r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 xml:space="preserve"> Managements </w:t>
            </w:r>
            <w:ins w:id="2" w:author="David Döbele" w:date="2026-08-05T09:34:00Z" w16du:dateUtc="2026-08-05T07:34:00Z">
              <w:r w:rsidR="00DE1A8F">
                <w:rPr>
                  <w:rFonts w:ascii="Arial" w:hAnsi="Arial" w:cs="Arial"/>
                  <w:i w:val="0"/>
                  <w:iCs w:val="0"/>
                  <w:sz w:val="18"/>
                  <w:szCs w:val="18"/>
                  <w:lang w:val="de-AT"/>
                </w:rPr>
                <w:t xml:space="preserve">drastisch </w:t>
              </w:r>
            </w:ins>
            <w:r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>reduziert wurden</w:t>
            </w:r>
            <w:del w:id="3" w:author="David Döbele" w:date="2026-08-05T09:33:00Z" w16du:dateUtc="2026-08-05T07:33:00Z">
              <w:r w:rsidDel="00DE1A8F">
                <w:rPr>
                  <w:rFonts w:ascii="Arial" w:hAnsi="Arial" w:cs="Arial"/>
                  <w:i w:val="0"/>
                  <w:iCs w:val="0"/>
                  <w:sz w:val="18"/>
                  <w:szCs w:val="18"/>
                  <w:lang w:val="de-AT"/>
                </w:rPr>
                <w:delText>.</w:delText>
              </w:r>
            </w:del>
          </w:p>
          <w:p w14:paraId="32A5DC1B" w14:textId="6A542C2F" w:rsidR="006A1D0F" w:rsidRPr="00FC3855" w:rsidRDefault="006A1D0F" w:rsidP="006A1D0F">
            <w:pPr>
              <w:pStyle w:val="Bullets"/>
              <w:rPr>
                <w:rFonts w:ascii="Arial" w:hAnsi="Arial" w:cs="Arial"/>
                <w:sz w:val="18"/>
                <w:szCs w:val="18"/>
                <w:lang w:val="de-AT"/>
              </w:rPr>
            </w:pPr>
            <w:r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 xml:space="preserve">Steuerung der Datenpflege im SAP-Backoffice sowie das Einpflegen neuer Assets via Smart-Edit CMS, was die Time-to-Market für neue </w:t>
            </w:r>
            <w:proofErr w:type="spellStart"/>
            <w:r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>Produktlistings</w:t>
            </w:r>
            <w:proofErr w:type="spellEnd"/>
            <w:r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 xml:space="preserve"> </w:t>
            </w:r>
            <w:ins w:id="4" w:author="David Döbele" w:date="2026-08-05T09:34:00Z" w16du:dateUtc="2026-08-05T07:34:00Z">
              <w:r w:rsidR="00DE1A8F">
                <w:rPr>
                  <w:rFonts w:ascii="Arial" w:hAnsi="Arial" w:cs="Arial"/>
                  <w:i w:val="0"/>
                  <w:iCs w:val="0"/>
                  <w:sz w:val="18"/>
                  <w:szCs w:val="18"/>
                  <w:lang w:val="de-AT"/>
                </w:rPr>
                <w:t xml:space="preserve">um XXX% </w:t>
              </w:r>
            </w:ins>
            <w:r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>verkürzte</w:t>
            </w:r>
            <w:del w:id="5" w:author="David Döbele" w:date="2026-08-05T09:34:00Z" w16du:dateUtc="2026-08-05T07:34:00Z">
              <w:r w:rsidDel="00DE1A8F">
                <w:rPr>
                  <w:rFonts w:ascii="Arial" w:hAnsi="Arial" w:cs="Arial"/>
                  <w:i w:val="0"/>
                  <w:iCs w:val="0"/>
                  <w:sz w:val="18"/>
                  <w:szCs w:val="18"/>
                  <w:lang w:val="de-AT"/>
                </w:rPr>
                <w:delText>.</w:delText>
              </w:r>
            </w:del>
          </w:p>
          <w:p w14:paraId="132465C4" w14:textId="7A10C8A5" w:rsidR="007B5F12" w:rsidRPr="00FC3855" w:rsidRDefault="006A1D0F" w:rsidP="006A1D0F">
            <w:pPr>
              <w:pStyle w:val="Bullets"/>
              <w:rPr>
                <w:rFonts w:ascii="Arial" w:hAnsi="Arial" w:cs="Arial"/>
                <w:sz w:val="18"/>
                <w:szCs w:val="18"/>
                <w:lang w:val="de-AT"/>
              </w:rPr>
            </w:pPr>
            <w:del w:id="6" w:author="David Döbele" w:date="2026-08-05T09:34:00Z" w16du:dateUtc="2026-08-05T07:34:00Z">
              <w:r w:rsidDel="00DE1A8F">
                <w:rPr>
                  <w:rFonts w:ascii="Arial" w:hAnsi="Arial" w:cs="Arial"/>
                  <w:i w:val="0"/>
                  <w:iCs w:val="0"/>
                  <w:sz w:val="18"/>
                  <w:szCs w:val="18"/>
                  <w:lang w:val="de-AT"/>
                </w:rPr>
                <w:delText xml:space="preserve">Konzipierte </w:delText>
              </w:r>
            </w:del>
            <w:ins w:id="7" w:author="David Döbele" w:date="2026-08-05T09:34:00Z" w16du:dateUtc="2026-08-05T07:34:00Z">
              <w:r w:rsidR="00DE1A8F">
                <w:rPr>
                  <w:rFonts w:ascii="Arial" w:hAnsi="Arial" w:cs="Arial"/>
                  <w:i w:val="0"/>
                  <w:iCs w:val="0"/>
                  <w:sz w:val="18"/>
                  <w:szCs w:val="18"/>
                  <w:lang w:val="de-AT"/>
                </w:rPr>
                <w:t>Konzipierung</w:t>
              </w:r>
              <w:r w:rsidR="00DE1A8F">
                <w:rPr>
                  <w:rFonts w:ascii="Arial" w:hAnsi="Arial" w:cs="Arial"/>
                  <w:i w:val="0"/>
                  <w:iCs w:val="0"/>
                  <w:sz w:val="18"/>
                  <w:szCs w:val="18"/>
                  <w:lang w:val="de-AT"/>
                </w:rPr>
                <w:t xml:space="preserve"> </w:t>
              </w:r>
            </w:ins>
            <w:r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 xml:space="preserve">und </w:t>
            </w:r>
            <w:del w:id="8" w:author="David Döbele" w:date="2026-08-05T09:34:00Z" w16du:dateUtc="2026-08-05T07:34:00Z">
              <w:r w:rsidDel="00DE1A8F">
                <w:rPr>
                  <w:rFonts w:ascii="Arial" w:hAnsi="Arial" w:cs="Arial"/>
                  <w:i w:val="0"/>
                  <w:iCs w:val="0"/>
                  <w:sz w:val="18"/>
                  <w:szCs w:val="18"/>
                  <w:lang w:val="de-AT"/>
                </w:rPr>
                <w:delText xml:space="preserve">implementierte </w:delText>
              </w:r>
            </w:del>
            <w:ins w:id="9" w:author="David Döbele" w:date="2026-08-05T09:34:00Z" w16du:dateUtc="2026-08-05T07:34:00Z">
              <w:r w:rsidR="00DE1A8F">
                <w:rPr>
                  <w:rFonts w:ascii="Arial" w:hAnsi="Arial" w:cs="Arial"/>
                  <w:i w:val="0"/>
                  <w:iCs w:val="0"/>
                  <w:sz w:val="18"/>
                  <w:szCs w:val="18"/>
                  <w:lang w:val="de-AT"/>
                </w:rPr>
                <w:t>Implementierung</w:t>
              </w:r>
              <w:r w:rsidR="00DE1A8F">
                <w:rPr>
                  <w:rFonts w:ascii="Arial" w:hAnsi="Arial" w:cs="Arial"/>
                  <w:i w:val="0"/>
                  <w:iCs w:val="0"/>
                  <w:sz w:val="18"/>
                  <w:szCs w:val="18"/>
                  <w:lang w:val="de-AT"/>
                </w:rPr>
                <w:t xml:space="preserve"> </w:t>
              </w:r>
            </w:ins>
            <w:r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>SEO-optimierte</w:t>
            </w:r>
            <w:ins w:id="10" w:author="David Döbele" w:date="2026-08-05T09:34:00Z" w16du:dateUtc="2026-08-05T07:34:00Z">
              <w:r w:rsidR="00DE1A8F">
                <w:rPr>
                  <w:rFonts w:ascii="Arial" w:hAnsi="Arial" w:cs="Arial"/>
                  <w:i w:val="0"/>
                  <w:iCs w:val="0"/>
                  <w:sz w:val="18"/>
                  <w:szCs w:val="18"/>
                  <w:lang w:val="de-AT"/>
                </w:rPr>
                <w:t>r</w:t>
              </w:r>
            </w:ins>
            <w:r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 xml:space="preserve"> Inhalte zur Stärkung der Omnichannel-Struktur, was den organischen Traffic auf über </w:t>
            </w:r>
            <w:r w:rsidRPr="006A1D0F">
              <w:rPr>
                <w:rFonts w:ascii="Arial" w:hAnsi="Arial" w:cs="Arial"/>
                <w:b/>
                <w:bCs/>
                <w:i w:val="0"/>
                <w:iCs w:val="0"/>
                <w:sz w:val="18"/>
                <w:szCs w:val="18"/>
                <w:lang w:val="de-AT"/>
              </w:rPr>
              <w:t>250</w:t>
            </w:r>
            <w:r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 xml:space="preserve"> Produktseiten steigerte</w:t>
            </w:r>
            <w:del w:id="11" w:author="David Döbele" w:date="2026-08-05T09:34:00Z" w16du:dateUtc="2026-08-05T07:34:00Z">
              <w:r w:rsidDel="00DE1A8F">
                <w:rPr>
                  <w:rFonts w:ascii="Arial" w:hAnsi="Arial" w:cs="Arial"/>
                  <w:i w:val="0"/>
                  <w:iCs w:val="0"/>
                  <w:sz w:val="18"/>
                  <w:szCs w:val="18"/>
                  <w:lang w:val="de-AT"/>
                </w:rPr>
                <w:delText>.</w:delText>
              </w:r>
            </w:del>
          </w:p>
        </w:tc>
      </w:tr>
      <w:tr w:rsidR="007B5F12" w:rsidRPr="001B3F48" w14:paraId="4EC9DEB8" w14:textId="77777777" w:rsidTr="00675AC4">
        <w:trPr>
          <w:trHeight w:val="283"/>
        </w:trPr>
        <w:tc>
          <w:tcPr>
            <w:tcW w:w="5523" w:type="dxa"/>
            <w:gridSpan w:val="2"/>
            <w:vAlign w:val="bottom"/>
          </w:tcPr>
          <w:p w14:paraId="061D97E7" w14:textId="5884021F" w:rsidR="007B5F12" w:rsidRPr="001B3F48" w:rsidRDefault="007B5F12" w:rsidP="007B5F12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  <w:sz w:val="18"/>
                <w:szCs w:val="18"/>
              </w:rPr>
            </w:pPr>
            <w:r>
              <w:rPr>
                <w:rFonts w:ascii="Arial" w:hAnsi="Arial" w:cs="Arial"/>
                <w:b/>
                <w:i w:val="0"/>
                <w:iCs w:val="0"/>
                <w:sz w:val="18"/>
                <w:szCs w:val="18"/>
              </w:rPr>
              <w:t>Lucoro</w:t>
            </w:r>
          </w:p>
        </w:tc>
        <w:tc>
          <w:tcPr>
            <w:tcW w:w="4683" w:type="dxa"/>
            <w:gridSpan w:val="12"/>
            <w:vAlign w:val="bottom"/>
          </w:tcPr>
          <w:p w14:paraId="38592414" w14:textId="749736DE" w:rsidR="007B5F12" w:rsidRPr="001B3F48" w:rsidRDefault="007B5F12" w:rsidP="007B5F1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bCs/>
                <w:i w:val="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i w:val="0"/>
                <w:sz w:val="18"/>
                <w:szCs w:val="18"/>
              </w:rPr>
              <w:t>Aarau</w:t>
            </w:r>
          </w:p>
        </w:tc>
      </w:tr>
      <w:tr w:rsidR="007B5F12" w:rsidRPr="001B3F48" w14:paraId="0A0FFCF6" w14:textId="77777777" w:rsidTr="00192E2B">
        <w:trPr>
          <w:trHeight w:val="113"/>
        </w:trPr>
        <w:tc>
          <w:tcPr>
            <w:tcW w:w="8222" w:type="dxa"/>
            <w:gridSpan w:val="11"/>
          </w:tcPr>
          <w:p w14:paraId="30382087" w14:textId="4C04FC15" w:rsidR="007B5F12" w:rsidRPr="001B3F48" w:rsidRDefault="007B5F12" w:rsidP="007B5F12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  <w:lang w:val="en-US"/>
              </w:rPr>
              <w:t>Gründer</w:t>
            </w:r>
            <w:proofErr w:type="spellEnd"/>
            <w:r>
              <w:rPr>
                <w:rFonts w:ascii="Arial" w:hAnsi="Arial" w:cs="Arial"/>
                <w:sz w:val="18"/>
                <w:szCs w:val="18"/>
                <w:lang w:val="en-US"/>
              </w:rPr>
              <w:t xml:space="preserve"> und Chief Product Officer</w:t>
            </w:r>
          </w:p>
        </w:tc>
        <w:tc>
          <w:tcPr>
            <w:tcW w:w="1984" w:type="dxa"/>
            <w:gridSpan w:val="3"/>
          </w:tcPr>
          <w:p w14:paraId="7444AF8F" w14:textId="147B284A" w:rsidR="007B5F12" w:rsidRPr="001B3F48" w:rsidRDefault="007B5F12" w:rsidP="007B5F1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1B3F48">
              <w:rPr>
                <w:rFonts w:ascii="Arial" w:hAnsi="Arial" w:cs="Arial"/>
                <w:sz w:val="18"/>
                <w:szCs w:val="18"/>
                <w:lang w:val="en-US"/>
              </w:rPr>
              <w:t>0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8</w:t>
            </w:r>
            <w:r w:rsidRPr="001B3F48">
              <w:rPr>
                <w:rFonts w:ascii="Arial" w:hAnsi="Arial" w:cs="Arial"/>
                <w:sz w:val="18"/>
                <w:szCs w:val="18"/>
                <w:lang w:val="en-US"/>
              </w:rPr>
              <w:t>/20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23</w:t>
            </w:r>
            <w:r w:rsidRPr="001B3F48">
              <w:rPr>
                <w:rFonts w:ascii="Arial" w:hAnsi="Arial" w:cs="Arial"/>
                <w:sz w:val="18"/>
                <w:szCs w:val="18"/>
                <w:lang w:val="en-US"/>
              </w:rPr>
              <w:t xml:space="preserve"> – 0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9</w:t>
            </w:r>
            <w:r w:rsidRPr="001B3F48">
              <w:rPr>
                <w:rFonts w:ascii="Arial" w:hAnsi="Arial" w:cs="Arial"/>
                <w:sz w:val="18"/>
                <w:szCs w:val="18"/>
                <w:lang w:val="en-US"/>
              </w:rPr>
              <w:t>/20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24</w:t>
            </w:r>
          </w:p>
        </w:tc>
      </w:tr>
      <w:tr w:rsidR="007B5F12" w:rsidRPr="001B3F48" w14:paraId="4C00CD42" w14:textId="77777777" w:rsidTr="009F2025">
        <w:trPr>
          <w:trHeight w:val="113"/>
        </w:trPr>
        <w:tc>
          <w:tcPr>
            <w:tcW w:w="10206" w:type="dxa"/>
            <w:gridSpan w:val="14"/>
          </w:tcPr>
          <w:p w14:paraId="581273C2" w14:textId="4B1EFDEE" w:rsidR="007B5F12" w:rsidRPr="00A97FE3" w:rsidRDefault="007B5F12" w:rsidP="007B5F12">
            <w:pPr>
              <w:pStyle w:val="Bullets"/>
              <w:numPr>
                <w:ilvl w:val="0"/>
                <w:numId w:val="28"/>
              </w:numPr>
              <w:rPr>
                <w:rFonts w:ascii="Arial" w:hAnsi="Arial" w:cs="Arial"/>
                <w:b/>
                <w:bCs/>
                <w:i w:val="0"/>
                <w:sz w:val="18"/>
                <w:szCs w:val="18"/>
              </w:rPr>
            </w:pPr>
            <w:r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 xml:space="preserve">Gründung und Führung eines Start-ups </w:t>
            </w:r>
            <w:r w:rsidR="00316531"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 xml:space="preserve">mit </w:t>
            </w:r>
            <w:r w:rsidR="00316531" w:rsidRPr="006A1D0F">
              <w:rPr>
                <w:rFonts w:ascii="Arial" w:hAnsi="Arial" w:cs="Arial"/>
                <w:b/>
                <w:bCs/>
                <w:i w:val="0"/>
                <w:iCs w:val="0"/>
                <w:sz w:val="18"/>
                <w:szCs w:val="18"/>
                <w:lang w:val="de-AT"/>
              </w:rPr>
              <w:t>8</w:t>
            </w:r>
            <w:r w:rsidR="00316531"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 xml:space="preserve">-köpfigem Team </w:t>
            </w:r>
            <w:r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 xml:space="preserve">im Rahmen des </w:t>
            </w:r>
            <w:r w:rsidR="00316531"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 xml:space="preserve">nationalen </w:t>
            </w:r>
            <w:r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>YES-Company Programmes</w:t>
            </w:r>
          </w:p>
          <w:p w14:paraId="4F1D4CC1" w14:textId="16935A47" w:rsidR="00316531" w:rsidRPr="00D5535F" w:rsidRDefault="00316531" w:rsidP="00316531">
            <w:pPr>
              <w:pStyle w:val="Bullets"/>
              <w:numPr>
                <w:ilvl w:val="0"/>
                <w:numId w:val="28"/>
              </w:numPr>
              <w:rPr>
                <w:rFonts w:ascii="Arial" w:hAnsi="Arial" w:cs="Arial"/>
                <w:b/>
                <w:bCs/>
                <w:i w:val="0"/>
                <w:sz w:val="18"/>
                <w:szCs w:val="18"/>
              </w:rPr>
            </w:pPr>
            <w:r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 xml:space="preserve">Steuerung des Vertriebes von über </w:t>
            </w:r>
            <w:r w:rsidRPr="006A1D0F">
              <w:rPr>
                <w:rFonts w:ascii="Arial" w:hAnsi="Arial" w:cs="Arial"/>
                <w:b/>
                <w:bCs/>
                <w:i w:val="0"/>
                <w:iCs w:val="0"/>
                <w:sz w:val="18"/>
                <w:szCs w:val="18"/>
                <w:lang w:val="de-AT"/>
              </w:rPr>
              <w:t>1'700</w:t>
            </w:r>
            <w:r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 xml:space="preserve"> Premium-Schokoladenprodukten und </w:t>
            </w:r>
            <w:del w:id="12" w:author="David Döbele" w:date="2026-08-05T09:34:00Z" w16du:dateUtc="2026-08-05T07:34:00Z">
              <w:r w:rsidDel="00DE1A8F">
                <w:rPr>
                  <w:rFonts w:ascii="Arial" w:hAnsi="Arial" w:cs="Arial"/>
                  <w:i w:val="0"/>
                  <w:iCs w:val="0"/>
                  <w:sz w:val="18"/>
                  <w:szCs w:val="18"/>
                  <w:lang w:val="de-AT"/>
                </w:rPr>
                <w:delText xml:space="preserve">erwirtschaftete </w:delText>
              </w:r>
            </w:del>
            <w:ins w:id="13" w:author="David Döbele" w:date="2026-08-05T09:34:00Z" w16du:dateUtc="2026-08-05T07:34:00Z">
              <w:r w:rsidR="00DE1A8F">
                <w:rPr>
                  <w:rFonts w:ascii="Arial" w:hAnsi="Arial" w:cs="Arial"/>
                  <w:i w:val="0"/>
                  <w:iCs w:val="0"/>
                  <w:sz w:val="18"/>
                  <w:szCs w:val="18"/>
                  <w:lang w:val="de-AT"/>
                </w:rPr>
                <w:t>E</w:t>
              </w:r>
            </w:ins>
            <w:ins w:id="14" w:author="David Döbele" w:date="2026-08-05T09:35:00Z" w16du:dateUtc="2026-08-05T07:35:00Z">
              <w:r w:rsidR="00DE1A8F">
                <w:rPr>
                  <w:rFonts w:ascii="Arial" w:hAnsi="Arial" w:cs="Arial"/>
                  <w:i w:val="0"/>
                  <w:iCs w:val="0"/>
                  <w:sz w:val="18"/>
                  <w:szCs w:val="18"/>
                  <w:lang w:val="de-AT"/>
                </w:rPr>
                <w:t>rwirtschaftung</w:t>
              </w:r>
            </w:ins>
            <w:ins w:id="15" w:author="David Döbele" w:date="2026-08-05T09:34:00Z" w16du:dateUtc="2026-08-05T07:34:00Z">
              <w:r w:rsidR="00DE1A8F">
                <w:rPr>
                  <w:rFonts w:ascii="Arial" w:hAnsi="Arial" w:cs="Arial"/>
                  <w:i w:val="0"/>
                  <w:iCs w:val="0"/>
                  <w:sz w:val="18"/>
                  <w:szCs w:val="18"/>
                  <w:lang w:val="de-AT"/>
                </w:rPr>
                <w:t xml:space="preserve"> </w:t>
              </w:r>
            </w:ins>
            <w:r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>eine</w:t>
            </w:r>
            <w:ins w:id="16" w:author="David Döbele" w:date="2026-08-05T09:35:00Z" w16du:dateUtc="2026-08-05T07:35:00Z">
              <w:r w:rsidR="00DE1A8F">
                <w:rPr>
                  <w:rFonts w:ascii="Arial" w:hAnsi="Arial" w:cs="Arial"/>
                  <w:i w:val="0"/>
                  <w:iCs w:val="0"/>
                  <w:sz w:val="18"/>
                  <w:szCs w:val="18"/>
                  <w:lang w:val="de-AT"/>
                </w:rPr>
                <w:t>s</w:t>
              </w:r>
            </w:ins>
            <w:del w:id="17" w:author="David Döbele" w:date="2026-08-05T09:35:00Z" w16du:dateUtc="2026-08-05T07:35:00Z">
              <w:r w:rsidDel="00DE1A8F">
                <w:rPr>
                  <w:rFonts w:ascii="Arial" w:hAnsi="Arial" w:cs="Arial"/>
                  <w:i w:val="0"/>
                  <w:iCs w:val="0"/>
                  <w:sz w:val="18"/>
                  <w:szCs w:val="18"/>
                  <w:lang w:val="de-AT"/>
                </w:rPr>
                <w:delText>n</w:delText>
              </w:r>
            </w:del>
            <w:r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 xml:space="preserve"> Gesamtumsatz</w:t>
            </w:r>
            <w:ins w:id="18" w:author="David Döbele" w:date="2026-08-05T09:35:00Z" w16du:dateUtc="2026-08-05T07:35:00Z">
              <w:r w:rsidR="00DE1A8F">
                <w:rPr>
                  <w:rFonts w:ascii="Arial" w:hAnsi="Arial" w:cs="Arial"/>
                  <w:i w:val="0"/>
                  <w:iCs w:val="0"/>
                  <w:sz w:val="18"/>
                  <w:szCs w:val="18"/>
                  <w:lang w:val="de-AT"/>
                </w:rPr>
                <w:t>es</w:t>
              </w:r>
            </w:ins>
            <w:r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 xml:space="preserve"> von über </w:t>
            </w:r>
            <w:r w:rsidRPr="006A1D0F">
              <w:rPr>
                <w:rFonts w:ascii="Arial" w:hAnsi="Arial" w:cs="Arial"/>
                <w:b/>
                <w:bCs/>
                <w:i w:val="0"/>
                <w:iCs w:val="0"/>
                <w:sz w:val="18"/>
                <w:szCs w:val="18"/>
                <w:lang w:val="de-AT"/>
              </w:rPr>
              <w:t>CHF 20'000</w:t>
            </w:r>
            <w:r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 xml:space="preserve"> innerhalb eines Jahres</w:t>
            </w:r>
          </w:p>
          <w:p w14:paraId="2FA3B10C" w14:textId="58873814" w:rsidR="007B5F12" w:rsidRPr="00316531" w:rsidRDefault="00316531" w:rsidP="00316531">
            <w:pPr>
              <w:pStyle w:val="Bullets"/>
              <w:numPr>
                <w:ilvl w:val="0"/>
                <w:numId w:val="28"/>
              </w:numPr>
              <w:rPr>
                <w:rFonts w:ascii="Arial" w:hAnsi="Arial" w:cs="Arial"/>
                <w:b/>
                <w:bCs/>
                <w:i w:val="0"/>
                <w:sz w:val="18"/>
                <w:szCs w:val="18"/>
              </w:rPr>
            </w:pPr>
            <w:r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 xml:space="preserve">Verantwortung für Produktentwicklung, Einkauf, Preisgestaltung, Branding und Vertrieb eines Bio-Schokoladenproduktes inklusiv erfolgreicher Platzierung im Premiumpreissegment </w:t>
            </w:r>
          </w:p>
          <w:p w14:paraId="746118C9" w14:textId="3ADF5605" w:rsidR="007B5F12" w:rsidRPr="00A97FE3" w:rsidRDefault="007B5F12" w:rsidP="007B5F12">
            <w:pPr>
              <w:pStyle w:val="Bullets"/>
              <w:numPr>
                <w:ilvl w:val="0"/>
                <w:numId w:val="28"/>
              </w:numPr>
              <w:rPr>
                <w:rFonts w:ascii="Arial" w:hAnsi="Arial" w:cs="Arial"/>
                <w:b/>
                <w:bCs/>
                <w:i w:val="0"/>
                <w:sz w:val="18"/>
                <w:szCs w:val="18"/>
              </w:rPr>
            </w:pPr>
            <w:r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 xml:space="preserve">Platzierung im nationalen Wettbewerb: </w:t>
            </w:r>
            <w:r w:rsidRPr="006A1D0F">
              <w:rPr>
                <w:rFonts w:ascii="Arial" w:hAnsi="Arial" w:cs="Arial"/>
                <w:b/>
                <w:bCs/>
                <w:i w:val="0"/>
                <w:iCs w:val="0"/>
                <w:sz w:val="18"/>
                <w:szCs w:val="18"/>
                <w:lang w:val="de-AT"/>
              </w:rPr>
              <w:t>2. Platz aus 235 Teams</w:t>
            </w:r>
            <w:r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>,</w:t>
            </w:r>
            <w:r w:rsidR="00316531"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 xml:space="preserve"> zusätzlich</w:t>
            </w:r>
            <w:r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 xml:space="preserve"> ausgezeichnet mit dem Best Brand Award</w:t>
            </w:r>
          </w:p>
        </w:tc>
      </w:tr>
      <w:tr w:rsidR="007B5F12" w:rsidRPr="001B3F48" w14:paraId="50AFEA03" w14:textId="77777777" w:rsidTr="00675AC4">
        <w:trPr>
          <w:trHeight w:val="283"/>
        </w:trPr>
        <w:tc>
          <w:tcPr>
            <w:tcW w:w="5523" w:type="dxa"/>
            <w:gridSpan w:val="2"/>
            <w:vAlign w:val="bottom"/>
          </w:tcPr>
          <w:p w14:paraId="42FB0D26" w14:textId="2FD57DAE" w:rsidR="007B5F12" w:rsidRPr="001B3F48" w:rsidRDefault="007B5F12" w:rsidP="007B5F12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18"/>
                <w:szCs w:val="18"/>
              </w:rPr>
            </w:pPr>
            <w:r>
              <w:rPr>
                <w:rFonts w:ascii="Arial" w:hAnsi="Arial" w:cs="Arial"/>
                <w:b/>
                <w:i w:val="0"/>
                <w:iCs w:val="0"/>
                <w:sz w:val="18"/>
                <w:szCs w:val="18"/>
              </w:rPr>
              <w:t>Selbständig</w:t>
            </w:r>
          </w:p>
        </w:tc>
        <w:tc>
          <w:tcPr>
            <w:tcW w:w="4683" w:type="dxa"/>
            <w:gridSpan w:val="12"/>
            <w:vAlign w:val="bottom"/>
          </w:tcPr>
          <w:p w14:paraId="11E31BD8" w14:textId="196CBD9F" w:rsidR="007B5F12" w:rsidRPr="001B3F48" w:rsidRDefault="007B5F12" w:rsidP="007B5F1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bCs/>
                <w:i w:val="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i w:val="0"/>
                <w:sz w:val="18"/>
                <w:szCs w:val="18"/>
              </w:rPr>
              <w:t>Suhr</w:t>
            </w:r>
          </w:p>
        </w:tc>
      </w:tr>
      <w:tr w:rsidR="007B5F12" w:rsidRPr="001B3F48" w14:paraId="48328CB9" w14:textId="77777777" w:rsidTr="00FE0496">
        <w:tc>
          <w:tcPr>
            <w:tcW w:w="6379" w:type="dxa"/>
            <w:gridSpan w:val="5"/>
          </w:tcPr>
          <w:p w14:paraId="74B74B41" w14:textId="1C0DA785" w:rsidR="007B5F12" w:rsidRPr="001B3F48" w:rsidRDefault="007B5F12" w:rsidP="007B5F12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  <w:lang w:val="en-US"/>
              </w:rPr>
              <w:t>Nachhilfelehrer</w:t>
            </w:r>
            <w:proofErr w:type="spellEnd"/>
            <w:r>
              <w:rPr>
                <w:rFonts w:ascii="Arial" w:hAnsi="Arial" w:cs="Arial"/>
                <w:sz w:val="18"/>
                <w:szCs w:val="18"/>
                <w:lang w:val="en-US"/>
              </w:rPr>
              <w:t xml:space="preserve"> für </w:t>
            </w:r>
            <w:r w:rsidR="00316531"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>Oberstufenschülerinnen und -schüler</w:t>
            </w:r>
          </w:p>
        </w:tc>
        <w:tc>
          <w:tcPr>
            <w:tcW w:w="3827" w:type="dxa"/>
            <w:gridSpan w:val="9"/>
          </w:tcPr>
          <w:p w14:paraId="2CB21DEB" w14:textId="0249682C" w:rsidR="007B5F12" w:rsidRPr="001B3F48" w:rsidRDefault="007B5F12" w:rsidP="007B5F1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1B3F48">
              <w:rPr>
                <w:rFonts w:ascii="Arial" w:hAnsi="Arial" w:cs="Arial"/>
                <w:sz w:val="18"/>
                <w:szCs w:val="18"/>
                <w:lang w:val="en-US"/>
              </w:rPr>
              <w:t>06/2019 – 09/2019</w:t>
            </w:r>
          </w:p>
        </w:tc>
      </w:tr>
      <w:tr w:rsidR="007B5F12" w:rsidRPr="001B3F48" w14:paraId="7C4155D6" w14:textId="77777777" w:rsidTr="00323AA8">
        <w:trPr>
          <w:trHeight w:val="76"/>
        </w:trPr>
        <w:tc>
          <w:tcPr>
            <w:tcW w:w="10206" w:type="dxa"/>
            <w:gridSpan w:val="14"/>
          </w:tcPr>
          <w:p w14:paraId="169BC0CA" w14:textId="77777777" w:rsidR="007B5F12" w:rsidRDefault="007B5F12" w:rsidP="007B5F12">
            <w:pPr>
              <w:pStyle w:val="Bullets"/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</w:pPr>
            <w:r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>Unterrichtete Fächer: Mathematik, Deutsch, Englisch, Französisch, Geschichte sowie Wirtschaft und Recht</w:t>
            </w:r>
          </w:p>
          <w:p w14:paraId="3658805E" w14:textId="6FC69AC5" w:rsidR="007B5F12" w:rsidRPr="00316531" w:rsidRDefault="007B5F12" w:rsidP="00316531">
            <w:pPr>
              <w:pStyle w:val="Bullets"/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</w:pPr>
            <w:r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>Eigenständige Erarbeitung von Lektion</w:t>
            </w:r>
            <w:r w:rsidR="001D1458"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>en</w:t>
            </w:r>
            <w:r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 xml:space="preserve"> und individuelle</w:t>
            </w:r>
            <w:ins w:id="19" w:author="David Döbele" w:date="2026-08-05T09:35:00Z" w16du:dateUtc="2026-08-05T07:35:00Z">
              <w:r w:rsidR="00DE1A8F">
                <w:rPr>
                  <w:rFonts w:ascii="Arial" w:hAnsi="Arial" w:cs="Arial"/>
                  <w:i w:val="0"/>
                  <w:iCs w:val="0"/>
                  <w:sz w:val="18"/>
                  <w:szCs w:val="18"/>
                  <w:lang w:val="de-AT"/>
                </w:rPr>
                <w:t>n</w:t>
              </w:r>
            </w:ins>
            <w:r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 xml:space="preserve"> </w:t>
            </w:r>
            <w:proofErr w:type="spellStart"/>
            <w:r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>Lernplän</w:t>
            </w:r>
            <w:ins w:id="20" w:author="David Döbele" w:date="2026-08-05T09:35:00Z" w16du:dateUtc="2026-08-05T07:35:00Z">
              <w:r w:rsidR="00DE1A8F">
                <w:rPr>
                  <w:rFonts w:ascii="Arial" w:hAnsi="Arial" w:cs="Arial"/>
                  <w:i w:val="0"/>
                  <w:iCs w:val="0"/>
                  <w:sz w:val="18"/>
                  <w:szCs w:val="18"/>
                  <w:lang w:val="de-AT"/>
                </w:rPr>
                <w:t>n</w:t>
              </w:r>
            </w:ins>
            <w:r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>e</w:t>
            </w:r>
            <w:proofErr w:type="spellEnd"/>
            <w:r w:rsidR="00316531"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 xml:space="preserve"> für bis zu </w:t>
            </w:r>
            <w:r w:rsidR="00316531" w:rsidRPr="006A1D0F">
              <w:rPr>
                <w:rFonts w:ascii="Arial" w:hAnsi="Arial" w:cs="Arial"/>
                <w:b/>
                <w:bCs/>
                <w:i w:val="0"/>
                <w:iCs w:val="0"/>
                <w:sz w:val="18"/>
                <w:szCs w:val="18"/>
                <w:lang w:val="de-AT"/>
              </w:rPr>
              <w:t>5</w:t>
            </w:r>
            <w:r w:rsidR="00316531"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 xml:space="preserve"> </w:t>
            </w:r>
            <w:proofErr w:type="spellStart"/>
            <w:proofErr w:type="gramStart"/>
            <w:r w:rsidR="00316531"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>Oberstufenschüler</w:t>
            </w:r>
            <w:ins w:id="21" w:author="David Döbele" w:date="2026-08-05T09:35:00Z" w16du:dateUtc="2026-08-05T07:35:00Z">
              <w:r w:rsidR="00DE1A8F">
                <w:rPr>
                  <w:rFonts w:ascii="Arial" w:hAnsi="Arial" w:cs="Arial"/>
                  <w:i w:val="0"/>
                  <w:iCs w:val="0"/>
                  <w:sz w:val="18"/>
                  <w:szCs w:val="18"/>
                  <w:lang w:val="de-AT"/>
                </w:rPr>
                <w:t>:</w:t>
              </w:r>
            </w:ins>
            <w:r w:rsidR="00316531"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>innen</w:t>
            </w:r>
            <w:proofErr w:type="spellEnd"/>
            <w:proofErr w:type="gramEnd"/>
            <w:del w:id="22" w:author="David Döbele" w:date="2026-08-05T09:35:00Z" w16du:dateUtc="2026-08-05T07:35:00Z">
              <w:r w:rsidR="00316531" w:rsidDel="00DE1A8F">
                <w:rPr>
                  <w:rFonts w:ascii="Arial" w:hAnsi="Arial" w:cs="Arial"/>
                  <w:i w:val="0"/>
                  <w:iCs w:val="0"/>
                  <w:sz w:val="18"/>
                  <w:szCs w:val="18"/>
                  <w:lang w:val="de-AT"/>
                </w:rPr>
                <w:delText xml:space="preserve"> und -schüler</w:delText>
              </w:r>
            </w:del>
          </w:p>
        </w:tc>
      </w:tr>
      <w:tr w:rsidR="007B5F12" w:rsidRPr="001B3F48" w14:paraId="414B4085" w14:textId="77777777" w:rsidTr="00FE0496">
        <w:trPr>
          <w:trHeight w:val="510"/>
        </w:trPr>
        <w:tc>
          <w:tcPr>
            <w:tcW w:w="10206" w:type="dxa"/>
            <w:gridSpan w:val="14"/>
            <w:tcBorders>
              <w:bottom w:val="single" w:sz="4" w:space="0" w:color="auto"/>
            </w:tcBorders>
            <w:vAlign w:val="bottom"/>
          </w:tcPr>
          <w:p w14:paraId="4741C5BA" w14:textId="5CB318BB" w:rsidR="007B5F12" w:rsidRPr="001B3F48" w:rsidRDefault="007B5F12" w:rsidP="007B5F12">
            <w:pPr>
              <w:pStyle w:val="BERSCHRIFT"/>
              <w:rPr>
                <w:rFonts w:ascii="Arial" w:hAnsi="Arial" w:cs="Arial"/>
                <w:i/>
                <w:smallCaps w:val="0"/>
                <w:sz w:val="24"/>
                <w:szCs w:val="24"/>
              </w:rPr>
            </w:pPr>
            <w:r w:rsidRPr="001B3F48">
              <w:rPr>
                <w:rFonts w:ascii="Arial" w:hAnsi="Arial" w:cs="Arial"/>
                <w:smallCaps w:val="0"/>
                <w:sz w:val="24"/>
                <w:szCs w:val="24"/>
              </w:rPr>
              <w:t>EXTRACURRICULARES ENGAGEMENT</w:t>
            </w:r>
            <w:ins w:id="23" w:author="David Döbele" w:date="2026-08-05T09:35:00Z" w16du:dateUtc="2026-08-05T07:35:00Z">
              <w:r w:rsidR="00773F36">
                <w:rPr>
                  <w:rFonts w:ascii="Arial" w:hAnsi="Arial" w:cs="Arial"/>
                  <w:smallCaps w:val="0"/>
                  <w:sz w:val="24"/>
                  <w:szCs w:val="24"/>
                </w:rPr>
                <w:t>, WEITERBILDUNGEN &amp; WETTBEWERBE</w:t>
              </w:r>
            </w:ins>
          </w:p>
        </w:tc>
      </w:tr>
      <w:tr w:rsidR="007B5F12" w:rsidRPr="001B3F48" w14:paraId="74251178" w14:textId="77777777" w:rsidTr="00FE0496">
        <w:trPr>
          <w:trHeight w:val="283"/>
        </w:trPr>
        <w:tc>
          <w:tcPr>
            <w:tcW w:w="5523" w:type="dxa"/>
            <w:gridSpan w:val="2"/>
            <w:tcBorders>
              <w:top w:val="single" w:sz="4" w:space="0" w:color="auto"/>
            </w:tcBorders>
            <w:vAlign w:val="bottom"/>
          </w:tcPr>
          <w:p w14:paraId="23826F21" w14:textId="0DF5EC4E" w:rsidR="007B5F12" w:rsidRPr="001B3F48" w:rsidRDefault="007B5F12" w:rsidP="007B5F12">
            <w:pPr>
              <w:pStyle w:val="Ort"/>
              <w:jc w:val="left"/>
              <w:rPr>
                <w:rFonts w:ascii="Arial" w:hAnsi="Arial" w:cs="Arial"/>
                <w:b/>
                <w:bCs/>
                <w:i w:val="0"/>
                <w:iCs/>
                <w:smallCaps w:val="0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i w:val="0"/>
                <w:iCs/>
                <w:smallCaps w:val="0"/>
                <w:sz w:val="18"/>
                <w:szCs w:val="18"/>
                <w:lang w:val="en-US"/>
              </w:rPr>
              <w:t>University of Yale</w:t>
            </w:r>
          </w:p>
        </w:tc>
        <w:tc>
          <w:tcPr>
            <w:tcW w:w="4683" w:type="dxa"/>
            <w:gridSpan w:val="12"/>
            <w:tcBorders>
              <w:top w:val="single" w:sz="4" w:space="0" w:color="auto"/>
            </w:tcBorders>
            <w:vAlign w:val="bottom"/>
          </w:tcPr>
          <w:p w14:paraId="58208F44" w14:textId="003BDC4F" w:rsidR="007B5F12" w:rsidRPr="001B3F48" w:rsidRDefault="00174475" w:rsidP="007B5F12">
            <w:pPr>
              <w:pStyle w:val="Ort"/>
              <w:rPr>
                <w:rFonts w:ascii="Arial" w:hAnsi="Arial" w:cs="Arial"/>
                <w:b/>
                <w:bCs/>
                <w:i w:val="0"/>
                <w:iCs/>
                <w:smallCaps w:val="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i w:val="0"/>
                <w:iCs/>
                <w:smallCaps w:val="0"/>
                <w:sz w:val="18"/>
                <w:szCs w:val="18"/>
              </w:rPr>
              <w:t>New Haven, USA</w:t>
            </w:r>
          </w:p>
        </w:tc>
      </w:tr>
      <w:tr w:rsidR="007B5F12" w:rsidRPr="001B3F48" w14:paraId="4F59C612" w14:textId="77777777" w:rsidTr="00FE0496">
        <w:trPr>
          <w:trHeight w:val="193"/>
        </w:trPr>
        <w:tc>
          <w:tcPr>
            <w:tcW w:w="6804" w:type="dxa"/>
            <w:gridSpan w:val="7"/>
          </w:tcPr>
          <w:p w14:paraId="32F07601" w14:textId="5DBB02FD" w:rsidR="007B5F12" w:rsidRPr="00174475" w:rsidRDefault="00C938E9" w:rsidP="007B5F12">
            <w:pPr>
              <w:pStyle w:val="Beschreibung"/>
              <w:rPr>
                <w:rFonts w:ascii="Arial" w:hAnsi="Arial" w:cs="Arial"/>
                <w:i/>
                <w:iCs/>
                <w:sz w:val="18"/>
                <w:szCs w:val="18"/>
                <w:lang w:val="fr-CH"/>
              </w:rPr>
            </w:pPr>
            <w:proofErr w:type="spellStart"/>
            <w:proofErr w:type="gramStart"/>
            <w:r w:rsidRPr="00174475">
              <w:rPr>
                <w:rFonts w:ascii="Arial" w:hAnsi="Arial" w:cs="Arial"/>
                <w:i/>
                <w:iCs/>
                <w:sz w:val="18"/>
                <w:szCs w:val="18"/>
                <w:lang w:val="fr-CH"/>
              </w:rPr>
              <w:t>Zertifikat</w:t>
            </w:r>
            <w:proofErr w:type="spellEnd"/>
            <w:r w:rsidRPr="00174475">
              <w:rPr>
                <w:rFonts w:ascii="Arial" w:hAnsi="Arial" w:cs="Arial"/>
                <w:i/>
                <w:iCs/>
                <w:sz w:val="18"/>
                <w:szCs w:val="18"/>
                <w:lang w:val="fr-CH"/>
              </w:rPr>
              <w:t>:</w:t>
            </w:r>
            <w:proofErr w:type="gramEnd"/>
            <w:r w:rsidR="007B5F12" w:rsidRPr="00174475">
              <w:rPr>
                <w:rFonts w:ascii="Arial" w:hAnsi="Arial" w:cs="Arial"/>
                <w:i/>
                <w:iCs/>
                <w:sz w:val="18"/>
                <w:szCs w:val="18"/>
                <w:lang w:val="fr-CH"/>
              </w:rPr>
              <w:t xml:space="preserve"> Financial </w:t>
            </w:r>
            <w:proofErr w:type="spellStart"/>
            <w:r w:rsidR="007B5F12" w:rsidRPr="00174475">
              <w:rPr>
                <w:rFonts w:ascii="Arial" w:hAnsi="Arial" w:cs="Arial"/>
                <w:i/>
                <w:iCs/>
                <w:sz w:val="18"/>
                <w:szCs w:val="18"/>
                <w:lang w:val="fr-CH"/>
              </w:rPr>
              <w:t>Markets</w:t>
            </w:r>
            <w:proofErr w:type="spellEnd"/>
            <w:r w:rsidR="00174475" w:rsidRPr="00174475">
              <w:rPr>
                <w:rFonts w:ascii="Arial" w:hAnsi="Arial" w:cs="Arial"/>
                <w:i/>
                <w:iCs/>
                <w:sz w:val="18"/>
                <w:szCs w:val="18"/>
                <w:lang w:val="fr-CH"/>
              </w:rPr>
              <w:t xml:space="preserve"> (</w:t>
            </w:r>
            <w:proofErr w:type="spellStart"/>
            <w:r w:rsidR="00174475" w:rsidRPr="00174475">
              <w:rPr>
                <w:rFonts w:ascii="Arial" w:hAnsi="Arial" w:cs="Arial"/>
                <w:i/>
                <w:iCs/>
                <w:sz w:val="18"/>
                <w:szCs w:val="18"/>
                <w:lang w:val="fr-CH"/>
              </w:rPr>
              <w:t>remote</w:t>
            </w:r>
            <w:proofErr w:type="spellEnd"/>
            <w:r w:rsidR="00174475" w:rsidRPr="00174475">
              <w:rPr>
                <w:rFonts w:ascii="Arial" w:hAnsi="Arial" w:cs="Arial"/>
                <w:i/>
                <w:iCs/>
                <w:sz w:val="18"/>
                <w:szCs w:val="18"/>
                <w:lang w:val="fr-CH"/>
              </w:rPr>
              <w:t xml:space="preserve"> </w:t>
            </w:r>
            <w:proofErr w:type="spellStart"/>
            <w:r w:rsidR="00174475" w:rsidRPr="00174475">
              <w:rPr>
                <w:rFonts w:ascii="Arial" w:hAnsi="Arial" w:cs="Arial"/>
                <w:i/>
                <w:iCs/>
                <w:sz w:val="18"/>
                <w:szCs w:val="18"/>
                <w:lang w:val="fr-CH"/>
              </w:rPr>
              <w:t>ü</w:t>
            </w:r>
            <w:r w:rsidR="00174475">
              <w:rPr>
                <w:rFonts w:ascii="Arial" w:hAnsi="Arial" w:cs="Arial"/>
                <w:i/>
                <w:iCs/>
                <w:sz w:val="18"/>
                <w:szCs w:val="18"/>
                <w:lang w:val="fr-CH"/>
              </w:rPr>
              <w:t>ber</w:t>
            </w:r>
            <w:proofErr w:type="spellEnd"/>
            <w:r w:rsidR="00174475">
              <w:rPr>
                <w:rFonts w:ascii="Arial" w:hAnsi="Arial" w:cs="Arial"/>
                <w:i/>
                <w:iCs/>
                <w:sz w:val="18"/>
                <w:szCs w:val="18"/>
                <w:lang w:val="fr-CH"/>
              </w:rPr>
              <w:t xml:space="preserve"> Coursera)</w:t>
            </w:r>
          </w:p>
        </w:tc>
        <w:tc>
          <w:tcPr>
            <w:tcW w:w="3402" w:type="dxa"/>
            <w:gridSpan w:val="7"/>
          </w:tcPr>
          <w:p w14:paraId="45DD2178" w14:textId="363F7497" w:rsidR="007B5F12" w:rsidRPr="001B3F48" w:rsidRDefault="007B5F12" w:rsidP="007B5F12">
            <w:pPr>
              <w:pStyle w:val="Beschreibung"/>
              <w:jc w:val="right"/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  <w:t>06/2026</w:t>
            </w:r>
          </w:p>
        </w:tc>
      </w:tr>
      <w:tr w:rsidR="007B5F12" w:rsidRPr="001B3F48" w14:paraId="02437711" w14:textId="77777777" w:rsidTr="00FE0496">
        <w:trPr>
          <w:trHeight w:val="193"/>
        </w:trPr>
        <w:tc>
          <w:tcPr>
            <w:tcW w:w="10206" w:type="dxa"/>
            <w:gridSpan w:val="14"/>
          </w:tcPr>
          <w:p w14:paraId="5AF6A96D" w14:textId="25FBD108" w:rsidR="00316531" w:rsidRPr="001B3F48" w:rsidRDefault="00316531" w:rsidP="00316531">
            <w:pPr>
              <w:pStyle w:val="Beschreibung"/>
              <w:numPr>
                <w:ilvl w:val="0"/>
                <w:numId w:val="24"/>
              </w:numPr>
              <w:rPr>
                <w:rFonts w:ascii="Arial" w:hAnsi="Arial" w:cs="Arial"/>
                <w:iCs/>
                <w:sz w:val="18"/>
                <w:szCs w:val="18"/>
                <w:lang w:val="de-AT"/>
              </w:rPr>
            </w:pPr>
            <w:r>
              <w:rPr>
                <w:rFonts w:ascii="Arial" w:hAnsi="Arial" w:cs="Arial"/>
                <w:iCs/>
                <w:sz w:val="18"/>
                <w:szCs w:val="18"/>
                <w:lang w:val="de-AT"/>
              </w:rPr>
              <w:t>Vertiefung fundamentaler Konzepte der Asset-Pricing-Theorie, Derivatebewertung und Risikomanagement-Frameworks (u.a. Value-at-Risk, Diversifikation, Hedging) anhand von Fallstudien und quantitativen Übungen.</w:t>
            </w:r>
          </w:p>
          <w:p w14:paraId="68CFAD97" w14:textId="6DCC6AB7" w:rsidR="007B5F12" w:rsidRPr="001B3F48" w:rsidRDefault="00316531" w:rsidP="00316531">
            <w:pPr>
              <w:pStyle w:val="Beschreibung"/>
              <w:numPr>
                <w:ilvl w:val="0"/>
                <w:numId w:val="24"/>
              </w:numPr>
              <w:rPr>
                <w:rFonts w:ascii="Arial" w:hAnsi="Arial" w:cs="Arial"/>
                <w:iCs/>
                <w:sz w:val="18"/>
                <w:szCs w:val="18"/>
                <w:lang w:val="de-AT"/>
              </w:rPr>
            </w:pPr>
            <w:r>
              <w:rPr>
                <w:rFonts w:ascii="Arial" w:hAnsi="Arial" w:cs="Arial"/>
                <w:iCs/>
                <w:sz w:val="18"/>
                <w:szCs w:val="18"/>
                <w:lang w:val="de-AT"/>
              </w:rPr>
              <w:t xml:space="preserve">Erarbeitung eines fundierten Verständnisses der Finanzmarktdynamiken und Behavioral-Finance-Prinzipien </w:t>
            </w:r>
            <w:r w:rsidR="00174475">
              <w:rPr>
                <w:rFonts w:ascii="Arial" w:hAnsi="Arial" w:cs="Arial"/>
                <w:iCs/>
                <w:sz w:val="18"/>
                <w:szCs w:val="18"/>
                <w:lang w:val="de-AT"/>
              </w:rPr>
              <w:t xml:space="preserve"> </w:t>
            </w:r>
          </w:p>
        </w:tc>
      </w:tr>
      <w:tr w:rsidR="007B5F12" w:rsidRPr="001B3F48" w14:paraId="3B26943D" w14:textId="77777777" w:rsidTr="00675AC4">
        <w:trPr>
          <w:trHeight w:val="283"/>
        </w:trPr>
        <w:tc>
          <w:tcPr>
            <w:tcW w:w="5954" w:type="dxa"/>
            <w:gridSpan w:val="4"/>
            <w:vAlign w:val="bottom"/>
          </w:tcPr>
          <w:p w14:paraId="11E538C2" w14:textId="3D052AB2" w:rsidR="007B5F12" w:rsidRPr="001B3F48" w:rsidRDefault="007B5F12" w:rsidP="007B5F12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  <w:sz w:val="18"/>
                <w:szCs w:val="18"/>
              </w:rPr>
            </w:pPr>
            <w:r>
              <w:rPr>
                <w:rFonts w:ascii="Arial" w:hAnsi="Arial" w:cs="Arial"/>
                <w:b/>
                <w:i w:val="0"/>
                <w:iCs w:val="0"/>
                <w:sz w:val="18"/>
                <w:szCs w:val="18"/>
              </w:rPr>
              <w:t>SCIENCE.OLYMPIAD.CH</w:t>
            </w:r>
          </w:p>
        </w:tc>
        <w:tc>
          <w:tcPr>
            <w:tcW w:w="4252" w:type="dxa"/>
            <w:gridSpan w:val="10"/>
            <w:vAlign w:val="bottom"/>
          </w:tcPr>
          <w:p w14:paraId="21BF18C9" w14:textId="00BCCEBB" w:rsidR="007B5F12" w:rsidRPr="001B3F48" w:rsidRDefault="007B5F12" w:rsidP="007B5F1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bCs/>
                <w:i w:val="0"/>
                <w:iCs w:val="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i w:val="0"/>
                <w:iCs w:val="0"/>
                <w:sz w:val="18"/>
                <w:szCs w:val="18"/>
              </w:rPr>
              <w:t>St. Gallen</w:t>
            </w:r>
          </w:p>
        </w:tc>
      </w:tr>
      <w:tr w:rsidR="007B5F12" w:rsidRPr="001B3F48" w14:paraId="04BFDD79" w14:textId="77777777" w:rsidTr="00FE0496">
        <w:trPr>
          <w:trHeight w:val="20"/>
        </w:trPr>
        <w:tc>
          <w:tcPr>
            <w:tcW w:w="8364" w:type="dxa"/>
            <w:gridSpan w:val="12"/>
          </w:tcPr>
          <w:p w14:paraId="5D908AF7" w14:textId="2C5D38C7" w:rsidR="007B5F12" w:rsidRPr="001B3F48" w:rsidRDefault="007B5F12" w:rsidP="007B5F12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lang w:val="de-AT"/>
              </w:rPr>
              <w:t>Nationaler Finalist der Wirtschaftsolympiade 2025</w:t>
            </w:r>
          </w:p>
        </w:tc>
        <w:tc>
          <w:tcPr>
            <w:tcW w:w="1842" w:type="dxa"/>
            <w:gridSpan w:val="2"/>
          </w:tcPr>
          <w:p w14:paraId="0D2FFB14" w14:textId="375E220D" w:rsidR="007B5F12" w:rsidRPr="001B3F48" w:rsidRDefault="007B5F12" w:rsidP="007B5F1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1B3F48">
              <w:rPr>
                <w:rFonts w:ascii="Arial" w:hAnsi="Arial" w:cs="Arial"/>
                <w:sz w:val="18"/>
                <w:szCs w:val="18"/>
                <w:lang w:val="en-US"/>
              </w:rPr>
              <w:t>0</w:t>
            </w:r>
            <w:r w:rsidR="00E245A2">
              <w:rPr>
                <w:rFonts w:ascii="Arial" w:hAnsi="Arial" w:cs="Arial"/>
                <w:sz w:val="18"/>
                <w:szCs w:val="18"/>
                <w:lang w:val="en-US"/>
              </w:rPr>
              <w:t>4</w:t>
            </w:r>
            <w:r w:rsidRPr="001B3F48">
              <w:rPr>
                <w:rFonts w:ascii="Arial" w:hAnsi="Arial" w:cs="Arial"/>
                <w:sz w:val="18"/>
                <w:szCs w:val="18"/>
                <w:lang w:val="en-US"/>
              </w:rPr>
              <w:t>/20</w:t>
            </w:r>
            <w:r w:rsidR="00E245A2">
              <w:rPr>
                <w:rFonts w:ascii="Arial" w:hAnsi="Arial" w:cs="Arial"/>
                <w:sz w:val="18"/>
                <w:szCs w:val="18"/>
                <w:lang w:val="en-US"/>
              </w:rPr>
              <w:t>25</w:t>
            </w:r>
            <w:r w:rsidRPr="001B3F48">
              <w:rPr>
                <w:rFonts w:ascii="Arial" w:hAnsi="Arial" w:cs="Arial"/>
                <w:sz w:val="18"/>
                <w:szCs w:val="18"/>
                <w:lang w:val="en-US"/>
              </w:rPr>
              <w:t xml:space="preserve"> – 0</w:t>
            </w:r>
            <w:r w:rsidR="00E245A2">
              <w:rPr>
                <w:rFonts w:ascii="Arial" w:hAnsi="Arial" w:cs="Arial"/>
                <w:sz w:val="18"/>
                <w:szCs w:val="18"/>
                <w:lang w:val="en-US"/>
              </w:rPr>
              <w:t>5</w:t>
            </w:r>
            <w:r w:rsidRPr="001B3F48">
              <w:rPr>
                <w:rFonts w:ascii="Arial" w:hAnsi="Arial" w:cs="Arial"/>
                <w:sz w:val="18"/>
                <w:szCs w:val="18"/>
                <w:lang w:val="en-US"/>
              </w:rPr>
              <w:t>/20</w:t>
            </w:r>
            <w:r w:rsidR="00E245A2">
              <w:rPr>
                <w:rFonts w:ascii="Arial" w:hAnsi="Arial" w:cs="Arial"/>
                <w:sz w:val="18"/>
                <w:szCs w:val="18"/>
                <w:lang w:val="en-US"/>
              </w:rPr>
              <w:t>25</w:t>
            </w:r>
          </w:p>
        </w:tc>
      </w:tr>
      <w:tr w:rsidR="007B5F12" w:rsidRPr="001B3F48" w14:paraId="66A58453" w14:textId="77777777" w:rsidTr="00FE0496">
        <w:trPr>
          <w:trHeight w:val="20"/>
        </w:trPr>
        <w:tc>
          <w:tcPr>
            <w:tcW w:w="10206" w:type="dxa"/>
            <w:gridSpan w:val="14"/>
          </w:tcPr>
          <w:p w14:paraId="6DFEAB10" w14:textId="3CE72782" w:rsidR="007B5F12" w:rsidRPr="00FC0A0B" w:rsidRDefault="007B5F12" w:rsidP="007B5F12">
            <w:pPr>
              <w:pStyle w:val="Bullets"/>
              <w:numPr>
                <w:ilvl w:val="0"/>
                <w:numId w:val="25"/>
              </w:numPr>
              <w:rPr>
                <w:rFonts w:ascii="Arial" w:hAnsi="Arial" w:cs="Arial"/>
                <w:b/>
                <w:bCs/>
                <w:i w:val="0"/>
                <w:iCs w:val="0"/>
                <w:sz w:val="18"/>
                <w:szCs w:val="18"/>
              </w:rPr>
            </w:pPr>
            <w:r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 xml:space="preserve">Nationaler Finalist in den </w:t>
            </w:r>
            <w:r w:rsidRPr="006A1D0F">
              <w:rPr>
                <w:rFonts w:ascii="Arial" w:hAnsi="Arial" w:cs="Arial"/>
                <w:b/>
                <w:bCs/>
                <w:i w:val="0"/>
                <w:iCs w:val="0"/>
                <w:sz w:val="18"/>
                <w:szCs w:val="18"/>
                <w:lang w:val="de-AT"/>
              </w:rPr>
              <w:t xml:space="preserve">Top 12 </w:t>
            </w:r>
            <w:r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 xml:space="preserve">der Schweiz, aufgrund einer Selektionsprüfung aus </w:t>
            </w:r>
            <w:r w:rsidR="00E245A2"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 xml:space="preserve">über </w:t>
            </w:r>
            <w:r w:rsidRPr="006A1D0F">
              <w:rPr>
                <w:rFonts w:ascii="Arial" w:hAnsi="Arial" w:cs="Arial"/>
                <w:b/>
                <w:bCs/>
                <w:i w:val="0"/>
                <w:iCs w:val="0"/>
                <w:sz w:val="18"/>
                <w:szCs w:val="18"/>
                <w:lang w:val="de-AT"/>
              </w:rPr>
              <w:t>370</w:t>
            </w:r>
            <w:r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 xml:space="preserve"> Teilnehmenden, erfolgreicher Abschluss des Finalexamens</w:t>
            </w:r>
          </w:p>
          <w:p w14:paraId="50B5B9CB" w14:textId="4B30BAB6" w:rsidR="007B5F12" w:rsidRPr="005510B7" w:rsidRDefault="007B5F12" w:rsidP="007B5F12">
            <w:pPr>
              <w:pStyle w:val="Bullets"/>
              <w:numPr>
                <w:ilvl w:val="0"/>
                <w:numId w:val="25"/>
              </w:numPr>
              <w:rPr>
                <w:rFonts w:ascii="Arial" w:hAnsi="Arial" w:cs="Arial"/>
                <w:b/>
                <w:bCs/>
                <w:i w:val="0"/>
                <w:iCs w:val="0"/>
                <w:sz w:val="18"/>
                <w:szCs w:val="18"/>
              </w:rPr>
            </w:pPr>
            <w:r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 xml:space="preserve">Erarbeitung eines realen Business-Cases </w:t>
            </w:r>
            <w:r w:rsidR="00316531"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>unter Zeitdruck</w:t>
            </w:r>
            <w:r w:rsidR="006A1D0F"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 xml:space="preserve"> </w:t>
            </w:r>
            <w:r w:rsidR="00316531"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>im kompetitiven Wettbewerbsumfeld</w:t>
            </w:r>
            <w:r w:rsidR="006A1D0F"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 xml:space="preserve"> </w:t>
            </w:r>
            <w:r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 xml:space="preserve">mit </w:t>
            </w:r>
            <w:proofErr w:type="spellStart"/>
            <w:r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>anschliessendem</w:t>
            </w:r>
            <w:proofErr w:type="spellEnd"/>
            <w:r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 xml:space="preserve"> Pitch und Q&amp;A vor einer Fachjury</w:t>
            </w:r>
            <w:r w:rsidR="006A1D0F"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 xml:space="preserve"> </w:t>
            </w:r>
          </w:p>
        </w:tc>
      </w:tr>
      <w:tr w:rsidR="007B5F12" w:rsidRPr="001B3F48" w14:paraId="418C70A3" w14:textId="77777777" w:rsidTr="00B77A70">
        <w:trPr>
          <w:trHeight w:val="283"/>
        </w:trPr>
        <w:tc>
          <w:tcPr>
            <w:tcW w:w="5954" w:type="dxa"/>
            <w:gridSpan w:val="4"/>
            <w:vAlign w:val="bottom"/>
          </w:tcPr>
          <w:p w14:paraId="574CEB64" w14:textId="360577AE" w:rsidR="007B5F12" w:rsidRPr="001B3F48" w:rsidRDefault="007B5F12" w:rsidP="007B5F12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  <w:sz w:val="18"/>
                <w:szCs w:val="18"/>
              </w:rPr>
            </w:pPr>
            <w:r>
              <w:rPr>
                <w:rFonts w:ascii="Arial" w:hAnsi="Arial" w:cs="Arial"/>
                <w:b/>
                <w:i w:val="0"/>
                <w:iCs w:val="0"/>
                <w:sz w:val="18"/>
                <w:szCs w:val="18"/>
              </w:rPr>
              <w:t>ABACUS</w:t>
            </w:r>
          </w:p>
        </w:tc>
        <w:tc>
          <w:tcPr>
            <w:tcW w:w="4252" w:type="dxa"/>
            <w:gridSpan w:val="10"/>
            <w:vAlign w:val="bottom"/>
          </w:tcPr>
          <w:p w14:paraId="3CEF408F" w14:textId="5434DB7C" w:rsidR="007B5F12" w:rsidRPr="001B3F48" w:rsidRDefault="007B5F12" w:rsidP="007B5F1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bCs/>
                <w:i w:val="0"/>
                <w:iCs w:val="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i w:val="0"/>
                <w:iCs w:val="0"/>
                <w:sz w:val="18"/>
                <w:szCs w:val="18"/>
              </w:rPr>
              <w:t>Aarau</w:t>
            </w:r>
          </w:p>
        </w:tc>
      </w:tr>
      <w:tr w:rsidR="007B5F12" w:rsidRPr="001B3F48" w14:paraId="5062E3E4" w14:textId="77777777" w:rsidTr="00B77A70">
        <w:trPr>
          <w:trHeight w:val="57"/>
        </w:trPr>
        <w:tc>
          <w:tcPr>
            <w:tcW w:w="7655" w:type="dxa"/>
            <w:gridSpan w:val="10"/>
          </w:tcPr>
          <w:p w14:paraId="6690CC67" w14:textId="3CC9FF75" w:rsidR="007B5F12" w:rsidRDefault="007B5F12" w:rsidP="007B5F12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sz w:val="18"/>
                <w:szCs w:val="18"/>
                <w:lang w:val="de-AT"/>
              </w:rPr>
            </w:pPr>
            <w:r>
              <w:rPr>
                <w:rFonts w:ascii="Arial" w:hAnsi="Arial" w:cs="Arial"/>
                <w:sz w:val="18"/>
                <w:szCs w:val="18"/>
                <w:lang w:val="de-AT"/>
              </w:rPr>
              <w:t>Zertifikat: Finanzbuchhaltung ABACUS Qualifizierter Anwender</w:t>
            </w:r>
          </w:p>
          <w:p w14:paraId="4DA1370E" w14:textId="34320E52" w:rsidR="007B5F12" w:rsidRDefault="007B5F12" w:rsidP="007B5F12">
            <w:pPr>
              <w:pStyle w:val="Beschreibung"/>
              <w:numPr>
                <w:ilvl w:val="0"/>
                <w:numId w:val="24"/>
              </w:numPr>
              <w:rPr>
                <w:rFonts w:ascii="Arial" w:hAnsi="Arial" w:cs="Arial"/>
                <w:iCs/>
                <w:sz w:val="18"/>
                <w:szCs w:val="18"/>
                <w:lang w:val="de-AT"/>
              </w:rPr>
            </w:pPr>
            <w:r>
              <w:rPr>
                <w:rFonts w:ascii="Arial" w:hAnsi="Arial" w:cs="Arial"/>
                <w:iCs/>
                <w:sz w:val="18"/>
                <w:szCs w:val="18"/>
                <w:lang w:val="de-AT"/>
              </w:rPr>
              <w:t>Buchung und Kontrolle von Geschäftsvorfällen in der Finanzbuchhaltung</w:t>
            </w:r>
          </w:p>
          <w:p w14:paraId="43C9EA04" w14:textId="588385EB" w:rsidR="007B5F12" w:rsidRPr="00A97FE3" w:rsidRDefault="007B5F12" w:rsidP="007B5F12">
            <w:pPr>
              <w:pStyle w:val="Beschreibung"/>
              <w:numPr>
                <w:ilvl w:val="0"/>
                <w:numId w:val="24"/>
              </w:numPr>
              <w:rPr>
                <w:rFonts w:ascii="Arial" w:hAnsi="Arial" w:cs="Arial"/>
                <w:iCs/>
                <w:sz w:val="18"/>
                <w:szCs w:val="18"/>
                <w:lang w:val="de-AT"/>
              </w:rPr>
            </w:pPr>
            <w:r>
              <w:rPr>
                <w:rFonts w:ascii="Arial" w:hAnsi="Arial" w:cs="Arial"/>
                <w:iCs/>
                <w:sz w:val="18"/>
                <w:szCs w:val="18"/>
                <w:lang w:val="de-AT"/>
              </w:rPr>
              <w:t>Abstimmung von Konten sowie das Erstellen von Monats- und Jahresabschlüssen</w:t>
            </w:r>
          </w:p>
        </w:tc>
        <w:tc>
          <w:tcPr>
            <w:tcW w:w="2551" w:type="dxa"/>
            <w:gridSpan w:val="4"/>
          </w:tcPr>
          <w:p w14:paraId="34237C43" w14:textId="53563753" w:rsidR="007B5F12" w:rsidRPr="001B3F48" w:rsidRDefault="007B5F12" w:rsidP="007B5F1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02/2025</w:t>
            </w:r>
          </w:p>
        </w:tc>
      </w:tr>
      <w:tr w:rsidR="007B5F12" w:rsidRPr="001B3F48" w14:paraId="4AF19DD1" w14:textId="77777777" w:rsidTr="00675AC4">
        <w:trPr>
          <w:trHeight w:val="283"/>
        </w:trPr>
        <w:tc>
          <w:tcPr>
            <w:tcW w:w="5954" w:type="dxa"/>
            <w:gridSpan w:val="4"/>
            <w:vAlign w:val="bottom"/>
          </w:tcPr>
          <w:p w14:paraId="7756FD9A" w14:textId="6857AE77" w:rsidR="007B5F12" w:rsidRPr="001B3F48" w:rsidRDefault="007B5F12" w:rsidP="007B5F12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i w:val="0"/>
                <w:iCs w:val="0"/>
                <w:sz w:val="18"/>
                <w:szCs w:val="18"/>
              </w:rPr>
              <w:t xml:space="preserve">YES (Young Enterprise </w:t>
            </w:r>
            <w:proofErr w:type="spellStart"/>
            <w:r>
              <w:rPr>
                <w:rFonts w:ascii="Arial" w:hAnsi="Arial" w:cs="Arial"/>
                <w:b/>
                <w:i w:val="0"/>
                <w:iCs w:val="0"/>
                <w:sz w:val="18"/>
                <w:szCs w:val="18"/>
              </w:rPr>
              <w:t>Switzerland</w:t>
            </w:r>
            <w:proofErr w:type="spellEnd"/>
            <w:r>
              <w:rPr>
                <w:rFonts w:ascii="Arial" w:hAnsi="Arial" w:cs="Arial"/>
                <w:b/>
                <w:i w:val="0"/>
                <w:iCs w:val="0"/>
                <w:sz w:val="18"/>
                <w:szCs w:val="18"/>
              </w:rPr>
              <w:t>)</w:t>
            </w:r>
          </w:p>
        </w:tc>
        <w:tc>
          <w:tcPr>
            <w:tcW w:w="4252" w:type="dxa"/>
            <w:gridSpan w:val="10"/>
            <w:vAlign w:val="bottom"/>
          </w:tcPr>
          <w:p w14:paraId="30626CB8" w14:textId="0EF21A9D" w:rsidR="007B5F12" w:rsidRPr="001B3F48" w:rsidRDefault="007B5F12" w:rsidP="007B5F1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bCs/>
                <w:i w:val="0"/>
                <w:iCs w:val="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i w:val="0"/>
                <w:iCs w:val="0"/>
                <w:sz w:val="18"/>
                <w:szCs w:val="18"/>
              </w:rPr>
              <w:t>Zürich</w:t>
            </w:r>
          </w:p>
        </w:tc>
      </w:tr>
      <w:tr w:rsidR="007B5F12" w:rsidRPr="001B3F48" w14:paraId="56372BDE" w14:textId="77777777" w:rsidTr="00FE0496">
        <w:trPr>
          <w:trHeight w:val="193"/>
        </w:trPr>
        <w:tc>
          <w:tcPr>
            <w:tcW w:w="7371" w:type="dxa"/>
            <w:gridSpan w:val="9"/>
          </w:tcPr>
          <w:p w14:paraId="3C87D247" w14:textId="4F13D2A3" w:rsidR="007B5F12" w:rsidRPr="001B3F48" w:rsidRDefault="007B5F12" w:rsidP="007B5F12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sz w:val="18"/>
                <w:szCs w:val="18"/>
                <w:lang w:val="de-AT"/>
              </w:rPr>
            </w:pPr>
            <w:r>
              <w:rPr>
                <w:rFonts w:ascii="Arial" w:hAnsi="Arial" w:cs="Arial"/>
                <w:sz w:val="18"/>
                <w:szCs w:val="18"/>
                <w:lang w:val="de-AT"/>
              </w:rPr>
              <w:t>Alumni und Volunteer</w:t>
            </w:r>
          </w:p>
        </w:tc>
        <w:tc>
          <w:tcPr>
            <w:tcW w:w="2835" w:type="dxa"/>
            <w:gridSpan w:val="5"/>
          </w:tcPr>
          <w:p w14:paraId="288A2195" w14:textId="25F2987C" w:rsidR="007B5F12" w:rsidRPr="001B3F48" w:rsidRDefault="007B5F12" w:rsidP="007B5F1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1B3F48">
              <w:rPr>
                <w:rFonts w:ascii="Arial" w:hAnsi="Arial" w:cs="Arial"/>
                <w:sz w:val="18"/>
                <w:szCs w:val="18"/>
                <w:lang w:val="en-US"/>
              </w:rPr>
              <w:t>0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9</w:t>
            </w:r>
            <w:r w:rsidRPr="001B3F48">
              <w:rPr>
                <w:rFonts w:ascii="Arial" w:hAnsi="Arial" w:cs="Arial"/>
                <w:sz w:val="18"/>
                <w:szCs w:val="18"/>
                <w:lang w:val="en-US"/>
              </w:rPr>
              <w:t>/20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24</w:t>
            </w:r>
            <w:r w:rsidRPr="001B3F48">
              <w:rPr>
                <w:rFonts w:ascii="Arial" w:hAnsi="Arial" w:cs="Arial"/>
                <w:sz w:val="18"/>
                <w:szCs w:val="18"/>
                <w:lang w:val="en-US"/>
              </w:rPr>
              <w:t xml:space="preserve"> – </w:t>
            </w:r>
            <w:proofErr w:type="spellStart"/>
            <w:r>
              <w:rPr>
                <w:rFonts w:ascii="Arial" w:hAnsi="Arial" w:cs="Arial"/>
                <w:sz w:val="18"/>
                <w:szCs w:val="18"/>
                <w:lang w:val="en-US"/>
              </w:rPr>
              <w:t>heute</w:t>
            </w:r>
            <w:proofErr w:type="spellEnd"/>
          </w:p>
        </w:tc>
      </w:tr>
      <w:tr w:rsidR="007B5F12" w:rsidRPr="001B3F48" w14:paraId="7ECB507F" w14:textId="77777777" w:rsidTr="00FE0496">
        <w:trPr>
          <w:trHeight w:val="193"/>
        </w:trPr>
        <w:tc>
          <w:tcPr>
            <w:tcW w:w="10206" w:type="dxa"/>
            <w:gridSpan w:val="14"/>
          </w:tcPr>
          <w:p w14:paraId="2CC438FF" w14:textId="7A441230" w:rsidR="007B5F12" w:rsidRPr="00FC3855" w:rsidRDefault="007B5F12" w:rsidP="007B5F12">
            <w:pPr>
              <w:pStyle w:val="Beschreibung"/>
              <w:numPr>
                <w:ilvl w:val="0"/>
                <w:numId w:val="24"/>
              </w:numPr>
              <w:rPr>
                <w:rFonts w:ascii="Arial" w:hAnsi="Arial" w:cs="Arial"/>
                <w:iCs/>
                <w:sz w:val="18"/>
                <w:szCs w:val="18"/>
                <w:lang w:val="de-AT"/>
              </w:rPr>
            </w:pPr>
            <w:r>
              <w:rPr>
                <w:rFonts w:ascii="Arial" w:hAnsi="Arial" w:cs="Arial"/>
                <w:iCs/>
                <w:sz w:val="18"/>
                <w:szCs w:val="18"/>
                <w:lang w:val="de-AT"/>
              </w:rPr>
              <w:t>Volunteering in Form von Jury-Einsätzen, Korrektur Businessplänen sowie Geschäftsberichten.</w:t>
            </w:r>
          </w:p>
        </w:tc>
      </w:tr>
      <w:tr w:rsidR="007B5F12" w:rsidRPr="001B3F48" w14:paraId="482569A2" w14:textId="77777777" w:rsidTr="00FE0496">
        <w:trPr>
          <w:trHeight w:val="510"/>
        </w:trPr>
        <w:tc>
          <w:tcPr>
            <w:tcW w:w="10206" w:type="dxa"/>
            <w:gridSpan w:val="14"/>
            <w:tcBorders>
              <w:bottom w:val="single" w:sz="4" w:space="0" w:color="auto"/>
            </w:tcBorders>
            <w:vAlign w:val="bottom"/>
          </w:tcPr>
          <w:p w14:paraId="1CFA4492" w14:textId="2B27A1F2" w:rsidR="007B5F12" w:rsidRPr="001B3F48" w:rsidRDefault="007B5F12" w:rsidP="007B5F12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1B3F48">
              <w:rPr>
                <w:rFonts w:ascii="Arial" w:hAnsi="Arial" w:cs="Arial"/>
                <w:b/>
                <w:sz w:val="24"/>
                <w:szCs w:val="24"/>
              </w:rPr>
              <w:t>FÄHIGKEITEN &amp; INTERESSEN</w:t>
            </w:r>
          </w:p>
        </w:tc>
      </w:tr>
      <w:tr w:rsidR="007B5F12" w:rsidRPr="001B3F48" w14:paraId="2B257790" w14:textId="77777777" w:rsidTr="00675AC4">
        <w:trPr>
          <w:trHeight w:val="283"/>
        </w:trPr>
        <w:tc>
          <w:tcPr>
            <w:tcW w:w="10206" w:type="dxa"/>
            <w:gridSpan w:val="14"/>
            <w:tcBorders>
              <w:top w:val="single" w:sz="4" w:space="0" w:color="auto"/>
            </w:tcBorders>
            <w:vAlign w:val="bottom"/>
          </w:tcPr>
          <w:p w14:paraId="061D3FCE" w14:textId="0EDC94C6" w:rsidR="007B5F12" w:rsidRPr="001B3F48" w:rsidRDefault="007B5F12" w:rsidP="007B5F12">
            <w:pPr>
              <w:rPr>
                <w:rFonts w:ascii="Arial" w:hAnsi="Arial" w:cs="Arial"/>
                <w:sz w:val="18"/>
                <w:szCs w:val="18"/>
                <w:lang w:val="de-AT"/>
              </w:rPr>
            </w:pPr>
            <w:r w:rsidRPr="001B3F48">
              <w:rPr>
                <w:rFonts w:ascii="Arial" w:hAnsi="Arial" w:cs="Arial"/>
                <w:b/>
                <w:bCs/>
                <w:sz w:val="18"/>
                <w:szCs w:val="18"/>
              </w:rPr>
              <w:t>Sprachen:</w:t>
            </w:r>
            <w:r w:rsidRPr="001B3F48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1B3F48">
              <w:rPr>
                <w:rFonts w:ascii="Arial" w:hAnsi="Arial" w:cs="Arial"/>
                <w:color w:val="000000"/>
                <w:sz w:val="18"/>
                <w:szCs w:val="18"/>
                <w:lang w:val="de-AT"/>
              </w:rPr>
              <w:t xml:space="preserve">Deutsch </w:t>
            </w:r>
            <w:r w:rsidRPr="001B3F48">
              <w:rPr>
                <w:rFonts w:ascii="Arial" w:hAnsi="Arial" w:cs="Arial"/>
                <w:i/>
                <w:iCs/>
                <w:color w:val="000000"/>
                <w:sz w:val="18"/>
                <w:szCs w:val="18"/>
                <w:lang w:val="de-AT"/>
              </w:rPr>
              <w:t>(Muttersprache)</w:t>
            </w:r>
            <w:r w:rsidRPr="001B3F48">
              <w:rPr>
                <w:rFonts w:ascii="Arial" w:hAnsi="Arial" w:cs="Arial"/>
                <w:color w:val="000000"/>
                <w:sz w:val="18"/>
                <w:szCs w:val="18"/>
                <w:lang w:val="de-AT"/>
              </w:rPr>
              <w:t xml:space="preserve">, Englisch </w:t>
            </w:r>
            <w:r w:rsidRPr="001B3F48">
              <w:rPr>
                <w:rFonts w:ascii="Arial" w:hAnsi="Arial" w:cs="Arial"/>
                <w:i/>
                <w:iCs/>
                <w:color w:val="000000"/>
                <w:sz w:val="18"/>
                <w:szCs w:val="18"/>
                <w:lang w:val="de-AT"/>
              </w:rPr>
              <w:t>(Verhandlungssicher)</w:t>
            </w:r>
            <w:r w:rsidRPr="001B3F48">
              <w:rPr>
                <w:rFonts w:ascii="Arial" w:hAnsi="Arial" w:cs="Arial"/>
                <w:color w:val="000000"/>
                <w:sz w:val="18"/>
                <w:szCs w:val="18"/>
                <w:lang w:val="de-AT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de-AT"/>
              </w:rPr>
              <w:t>Französisch</w:t>
            </w:r>
            <w:r w:rsidRPr="001B3F48">
              <w:rPr>
                <w:rFonts w:ascii="Arial" w:hAnsi="Arial" w:cs="Arial"/>
                <w:color w:val="000000"/>
                <w:sz w:val="18"/>
                <w:szCs w:val="18"/>
                <w:lang w:val="de-AT"/>
              </w:rPr>
              <w:t xml:space="preserve"> </w:t>
            </w:r>
            <w:r w:rsidRPr="001B3F48">
              <w:rPr>
                <w:rFonts w:ascii="Arial" w:hAnsi="Arial" w:cs="Arial"/>
                <w:i/>
                <w:iCs/>
                <w:color w:val="000000"/>
                <w:sz w:val="18"/>
                <w:szCs w:val="18"/>
                <w:lang w:val="de-AT"/>
              </w:rPr>
              <w:t>(B2)</w:t>
            </w:r>
          </w:p>
        </w:tc>
      </w:tr>
      <w:tr w:rsidR="007B5F12" w:rsidRPr="00FE4895" w14:paraId="45706C3F" w14:textId="77777777" w:rsidTr="00462D7A">
        <w:trPr>
          <w:trHeight w:val="283"/>
        </w:trPr>
        <w:tc>
          <w:tcPr>
            <w:tcW w:w="10206" w:type="dxa"/>
            <w:gridSpan w:val="14"/>
            <w:vAlign w:val="bottom"/>
          </w:tcPr>
          <w:p w14:paraId="60CA2168" w14:textId="35CF807E" w:rsidR="007B5F12" w:rsidRPr="001B3F48" w:rsidRDefault="007B5F12" w:rsidP="007B5F12">
            <w:pPr>
              <w:rPr>
                <w:rFonts w:ascii="Arial" w:hAnsi="Arial" w:cs="Arial"/>
                <w:i/>
                <w:iCs/>
                <w:color w:val="000000"/>
                <w:sz w:val="18"/>
                <w:szCs w:val="18"/>
                <w:lang w:val="en-US"/>
              </w:rPr>
            </w:pPr>
            <w:proofErr w:type="spellStart"/>
            <w:r w:rsidRPr="001B3F48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Technisch</w:t>
            </w:r>
            <w:proofErr w:type="spellEnd"/>
            <w:r w:rsidRPr="001B3F48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:</w:t>
            </w:r>
            <w:r w:rsidRPr="001B3F48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r w:rsidRPr="001B3F48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Microsoft Office </w:t>
            </w:r>
            <w:r w:rsidRPr="001B3F48">
              <w:rPr>
                <w:rFonts w:ascii="Arial" w:hAnsi="Arial" w:cs="Arial"/>
                <w:i/>
                <w:iCs/>
                <w:color w:val="000000"/>
                <w:sz w:val="18"/>
                <w:szCs w:val="18"/>
                <w:lang w:val="en-US"/>
              </w:rPr>
              <w:t>(</w:t>
            </w:r>
            <w:proofErr w:type="spellStart"/>
            <w:r w:rsidRPr="001B3F48">
              <w:rPr>
                <w:rFonts w:ascii="Arial" w:hAnsi="Arial" w:cs="Arial"/>
                <w:i/>
                <w:iCs/>
                <w:color w:val="000000"/>
                <w:sz w:val="18"/>
                <w:szCs w:val="18"/>
                <w:lang w:val="en-US"/>
              </w:rPr>
              <w:t>fortgeschritten</w:t>
            </w:r>
            <w:proofErr w:type="spellEnd"/>
            <w:r w:rsidRPr="001B3F48">
              <w:rPr>
                <w:rFonts w:ascii="Arial" w:hAnsi="Arial" w:cs="Arial"/>
                <w:i/>
                <w:iCs/>
                <w:color w:val="000000"/>
                <w:sz w:val="18"/>
                <w:szCs w:val="18"/>
                <w:lang w:val="en-US"/>
              </w:rPr>
              <w:t>)</w:t>
            </w:r>
            <w:r w:rsidRPr="001B3F48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ABACUS</w:t>
            </w:r>
            <w:r w:rsidRPr="001B3F48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 </w:t>
            </w:r>
            <w:r w:rsidRPr="001B3F48">
              <w:rPr>
                <w:rFonts w:ascii="Arial" w:hAnsi="Arial" w:cs="Arial"/>
                <w:i/>
                <w:iCs/>
                <w:color w:val="000000"/>
                <w:sz w:val="18"/>
                <w:szCs w:val="18"/>
                <w:lang w:val="en-US"/>
              </w:rPr>
              <w:t>(</w:t>
            </w:r>
            <w:proofErr w:type="spellStart"/>
            <w:r>
              <w:rPr>
                <w:rFonts w:ascii="Arial" w:hAnsi="Arial" w:cs="Arial"/>
                <w:i/>
                <w:iCs/>
                <w:color w:val="000000"/>
                <w:sz w:val="18"/>
                <w:szCs w:val="18"/>
                <w:lang w:val="en-US"/>
              </w:rPr>
              <w:t>Qualifizierter</w:t>
            </w:r>
            <w:proofErr w:type="spellEnd"/>
            <w:r>
              <w:rPr>
                <w:rFonts w:ascii="Arial" w:hAnsi="Arial" w:cs="Arial"/>
                <w:i/>
                <w:iCs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color w:val="000000"/>
                <w:sz w:val="18"/>
                <w:szCs w:val="18"/>
                <w:lang w:val="en-US"/>
              </w:rPr>
              <w:t>Anwender</w:t>
            </w:r>
            <w:proofErr w:type="spellEnd"/>
            <w:r w:rsidRPr="001B3F48">
              <w:rPr>
                <w:rFonts w:ascii="Arial" w:hAnsi="Arial" w:cs="Arial"/>
                <w:i/>
                <w:iCs/>
                <w:color w:val="000000"/>
                <w:sz w:val="18"/>
                <w:szCs w:val="18"/>
                <w:lang w:val="en-US"/>
              </w:rPr>
              <w:t>)</w:t>
            </w:r>
            <w:r w:rsidRPr="001B3F48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Google Gemini</w:t>
            </w:r>
            <w:r w:rsidRPr="001B3F48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 </w:t>
            </w:r>
          </w:p>
        </w:tc>
      </w:tr>
      <w:tr w:rsidR="007B5F12" w:rsidRPr="001B3F48" w14:paraId="70CB01B0" w14:textId="77777777" w:rsidTr="00991F52">
        <w:trPr>
          <w:trHeight w:val="283"/>
        </w:trPr>
        <w:tc>
          <w:tcPr>
            <w:tcW w:w="10206" w:type="dxa"/>
            <w:gridSpan w:val="14"/>
            <w:vAlign w:val="bottom"/>
          </w:tcPr>
          <w:p w14:paraId="598C2742" w14:textId="3B870C9E" w:rsidR="007B5F12" w:rsidRPr="001B3F48" w:rsidRDefault="007B5F12" w:rsidP="007B5F12">
            <w:pPr>
              <w:rPr>
                <w:rFonts w:ascii="Arial" w:hAnsi="Arial" w:cs="Arial"/>
                <w:color w:val="000000"/>
                <w:sz w:val="18"/>
                <w:szCs w:val="18"/>
                <w:lang w:val="de-AT"/>
              </w:rPr>
            </w:pPr>
            <w:r w:rsidRPr="001B3F48">
              <w:rPr>
                <w:rFonts w:ascii="Arial" w:hAnsi="Arial" w:cs="Arial"/>
                <w:b/>
                <w:bCs/>
                <w:sz w:val="18"/>
                <w:szCs w:val="18"/>
              </w:rPr>
              <w:t>Interessen:</w:t>
            </w:r>
            <w:r w:rsidRPr="001B3F48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6A1D0F">
              <w:rPr>
                <w:rFonts w:ascii="Arial" w:hAnsi="Arial" w:cs="Arial"/>
                <w:color w:val="000000"/>
                <w:sz w:val="18"/>
                <w:szCs w:val="18"/>
                <w:lang w:val="de-AT"/>
              </w:rPr>
              <w:t>Fitness</w:t>
            </w:r>
            <w:r w:rsidRPr="001B3F48">
              <w:rPr>
                <w:rFonts w:ascii="Arial" w:hAnsi="Arial" w:cs="Arial"/>
                <w:color w:val="000000"/>
                <w:sz w:val="18"/>
                <w:szCs w:val="18"/>
                <w:lang w:val="de-AT"/>
              </w:rPr>
              <w:t xml:space="preserve"> </w:t>
            </w:r>
            <w:r w:rsidRPr="001B3F48">
              <w:rPr>
                <w:rFonts w:ascii="Arial" w:hAnsi="Arial" w:cs="Arial"/>
                <w:i/>
                <w:iCs/>
                <w:color w:val="000000"/>
                <w:sz w:val="18"/>
                <w:szCs w:val="18"/>
                <w:lang w:val="de-AT"/>
              </w:rPr>
              <w:t xml:space="preserve">(Teilnahme an </w:t>
            </w:r>
            <w:r>
              <w:rPr>
                <w:rFonts w:ascii="Arial" w:hAnsi="Arial" w:cs="Arial"/>
                <w:i/>
                <w:iCs/>
                <w:color w:val="000000"/>
                <w:sz w:val="18"/>
                <w:szCs w:val="18"/>
                <w:lang w:val="de-AT"/>
              </w:rPr>
              <w:t>Marathons</w:t>
            </w:r>
            <w:r w:rsidRPr="001B3F48">
              <w:rPr>
                <w:rFonts w:ascii="Arial" w:hAnsi="Arial" w:cs="Arial"/>
                <w:i/>
                <w:iCs/>
                <w:color w:val="000000"/>
                <w:sz w:val="18"/>
                <w:szCs w:val="18"/>
                <w:lang w:val="de-AT"/>
              </w:rPr>
              <w:t xml:space="preserve"> </w:t>
            </w:r>
            <w:r>
              <w:rPr>
                <w:rFonts w:ascii="Arial" w:hAnsi="Arial" w:cs="Arial"/>
                <w:i/>
                <w:iCs/>
                <w:color w:val="000000"/>
                <w:sz w:val="18"/>
                <w:szCs w:val="18"/>
                <w:lang w:val="de-AT"/>
              </w:rPr>
              <w:t>sowie Freiwasserwettkämpfen</w:t>
            </w:r>
            <w:r w:rsidRPr="001B3F48">
              <w:rPr>
                <w:rFonts w:ascii="Arial" w:hAnsi="Arial" w:cs="Arial"/>
                <w:i/>
                <w:iCs/>
                <w:color w:val="000000"/>
                <w:sz w:val="18"/>
                <w:szCs w:val="18"/>
                <w:lang w:val="de-AT"/>
              </w:rPr>
              <w:t>)</w:t>
            </w:r>
            <w:r w:rsidRPr="001B3F48">
              <w:rPr>
                <w:rFonts w:ascii="Arial" w:hAnsi="Arial" w:cs="Arial"/>
                <w:color w:val="000000"/>
                <w:sz w:val="18"/>
                <w:szCs w:val="18"/>
                <w:lang w:val="de-AT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de-AT"/>
              </w:rPr>
              <w:t>Wirtschaftsgeschichte, Literatur</w:t>
            </w:r>
            <w:r w:rsidRPr="001B3F48"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Tennis</w:t>
            </w:r>
          </w:p>
        </w:tc>
      </w:tr>
    </w:tbl>
    <w:p w14:paraId="0747D2BF" w14:textId="69F47280" w:rsidR="00723643" w:rsidRPr="001B3F48" w:rsidRDefault="00723643">
      <w:pPr>
        <w:rPr>
          <w:rFonts w:ascii="Arial" w:hAnsi="Arial" w:cs="Arial"/>
          <w:sz w:val="18"/>
        </w:rPr>
      </w:pPr>
    </w:p>
    <w:sectPr w:rsidR="00723643" w:rsidRPr="001B3F48" w:rsidSect="00FE0496">
      <w:footerReference w:type="even" r:id="rId8"/>
      <w:pgSz w:w="11906" w:h="16838"/>
      <w:pgMar w:top="567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2E71962" w14:textId="77777777" w:rsidR="00B25C35" w:rsidRDefault="00B25C35" w:rsidP="00BE053D">
      <w:pPr>
        <w:spacing w:after="0" w:line="240" w:lineRule="auto"/>
      </w:pPr>
      <w:r>
        <w:separator/>
      </w:r>
    </w:p>
  </w:endnote>
  <w:endnote w:type="continuationSeparator" w:id="0">
    <w:p w14:paraId="66B82295" w14:textId="77777777" w:rsidR="00B25C35" w:rsidRDefault="00B25C35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8351269" w14:textId="77777777" w:rsidR="00B25C35" w:rsidRDefault="00B25C35" w:rsidP="00BE053D">
      <w:pPr>
        <w:spacing w:after="0" w:line="240" w:lineRule="auto"/>
      </w:pPr>
      <w:r>
        <w:separator/>
      </w:r>
    </w:p>
  </w:footnote>
  <w:footnote w:type="continuationSeparator" w:id="0">
    <w:p w14:paraId="5B3896D0" w14:textId="77777777" w:rsidR="00B25C35" w:rsidRDefault="00B25C35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D9BC9C8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F01635"/>
    <w:multiLevelType w:val="hybridMultilevel"/>
    <w:tmpl w:val="3126C3EE"/>
    <w:lvl w:ilvl="0" w:tplc="22DCCA0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2D7435CC"/>
    <w:lvl w:ilvl="0" w:tplc="29A04712">
      <w:start w:val="1"/>
      <w:numFmt w:val="bullet"/>
      <w:pStyle w:val="Bullets"/>
      <w:lvlText w:val="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1E62F884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DAB5BBA"/>
    <w:multiLevelType w:val="hybridMultilevel"/>
    <w:tmpl w:val="4B4C385A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E723BCA"/>
    <w:multiLevelType w:val="hybridMultilevel"/>
    <w:tmpl w:val="66A2F60E"/>
    <w:lvl w:ilvl="0" w:tplc="306E6E1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9137232">
    <w:abstractNumId w:val="14"/>
  </w:num>
  <w:num w:numId="2" w16cid:durableId="1517961058">
    <w:abstractNumId w:val="17"/>
  </w:num>
  <w:num w:numId="3" w16cid:durableId="1252082647">
    <w:abstractNumId w:val="20"/>
  </w:num>
  <w:num w:numId="4" w16cid:durableId="216092582">
    <w:abstractNumId w:val="0"/>
  </w:num>
  <w:num w:numId="5" w16cid:durableId="2002467698">
    <w:abstractNumId w:val="1"/>
  </w:num>
  <w:num w:numId="6" w16cid:durableId="807475707">
    <w:abstractNumId w:val="2"/>
  </w:num>
  <w:num w:numId="7" w16cid:durableId="2132552193">
    <w:abstractNumId w:val="13"/>
  </w:num>
  <w:num w:numId="8" w16cid:durableId="1949311987">
    <w:abstractNumId w:val="23"/>
  </w:num>
  <w:num w:numId="9" w16cid:durableId="1961916187">
    <w:abstractNumId w:val="12"/>
  </w:num>
  <w:num w:numId="10" w16cid:durableId="1947156070">
    <w:abstractNumId w:val="24"/>
  </w:num>
  <w:num w:numId="11" w16cid:durableId="1715693601">
    <w:abstractNumId w:val="5"/>
  </w:num>
  <w:num w:numId="12" w16cid:durableId="1688167074">
    <w:abstractNumId w:val="6"/>
  </w:num>
  <w:num w:numId="13" w16cid:durableId="2040233879">
    <w:abstractNumId w:val="8"/>
  </w:num>
  <w:num w:numId="14" w16cid:durableId="1178347352">
    <w:abstractNumId w:val="9"/>
  </w:num>
  <w:num w:numId="15" w16cid:durableId="1771580397">
    <w:abstractNumId w:val="22"/>
  </w:num>
  <w:num w:numId="16" w16cid:durableId="1721974678">
    <w:abstractNumId w:val="4"/>
  </w:num>
  <w:num w:numId="17" w16cid:durableId="2003701761">
    <w:abstractNumId w:val="16"/>
  </w:num>
  <w:num w:numId="18" w16cid:durableId="1247112201">
    <w:abstractNumId w:val="3"/>
  </w:num>
  <w:num w:numId="19" w16cid:durableId="142089335">
    <w:abstractNumId w:val="19"/>
  </w:num>
  <w:num w:numId="20" w16cid:durableId="702943334">
    <w:abstractNumId w:val="10"/>
  </w:num>
  <w:num w:numId="21" w16cid:durableId="1697075762">
    <w:abstractNumId w:val="11"/>
  </w:num>
  <w:num w:numId="22" w16cid:durableId="424351624">
    <w:abstractNumId w:val="15"/>
  </w:num>
  <w:num w:numId="23" w16cid:durableId="1984038324">
    <w:abstractNumId w:val="7"/>
  </w:num>
  <w:num w:numId="24" w16cid:durableId="2056856694">
    <w:abstractNumId w:val="21"/>
  </w:num>
  <w:num w:numId="25" w16cid:durableId="548689742">
    <w:abstractNumId w:val="26"/>
  </w:num>
  <w:num w:numId="26" w16cid:durableId="1499494221">
    <w:abstractNumId w:val="18"/>
  </w:num>
  <w:num w:numId="27" w16cid:durableId="624386309">
    <w:abstractNumId w:val="20"/>
  </w:num>
  <w:num w:numId="28" w16cid:durableId="51344227">
    <w:abstractNumId w:val="2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David Döbele">
    <w15:presenceInfo w15:providerId="AD" w15:userId="S::david.doebele@pumpkincareeres.onmicrosoft.com::9046cfa8-3fc7-4052-9daa-75c97e906e36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2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33344"/>
    <w:rsid w:val="00061D33"/>
    <w:rsid w:val="00064643"/>
    <w:rsid w:val="00075289"/>
    <w:rsid w:val="00087747"/>
    <w:rsid w:val="000A1FDA"/>
    <w:rsid w:val="000B63E2"/>
    <w:rsid w:val="000B6548"/>
    <w:rsid w:val="000D4D06"/>
    <w:rsid w:val="000D671A"/>
    <w:rsid w:val="00103EC5"/>
    <w:rsid w:val="00116C6E"/>
    <w:rsid w:val="00120E55"/>
    <w:rsid w:val="00125CA6"/>
    <w:rsid w:val="00156FC9"/>
    <w:rsid w:val="00162A5A"/>
    <w:rsid w:val="001647AB"/>
    <w:rsid w:val="00172867"/>
    <w:rsid w:val="00174475"/>
    <w:rsid w:val="00175B6D"/>
    <w:rsid w:val="001901ED"/>
    <w:rsid w:val="00192E2B"/>
    <w:rsid w:val="0019483A"/>
    <w:rsid w:val="001A46BF"/>
    <w:rsid w:val="001A481B"/>
    <w:rsid w:val="001B0186"/>
    <w:rsid w:val="001B3F48"/>
    <w:rsid w:val="001B62CA"/>
    <w:rsid w:val="001D1458"/>
    <w:rsid w:val="001D4DCD"/>
    <w:rsid w:val="001F4175"/>
    <w:rsid w:val="00223A4D"/>
    <w:rsid w:val="0023054D"/>
    <w:rsid w:val="00232CB5"/>
    <w:rsid w:val="00234A7E"/>
    <w:rsid w:val="0024373D"/>
    <w:rsid w:val="002508C2"/>
    <w:rsid w:val="00267252"/>
    <w:rsid w:val="00282DB0"/>
    <w:rsid w:val="002B2091"/>
    <w:rsid w:val="002C6972"/>
    <w:rsid w:val="002D2B32"/>
    <w:rsid w:val="002D4516"/>
    <w:rsid w:val="002F46AD"/>
    <w:rsid w:val="003101F0"/>
    <w:rsid w:val="00314B7A"/>
    <w:rsid w:val="00316531"/>
    <w:rsid w:val="00323AA8"/>
    <w:rsid w:val="00324BC5"/>
    <w:rsid w:val="00340BAB"/>
    <w:rsid w:val="003418E0"/>
    <w:rsid w:val="00347F8D"/>
    <w:rsid w:val="00372F7B"/>
    <w:rsid w:val="003733E5"/>
    <w:rsid w:val="00390EA6"/>
    <w:rsid w:val="003A11D3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56B0D"/>
    <w:rsid w:val="00476AF8"/>
    <w:rsid w:val="00484FD7"/>
    <w:rsid w:val="004929FB"/>
    <w:rsid w:val="004A54BA"/>
    <w:rsid w:val="004B6A5E"/>
    <w:rsid w:val="004F5400"/>
    <w:rsid w:val="005039F4"/>
    <w:rsid w:val="00507EA7"/>
    <w:rsid w:val="00521FA5"/>
    <w:rsid w:val="00526089"/>
    <w:rsid w:val="00527A28"/>
    <w:rsid w:val="00527DCA"/>
    <w:rsid w:val="0054438F"/>
    <w:rsid w:val="005510B7"/>
    <w:rsid w:val="005716D4"/>
    <w:rsid w:val="00571B60"/>
    <w:rsid w:val="00572876"/>
    <w:rsid w:val="00585A4D"/>
    <w:rsid w:val="005D6329"/>
    <w:rsid w:val="005E57F6"/>
    <w:rsid w:val="006058D8"/>
    <w:rsid w:val="00610200"/>
    <w:rsid w:val="00623699"/>
    <w:rsid w:val="00632D5A"/>
    <w:rsid w:val="00635515"/>
    <w:rsid w:val="006546FD"/>
    <w:rsid w:val="00665BF3"/>
    <w:rsid w:val="00670EDD"/>
    <w:rsid w:val="006732D6"/>
    <w:rsid w:val="00675AC4"/>
    <w:rsid w:val="00693E09"/>
    <w:rsid w:val="006A1D0F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711CEF"/>
    <w:rsid w:val="00720320"/>
    <w:rsid w:val="00720552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73F36"/>
    <w:rsid w:val="00776C46"/>
    <w:rsid w:val="0078260B"/>
    <w:rsid w:val="007838D1"/>
    <w:rsid w:val="00785254"/>
    <w:rsid w:val="00785853"/>
    <w:rsid w:val="007966F0"/>
    <w:rsid w:val="00797BFC"/>
    <w:rsid w:val="007A720F"/>
    <w:rsid w:val="007B5F12"/>
    <w:rsid w:val="007C6A3C"/>
    <w:rsid w:val="007D4BEE"/>
    <w:rsid w:val="007D5BE9"/>
    <w:rsid w:val="008050E4"/>
    <w:rsid w:val="0082257D"/>
    <w:rsid w:val="00830FE8"/>
    <w:rsid w:val="00853438"/>
    <w:rsid w:val="00866846"/>
    <w:rsid w:val="00875DA9"/>
    <w:rsid w:val="00895E38"/>
    <w:rsid w:val="008A782B"/>
    <w:rsid w:val="008B0FC0"/>
    <w:rsid w:val="008C429A"/>
    <w:rsid w:val="008E1F3D"/>
    <w:rsid w:val="009053D7"/>
    <w:rsid w:val="0091331D"/>
    <w:rsid w:val="0093223C"/>
    <w:rsid w:val="00941A87"/>
    <w:rsid w:val="009501C2"/>
    <w:rsid w:val="009668B9"/>
    <w:rsid w:val="00976577"/>
    <w:rsid w:val="00996356"/>
    <w:rsid w:val="00997D9A"/>
    <w:rsid w:val="009D7C49"/>
    <w:rsid w:val="009E7297"/>
    <w:rsid w:val="009F04AB"/>
    <w:rsid w:val="00A0257D"/>
    <w:rsid w:val="00A12EDC"/>
    <w:rsid w:val="00A26D0D"/>
    <w:rsid w:val="00A33BDE"/>
    <w:rsid w:val="00A34885"/>
    <w:rsid w:val="00A43BC1"/>
    <w:rsid w:val="00A74225"/>
    <w:rsid w:val="00A83D28"/>
    <w:rsid w:val="00A936D5"/>
    <w:rsid w:val="00A97FE3"/>
    <w:rsid w:val="00AA1EB0"/>
    <w:rsid w:val="00AA2DA3"/>
    <w:rsid w:val="00AA5A9C"/>
    <w:rsid w:val="00AB016A"/>
    <w:rsid w:val="00AB2A5A"/>
    <w:rsid w:val="00AB3383"/>
    <w:rsid w:val="00AD28F8"/>
    <w:rsid w:val="00AE4ED3"/>
    <w:rsid w:val="00B0230B"/>
    <w:rsid w:val="00B17D95"/>
    <w:rsid w:val="00B23131"/>
    <w:rsid w:val="00B23509"/>
    <w:rsid w:val="00B25C35"/>
    <w:rsid w:val="00B359DB"/>
    <w:rsid w:val="00B3632B"/>
    <w:rsid w:val="00B409D8"/>
    <w:rsid w:val="00B5178D"/>
    <w:rsid w:val="00B67F1F"/>
    <w:rsid w:val="00B701D7"/>
    <w:rsid w:val="00B90595"/>
    <w:rsid w:val="00BA215A"/>
    <w:rsid w:val="00BB5F09"/>
    <w:rsid w:val="00BC0D9F"/>
    <w:rsid w:val="00BE053D"/>
    <w:rsid w:val="00BF1A7A"/>
    <w:rsid w:val="00BF1FA3"/>
    <w:rsid w:val="00C00974"/>
    <w:rsid w:val="00C018E4"/>
    <w:rsid w:val="00C066FA"/>
    <w:rsid w:val="00C25387"/>
    <w:rsid w:val="00C25B52"/>
    <w:rsid w:val="00C30395"/>
    <w:rsid w:val="00C374F7"/>
    <w:rsid w:val="00C54BE3"/>
    <w:rsid w:val="00C57F80"/>
    <w:rsid w:val="00C768ED"/>
    <w:rsid w:val="00C82A8F"/>
    <w:rsid w:val="00C916C2"/>
    <w:rsid w:val="00C938E9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3003C"/>
    <w:rsid w:val="00D331F4"/>
    <w:rsid w:val="00D470E4"/>
    <w:rsid w:val="00D52142"/>
    <w:rsid w:val="00D5280E"/>
    <w:rsid w:val="00D5535F"/>
    <w:rsid w:val="00D60151"/>
    <w:rsid w:val="00D61F14"/>
    <w:rsid w:val="00D80D6B"/>
    <w:rsid w:val="00D85D41"/>
    <w:rsid w:val="00D90950"/>
    <w:rsid w:val="00DA69DF"/>
    <w:rsid w:val="00DB33F8"/>
    <w:rsid w:val="00DD38E2"/>
    <w:rsid w:val="00DE1A8F"/>
    <w:rsid w:val="00E00140"/>
    <w:rsid w:val="00E13110"/>
    <w:rsid w:val="00E245A2"/>
    <w:rsid w:val="00E24DF1"/>
    <w:rsid w:val="00E40B9A"/>
    <w:rsid w:val="00E431ED"/>
    <w:rsid w:val="00E55D90"/>
    <w:rsid w:val="00E6312F"/>
    <w:rsid w:val="00E64FF5"/>
    <w:rsid w:val="00E907EC"/>
    <w:rsid w:val="00EA3A55"/>
    <w:rsid w:val="00EA5421"/>
    <w:rsid w:val="00EB34FC"/>
    <w:rsid w:val="00EB5816"/>
    <w:rsid w:val="00ED0EA9"/>
    <w:rsid w:val="00EF77DF"/>
    <w:rsid w:val="00F11BEF"/>
    <w:rsid w:val="00F165E1"/>
    <w:rsid w:val="00F258E7"/>
    <w:rsid w:val="00F25EB2"/>
    <w:rsid w:val="00F31B84"/>
    <w:rsid w:val="00F44F5F"/>
    <w:rsid w:val="00F57BA5"/>
    <w:rsid w:val="00F631EC"/>
    <w:rsid w:val="00F64C22"/>
    <w:rsid w:val="00F64FA7"/>
    <w:rsid w:val="00F741CD"/>
    <w:rsid w:val="00F74D19"/>
    <w:rsid w:val="00F76A28"/>
    <w:rsid w:val="00F80053"/>
    <w:rsid w:val="00F9634D"/>
    <w:rsid w:val="00FA02C7"/>
    <w:rsid w:val="00FA4186"/>
    <w:rsid w:val="00FC0531"/>
    <w:rsid w:val="00FC0A0B"/>
    <w:rsid w:val="00FC13F0"/>
    <w:rsid w:val="00FC3855"/>
    <w:rsid w:val="00FD0FB7"/>
    <w:rsid w:val="00FE0496"/>
    <w:rsid w:val="00FE402C"/>
    <w:rsid w:val="00FE4895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FE402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590</Words>
  <Characters>3721</Characters>
  <Application>Microsoft Office Word</Application>
  <DocSecurity>0</DocSecurity>
  <Lines>31</Lines>
  <Paragraphs>8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7</cp:revision>
  <dcterms:created xsi:type="dcterms:W3CDTF">2026-08-03T19:23:00Z</dcterms:created>
  <dcterms:modified xsi:type="dcterms:W3CDTF">2026-08-05T07:35:00Z</dcterms:modified>
</cp:coreProperties>
</file>