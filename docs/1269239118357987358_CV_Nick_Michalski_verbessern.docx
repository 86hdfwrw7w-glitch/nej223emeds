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701"/>
        <w:gridCol w:w="1837"/>
        <w:gridCol w:w="147"/>
        <w:gridCol w:w="284"/>
        <w:gridCol w:w="142"/>
        <w:gridCol w:w="283"/>
        <w:gridCol w:w="142"/>
        <w:gridCol w:w="283"/>
        <w:gridCol w:w="426"/>
        <w:gridCol w:w="141"/>
        <w:gridCol w:w="426"/>
        <w:gridCol w:w="283"/>
        <w:gridCol w:w="1559"/>
      </w:tblGrid>
      <w:tr w:rsidR="002508C2" w:rsidRPr="00BA215A" w14:paraId="5DF08F91" w14:textId="77777777" w:rsidTr="00C93669">
        <w:trPr>
          <w:trHeight w:val="227"/>
        </w:trPr>
        <w:tc>
          <w:tcPr>
            <w:tcW w:w="10206" w:type="dxa"/>
            <w:gridSpan w:val="14"/>
          </w:tcPr>
          <w:p w14:paraId="722A5AF6" w14:textId="623EE856" w:rsidR="008050E4" w:rsidRPr="00BA215A" w:rsidRDefault="00096274" w:rsidP="009C7AA2">
            <w:pPr>
              <w:jc w:val="center"/>
              <w:rPr>
                <w:rFonts w:ascii="Georgia" w:hAnsi="Georgia"/>
                <w:lang w:val="de-AT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Nick-Justin Michalski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78185D">
              <w:rPr>
                <w:rFonts w:ascii="Georgia" w:hAnsi="Georgia"/>
                <w:sz w:val="20"/>
              </w:rPr>
              <w:t>Hattsteiner</w:t>
            </w:r>
            <w:proofErr w:type="spellEnd"/>
            <w:r w:rsidR="0078185D">
              <w:rPr>
                <w:rFonts w:ascii="Georgia" w:hAnsi="Georgia"/>
                <w:sz w:val="20"/>
              </w:rPr>
              <w:t xml:space="preserve"> Straße 23, 60489 Rödelheim</w:t>
            </w:r>
            <w:r w:rsidR="00E95436">
              <w:rPr>
                <w:rFonts w:ascii="Georgia" w:hAnsi="Georgia"/>
                <w:sz w:val="20"/>
              </w:rPr>
              <w:t xml:space="preserve"> </w:t>
            </w:r>
            <w:r w:rsidR="00E95436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E95436">
              <w:rPr>
                <w:rFonts w:ascii="Georgia" w:hAnsi="Georgia"/>
                <w:sz w:val="20"/>
              </w:rPr>
              <w:t xml:space="preserve"> 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1607078723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hyperlink r:id="rId8" w:history="1">
              <w:r w:rsidR="0078185D" w:rsidRPr="00A03442">
                <w:rPr>
                  <w:rStyle w:val="Hyperlink"/>
                  <w:rFonts w:ascii="Georgia" w:hAnsi="Georgia" w:cs="Georgia"/>
                  <w:sz w:val="20"/>
                  <w:lang w:val="de-AT"/>
                </w:rPr>
                <w:t>nickmichi15@gmx.de</w:t>
              </w:r>
            </w:hyperlink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02358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15.01.2004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Rastatt</w:t>
            </w:r>
          </w:p>
        </w:tc>
      </w:tr>
      <w:tr w:rsidR="002508C2" w:rsidRPr="009D7C49" w14:paraId="0FCADE56" w14:textId="77777777" w:rsidTr="00C93669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9C7AA2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C93669">
        <w:trPr>
          <w:trHeight w:val="340"/>
        </w:trPr>
        <w:tc>
          <w:tcPr>
            <w:tcW w:w="7371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A403755" w:rsidR="00D1492F" w:rsidRPr="00096274" w:rsidRDefault="00096274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 w:rsidRPr="00096274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Frankfurt School of Finance and </w:t>
            </w:r>
            <w:r w:rsidR="00EA0653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M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anagement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8050E4" w:rsidRDefault="00B17D95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C93669">
        <w:trPr>
          <w:trHeight w:val="20"/>
        </w:trPr>
        <w:tc>
          <w:tcPr>
            <w:tcW w:w="7797" w:type="dxa"/>
            <w:gridSpan w:val="10"/>
          </w:tcPr>
          <w:p w14:paraId="664F16C8" w14:textId="77777777" w:rsidR="00D1492F" w:rsidRDefault="00D1492F" w:rsidP="009C7AA2">
            <w:pPr>
              <w:rPr>
                <w:rFonts w:ascii="Georgia" w:hAnsi="Georgia"/>
                <w:sz w:val="18"/>
                <w:lang w:val="en-GB"/>
              </w:rPr>
            </w:pPr>
            <w:r w:rsidRPr="00096274">
              <w:rPr>
                <w:rFonts w:ascii="Georgia" w:hAnsi="Georgia"/>
                <w:sz w:val="18"/>
                <w:lang w:val="en-GB"/>
              </w:rPr>
              <w:t xml:space="preserve">B.Sc. in </w:t>
            </w:r>
            <w:r w:rsidR="00096274" w:rsidRPr="00DE203E">
              <w:rPr>
                <w:rFonts w:ascii="Georgia" w:hAnsi="Georgia"/>
                <w:sz w:val="18"/>
                <w:lang w:val="en-GB"/>
              </w:rPr>
              <w:t xml:space="preserve">Business </w:t>
            </w:r>
            <w:r w:rsidR="00096274" w:rsidRPr="00C93669">
              <w:rPr>
                <w:rFonts w:ascii="Georgia" w:hAnsi="Georgia"/>
                <w:sz w:val="18"/>
                <w:lang w:val="en-GB"/>
              </w:rPr>
              <w:t>Administration</w:t>
            </w:r>
            <w:r w:rsidR="00B17D95" w:rsidRPr="00096274">
              <w:rPr>
                <w:rFonts w:ascii="Georgia" w:hAnsi="Georgia"/>
                <w:sz w:val="18"/>
                <w:lang w:val="en-GB"/>
              </w:rPr>
              <w:t xml:space="preserve"> </w:t>
            </w:r>
          </w:p>
          <w:p w14:paraId="30328C35" w14:textId="2140E46E" w:rsidR="00370053" w:rsidRPr="00764FFB" w:rsidRDefault="00370053" w:rsidP="009C7AA2">
            <w:pPr>
              <w:pStyle w:val="Listenabsatz"/>
              <w:numPr>
                <w:ilvl w:val="0"/>
                <w:numId w:val="28"/>
              </w:numPr>
              <w:rPr>
                <w:rFonts w:ascii="Georgia" w:hAnsi="Georgia"/>
                <w:sz w:val="18"/>
              </w:rPr>
            </w:pPr>
            <w:r w:rsidRPr="00764FFB">
              <w:rPr>
                <w:rFonts w:ascii="Georgia" w:hAnsi="Georgia"/>
                <w:i/>
                <w:iCs/>
                <w:sz w:val="18"/>
              </w:rPr>
              <w:t>Relevante Module: Externes Rechnungswesen, Mathe</w:t>
            </w:r>
            <w:r>
              <w:rPr>
                <w:rFonts w:ascii="Georgia" w:hAnsi="Georgia"/>
                <w:i/>
                <w:iCs/>
                <w:sz w:val="18"/>
              </w:rPr>
              <w:t>matik und Programmieren</w:t>
            </w:r>
          </w:p>
          <w:p w14:paraId="11CB9A0F" w14:textId="471A064B" w:rsidR="00370053" w:rsidRPr="00C93669" w:rsidRDefault="00370053" w:rsidP="009C7AA2">
            <w:pPr>
              <w:pStyle w:val="Listenabsatz"/>
              <w:numPr>
                <w:ilvl w:val="0"/>
                <w:numId w:val="28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Vollzeitmodell auf Deutsch</w:t>
            </w:r>
          </w:p>
        </w:tc>
        <w:tc>
          <w:tcPr>
            <w:tcW w:w="2409" w:type="dxa"/>
            <w:gridSpan w:val="4"/>
          </w:tcPr>
          <w:p w14:paraId="419A9228" w14:textId="69253951" w:rsidR="00D1492F" w:rsidRPr="00D1492F" w:rsidRDefault="00096274" w:rsidP="009C7AA2">
            <w:pPr>
              <w:jc w:val="right"/>
              <w:rPr>
                <w:rFonts w:ascii="Georgia" w:hAnsi="Georgia"/>
                <w:sz w:val="18"/>
              </w:rPr>
            </w:pPr>
            <w:r w:rsidRPr="00764FFB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0</w:t>
            </w:r>
            <w:r w:rsidR="00E92DB0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/2023</w:t>
            </w:r>
            <w:r w:rsidR="005D4288">
              <w:rPr>
                <w:rFonts w:ascii="Georgia" w:hAnsi="Georgia"/>
                <w:sz w:val="18"/>
              </w:rPr>
              <w:t xml:space="preserve"> – </w:t>
            </w:r>
            <w:r w:rsidR="00E92DB0">
              <w:rPr>
                <w:rFonts w:ascii="Georgia" w:hAnsi="Georgia"/>
                <w:sz w:val="18"/>
              </w:rPr>
              <w:t>02/</w:t>
            </w:r>
            <w:r w:rsidR="005D4288">
              <w:rPr>
                <w:rFonts w:ascii="Georgia" w:hAnsi="Georgia"/>
                <w:sz w:val="18"/>
              </w:rPr>
              <w:t>2027</w:t>
            </w:r>
          </w:p>
        </w:tc>
      </w:tr>
      <w:tr w:rsidR="00D5280E" w:rsidRPr="006546FD" w14:paraId="1C51E2FF" w14:textId="77777777" w:rsidTr="00C93669">
        <w:trPr>
          <w:trHeight w:val="340"/>
        </w:trPr>
        <w:tc>
          <w:tcPr>
            <w:tcW w:w="6237" w:type="dxa"/>
            <w:gridSpan w:val="4"/>
            <w:vAlign w:val="bottom"/>
          </w:tcPr>
          <w:p w14:paraId="4BAC65D2" w14:textId="1419C764" w:rsidR="00665BF3" w:rsidRDefault="00096274" w:rsidP="009C7AA2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Ludwig-Wilhelm-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969" w:type="dxa"/>
            <w:gridSpan w:val="10"/>
            <w:vAlign w:val="bottom"/>
          </w:tcPr>
          <w:p w14:paraId="2FCB10D7" w14:textId="5F097468" w:rsidR="00665BF3" w:rsidRDefault="00BB1C25" w:rsidP="009C7AA2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Rastat</w:t>
            </w:r>
            <w:r w:rsidR="00896791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</w:p>
        </w:tc>
      </w:tr>
      <w:tr w:rsidR="0091331D" w:rsidRPr="006546FD" w14:paraId="312B82BC" w14:textId="77777777" w:rsidTr="00C93669">
        <w:trPr>
          <w:trHeight w:val="20"/>
        </w:trPr>
        <w:tc>
          <w:tcPr>
            <w:tcW w:w="6237" w:type="dxa"/>
            <w:gridSpan w:val="4"/>
          </w:tcPr>
          <w:p w14:paraId="1CEE182B" w14:textId="065C2D0A" w:rsidR="0091331D" w:rsidRPr="00D5280E" w:rsidRDefault="0091331D" w:rsidP="009C7AA2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113FAE">
              <w:rPr>
                <w:rFonts w:ascii="Georgia" w:hAnsi="Georgia"/>
                <w:sz w:val="18"/>
                <w:lang w:val="de-AT"/>
              </w:rPr>
              <w:t>Abschlussnote</w:t>
            </w:r>
            <w:r w:rsidR="00096274">
              <w:rPr>
                <w:rFonts w:ascii="Georgia" w:hAnsi="Georgia"/>
                <w:sz w:val="18"/>
                <w:lang w:val="de-AT"/>
              </w:rPr>
              <w:t>: 1,</w:t>
            </w:r>
            <w:r w:rsidR="00512CAD">
              <w:rPr>
                <w:rFonts w:ascii="Georgia" w:hAnsi="Georgia"/>
                <w:sz w:val="18"/>
                <w:lang w:val="de-AT"/>
              </w:rPr>
              <w:t>7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969" w:type="dxa"/>
            <w:gridSpan w:val="10"/>
          </w:tcPr>
          <w:p w14:paraId="7521EA6E" w14:textId="6B24EA91" w:rsidR="0091331D" w:rsidRDefault="00096274" w:rsidP="009C7AA2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09/2014</w:t>
            </w:r>
            <w:r w:rsidR="0091331D">
              <w:rPr>
                <w:rFonts w:ascii="Georgia" w:hAnsi="Georgia"/>
                <w:sz w:val="18"/>
              </w:rPr>
              <w:t xml:space="preserve"> –</w:t>
            </w:r>
            <w:r w:rsidR="00113FAE">
              <w:rPr>
                <w:rFonts w:ascii="Georgia" w:hAnsi="Georgia"/>
                <w:sz w:val="18"/>
              </w:rPr>
              <w:t xml:space="preserve"> </w:t>
            </w:r>
            <w:r w:rsidR="00AB328F">
              <w:rPr>
                <w:rFonts w:ascii="Georgia" w:hAnsi="Georgia"/>
                <w:sz w:val="18"/>
              </w:rPr>
              <w:t>07/2023</w:t>
            </w:r>
          </w:p>
        </w:tc>
      </w:tr>
      <w:tr w:rsidR="00D5280E" w:rsidRPr="003101F0" w14:paraId="69F47C1D" w14:textId="77777777" w:rsidTr="00C93669">
        <w:tc>
          <w:tcPr>
            <w:tcW w:w="10206" w:type="dxa"/>
            <w:gridSpan w:val="14"/>
          </w:tcPr>
          <w:p w14:paraId="5154E9E2" w14:textId="536F5671" w:rsidR="0091331D" w:rsidRPr="00896791" w:rsidRDefault="0091331D" w:rsidP="009C7AA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896791">
              <w:rPr>
                <w:rFonts w:ascii="Georgia" w:hAnsi="Georgia"/>
                <w:i/>
                <w:iCs/>
                <w:sz w:val="18"/>
              </w:rPr>
              <w:t>S</w:t>
            </w:r>
            <w:r w:rsidR="00F35AC1" w:rsidRPr="00896791">
              <w:rPr>
                <w:rFonts w:ascii="Georgia" w:hAnsi="Georgia"/>
                <w:i/>
                <w:iCs/>
                <w:sz w:val="18"/>
              </w:rPr>
              <w:t>c</w:t>
            </w:r>
            <w:r w:rsidR="00DB3035" w:rsidRPr="00896791">
              <w:rPr>
                <w:rFonts w:ascii="Georgia" w:hAnsi="Georgia"/>
                <w:i/>
                <w:iCs/>
                <w:sz w:val="18"/>
              </w:rPr>
              <w:t xml:space="preserve">hwerpunktfächer: </w:t>
            </w:r>
            <w:r w:rsidR="00F35AC1" w:rsidRPr="00896791">
              <w:rPr>
                <w:rFonts w:ascii="Georgia" w:hAnsi="Georgia"/>
                <w:i/>
                <w:iCs/>
                <w:sz w:val="18"/>
              </w:rPr>
              <w:t>Wirtschaft (14</w:t>
            </w:r>
            <w:r w:rsidRPr="00896791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F35AC1" w:rsidRPr="00896791">
              <w:rPr>
                <w:rFonts w:ascii="Georgia" w:hAnsi="Georgia"/>
                <w:i/>
                <w:iCs/>
                <w:sz w:val="18"/>
              </w:rPr>
              <w:t xml:space="preserve">Latein (11 </w:t>
            </w:r>
            <w:r w:rsidRPr="00896791">
              <w:rPr>
                <w:rFonts w:ascii="Georgia" w:hAnsi="Georgia"/>
                <w:i/>
                <w:iCs/>
                <w:sz w:val="18"/>
              </w:rPr>
              <w:t>Punkte)</w:t>
            </w:r>
          </w:p>
          <w:p w14:paraId="00CAADE5" w14:textId="0175A49E" w:rsidR="00D5280E" w:rsidRDefault="00F35AC1" w:rsidP="009C7AA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Klassenbuchführer</w:t>
            </w:r>
            <w:r w:rsidR="0091331D">
              <w:rPr>
                <w:rFonts w:ascii="Georgia" w:hAnsi="Georgia"/>
                <w:i/>
                <w:iCs/>
                <w:sz w:val="18"/>
              </w:rPr>
              <w:t xml:space="preserve"> in der </w:t>
            </w:r>
            <w:r w:rsidR="00023583">
              <w:rPr>
                <w:rFonts w:ascii="Georgia" w:hAnsi="Georgia"/>
                <w:i/>
                <w:iCs/>
                <w:sz w:val="18"/>
              </w:rPr>
              <w:t>neunten</w:t>
            </w:r>
            <w:r>
              <w:rPr>
                <w:rFonts w:ascii="Georgia" w:hAnsi="Georgia"/>
                <w:i/>
                <w:iCs/>
                <w:sz w:val="18"/>
              </w:rPr>
              <w:t xml:space="preserve">, </w:t>
            </w:r>
            <w:r w:rsidR="00023583">
              <w:rPr>
                <w:rFonts w:ascii="Georgia" w:hAnsi="Georgia"/>
                <w:i/>
                <w:iCs/>
                <w:sz w:val="18"/>
              </w:rPr>
              <w:t>zehnten</w:t>
            </w:r>
            <w:r w:rsidR="0091331D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="00023583">
              <w:rPr>
                <w:rFonts w:ascii="Georgia" w:hAnsi="Georgia"/>
                <w:i/>
                <w:iCs/>
                <w:sz w:val="18"/>
              </w:rPr>
              <w:t>elften</w:t>
            </w:r>
            <w:r w:rsidR="0091331D">
              <w:rPr>
                <w:rFonts w:ascii="Georgia" w:hAnsi="Georgia"/>
                <w:i/>
                <w:iCs/>
                <w:sz w:val="18"/>
              </w:rPr>
              <w:t xml:space="preserve"> Klasse sowie Mitglied der SMV (Schüler mit Verantwortung)</w:t>
            </w:r>
          </w:p>
          <w:p w14:paraId="7827B2E1" w14:textId="77777777" w:rsidR="00F35AC1" w:rsidRDefault="00B93474" w:rsidP="009C7AA2">
            <w:pPr>
              <w:pStyle w:val="Listenabsatz"/>
              <w:numPr>
                <w:ilvl w:val="0"/>
                <w:numId w:val="2"/>
              </w:numPr>
              <w:rPr>
                <w:ins w:id="0" w:author="David Döbele" w:date="2024-08-03T12:19:00Z" w16du:dateUtc="2024-08-03T10:19:00Z"/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Fachhochschulreife (Note: 1,9)</w:t>
            </w:r>
          </w:p>
          <w:p w14:paraId="23575F6C" w14:textId="507E5352" w:rsidR="0018560B" w:rsidRPr="00896791" w:rsidRDefault="0018560B" w:rsidP="009C7AA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ins w:id="1" w:author="David Döbele" w:date="2024-08-03T12:19:00Z" w16du:dateUtc="2024-08-03T10:19:00Z">
              <w:r>
                <w:rPr>
                  <w:rFonts w:ascii="Georgia" w:hAnsi="Georgia"/>
                  <w:i/>
                  <w:iCs/>
                  <w:sz w:val="18"/>
                </w:rPr>
                <w:t>Mitglied der SMV (Schüler mit Verantwortung)</w:t>
              </w:r>
            </w:ins>
          </w:p>
        </w:tc>
      </w:tr>
      <w:tr w:rsidR="00D5280E" w:rsidRPr="009D7C49" w14:paraId="3A2665B3" w14:textId="77777777" w:rsidTr="00C93669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9C7AA2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F3CCB" w:rsidRPr="009D7C49" w14:paraId="127C64E2" w14:textId="77777777" w:rsidTr="00C93669">
        <w:trPr>
          <w:trHeight w:val="340"/>
        </w:trPr>
        <w:tc>
          <w:tcPr>
            <w:tcW w:w="7088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2F798719" w:rsidR="00DF3CCB" w:rsidRPr="00E92DB0" w:rsidRDefault="00DF3CCB" w:rsidP="009C7AA2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E92DB0">
              <w:rPr>
                <w:rFonts w:ascii="Georgia" w:hAnsi="Georgia"/>
                <w:b/>
                <w:smallCaps/>
                <w:sz w:val="23"/>
                <w:szCs w:val="23"/>
              </w:rPr>
              <w:t>PricewaterhouseCooper</w:t>
            </w:r>
            <w:r w:rsidR="00BA16A2">
              <w:rPr>
                <w:rFonts w:ascii="Georgia" w:hAnsi="Georgia"/>
                <w:b/>
                <w:smallCaps/>
                <w:sz w:val="23"/>
                <w:szCs w:val="23"/>
              </w:rPr>
              <w:t>s</w:t>
            </w:r>
            <w:r w:rsidRPr="00E92DB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           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64408533" w:rsidR="00DF3CCB" w:rsidRPr="008050E4" w:rsidRDefault="00DF3CCB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E92DB0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Frankfurt am Main</w:t>
            </w:r>
            <w:r w:rsidRPr="00E92DB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  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</w:tr>
      <w:tr w:rsidR="00DF3CCB" w:rsidRPr="009D7C49" w14:paraId="6BD32E03" w14:textId="77777777" w:rsidTr="00C93669">
        <w:trPr>
          <w:trHeight w:val="20"/>
        </w:trPr>
        <w:tc>
          <w:tcPr>
            <w:tcW w:w="7797" w:type="dxa"/>
            <w:gridSpan w:val="10"/>
            <w:vAlign w:val="bottom"/>
          </w:tcPr>
          <w:p w14:paraId="47421683" w14:textId="4C703C51" w:rsidR="00DF3CCB" w:rsidRPr="00C93669" w:rsidRDefault="00370053" w:rsidP="009C7AA2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C93669">
              <w:rPr>
                <w:rFonts w:ascii="Georgia" w:hAnsi="Georgia"/>
                <w:sz w:val="18"/>
                <w:lang w:val="en-US"/>
              </w:rPr>
              <w:t>Werkstudent</w:t>
            </w:r>
            <w:proofErr w:type="spellEnd"/>
            <w:r w:rsidR="00DF3CCB" w:rsidRPr="00C9366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DF3CCB" w:rsidRPr="00C93669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="00DF3CCB" w:rsidRPr="00C93669">
              <w:rPr>
                <w:rFonts w:ascii="Georgia" w:hAnsi="Georgia"/>
                <w:sz w:val="18"/>
                <w:lang w:val="en-US"/>
              </w:rPr>
              <w:t xml:space="preserve"> </w:t>
            </w:r>
            <w:r w:rsidRPr="00C93669">
              <w:rPr>
                <w:rFonts w:ascii="Georgia" w:hAnsi="Georgia"/>
                <w:sz w:val="18"/>
                <w:lang w:val="en-US"/>
              </w:rPr>
              <w:t xml:space="preserve">Audit, </w:t>
            </w:r>
            <w:r w:rsidR="00DF3CCB" w:rsidRPr="00C93669">
              <w:rPr>
                <w:rFonts w:ascii="Georgia" w:hAnsi="Georgia"/>
                <w:sz w:val="18"/>
                <w:lang w:val="en-US"/>
              </w:rPr>
              <w:t>Assurance Asset und Wealth Management</w:t>
            </w:r>
          </w:p>
          <w:p w14:paraId="1483E2EF" w14:textId="226412DF" w:rsidR="00370053" w:rsidRPr="00764FFB" w:rsidRDefault="00B45B08" w:rsidP="009C7AA2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U</w:t>
            </w:r>
            <w:r w:rsidR="00370053">
              <w:rPr>
                <w:rFonts w:ascii="Georgia" w:hAnsi="Georgia"/>
                <w:i/>
                <w:iCs/>
                <w:sz w:val="18"/>
              </w:rPr>
              <w:t xml:space="preserve">nterstützung bei der Prüfung von </w:t>
            </w:r>
            <w:r w:rsidR="00C93669">
              <w:rPr>
                <w:rFonts w:ascii="Georgia" w:hAnsi="Georgia"/>
                <w:i/>
                <w:iCs/>
                <w:sz w:val="18"/>
              </w:rPr>
              <w:t>Versicherungen</w:t>
            </w:r>
          </w:p>
          <w:p w14:paraId="19C09823" w14:textId="77777777" w:rsidR="00370053" w:rsidRPr="00BB2216" w:rsidRDefault="00370053" w:rsidP="009C7AA2">
            <w:pPr>
              <w:pStyle w:val="Listenabsatz"/>
              <w:numPr>
                <w:ilvl w:val="0"/>
                <w:numId w:val="29"/>
              </w:numPr>
              <w:rPr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Auseinandersetzung mit rechtlichen Fragen des Prüfungsprozesses (IFRS, HGB)</w:t>
            </w:r>
            <w:r w:rsidRPr="00C93669">
              <w:t xml:space="preserve"> </w:t>
            </w:r>
          </w:p>
          <w:p w14:paraId="7B65FFA1" w14:textId="21600F57" w:rsidR="00BB2216" w:rsidRPr="00BB2216" w:rsidDel="00DF3CCB" w:rsidRDefault="00BB2216" w:rsidP="009C7AA2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BB2216">
              <w:rPr>
                <w:rFonts w:ascii="Georgia" w:hAnsi="Georgia"/>
                <w:i/>
                <w:iCs/>
                <w:sz w:val="18"/>
                <w:szCs w:val="18"/>
              </w:rPr>
              <w:t>Vollzeitarbeit im Homeoffice ab Januar 2024</w:t>
            </w:r>
          </w:p>
        </w:tc>
        <w:tc>
          <w:tcPr>
            <w:tcW w:w="2409" w:type="dxa"/>
            <w:gridSpan w:val="4"/>
          </w:tcPr>
          <w:p w14:paraId="130CC44B" w14:textId="5C2DECF7" w:rsidR="00DF3CCB" w:rsidRPr="00D23005" w:rsidRDefault="00B412E0" w:rsidP="00432D05">
            <w:pPr>
              <w:jc w:val="center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241BD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241BDC" w:rsidRPr="00241BD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241BDC">
              <w:rPr>
                <w:rFonts w:ascii="Georgia" w:hAnsi="Georgia" w:cs="Georgia"/>
                <w:color w:val="000000"/>
                <w:sz w:val="18"/>
              </w:rPr>
              <w:t xml:space="preserve">                     </w:t>
            </w:r>
            <w:r w:rsidR="00DF3CCB" w:rsidRPr="00D23005">
              <w:rPr>
                <w:rFonts w:ascii="Georgia" w:hAnsi="Georgia" w:cs="Georgia"/>
                <w:color w:val="000000"/>
                <w:sz w:val="18"/>
                <w:lang w:val="en-US"/>
              </w:rPr>
              <w:t>1</w:t>
            </w:r>
            <w:r w:rsidR="00241BDC">
              <w:rPr>
                <w:rFonts w:ascii="Georgia" w:hAnsi="Georgia" w:cs="Georgia"/>
                <w:color w:val="000000"/>
                <w:sz w:val="18"/>
                <w:lang w:val="en-US"/>
              </w:rPr>
              <w:t>0</w:t>
            </w:r>
            <w:r w:rsidR="00DF3CCB" w:rsidRPr="00D2300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/2023 </w:t>
            </w:r>
            <w:r w:rsidR="00432D0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– </w:t>
            </w:r>
            <w:proofErr w:type="spellStart"/>
            <w:r w:rsidR="00432D05">
              <w:rPr>
                <w:rFonts w:ascii="Georgia" w:hAnsi="Georgia" w:cs="Georgia"/>
                <w:color w:val="000000"/>
                <w:sz w:val="18"/>
                <w:lang w:val="en-US"/>
              </w:rPr>
              <w:t>heute</w:t>
            </w:r>
            <w:proofErr w:type="spellEnd"/>
            <w:r w:rsidR="00432D0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B412E0" w:rsidRPr="009D7C49" w14:paraId="07A85558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6B6EB588" w14:textId="263F99FC" w:rsidR="00B412E0" w:rsidRDefault="00B412E0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FS Real Estate</w:t>
            </w:r>
          </w:p>
        </w:tc>
        <w:tc>
          <w:tcPr>
            <w:tcW w:w="3118" w:type="dxa"/>
            <w:gridSpan w:val="6"/>
            <w:vAlign w:val="bottom"/>
          </w:tcPr>
          <w:p w14:paraId="11370ADC" w14:textId="3422205A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B412E0" w:rsidRPr="009D7C49" w14:paraId="6A750634" w14:textId="77777777" w:rsidTr="00845007">
        <w:trPr>
          <w:trHeight w:val="340"/>
        </w:trPr>
        <w:tc>
          <w:tcPr>
            <w:tcW w:w="8647" w:type="dxa"/>
            <w:gridSpan w:val="13"/>
          </w:tcPr>
          <w:p w14:paraId="46CBCAB7" w14:textId="51CE8E3F" w:rsidR="00B412E0" w:rsidRPr="00845007" w:rsidRDefault="00B412E0" w:rsidP="009C7AA2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Aktives</w:t>
            </w:r>
            <w:proofErr w:type="spellEnd"/>
            <w:r w:rsidRPr="00845007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Mitglied</w:t>
            </w:r>
            <w:proofErr w:type="spellEnd"/>
            <w:r w:rsidRPr="00845007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845007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Immobiliensektor</w:t>
            </w:r>
            <w:proofErr w:type="spellEnd"/>
          </w:p>
          <w:p w14:paraId="162ABAAC" w14:textId="77425A4B" w:rsidR="00B412E0" w:rsidRPr="00845007" w:rsidRDefault="00B412E0" w:rsidP="009C7AA2">
            <w:pPr>
              <w:pStyle w:val="Listenabsatz"/>
              <w:numPr>
                <w:ilvl w:val="0"/>
                <w:numId w:val="29"/>
              </w:numPr>
              <w:rPr>
                <w:sz w:val="18"/>
              </w:rPr>
            </w:pPr>
            <w:r w:rsidRPr="00845007">
              <w:rPr>
                <w:rFonts w:ascii="Georgia" w:hAnsi="Georgia"/>
                <w:i/>
                <w:iCs/>
                <w:sz w:val="18"/>
              </w:rPr>
              <w:t>Beraten von zukünftigen Investitionen</w:t>
            </w:r>
            <w:r w:rsidR="00E95436" w:rsidRPr="00845007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A922BB">
              <w:rPr>
                <w:rFonts w:ascii="Georgia" w:hAnsi="Georgia"/>
                <w:i/>
                <w:iCs/>
                <w:sz w:val="18"/>
              </w:rPr>
              <w:t xml:space="preserve">und </w:t>
            </w:r>
            <w:r w:rsidR="00E95436" w:rsidRPr="00845007">
              <w:rPr>
                <w:rFonts w:ascii="Georgia" w:hAnsi="Georgia"/>
                <w:i/>
                <w:iCs/>
                <w:sz w:val="18"/>
              </w:rPr>
              <w:t>Kooperation mit Immobilienunternehmen</w:t>
            </w:r>
          </w:p>
        </w:tc>
        <w:tc>
          <w:tcPr>
            <w:tcW w:w="1559" w:type="dxa"/>
          </w:tcPr>
          <w:p w14:paraId="0048230B" w14:textId="01FC59F2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93474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9/2023</w:t>
            </w:r>
            <w:r w:rsidRPr="00B93474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heute</w:t>
            </w:r>
          </w:p>
        </w:tc>
      </w:tr>
      <w:tr w:rsidR="00B412E0" w:rsidRPr="009D7C49" w14:paraId="5E71B4E9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739A6DAE" w14:textId="4DCD6B41" w:rsidR="00B412E0" w:rsidRPr="00E92DB0" w:rsidRDefault="00B412E0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FS Entrepreneurship </w:t>
            </w:r>
          </w:p>
        </w:tc>
        <w:tc>
          <w:tcPr>
            <w:tcW w:w="3118" w:type="dxa"/>
            <w:gridSpan w:val="6"/>
            <w:vAlign w:val="bottom"/>
          </w:tcPr>
          <w:p w14:paraId="066EA9B8" w14:textId="12D1AEFF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95436" w:rsidRPr="009D7C49" w14:paraId="62569EB4" w14:textId="77777777" w:rsidTr="0078185D">
        <w:trPr>
          <w:trHeight w:val="20"/>
        </w:trPr>
        <w:tc>
          <w:tcPr>
            <w:tcW w:w="7088" w:type="dxa"/>
            <w:gridSpan w:val="8"/>
            <w:vAlign w:val="bottom"/>
          </w:tcPr>
          <w:p w14:paraId="440DD490" w14:textId="3E821794" w:rsidR="00E95436" w:rsidRDefault="00E95436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B412E0">
              <w:rPr>
                <w:rFonts w:ascii="Georgia" w:hAnsi="Georgia"/>
                <w:sz w:val="18"/>
                <w:lang w:val="en-US"/>
              </w:rPr>
              <w:t>Social-Media Manager</w:t>
            </w:r>
          </w:p>
        </w:tc>
        <w:tc>
          <w:tcPr>
            <w:tcW w:w="3118" w:type="dxa"/>
            <w:gridSpan w:val="6"/>
            <w:vAlign w:val="bottom"/>
          </w:tcPr>
          <w:p w14:paraId="61A06BDB" w14:textId="10041F48" w:rsidR="00E95436" w:rsidRDefault="00E95436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>09/2023</w:t>
            </w:r>
            <w:r w:rsidRPr="00B93474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heute</w:t>
            </w:r>
          </w:p>
        </w:tc>
      </w:tr>
      <w:tr w:rsidR="00B412E0" w:rsidRPr="009D7C49" w14:paraId="36582C59" w14:textId="77777777" w:rsidTr="0078185D">
        <w:trPr>
          <w:trHeight w:val="20"/>
        </w:trPr>
        <w:tc>
          <w:tcPr>
            <w:tcW w:w="8364" w:type="dxa"/>
            <w:gridSpan w:val="12"/>
            <w:vAlign w:val="bottom"/>
          </w:tcPr>
          <w:p w14:paraId="1ECAC987" w14:textId="6B79946F" w:rsidR="00B412E0" w:rsidRPr="00845007" w:rsidRDefault="00B412E0" w:rsidP="009C7AA2">
            <w:pPr>
              <w:pStyle w:val="Listenabsatz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Erstellung von </w:t>
            </w:r>
            <w:proofErr w:type="spellStart"/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>Social</w:t>
            </w:r>
            <w:proofErr w:type="spellEnd"/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-Media </w:t>
            </w:r>
            <w:r w:rsidR="00A922BB" w:rsidRPr="00845007">
              <w:rPr>
                <w:rFonts w:ascii="Georgia" w:hAnsi="Georgia"/>
                <w:i/>
                <w:iCs/>
                <w:sz w:val="18"/>
                <w:szCs w:val="18"/>
              </w:rPr>
              <w:t>K</w:t>
            </w:r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>onten</w:t>
            </w:r>
            <w:r w:rsidR="00E95436"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 und </w:t>
            </w:r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Organisation von unternehmerischen Events  </w:t>
            </w:r>
          </w:p>
        </w:tc>
        <w:tc>
          <w:tcPr>
            <w:tcW w:w="1842" w:type="dxa"/>
            <w:gridSpan w:val="2"/>
            <w:vAlign w:val="bottom"/>
          </w:tcPr>
          <w:p w14:paraId="64A202F4" w14:textId="3240676D" w:rsidR="00B412E0" w:rsidRPr="00845007" w:rsidRDefault="00B412E0" w:rsidP="009C7AA2">
            <w:pPr>
              <w:jc w:val="right"/>
              <w:rPr>
                <w:rFonts w:ascii="Georgia" w:hAnsi="Georgia"/>
                <w:i/>
                <w:smallCaps/>
                <w:sz w:val="18"/>
                <w:szCs w:val="18"/>
              </w:rPr>
            </w:pPr>
          </w:p>
        </w:tc>
      </w:tr>
      <w:tr w:rsidR="00B412E0" w:rsidRPr="009D7C49" w14:paraId="6F751418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1F990ED8" w14:textId="5E05B972" w:rsidR="00B412E0" w:rsidDel="00DF3CCB" w:rsidRDefault="00B412E0" w:rsidP="009C7AA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E92DB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EDEKA Huck </w:t>
            </w:r>
            <w:proofErr w:type="spellStart"/>
            <w:r w:rsidRPr="00E92DB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e.K</w:t>
            </w:r>
            <w:proofErr w:type="spellEnd"/>
            <w:r w:rsidRPr="00E92DB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</w:p>
        </w:tc>
        <w:tc>
          <w:tcPr>
            <w:tcW w:w="3118" w:type="dxa"/>
            <w:gridSpan w:val="6"/>
            <w:vAlign w:val="bottom"/>
          </w:tcPr>
          <w:p w14:paraId="4DDB41B8" w14:textId="029A3546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Steinmauern</w:t>
            </w:r>
          </w:p>
        </w:tc>
      </w:tr>
      <w:tr w:rsidR="00B412E0" w:rsidRPr="00CE1BBC" w14:paraId="335D84E9" w14:textId="77777777" w:rsidTr="00C93669">
        <w:trPr>
          <w:trHeight w:val="20"/>
        </w:trPr>
        <w:tc>
          <w:tcPr>
            <w:tcW w:w="6521" w:type="dxa"/>
            <w:gridSpan w:val="5"/>
          </w:tcPr>
          <w:p w14:paraId="20B1570F" w14:textId="1938FE18" w:rsidR="00B412E0" w:rsidRPr="00B93474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Aushilfe im Lager </w:t>
            </w:r>
          </w:p>
        </w:tc>
        <w:tc>
          <w:tcPr>
            <w:tcW w:w="3685" w:type="dxa"/>
            <w:gridSpan w:val="9"/>
          </w:tcPr>
          <w:p w14:paraId="0475B997" w14:textId="67C9BB01" w:rsidR="00B412E0" w:rsidRPr="00B93474" w:rsidRDefault="00B412E0" w:rsidP="009C7AA2">
            <w:pPr>
              <w:jc w:val="right"/>
              <w:rPr>
                <w:rFonts w:ascii="Georgia" w:hAnsi="Georgia"/>
                <w:sz w:val="18"/>
              </w:rPr>
            </w:pPr>
            <w:r w:rsidRPr="00B93474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5/2022</w:t>
            </w:r>
            <w:r w:rsidRPr="00B93474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02</w:t>
            </w:r>
            <w:r w:rsidRPr="00B93474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23</w:t>
            </w:r>
          </w:p>
        </w:tc>
      </w:tr>
      <w:tr w:rsidR="00B412E0" w:rsidRPr="00D5280E" w14:paraId="54C3D64C" w14:textId="77777777" w:rsidTr="00C93669">
        <w:tc>
          <w:tcPr>
            <w:tcW w:w="10206" w:type="dxa"/>
            <w:gridSpan w:val="14"/>
          </w:tcPr>
          <w:p w14:paraId="27184178" w14:textId="56BB027B" w:rsidR="00B412E0" w:rsidRPr="003418E0" w:rsidRDefault="00B412E0" w:rsidP="009C7AA2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des Getränkelagers und Beratung von Kunden</w:t>
            </w:r>
          </w:p>
          <w:p w14:paraId="6DD9BA0F" w14:textId="407BB87D" w:rsidR="00B412E0" w:rsidRPr="00896791" w:rsidRDefault="00B412E0" w:rsidP="009C7AA2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Organisation und Optimierung von Waren und vom Lagerbestand</w:t>
            </w:r>
          </w:p>
        </w:tc>
      </w:tr>
      <w:tr w:rsidR="00B412E0" w:rsidRPr="009D7C49" w:rsidDel="0018560B" w14:paraId="50AFEA03" w14:textId="35FAE010" w:rsidTr="00C93669">
        <w:trPr>
          <w:trHeight w:val="346"/>
          <w:del w:id="2" w:author="David Döbele" w:date="2024-08-03T12:21:00Z" w16du:dateUtc="2024-08-03T10:21:00Z"/>
        </w:trPr>
        <w:tc>
          <w:tcPr>
            <w:tcW w:w="6090" w:type="dxa"/>
            <w:gridSpan w:val="3"/>
            <w:vAlign w:val="bottom"/>
          </w:tcPr>
          <w:p w14:paraId="42FB0D26" w14:textId="33D8E56C" w:rsidR="00B412E0" w:rsidRPr="00F31B84" w:rsidDel="0018560B" w:rsidRDefault="00B412E0" w:rsidP="009C7AA2">
            <w:pPr>
              <w:pStyle w:val="Bullets"/>
              <w:numPr>
                <w:ilvl w:val="0"/>
                <w:numId w:val="0"/>
              </w:numPr>
              <w:rPr>
                <w:del w:id="3" w:author="David Döbele" w:date="2024-08-03T12:21:00Z" w16du:dateUtc="2024-08-03T10:21:00Z"/>
                <w:i w:val="0"/>
                <w:iCs w:val="0"/>
                <w:sz w:val="18"/>
              </w:rPr>
            </w:pPr>
            <w:del w:id="4" w:author="David Döbele" w:date="2024-08-03T12:21:00Z" w16du:dateUtc="2024-08-03T10:21:00Z">
              <w:r w:rsidDel="0018560B">
                <w:rPr>
                  <w:b/>
                  <w:i w:val="0"/>
                  <w:iCs w:val="0"/>
                  <w:smallCaps/>
                  <w:sz w:val="23"/>
                  <w:szCs w:val="23"/>
                </w:rPr>
                <w:delText>Schmidt-Schmidebach, Rauch &amp; Partner mbB</w:delText>
              </w:r>
            </w:del>
          </w:p>
        </w:tc>
        <w:tc>
          <w:tcPr>
            <w:tcW w:w="4116" w:type="dxa"/>
            <w:gridSpan w:val="11"/>
            <w:vAlign w:val="bottom"/>
          </w:tcPr>
          <w:p w14:paraId="11E31BD8" w14:textId="7218A18F" w:rsidR="00B412E0" w:rsidRPr="00F31B84" w:rsidDel="0018560B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del w:id="5" w:author="David Döbele" w:date="2024-08-03T12:21:00Z" w16du:dateUtc="2024-08-03T10:21:00Z"/>
                <w:iCs w:val="0"/>
                <w:sz w:val="18"/>
              </w:rPr>
            </w:pPr>
            <w:del w:id="6" w:author="David Döbele" w:date="2024-08-03T12:21:00Z" w16du:dateUtc="2024-08-03T10:21:00Z">
              <w:r w:rsidDel="0018560B">
                <w:rPr>
                  <w:iCs w:val="0"/>
                  <w:smallCaps/>
                  <w:sz w:val="23"/>
                  <w:szCs w:val="23"/>
                </w:rPr>
                <w:delText>Rastatt</w:delText>
              </w:r>
            </w:del>
          </w:p>
        </w:tc>
      </w:tr>
      <w:tr w:rsidR="00B412E0" w:rsidRPr="006546FD" w:rsidDel="0018560B" w14:paraId="48328CB9" w14:textId="1E5444FE" w:rsidTr="00C93669">
        <w:trPr>
          <w:trHeight w:val="20"/>
          <w:del w:id="7" w:author="David Döbele" w:date="2024-08-03T12:21:00Z" w16du:dateUtc="2024-08-03T10:21:00Z"/>
        </w:trPr>
        <w:tc>
          <w:tcPr>
            <w:tcW w:w="6946" w:type="dxa"/>
            <w:gridSpan w:val="7"/>
          </w:tcPr>
          <w:p w14:paraId="74B74B41" w14:textId="1717573F" w:rsidR="00B412E0" w:rsidRPr="00033583" w:rsidDel="0018560B" w:rsidRDefault="00B412E0" w:rsidP="009C7AA2">
            <w:pPr>
              <w:pStyle w:val="Bullets"/>
              <w:numPr>
                <w:ilvl w:val="0"/>
                <w:numId w:val="0"/>
              </w:numPr>
              <w:rPr>
                <w:del w:id="8" w:author="David Döbele" w:date="2024-08-03T12:21:00Z" w16du:dateUtc="2024-08-03T10:21:00Z"/>
                <w:i w:val="0"/>
                <w:iCs w:val="0"/>
                <w:sz w:val="18"/>
              </w:rPr>
            </w:pPr>
            <w:del w:id="9" w:author="David Döbele" w:date="2024-08-03T12:21:00Z" w16du:dateUtc="2024-08-03T10:21:00Z">
              <w:r w:rsidDel="0018560B">
                <w:rPr>
                  <w:i w:val="0"/>
                  <w:iCs w:val="0"/>
                  <w:sz w:val="18"/>
                </w:rPr>
                <w:delText xml:space="preserve">Praktikant in der Rechtsanwaltskanzlei </w:delText>
              </w:r>
              <w:r w:rsidRPr="00033583" w:rsidDel="0018560B">
                <w:rPr>
                  <w:i w:val="0"/>
                  <w:iCs w:val="0"/>
                  <w:sz w:val="18"/>
                </w:rPr>
                <w:delText xml:space="preserve">  </w:delText>
              </w:r>
            </w:del>
          </w:p>
        </w:tc>
        <w:tc>
          <w:tcPr>
            <w:tcW w:w="3260" w:type="dxa"/>
            <w:gridSpan w:val="7"/>
          </w:tcPr>
          <w:p w14:paraId="2CB21DEB" w14:textId="025F5533" w:rsidR="00B412E0" w:rsidRPr="00A74225" w:rsidDel="0018560B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del w:id="10" w:author="David Döbele" w:date="2024-08-03T12:21:00Z" w16du:dateUtc="2024-08-03T10:21:00Z"/>
                <w:i w:val="0"/>
                <w:iCs w:val="0"/>
                <w:sz w:val="18"/>
                <w:lang w:val="en-US"/>
              </w:rPr>
            </w:pPr>
            <w:del w:id="11" w:author="David Döbele" w:date="2024-08-03T12:21:00Z" w16du:dateUtc="2024-08-03T10:21:00Z">
              <w:r w:rsidDel="0018560B">
                <w:rPr>
                  <w:i w:val="0"/>
                  <w:iCs w:val="0"/>
                  <w:sz w:val="18"/>
                  <w:lang w:val="en-US"/>
                </w:rPr>
                <w:delText>10/2019</w:delText>
              </w:r>
            </w:del>
          </w:p>
        </w:tc>
      </w:tr>
      <w:tr w:rsidR="00B412E0" w:rsidRPr="00D5280E" w:rsidDel="0018560B" w14:paraId="7C4155D6" w14:textId="0661D42B" w:rsidTr="00C93669">
        <w:trPr>
          <w:del w:id="12" w:author="David Döbele" w:date="2024-08-03T12:21:00Z" w16du:dateUtc="2024-08-03T10:21:00Z"/>
        </w:trPr>
        <w:tc>
          <w:tcPr>
            <w:tcW w:w="10206" w:type="dxa"/>
            <w:gridSpan w:val="14"/>
          </w:tcPr>
          <w:p w14:paraId="0E882DA7" w14:textId="7F4D7635" w:rsidR="00B412E0" w:rsidRPr="00E95436" w:rsidDel="0018560B" w:rsidRDefault="00B412E0" w:rsidP="009C7AA2">
            <w:pPr>
              <w:pStyle w:val="Bullets"/>
              <w:rPr>
                <w:del w:id="13" w:author="David Döbele" w:date="2024-08-03T12:21:00Z" w16du:dateUtc="2024-08-03T10:21:00Z"/>
                <w:sz w:val="18"/>
                <w:lang w:val="de-AT"/>
              </w:rPr>
            </w:pPr>
            <w:del w:id="14" w:author="David Döbele" w:date="2024-08-03T12:21:00Z" w16du:dateUtc="2024-08-03T10:21:00Z">
              <w:r w:rsidRPr="00896791" w:rsidDel="0018560B">
                <w:rPr>
                  <w:sz w:val="18"/>
                  <w:lang w:val="de-AT"/>
                </w:rPr>
                <w:delText>Einsicht in verjährte Akten</w:delText>
              </w:r>
              <w:r w:rsidR="00E95436" w:rsidDel="0018560B">
                <w:rPr>
                  <w:sz w:val="18"/>
                  <w:lang w:val="de-AT"/>
                </w:rPr>
                <w:delText xml:space="preserve"> und </w:delText>
              </w:r>
              <w:r w:rsidR="00DA06AD" w:rsidDel="0018560B">
                <w:rPr>
                  <w:sz w:val="18"/>
                  <w:lang w:val="de-AT"/>
                </w:rPr>
                <w:delText>s</w:delText>
              </w:r>
              <w:r w:rsidRPr="00E95436" w:rsidDel="0018560B">
                <w:rPr>
                  <w:sz w:val="18"/>
                  <w:lang w:val="de-AT"/>
                </w:rPr>
                <w:delText>elbstständige Beschaffung von Akten</w:delText>
              </w:r>
            </w:del>
          </w:p>
          <w:p w14:paraId="3658805E" w14:textId="590DED9F" w:rsidR="00B412E0" w:rsidRPr="00E95436" w:rsidDel="0018560B" w:rsidRDefault="00B412E0" w:rsidP="009C7AA2">
            <w:pPr>
              <w:pStyle w:val="Bullets"/>
              <w:rPr>
                <w:del w:id="15" w:author="David Döbele" w:date="2024-08-03T12:21:00Z" w16du:dateUtc="2024-08-03T10:21:00Z"/>
                <w:sz w:val="18"/>
                <w:lang w:val="de-AT"/>
              </w:rPr>
            </w:pPr>
            <w:del w:id="16" w:author="David Döbele" w:date="2024-08-03T12:21:00Z" w16du:dateUtc="2024-08-03T10:21:00Z">
              <w:r w:rsidDel="0018560B">
                <w:rPr>
                  <w:sz w:val="18"/>
                  <w:lang w:val="de-AT"/>
                </w:rPr>
                <w:delText xml:space="preserve">Vorbereitung auf gerichtliche Fälle anhand von Akteneinsicht </w:delText>
              </w:r>
              <w:r w:rsidR="00E95436" w:rsidDel="0018560B">
                <w:rPr>
                  <w:sz w:val="18"/>
                  <w:lang w:val="de-AT"/>
                </w:rPr>
                <w:delText xml:space="preserve">und </w:delText>
              </w:r>
              <w:r w:rsidRPr="00E95436" w:rsidDel="0018560B">
                <w:rPr>
                  <w:sz w:val="18"/>
                  <w:lang w:val="de-AT"/>
                </w:rPr>
                <w:delText xml:space="preserve">Begleitung in Gerichtssälen </w:delText>
              </w:r>
            </w:del>
          </w:p>
        </w:tc>
      </w:tr>
      <w:tr w:rsidR="00B412E0" w:rsidRPr="009D7C49" w14:paraId="0D4DF1FA" w14:textId="77777777" w:rsidTr="00C93669">
        <w:trPr>
          <w:trHeight w:val="346"/>
        </w:trPr>
        <w:tc>
          <w:tcPr>
            <w:tcW w:w="6946" w:type="dxa"/>
            <w:gridSpan w:val="7"/>
            <w:vAlign w:val="bottom"/>
          </w:tcPr>
          <w:p w14:paraId="52DCB940" w14:textId="44D56114" w:rsidR="00B412E0" w:rsidRPr="00F31B84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DÜRRSCHNABEL Druck &amp; Medien GmbH</w:t>
            </w:r>
          </w:p>
        </w:tc>
        <w:tc>
          <w:tcPr>
            <w:tcW w:w="3260" w:type="dxa"/>
            <w:gridSpan w:val="7"/>
            <w:vAlign w:val="bottom"/>
          </w:tcPr>
          <w:p w14:paraId="00F3353C" w14:textId="3EE5AEF2" w:rsidR="00B412E0" w:rsidRPr="00F31B84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proofErr w:type="spellStart"/>
            <w:r>
              <w:rPr>
                <w:iCs w:val="0"/>
                <w:smallCaps/>
                <w:sz w:val="23"/>
                <w:szCs w:val="23"/>
              </w:rPr>
              <w:t>Elchesheim</w:t>
            </w:r>
            <w:proofErr w:type="spellEnd"/>
            <w:r>
              <w:rPr>
                <w:iCs w:val="0"/>
                <w:smallCaps/>
                <w:sz w:val="23"/>
                <w:szCs w:val="23"/>
              </w:rPr>
              <w:t>-Illingen</w:t>
            </w:r>
          </w:p>
        </w:tc>
      </w:tr>
      <w:tr w:rsidR="00B412E0" w:rsidRPr="006546FD" w14:paraId="7A1EBBAB" w14:textId="77777777" w:rsidTr="00C93669">
        <w:trPr>
          <w:trHeight w:val="20"/>
        </w:trPr>
        <w:tc>
          <w:tcPr>
            <w:tcW w:w="6663" w:type="dxa"/>
            <w:gridSpan w:val="6"/>
          </w:tcPr>
          <w:p w14:paraId="06A0ABEE" w14:textId="032760BB" w:rsidR="00B412E0" w:rsidRPr="005D2583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D2583">
              <w:rPr>
                <w:i w:val="0"/>
                <w:iCs w:val="0"/>
                <w:sz w:val="18"/>
              </w:rPr>
              <w:t xml:space="preserve">Zeitungszusteller im Rahmen einer geringfügigen </w:t>
            </w:r>
            <w:r>
              <w:rPr>
                <w:i w:val="0"/>
                <w:iCs w:val="0"/>
                <w:sz w:val="18"/>
              </w:rPr>
              <w:t>Beschäftigung</w:t>
            </w:r>
          </w:p>
        </w:tc>
        <w:tc>
          <w:tcPr>
            <w:tcW w:w="3543" w:type="dxa"/>
            <w:gridSpan w:val="8"/>
          </w:tcPr>
          <w:p w14:paraId="59E67B8D" w14:textId="711CCF8F" w:rsidR="00B412E0" w:rsidRPr="008C429A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12/2018 – 02/2019</w:t>
            </w:r>
          </w:p>
        </w:tc>
      </w:tr>
      <w:tr w:rsidR="00B412E0" w:rsidRPr="00D5280E" w14:paraId="76B55717" w14:textId="77777777" w:rsidTr="00C93669">
        <w:tc>
          <w:tcPr>
            <w:tcW w:w="10206" w:type="dxa"/>
            <w:gridSpan w:val="14"/>
          </w:tcPr>
          <w:p w14:paraId="5E301C2A" w14:textId="1073FE3C" w:rsidR="00B412E0" w:rsidRPr="00E95436" w:rsidRDefault="00B412E0" w:rsidP="009C7AA2">
            <w:pPr>
              <w:pStyle w:val="Bullets"/>
              <w:rPr>
                <w:sz w:val="18"/>
                <w:lang w:val="de-AT"/>
              </w:rPr>
            </w:pPr>
            <w:r w:rsidRPr="00896791">
              <w:rPr>
                <w:sz w:val="18"/>
                <w:lang w:val="de-AT"/>
              </w:rPr>
              <w:t xml:space="preserve">Wöchentliche Verteilung des Amtlichen Mitteilungsblattes </w:t>
            </w:r>
            <w:r w:rsidR="00E95436">
              <w:rPr>
                <w:sz w:val="18"/>
                <w:lang w:val="de-AT"/>
              </w:rPr>
              <w:t>und s</w:t>
            </w:r>
            <w:r w:rsidRPr="00E95436">
              <w:rPr>
                <w:sz w:val="18"/>
                <w:lang w:val="de-AT"/>
              </w:rPr>
              <w:t>elbstständige Organisation beim Verteilen des Gemeindeblattes</w:t>
            </w:r>
          </w:p>
        </w:tc>
      </w:tr>
      <w:tr w:rsidR="00B412E0" w:rsidRPr="009D7C49" w14:paraId="414B4085" w14:textId="77777777" w:rsidTr="00C93669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24F70CA2" w:rsidR="00B412E0" w:rsidRPr="009D7C49" w:rsidRDefault="00B412E0" w:rsidP="009C7AA2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B412E0" w:rsidRPr="009D7C49" w14:paraId="4AF19DD1" w14:textId="77777777" w:rsidTr="00C93669">
        <w:trPr>
          <w:trHeight w:val="346"/>
        </w:trPr>
        <w:tc>
          <w:tcPr>
            <w:tcW w:w="6521" w:type="dxa"/>
            <w:gridSpan w:val="5"/>
            <w:vAlign w:val="bottom"/>
          </w:tcPr>
          <w:p w14:paraId="7756FD9A" w14:textId="17F7D425" w:rsidR="00B412E0" w:rsidRPr="007D5BE9" w:rsidRDefault="00B412E0" w:rsidP="009C7AA2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FDP Stadtverband Rastatt </w:t>
            </w:r>
          </w:p>
        </w:tc>
        <w:tc>
          <w:tcPr>
            <w:tcW w:w="3685" w:type="dxa"/>
            <w:gridSpan w:val="9"/>
            <w:vAlign w:val="bottom"/>
          </w:tcPr>
          <w:p w14:paraId="30626CB8" w14:textId="1010E6CC" w:rsidR="00B412E0" w:rsidRPr="000B6548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Rastatt</w:t>
            </w:r>
          </w:p>
        </w:tc>
      </w:tr>
      <w:tr w:rsidR="00B412E0" w:rsidRPr="006546FD" w14:paraId="56372BDE" w14:textId="77777777" w:rsidTr="00C93669">
        <w:trPr>
          <w:trHeight w:val="20"/>
        </w:trPr>
        <w:tc>
          <w:tcPr>
            <w:tcW w:w="7938" w:type="dxa"/>
            <w:gridSpan w:val="11"/>
          </w:tcPr>
          <w:p w14:paraId="3C87D247" w14:textId="3A789724" w:rsidR="00B412E0" w:rsidRPr="00F64FA7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Aktives Mitglied in der Freien Demokratischen Partei </w:t>
            </w:r>
          </w:p>
        </w:tc>
        <w:tc>
          <w:tcPr>
            <w:tcW w:w="2268" w:type="dxa"/>
            <w:gridSpan w:val="3"/>
          </w:tcPr>
          <w:p w14:paraId="288A2195" w14:textId="2B084EB0" w:rsidR="00B412E0" w:rsidRPr="00F64FA7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09/2021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412E0" w:rsidRPr="006546FD" w14:paraId="7ECB507F" w14:textId="77777777" w:rsidTr="00C93669">
        <w:trPr>
          <w:trHeight w:val="20"/>
        </w:trPr>
        <w:tc>
          <w:tcPr>
            <w:tcW w:w="10206" w:type="dxa"/>
            <w:gridSpan w:val="14"/>
          </w:tcPr>
          <w:p w14:paraId="1A6A237B" w14:textId="76034306" w:rsidR="00B412E0" w:rsidRPr="004067B8" w:rsidDel="0018560B" w:rsidRDefault="00B412E0" w:rsidP="009C7AA2">
            <w:pPr>
              <w:pStyle w:val="Beschreibung"/>
              <w:numPr>
                <w:ilvl w:val="0"/>
                <w:numId w:val="24"/>
              </w:numPr>
              <w:rPr>
                <w:del w:id="17" w:author="David Döbele" w:date="2024-08-03T12:21:00Z" w16du:dateUtc="2024-08-03T10:21:00Z"/>
                <w:i/>
                <w:iCs/>
                <w:sz w:val="18"/>
                <w:lang w:val="de-AT"/>
              </w:rPr>
            </w:pPr>
            <w:del w:id="18" w:author="David Döbele" w:date="2024-08-03T12:21:00Z" w16du:dateUtc="2024-08-03T10:21:00Z">
              <w:r w:rsidRPr="00896791" w:rsidDel="0018560B">
                <w:rPr>
                  <w:i/>
                  <w:sz w:val="18"/>
                  <w:lang w:val="de-AT"/>
                </w:rPr>
                <w:delText>Unterstützung der parteilichen Werte und Normen im Stadtverband</w:delText>
              </w:r>
              <w:r w:rsidDel="0018560B">
                <w:rPr>
                  <w:i/>
                  <w:sz w:val="18"/>
                  <w:lang w:val="de-AT"/>
                </w:rPr>
                <w:delText xml:space="preserve"> </w:delText>
              </w:r>
            </w:del>
          </w:p>
          <w:tbl>
            <w:tblPr>
              <w:tblStyle w:val="Tabellenraster"/>
              <w:tblW w:w="102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1417"/>
              <w:gridCol w:w="2832"/>
            </w:tblGrid>
            <w:tr w:rsidR="00B412E0" w:rsidRPr="000B6548" w:rsidDel="0018560B" w14:paraId="74A989B8" w14:textId="440D2AB4" w:rsidTr="00C93669">
              <w:trPr>
                <w:trHeight w:val="346"/>
                <w:del w:id="19" w:author="David Döbele" w:date="2024-08-03T12:19:00Z" w16du:dateUtc="2024-08-03T10:19:00Z"/>
              </w:trPr>
              <w:tc>
                <w:tcPr>
                  <w:tcW w:w="5954" w:type="dxa"/>
                  <w:vAlign w:val="bottom"/>
                </w:tcPr>
                <w:p w14:paraId="3EB05593" w14:textId="52EEDF2B" w:rsidR="00B412E0" w:rsidRPr="007D5BE9" w:rsidDel="0018560B" w:rsidRDefault="00B412E0" w:rsidP="009C7AA2">
                  <w:pPr>
                    <w:pStyle w:val="Bullets"/>
                    <w:numPr>
                      <w:ilvl w:val="0"/>
                      <w:numId w:val="0"/>
                    </w:numPr>
                    <w:rPr>
                      <w:del w:id="20" w:author="David Döbele" w:date="2024-08-03T12:19:00Z" w16du:dateUtc="2024-08-03T10:19:00Z"/>
                      <w:rFonts w:ascii="ArialMT" w:hAnsi="ArialMT"/>
                      <w:smallCaps/>
                      <w:sz w:val="16"/>
                    </w:rPr>
                  </w:pPr>
                  <w:del w:id="21" w:author="David Döbele" w:date="2024-08-03T12:19:00Z" w16du:dateUtc="2024-08-03T10:19:00Z">
                    <w:r w:rsidDel="0018560B">
                      <w:rPr>
                        <w:b/>
                        <w:i w:val="0"/>
                        <w:iCs w:val="0"/>
                        <w:smallCaps/>
                        <w:sz w:val="23"/>
                        <w:szCs w:val="23"/>
                      </w:rPr>
                      <w:delText>Schüler mit Verantwortung</w:delText>
                    </w:r>
                  </w:del>
                </w:p>
              </w:tc>
              <w:tc>
                <w:tcPr>
                  <w:tcW w:w="4249" w:type="dxa"/>
                  <w:gridSpan w:val="2"/>
                  <w:vAlign w:val="bottom"/>
                </w:tcPr>
                <w:p w14:paraId="0DCFB6EE" w14:textId="29FF592F" w:rsidR="00B412E0" w:rsidRPr="000B6548" w:rsidDel="0018560B" w:rsidRDefault="00B412E0" w:rsidP="009C7AA2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del w:id="22" w:author="David Döbele" w:date="2024-08-03T12:19:00Z" w16du:dateUtc="2024-08-03T10:19:00Z"/>
                      <w:smallCaps/>
                      <w:sz w:val="23"/>
                      <w:szCs w:val="23"/>
                    </w:rPr>
                  </w:pPr>
                  <w:del w:id="23" w:author="David Döbele" w:date="2024-08-03T12:19:00Z" w16du:dateUtc="2024-08-03T10:19:00Z">
                    <w:r w:rsidDel="0018560B">
                      <w:rPr>
                        <w:smallCaps/>
                        <w:sz w:val="23"/>
                        <w:szCs w:val="23"/>
                      </w:rPr>
                      <w:delText>Rastatt</w:delText>
                    </w:r>
                  </w:del>
                </w:p>
              </w:tc>
            </w:tr>
            <w:tr w:rsidR="00B412E0" w:rsidRPr="00F64FA7" w:rsidDel="0018560B" w14:paraId="4BFF8C56" w14:textId="09E967A2" w:rsidTr="00C93669">
              <w:trPr>
                <w:trHeight w:val="20"/>
                <w:del w:id="24" w:author="David Döbele" w:date="2024-08-03T12:19:00Z" w16du:dateUtc="2024-08-03T10:19:00Z"/>
              </w:trPr>
              <w:tc>
                <w:tcPr>
                  <w:tcW w:w="7371" w:type="dxa"/>
                  <w:gridSpan w:val="2"/>
                </w:tcPr>
                <w:p w14:paraId="27156011" w14:textId="5DB8CFCB" w:rsidR="00B412E0" w:rsidRPr="00F64FA7" w:rsidDel="0018560B" w:rsidRDefault="00B412E0" w:rsidP="009C7AA2">
                  <w:pPr>
                    <w:pStyle w:val="Bullets"/>
                    <w:numPr>
                      <w:ilvl w:val="0"/>
                      <w:numId w:val="0"/>
                    </w:numPr>
                    <w:rPr>
                      <w:del w:id="25" w:author="David Döbele" w:date="2024-08-03T12:19:00Z" w16du:dateUtc="2024-08-03T10:19:00Z"/>
                      <w:i w:val="0"/>
                      <w:iCs w:val="0"/>
                      <w:sz w:val="18"/>
                      <w:lang w:val="de-AT"/>
                    </w:rPr>
                  </w:pPr>
                  <w:del w:id="26" w:author="David Döbele" w:date="2024-08-03T12:19:00Z" w16du:dateUtc="2024-08-03T10:19:00Z">
                    <w:r w:rsidDel="0018560B">
                      <w:rPr>
                        <w:i w:val="0"/>
                        <w:iCs w:val="0"/>
                        <w:sz w:val="18"/>
                        <w:lang w:val="de-AT"/>
                      </w:rPr>
                      <w:delText xml:space="preserve">Mitglied </w:delText>
                    </w:r>
                  </w:del>
                </w:p>
              </w:tc>
              <w:tc>
                <w:tcPr>
                  <w:tcW w:w="2832" w:type="dxa"/>
                </w:tcPr>
                <w:p w14:paraId="7A132857" w14:textId="6D770435" w:rsidR="00B412E0" w:rsidRPr="00F64FA7" w:rsidDel="0018560B" w:rsidRDefault="00B412E0" w:rsidP="009C7AA2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del w:id="27" w:author="David Döbele" w:date="2024-08-03T12:19:00Z" w16du:dateUtc="2024-08-03T10:19:00Z"/>
                      <w:i w:val="0"/>
                      <w:iCs w:val="0"/>
                      <w:sz w:val="18"/>
                      <w:lang w:val="en-US"/>
                    </w:rPr>
                  </w:pPr>
                  <w:del w:id="28" w:author="David Döbele" w:date="2024-08-03T12:19:00Z" w16du:dateUtc="2024-08-03T10:19:00Z">
                    <w:r w:rsidDel="0018560B">
                      <w:rPr>
                        <w:i w:val="0"/>
                        <w:iCs w:val="0"/>
                        <w:sz w:val="18"/>
                        <w:lang w:val="en-US"/>
                      </w:rPr>
                      <w:delText>09/2018</w:delText>
                    </w:r>
                    <w:r w:rsidRPr="00F64FA7" w:rsidDel="0018560B">
                      <w:rPr>
                        <w:i w:val="0"/>
                        <w:iCs w:val="0"/>
                        <w:sz w:val="18"/>
                        <w:lang w:val="en-US"/>
                      </w:rPr>
                      <w:delText xml:space="preserve"> –</w:delText>
                    </w:r>
                    <w:r w:rsidDel="0018560B">
                      <w:rPr>
                        <w:i w:val="0"/>
                        <w:iCs w:val="0"/>
                        <w:sz w:val="18"/>
                        <w:lang w:val="en-US"/>
                      </w:rPr>
                      <w:delText xml:space="preserve"> 07/2020</w:delText>
                    </w:r>
                    <w:r w:rsidRPr="00F64FA7" w:rsidDel="0018560B">
                      <w:rPr>
                        <w:i w:val="0"/>
                        <w:iCs w:val="0"/>
                        <w:sz w:val="18"/>
                        <w:lang w:val="en-US"/>
                      </w:rPr>
                      <w:delText xml:space="preserve"> </w:delText>
                    </w:r>
                  </w:del>
                </w:p>
              </w:tc>
            </w:tr>
            <w:tr w:rsidR="00B412E0" w:rsidRPr="00CE28CC" w14:paraId="497BC19F" w14:textId="77777777" w:rsidTr="00C93669">
              <w:trPr>
                <w:trHeight w:val="193"/>
              </w:trPr>
              <w:tc>
                <w:tcPr>
                  <w:tcW w:w="10203" w:type="dxa"/>
                  <w:gridSpan w:val="3"/>
                </w:tcPr>
                <w:p w14:paraId="1858CA23" w14:textId="77777777" w:rsidR="0018560B" w:rsidRPr="004067B8" w:rsidRDefault="0018560B" w:rsidP="0018560B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ins w:id="29" w:author="David Döbele" w:date="2024-08-03T12:21:00Z" w16du:dateUtc="2024-08-03T10:21:00Z"/>
                      <w:i/>
                      <w:iCs/>
                      <w:sz w:val="18"/>
                      <w:lang w:val="de-AT"/>
                    </w:rPr>
                  </w:pPr>
                  <w:ins w:id="30" w:author="David Döbele" w:date="2024-08-03T12:21:00Z" w16du:dateUtc="2024-08-03T10:21:00Z">
                    <w:r w:rsidRPr="00896791">
                      <w:rPr>
                        <w:i/>
                        <w:sz w:val="18"/>
                        <w:lang w:val="de-AT"/>
                      </w:rPr>
                      <w:t>Unterstützung der parteilichen Werte und Normen im Stadtverband</w:t>
                    </w:r>
                    <w:r>
                      <w:rPr>
                        <w:i/>
                        <w:sz w:val="18"/>
                        <w:lang w:val="de-AT"/>
                      </w:rPr>
                      <w:t xml:space="preserve"> </w:t>
                    </w:r>
                  </w:ins>
                </w:p>
                <w:p w14:paraId="25B7AD77" w14:textId="592DB34E" w:rsidR="00B412E0" w:rsidRPr="002F2915" w:rsidDel="0018560B" w:rsidRDefault="00B412E0" w:rsidP="009C7AA2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del w:id="31" w:author="David Döbele" w:date="2024-08-03T12:21:00Z" w16du:dateUtc="2024-08-03T10:21:00Z"/>
                      <w:i/>
                      <w:iCs/>
                      <w:sz w:val="18"/>
                      <w:lang w:val="de-AT"/>
                    </w:rPr>
                  </w:pPr>
                  <w:del w:id="32" w:author="David Döbele" w:date="2024-08-03T12:21:00Z" w16du:dateUtc="2024-08-03T10:21:00Z">
                    <w:r w:rsidDel="0018560B">
                      <w:rPr>
                        <w:i/>
                        <w:sz w:val="18"/>
                        <w:lang w:val="de-AT"/>
                      </w:rPr>
                      <w:delText>Betreuer und persönlicher Ansprechpartner in zwei Schuljahren</w:delText>
                    </w:r>
                  </w:del>
                </w:p>
                <w:p w14:paraId="55D725C2" w14:textId="482396B0" w:rsidR="00B412E0" w:rsidRPr="00A922BB" w:rsidDel="0018560B" w:rsidRDefault="00B412E0" w:rsidP="009C7AA2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del w:id="33" w:author="David Döbele" w:date="2024-08-03T12:21:00Z" w16du:dateUtc="2024-08-03T10:21:00Z"/>
                      <w:i/>
                      <w:iCs/>
                      <w:sz w:val="18"/>
                      <w:lang w:val="de-AT"/>
                    </w:rPr>
                  </w:pPr>
                  <w:del w:id="34" w:author="David Döbele" w:date="2024-08-03T12:21:00Z" w16du:dateUtc="2024-08-03T10:21:00Z">
                    <w:r w:rsidDel="0018560B">
                      <w:rPr>
                        <w:i/>
                        <w:sz w:val="18"/>
                        <w:lang w:val="de-AT"/>
                      </w:rPr>
                      <w:delText>Organisation und Vorbereitung von Events für Fünftklässler</w:delText>
                    </w:r>
                    <w:r w:rsidR="00A922BB" w:rsidDel="0018560B">
                      <w:rPr>
                        <w:i/>
                        <w:sz w:val="18"/>
                        <w:lang w:val="de-AT"/>
                      </w:rPr>
                      <w:delText xml:space="preserve">, </w:delText>
                    </w:r>
                    <w:r w:rsidRPr="00A922BB" w:rsidDel="0018560B">
                      <w:rPr>
                        <w:i/>
                        <w:sz w:val="18"/>
                        <w:lang w:val="de-AT"/>
                      </w:rPr>
                      <w:delText xml:space="preserve">Mitgestaltung und Ideenvorstellungen an Elternabenden </w:delText>
                    </w:r>
                  </w:del>
                </w:p>
                <w:tbl>
                  <w:tblPr>
                    <w:tblStyle w:val="Tabellenrast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54"/>
                    <w:gridCol w:w="1417"/>
                    <w:gridCol w:w="2832"/>
                  </w:tblGrid>
                  <w:tr w:rsidR="00B412E0" w:rsidRPr="000B6548" w14:paraId="32B045AF" w14:textId="77777777" w:rsidTr="00C93669">
                    <w:trPr>
                      <w:trHeight w:val="346"/>
                    </w:trPr>
                    <w:tc>
                      <w:tcPr>
                        <w:tcW w:w="5954" w:type="dxa"/>
                        <w:vAlign w:val="bottom"/>
                      </w:tcPr>
                      <w:p w14:paraId="1A5B8BDA" w14:textId="66E11ABE" w:rsidR="00B412E0" w:rsidRPr="007D5BE9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ArialMT" w:hAnsi="ArialMT"/>
                            <w:smallCaps/>
                            <w:sz w:val="16"/>
                          </w:rPr>
                        </w:pPr>
                        <w:r>
                          <w:rPr>
                            <w:b/>
                            <w:i w:val="0"/>
                            <w:iCs w:val="0"/>
                            <w:smallCaps/>
                            <w:sz w:val="23"/>
                            <w:szCs w:val="23"/>
                          </w:rPr>
                          <w:t xml:space="preserve">Rossi-Haus  </w:t>
                        </w:r>
                      </w:p>
                    </w:tc>
                    <w:tc>
                      <w:tcPr>
                        <w:tcW w:w="4249" w:type="dxa"/>
                        <w:gridSpan w:val="2"/>
                        <w:vAlign w:val="bottom"/>
                      </w:tcPr>
                      <w:p w14:paraId="4510DB0C" w14:textId="77777777" w:rsidR="00B412E0" w:rsidRPr="000B6548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smallCaps/>
                            <w:sz w:val="23"/>
                            <w:szCs w:val="23"/>
                          </w:rPr>
                        </w:pPr>
                        <w:r>
                          <w:rPr>
                            <w:smallCaps/>
                            <w:sz w:val="23"/>
                            <w:szCs w:val="23"/>
                          </w:rPr>
                          <w:t>Rastatt</w:t>
                        </w:r>
                      </w:p>
                    </w:tc>
                  </w:tr>
                  <w:tr w:rsidR="00B412E0" w:rsidRPr="00F64FA7" w14:paraId="0FCC0A35" w14:textId="77777777" w:rsidTr="00C93669">
                    <w:trPr>
                      <w:trHeight w:val="20"/>
                    </w:trPr>
                    <w:tc>
                      <w:tcPr>
                        <w:tcW w:w="7371" w:type="dxa"/>
                        <w:gridSpan w:val="2"/>
                      </w:tcPr>
                      <w:p w14:paraId="2F6E1AC0" w14:textId="7C7C4028" w:rsidR="00B412E0" w:rsidRPr="00F64FA7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</w:pPr>
                        <w:r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 xml:space="preserve">Ehrenamtlicher Helfer bei städtischer Seniorenarbeit </w:t>
                        </w:r>
                      </w:p>
                    </w:tc>
                    <w:tc>
                      <w:tcPr>
                        <w:tcW w:w="2832" w:type="dxa"/>
                      </w:tcPr>
                      <w:p w14:paraId="2E04F8DD" w14:textId="2B3410CD" w:rsidR="00B412E0" w:rsidRPr="00F64FA7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</w:pPr>
                        <w:r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>09/2017</w:t>
                        </w:r>
                        <w:r w:rsidRPr="00F64FA7"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 –</w:t>
                        </w:r>
                        <w:r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 07/2018</w:t>
                        </w:r>
                        <w:r w:rsidRPr="00F64FA7"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 </w:t>
                        </w:r>
                      </w:p>
                    </w:tc>
                  </w:tr>
                  <w:tr w:rsidR="00B412E0" w:rsidRPr="00896791" w14:paraId="28C7E2AD" w14:textId="77777777" w:rsidTr="00C93669">
                    <w:trPr>
                      <w:trHeight w:val="193"/>
                    </w:trPr>
                    <w:tc>
                      <w:tcPr>
                        <w:tcW w:w="10203" w:type="dxa"/>
                        <w:gridSpan w:val="3"/>
                      </w:tcPr>
                      <w:p w14:paraId="21B05784" w14:textId="30BC6EB6" w:rsidR="00B412E0" w:rsidRPr="002F2915" w:rsidRDefault="00B412E0" w:rsidP="009C7AA2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>
                          <w:rPr>
                            <w:i/>
                            <w:sz w:val="18"/>
                            <w:lang w:val="de-AT"/>
                          </w:rPr>
                          <w:t>Vorbereitung und Durchführung der Veranstaltungen (viermal im Schuljahr)</w:t>
                        </w:r>
                      </w:p>
                      <w:p w14:paraId="5795CC35" w14:textId="3B2D1AB6" w:rsidR="00B412E0" w:rsidRPr="00E95436" w:rsidRDefault="00B412E0" w:rsidP="009C7AA2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>
                          <w:rPr>
                            <w:i/>
                            <w:sz w:val="18"/>
                            <w:lang w:val="de-AT"/>
                          </w:rPr>
                          <w:t>Auf- und Abbau von Tischen und Stühlen</w:t>
                        </w:r>
                        <w:r w:rsidR="00E95436">
                          <w:rPr>
                            <w:i/>
                            <w:sz w:val="18"/>
                            <w:lang w:val="de-AT"/>
                          </w:rPr>
                          <w:t xml:space="preserve"> sowie </w:t>
                        </w:r>
                        <w:r w:rsidRPr="00E95436">
                          <w:rPr>
                            <w:i/>
                            <w:sz w:val="18"/>
                            <w:lang w:val="de-AT"/>
                          </w:rPr>
                          <w:t xml:space="preserve">Bewirtung der Gäste </w:t>
                        </w:r>
                      </w:p>
                    </w:tc>
                  </w:tr>
                </w:tbl>
                <w:p w14:paraId="12866921" w14:textId="3400E010" w:rsidR="00B412E0" w:rsidRPr="00896791" w:rsidRDefault="00B412E0" w:rsidP="009C7AA2">
                  <w:pPr>
                    <w:pStyle w:val="Beschreibung"/>
                    <w:rPr>
                      <w:i/>
                      <w:iCs/>
                      <w:sz w:val="18"/>
                      <w:lang w:val="de-AT"/>
                    </w:rPr>
                  </w:pPr>
                </w:p>
              </w:tc>
            </w:tr>
          </w:tbl>
          <w:p w14:paraId="2CC438FF" w14:textId="5E81C818" w:rsidR="00B412E0" w:rsidRPr="00CE28CC" w:rsidRDefault="00B412E0" w:rsidP="009C7AA2">
            <w:pPr>
              <w:pStyle w:val="Beschreibung"/>
              <w:rPr>
                <w:i/>
                <w:iCs/>
                <w:sz w:val="18"/>
                <w:lang w:val="de-AT"/>
              </w:rPr>
            </w:pPr>
          </w:p>
        </w:tc>
      </w:tr>
      <w:tr w:rsidR="00B412E0" w:rsidRPr="009D7C49" w14:paraId="482569A2" w14:textId="77777777" w:rsidTr="00C93669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78D7F049" w:rsidR="00B412E0" w:rsidRPr="009D7C49" w:rsidRDefault="00B412E0" w:rsidP="009C7AA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412E0" w:rsidRPr="00D5280E" w14:paraId="2B257790" w14:textId="77777777" w:rsidTr="00C93669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56F73C25" w:rsidR="00B412E0" w:rsidRPr="009D7C49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654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5E7C5247" w:rsidR="00B412E0" w:rsidRPr="00D5280E" w:rsidRDefault="00B412E0" w:rsidP="009C7AA2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B412E0" w:rsidRPr="00764FFB" w14:paraId="45706C3F" w14:textId="77777777" w:rsidTr="0078185D">
        <w:trPr>
          <w:trHeight w:val="283"/>
        </w:trPr>
        <w:tc>
          <w:tcPr>
            <w:tcW w:w="2552" w:type="dxa"/>
            <w:vAlign w:val="bottom"/>
          </w:tcPr>
          <w:p w14:paraId="57688BDA" w14:textId="350496FE" w:rsidR="00B412E0" w:rsidRPr="009D7C49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654" w:type="dxa"/>
            <w:gridSpan w:val="13"/>
            <w:vAlign w:val="bottom"/>
          </w:tcPr>
          <w:p w14:paraId="60CA2168" w14:textId="03AB22B2" w:rsidR="00B412E0" w:rsidRPr="00665BF3" w:rsidRDefault="00B412E0" w:rsidP="009C7AA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Arduino </w:t>
            </w:r>
            <w:r w:rsidRPr="0089679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  <w:r w:rsidRPr="00C9366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coding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Grundwissen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B412E0" w:rsidRPr="00BA215A" w14:paraId="70CB01B0" w14:textId="77777777" w:rsidTr="0078185D">
        <w:trPr>
          <w:trHeight w:val="283"/>
        </w:trPr>
        <w:tc>
          <w:tcPr>
            <w:tcW w:w="2552" w:type="dxa"/>
            <w:vAlign w:val="bottom"/>
          </w:tcPr>
          <w:p w14:paraId="04F58216" w14:textId="6D413C27" w:rsidR="00B412E0" w:rsidRPr="009D7C49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654" w:type="dxa"/>
            <w:gridSpan w:val="13"/>
            <w:vAlign w:val="bottom"/>
          </w:tcPr>
          <w:p w14:paraId="598C2742" w14:textId="379AF0F4" w:rsidR="00B412E0" w:rsidRPr="0074111D" w:rsidRDefault="00B412E0" w:rsidP="009C7AA2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Investieren und Finanzen, Weltwirtschaft, Kraftsport, </w:t>
            </w:r>
            <w:r>
              <w:rPr>
                <w:rFonts w:ascii="Georgia" w:hAnsi="Georgia" w:cs="Georgia"/>
                <w:color w:val="000000"/>
                <w:sz w:val="18"/>
              </w:rPr>
              <w:t>Schach</w:t>
            </w:r>
          </w:p>
        </w:tc>
      </w:tr>
      <w:tr w:rsidR="00B412E0" w:rsidRPr="00BA215A" w14:paraId="071AB173" w14:textId="77777777" w:rsidTr="00845007">
        <w:trPr>
          <w:trHeight w:val="680"/>
        </w:trPr>
        <w:tc>
          <w:tcPr>
            <w:tcW w:w="4253" w:type="dxa"/>
            <w:gridSpan w:val="2"/>
            <w:vAlign w:val="bottom"/>
          </w:tcPr>
          <w:p w14:paraId="25A0F643" w14:textId="77777777" w:rsidR="00B412E0" w:rsidRDefault="00B412E0" w:rsidP="009C7AA2">
            <w:pPr>
              <w:rPr>
                <w:rFonts w:ascii="Georgia" w:hAnsi="Georgia"/>
                <w:sz w:val="18"/>
              </w:rPr>
            </w:pPr>
          </w:p>
          <w:p w14:paraId="2B141DD7" w14:textId="035B533F" w:rsidR="00B412E0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1953F39" wp14:editId="40BA74E9">
                  <wp:extent cx="445476" cy="154228"/>
                  <wp:effectExtent l="0" t="0" r="0" b="0"/>
                  <wp:docPr id="1" name="Bild 2" descr="C:\Users\motzk\AppData\Local\Temp\msohtmlclip1\02\clip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otzk\AppData\Local\Temp\msohtmlclip1\02\clip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060" cy="164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B03AC" w14:textId="27D69F8B" w:rsidR="00B412E0" w:rsidRDefault="0078185D" w:rsidP="009C7AA2">
            <w:pPr>
              <w:rPr>
                <w:rFonts w:ascii="Georgia" w:hAnsi="Georgia"/>
                <w:sz w:val="18"/>
              </w:rPr>
            </w:pPr>
            <w:r w:rsidRPr="00432D05">
              <w:rPr>
                <w:rFonts w:ascii="Georgia" w:hAnsi="Georgia"/>
                <w:color w:val="000000" w:themeColor="text1"/>
                <w:sz w:val="18"/>
              </w:rPr>
              <w:t>Rödelheim</w:t>
            </w:r>
            <w:r w:rsidR="00B412E0" w:rsidRPr="00432D05">
              <w:rPr>
                <w:rFonts w:ascii="Georgia" w:hAnsi="Georgia"/>
                <w:color w:val="000000" w:themeColor="text1"/>
                <w:sz w:val="18"/>
              </w:rPr>
              <w:t xml:space="preserve">, </w:t>
            </w:r>
            <w:r w:rsidR="00DA06AD" w:rsidRPr="00432D05">
              <w:rPr>
                <w:rFonts w:ascii="Georgia" w:hAnsi="Georgia"/>
                <w:color w:val="000000" w:themeColor="text1"/>
                <w:sz w:val="18"/>
              </w:rPr>
              <w:t>20</w:t>
            </w:r>
            <w:r w:rsidR="00B412E0" w:rsidRPr="00432D05">
              <w:rPr>
                <w:rFonts w:ascii="Georgia" w:hAnsi="Georgia"/>
                <w:color w:val="000000" w:themeColor="text1"/>
                <w:sz w:val="18"/>
              </w:rPr>
              <w:t>.1</w:t>
            </w:r>
            <w:r w:rsidR="00797D15" w:rsidRPr="00432D05">
              <w:rPr>
                <w:rFonts w:ascii="Georgia" w:hAnsi="Georgia"/>
                <w:color w:val="000000" w:themeColor="text1"/>
                <w:sz w:val="18"/>
              </w:rPr>
              <w:t>1</w:t>
            </w:r>
            <w:r w:rsidR="00B412E0" w:rsidRPr="00432D05">
              <w:rPr>
                <w:rFonts w:ascii="Georgia" w:hAnsi="Georgia"/>
                <w:color w:val="000000" w:themeColor="text1"/>
                <w:sz w:val="18"/>
              </w:rPr>
              <w:t>.2023</w:t>
            </w:r>
          </w:p>
        </w:tc>
        <w:tc>
          <w:tcPr>
            <w:tcW w:w="5953" w:type="dxa"/>
            <w:gridSpan w:val="12"/>
            <w:vAlign w:val="bottom"/>
          </w:tcPr>
          <w:p w14:paraId="6478BDEA" w14:textId="77777777" w:rsidR="00B412E0" w:rsidRPr="00C768ED" w:rsidRDefault="00B412E0" w:rsidP="009C7AA2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25049E76" w14:textId="5F6A2511" w:rsidR="00723643" w:rsidRPr="0074111D" w:rsidRDefault="00723643" w:rsidP="00BB2216">
      <w:pPr>
        <w:rPr>
          <w:sz w:val="18"/>
        </w:rPr>
      </w:pPr>
    </w:p>
    <w:sectPr w:rsidR="00723643" w:rsidRPr="0074111D" w:rsidSect="008354C5">
      <w:footerReference w:type="even" r:id="rId10"/>
      <w:pgSz w:w="11906" w:h="16838"/>
      <w:pgMar w:top="680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172347" w14:textId="77777777" w:rsidR="005F196C" w:rsidRDefault="005F196C" w:rsidP="00BE053D">
      <w:pPr>
        <w:spacing w:after="0" w:line="240" w:lineRule="auto"/>
      </w:pPr>
      <w:r>
        <w:separator/>
      </w:r>
    </w:p>
  </w:endnote>
  <w:endnote w:type="continuationSeparator" w:id="0">
    <w:p w14:paraId="3FAA631F" w14:textId="77777777" w:rsidR="005F196C" w:rsidRDefault="005F196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8D6293" w14:textId="77777777" w:rsidR="005F196C" w:rsidRDefault="005F196C" w:rsidP="00BE053D">
      <w:pPr>
        <w:spacing w:after="0" w:line="240" w:lineRule="auto"/>
      </w:pPr>
      <w:r>
        <w:separator/>
      </w:r>
    </w:p>
  </w:footnote>
  <w:footnote w:type="continuationSeparator" w:id="0">
    <w:p w14:paraId="190782B8" w14:textId="77777777" w:rsidR="005F196C" w:rsidRDefault="005F196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FA7329"/>
    <w:multiLevelType w:val="hybridMultilevel"/>
    <w:tmpl w:val="E4902F70"/>
    <w:lvl w:ilvl="0" w:tplc="192065D4">
      <w:start w:val="2"/>
      <w:numFmt w:val="bullet"/>
      <w:lvlText w:val="-"/>
      <w:lvlJc w:val="left"/>
      <w:pPr>
        <w:ind w:left="108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520EBE"/>
    <w:multiLevelType w:val="hybridMultilevel"/>
    <w:tmpl w:val="5EE6FD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D0434D"/>
    <w:multiLevelType w:val="hybridMultilevel"/>
    <w:tmpl w:val="5EDA610A"/>
    <w:lvl w:ilvl="0" w:tplc="B5D682A4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645FF"/>
    <w:multiLevelType w:val="hybridMultilevel"/>
    <w:tmpl w:val="32241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D5129914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201E59"/>
    <w:multiLevelType w:val="hybridMultilevel"/>
    <w:tmpl w:val="C5F49D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077380"/>
    <w:multiLevelType w:val="hybridMultilevel"/>
    <w:tmpl w:val="C138FCEC"/>
    <w:lvl w:ilvl="0" w:tplc="2EB43A6C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5777802">
    <w:abstractNumId w:val="18"/>
  </w:num>
  <w:num w:numId="2" w16cid:durableId="1746301535">
    <w:abstractNumId w:val="21"/>
  </w:num>
  <w:num w:numId="3" w16cid:durableId="1827866592">
    <w:abstractNumId w:val="23"/>
  </w:num>
  <w:num w:numId="4" w16cid:durableId="966937970">
    <w:abstractNumId w:val="0"/>
  </w:num>
  <w:num w:numId="5" w16cid:durableId="665284560">
    <w:abstractNumId w:val="1"/>
  </w:num>
  <w:num w:numId="6" w16cid:durableId="1582567151">
    <w:abstractNumId w:val="2"/>
  </w:num>
  <w:num w:numId="7" w16cid:durableId="1735354401">
    <w:abstractNumId w:val="17"/>
  </w:num>
  <w:num w:numId="8" w16cid:durableId="231046892">
    <w:abstractNumId w:val="27"/>
  </w:num>
  <w:num w:numId="9" w16cid:durableId="899948707">
    <w:abstractNumId w:val="16"/>
  </w:num>
  <w:num w:numId="10" w16cid:durableId="1947685982">
    <w:abstractNumId w:val="29"/>
  </w:num>
  <w:num w:numId="11" w16cid:durableId="1008098802">
    <w:abstractNumId w:val="7"/>
  </w:num>
  <w:num w:numId="12" w16cid:durableId="1396126145">
    <w:abstractNumId w:val="8"/>
  </w:num>
  <w:num w:numId="13" w16cid:durableId="234362415">
    <w:abstractNumId w:val="10"/>
  </w:num>
  <w:num w:numId="14" w16cid:durableId="390614978">
    <w:abstractNumId w:val="12"/>
  </w:num>
  <w:num w:numId="15" w16cid:durableId="553853082">
    <w:abstractNumId w:val="25"/>
  </w:num>
  <w:num w:numId="16" w16cid:durableId="1544290504">
    <w:abstractNumId w:val="6"/>
  </w:num>
  <w:num w:numId="17" w16cid:durableId="844201805">
    <w:abstractNumId w:val="20"/>
  </w:num>
  <w:num w:numId="18" w16cid:durableId="817962385">
    <w:abstractNumId w:val="4"/>
  </w:num>
  <w:num w:numId="19" w16cid:durableId="332300226">
    <w:abstractNumId w:val="22"/>
  </w:num>
  <w:num w:numId="20" w16cid:durableId="1286934833">
    <w:abstractNumId w:val="13"/>
  </w:num>
  <w:num w:numId="21" w16cid:durableId="413403876">
    <w:abstractNumId w:val="14"/>
  </w:num>
  <w:num w:numId="22" w16cid:durableId="1449274455">
    <w:abstractNumId w:val="19"/>
  </w:num>
  <w:num w:numId="23" w16cid:durableId="694306034">
    <w:abstractNumId w:val="9"/>
  </w:num>
  <w:num w:numId="24" w16cid:durableId="2017460519">
    <w:abstractNumId w:val="24"/>
  </w:num>
  <w:num w:numId="25" w16cid:durableId="154224650">
    <w:abstractNumId w:val="11"/>
  </w:num>
  <w:num w:numId="26" w16cid:durableId="1485274063">
    <w:abstractNumId w:val="3"/>
  </w:num>
  <w:num w:numId="27" w16cid:durableId="1408990767">
    <w:abstractNumId w:val="28"/>
  </w:num>
  <w:num w:numId="28" w16cid:durableId="1530876126">
    <w:abstractNumId w:val="5"/>
  </w:num>
  <w:num w:numId="29" w16cid:durableId="163320408">
    <w:abstractNumId w:val="26"/>
  </w:num>
  <w:num w:numId="30" w16cid:durableId="1202984952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23583"/>
    <w:rsid w:val="00033583"/>
    <w:rsid w:val="000443BD"/>
    <w:rsid w:val="000619B5"/>
    <w:rsid w:val="00061D33"/>
    <w:rsid w:val="00064643"/>
    <w:rsid w:val="000737D0"/>
    <w:rsid w:val="00087747"/>
    <w:rsid w:val="00092A2C"/>
    <w:rsid w:val="00096274"/>
    <w:rsid w:val="000A1FDA"/>
    <w:rsid w:val="000B63E2"/>
    <w:rsid w:val="000B6548"/>
    <w:rsid w:val="000D671A"/>
    <w:rsid w:val="000E4CAE"/>
    <w:rsid w:val="00103EC5"/>
    <w:rsid w:val="00113FAE"/>
    <w:rsid w:val="00116C6E"/>
    <w:rsid w:val="00125CA6"/>
    <w:rsid w:val="00156FC9"/>
    <w:rsid w:val="00162A5A"/>
    <w:rsid w:val="00172867"/>
    <w:rsid w:val="00175B6D"/>
    <w:rsid w:val="00184472"/>
    <w:rsid w:val="0018560B"/>
    <w:rsid w:val="001901ED"/>
    <w:rsid w:val="0019483A"/>
    <w:rsid w:val="001962D5"/>
    <w:rsid w:val="001A46BF"/>
    <w:rsid w:val="001A481B"/>
    <w:rsid w:val="001B0186"/>
    <w:rsid w:val="001B076B"/>
    <w:rsid w:val="001B62CA"/>
    <w:rsid w:val="001D4DCD"/>
    <w:rsid w:val="001F4175"/>
    <w:rsid w:val="00223A4D"/>
    <w:rsid w:val="00227358"/>
    <w:rsid w:val="00232CB5"/>
    <w:rsid w:val="00234A7E"/>
    <w:rsid w:val="00237CD0"/>
    <w:rsid w:val="00241BDC"/>
    <w:rsid w:val="0024373D"/>
    <w:rsid w:val="002508C2"/>
    <w:rsid w:val="00253CC5"/>
    <w:rsid w:val="00267252"/>
    <w:rsid w:val="00267383"/>
    <w:rsid w:val="00282DB0"/>
    <w:rsid w:val="002B2091"/>
    <w:rsid w:val="002B532A"/>
    <w:rsid w:val="002C3E63"/>
    <w:rsid w:val="002C6972"/>
    <w:rsid w:val="002D2B32"/>
    <w:rsid w:val="002D4516"/>
    <w:rsid w:val="002F2915"/>
    <w:rsid w:val="002F46AD"/>
    <w:rsid w:val="003101F0"/>
    <w:rsid w:val="00314B7A"/>
    <w:rsid w:val="00324BC5"/>
    <w:rsid w:val="00340BAB"/>
    <w:rsid w:val="003418E0"/>
    <w:rsid w:val="00347F8D"/>
    <w:rsid w:val="003563B6"/>
    <w:rsid w:val="00370053"/>
    <w:rsid w:val="00372F7B"/>
    <w:rsid w:val="003733E5"/>
    <w:rsid w:val="00381F13"/>
    <w:rsid w:val="00390EA6"/>
    <w:rsid w:val="003A6CCB"/>
    <w:rsid w:val="003E27C3"/>
    <w:rsid w:val="003F3344"/>
    <w:rsid w:val="003F3E3F"/>
    <w:rsid w:val="004067B8"/>
    <w:rsid w:val="004154BE"/>
    <w:rsid w:val="0042013D"/>
    <w:rsid w:val="00422F83"/>
    <w:rsid w:val="00426D7E"/>
    <w:rsid w:val="00432D05"/>
    <w:rsid w:val="0043430C"/>
    <w:rsid w:val="00435E6D"/>
    <w:rsid w:val="00443668"/>
    <w:rsid w:val="00456B0D"/>
    <w:rsid w:val="00457791"/>
    <w:rsid w:val="00476AF8"/>
    <w:rsid w:val="00484FD7"/>
    <w:rsid w:val="00487CD9"/>
    <w:rsid w:val="004929FB"/>
    <w:rsid w:val="004A54BA"/>
    <w:rsid w:val="004B6A5E"/>
    <w:rsid w:val="004C1971"/>
    <w:rsid w:val="00501407"/>
    <w:rsid w:val="00507EA7"/>
    <w:rsid w:val="00512CAD"/>
    <w:rsid w:val="00526089"/>
    <w:rsid w:val="00527A28"/>
    <w:rsid w:val="00527DCA"/>
    <w:rsid w:val="005537EE"/>
    <w:rsid w:val="00557B7E"/>
    <w:rsid w:val="00562192"/>
    <w:rsid w:val="005716D4"/>
    <w:rsid w:val="00571B60"/>
    <w:rsid w:val="00585A4D"/>
    <w:rsid w:val="005A10FC"/>
    <w:rsid w:val="005C38D9"/>
    <w:rsid w:val="005D2583"/>
    <w:rsid w:val="005D4288"/>
    <w:rsid w:val="005D6329"/>
    <w:rsid w:val="005E57F6"/>
    <w:rsid w:val="005F196C"/>
    <w:rsid w:val="006058D8"/>
    <w:rsid w:val="00610200"/>
    <w:rsid w:val="00614401"/>
    <w:rsid w:val="006203F2"/>
    <w:rsid w:val="00623699"/>
    <w:rsid w:val="00632D5A"/>
    <w:rsid w:val="00635515"/>
    <w:rsid w:val="006546FD"/>
    <w:rsid w:val="00665BF3"/>
    <w:rsid w:val="006732D6"/>
    <w:rsid w:val="00680DE5"/>
    <w:rsid w:val="00693E09"/>
    <w:rsid w:val="006A0617"/>
    <w:rsid w:val="006A2DE9"/>
    <w:rsid w:val="006A7230"/>
    <w:rsid w:val="006B4E32"/>
    <w:rsid w:val="006B72C7"/>
    <w:rsid w:val="006B7F78"/>
    <w:rsid w:val="006C2252"/>
    <w:rsid w:val="006D38B5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FFB"/>
    <w:rsid w:val="00774931"/>
    <w:rsid w:val="00776C46"/>
    <w:rsid w:val="0078185D"/>
    <w:rsid w:val="0078260B"/>
    <w:rsid w:val="007838D1"/>
    <w:rsid w:val="00785254"/>
    <w:rsid w:val="00785853"/>
    <w:rsid w:val="00792933"/>
    <w:rsid w:val="007966F0"/>
    <w:rsid w:val="00797BFC"/>
    <w:rsid w:val="00797D15"/>
    <w:rsid w:val="007A720F"/>
    <w:rsid w:val="007B7D86"/>
    <w:rsid w:val="007C6A3C"/>
    <w:rsid w:val="007D4BEE"/>
    <w:rsid w:val="007D5BE9"/>
    <w:rsid w:val="007E2C60"/>
    <w:rsid w:val="008050E4"/>
    <w:rsid w:val="0082257D"/>
    <w:rsid w:val="008354C5"/>
    <w:rsid w:val="00845007"/>
    <w:rsid w:val="00853438"/>
    <w:rsid w:val="00866846"/>
    <w:rsid w:val="00875DA9"/>
    <w:rsid w:val="00895E38"/>
    <w:rsid w:val="00896791"/>
    <w:rsid w:val="00897E70"/>
    <w:rsid w:val="008A782B"/>
    <w:rsid w:val="008B0FC0"/>
    <w:rsid w:val="008C109E"/>
    <w:rsid w:val="008C1F4C"/>
    <w:rsid w:val="008C429A"/>
    <w:rsid w:val="008E1F3D"/>
    <w:rsid w:val="008E620D"/>
    <w:rsid w:val="009053D7"/>
    <w:rsid w:val="0091331D"/>
    <w:rsid w:val="0093223C"/>
    <w:rsid w:val="00941A87"/>
    <w:rsid w:val="00947517"/>
    <w:rsid w:val="009501C2"/>
    <w:rsid w:val="009668B9"/>
    <w:rsid w:val="00976577"/>
    <w:rsid w:val="00993D96"/>
    <w:rsid w:val="00996356"/>
    <w:rsid w:val="00997D9A"/>
    <w:rsid w:val="009C7AA2"/>
    <w:rsid w:val="009D7C49"/>
    <w:rsid w:val="009E7297"/>
    <w:rsid w:val="00A0257D"/>
    <w:rsid w:val="00A12EDC"/>
    <w:rsid w:val="00A12EE1"/>
    <w:rsid w:val="00A26D0D"/>
    <w:rsid w:val="00A33BDE"/>
    <w:rsid w:val="00A347D8"/>
    <w:rsid w:val="00A34885"/>
    <w:rsid w:val="00A43BC1"/>
    <w:rsid w:val="00A74225"/>
    <w:rsid w:val="00A922BB"/>
    <w:rsid w:val="00A936D5"/>
    <w:rsid w:val="00AA1EB0"/>
    <w:rsid w:val="00AA2DA3"/>
    <w:rsid w:val="00AA49B9"/>
    <w:rsid w:val="00AA5A9C"/>
    <w:rsid w:val="00AB016A"/>
    <w:rsid w:val="00AB2A5A"/>
    <w:rsid w:val="00AB328F"/>
    <w:rsid w:val="00AC20DF"/>
    <w:rsid w:val="00AD28F8"/>
    <w:rsid w:val="00AF0CFC"/>
    <w:rsid w:val="00B0230B"/>
    <w:rsid w:val="00B17D95"/>
    <w:rsid w:val="00B20C38"/>
    <w:rsid w:val="00B23509"/>
    <w:rsid w:val="00B359DB"/>
    <w:rsid w:val="00B3632B"/>
    <w:rsid w:val="00B409D8"/>
    <w:rsid w:val="00B412E0"/>
    <w:rsid w:val="00B45B08"/>
    <w:rsid w:val="00B5178D"/>
    <w:rsid w:val="00B67F1F"/>
    <w:rsid w:val="00B701D7"/>
    <w:rsid w:val="00B90595"/>
    <w:rsid w:val="00B93321"/>
    <w:rsid w:val="00B93474"/>
    <w:rsid w:val="00BA16A2"/>
    <w:rsid w:val="00BA215A"/>
    <w:rsid w:val="00BA3047"/>
    <w:rsid w:val="00BA4FFC"/>
    <w:rsid w:val="00BB1C25"/>
    <w:rsid w:val="00BB2216"/>
    <w:rsid w:val="00BB5F09"/>
    <w:rsid w:val="00BC0D9F"/>
    <w:rsid w:val="00BC363E"/>
    <w:rsid w:val="00BC40F2"/>
    <w:rsid w:val="00BD1D69"/>
    <w:rsid w:val="00BE053D"/>
    <w:rsid w:val="00BF1A7A"/>
    <w:rsid w:val="00BF1FA3"/>
    <w:rsid w:val="00C00974"/>
    <w:rsid w:val="00C018E4"/>
    <w:rsid w:val="00C066FA"/>
    <w:rsid w:val="00C1188C"/>
    <w:rsid w:val="00C2018F"/>
    <w:rsid w:val="00C216D8"/>
    <w:rsid w:val="00C25387"/>
    <w:rsid w:val="00C4701A"/>
    <w:rsid w:val="00C54BE3"/>
    <w:rsid w:val="00C57F80"/>
    <w:rsid w:val="00C70056"/>
    <w:rsid w:val="00C768ED"/>
    <w:rsid w:val="00C82A8F"/>
    <w:rsid w:val="00C916C2"/>
    <w:rsid w:val="00C93669"/>
    <w:rsid w:val="00CC7F56"/>
    <w:rsid w:val="00CD1B12"/>
    <w:rsid w:val="00CD4EB6"/>
    <w:rsid w:val="00CD55DC"/>
    <w:rsid w:val="00CE1BBC"/>
    <w:rsid w:val="00CE2595"/>
    <w:rsid w:val="00CE28CC"/>
    <w:rsid w:val="00CE72FC"/>
    <w:rsid w:val="00CF31EE"/>
    <w:rsid w:val="00D06850"/>
    <w:rsid w:val="00D1492F"/>
    <w:rsid w:val="00D17B69"/>
    <w:rsid w:val="00D23005"/>
    <w:rsid w:val="00D25BCA"/>
    <w:rsid w:val="00D3003C"/>
    <w:rsid w:val="00D331F4"/>
    <w:rsid w:val="00D34C90"/>
    <w:rsid w:val="00D36DB1"/>
    <w:rsid w:val="00D470E4"/>
    <w:rsid w:val="00D52142"/>
    <w:rsid w:val="00D5280E"/>
    <w:rsid w:val="00D61F14"/>
    <w:rsid w:val="00D80D6B"/>
    <w:rsid w:val="00D90950"/>
    <w:rsid w:val="00DA06AD"/>
    <w:rsid w:val="00DA69DF"/>
    <w:rsid w:val="00DB3035"/>
    <w:rsid w:val="00DB33F8"/>
    <w:rsid w:val="00DD38E2"/>
    <w:rsid w:val="00DE203E"/>
    <w:rsid w:val="00DF3CCB"/>
    <w:rsid w:val="00DF6FA6"/>
    <w:rsid w:val="00E0466B"/>
    <w:rsid w:val="00E110A2"/>
    <w:rsid w:val="00E13110"/>
    <w:rsid w:val="00E24DF1"/>
    <w:rsid w:val="00E34C6C"/>
    <w:rsid w:val="00E431ED"/>
    <w:rsid w:val="00E64FF5"/>
    <w:rsid w:val="00E907EC"/>
    <w:rsid w:val="00E9086D"/>
    <w:rsid w:val="00E92DB0"/>
    <w:rsid w:val="00E95436"/>
    <w:rsid w:val="00EA0653"/>
    <w:rsid w:val="00EA5421"/>
    <w:rsid w:val="00EB05D4"/>
    <w:rsid w:val="00EB2FAB"/>
    <w:rsid w:val="00EB34FC"/>
    <w:rsid w:val="00EB5816"/>
    <w:rsid w:val="00ED0EA9"/>
    <w:rsid w:val="00EF36D4"/>
    <w:rsid w:val="00EF77DF"/>
    <w:rsid w:val="00F11BEF"/>
    <w:rsid w:val="00F258E7"/>
    <w:rsid w:val="00F26731"/>
    <w:rsid w:val="00F31B84"/>
    <w:rsid w:val="00F3516F"/>
    <w:rsid w:val="00F35AC1"/>
    <w:rsid w:val="00F36408"/>
    <w:rsid w:val="00F521CD"/>
    <w:rsid w:val="00F62FE6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EE28381E-8C9A-2749-8B7A-CE4075BE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1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619B5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BB1C2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13FA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13FA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13FA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13FA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13FAE"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1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kmichi15@gmx.d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225AD6E-583F-4788-9B8B-3C0C0EDBE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2743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</cp:revision>
  <cp:lastPrinted>2023-07-18T15:55:00Z</cp:lastPrinted>
  <dcterms:created xsi:type="dcterms:W3CDTF">2024-08-03T01:56:00Z</dcterms:created>
  <dcterms:modified xsi:type="dcterms:W3CDTF">2024-08-03T10:21:00Z</dcterms:modified>
</cp:coreProperties>
</file>