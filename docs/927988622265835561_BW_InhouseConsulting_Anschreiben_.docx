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534E3" w14:textId="77777777" w:rsidR="004210D3" w:rsidRPr="00942354" w:rsidRDefault="004210D3" w:rsidP="004210D3">
      <w:pPr>
        <w:jc w:val="right"/>
        <w:rPr>
          <w:rFonts w:ascii="Georgia Pro" w:hAnsi="Georgia Pro" w:cs="Arial"/>
          <w:sz w:val="20"/>
          <w:szCs w:val="20"/>
        </w:rPr>
      </w:pPr>
      <w:r w:rsidRPr="00942354">
        <w:rPr>
          <w:rFonts w:ascii="Georgia Pro" w:hAnsi="Georgia Pro" w:cs="Arial"/>
          <w:sz w:val="20"/>
          <w:szCs w:val="20"/>
        </w:rPr>
        <w:t>Hadi Hassan</w:t>
      </w:r>
    </w:p>
    <w:p w14:paraId="004ABA37" w14:textId="77777777" w:rsidR="004210D3" w:rsidRPr="00942354" w:rsidRDefault="004210D3" w:rsidP="004210D3">
      <w:pPr>
        <w:jc w:val="right"/>
        <w:rPr>
          <w:rFonts w:ascii="Georgia Pro" w:hAnsi="Georgia Pro" w:cs="Arial"/>
          <w:sz w:val="20"/>
          <w:szCs w:val="20"/>
        </w:rPr>
      </w:pPr>
      <w:r w:rsidRPr="00942354">
        <w:rPr>
          <w:rFonts w:ascii="Georgia Pro" w:hAnsi="Georgia Pro" w:cs="Arial"/>
          <w:sz w:val="20"/>
          <w:szCs w:val="20"/>
        </w:rPr>
        <w:t>Adickesallee 40 (710)</w:t>
      </w:r>
    </w:p>
    <w:p w14:paraId="4DD689F9" w14:textId="77777777" w:rsidR="004210D3" w:rsidRPr="00942354" w:rsidRDefault="004210D3" w:rsidP="004210D3">
      <w:pPr>
        <w:jc w:val="right"/>
        <w:rPr>
          <w:rFonts w:ascii="Georgia Pro" w:hAnsi="Georgia Pro" w:cs="Arial"/>
          <w:sz w:val="20"/>
          <w:szCs w:val="20"/>
        </w:rPr>
      </w:pPr>
      <w:r w:rsidRPr="00942354">
        <w:rPr>
          <w:rFonts w:ascii="Georgia Pro" w:hAnsi="Georgia Pro" w:cs="Arial"/>
          <w:sz w:val="20"/>
          <w:szCs w:val="20"/>
        </w:rPr>
        <w:t>60322 Frankfurt am Main</w:t>
      </w:r>
    </w:p>
    <w:p w14:paraId="3A7805ED" w14:textId="77777777" w:rsidR="004210D3" w:rsidRPr="00942354" w:rsidRDefault="00F940CE" w:rsidP="004210D3">
      <w:pPr>
        <w:jc w:val="right"/>
        <w:rPr>
          <w:rFonts w:ascii="Georgia Pro" w:hAnsi="Georgia Pro" w:cs="Arial"/>
          <w:sz w:val="20"/>
          <w:szCs w:val="20"/>
        </w:rPr>
      </w:pPr>
      <w:r w:rsidRPr="00942354">
        <w:rPr>
          <w:sz w:val="20"/>
          <w:szCs w:val="20"/>
          <w:rPrChange w:id="0" w:author="David Döbele" w:date="2022-01-04T19:13:00Z">
            <w:rPr/>
          </w:rPrChange>
        </w:rPr>
        <w:fldChar w:fldCharType="begin"/>
      </w:r>
      <w:r w:rsidRPr="00942354">
        <w:rPr>
          <w:sz w:val="20"/>
          <w:szCs w:val="20"/>
          <w:rPrChange w:id="1" w:author="David Döbele" w:date="2022-01-04T19:13:00Z">
            <w:rPr/>
          </w:rPrChange>
        </w:rPr>
        <w:instrText xml:space="preserve"> HYPERLINK "mailto:Hadi.Hsn@outlook.de" </w:instrText>
      </w:r>
      <w:r w:rsidRPr="00942354">
        <w:rPr>
          <w:sz w:val="20"/>
          <w:szCs w:val="20"/>
          <w:rPrChange w:id="2" w:author="David Döbele" w:date="2022-01-04T19:13:00Z">
            <w:rPr/>
          </w:rPrChange>
        </w:rPr>
        <w:fldChar w:fldCharType="separate"/>
      </w:r>
      <w:r w:rsidR="004210D3" w:rsidRPr="00942354">
        <w:rPr>
          <w:rStyle w:val="Hyperlink"/>
          <w:rFonts w:ascii="Georgia Pro" w:hAnsi="Georgia Pro" w:cs="Arial"/>
          <w:sz w:val="20"/>
          <w:szCs w:val="20"/>
        </w:rPr>
        <w:t>Hadi.Hsn@outlook.de</w:t>
      </w:r>
      <w:r w:rsidRPr="00942354">
        <w:rPr>
          <w:rStyle w:val="Hyperlink"/>
          <w:rFonts w:ascii="Georgia Pro" w:hAnsi="Georgia Pro" w:cs="Arial"/>
          <w:sz w:val="20"/>
          <w:szCs w:val="20"/>
        </w:rPr>
        <w:fldChar w:fldCharType="end"/>
      </w:r>
    </w:p>
    <w:p w14:paraId="29882F9D" w14:textId="77777777" w:rsidR="004210D3" w:rsidRPr="00942354" w:rsidRDefault="004210D3" w:rsidP="004210D3">
      <w:pPr>
        <w:jc w:val="right"/>
        <w:rPr>
          <w:rFonts w:ascii="Georgia Pro" w:hAnsi="Georgia Pro" w:cs="Arial"/>
          <w:sz w:val="20"/>
          <w:szCs w:val="20"/>
        </w:rPr>
      </w:pPr>
      <w:r w:rsidRPr="00942354">
        <w:rPr>
          <w:rFonts w:ascii="Georgia Pro" w:hAnsi="Georgia Pro" w:cs="Arial"/>
          <w:sz w:val="20"/>
          <w:szCs w:val="20"/>
        </w:rPr>
        <w:t>+49 (0) 162 7981381</w:t>
      </w:r>
    </w:p>
    <w:p w14:paraId="68975DB1" w14:textId="262311A1" w:rsidR="004210D3" w:rsidRPr="00942354" w:rsidRDefault="003C3787" w:rsidP="004210D3">
      <w:pPr>
        <w:rPr>
          <w:rFonts w:ascii="Georgia Pro" w:hAnsi="Georgia Pro" w:cs="Arial"/>
          <w:color w:val="000000" w:themeColor="text1"/>
          <w:sz w:val="20"/>
          <w:szCs w:val="20"/>
        </w:rPr>
      </w:pPr>
      <w:proofErr w:type="spellStart"/>
      <w:r w:rsidRPr="00942354">
        <w:rPr>
          <w:rFonts w:ascii="Georgia Pro" w:hAnsi="Georgia Pro"/>
          <w:color w:val="000000" w:themeColor="text1"/>
          <w:sz w:val="20"/>
          <w:szCs w:val="20"/>
          <w:shd w:val="clear" w:color="auto" w:fill="FFFFFF"/>
        </w:rPr>
        <w:t>BwConsulting</w:t>
      </w:r>
      <w:proofErr w:type="spellEnd"/>
      <w:r w:rsidRPr="00942354">
        <w:rPr>
          <w:rFonts w:ascii="Georgia Pro" w:hAnsi="Georgia Pro"/>
          <w:color w:val="000000" w:themeColor="text1"/>
          <w:sz w:val="20"/>
          <w:szCs w:val="20"/>
          <w:shd w:val="clear" w:color="auto" w:fill="FFFFFF"/>
        </w:rPr>
        <w:t xml:space="preserve"> GmbH</w:t>
      </w:r>
      <w:r w:rsidRPr="00942354">
        <w:rPr>
          <w:rFonts w:ascii="Georgia Pro" w:hAnsi="Georgia Pro"/>
          <w:color w:val="000000" w:themeColor="text1"/>
          <w:sz w:val="20"/>
          <w:szCs w:val="20"/>
        </w:rPr>
        <w:br/>
      </w:r>
      <w:r w:rsidRPr="00942354">
        <w:rPr>
          <w:rFonts w:ascii="Georgia Pro" w:hAnsi="Georgia Pro"/>
          <w:color w:val="000000" w:themeColor="text1"/>
          <w:sz w:val="20"/>
          <w:szCs w:val="20"/>
          <w:shd w:val="clear" w:color="auto" w:fill="FFFFFF"/>
        </w:rPr>
        <w:t>Ferdinand-Porsche-Straße 1a</w:t>
      </w:r>
      <w:r w:rsidRPr="00942354">
        <w:rPr>
          <w:rFonts w:ascii="Georgia Pro" w:hAnsi="Georgia Pro"/>
          <w:color w:val="000000" w:themeColor="text1"/>
          <w:sz w:val="20"/>
          <w:szCs w:val="20"/>
        </w:rPr>
        <w:br/>
      </w:r>
      <w:r w:rsidRPr="00942354">
        <w:rPr>
          <w:rFonts w:ascii="Georgia Pro" w:hAnsi="Georgia Pro"/>
          <w:color w:val="000000" w:themeColor="text1"/>
          <w:sz w:val="20"/>
          <w:szCs w:val="20"/>
          <w:shd w:val="clear" w:color="auto" w:fill="FFFFFF"/>
        </w:rPr>
        <w:t>51149 Köln</w:t>
      </w:r>
    </w:p>
    <w:p w14:paraId="11F25055" w14:textId="359C35AF" w:rsidR="004210D3" w:rsidRPr="00942354" w:rsidRDefault="004210D3" w:rsidP="004210D3">
      <w:pPr>
        <w:rPr>
          <w:rFonts w:ascii="Georgia Pro" w:hAnsi="Georgia Pro" w:cs="Arial"/>
          <w:color w:val="000000" w:themeColor="text1"/>
          <w:sz w:val="20"/>
          <w:szCs w:val="20"/>
        </w:rPr>
      </w:pPr>
      <w:r w:rsidRPr="00942354">
        <w:rPr>
          <w:rFonts w:ascii="Georgia Pro" w:hAnsi="Georgia Pro" w:cs="Arial"/>
          <w:color w:val="000000" w:themeColor="text1"/>
          <w:sz w:val="20"/>
          <w:szCs w:val="20"/>
        </w:rPr>
        <w:t xml:space="preserve"> </w:t>
      </w:r>
    </w:p>
    <w:p w14:paraId="1800781E" w14:textId="102BB131" w:rsidR="004210D3" w:rsidRPr="00942354" w:rsidRDefault="004210D3" w:rsidP="004210D3">
      <w:pPr>
        <w:jc w:val="right"/>
        <w:rPr>
          <w:rFonts w:ascii="Georgia Pro" w:hAnsi="Georgia Pro" w:cs="Arial"/>
          <w:color w:val="000000" w:themeColor="text1"/>
          <w:sz w:val="20"/>
          <w:szCs w:val="20"/>
        </w:rPr>
      </w:pPr>
      <w:r w:rsidRPr="00942354">
        <w:rPr>
          <w:rFonts w:ascii="Georgia Pro" w:hAnsi="Georgia Pro" w:cs="Arial"/>
          <w:color w:val="000000" w:themeColor="text1"/>
          <w:sz w:val="20"/>
          <w:szCs w:val="20"/>
        </w:rPr>
        <w:t xml:space="preserve">Frankfurt am Main, </w:t>
      </w:r>
      <w:r w:rsidR="00DA6DEC" w:rsidRPr="00942354">
        <w:rPr>
          <w:rFonts w:ascii="Georgia Pro" w:hAnsi="Georgia Pro" w:cs="Arial"/>
          <w:color w:val="000000" w:themeColor="text1"/>
          <w:sz w:val="20"/>
          <w:szCs w:val="20"/>
        </w:rPr>
        <w:t>4</w:t>
      </w:r>
      <w:r w:rsidRPr="00942354">
        <w:rPr>
          <w:rFonts w:ascii="Georgia Pro" w:hAnsi="Georgia Pro" w:cs="Arial"/>
          <w:color w:val="000000" w:themeColor="text1"/>
          <w:sz w:val="20"/>
          <w:szCs w:val="20"/>
        </w:rPr>
        <w:t>.12.2021</w:t>
      </w:r>
    </w:p>
    <w:p w14:paraId="650CC2F4" w14:textId="77777777" w:rsidR="004210D3" w:rsidRPr="00942354" w:rsidRDefault="004210D3" w:rsidP="004210D3">
      <w:pPr>
        <w:jc w:val="right"/>
        <w:rPr>
          <w:rFonts w:ascii="Georgia Pro" w:hAnsi="Georgia Pro" w:cs="Arial"/>
          <w:color w:val="000000" w:themeColor="text1"/>
          <w:sz w:val="20"/>
          <w:szCs w:val="20"/>
        </w:rPr>
      </w:pPr>
    </w:p>
    <w:p w14:paraId="35A0035A" w14:textId="4DF997DF" w:rsidR="004210D3" w:rsidRPr="00942354" w:rsidRDefault="004210D3" w:rsidP="004210D3">
      <w:pPr>
        <w:rPr>
          <w:rFonts w:ascii="Georgia Pro" w:hAnsi="Georgia Pro" w:cs="Arial"/>
          <w:b/>
          <w:bCs/>
          <w:color w:val="000000" w:themeColor="text1"/>
          <w:sz w:val="20"/>
          <w:szCs w:val="20"/>
        </w:rPr>
      </w:pPr>
      <w:r w:rsidRPr="00942354">
        <w:rPr>
          <w:rFonts w:ascii="Georgia Pro" w:hAnsi="Georgia Pro" w:cs="Arial"/>
          <w:b/>
          <w:bCs/>
          <w:color w:val="000000" w:themeColor="text1"/>
          <w:sz w:val="20"/>
          <w:szCs w:val="20"/>
        </w:rPr>
        <w:t>Bewerbung als Praktikant im</w:t>
      </w:r>
      <w:r w:rsidR="00DA6DEC" w:rsidRPr="00942354">
        <w:rPr>
          <w:rFonts w:ascii="Georgia Pro" w:hAnsi="Georgia Pro" w:cs="Arial"/>
          <w:b/>
          <w:bCs/>
          <w:color w:val="000000" w:themeColor="text1"/>
          <w:sz w:val="20"/>
          <w:szCs w:val="20"/>
        </w:rPr>
        <w:t xml:space="preserve"> Bereich Inhouse Consulting</w:t>
      </w:r>
    </w:p>
    <w:p w14:paraId="56AD5F12" w14:textId="77777777" w:rsidR="004210D3" w:rsidRPr="00942354" w:rsidRDefault="004210D3" w:rsidP="004210D3">
      <w:pPr>
        <w:rPr>
          <w:rFonts w:ascii="Georgia Pro" w:hAnsi="Georgia Pro" w:cs="Arial"/>
          <w:color w:val="000000" w:themeColor="text1"/>
          <w:sz w:val="20"/>
          <w:szCs w:val="20"/>
        </w:rPr>
      </w:pPr>
    </w:p>
    <w:p w14:paraId="30FEDD8B" w14:textId="7D7F4EB3" w:rsidR="004210D3" w:rsidRPr="00942354" w:rsidRDefault="004210D3" w:rsidP="004210D3">
      <w:pPr>
        <w:rPr>
          <w:rFonts w:ascii="Georgia Pro" w:hAnsi="Georgia Pro" w:cs="Arial"/>
          <w:color w:val="000000" w:themeColor="text1"/>
          <w:sz w:val="20"/>
          <w:szCs w:val="20"/>
        </w:rPr>
      </w:pPr>
      <w:r w:rsidRPr="00942354">
        <w:rPr>
          <w:rFonts w:ascii="Georgia Pro" w:hAnsi="Georgia Pro" w:cs="Arial"/>
          <w:color w:val="000000" w:themeColor="text1"/>
          <w:sz w:val="20"/>
          <w:szCs w:val="20"/>
        </w:rPr>
        <w:t>Sehr geehrte Damen und Herren,</w:t>
      </w:r>
    </w:p>
    <w:p w14:paraId="3C85F024" w14:textId="77777777" w:rsidR="004210D3" w:rsidRPr="00942354" w:rsidRDefault="004210D3" w:rsidP="004210D3">
      <w:pPr>
        <w:rPr>
          <w:rFonts w:ascii="Georgia Pro" w:hAnsi="Georgia Pro" w:cs="Arial"/>
          <w:color w:val="000000" w:themeColor="text1"/>
          <w:sz w:val="20"/>
          <w:szCs w:val="20"/>
        </w:rPr>
      </w:pPr>
    </w:p>
    <w:p w14:paraId="795A7C53" w14:textId="78921623" w:rsidR="004210D3" w:rsidRPr="00942354" w:rsidRDefault="004210D3" w:rsidP="004210D3">
      <w:pPr>
        <w:jc w:val="both"/>
        <w:rPr>
          <w:rFonts w:ascii="Georgia Pro" w:hAnsi="Georgia Pro" w:cs="Arial"/>
          <w:color w:val="000000" w:themeColor="text1"/>
          <w:sz w:val="20"/>
          <w:szCs w:val="20"/>
        </w:rPr>
      </w:pPr>
      <w:r w:rsidRPr="00942354">
        <w:rPr>
          <w:rFonts w:ascii="Georgia Pro" w:hAnsi="Georgia Pro" w:cs="Arial"/>
          <w:color w:val="000000" w:themeColor="text1"/>
          <w:sz w:val="20"/>
          <w:szCs w:val="20"/>
        </w:rPr>
        <w:t xml:space="preserve">mit einem Einstieg als Verstärkung für Ihre Inhouse Beratung assoziiere ich spannende Projekte, täglich neue Aufgaben und eine enorm steile Lernkurve. </w:t>
      </w:r>
      <w:ins w:id="3" w:author="David Döbele" w:date="2022-01-04T19:11:00Z">
        <w:r w:rsidR="00942354" w:rsidRPr="00942354">
          <w:rPr>
            <w:rFonts w:ascii="Georgia Pro" w:hAnsi="Georgia Pro" w:cs="Arial"/>
            <w:color w:val="000000" w:themeColor="text1"/>
            <w:sz w:val="20"/>
            <w:szCs w:val="20"/>
          </w:rPr>
          <w:t xml:space="preserve">Nach meiner persönlichen Zeit bei der Bundeswehr </w:t>
        </w:r>
      </w:ins>
      <w:del w:id="4" w:author="David Döbele" w:date="2022-01-04T19:11:00Z">
        <w:r w:rsidRPr="00942354" w:rsidDel="00942354">
          <w:rPr>
            <w:rFonts w:ascii="Georgia Pro" w:hAnsi="Georgia Pro" w:cs="Arial"/>
            <w:color w:val="000000" w:themeColor="text1"/>
            <w:sz w:val="20"/>
            <w:szCs w:val="20"/>
          </w:rPr>
          <w:delText xml:space="preserve">Doch am meisten </w:delText>
        </w:r>
      </w:del>
      <w:r w:rsidRPr="00942354">
        <w:rPr>
          <w:rFonts w:ascii="Georgia Pro" w:hAnsi="Georgia Pro" w:cs="Arial"/>
          <w:color w:val="000000" w:themeColor="text1"/>
          <w:sz w:val="20"/>
          <w:szCs w:val="20"/>
        </w:rPr>
        <w:t xml:space="preserve">fasziniert mich </w:t>
      </w:r>
      <w:ins w:id="5" w:author="David Döbele" w:date="2022-01-04T19:11:00Z">
        <w:r w:rsidR="00942354" w:rsidRPr="00942354">
          <w:rPr>
            <w:rFonts w:ascii="Georgia Pro" w:hAnsi="Georgia Pro" w:cs="Arial"/>
            <w:color w:val="000000" w:themeColor="text1"/>
            <w:sz w:val="20"/>
            <w:szCs w:val="20"/>
          </w:rPr>
          <w:t xml:space="preserve">am meisten </w:t>
        </w:r>
      </w:ins>
      <w:r w:rsidRPr="00942354">
        <w:rPr>
          <w:rFonts w:ascii="Georgia Pro" w:hAnsi="Georgia Pro" w:cs="Arial"/>
          <w:color w:val="000000" w:themeColor="text1"/>
          <w:sz w:val="20"/>
          <w:szCs w:val="20"/>
        </w:rPr>
        <w:t xml:space="preserve">die Herausforderung, sich als Außenstehender gemeinsam mit Mitarbeitern in betriebswirtschaftliche Abläufe </w:t>
      </w:r>
      <w:del w:id="6" w:author="David Döbele" w:date="2022-01-04T19:11:00Z">
        <w:r w:rsidRPr="00942354" w:rsidDel="00942354">
          <w:rPr>
            <w:rFonts w:ascii="Georgia Pro" w:hAnsi="Georgia Pro" w:cs="Arial"/>
            <w:color w:val="000000" w:themeColor="text1"/>
            <w:sz w:val="20"/>
            <w:szCs w:val="20"/>
          </w:rPr>
          <w:delText>von Unternehmen</w:delText>
        </w:r>
      </w:del>
      <w:ins w:id="7" w:author="David Döbele" w:date="2022-01-04T19:11:00Z">
        <w:r w:rsidR="00942354" w:rsidRPr="00942354">
          <w:rPr>
            <w:rFonts w:ascii="Georgia Pro" w:hAnsi="Georgia Pro" w:cs="Arial"/>
            <w:color w:val="000000" w:themeColor="text1"/>
            <w:sz w:val="20"/>
            <w:szCs w:val="20"/>
          </w:rPr>
          <w:t>der Bundeswehr</w:t>
        </w:r>
      </w:ins>
      <w:r w:rsidRPr="00942354">
        <w:rPr>
          <w:rFonts w:ascii="Georgia Pro" w:hAnsi="Georgia Pro" w:cs="Arial"/>
          <w:color w:val="000000" w:themeColor="text1"/>
          <w:sz w:val="20"/>
          <w:szCs w:val="20"/>
        </w:rPr>
        <w:t xml:space="preserve"> hineinzudenken und sie mit eigenen Ideen und Konzepten zu neuem Wachstum zu bringen. Dadurch können </w:t>
      </w:r>
      <w:ins w:id="8" w:author="David Döbele" w:date="2022-01-04T19:11:00Z">
        <w:r w:rsidR="00942354" w:rsidRPr="00942354">
          <w:rPr>
            <w:rFonts w:ascii="Georgia Pro" w:hAnsi="Georgia Pro" w:cs="Arial"/>
            <w:color w:val="000000" w:themeColor="text1"/>
            <w:sz w:val="20"/>
            <w:szCs w:val="20"/>
          </w:rPr>
          <w:t xml:space="preserve">die </w:t>
        </w:r>
        <w:proofErr w:type="spellStart"/>
        <w:r w:rsidR="00942354" w:rsidRPr="00942354">
          <w:rPr>
            <w:rFonts w:ascii="Georgia Pro" w:hAnsi="Georgia Pro" w:cs="Arial"/>
            <w:color w:val="000000" w:themeColor="text1"/>
            <w:sz w:val="20"/>
            <w:szCs w:val="20"/>
          </w:rPr>
          <w:t>Inhouse</w:t>
        </w:r>
        <w:proofErr w:type="spellEnd"/>
        <w:r w:rsidR="00942354" w:rsidRPr="00942354">
          <w:rPr>
            <w:rFonts w:ascii="Georgia Pro" w:hAnsi="Georgia Pro" w:cs="Arial"/>
            <w:color w:val="000000" w:themeColor="text1"/>
            <w:sz w:val="20"/>
            <w:szCs w:val="20"/>
          </w:rPr>
          <w:t xml:space="preserve"> </w:t>
        </w:r>
      </w:ins>
      <w:r w:rsidRPr="00942354">
        <w:rPr>
          <w:rFonts w:ascii="Georgia Pro" w:hAnsi="Georgia Pro" w:cs="Arial"/>
          <w:color w:val="000000" w:themeColor="text1"/>
          <w:sz w:val="20"/>
          <w:szCs w:val="20"/>
        </w:rPr>
        <w:t>Berater eine entscheidende Rolle für d</w:t>
      </w:r>
      <w:ins w:id="9" w:author="David Döbele" w:date="2022-01-04T19:11:00Z">
        <w:r w:rsidR="00942354" w:rsidRPr="00942354">
          <w:rPr>
            <w:rFonts w:ascii="Georgia Pro" w:hAnsi="Georgia Pro" w:cs="Arial"/>
            <w:color w:val="000000" w:themeColor="text1"/>
            <w:sz w:val="20"/>
            <w:szCs w:val="20"/>
          </w:rPr>
          <w:t xml:space="preserve">ie Nachhaltigkeit und die Stabilität </w:t>
        </w:r>
      </w:ins>
      <w:del w:id="10" w:author="David Döbele" w:date="2022-01-04T19:11:00Z">
        <w:r w:rsidRPr="00942354" w:rsidDel="00942354">
          <w:rPr>
            <w:rFonts w:ascii="Georgia Pro" w:hAnsi="Georgia Pro" w:cs="Arial"/>
            <w:color w:val="000000" w:themeColor="text1"/>
            <w:sz w:val="20"/>
            <w:szCs w:val="20"/>
          </w:rPr>
          <w:delText>en nachhaltigen Erfolg eines Unternehmens</w:delText>
        </w:r>
      </w:del>
      <w:ins w:id="11" w:author="David Döbele" w:date="2022-01-04T19:11:00Z">
        <w:r w:rsidR="00942354" w:rsidRPr="00942354">
          <w:rPr>
            <w:rFonts w:ascii="Georgia Pro" w:hAnsi="Georgia Pro" w:cs="Arial"/>
            <w:color w:val="000000" w:themeColor="text1"/>
            <w:sz w:val="20"/>
            <w:szCs w:val="20"/>
          </w:rPr>
          <w:t>der Bundeswehr</w:t>
        </w:r>
      </w:ins>
      <w:r w:rsidRPr="00942354">
        <w:rPr>
          <w:rFonts w:ascii="Georgia Pro" w:hAnsi="Georgia Pro" w:cs="Arial"/>
          <w:color w:val="000000" w:themeColor="text1"/>
          <w:sz w:val="20"/>
          <w:szCs w:val="20"/>
        </w:rPr>
        <w:t xml:space="preserve"> darstellen. Um durch meine Arbeit eines Tages ebenfalls zu solch einem </w:t>
      </w:r>
      <w:del w:id="12" w:author="David Döbele" w:date="2022-01-04T19:12:00Z">
        <w:r w:rsidRPr="00942354" w:rsidDel="00942354">
          <w:rPr>
            <w:rFonts w:ascii="Georgia Pro" w:hAnsi="Georgia Pro" w:cs="Arial"/>
            <w:color w:val="000000" w:themeColor="text1"/>
            <w:sz w:val="20"/>
            <w:szCs w:val="20"/>
          </w:rPr>
          <w:delText xml:space="preserve">Erfolgsfaktor </w:delText>
        </w:r>
      </w:del>
      <w:ins w:id="13" w:author="David Döbele" w:date="2022-01-04T19:12:00Z">
        <w:r w:rsidR="00942354" w:rsidRPr="00942354">
          <w:rPr>
            <w:rFonts w:ascii="Georgia Pro" w:hAnsi="Georgia Pro" w:cs="Arial"/>
            <w:color w:val="000000" w:themeColor="text1"/>
            <w:sz w:val="20"/>
            <w:szCs w:val="20"/>
          </w:rPr>
          <w:t>wichtigen Pfeiler</w:t>
        </w:r>
        <w:r w:rsidR="00942354" w:rsidRPr="00942354">
          <w:rPr>
            <w:rFonts w:ascii="Georgia Pro" w:hAnsi="Georgia Pro" w:cs="Arial"/>
            <w:color w:val="000000" w:themeColor="text1"/>
            <w:sz w:val="20"/>
            <w:szCs w:val="20"/>
          </w:rPr>
          <w:t xml:space="preserve"> </w:t>
        </w:r>
      </w:ins>
      <w:r w:rsidRPr="00942354">
        <w:rPr>
          <w:rFonts w:ascii="Georgia Pro" w:hAnsi="Georgia Pro" w:cs="Arial"/>
          <w:color w:val="000000" w:themeColor="text1"/>
          <w:sz w:val="20"/>
          <w:szCs w:val="20"/>
        </w:rPr>
        <w:t xml:space="preserve">zu werden, möchte ich Sie gerne ab dem 01.06.2022 als Praktikant für einen Zeitraum von </w:t>
      </w:r>
      <w:r w:rsidR="003C3787" w:rsidRPr="00942354">
        <w:rPr>
          <w:rFonts w:ascii="Georgia Pro" w:hAnsi="Georgia Pro" w:cs="Arial"/>
          <w:color w:val="000000" w:themeColor="text1"/>
          <w:sz w:val="20"/>
          <w:szCs w:val="20"/>
        </w:rPr>
        <w:t xml:space="preserve">3 </w:t>
      </w:r>
      <w:r w:rsidRPr="00942354">
        <w:rPr>
          <w:rFonts w:ascii="Georgia Pro" w:hAnsi="Georgia Pro" w:cs="Arial"/>
          <w:color w:val="000000" w:themeColor="text1"/>
          <w:sz w:val="20"/>
          <w:szCs w:val="20"/>
        </w:rPr>
        <w:t xml:space="preserve">Monaten an Ihrem Standort in </w:t>
      </w:r>
      <w:r w:rsidR="003C3787" w:rsidRPr="00942354">
        <w:rPr>
          <w:rFonts w:ascii="Georgia Pro" w:hAnsi="Georgia Pro" w:cs="Arial"/>
          <w:color w:val="000000" w:themeColor="text1"/>
          <w:sz w:val="20"/>
          <w:szCs w:val="20"/>
        </w:rPr>
        <w:t>Köln</w:t>
      </w:r>
      <w:r w:rsidRPr="00942354">
        <w:rPr>
          <w:rFonts w:ascii="Georgia Pro" w:hAnsi="Georgia Pro" w:cs="Arial"/>
          <w:color w:val="000000" w:themeColor="text1"/>
          <w:sz w:val="20"/>
          <w:szCs w:val="20"/>
        </w:rPr>
        <w:t xml:space="preserve"> unterstützen.</w:t>
      </w:r>
    </w:p>
    <w:p w14:paraId="1F6087E5" w14:textId="77777777" w:rsidR="004210D3" w:rsidRPr="00942354" w:rsidRDefault="004210D3" w:rsidP="004210D3">
      <w:pPr>
        <w:jc w:val="both"/>
        <w:rPr>
          <w:rFonts w:ascii="Georgia Pro" w:hAnsi="Georgia Pro" w:cs="Arial"/>
          <w:color w:val="000000" w:themeColor="text1"/>
          <w:sz w:val="20"/>
          <w:szCs w:val="20"/>
        </w:rPr>
      </w:pPr>
    </w:p>
    <w:p w14:paraId="554A2CE3" w14:textId="138A3754" w:rsidR="004210D3" w:rsidRPr="00942354" w:rsidRDefault="004210D3" w:rsidP="004210D3">
      <w:pPr>
        <w:jc w:val="both"/>
        <w:rPr>
          <w:rFonts w:ascii="Georgia Pro" w:hAnsi="Georgia Pro" w:cs="Arial"/>
          <w:color w:val="000000" w:themeColor="text1"/>
          <w:sz w:val="20"/>
          <w:szCs w:val="20"/>
        </w:rPr>
      </w:pPr>
      <w:r w:rsidRPr="00942354">
        <w:rPr>
          <w:rFonts w:ascii="Georgia Pro" w:hAnsi="Georgia Pro" w:cs="Arial"/>
          <w:color w:val="000000" w:themeColor="text1"/>
          <w:sz w:val="20"/>
          <w:szCs w:val="20"/>
        </w:rPr>
        <w:t xml:space="preserve">Nach meinem Abitur im Jahr 2020 leistete ich meinen freiwilligen Wehrdienst bei der Bundeswehr ab. Ich wollte mich neuen Herausforderungen stellen und an meine Grenzen kommen, um meine körperlichen und geistigen Fähigkeiten zu steigern. Durch das harte Training bei den Fallschirm- und Gebirgsjägern förderte ich meine Disziplin, meinen Willen und meinen Kampfgeist. Die Fähigkeit eigenständig zu werden, um sowohl allein als auch im Team zu fungieren, sodass ein Auftrag zu jeder Zeit ausgeführt werden kann, ließ mich mehr Verantwortung übernehmen. </w:t>
      </w:r>
      <w:proofErr w:type="gramStart"/>
      <w:r w:rsidRPr="00942354">
        <w:rPr>
          <w:rFonts w:ascii="Georgia Pro" w:hAnsi="Georgia Pro" w:cs="Arial"/>
          <w:color w:val="000000" w:themeColor="text1"/>
          <w:sz w:val="20"/>
          <w:szCs w:val="20"/>
        </w:rPr>
        <w:t xml:space="preserve">Meine </w:t>
      </w:r>
      <w:proofErr w:type="spellStart"/>
      <w:r w:rsidRPr="00942354">
        <w:rPr>
          <w:rFonts w:ascii="Georgia Pro" w:hAnsi="Georgia Pro" w:cs="Arial"/>
          <w:color w:val="000000" w:themeColor="text1"/>
          <w:sz w:val="20"/>
          <w:szCs w:val="20"/>
        </w:rPr>
        <w:t>Kamerad</w:t>
      </w:r>
      <w:proofErr w:type="gramEnd"/>
      <w:r w:rsidRPr="00942354">
        <w:rPr>
          <w:rFonts w:ascii="Georgia Pro" w:hAnsi="Georgia Pro" w:cs="Arial"/>
          <w:color w:val="000000" w:themeColor="text1"/>
          <w:sz w:val="20"/>
          <w:szCs w:val="20"/>
        </w:rPr>
        <w:t>:</w:t>
      </w:r>
      <w:del w:id="14" w:author="David Döbele" w:date="2022-01-04T19:12:00Z">
        <w:r w:rsidRPr="00942354" w:rsidDel="00942354">
          <w:rPr>
            <w:rFonts w:ascii="Georgia Pro" w:hAnsi="Georgia Pro" w:cs="Arial"/>
            <w:color w:val="000000" w:themeColor="text1"/>
            <w:sz w:val="20"/>
            <w:szCs w:val="20"/>
          </w:rPr>
          <w:delText xml:space="preserve"> </w:delText>
        </w:r>
      </w:del>
      <w:r w:rsidRPr="00942354">
        <w:rPr>
          <w:rFonts w:ascii="Georgia Pro" w:hAnsi="Georgia Pro" w:cs="Arial"/>
          <w:color w:val="000000" w:themeColor="text1"/>
          <w:sz w:val="20"/>
          <w:szCs w:val="20"/>
        </w:rPr>
        <w:t>innen</w:t>
      </w:r>
      <w:proofErr w:type="spellEnd"/>
      <w:r w:rsidRPr="00942354">
        <w:rPr>
          <w:rFonts w:ascii="Georgia Pro" w:hAnsi="Georgia Pro" w:cs="Arial"/>
          <w:color w:val="000000" w:themeColor="text1"/>
          <w:sz w:val="20"/>
          <w:szCs w:val="20"/>
        </w:rPr>
        <w:t xml:space="preserve"> schätzten vor allem die Kameradschaft und Zuverlässigkeit an mir, die ich ihnen in äußerst schwierigen Momenten bewiesen habe, an dem Sie an einem Punkt sowohl physisch als auch körperlich aufgeben wollten und ich Sie dabei unterstützte die innere Blockade zu bekämpfen, sodass wir als Einheit unseren Auftrag erfüllten. Nach meiner Zeit bei der Bundeswehr entschloss ich mich ein Auslandspraktikum zu absolvieren, um erste relevante Berufserfahrung zu sammeln, da die Expertise eines jeden Beraters von der Berufserfahrung entscheidend ist. Mit der Tätigkeit als Assistent der Geschäftsführung in Kamerun konnte ich neue Erfahrungen sammeln, für welche man normalerweise keine Gelegenheit bekommt. Ich wurde vom Konzern in verschiedenen Abteilungen des Managements eingesetzt, wo ich sehr viele Eindrücke sammelte, um ein Verständnis darüber zu erhalten, welche Prozesse wie die Primaktivitäten für die Wertschöpfungskette im Hintergrund stattfinden müssen, um aus einer Ressource ein verkaufsfertiges Produkt herzustellen und eine Marge, dafür entgegenzunehmen. Einer meiner Aufgaben war es Lösungsvorschläge zu finden, um Bestandskunden mit der Unternehmenskultur vertraut zu machen und schließlich eine Verbindung aufzubauen. Des Weiteren durfte ich anhand von Firmendaten eine Analyse zu erstellen, um zukünftige Prognosen festzumachen. Mit meinem bereits erlernten Wissen aus dem ersten Semester</w:t>
      </w:r>
      <w:r w:rsidR="000D77E3" w:rsidRPr="00942354">
        <w:rPr>
          <w:rFonts w:ascii="Georgia Pro" w:hAnsi="Georgia Pro" w:cs="Arial"/>
          <w:color w:val="000000" w:themeColor="text1"/>
          <w:sz w:val="20"/>
          <w:szCs w:val="20"/>
        </w:rPr>
        <w:t xml:space="preserve"> und </w:t>
      </w:r>
      <w:r w:rsidRPr="00942354">
        <w:rPr>
          <w:rFonts w:ascii="Georgia Pro" w:hAnsi="Georgia Pro" w:cs="Arial"/>
          <w:color w:val="000000" w:themeColor="text1"/>
          <w:sz w:val="20"/>
          <w:szCs w:val="20"/>
        </w:rPr>
        <w:t xml:space="preserve">meiner Berufserfahrung werde ich mich ab Mitte Januar beim </w:t>
      </w:r>
      <w:proofErr w:type="spellStart"/>
      <w:r w:rsidRPr="00942354">
        <w:rPr>
          <w:rFonts w:ascii="Georgia Pro" w:hAnsi="Georgia Pro" w:cs="Arial"/>
          <w:color w:val="000000" w:themeColor="text1"/>
          <w:sz w:val="20"/>
          <w:szCs w:val="20"/>
        </w:rPr>
        <w:t>EdTech</w:t>
      </w:r>
      <w:proofErr w:type="spellEnd"/>
      <w:r w:rsidRPr="00942354">
        <w:rPr>
          <w:rFonts w:ascii="Georgia Pro" w:hAnsi="Georgia Pro" w:cs="Arial"/>
          <w:color w:val="000000" w:themeColor="text1"/>
          <w:sz w:val="20"/>
          <w:szCs w:val="20"/>
        </w:rPr>
        <w:t xml:space="preserve">-Startup </w:t>
      </w:r>
      <w:proofErr w:type="spellStart"/>
      <w:r w:rsidRPr="00942354">
        <w:rPr>
          <w:rFonts w:ascii="Georgia Pro" w:hAnsi="Georgia Pro" w:cs="Arial"/>
          <w:color w:val="000000" w:themeColor="text1"/>
          <w:sz w:val="20"/>
          <w:szCs w:val="20"/>
        </w:rPr>
        <w:t>Pumpkincareers</w:t>
      </w:r>
      <w:proofErr w:type="spellEnd"/>
      <w:r w:rsidRPr="00942354">
        <w:rPr>
          <w:rFonts w:ascii="Georgia Pro" w:hAnsi="Georgia Pro" w:cs="Arial"/>
          <w:color w:val="000000" w:themeColor="text1"/>
          <w:sz w:val="20"/>
          <w:szCs w:val="20"/>
        </w:rPr>
        <w:t xml:space="preserve"> einbringen, um dem Start-up einen Mehrwert zu bieten und mich persönlich durch Herausforderungen weiterzuentwickeln.</w:t>
      </w:r>
    </w:p>
    <w:p w14:paraId="19A8F25C" w14:textId="77777777" w:rsidR="004210D3" w:rsidRPr="00942354" w:rsidRDefault="004210D3" w:rsidP="004210D3">
      <w:pPr>
        <w:jc w:val="both"/>
        <w:rPr>
          <w:rFonts w:ascii="Georgia Pro" w:hAnsi="Georgia Pro" w:cs="Arial"/>
          <w:color w:val="000000" w:themeColor="text1"/>
          <w:sz w:val="20"/>
          <w:szCs w:val="20"/>
        </w:rPr>
      </w:pPr>
    </w:p>
    <w:p w14:paraId="4AB0370A" w14:textId="5803BD08" w:rsidR="003C3787" w:rsidRPr="00942354" w:rsidRDefault="003C3787" w:rsidP="003C3787">
      <w:pPr>
        <w:jc w:val="both"/>
        <w:rPr>
          <w:color w:val="000000" w:themeColor="text1"/>
          <w:sz w:val="20"/>
          <w:szCs w:val="20"/>
        </w:rPr>
      </w:pPr>
      <w:bookmarkStart w:id="15" w:name="_Hlk91953248"/>
      <w:r w:rsidRPr="00942354">
        <w:rPr>
          <w:rFonts w:ascii="Georgia Pro" w:hAnsi="Georgia Pro" w:cs="Arial"/>
          <w:color w:val="000000" w:themeColor="text1"/>
          <w:sz w:val="20"/>
          <w:szCs w:val="20"/>
        </w:rPr>
        <w:t>Die BW Consulting ist als Praktikum ideal, da ich persönlich großes Interesse an der Bundeswehr besitze, vor allem mein</w:t>
      </w:r>
      <w:ins w:id="16" w:author="David Döbele" w:date="2022-01-04T19:12:00Z">
        <w:r w:rsidR="00942354" w:rsidRPr="00942354">
          <w:rPr>
            <w:rFonts w:ascii="Georgia Pro" w:hAnsi="Georgia Pro" w:cs="Arial"/>
            <w:color w:val="000000" w:themeColor="text1"/>
            <w:sz w:val="20"/>
            <w:szCs w:val="20"/>
          </w:rPr>
          <w:t>e</w:t>
        </w:r>
      </w:ins>
      <w:r w:rsidRPr="00942354">
        <w:rPr>
          <w:rFonts w:ascii="Georgia Pro" w:hAnsi="Georgia Pro" w:cs="Arial"/>
          <w:color w:val="000000" w:themeColor="text1"/>
          <w:sz w:val="20"/>
          <w:szCs w:val="20"/>
        </w:rPr>
        <w:t xml:space="preserve"> Zeit als Freiwillig Wehrdienstleistender hat mir viele Eindrücke geboten. Ich finde es </w:t>
      </w:r>
      <w:del w:id="17" w:author="David Döbele" w:date="2022-01-04T19:12:00Z">
        <w:r w:rsidRPr="00942354" w:rsidDel="00942354">
          <w:rPr>
            <w:rFonts w:ascii="Georgia Pro" w:hAnsi="Georgia Pro" w:cs="Arial"/>
            <w:color w:val="000000" w:themeColor="text1"/>
            <w:sz w:val="20"/>
            <w:szCs w:val="20"/>
          </w:rPr>
          <w:delText xml:space="preserve">fasziniert </w:delText>
        </w:r>
      </w:del>
      <w:ins w:id="18" w:author="David Döbele" w:date="2022-01-04T19:12:00Z">
        <w:r w:rsidR="00942354" w:rsidRPr="00942354">
          <w:rPr>
            <w:rFonts w:ascii="Georgia Pro" w:hAnsi="Georgia Pro" w:cs="Arial"/>
            <w:color w:val="000000" w:themeColor="text1"/>
            <w:sz w:val="20"/>
            <w:szCs w:val="20"/>
          </w:rPr>
          <w:t>faszinier</w:t>
        </w:r>
        <w:r w:rsidR="00942354" w:rsidRPr="00942354">
          <w:rPr>
            <w:rFonts w:ascii="Georgia Pro" w:hAnsi="Georgia Pro" w:cs="Arial"/>
            <w:color w:val="000000" w:themeColor="text1"/>
            <w:sz w:val="20"/>
            <w:szCs w:val="20"/>
          </w:rPr>
          <w:t>end,</w:t>
        </w:r>
        <w:r w:rsidR="00942354" w:rsidRPr="00942354">
          <w:rPr>
            <w:rFonts w:ascii="Georgia Pro" w:hAnsi="Georgia Pro" w:cs="Arial"/>
            <w:color w:val="000000" w:themeColor="text1"/>
            <w:sz w:val="20"/>
            <w:szCs w:val="20"/>
          </w:rPr>
          <w:t xml:space="preserve"> </w:t>
        </w:r>
      </w:ins>
      <w:r w:rsidRPr="00942354">
        <w:rPr>
          <w:rFonts w:ascii="Georgia Pro" w:hAnsi="Georgia Pro" w:cs="Arial"/>
          <w:color w:val="000000" w:themeColor="text1"/>
          <w:sz w:val="20"/>
          <w:szCs w:val="20"/>
        </w:rPr>
        <w:t xml:space="preserve">eine Organisation von über 200.000 Mitarbeitern zu beraten, zusätzlich hat Ihre Beratung eine gesamt gesellschaftliche Relevanz, weshalb man </w:t>
      </w:r>
      <w:del w:id="19" w:author="David Döbele" w:date="2022-01-04T19:13:00Z">
        <w:r w:rsidRPr="00942354" w:rsidDel="00942354">
          <w:rPr>
            <w:rFonts w:ascii="Georgia Pro" w:hAnsi="Georgia Pro" w:cs="Arial"/>
            <w:color w:val="000000" w:themeColor="text1"/>
            <w:sz w:val="20"/>
            <w:szCs w:val="20"/>
          </w:rPr>
          <w:delText>in einer große Verantwortung</w:delText>
        </w:r>
      </w:del>
      <w:ins w:id="20" w:author="David Döbele" w:date="2022-01-04T19:13:00Z">
        <w:r w:rsidR="00942354" w:rsidRPr="00942354">
          <w:rPr>
            <w:rFonts w:ascii="Georgia Pro" w:hAnsi="Georgia Pro" w:cs="Arial"/>
            <w:color w:val="000000" w:themeColor="text1"/>
            <w:sz w:val="20"/>
            <w:szCs w:val="20"/>
          </w:rPr>
          <w:t>eine große Verantwortung</w:t>
        </w:r>
      </w:ins>
      <w:r w:rsidRPr="00942354">
        <w:rPr>
          <w:rFonts w:ascii="Georgia Pro" w:hAnsi="Georgia Pro" w:cs="Arial"/>
          <w:color w:val="000000" w:themeColor="text1"/>
          <w:sz w:val="20"/>
          <w:szCs w:val="20"/>
        </w:rPr>
        <w:t xml:space="preserve"> in den individuellen Projekten hat. </w:t>
      </w:r>
      <w:ins w:id="21" w:author="David Döbele" w:date="2022-01-04T19:12:00Z">
        <w:r w:rsidR="00942354" w:rsidRPr="00942354">
          <w:rPr>
            <w:rFonts w:ascii="Georgia Pro" w:hAnsi="Georgia Pro" w:cs="Arial"/>
            <w:color w:val="000000" w:themeColor="text1"/>
            <w:sz w:val="20"/>
            <w:szCs w:val="20"/>
          </w:rPr>
          <w:t xml:space="preserve">Es </w:t>
        </w:r>
      </w:ins>
      <w:ins w:id="22" w:author="David Döbele" w:date="2022-01-04T19:13:00Z">
        <w:r w:rsidR="00942354" w:rsidRPr="00942354">
          <w:rPr>
            <w:rFonts w:ascii="Georgia Pro" w:hAnsi="Georgia Pro" w:cs="Arial"/>
            <w:color w:val="000000" w:themeColor="text1"/>
            <w:sz w:val="20"/>
            <w:szCs w:val="20"/>
          </w:rPr>
          <w:t xml:space="preserve">wäre mir eine große Freude und eine Ehre zugleich, </w:t>
        </w:r>
      </w:ins>
      <w:ins w:id="23" w:author="David Döbele" w:date="2022-01-04T19:14:00Z">
        <w:r w:rsidR="009F0830">
          <w:rPr>
            <w:rFonts w:ascii="Georgia Pro" w:hAnsi="Georgia Pro" w:cs="Arial"/>
            <w:color w:val="000000" w:themeColor="text1"/>
            <w:sz w:val="20"/>
            <w:szCs w:val="20"/>
          </w:rPr>
          <w:t>der</w:t>
        </w:r>
      </w:ins>
      <w:ins w:id="24" w:author="David Döbele" w:date="2022-01-04T19:13:00Z">
        <w:r w:rsidR="00942354" w:rsidRPr="00942354">
          <w:rPr>
            <w:rFonts w:ascii="Georgia Pro" w:hAnsi="Georgia Pro" w:cs="Arial"/>
            <w:color w:val="000000" w:themeColor="text1"/>
            <w:sz w:val="20"/>
            <w:szCs w:val="20"/>
          </w:rPr>
          <w:t xml:space="preserve"> Bundeswehr nun auch von dieser – betriebswirtschaftlichen – Seite </w:t>
        </w:r>
      </w:ins>
      <w:ins w:id="25" w:author="David Döbele" w:date="2022-01-04T19:14:00Z">
        <w:r w:rsidR="009F0830">
          <w:rPr>
            <w:rFonts w:ascii="Georgia Pro" w:hAnsi="Georgia Pro" w:cs="Arial"/>
            <w:color w:val="000000" w:themeColor="text1"/>
            <w:sz w:val="20"/>
            <w:szCs w:val="20"/>
          </w:rPr>
          <w:t>zu dienen</w:t>
        </w:r>
      </w:ins>
      <w:ins w:id="26" w:author="David Döbele" w:date="2022-01-04T19:13:00Z">
        <w:r w:rsidR="00942354" w:rsidRPr="00942354">
          <w:rPr>
            <w:rFonts w:ascii="Georgia Pro" w:hAnsi="Georgia Pro" w:cs="Arial"/>
            <w:color w:val="000000" w:themeColor="text1"/>
            <w:sz w:val="20"/>
            <w:szCs w:val="20"/>
          </w:rPr>
          <w:t>.</w:t>
        </w:r>
      </w:ins>
      <w:del w:id="27" w:author="David Döbele" w:date="2022-01-04T19:12:00Z">
        <w:r w:rsidRPr="00942354" w:rsidDel="00942354">
          <w:rPr>
            <w:rFonts w:ascii="Georgia Pro" w:hAnsi="Georgia Pro" w:cs="Arial"/>
            <w:color w:val="000000" w:themeColor="text1"/>
            <w:sz w:val="20"/>
            <w:szCs w:val="20"/>
          </w:rPr>
          <w:delText xml:space="preserve"> </w:delText>
        </w:r>
      </w:del>
    </w:p>
    <w:bookmarkEnd w:id="15"/>
    <w:p w14:paraId="1795DEAF" w14:textId="77777777" w:rsidR="003C3787" w:rsidRPr="00942354" w:rsidRDefault="003C3787" w:rsidP="004210D3">
      <w:pPr>
        <w:jc w:val="both"/>
        <w:rPr>
          <w:rFonts w:ascii="Georgia Pro" w:hAnsi="Georgia Pro" w:cs="Arial"/>
          <w:color w:val="000000" w:themeColor="text1"/>
          <w:sz w:val="20"/>
          <w:szCs w:val="20"/>
        </w:rPr>
      </w:pPr>
    </w:p>
    <w:p w14:paraId="3AB25509" w14:textId="11C8BFB5" w:rsidR="004210D3" w:rsidRPr="00942354" w:rsidRDefault="004210D3" w:rsidP="004210D3">
      <w:pPr>
        <w:jc w:val="both"/>
        <w:rPr>
          <w:rFonts w:ascii="Georgia Pro" w:hAnsi="Georgia Pro" w:cs="Arial"/>
          <w:color w:val="000000" w:themeColor="text1"/>
          <w:sz w:val="20"/>
          <w:szCs w:val="20"/>
        </w:rPr>
      </w:pPr>
      <w:r w:rsidRPr="00942354">
        <w:rPr>
          <w:rFonts w:ascii="Georgia Pro" w:hAnsi="Georgia Pro" w:cs="Arial"/>
          <w:color w:val="000000" w:themeColor="text1"/>
          <w:sz w:val="20"/>
          <w:szCs w:val="20"/>
        </w:rPr>
        <w:t>Von dem Praktikum bei</w:t>
      </w:r>
      <w:r w:rsidR="003C3787" w:rsidRPr="00942354">
        <w:rPr>
          <w:rFonts w:ascii="Georgia Pro" w:hAnsi="Georgia Pro" w:cs="Arial"/>
          <w:color w:val="000000" w:themeColor="text1"/>
          <w:sz w:val="20"/>
          <w:szCs w:val="20"/>
        </w:rPr>
        <w:t xml:space="preserve"> BW Consulting</w:t>
      </w:r>
      <w:r w:rsidRPr="00942354">
        <w:rPr>
          <w:rFonts w:ascii="Georgia Pro" w:hAnsi="Georgia Pro" w:cs="Arial"/>
          <w:color w:val="000000" w:themeColor="text1"/>
          <w:sz w:val="20"/>
          <w:szCs w:val="20"/>
        </w:rPr>
        <w:t xml:space="preserve"> erhoffe ich mir eine steile Lernkurve sowie die Möglichkeit, meine eigenen Ideen mit einbringen zu können und Verantwortung übernehmen zu dürfen. Ich bin mir sicher, dass ich durch mein starkes Interesse an der Betriebswirtschaftslehre, meine hohe Einsatzbereitschaft sowie meine hervorragenden analytischen Fähigkeiten eine Bereicherung für </w:t>
      </w:r>
      <w:r w:rsidR="003C3787" w:rsidRPr="00942354">
        <w:rPr>
          <w:rFonts w:ascii="Georgia Pro" w:hAnsi="Georgia Pro" w:cs="Arial"/>
          <w:color w:val="000000" w:themeColor="text1"/>
          <w:sz w:val="20"/>
          <w:szCs w:val="20"/>
        </w:rPr>
        <w:t>Ihre Inhouse Consulting</w:t>
      </w:r>
      <w:r w:rsidRPr="00942354">
        <w:rPr>
          <w:rFonts w:ascii="Georgia Pro" w:hAnsi="Georgia Pro" w:cs="Arial"/>
          <w:color w:val="000000" w:themeColor="text1"/>
          <w:sz w:val="20"/>
          <w:szCs w:val="20"/>
        </w:rPr>
        <w:t xml:space="preserve"> sein werde und würde mich sehr darüber freuen, Sie auch in einem persönlichen Gespräch von mir überzeugen zu dürfen. </w:t>
      </w:r>
    </w:p>
    <w:p w14:paraId="08AD6F96" w14:textId="77777777" w:rsidR="00300147" w:rsidRPr="00942354" w:rsidRDefault="00300147" w:rsidP="004210D3">
      <w:pPr>
        <w:jc w:val="both"/>
        <w:rPr>
          <w:rFonts w:ascii="Georgia Pro" w:hAnsi="Georgia Pro" w:cs="Arial"/>
          <w:color w:val="000000" w:themeColor="text1"/>
          <w:sz w:val="20"/>
          <w:szCs w:val="20"/>
        </w:rPr>
      </w:pPr>
    </w:p>
    <w:p w14:paraId="3363756D" w14:textId="3DE15602" w:rsidR="004210D3" w:rsidRPr="00942354" w:rsidRDefault="004210D3" w:rsidP="004210D3">
      <w:pPr>
        <w:jc w:val="both"/>
        <w:rPr>
          <w:rFonts w:ascii="Georgia Pro" w:hAnsi="Georgia Pro" w:cs="Arial"/>
          <w:color w:val="000000" w:themeColor="text1"/>
          <w:sz w:val="20"/>
          <w:szCs w:val="20"/>
        </w:rPr>
      </w:pPr>
      <w:r w:rsidRPr="00942354">
        <w:rPr>
          <w:rFonts w:ascii="Georgia Pro" w:hAnsi="Georgia Pro" w:cs="Arial"/>
          <w:color w:val="000000" w:themeColor="text1"/>
          <w:sz w:val="20"/>
          <w:szCs w:val="20"/>
        </w:rPr>
        <w:t xml:space="preserve">Mit freundlichen Grüßen </w:t>
      </w:r>
    </w:p>
    <w:p w14:paraId="1E965CC6" w14:textId="77777777" w:rsidR="00942354" w:rsidRDefault="004210D3" w:rsidP="004210D3">
      <w:pPr>
        <w:jc w:val="both"/>
        <w:rPr>
          <w:ins w:id="28" w:author="David Döbele" w:date="2022-01-04T19:14:00Z"/>
          <w:rFonts w:ascii="Georgia Pro" w:hAnsi="Georgia Pro" w:cs="Arial"/>
          <w:color w:val="000000" w:themeColor="text1"/>
          <w:sz w:val="20"/>
          <w:szCs w:val="20"/>
        </w:rPr>
      </w:pPr>
      <w:r w:rsidRPr="00942354">
        <w:rPr>
          <w:rFonts w:ascii="Georgia Pro" w:hAnsi="Georgia Pro" w:cs="Arial"/>
          <w:color w:val="000000" w:themeColor="text1"/>
          <w:sz w:val="20"/>
          <w:szCs w:val="20"/>
        </w:rPr>
        <w:t>Hadi Hassan</w:t>
      </w:r>
    </w:p>
    <w:p w14:paraId="099C9458" w14:textId="355BD20F" w:rsidR="004210D3" w:rsidRPr="00942354" w:rsidRDefault="004210D3" w:rsidP="004210D3">
      <w:pPr>
        <w:jc w:val="both"/>
        <w:rPr>
          <w:rFonts w:ascii="Georgia Pro" w:hAnsi="Georgia Pro" w:cs="Arial"/>
          <w:color w:val="000000" w:themeColor="text1"/>
          <w:sz w:val="20"/>
          <w:szCs w:val="20"/>
        </w:rPr>
      </w:pPr>
      <w:r w:rsidRPr="00942354">
        <w:rPr>
          <w:rFonts w:ascii="Georgia Pro" w:hAnsi="Georgia Pro" w:cs="Arial"/>
          <w:color w:val="000000" w:themeColor="text1"/>
          <w:sz w:val="20"/>
          <w:szCs w:val="20"/>
        </w:rPr>
        <w:t xml:space="preserve"> </w:t>
      </w:r>
      <w:moveToRangeStart w:id="29" w:author="David Döbele" w:date="2022-01-04T19:14:00Z" w:name="move92216061"/>
      <w:moveTo w:id="30" w:author="David Döbele" w:date="2022-01-04T19:14:00Z">
        <w:r w:rsidR="00942354" w:rsidRPr="00942354">
          <w:rPr>
            <w:rFonts w:ascii="Georgia Pro" w:hAnsi="Georgia Pro" w:cs="Arial"/>
            <w:noProof/>
            <w:color w:val="000000" w:themeColor="text1"/>
            <w:sz w:val="20"/>
            <w:szCs w:val="20"/>
          </w:rPr>
          <w:drawing>
            <wp:inline distT="0" distB="0" distL="0" distR="0" wp14:anchorId="070DF826" wp14:editId="3DF5897F">
              <wp:extent cx="1045419" cy="440085"/>
              <wp:effectExtent l="0" t="0" r="2540" b="0"/>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enthält.&#10;&#10;Automatisch generierte Beschreibu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89016" cy="458438"/>
                      </a:xfrm>
                      <a:prstGeom prst="rect">
                        <a:avLst/>
                      </a:prstGeom>
                    </pic:spPr>
                  </pic:pic>
                </a:graphicData>
              </a:graphic>
            </wp:inline>
          </w:drawing>
        </w:r>
      </w:moveTo>
      <w:moveToRangeEnd w:id="29"/>
    </w:p>
    <w:p w14:paraId="53B3FA51" w14:textId="1344AC50" w:rsidR="00300147" w:rsidRPr="00942354" w:rsidRDefault="00300147" w:rsidP="004210D3">
      <w:pPr>
        <w:jc w:val="both"/>
        <w:rPr>
          <w:rFonts w:ascii="Georgia Pro" w:hAnsi="Georgia Pro" w:cs="Arial"/>
          <w:color w:val="000000" w:themeColor="text1"/>
          <w:sz w:val="20"/>
          <w:szCs w:val="20"/>
        </w:rPr>
      </w:pPr>
      <w:moveFromRangeStart w:id="31" w:author="David Döbele" w:date="2022-01-04T19:14:00Z" w:name="move92216061"/>
      <w:moveFrom w:id="32" w:author="David Döbele" w:date="2022-01-04T19:14:00Z">
        <w:r w:rsidRPr="00942354" w:rsidDel="00942354">
          <w:rPr>
            <w:rFonts w:ascii="Georgia Pro" w:hAnsi="Georgia Pro" w:cs="Arial"/>
            <w:noProof/>
            <w:color w:val="000000" w:themeColor="text1"/>
            <w:sz w:val="20"/>
            <w:szCs w:val="20"/>
          </w:rPr>
          <w:drawing>
            <wp:inline distT="0" distB="0" distL="0" distR="0" wp14:anchorId="45AFC6F1" wp14:editId="6125AE83">
              <wp:extent cx="1045419" cy="440085"/>
              <wp:effectExtent l="0" t="0" r="2540" b="0"/>
              <wp:docPr id="3" name="Grafik 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enthält.&#10;&#10;Automatisch generierte Beschreibu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89016" cy="458438"/>
                      </a:xfrm>
                      <a:prstGeom prst="rect">
                        <a:avLst/>
                      </a:prstGeom>
                    </pic:spPr>
                  </pic:pic>
                </a:graphicData>
              </a:graphic>
            </wp:inline>
          </w:drawing>
        </w:r>
      </w:moveFrom>
      <w:moveFromRangeEnd w:id="31"/>
    </w:p>
    <w:p w14:paraId="5B191F4C" w14:textId="4746AD9E" w:rsidR="008D6066" w:rsidRPr="00942354" w:rsidRDefault="008D6066" w:rsidP="00300147">
      <w:pPr>
        <w:jc w:val="both"/>
        <w:rPr>
          <w:rFonts w:ascii="Georgia Pro" w:hAnsi="Georgia Pro" w:cs="Arial"/>
          <w:color w:val="000000" w:themeColor="text1"/>
          <w:sz w:val="20"/>
          <w:szCs w:val="20"/>
        </w:rPr>
      </w:pPr>
    </w:p>
    <w:sectPr w:rsidR="008D6066" w:rsidRPr="00942354" w:rsidSect="00942354">
      <w:pgSz w:w="11906" w:h="16838"/>
      <w:pgMar w:top="1021" w:right="1134" w:bottom="397" w:left="1134" w:header="709" w:footer="709" w:gutter="0"/>
      <w:cols w:space="708"/>
      <w:docGrid w:linePitch="360"/>
      <w:sectPrChange w:id="33" w:author="David Döbele" w:date="2022-01-04T19:14:00Z">
        <w:sectPr w:rsidR="008D6066" w:rsidRPr="00942354" w:rsidSect="00942354">
          <w:pgMar w:top="1417" w:right="1417" w:bottom="1134" w:left="1417"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370F5" w14:textId="77777777" w:rsidR="00F940CE" w:rsidRDefault="00F940CE" w:rsidP="004210D3">
      <w:r>
        <w:separator/>
      </w:r>
    </w:p>
  </w:endnote>
  <w:endnote w:type="continuationSeparator" w:id="0">
    <w:p w14:paraId="38907762" w14:textId="77777777" w:rsidR="00F940CE" w:rsidRDefault="00F940CE" w:rsidP="00421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Pro">
    <w:panose1 w:val="02040502050405020303"/>
    <w:charset w:val="00"/>
    <w:family w:val="roman"/>
    <w:pitch w:val="variable"/>
    <w:sig w:usb0="800002AF" w:usb1="00000003"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64831" w14:textId="77777777" w:rsidR="00F940CE" w:rsidRDefault="00F940CE" w:rsidP="004210D3">
      <w:r>
        <w:separator/>
      </w:r>
    </w:p>
  </w:footnote>
  <w:footnote w:type="continuationSeparator" w:id="0">
    <w:p w14:paraId="174EDEA7" w14:textId="77777777" w:rsidR="00F940CE" w:rsidRDefault="00F940CE" w:rsidP="004210D3">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F09"/>
    <w:rsid w:val="000D77E3"/>
    <w:rsid w:val="00300147"/>
    <w:rsid w:val="0030570A"/>
    <w:rsid w:val="003A24C2"/>
    <w:rsid w:val="003C3787"/>
    <w:rsid w:val="004210D3"/>
    <w:rsid w:val="00511E02"/>
    <w:rsid w:val="005F229D"/>
    <w:rsid w:val="008D6066"/>
    <w:rsid w:val="00942354"/>
    <w:rsid w:val="009F0830"/>
    <w:rsid w:val="00D13F09"/>
    <w:rsid w:val="00DA5C5C"/>
    <w:rsid w:val="00DA6DEC"/>
    <w:rsid w:val="00DE5A20"/>
    <w:rsid w:val="00F940CE"/>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0D7FE"/>
  <w15:chartTrackingRefBased/>
  <w15:docId w15:val="{56EB779B-78F7-4368-8A37-8F662BEA2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210D3"/>
    <w:pPr>
      <w:spacing w:after="0" w:line="240" w:lineRule="auto"/>
    </w:pPr>
    <w:rPr>
      <w:lang w:val="de-DE"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210D3"/>
    <w:pPr>
      <w:tabs>
        <w:tab w:val="center" w:pos="4703"/>
        <w:tab w:val="right" w:pos="9406"/>
      </w:tabs>
    </w:pPr>
    <w:rPr>
      <w:lang w:eastAsia="zh-CN"/>
    </w:rPr>
  </w:style>
  <w:style w:type="character" w:customStyle="1" w:styleId="KopfzeileZchn">
    <w:name w:val="Kopfzeile Zchn"/>
    <w:basedOn w:val="Absatz-Standardschriftart"/>
    <w:link w:val="Kopfzeile"/>
    <w:uiPriority w:val="99"/>
    <w:rsid w:val="004210D3"/>
    <w:rPr>
      <w:lang w:val="de-DE"/>
    </w:rPr>
  </w:style>
  <w:style w:type="paragraph" w:styleId="Fuzeile">
    <w:name w:val="footer"/>
    <w:basedOn w:val="Standard"/>
    <w:link w:val="FuzeileZchn"/>
    <w:uiPriority w:val="99"/>
    <w:unhideWhenUsed/>
    <w:rsid w:val="004210D3"/>
    <w:pPr>
      <w:tabs>
        <w:tab w:val="center" w:pos="4703"/>
        <w:tab w:val="right" w:pos="9406"/>
      </w:tabs>
    </w:pPr>
    <w:rPr>
      <w:lang w:eastAsia="zh-CN"/>
    </w:rPr>
  </w:style>
  <w:style w:type="character" w:customStyle="1" w:styleId="FuzeileZchn">
    <w:name w:val="Fußzeile Zchn"/>
    <w:basedOn w:val="Absatz-Standardschriftart"/>
    <w:link w:val="Fuzeile"/>
    <w:uiPriority w:val="99"/>
    <w:rsid w:val="004210D3"/>
    <w:rPr>
      <w:lang w:val="de-DE"/>
    </w:rPr>
  </w:style>
  <w:style w:type="character" w:styleId="Hyperlink">
    <w:name w:val="Hyperlink"/>
    <w:basedOn w:val="Absatz-Standardschriftart"/>
    <w:uiPriority w:val="99"/>
    <w:unhideWhenUsed/>
    <w:rsid w:val="004210D3"/>
    <w:rPr>
      <w:color w:val="0563C1" w:themeColor="hyperlink"/>
      <w:u w:val="single"/>
    </w:rPr>
  </w:style>
  <w:style w:type="character" w:styleId="Kommentarzeichen">
    <w:name w:val="annotation reference"/>
    <w:basedOn w:val="Absatz-Standardschriftart"/>
    <w:uiPriority w:val="99"/>
    <w:semiHidden/>
    <w:unhideWhenUsed/>
    <w:rsid w:val="004210D3"/>
    <w:rPr>
      <w:sz w:val="16"/>
      <w:szCs w:val="16"/>
    </w:rPr>
  </w:style>
  <w:style w:type="paragraph" w:styleId="Kommentartext">
    <w:name w:val="annotation text"/>
    <w:basedOn w:val="Standard"/>
    <w:link w:val="KommentartextZchn"/>
    <w:uiPriority w:val="99"/>
    <w:semiHidden/>
    <w:unhideWhenUsed/>
    <w:rsid w:val="004210D3"/>
    <w:rPr>
      <w:sz w:val="20"/>
      <w:szCs w:val="20"/>
    </w:rPr>
  </w:style>
  <w:style w:type="character" w:customStyle="1" w:styleId="KommentartextZchn">
    <w:name w:val="Kommentartext Zchn"/>
    <w:basedOn w:val="Absatz-Standardschriftart"/>
    <w:link w:val="Kommentartext"/>
    <w:uiPriority w:val="99"/>
    <w:semiHidden/>
    <w:rsid w:val="004210D3"/>
    <w:rPr>
      <w:sz w:val="20"/>
      <w:szCs w:val="20"/>
      <w:lang w:val="de-DE" w:eastAsia="de-DE"/>
    </w:rPr>
  </w:style>
  <w:style w:type="paragraph" w:styleId="berarbeitung">
    <w:name w:val="Revision"/>
    <w:hidden/>
    <w:uiPriority w:val="99"/>
    <w:semiHidden/>
    <w:rsid w:val="00942354"/>
    <w:pPr>
      <w:spacing w:after="0" w:line="240" w:lineRule="auto"/>
    </w:pPr>
    <w:rPr>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620</Words>
  <Characters>3912</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 Hassan</dc:creator>
  <cp:keywords/>
  <dc:description/>
  <cp:lastModifiedBy>David Döbele</cp:lastModifiedBy>
  <cp:revision>4</cp:revision>
  <dcterms:created xsi:type="dcterms:W3CDTF">2022-01-03T16:43:00Z</dcterms:created>
  <dcterms:modified xsi:type="dcterms:W3CDTF">2022-01-04T18:15:00Z</dcterms:modified>
</cp:coreProperties>
</file>