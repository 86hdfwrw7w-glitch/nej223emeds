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FBD34" w14:textId="36A322AD" w:rsidR="00E83C81" w:rsidRPr="00860C09" w:rsidRDefault="00E83C81" w:rsidP="00860C09">
      <w:pPr>
        <w:spacing w:after="0" w:line="240" w:lineRule="auto"/>
        <w:jc w:val="right"/>
        <w:rPr>
          <w:rFonts w:ascii="Times New Roman" w:hAnsi="Times New Roman" w:cs="Times New Roman"/>
          <w:sz w:val="20"/>
          <w:szCs w:val="20"/>
        </w:rPr>
      </w:pPr>
      <w:r w:rsidRPr="00860C09">
        <w:rPr>
          <w:rFonts w:ascii="Times New Roman" w:hAnsi="Times New Roman" w:cs="Times New Roman"/>
          <w:sz w:val="20"/>
          <w:szCs w:val="20"/>
        </w:rPr>
        <w:t>Mia Renée Schramek</w:t>
      </w:r>
    </w:p>
    <w:p w14:paraId="4F6A3D65" w14:textId="5C4BB2DD" w:rsidR="00E83C81" w:rsidRPr="00860C09" w:rsidRDefault="00756576" w:rsidP="00860C09">
      <w:pPr>
        <w:spacing w:after="0" w:line="240" w:lineRule="auto"/>
        <w:jc w:val="right"/>
        <w:rPr>
          <w:rFonts w:ascii="Times New Roman" w:hAnsi="Times New Roman" w:cs="Times New Roman"/>
          <w:sz w:val="20"/>
          <w:szCs w:val="20"/>
        </w:rPr>
      </w:pPr>
      <w:r w:rsidRPr="00860C09">
        <w:rPr>
          <w:rFonts w:ascii="Times New Roman" w:hAnsi="Times New Roman" w:cs="Times New Roman"/>
          <w:sz w:val="20"/>
          <w:szCs w:val="20"/>
        </w:rPr>
        <w:t>Melatengürtel 113-115, App. 01</w:t>
      </w:r>
    </w:p>
    <w:p w14:paraId="39C22CCD" w14:textId="77777777" w:rsidR="00E83C81" w:rsidRPr="00860C09" w:rsidRDefault="00E83C81" w:rsidP="00860C09">
      <w:pPr>
        <w:spacing w:after="0" w:line="240" w:lineRule="auto"/>
        <w:jc w:val="right"/>
        <w:rPr>
          <w:rFonts w:ascii="Times New Roman" w:hAnsi="Times New Roman" w:cs="Times New Roman"/>
          <w:sz w:val="20"/>
          <w:szCs w:val="20"/>
        </w:rPr>
      </w:pPr>
      <w:r w:rsidRPr="00860C09">
        <w:rPr>
          <w:rFonts w:ascii="Times New Roman" w:hAnsi="Times New Roman" w:cs="Times New Roman"/>
          <w:sz w:val="20"/>
          <w:szCs w:val="20"/>
        </w:rPr>
        <w:t>50825 Köln</w:t>
      </w:r>
    </w:p>
    <w:p w14:paraId="693D7788" w14:textId="77777777" w:rsidR="00E83C81" w:rsidRPr="00860C09" w:rsidRDefault="00E83C81" w:rsidP="00860C09">
      <w:pPr>
        <w:spacing w:after="0" w:line="240" w:lineRule="auto"/>
        <w:jc w:val="right"/>
        <w:rPr>
          <w:rFonts w:ascii="Times New Roman" w:hAnsi="Times New Roman" w:cs="Times New Roman"/>
          <w:sz w:val="20"/>
          <w:szCs w:val="20"/>
        </w:rPr>
      </w:pPr>
      <w:r w:rsidRPr="00860C09">
        <w:rPr>
          <w:rFonts w:ascii="Times New Roman" w:hAnsi="Times New Roman" w:cs="Times New Roman"/>
          <w:sz w:val="20"/>
          <w:szCs w:val="20"/>
        </w:rPr>
        <w:t>Mail: mia.schramek@gmail.com</w:t>
      </w:r>
    </w:p>
    <w:p w14:paraId="761F8C0C" w14:textId="32C2DE27" w:rsidR="00E83C81" w:rsidRDefault="00E83C81" w:rsidP="00860C09">
      <w:pPr>
        <w:spacing w:after="0" w:line="240" w:lineRule="auto"/>
        <w:jc w:val="right"/>
        <w:rPr>
          <w:rFonts w:ascii="Times New Roman" w:hAnsi="Times New Roman" w:cs="Times New Roman"/>
          <w:sz w:val="20"/>
          <w:szCs w:val="20"/>
        </w:rPr>
      </w:pPr>
      <w:r w:rsidRPr="00860C09">
        <w:rPr>
          <w:rFonts w:ascii="Times New Roman" w:hAnsi="Times New Roman" w:cs="Times New Roman"/>
          <w:sz w:val="20"/>
          <w:szCs w:val="20"/>
        </w:rPr>
        <w:t>Mobil: +49 151 68538289</w:t>
      </w:r>
    </w:p>
    <w:p w14:paraId="0563C700" w14:textId="77777777" w:rsidR="00860C09" w:rsidRPr="00860C09" w:rsidRDefault="00860C09" w:rsidP="00860C09">
      <w:pPr>
        <w:spacing w:after="0" w:line="240" w:lineRule="auto"/>
        <w:jc w:val="right"/>
        <w:rPr>
          <w:rFonts w:ascii="Times New Roman" w:hAnsi="Times New Roman" w:cs="Times New Roman"/>
          <w:sz w:val="20"/>
          <w:szCs w:val="20"/>
        </w:rPr>
      </w:pPr>
    </w:p>
    <w:p w14:paraId="4FFA7063" w14:textId="702B210B" w:rsidR="00F74175" w:rsidRPr="00860C09" w:rsidRDefault="003D5D1E" w:rsidP="00860C09">
      <w:pPr>
        <w:spacing w:after="0" w:line="240" w:lineRule="auto"/>
        <w:rPr>
          <w:rFonts w:ascii="Times New Roman" w:hAnsi="Times New Roman" w:cs="Times New Roman"/>
          <w:color w:val="000000"/>
          <w:sz w:val="20"/>
          <w:szCs w:val="20"/>
          <w:highlight w:val="yellow"/>
        </w:rPr>
      </w:pPr>
      <w:r w:rsidRPr="00860C09">
        <w:rPr>
          <w:rFonts w:ascii="Times New Roman" w:hAnsi="Times New Roman" w:cs="Times New Roman"/>
          <w:color w:val="000000"/>
          <w:sz w:val="20"/>
          <w:szCs w:val="20"/>
          <w:highlight w:val="yellow"/>
        </w:rPr>
        <w:t>Corporate Finance Beratung</w:t>
      </w:r>
      <w:r w:rsidR="00F74175" w:rsidRPr="00860C09">
        <w:rPr>
          <w:rFonts w:ascii="Times New Roman" w:hAnsi="Times New Roman" w:cs="Times New Roman"/>
          <w:color w:val="000000"/>
          <w:sz w:val="20"/>
          <w:szCs w:val="20"/>
          <w:highlight w:val="yellow"/>
        </w:rPr>
        <w:t xml:space="preserve"> GmbH</w:t>
      </w:r>
    </w:p>
    <w:p w14:paraId="096C8AF5" w14:textId="5626AF34" w:rsidR="00647413" w:rsidRDefault="003D5D1E" w:rsidP="00860C09">
      <w:pPr>
        <w:spacing w:after="0" w:line="240" w:lineRule="auto"/>
        <w:rPr>
          <w:rFonts w:ascii="Times New Roman" w:hAnsi="Times New Roman" w:cs="Times New Roman"/>
          <w:sz w:val="20"/>
          <w:szCs w:val="20"/>
        </w:rPr>
      </w:pPr>
      <w:r w:rsidRPr="00860C09">
        <w:rPr>
          <w:rFonts w:ascii="Times New Roman" w:hAnsi="Times New Roman" w:cs="Times New Roman"/>
          <w:sz w:val="20"/>
          <w:szCs w:val="20"/>
          <w:highlight w:val="yellow"/>
        </w:rPr>
        <w:t>Musterstraße 99</w:t>
      </w:r>
      <w:r w:rsidR="00F74175" w:rsidRPr="00860C09">
        <w:rPr>
          <w:rFonts w:ascii="Times New Roman" w:hAnsi="Times New Roman" w:cs="Times New Roman"/>
          <w:sz w:val="20"/>
          <w:szCs w:val="20"/>
          <w:highlight w:val="yellow"/>
        </w:rPr>
        <w:br/>
      </w:r>
      <w:r w:rsidRPr="00860C09">
        <w:rPr>
          <w:rFonts w:ascii="Times New Roman" w:hAnsi="Times New Roman" w:cs="Times New Roman"/>
          <w:sz w:val="20"/>
          <w:szCs w:val="20"/>
          <w:highlight w:val="yellow"/>
        </w:rPr>
        <w:t>55005</w:t>
      </w:r>
      <w:r w:rsidR="00F74175" w:rsidRPr="00860C09">
        <w:rPr>
          <w:rFonts w:ascii="Times New Roman" w:hAnsi="Times New Roman" w:cs="Times New Roman"/>
          <w:sz w:val="20"/>
          <w:szCs w:val="20"/>
          <w:highlight w:val="yellow"/>
        </w:rPr>
        <w:t xml:space="preserve"> </w:t>
      </w:r>
      <w:r w:rsidRPr="00860C09">
        <w:rPr>
          <w:rFonts w:ascii="Times New Roman" w:hAnsi="Times New Roman" w:cs="Times New Roman"/>
          <w:sz w:val="20"/>
          <w:szCs w:val="20"/>
          <w:highlight w:val="yellow"/>
        </w:rPr>
        <w:t>Frankfurt am Main</w:t>
      </w:r>
      <w:r w:rsidR="00F74175" w:rsidRPr="00860C09">
        <w:rPr>
          <w:rFonts w:ascii="Times New Roman" w:hAnsi="Times New Roman" w:cs="Times New Roman"/>
          <w:sz w:val="20"/>
          <w:szCs w:val="20"/>
        </w:rPr>
        <w:t xml:space="preserve"> </w:t>
      </w:r>
    </w:p>
    <w:p w14:paraId="2F98FF9B" w14:textId="77777777" w:rsidR="00860C09" w:rsidRPr="00860C09" w:rsidRDefault="00860C09" w:rsidP="00860C09">
      <w:pPr>
        <w:spacing w:after="0" w:line="240" w:lineRule="auto"/>
        <w:rPr>
          <w:rFonts w:ascii="Times New Roman" w:hAnsi="Times New Roman" w:cs="Times New Roman"/>
          <w:sz w:val="20"/>
          <w:szCs w:val="20"/>
        </w:rPr>
      </w:pPr>
    </w:p>
    <w:p w14:paraId="0731715D" w14:textId="7D1F596C" w:rsidR="001E0088" w:rsidRDefault="00E83C81" w:rsidP="00860C09">
      <w:pPr>
        <w:spacing w:after="0" w:line="240" w:lineRule="auto"/>
        <w:jc w:val="right"/>
        <w:rPr>
          <w:rFonts w:ascii="Times New Roman" w:hAnsi="Times New Roman" w:cs="Times New Roman"/>
          <w:sz w:val="20"/>
          <w:szCs w:val="20"/>
        </w:rPr>
      </w:pPr>
      <w:r w:rsidRPr="00860C09">
        <w:rPr>
          <w:rFonts w:ascii="Times New Roman" w:hAnsi="Times New Roman" w:cs="Times New Roman"/>
          <w:sz w:val="20"/>
          <w:szCs w:val="20"/>
        </w:rPr>
        <w:t>Köln</w:t>
      </w:r>
      <w:r w:rsidR="002D594E" w:rsidRPr="00860C09">
        <w:rPr>
          <w:rFonts w:ascii="Times New Roman" w:hAnsi="Times New Roman" w:cs="Times New Roman"/>
          <w:sz w:val="20"/>
          <w:szCs w:val="20"/>
        </w:rPr>
        <w:t xml:space="preserve">, </w:t>
      </w:r>
      <w:r w:rsidR="00860C09" w:rsidRPr="00860C09">
        <w:rPr>
          <w:rFonts w:ascii="Times New Roman" w:hAnsi="Times New Roman" w:cs="Times New Roman"/>
          <w:sz w:val="20"/>
          <w:szCs w:val="20"/>
          <w:highlight w:val="yellow"/>
        </w:rPr>
        <w:t>Datum</w:t>
      </w:r>
    </w:p>
    <w:p w14:paraId="11DE5BA1" w14:textId="77777777" w:rsidR="00860C09" w:rsidRPr="00860C09" w:rsidRDefault="00860C09" w:rsidP="00860C09">
      <w:pPr>
        <w:spacing w:after="0" w:line="240" w:lineRule="auto"/>
        <w:jc w:val="right"/>
        <w:rPr>
          <w:rFonts w:ascii="Times New Roman" w:hAnsi="Times New Roman" w:cs="Times New Roman"/>
          <w:sz w:val="20"/>
          <w:szCs w:val="20"/>
        </w:rPr>
      </w:pPr>
    </w:p>
    <w:p w14:paraId="4938B704" w14:textId="1FD1E108" w:rsidR="00756576" w:rsidRPr="00860C09" w:rsidRDefault="000A5AB8" w:rsidP="00860C09">
      <w:pPr>
        <w:spacing w:after="0" w:line="240" w:lineRule="auto"/>
        <w:rPr>
          <w:rFonts w:ascii="Times New Roman" w:hAnsi="Times New Roman" w:cs="Times New Roman"/>
          <w:b/>
          <w:sz w:val="20"/>
          <w:szCs w:val="20"/>
        </w:rPr>
      </w:pPr>
      <w:r w:rsidRPr="00860C09">
        <w:rPr>
          <w:rFonts w:ascii="Times New Roman" w:hAnsi="Times New Roman" w:cs="Times New Roman"/>
          <w:b/>
          <w:sz w:val="20"/>
          <w:szCs w:val="20"/>
        </w:rPr>
        <w:t xml:space="preserve">Bewerbung </w:t>
      </w:r>
      <w:r w:rsidR="003D5D1E" w:rsidRPr="00860C09">
        <w:rPr>
          <w:rFonts w:ascii="Times New Roman" w:hAnsi="Times New Roman" w:cs="Times New Roman"/>
          <w:b/>
          <w:sz w:val="20"/>
          <w:szCs w:val="20"/>
        </w:rPr>
        <w:t xml:space="preserve">um ein Praktikum im </w:t>
      </w:r>
      <w:r w:rsidR="00F75B22" w:rsidRPr="00860C09">
        <w:rPr>
          <w:rFonts w:ascii="Times New Roman" w:hAnsi="Times New Roman" w:cs="Times New Roman"/>
          <w:b/>
          <w:sz w:val="20"/>
          <w:szCs w:val="20"/>
        </w:rPr>
        <w:t>Investment Banking</w:t>
      </w:r>
      <w:r w:rsidR="00F74175" w:rsidRPr="00860C09">
        <w:rPr>
          <w:rFonts w:ascii="Times New Roman" w:hAnsi="Times New Roman" w:cs="Times New Roman"/>
          <w:b/>
          <w:sz w:val="20"/>
          <w:szCs w:val="20"/>
        </w:rPr>
        <w:t xml:space="preserve"> </w:t>
      </w:r>
    </w:p>
    <w:p w14:paraId="3A5BDDA8" w14:textId="77777777" w:rsidR="004A615C" w:rsidRPr="00860C09" w:rsidRDefault="004A615C" w:rsidP="00860C09">
      <w:pPr>
        <w:spacing w:after="0" w:line="240" w:lineRule="auto"/>
        <w:rPr>
          <w:rFonts w:ascii="Times New Roman" w:hAnsi="Times New Roman" w:cs="Times New Roman"/>
          <w:b/>
          <w:sz w:val="20"/>
          <w:szCs w:val="20"/>
        </w:rPr>
      </w:pPr>
    </w:p>
    <w:p w14:paraId="2FF34235" w14:textId="5127314F" w:rsidR="000A5AB8" w:rsidRPr="00860C09" w:rsidRDefault="000A5AB8" w:rsidP="00860C09">
      <w:pPr>
        <w:spacing w:after="0" w:line="240" w:lineRule="auto"/>
        <w:jc w:val="both"/>
        <w:rPr>
          <w:rFonts w:ascii="Times New Roman" w:hAnsi="Times New Roman" w:cs="Times New Roman"/>
          <w:sz w:val="20"/>
          <w:szCs w:val="20"/>
        </w:rPr>
      </w:pPr>
      <w:r w:rsidRPr="00860C09">
        <w:rPr>
          <w:rFonts w:ascii="Times New Roman" w:hAnsi="Times New Roman" w:cs="Times New Roman"/>
          <w:sz w:val="20"/>
          <w:szCs w:val="20"/>
        </w:rPr>
        <w:t xml:space="preserve">Sehr </w:t>
      </w:r>
      <w:r w:rsidR="00AE3A33" w:rsidRPr="00860C09">
        <w:rPr>
          <w:rFonts w:ascii="Times New Roman" w:hAnsi="Times New Roman" w:cs="Times New Roman"/>
          <w:sz w:val="20"/>
          <w:szCs w:val="20"/>
        </w:rPr>
        <w:t>geehrte</w:t>
      </w:r>
      <w:r w:rsidRPr="00860C09">
        <w:rPr>
          <w:rFonts w:ascii="Times New Roman" w:hAnsi="Times New Roman" w:cs="Times New Roman"/>
          <w:sz w:val="20"/>
          <w:szCs w:val="20"/>
        </w:rPr>
        <w:t xml:space="preserve"> Damen und Herren,</w:t>
      </w:r>
    </w:p>
    <w:p w14:paraId="7ECD1D97" w14:textId="77777777" w:rsidR="0030521B" w:rsidRPr="00860C09" w:rsidRDefault="0030521B" w:rsidP="00860C09">
      <w:pPr>
        <w:pStyle w:val="p1"/>
        <w:jc w:val="both"/>
        <w:rPr>
          <w:rFonts w:ascii="Times New Roman" w:hAnsi="Times New Roman"/>
          <w:sz w:val="20"/>
          <w:szCs w:val="20"/>
          <w:lang w:val="de-DE"/>
        </w:rPr>
      </w:pPr>
    </w:p>
    <w:p w14:paraId="4E79DF04" w14:textId="024B83D1" w:rsidR="00EB5158" w:rsidRPr="00860C09" w:rsidRDefault="00DB291A" w:rsidP="00DB291A">
      <w:pPr>
        <w:pStyle w:val="p1"/>
        <w:jc w:val="both"/>
        <w:rPr>
          <w:rFonts w:ascii="Times New Roman" w:hAnsi="Times New Roman"/>
          <w:sz w:val="20"/>
          <w:szCs w:val="20"/>
        </w:rPr>
      </w:pPr>
      <w:ins w:id="0" w:author="David Döbele" w:date="2025-05-11T22:13:00Z" w16du:dateUtc="2025-05-11T20:13:00Z">
        <w:r>
          <w:rPr>
            <w:rFonts w:ascii="Times New Roman" w:hAnsi="Times New Roman"/>
            <w:sz w:val="20"/>
            <w:szCs w:val="20"/>
            <w:lang w:val="de-DE"/>
          </w:rPr>
          <w:t>durch mein aktuelles Consulting-Praktikum habe ich gemerkt, wie sehr mir die projek</w:t>
        </w:r>
      </w:ins>
      <w:ins w:id="1" w:author="David Döbele" w:date="2025-05-11T22:14:00Z" w16du:dateUtc="2025-05-11T20:14:00Z">
        <w:r>
          <w:rPr>
            <w:rFonts w:ascii="Times New Roman" w:hAnsi="Times New Roman"/>
            <w:sz w:val="20"/>
            <w:szCs w:val="20"/>
            <w:lang w:val="de-DE"/>
          </w:rPr>
          <w:t>tbasierte Arbeit in der Beratung gefällt. Jedoch vermisse ich die tiefgehende Arbeit</w:t>
        </w:r>
      </w:ins>
      <w:ins w:id="2" w:author="David Döbele" w:date="2025-05-11T22:15:00Z" w16du:dateUtc="2025-05-11T20:15:00Z">
        <w:r>
          <w:rPr>
            <w:rFonts w:ascii="Times New Roman" w:hAnsi="Times New Roman"/>
            <w:sz w:val="20"/>
            <w:szCs w:val="20"/>
            <w:lang w:val="de-DE"/>
          </w:rPr>
          <w:t xml:space="preserve"> mit Finanzanalysen sowie den großen Impact, den man im M&amp;A </w:t>
        </w:r>
      </w:ins>
      <w:del w:id="3" w:author="David Döbele" w:date="2025-05-11T22:15:00Z" w16du:dateUtc="2025-05-11T20:15:00Z">
        <w:r w:rsidR="00E83C81" w:rsidRPr="00860C09" w:rsidDel="00DB291A">
          <w:rPr>
            <w:rFonts w:ascii="Times New Roman" w:hAnsi="Times New Roman"/>
            <w:sz w:val="20"/>
            <w:szCs w:val="20"/>
          </w:rPr>
          <w:delText xml:space="preserve">die Arbeit im Investment Banking </w:delText>
        </w:r>
        <w:r w:rsidR="008D494A" w:rsidRPr="00860C09" w:rsidDel="00DB291A">
          <w:rPr>
            <w:rFonts w:ascii="Times New Roman" w:hAnsi="Times New Roman"/>
            <w:sz w:val="20"/>
            <w:szCs w:val="20"/>
          </w:rPr>
          <w:delText>ermöglicht</w:delText>
        </w:r>
        <w:r w:rsidR="00756576" w:rsidRPr="00860C09" w:rsidDel="00DB291A">
          <w:rPr>
            <w:rFonts w:ascii="Times New Roman" w:hAnsi="Times New Roman"/>
            <w:sz w:val="20"/>
            <w:szCs w:val="20"/>
          </w:rPr>
          <w:delText xml:space="preserve"> es</w:delText>
        </w:r>
        <w:r w:rsidR="008D494A" w:rsidRPr="00860C09" w:rsidDel="00DB291A">
          <w:rPr>
            <w:rFonts w:ascii="Times New Roman" w:hAnsi="Times New Roman"/>
            <w:sz w:val="20"/>
            <w:szCs w:val="20"/>
          </w:rPr>
          <w:delText>,</w:delText>
        </w:r>
      </w:del>
      <w:r w:rsidR="008D494A" w:rsidRPr="00860C09">
        <w:rPr>
          <w:rFonts w:ascii="Times New Roman" w:hAnsi="Times New Roman"/>
          <w:sz w:val="20"/>
          <w:szCs w:val="20"/>
        </w:rPr>
        <w:t xml:space="preserve"> durch die Begleitung bedeutsamer Transaktionen direkten Einfluss auf die Entwicklung von Unternehmen, Branchen und Märkten </w:t>
      </w:r>
      <w:del w:id="4" w:author="David Döbele" w:date="2025-05-11T22:15:00Z" w16du:dateUtc="2025-05-11T20:15:00Z">
        <w:r w:rsidR="008D494A" w:rsidRPr="00860C09" w:rsidDel="00DB291A">
          <w:rPr>
            <w:rFonts w:ascii="Times New Roman" w:hAnsi="Times New Roman"/>
            <w:sz w:val="20"/>
            <w:szCs w:val="20"/>
          </w:rPr>
          <w:delText xml:space="preserve">zu </w:delText>
        </w:r>
      </w:del>
      <w:r w:rsidR="008D494A" w:rsidRPr="00860C09">
        <w:rPr>
          <w:rFonts w:ascii="Times New Roman" w:hAnsi="Times New Roman"/>
          <w:sz w:val="20"/>
          <w:szCs w:val="20"/>
        </w:rPr>
        <w:t>nehmen</w:t>
      </w:r>
      <w:ins w:id="5" w:author="David Döbele" w:date="2025-05-11T22:15:00Z" w16du:dateUtc="2025-05-11T20:15:00Z">
        <w:r>
          <w:rPr>
            <w:rFonts w:ascii="Times New Roman" w:hAnsi="Times New Roman"/>
            <w:sz w:val="20"/>
            <w:szCs w:val="20"/>
            <w:lang w:val="de-DE"/>
          </w:rPr>
          <w:t xml:space="preserve"> kann</w:t>
        </w:r>
      </w:ins>
      <w:r w:rsidR="008D494A" w:rsidRPr="00860C09">
        <w:rPr>
          <w:rFonts w:ascii="Times New Roman" w:hAnsi="Times New Roman"/>
          <w:sz w:val="20"/>
          <w:szCs w:val="20"/>
        </w:rPr>
        <w:t>.</w:t>
      </w:r>
      <w:r w:rsidR="00E83C81" w:rsidRPr="00860C09">
        <w:rPr>
          <w:rFonts w:ascii="Times New Roman" w:hAnsi="Times New Roman"/>
          <w:sz w:val="20"/>
          <w:szCs w:val="20"/>
        </w:rPr>
        <w:t xml:space="preserve"> </w:t>
      </w:r>
      <w:r w:rsidR="008D494A" w:rsidRPr="00860C09">
        <w:rPr>
          <w:rFonts w:ascii="Times New Roman" w:hAnsi="Times New Roman"/>
          <w:sz w:val="20"/>
          <w:szCs w:val="20"/>
        </w:rPr>
        <w:t xml:space="preserve">Gerade </w:t>
      </w:r>
      <w:r w:rsidR="00E83C81" w:rsidRPr="00860C09">
        <w:rPr>
          <w:rFonts w:ascii="Times New Roman" w:hAnsi="Times New Roman"/>
          <w:sz w:val="20"/>
          <w:szCs w:val="20"/>
        </w:rPr>
        <w:t xml:space="preserve">in </w:t>
      </w:r>
      <w:r w:rsidR="008D494A" w:rsidRPr="00860C09">
        <w:rPr>
          <w:rFonts w:ascii="Times New Roman" w:hAnsi="Times New Roman"/>
          <w:sz w:val="20"/>
          <w:szCs w:val="20"/>
        </w:rPr>
        <w:t>einer dynamischen Wirtschaftslage mit komplexen Herausforderungen</w:t>
      </w:r>
      <w:r w:rsidR="00E83C81" w:rsidRPr="00860C09">
        <w:rPr>
          <w:rFonts w:ascii="Times New Roman" w:hAnsi="Times New Roman"/>
          <w:sz w:val="20"/>
          <w:szCs w:val="20"/>
        </w:rPr>
        <w:t xml:space="preserve">, die beispielsweise </w:t>
      </w:r>
      <w:r w:rsidR="00EB5158" w:rsidRPr="00860C09">
        <w:rPr>
          <w:rFonts w:ascii="Times New Roman" w:hAnsi="Times New Roman"/>
          <w:sz w:val="20"/>
          <w:szCs w:val="20"/>
        </w:rPr>
        <w:t>Deals wie (</w:t>
      </w:r>
      <w:r w:rsidR="00EB5158" w:rsidRPr="00860C09">
        <w:rPr>
          <w:rFonts w:ascii="Times New Roman" w:hAnsi="Times New Roman"/>
          <w:sz w:val="20"/>
          <w:szCs w:val="20"/>
          <w:highlight w:val="yellow"/>
        </w:rPr>
        <w:t>Beispiel-Deal von Ziel-Unternehmen</w:t>
      </w:r>
      <w:r w:rsidR="00EB5158" w:rsidRPr="00860C09">
        <w:rPr>
          <w:rFonts w:ascii="Times New Roman" w:hAnsi="Times New Roman"/>
          <w:sz w:val="20"/>
          <w:szCs w:val="20"/>
        </w:rPr>
        <w:t xml:space="preserve">) </w:t>
      </w:r>
      <w:r w:rsidR="00E83C81" w:rsidRPr="00860C09">
        <w:rPr>
          <w:rFonts w:ascii="Times New Roman" w:hAnsi="Times New Roman"/>
          <w:sz w:val="20"/>
          <w:szCs w:val="20"/>
        </w:rPr>
        <w:t>erfordern</w:t>
      </w:r>
      <w:r w:rsidR="008D494A" w:rsidRPr="00860C09">
        <w:rPr>
          <w:rFonts w:ascii="Times New Roman" w:hAnsi="Times New Roman"/>
          <w:sz w:val="20"/>
          <w:szCs w:val="20"/>
        </w:rPr>
        <w:t>, sehe</w:t>
      </w:r>
      <w:r w:rsidR="00E83C81" w:rsidRPr="00860C09">
        <w:rPr>
          <w:rFonts w:ascii="Times New Roman" w:hAnsi="Times New Roman"/>
          <w:sz w:val="20"/>
          <w:szCs w:val="20"/>
        </w:rPr>
        <w:t xml:space="preserve"> </w:t>
      </w:r>
      <w:r w:rsidR="008D494A" w:rsidRPr="00860C09">
        <w:rPr>
          <w:rFonts w:ascii="Times New Roman" w:hAnsi="Times New Roman"/>
          <w:sz w:val="20"/>
          <w:szCs w:val="20"/>
        </w:rPr>
        <w:t xml:space="preserve">ich </w:t>
      </w:r>
      <w:r w:rsidR="00E83C81" w:rsidRPr="00860C09">
        <w:rPr>
          <w:rFonts w:ascii="Times New Roman" w:hAnsi="Times New Roman"/>
          <w:sz w:val="20"/>
          <w:szCs w:val="20"/>
        </w:rPr>
        <w:t xml:space="preserve">die Chance, </w:t>
      </w:r>
      <w:r w:rsidR="008D494A" w:rsidRPr="00860C09">
        <w:rPr>
          <w:rFonts w:ascii="Times New Roman" w:hAnsi="Times New Roman"/>
          <w:sz w:val="20"/>
          <w:szCs w:val="20"/>
        </w:rPr>
        <w:t>einen wirtschaftlichen Merhwert mitzugestalten, während ich von einem hoch motivierten</w:t>
      </w:r>
      <w:r w:rsidR="003F15D8" w:rsidRPr="00860C09">
        <w:rPr>
          <w:rFonts w:ascii="Times New Roman" w:hAnsi="Times New Roman"/>
          <w:sz w:val="20"/>
          <w:szCs w:val="20"/>
        </w:rPr>
        <w:t xml:space="preserve"> </w:t>
      </w:r>
      <w:r w:rsidR="008D494A" w:rsidRPr="00860C09">
        <w:rPr>
          <w:rFonts w:ascii="Times New Roman" w:hAnsi="Times New Roman"/>
          <w:sz w:val="20"/>
          <w:szCs w:val="20"/>
        </w:rPr>
        <w:t xml:space="preserve">Teamumfeld wachsen und lernen kann. Eine daraus resultierende </w:t>
      </w:r>
      <w:r w:rsidR="00EB5158" w:rsidRPr="00860C09">
        <w:rPr>
          <w:rFonts w:ascii="Times New Roman" w:hAnsi="Times New Roman"/>
          <w:sz w:val="20"/>
          <w:szCs w:val="20"/>
        </w:rPr>
        <w:t>steile Lernkurve ist etwas, das ich mir in keinem anderen Beruf – insbesondere als Praktikant</w:t>
      </w:r>
      <w:ins w:id="6" w:author="David Döbele" w:date="2025-05-11T22:15:00Z" w16du:dateUtc="2025-05-11T20:15:00Z">
        <w:r>
          <w:rPr>
            <w:rFonts w:ascii="Times New Roman" w:hAnsi="Times New Roman"/>
            <w:sz w:val="20"/>
            <w:szCs w:val="20"/>
            <w:lang w:val="de-DE"/>
          </w:rPr>
          <w:t>in</w:t>
        </w:r>
      </w:ins>
      <w:r w:rsidR="003F15D8" w:rsidRPr="00860C09">
        <w:rPr>
          <w:rFonts w:ascii="Times New Roman" w:hAnsi="Times New Roman"/>
          <w:sz w:val="20"/>
          <w:szCs w:val="20"/>
        </w:rPr>
        <w:t xml:space="preserve"> </w:t>
      </w:r>
      <w:r w:rsidR="00EB5158" w:rsidRPr="00860C09">
        <w:rPr>
          <w:rFonts w:ascii="Times New Roman" w:hAnsi="Times New Roman"/>
          <w:sz w:val="20"/>
          <w:szCs w:val="20"/>
        </w:rPr>
        <w:t>– so vorstellen kann</w:t>
      </w:r>
      <w:r w:rsidR="00E83C81" w:rsidRPr="00860C09">
        <w:rPr>
          <w:rFonts w:ascii="Times New Roman" w:hAnsi="Times New Roman"/>
          <w:sz w:val="20"/>
          <w:szCs w:val="20"/>
        </w:rPr>
        <w:t xml:space="preserve">, wodurch meine Begeisterung für die Karriere im Investment Banking ständig wächst. Um diesem Ziel näher zu kommen und mein hohes Interesse zu verfolgen, möchte ich Sie zu Beginn meines Gap-years, nach dem Ablegen des GMATs, ab Januar </w:t>
      </w:r>
      <w:del w:id="7" w:author="David Döbele" w:date="2025-05-11T22:15:00Z" w16du:dateUtc="2025-05-11T20:15:00Z">
        <w:r w:rsidR="00E83C81" w:rsidRPr="00860C09" w:rsidDel="00417F25">
          <w:rPr>
            <w:rFonts w:ascii="Times New Roman" w:hAnsi="Times New Roman"/>
            <w:sz w:val="20"/>
            <w:szCs w:val="20"/>
          </w:rPr>
          <w:delText xml:space="preserve">2025 </w:delText>
        </w:r>
      </w:del>
      <w:ins w:id="8" w:author="David Döbele" w:date="2025-05-11T22:15:00Z" w16du:dateUtc="2025-05-11T20:15:00Z">
        <w:r w:rsidR="00417F25" w:rsidRPr="00860C09">
          <w:rPr>
            <w:rFonts w:ascii="Times New Roman" w:hAnsi="Times New Roman"/>
            <w:sz w:val="20"/>
            <w:szCs w:val="20"/>
          </w:rPr>
          <w:t>202</w:t>
        </w:r>
        <w:r w:rsidR="00417F25">
          <w:rPr>
            <w:rFonts w:ascii="Times New Roman" w:hAnsi="Times New Roman"/>
            <w:sz w:val="20"/>
            <w:szCs w:val="20"/>
            <w:lang w:val="de-DE"/>
          </w:rPr>
          <w:t>6</w:t>
        </w:r>
        <w:r w:rsidR="00417F25" w:rsidRPr="00860C09">
          <w:rPr>
            <w:rFonts w:ascii="Times New Roman" w:hAnsi="Times New Roman"/>
            <w:sz w:val="20"/>
            <w:szCs w:val="20"/>
          </w:rPr>
          <w:t xml:space="preserve"> </w:t>
        </w:r>
      </w:ins>
      <w:r w:rsidR="00E83C81" w:rsidRPr="00860C09">
        <w:rPr>
          <w:rFonts w:ascii="Times New Roman" w:hAnsi="Times New Roman"/>
          <w:sz w:val="20"/>
          <w:szCs w:val="20"/>
        </w:rPr>
        <w:t xml:space="preserve">für einen Zeitraum von drei Monaten als Praktikant im </w:t>
      </w:r>
      <w:r w:rsidR="00E83C81" w:rsidRPr="00860C09">
        <w:rPr>
          <w:rFonts w:ascii="Times New Roman" w:hAnsi="Times New Roman"/>
          <w:sz w:val="20"/>
          <w:szCs w:val="20"/>
          <w:highlight w:val="yellow"/>
        </w:rPr>
        <w:t>Bereich XYZ</w:t>
      </w:r>
      <w:r w:rsidR="000E4704" w:rsidRPr="00860C09">
        <w:rPr>
          <w:rFonts w:ascii="Times New Roman" w:hAnsi="Times New Roman"/>
          <w:sz w:val="20"/>
          <w:szCs w:val="20"/>
        </w:rPr>
        <w:t xml:space="preserve"> als Praktikantin</w:t>
      </w:r>
      <w:r w:rsidR="00E83C81" w:rsidRPr="00860C09">
        <w:rPr>
          <w:rFonts w:ascii="Times New Roman" w:hAnsi="Times New Roman"/>
          <w:sz w:val="20"/>
          <w:szCs w:val="20"/>
        </w:rPr>
        <w:t xml:space="preserve"> unterstützen.</w:t>
      </w:r>
    </w:p>
    <w:p w14:paraId="63E16A31" w14:textId="59B3BFA1" w:rsidR="00EB5158" w:rsidRPr="00860C09" w:rsidRDefault="00EB5158" w:rsidP="00860C09">
      <w:pPr>
        <w:spacing w:after="0" w:line="240" w:lineRule="auto"/>
        <w:jc w:val="both"/>
        <w:rPr>
          <w:rFonts w:ascii="Times New Roman" w:hAnsi="Times New Roman" w:cs="Times New Roman"/>
          <w:sz w:val="20"/>
          <w:szCs w:val="20"/>
        </w:rPr>
      </w:pPr>
    </w:p>
    <w:p w14:paraId="6C96BB62" w14:textId="47E2FE20" w:rsidR="00742D65" w:rsidRPr="00860C09" w:rsidRDefault="00742D65" w:rsidP="00860C09">
      <w:pPr>
        <w:pStyle w:val="p1"/>
        <w:jc w:val="both"/>
        <w:rPr>
          <w:rFonts w:ascii="Times New Roman" w:hAnsi="Times New Roman"/>
          <w:sz w:val="20"/>
          <w:szCs w:val="20"/>
        </w:rPr>
      </w:pPr>
      <w:r w:rsidRPr="00860C09">
        <w:rPr>
          <w:rFonts w:ascii="Times New Roman" w:hAnsi="Times New Roman"/>
          <w:sz w:val="20"/>
          <w:szCs w:val="20"/>
          <w:lang w:val="de-DE"/>
        </w:rPr>
        <w:t>Nach Beginn</w:t>
      </w:r>
      <w:r w:rsidR="008D494A" w:rsidRPr="00860C09">
        <w:rPr>
          <w:rFonts w:ascii="Times New Roman" w:hAnsi="Times New Roman"/>
          <w:sz w:val="20"/>
          <w:szCs w:val="20"/>
        </w:rPr>
        <w:t xml:space="preserve"> mein</w:t>
      </w:r>
      <w:r w:rsidRPr="00860C09">
        <w:rPr>
          <w:rFonts w:ascii="Times New Roman" w:hAnsi="Times New Roman"/>
          <w:sz w:val="20"/>
          <w:szCs w:val="20"/>
        </w:rPr>
        <w:t xml:space="preserve">es </w:t>
      </w:r>
      <w:r w:rsidR="008D494A" w:rsidRPr="00860C09">
        <w:rPr>
          <w:rFonts w:ascii="Times New Roman" w:hAnsi="Times New Roman"/>
          <w:sz w:val="20"/>
          <w:szCs w:val="20"/>
        </w:rPr>
        <w:t>Studium</w:t>
      </w:r>
      <w:r w:rsidRPr="00860C09">
        <w:rPr>
          <w:rFonts w:ascii="Times New Roman" w:hAnsi="Times New Roman"/>
          <w:sz w:val="20"/>
          <w:szCs w:val="20"/>
        </w:rPr>
        <w:t>s</w:t>
      </w:r>
      <w:r w:rsidR="008D494A" w:rsidRPr="00860C09">
        <w:rPr>
          <w:rFonts w:ascii="Times New Roman" w:hAnsi="Times New Roman"/>
          <w:sz w:val="20"/>
          <w:szCs w:val="20"/>
        </w:rPr>
        <w:t xml:space="preserve"> im </w:t>
      </w:r>
      <w:r w:rsidR="00E83C81" w:rsidRPr="00860C09">
        <w:rPr>
          <w:rFonts w:ascii="Times New Roman" w:hAnsi="Times New Roman"/>
          <w:sz w:val="20"/>
          <w:szCs w:val="20"/>
        </w:rPr>
        <w:t>Oktober 2022 an der Universität Duisburg-Essen im Fach Betriebswirtschaftslehre</w:t>
      </w:r>
      <w:r w:rsidRPr="00860C09">
        <w:rPr>
          <w:rFonts w:ascii="Times New Roman" w:hAnsi="Times New Roman"/>
          <w:sz w:val="20"/>
          <w:szCs w:val="20"/>
        </w:rPr>
        <w:t>,</w:t>
      </w:r>
      <w:r w:rsidR="00E83C81" w:rsidRPr="00860C09">
        <w:rPr>
          <w:rFonts w:ascii="Times New Roman" w:hAnsi="Times New Roman"/>
          <w:sz w:val="20"/>
          <w:szCs w:val="20"/>
        </w:rPr>
        <w:t xml:space="preserve"> hat sich </w:t>
      </w:r>
      <w:r w:rsidRPr="00860C09">
        <w:rPr>
          <w:rFonts w:ascii="Times New Roman" w:hAnsi="Times New Roman"/>
          <w:sz w:val="20"/>
          <w:szCs w:val="20"/>
        </w:rPr>
        <w:t>schnell m</w:t>
      </w:r>
      <w:r w:rsidR="00E83C81" w:rsidRPr="00860C09">
        <w:rPr>
          <w:rFonts w:ascii="Times New Roman" w:hAnsi="Times New Roman"/>
          <w:sz w:val="20"/>
          <w:szCs w:val="20"/>
        </w:rPr>
        <w:t>eine Begeisterung für finanzwirtschaftliche Themen erweitert</w:t>
      </w:r>
      <w:r w:rsidRPr="00860C09">
        <w:rPr>
          <w:rFonts w:ascii="Times New Roman" w:hAnsi="Times New Roman"/>
          <w:sz w:val="20"/>
          <w:szCs w:val="20"/>
        </w:rPr>
        <w:t xml:space="preserve">. Dies spiegelt </w:t>
      </w:r>
      <w:r w:rsidR="00E83C81" w:rsidRPr="00860C09">
        <w:rPr>
          <w:rFonts w:ascii="Times New Roman" w:hAnsi="Times New Roman"/>
          <w:sz w:val="20"/>
          <w:szCs w:val="20"/>
        </w:rPr>
        <w:t>sich in relevante</w:t>
      </w:r>
      <w:r w:rsidR="008D494A" w:rsidRPr="00860C09">
        <w:rPr>
          <w:rFonts w:ascii="Times New Roman" w:hAnsi="Times New Roman"/>
          <w:sz w:val="20"/>
          <w:szCs w:val="20"/>
        </w:rPr>
        <w:t xml:space="preserve">n </w:t>
      </w:r>
      <w:r w:rsidR="00E83C81" w:rsidRPr="00860C09">
        <w:rPr>
          <w:rFonts w:ascii="Times New Roman" w:hAnsi="Times New Roman"/>
          <w:sz w:val="20"/>
          <w:szCs w:val="20"/>
        </w:rPr>
        <w:t>Module</w:t>
      </w:r>
      <w:r w:rsidR="008D494A" w:rsidRPr="00860C09">
        <w:rPr>
          <w:rFonts w:ascii="Times New Roman" w:hAnsi="Times New Roman"/>
          <w:sz w:val="20"/>
          <w:szCs w:val="20"/>
        </w:rPr>
        <w:t>n</w:t>
      </w:r>
      <w:r w:rsidR="00E83C81" w:rsidRPr="00860C09">
        <w:rPr>
          <w:rFonts w:ascii="Times New Roman" w:hAnsi="Times New Roman"/>
          <w:sz w:val="20"/>
          <w:szCs w:val="20"/>
        </w:rPr>
        <w:t>, Seminararbeiten und auch meiner anstehenden Bachelorarbeit wider. Vor</w:t>
      </w:r>
      <w:r w:rsidR="008D494A" w:rsidRPr="00860C09">
        <w:rPr>
          <w:rFonts w:ascii="Times New Roman" w:hAnsi="Times New Roman"/>
          <w:sz w:val="20"/>
          <w:szCs w:val="20"/>
        </w:rPr>
        <w:t xml:space="preserve"> </w:t>
      </w:r>
      <w:r w:rsidR="00E83C81" w:rsidRPr="00860C09">
        <w:rPr>
          <w:rFonts w:ascii="Times New Roman" w:hAnsi="Times New Roman"/>
          <w:sz w:val="20"/>
          <w:szCs w:val="20"/>
        </w:rPr>
        <w:t>allem über das Studium hinaus war für mich der Austausch unter gleich Begeisterten ein prägender Schritt</w:t>
      </w:r>
      <w:r w:rsidRPr="00860C09">
        <w:rPr>
          <w:rFonts w:ascii="Times New Roman" w:hAnsi="Times New Roman"/>
          <w:sz w:val="20"/>
          <w:szCs w:val="20"/>
        </w:rPr>
        <w:t>. A</w:t>
      </w:r>
      <w:r w:rsidR="008D494A" w:rsidRPr="00860C09">
        <w:rPr>
          <w:rFonts w:ascii="Times New Roman" w:hAnsi="Times New Roman"/>
          <w:sz w:val="20"/>
          <w:szCs w:val="20"/>
        </w:rPr>
        <w:t xml:space="preserve">ls gewählte Vorstandsvorsitzende zweier </w:t>
      </w:r>
      <w:commentRangeStart w:id="9"/>
      <w:commentRangeStart w:id="10"/>
      <w:r w:rsidR="008D494A" w:rsidRPr="00860C09">
        <w:rPr>
          <w:rFonts w:ascii="Times New Roman" w:hAnsi="Times New Roman"/>
          <w:sz w:val="20"/>
          <w:szCs w:val="20"/>
        </w:rPr>
        <w:t xml:space="preserve">Hochschulvereine </w:t>
      </w:r>
      <w:commentRangeEnd w:id="9"/>
      <w:r w:rsidR="003F15D8" w:rsidRPr="00860C09">
        <w:rPr>
          <w:rStyle w:val="Kommentarzeichen"/>
          <w:rFonts w:ascii="Times New Roman" w:eastAsiaTheme="minorHAnsi" w:hAnsi="Times New Roman"/>
          <w:color w:val="auto"/>
          <w:sz w:val="20"/>
          <w:szCs w:val="20"/>
          <w:lang w:val="de-DE" w:eastAsia="en-US"/>
        </w:rPr>
        <w:commentReference w:id="9"/>
      </w:r>
      <w:commentRangeEnd w:id="10"/>
      <w:r w:rsidR="00DB291A">
        <w:rPr>
          <w:rStyle w:val="Kommentarzeichen"/>
          <w:rFonts w:asciiTheme="minorHAnsi" w:eastAsiaTheme="minorHAnsi" w:hAnsiTheme="minorHAnsi" w:cstheme="minorBidi"/>
          <w:color w:val="auto"/>
          <w:lang w:val="de-DE" w:eastAsia="en-US"/>
        </w:rPr>
        <w:commentReference w:id="10"/>
      </w:r>
      <w:r w:rsidR="008D494A" w:rsidRPr="00860C09">
        <w:rPr>
          <w:rFonts w:ascii="Times New Roman" w:hAnsi="Times New Roman"/>
          <w:sz w:val="20"/>
          <w:szCs w:val="20"/>
        </w:rPr>
        <w:t>habe ich gelernt, Verantwortung zu übernehmen, strukturiert zu führen und mein Umfeld zu motivieren – Fähigkeiten, für die ich wiederholt positives Feedback erhalten habe.</w:t>
      </w:r>
      <w:r w:rsidRPr="00860C09">
        <w:rPr>
          <w:rFonts w:ascii="Times New Roman" w:hAnsi="Times New Roman"/>
          <w:sz w:val="20"/>
          <w:szCs w:val="20"/>
        </w:rPr>
        <w:t xml:space="preserve"> Im Rahmen eines Projekts als Student Consultant entwickelte ich ein Financial Model zur Bewertung eines Start-ups, was mir fundierte Einblicke in Unternehmenskennzahlen, Cashflows und Bewertungsmethoden ermöglichte. Während meines </w:t>
      </w:r>
      <w:r w:rsidR="00E83C81" w:rsidRPr="00860C09">
        <w:rPr>
          <w:rFonts w:ascii="Times New Roman" w:hAnsi="Times New Roman"/>
          <w:sz w:val="20"/>
          <w:szCs w:val="20"/>
        </w:rPr>
        <w:t>Praktikum</w:t>
      </w:r>
      <w:r w:rsidRPr="00860C09">
        <w:rPr>
          <w:rFonts w:ascii="Times New Roman" w:hAnsi="Times New Roman"/>
          <w:sz w:val="20"/>
          <w:szCs w:val="20"/>
        </w:rPr>
        <w:t xml:space="preserve">s </w:t>
      </w:r>
      <w:r w:rsidR="00E83C81" w:rsidRPr="00860C09">
        <w:rPr>
          <w:rFonts w:ascii="Times New Roman" w:hAnsi="Times New Roman"/>
          <w:sz w:val="20"/>
          <w:szCs w:val="20"/>
        </w:rPr>
        <w:t xml:space="preserve">bei Safaric Consulting, habe ich schnell gelernt, mich in das Business Model </w:t>
      </w:r>
      <w:r w:rsidRPr="00860C09">
        <w:rPr>
          <w:rFonts w:ascii="Times New Roman" w:hAnsi="Times New Roman"/>
          <w:sz w:val="20"/>
          <w:szCs w:val="20"/>
        </w:rPr>
        <w:t xml:space="preserve">sowie die Struktur </w:t>
      </w:r>
      <w:r w:rsidR="00E83C81" w:rsidRPr="00860C09">
        <w:rPr>
          <w:rFonts w:ascii="Times New Roman" w:hAnsi="Times New Roman"/>
          <w:sz w:val="20"/>
          <w:szCs w:val="20"/>
        </w:rPr>
        <w:t>anderer Unternehmen hineinzudenken</w:t>
      </w:r>
      <w:r w:rsidRPr="00860C09">
        <w:rPr>
          <w:rFonts w:ascii="Times New Roman" w:hAnsi="Times New Roman"/>
          <w:sz w:val="20"/>
          <w:szCs w:val="20"/>
        </w:rPr>
        <w:t>, durch mehrere Analysen branchenpszifischer Markt- und Wettbewerbsverhältnisse</w:t>
      </w:r>
      <w:r w:rsidR="00E83C81" w:rsidRPr="00860C09">
        <w:rPr>
          <w:rFonts w:ascii="Times New Roman" w:hAnsi="Times New Roman"/>
          <w:sz w:val="20"/>
          <w:szCs w:val="20"/>
        </w:rPr>
        <w:t xml:space="preserve">. </w:t>
      </w:r>
      <w:r w:rsidRPr="00860C09">
        <w:rPr>
          <w:rFonts w:ascii="Times New Roman" w:hAnsi="Times New Roman"/>
          <w:sz w:val="20"/>
          <w:szCs w:val="20"/>
        </w:rPr>
        <w:t xml:space="preserve">Meine strukturierte Arbeitsweise </w:t>
      </w:r>
      <w:r w:rsidR="00374894" w:rsidRPr="00860C09">
        <w:rPr>
          <w:rFonts w:ascii="Times New Roman" w:hAnsi="Times New Roman"/>
          <w:sz w:val="20"/>
          <w:szCs w:val="20"/>
        </w:rPr>
        <w:t>sowie</w:t>
      </w:r>
      <w:r w:rsidRPr="00860C09">
        <w:rPr>
          <w:rFonts w:ascii="Times New Roman" w:hAnsi="Times New Roman"/>
          <w:sz w:val="20"/>
          <w:szCs w:val="20"/>
        </w:rPr>
        <w:t xml:space="preserve"> die Fähigkeit, unter Zeitdruck bzw. langen Arbeitszeiten präzise zu arbeiten, wurden mir dabei mehrfach bestätigt. Meinen Ehrgeiz sowie mein hohes Interesse an kapitalmarktorientierten Themen möchte ich nun gezielt in Form eines Praktikums im M&amp;A einbringen.</w:t>
      </w:r>
    </w:p>
    <w:p w14:paraId="389167EC" w14:textId="3D4CABB7" w:rsidR="00D70855" w:rsidRPr="00860C09" w:rsidRDefault="00D70855" w:rsidP="00860C09">
      <w:pPr>
        <w:spacing w:after="0" w:line="240" w:lineRule="auto"/>
        <w:jc w:val="both"/>
        <w:rPr>
          <w:rFonts w:ascii="Times New Roman" w:eastAsia="Times New Roman" w:hAnsi="Times New Roman" w:cs="Times New Roman"/>
          <w:color w:val="0E0E0E"/>
          <w:sz w:val="20"/>
          <w:szCs w:val="20"/>
          <w:lang w:eastAsia="en-GB"/>
        </w:rPr>
      </w:pPr>
    </w:p>
    <w:p w14:paraId="325EE86B" w14:textId="2FA1B971" w:rsidR="00F56653" w:rsidRPr="00860C09" w:rsidRDefault="00E32E4A" w:rsidP="00860C09">
      <w:pPr>
        <w:spacing w:after="0" w:line="240" w:lineRule="auto"/>
        <w:jc w:val="both"/>
        <w:rPr>
          <w:rFonts w:ascii="Times New Roman" w:hAnsi="Times New Roman" w:cs="Times New Roman"/>
          <w:sz w:val="20"/>
          <w:szCs w:val="20"/>
        </w:rPr>
      </w:pPr>
      <w:r w:rsidRPr="00860C09">
        <w:rPr>
          <w:rFonts w:ascii="Times New Roman" w:hAnsi="Times New Roman" w:cs="Times New Roman"/>
          <w:sz w:val="20"/>
          <w:szCs w:val="20"/>
          <w:highlight w:val="yellow"/>
        </w:rPr>
        <w:t>XYZ</w:t>
      </w:r>
      <w:r w:rsidR="00D70855" w:rsidRPr="00860C09">
        <w:rPr>
          <w:rFonts w:ascii="Times New Roman" w:hAnsi="Times New Roman" w:cs="Times New Roman"/>
          <w:sz w:val="20"/>
          <w:szCs w:val="20"/>
          <w:highlight w:val="yellow"/>
        </w:rPr>
        <w:t xml:space="preserve">-Unternehmen scheint mir für dieses Praktikum ideal. Mit einem Dealvolumen von mehr als </w:t>
      </w:r>
      <w:r w:rsidRPr="00860C09">
        <w:rPr>
          <w:rFonts w:ascii="Times New Roman" w:hAnsi="Times New Roman" w:cs="Times New Roman"/>
          <w:sz w:val="20"/>
          <w:szCs w:val="20"/>
          <w:highlight w:val="yellow"/>
        </w:rPr>
        <w:t>xx</w:t>
      </w:r>
      <w:r w:rsidR="00D70855" w:rsidRPr="00860C09">
        <w:rPr>
          <w:rFonts w:ascii="Times New Roman" w:hAnsi="Times New Roman" w:cs="Times New Roman"/>
          <w:sz w:val="20"/>
          <w:szCs w:val="20"/>
          <w:highlight w:val="yellow"/>
        </w:rPr>
        <w:t xml:space="preserve"> Mrd. in über </w:t>
      </w:r>
      <w:r w:rsidRPr="00860C09">
        <w:rPr>
          <w:rFonts w:ascii="Times New Roman" w:hAnsi="Times New Roman" w:cs="Times New Roman"/>
          <w:sz w:val="20"/>
          <w:szCs w:val="20"/>
          <w:highlight w:val="yellow"/>
        </w:rPr>
        <w:t>xx</w:t>
      </w:r>
      <w:r w:rsidR="00D70855" w:rsidRPr="00860C09">
        <w:rPr>
          <w:rFonts w:ascii="Times New Roman" w:hAnsi="Times New Roman" w:cs="Times New Roman"/>
          <w:sz w:val="20"/>
          <w:szCs w:val="20"/>
          <w:highlight w:val="yellow"/>
        </w:rPr>
        <w:t xml:space="preserve"> erfolgreich abgeschlossenen Transaktionen helfen Sie internationalen Unternehmen in allen Aspekten des Unternehmenskaufs und-verkaufs. Besonders fasziniert mich der weitreichende Fokus auf den XYZ-Sektor, weil die Relevanz dieses Marktes in den kommenden Jahren aufgrund von XYZ vermutlich noch weiter steigen wird. </w:t>
      </w:r>
      <w:r w:rsidR="00F56653" w:rsidRPr="00860C09">
        <w:rPr>
          <w:rFonts w:ascii="Times New Roman" w:hAnsi="Times New Roman" w:cs="Times New Roman"/>
          <w:sz w:val="20"/>
          <w:szCs w:val="20"/>
          <w:highlight w:val="yellow"/>
        </w:rPr>
        <w:t xml:space="preserve">Bemerkenswert finde ich auch, dass Sie, wie Max Mustermann in einem Interview mit dem </w:t>
      </w:r>
      <w:r w:rsidRPr="00860C09">
        <w:rPr>
          <w:rFonts w:ascii="Times New Roman" w:hAnsi="Times New Roman" w:cs="Times New Roman"/>
          <w:sz w:val="20"/>
          <w:szCs w:val="20"/>
          <w:highlight w:val="yellow"/>
        </w:rPr>
        <w:t>XYZ</w:t>
      </w:r>
      <w:r w:rsidR="00F56653" w:rsidRPr="00860C09">
        <w:rPr>
          <w:rFonts w:ascii="Times New Roman" w:hAnsi="Times New Roman" w:cs="Times New Roman"/>
          <w:sz w:val="20"/>
          <w:szCs w:val="20"/>
          <w:highlight w:val="yellow"/>
        </w:rPr>
        <w:t xml:space="preserve">-Magazin </w:t>
      </w:r>
      <w:r w:rsidRPr="00860C09">
        <w:rPr>
          <w:rFonts w:ascii="Times New Roman" w:hAnsi="Times New Roman" w:cs="Times New Roman"/>
          <w:sz w:val="20"/>
          <w:szCs w:val="20"/>
          <w:highlight w:val="yellow"/>
        </w:rPr>
        <w:t>zur Zeit XYZ</w:t>
      </w:r>
      <w:r w:rsidR="00F56653" w:rsidRPr="00860C09">
        <w:rPr>
          <w:rFonts w:ascii="Times New Roman" w:hAnsi="Times New Roman" w:cs="Times New Roman"/>
          <w:sz w:val="20"/>
          <w:szCs w:val="20"/>
          <w:highlight w:val="yellow"/>
        </w:rPr>
        <w:t xml:space="preserve"> betonte, </w:t>
      </w:r>
      <w:r w:rsidRPr="00860C09">
        <w:rPr>
          <w:rFonts w:ascii="Times New Roman" w:hAnsi="Times New Roman" w:cs="Times New Roman"/>
          <w:sz w:val="20"/>
          <w:szCs w:val="20"/>
          <w:highlight w:val="yellow"/>
        </w:rPr>
        <w:t>dass …</w:t>
      </w:r>
      <w:r w:rsidR="00F56653" w:rsidRPr="00860C09">
        <w:rPr>
          <w:rFonts w:ascii="Times New Roman" w:hAnsi="Times New Roman" w:cs="Times New Roman"/>
          <w:sz w:val="20"/>
          <w:szCs w:val="20"/>
          <w:highlight w:val="yellow"/>
        </w:rPr>
        <w:t xml:space="preserve">. Das zeugt von einer Unternehmenskultur, mit der ich mich vollkommen identifizieren kann. </w:t>
      </w:r>
      <w:r w:rsidR="00E83C81" w:rsidRPr="00860C09">
        <w:rPr>
          <w:rFonts w:ascii="Times New Roman" w:hAnsi="Times New Roman" w:cs="Times New Roman"/>
          <w:sz w:val="20"/>
          <w:szCs w:val="20"/>
          <w:highlight w:val="yellow"/>
        </w:rPr>
        <w:t>Nicht zuletzt begeistert mich …, welches ich auch schon bei meiner … zu schätzen gelernt habe.</w:t>
      </w:r>
    </w:p>
    <w:p w14:paraId="20C7248D" w14:textId="50E558D2" w:rsidR="00E914E5" w:rsidRPr="00860C09" w:rsidRDefault="00F56653" w:rsidP="00860C09">
      <w:pPr>
        <w:spacing w:after="0" w:line="240" w:lineRule="auto"/>
        <w:jc w:val="both"/>
        <w:rPr>
          <w:rFonts w:ascii="Times New Roman" w:hAnsi="Times New Roman" w:cs="Times New Roman"/>
          <w:sz w:val="20"/>
          <w:szCs w:val="20"/>
        </w:rPr>
      </w:pPr>
      <w:r w:rsidRPr="00860C09">
        <w:rPr>
          <w:rFonts w:ascii="Times New Roman" w:hAnsi="Times New Roman" w:cs="Times New Roman"/>
          <w:sz w:val="20"/>
          <w:szCs w:val="20"/>
        </w:rPr>
        <w:t xml:space="preserve"> </w:t>
      </w:r>
    </w:p>
    <w:p w14:paraId="12AC62B9" w14:textId="03209006" w:rsidR="00AE26F5" w:rsidRPr="00860C09" w:rsidRDefault="00A53760" w:rsidP="00860C09">
      <w:pPr>
        <w:pStyle w:val="p1"/>
        <w:jc w:val="both"/>
        <w:rPr>
          <w:rFonts w:ascii="Times New Roman" w:hAnsi="Times New Roman"/>
          <w:sz w:val="20"/>
          <w:szCs w:val="20"/>
        </w:rPr>
      </w:pPr>
      <w:r w:rsidRPr="00860C09">
        <w:rPr>
          <w:rFonts w:ascii="Times New Roman" w:hAnsi="Times New Roman"/>
          <w:sz w:val="20"/>
          <w:szCs w:val="20"/>
        </w:rPr>
        <w:t xml:space="preserve">Von </w:t>
      </w:r>
      <w:r w:rsidR="001D079A" w:rsidRPr="00860C09">
        <w:rPr>
          <w:rFonts w:ascii="Times New Roman" w:hAnsi="Times New Roman"/>
          <w:sz w:val="20"/>
          <w:szCs w:val="20"/>
        </w:rPr>
        <w:t xml:space="preserve">dem Praktikum im </w:t>
      </w:r>
      <w:r w:rsidR="00F56653" w:rsidRPr="00860C09">
        <w:rPr>
          <w:rFonts w:ascii="Times New Roman" w:hAnsi="Times New Roman"/>
          <w:sz w:val="20"/>
          <w:szCs w:val="20"/>
        </w:rPr>
        <w:t>M&amp;A</w:t>
      </w:r>
      <w:r w:rsidRPr="00860C09">
        <w:rPr>
          <w:rFonts w:ascii="Times New Roman" w:hAnsi="Times New Roman"/>
          <w:sz w:val="20"/>
          <w:szCs w:val="20"/>
        </w:rPr>
        <w:t xml:space="preserve"> </w:t>
      </w:r>
      <w:r w:rsidR="00DA524B" w:rsidRPr="00860C09">
        <w:rPr>
          <w:rFonts w:ascii="Times New Roman" w:hAnsi="Times New Roman"/>
          <w:sz w:val="20"/>
          <w:szCs w:val="20"/>
        </w:rPr>
        <w:t xml:space="preserve">erhoffe ich mir </w:t>
      </w:r>
      <w:r w:rsidR="00F56653" w:rsidRPr="00860C09">
        <w:rPr>
          <w:rFonts w:ascii="Times New Roman" w:hAnsi="Times New Roman"/>
          <w:sz w:val="20"/>
          <w:szCs w:val="20"/>
        </w:rPr>
        <w:t>neben der</w:t>
      </w:r>
      <w:r w:rsidR="00DA524B" w:rsidRPr="00860C09">
        <w:rPr>
          <w:rFonts w:ascii="Times New Roman" w:hAnsi="Times New Roman"/>
          <w:sz w:val="20"/>
          <w:szCs w:val="20"/>
        </w:rPr>
        <w:t xml:space="preserve"> </w:t>
      </w:r>
      <w:r w:rsidR="00756576" w:rsidRPr="00860C09">
        <w:rPr>
          <w:rFonts w:ascii="Times New Roman" w:hAnsi="Times New Roman"/>
          <w:sz w:val="20"/>
          <w:szCs w:val="20"/>
        </w:rPr>
        <w:t xml:space="preserve">Weiterentwicklung meines analytischen und strategischen Denkens </w:t>
      </w:r>
      <w:r w:rsidR="00DA524B" w:rsidRPr="00860C09">
        <w:rPr>
          <w:rFonts w:ascii="Times New Roman" w:hAnsi="Times New Roman"/>
          <w:sz w:val="20"/>
          <w:szCs w:val="20"/>
        </w:rPr>
        <w:t xml:space="preserve">die Möglichkeit, </w:t>
      </w:r>
      <w:r w:rsidR="00756576" w:rsidRPr="00860C09">
        <w:rPr>
          <w:rFonts w:ascii="Times New Roman" w:hAnsi="Times New Roman"/>
          <w:sz w:val="20"/>
          <w:szCs w:val="20"/>
        </w:rPr>
        <w:t xml:space="preserve">die Dynamik von Transaktionen hautnah zu erleben und einen tiefen Einblick in professionelle Bewertungs- und Verhandlungsprozesse zu erhalten. Mein hoher Leistungsanspruch, meine ausgeprägte Zahlenaffinität sowie mein Verantwortungsbewusstsein machen mich zu einer engagierten Teamplayerin, die sich schnell in komplexe Themen einarbeitet und eigenständig mitdenkt. Ich </w:t>
      </w:r>
      <w:r w:rsidR="004B4510" w:rsidRPr="00860C09">
        <w:rPr>
          <w:rFonts w:ascii="Times New Roman" w:hAnsi="Times New Roman"/>
          <w:sz w:val="20"/>
          <w:szCs w:val="20"/>
        </w:rPr>
        <w:t>würde mich sehr darüber freuen, Sie auch in einem persönlichen Gespräch von mir überzeugen zu dürfen.</w:t>
      </w:r>
    </w:p>
    <w:p w14:paraId="5093AF9B" w14:textId="04C9F325" w:rsidR="004B4510" w:rsidRPr="00860C09" w:rsidRDefault="004B4510" w:rsidP="00860C09">
      <w:pPr>
        <w:spacing w:after="0" w:line="240" w:lineRule="auto"/>
        <w:jc w:val="both"/>
        <w:rPr>
          <w:rFonts w:ascii="Times New Roman" w:hAnsi="Times New Roman" w:cs="Times New Roman"/>
          <w:sz w:val="20"/>
          <w:szCs w:val="20"/>
        </w:rPr>
      </w:pPr>
    </w:p>
    <w:p w14:paraId="3BDB02BA" w14:textId="34465DFA" w:rsidR="00BB3512" w:rsidRPr="00860C09" w:rsidRDefault="004B4510" w:rsidP="00860C09">
      <w:pPr>
        <w:spacing w:after="0" w:line="240" w:lineRule="auto"/>
        <w:jc w:val="both"/>
        <w:rPr>
          <w:rFonts w:ascii="Times New Roman" w:hAnsi="Times New Roman" w:cs="Times New Roman"/>
          <w:sz w:val="20"/>
          <w:szCs w:val="20"/>
        </w:rPr>
      </w:pPr>
      <w:r w:rsidRPr="00860C09">
        <w:rPr>
          <w:rFonts w:ascii="Times New Roman" w:hAnsi="Times New Roman" w:cs="Times New Roman"/>
          <w:sz w:val="20"/>
          <w:szCs w:val="20"/>
        </w:rPr>
        <w:t>Mit freundlichen Grüßen</w:t>
      </w:r>
    </w:p>
    <w:p w14:paraId="73A0B3AB" w14:textId="77777777" w:rsidR="00860C09" w:rsidRPr="00860C09" w:rsidRDefault="00860C09" w:rsidP="00860C09">
      <w:pPr>
        <w:spacing w:after="0" w:line="240" w:lineRule="auto"/>
        <w:rPr>
          <w:rFonts w:ascii="Times New Roman" w:hAnsi="Times New Roman" w:cs="Times New Roman"/>
          <w:sz w:val="20"/>
          <w:szCs w:val="20"/>
        </w:rPr>
      </w:pPr>
    </w:p>
    <w:p w14:paraId="7E6994F8" w14:textId="77777777" w:rsidR="00860C09" w:rsidRPr="00860C09" w:rsidRDefault="00860C09">
      <w:pPr>
        <w:spacing w:after="0" w:line="240" w:lineRule="auto"/>
        <w:rPr>
          <w:rFonts w:ascii="Times New Roman" w:hAnsi="Times New Roman" w:cs="Times New Roman"/>
          <w:sz w:val="20"/>
          <w:szCs w:val="20"/>
        </w:rPr>
      </w:pPr>
    </w:p>
    <w:sectPr w:rsidR="00860C09" w:rsidRPr="00860C09" w:rsidSect="00860C09">
      <w:pgSz w:w="11906" w:h="16838"/>
      <w:pgMar w:top="964" w:right="1247" w:bottom="964" w:left="1247"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Mia Schramek" w:date="2025-05-10T23:34:00Z" w:initials="MRS">
    <w:p w14:paraId="322A1D96" w14:textId="77777777" w:rsidR="003F15D8" w:rsidRDefault="003F15D8" w:rsidP="003F15D8">
      <w:r>
        <w:rPr>
          <w:rStyle w:val="Kommentarzeichen"/>
        </w:rPr>
        <w:annotationRef/>
      </w:r>
      <w:r>
        <w:rPr>
          <w:color w:val="000000"/>
          <w:sz w:val="20"/>
          <w:szCs w:val="20"/>
        </w:rPr>
        <w:t xml:space="preserve">Einer der Vereine ist nicht an eine Hochschule gebunden (siehe CV, Akademischer Börsenverein e.V. unter Leitung des BVH). Ist die Bezeichnung Hochschulverein trotzdem möglich? </w:t>
      </w:r>
    </w:p>
  </w:comment>
  <w:comment w:id="10" w:author="David Döbele" w:date="2025-05-11T22:12:00Z" w:initials="DD">
    <w:p w14:paraId="330DA0E5" w14:textId="77777777" w:rsidR="00DB291A" w:rsidRDefault="00DB291A" w:rsidP="00DB291A">
      <w:r>
        <w:rPr>
          <w:rStyle w:val="Kommentarzeichen"/>
        </w:rPr>
        <w:annotationRef/>
      </w:r>
      <w:r>
        <w:rPr>
          <w:sz w:val="20"/>
          <w:szCs w:val="20"/>
        </w:rPr>
        <w:t>Ja das ist gar kein Problem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22A1D96" w15:done="0"/>
  <w15:commentEx w15:paraId="330DA0E5" w15:paraIdParent="322A1D9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E9575B8" w16cex:dateUtc="2025-05-10T21:34:00Z"/>
  <w16cex:commentExtensible w16cex:durableId="56EEEF48" w16cex:dateUtc="2025-05-11T20: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22A1D96" w16cid:durableId="3E9575B8"/>
  <w16cid:commentId w16cid:paraId="330DA0E5" w16cid:durableId="56EEEF4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pleSystemUIFont">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Döbele">
    <w15:presenceInfo w15:providerId="Windows Live" w15:userId="444998604cb8fc6c"/>
  </w15:person>
  <w15:person w15:author="Mia Schramek">
    <w15:presenceInfo w15:providerId="AD" w15:userId="S::Mia.schramek@stud.uni-due.de::0c8c4f60-7b8e-4fbf-9b7e-eae310c7525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A154E"/>
    <w:rsid w:val="000A5AB8"/>
    <w:rsid w:val="000A6678"/>
    <w:rsid w:val="000A7DEB"/>
    <w:rsid w:val="000C55DE"/>
    <w:rsid w:val="000E4704"/>
    <w:rsid w:val="000F371C"/>
    <w:rsid w:val="00117F83"/>
    <w:rsid w:val="00146C8E"/>
    <w:rsid w:val="00152DF9"/>
    <w:rsid w:val="00156A98"/>
    <w:rsid w:val="001669DB"/>
    <w:rsid w:val="00171D11"/>
    <w:rsid w:val="001819B1"/>
    <w:rsid w:val="001A4522"/>
    <w:rsid w:val="001C17FC"/>
    <w:rsid w:val="001D079A"/>
    <w:rsid w:val="001E0088"/>
    <w:rsid w:val="001E0903"/>
    <w:rsid w:val="001E1EE7"/>
    <w:rsid w:val="001F7809"/>
    <w:rsid w:val="002042CB"/>
    <w:rsid w:val="002062F6"/>
    <w:rsid w:val="00212042"/>
    <w:rsid w:val="002213EE"/>
    <w:rsid w:val="0023683A"/>
    <w:rsid w:val="002467A0"/>
    <w:rsid w:val="002536DC"/>
    <w:rsid w:val="00255EC1"/>
    <w:rsid w:val="00257D2A"/>
    <w:rsid w:val="00264191"/>
    <w:rsid w:val="0027047C"/>
    <w:rsid w:val="002708C2"/>
    <w:rsid w:val="00274324"/>
    <w:rsid w:val="002A5B9F"/>
    <w:rsid w:val="002D309E"/>
    <w:rsid w:val="002D594E"/>
    <w:rsid w:val="002E39B8"/>
    <w:rsid w:val="002F51FA"/>
    <w:rsid w:val="0030521B"/>
    <w:rsid w:val="00311A15"/>
    <w:rsid w:val="003250EA"/>
    <w:rsid w:val="003421B1"/>
    <w:rsid w:val="00374894"/>
    <w:rsid w:val="00375D2D"/>
    <w:rsid w:val="003811BC"/>
    <w:rsid w:val="0038671F"/>
    <w:rsid w:val="003947A8"/>
    <w:rsid w:val="003D464F"/>
    <w:rsid w:val="003D5D1E"/>
    <w:rsid w:val="003E09EC"/>
    <w:rsid w:val="003F15D8"/>
    <w:rsid w:val="003F3290"/>
    <w:rsid w:val="003F688C"/>
    <w:rsid w:val="00415608"/>
    <w:rsid w:val="00417F25"/>
    <w:rsid w:val="00424CAF"/>
    <w:rsid w:val="00434D23"/>
    <w:rsid w:val="004403CB"/>
    <w:rsid w:val="00453C2F"/>
    <w:rsid w:val="00454C0B"/>
    <w:rsid w:val="0046226E"/>
    <w:rsid w:val="00474FC2"/>
    <w:rsid w:val="00492923"/>
    <w:rsid w:val="004A1501"/>
    <w:rsid w:val="004A615C"/>
    <w:rsid w:val="004B4510"/>
    <w:rsid w:val="004C156C"/>
    <w:rsid w:val="004C174A"/>
    <w:rsid w:val="00500EFA"/>
    <w:rsid w:val="00506322"/>
    <w:rsid w:val="00507BBD"/>
    <w:rsid w:val="005407D6"/>
    <w:rsid w:val="00542F06"/>
    <w:rsid w:val="00553EC8"/>
    <w:rsid w:val="00565E06"/>
    <w:rsid w:val="005705F7"/>
    <w:rsid w:val="00570B1D"/>
    <w:rsid w:val="00574140"/>
    <w:rsid w:val="005762CF"/>
    <w:rsid w:val="005842A0"/>
    <w:rsid w:val="00590834"/>
    <w:rsid w:val="00590E7F"/>
    <w:rsid w:val="00593C9C"/>
    <w:rsid w:val="005B231F"/>
    <w:rsid w:val="005C55F7"/>
    <w:rsid w:val="005D7D49"/>
    <w:rsid w:val="005E00BC"/>
    <w:rsid w:val="005E63B8"/>
    <w:rsid w:val="005F350B"/>
    <w:rsid w:val="00603752"/>
    <w:rsid w:val="00632F05"/>
    <w:rsid w:val="0063723B"/>
    <w:rsid w:val="00647413"/>
    <w:rsid w:val="006502BE"/>
    <w:rsid w:val="006A7895"/>
    <w:rsid w:val="006B302C"/>
    <w:rsid w:val="006D2592"/>
    <w:rsid w:val="006F58EC"/>
    <w:rsid w:val="00706233"/>
    <w:rsid w:val="007251EA"/>
    <w:rsid w:val="007340D7"/>
    <w:rsid w:val="00736A28"/>
    <w:rsid w:val="00742D65"/>
    <w:rsid w:val="007472BD"/>
    <w:rsid w:val="00755A3D"/>
    <w:rsid w:val="00756576"/>
    <w:rsid w:val="007675B1"/>
    <w:rsid w:val="00797EF1"/>
    <w:rsid w:val="007A3246"/>
    <w:rsid w:val="007A64C5"/>
    <w:rsid w:val="007A719D"/>
    <w:rsid w:val="007B1B2B"/>
    <w:rsid w:val="007C59D2"/>
    <w:rsid w:val="007E4326"/>
    <w:rsid w:val="007F0344"/>
    <w:rsid w:val="007F7EA0"/>
    <w:rsid w:val="008049F7"/>
    <w:rsid w:val="00807293"/>
    <w:rsid w:val="0083750F"/>
    <w:rsid w:val="008428CF"/>
    <w:rsid w:val="0085213A"/>
    <w:rsid w:val="00854279"/>
    <w:rsid w:val="008565FD"/>
    <w:rsid w:val="00857C6F"/>
    <w:rsid w:val="00860C09"/>
    <w:rsid w:val="008657E3"/>
    <w:rsid w:val="00867CED"/>
    <w:rsid w:val="00874503"/>
    <w:rsid w:val="00883B55"/>
    <w:rsid w:val="0089337A"/>
    <w:rsid w:val="008A248F"/>
    <w:rsid w:val="008B402E"/>
    <w:rsid w:val="008C27C1"/>
    <w:rsid w:val="008D494A"/>
    <w:rsid w:val="008D6664"/>
    <w:rsid w:val="008D7CDB"/>
    <w:rsid w:val="008E100E"/>
    <w:rsid w:val="008E4BA9"/>
    <w:rsid w:val="008E7A27"/>
    <w:rsid w:val="008E7D17"/>
    <w:rsid w:val="00991E04"/>
    <w:rsid w:val="009A256E"/>
    <w:rsid w:val="009C7D78"/>
    <w:rsid w:val="009D07DC"/>
    <w:rsid w:val="009D3BBF"/>
    <w:rsid w:val="009F46A7"/>
    <w:rsid w:val="00A1282E"/>
    <w:rsid w:val="00A1289E"/>
    <w:rsid w:val="00A14247"/>
    <w:rsid w:val="00A40D57"/>
    <w:rsid w:val="00A44493"/>
    <w:rsid w:val="00A53760"/>
    <w:rsid w:val="00AA2791"/>
    <w:rsid w:val="00AA4C7C"/>
    <w:rsid w:val="00AB4CD0"/>
    <w:rsid w:val="00AC61EE"/>
    <w:rsid w:val="00AC66C4"/>
    <w:rsid w:val="00AC7086"/>
    <w:rsid w:val="00AE26F5"/>
    <w:rsid w:val="00AE3A33"/>
    <w:rsid w:val="00B135CE"/>
    <w:rsid w:val="00B339B8"/>
    <w:rsid w:val="00B346A7"/>
    <w:rsid w:val="00B43970"/>
    <w:rsid w:val="00B50A34"/>
    <w:rsid w:val="00B54C38"/>
    <w:rsid w:val="00B5613E"/>
    <w:rsid w:val="00B57CB1"/>
    <w:rsid w:val="00B77DCE"/>
    <w:rsid w:val="00B81B0E"/>
    <w:rsid w:val="00B87CA9"/>
    <w:rsid w:val="00B9666E"/>
    <w:rsid w:val="00BB3512"/>
    <w:rsid w:val="00BB3C75"/>
    <w:rsid w:val="00BC5172"/>
    <w:rsid w:val="00BF522D"/>
    <w:rsid w:val="00C0214A"/>
    <w:rsid w:val="00C030C1"/>
    <w:rsid w:val="00C1562F"/>
    <w:rsid w:val="00C6717B"/>
    <w:rsid w:val="00C71380"/>
    <w:rsid w:val="00C9003C"/>
    <w:rsid w:val="00C97ECA"/>
    <w:rsid w:val="00CA1160"/>
    <w:rsid w:val="00CA702E"/>
    <w:rsid w:val="00CA7350"/>
    <w:rsid w:val="00CB639D"/>
    <w:rsid w:val="00CD51E6"/>
    <w:rsid w:val="00CE433B"/>
    <w:rsid w:val="00D70855"/>
    <w:rsid w:val="00D71D8E"/>
    <w:rsid w:val="00D9281A"/>
    <w:rsid w:val="00DA3404"/>
    <w:rsid w:val="00DA524B"/>
    <w:rsid w:val="00DB291A"/>
    <w:rsid w:val="00DB471D"/>
    <w:rsid w:val="00DD1863"/>
    <w:rsid w:val="00DD3349"/>
    <w:rsid w:val="00DD54E1"/>
    <w:rsid w:val="00DD6747"/>
    <w:rsid w:val="00DE1FBC"/>
    <w:rsid w:val="00DE5C3D"/>
    <w:rsid w:val="00E02500"/>
    <w:rsid w:val="00E12ED8"/>
    <w:rsid w:val="00E162C9"/>
    <w:rsid w:val="00E3005D"/>
    <w:rsid w:val="00E30491"/>
    <w:rsid w:val="00E32E4A"/>
    <w:rsid w:val="00E473ED"/>
    <w:rsid w:val="00E47DAF"/>
    <w:rsid w:val="00E62550"/>
    <w:rsid w:val="00E83116"/>
    <w:rsid w:val="00E83C81"/>
    <w:rsid w:val="00E914E5"/>
    <w:rsid w:val="00E91B86"/>
    <w:rsid w:val="00EA6CEC"/>
    <w:rsid w:val="00EA7AC2"/>
    <w:rsid w:val="00EB5158"/>
    <w:rsid w:val="00EC000C"/>
    <w:rsid w:val="00EF2FD5"/>
    <w:rsid w:val="00F11473"/>
    <w:rsid w:val="00F253C5"/>
    <w:rsid w:val="00F30624"/>
    <w:rsid w:val="00F4717F"/>
    <w:rsid w:val="00F5301B"/>
    <w:rsid w:val="00F55CE3"/>
    <w:rsid w:val="00F56653"/>
    <w:rsid w:val="00F74175"/>
    <w:rsid w:val="00F75B22"/>
    <w:rsid w:val="00F92A04"/>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p1">
    <w:name w:val="p1"/>
    <w:basedOn w:val="Standard"/>
    <w:rsid w:val="008D494A"/>
    <w:pPr>
      <w:spacing w:after="0" w:line="240" w:lineRule="auto"/>
    </w:pPr>
    <w:rPr>
      <w:rFonts w:ascii=".AppleSystemUIFont" w:eastAsia="Times New Roman" w:hAnsi=".AppleSystemUIFont" w:cs="Times New Roman"/>
      <w:color w:val="0E0E0E"/>
      <w:sz w:val="21"/>
      <w:szCs w:val="21"/>
      <w:lang w:eastAsia="en-GB"/>
    </w:rPr>
  </w:style>
  <w:style w:type="character" w:customStyle="1" w:styleId="apple-converted-space">
    <w:name w:val="apple-converted-space"/>
    <w:basedOn w:val="Absatz-Standardschriftart"/>
    <w:rsid w:val="008D494A"/>
  </w:style>
  <w:style w:type="character" w:styleId="Kommentarzeichen">
    <w:name w:val="annotation reference"/>
    <w:basedOn w:val="Absatz-Standardschriftart"/>
    <w:uiPriority w:val="99"/>
    <w:semiHidden/>
    <w:unhideWhenUsed/>
    <w:rsid w:val="003F15D8"/>
    <w:rPr>
      <w:sz w:val="16"/>
      <w:szCs w:val="16"/>
    </w:rPr>
  </w:style>
  <w:style w:type="paragraph" w:styleId="Kommentartext">
    <w:name w:val="annotation text"/>
    <w:basedOn w:val="Standard"/>
    <w:link w:val="KommentartextZchn"/>
    <w:uiPriority w:val="99"/>
    <w:semiHidden/>
    <w:unhideWhenUsed/>
    <w:rsid w:val="003F15D8"/>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3F15D8"/>
    <w:rPr>
      <w:sz w:val="20"/>
      <w:szCs w:val="20"/>
    </w:rPr>
  </w:style>
  <w:style w:type="paragraph" w:styleId="Kommentarthema">
    <w:name w:val="annotation subject"/>
    <w:basedOn w:val="Kommentartext"/>
    <w:next w:val="Kommentartext"/>
    <w:link w:val="KommentarthemaZchn"/>
    <w:uiPriority w:val="99"/>
    <w:semiHidden/>
    <w:unhideWhenUsed/>
    <w:rsid w:val="003F15D8"/>
    <w:rPr>
      <w:b/>
      <w:bCs/>
    </w:rPr>
  </w:style>
  <w:style w:type="character" w:customStyle="1" w:styleId="KommentarthemaZchn">
    <w:name w:val="Kommentarthema Zchn"/>
    <w:basedOn w:val="KommentartextZchn"/>
    <w:link w:val="Kommentarthema"/>
    <w:uiPriority w:val="99"/>
    <w:semiHidden/>
    <w:rsid w:val="003F15D8"/>
    <w:rPr>
      <w:b/>
      <w:bCs/>
      <w:sz w:val="20"/>
      <w:szCs w:val="20"/>
    </w:rPr>
  </w:style>
  <w:style w:type="paragraph" w:styleId="berarbeitung">
    <w:name w:val="Revision"/>
    <w:hidden/>
    <w:uiPriority w:val="99"/>
    <w:semiHidden/>
    <w:rsid w:val="00DB291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206722250">
      <w:bodyDiv w:val="1"/>
      <w:marLeft w:val="0"/>
      <w:marRight w:val="0"/>
      <w:marTop w:val="0"/>
      <w:marBottom w:val="0"/>
      <w:divBdr>
        <w:top w:val="none" w:sz="0" w:space="0" w:color="auto"/>
        <w:left w:val="none" w:sz="0" w:space="0" w:color="auto"/>
        <w:bottom w:val="none" w:sz="0" w:space="0" w:color="auto"/>
        <w:right w:val="none" w:sz="0" w:space="0" w:color="auto"/>
      </w:divBdr>
    </w:div>
    <w:div w:id="303432322">
      <w:bodyDiv w:val="1"/>
      <w:marLeft w:val="0"/>
      <w:marRight w:val="0"/>
      <w:marTop w:val="0"/>
      <w:marBottom w:val="0"/>
      <w:divBdr>
        <w:top w:val="none" w:sz="0" w:space="0" w:color="auto"/>
        <w:left w:val="none" w:sz="0" w:space="0" w:color="auto"/>
        <w:bottom w:val="none" w:sz="0" w:space="0" w:color="auto"/>
        <w:right w:val="none" w:sz="0" w:space="0" w:color="auto"/>
      </w:divBdr>
    </w:div>
    <w:div w:id="311637508">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539782825">
      <w:bodyDiv w:val="1"/>
      <w:marLeft w:val="0"/>
      <w:marRight w:val="0"/>
      <w:marTop w:val="0"/>
      <w:marBottom w:val="0"/>
      <w:divBdr>
        <w:top w:val="none" w:sz="0" w:space="0" w:color="auto"/>
        <w:left w:val="none" w:sz="0" w:space="0" w:color="auto"/>
        <w:bottom w:val="none" w:sz="0" w:space="0" w:color="auto"/>
        <w:right w:val="none" w:sz="0" w:space="0" w:color="auto"/>
      </w:divBdr>
    </w:div>
    <w:div w:id="634992435">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12252933">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2227623">
      <w:bodyDiv w:val="1"/>
      <w:marLeft w:val="0"/>
      <w:marRight w:val="0"/>
      <w:marTop w:val="0"/>
      <w:marBottom w:val="0"/>
      <w:divBdr>
        <w:top w:val="none" w:sz="0" w:space="0" w:color="auto"/>
        <w:left w:val="none" w:sz="0" w:space="0" w:color="auto"/>
        <w:bottom w:val="none" w:sz="0" w:space="0" w:color="auto"/>
        <w:right w:val="none" w:sz="0" w:space="0" w:color="auto"/>
      </w:divBdr>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1884126238">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581</Words>
  <Characters>3666</Characters>
  <Application>Microsoft Office Word</Application>
  <DocSecurity>0</DocSecurity>
  <Lines>30</Lines>
  <Paragraphs>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4239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11</cp:revision>
  <dcterms:created xsi:type="dcterms:W3CDTF">2025-05-09T20:18:00Z</dcterms:created>
  <dcterms:modified xsi:type="dcterms:W3CDTF">2025-05-11T20:15:00Z</dcterms:modified>
</cp:coreProperties>
</file>