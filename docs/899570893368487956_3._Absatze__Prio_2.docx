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A87C5" w14:textId="617E9CC5" w:rsidR="00ED2C24" w:rsidRPr="00495C29" w:rsidRDefault="00CA2D11" w:rsidP="006B65A1">
      <w:pPr>
        <w:jc w:val="center"/>
        <w:rPr>
          <w:rFonts w:ascii="Times New Roman" w:hAnsi="Times New Roman" w:cs="Times New Roman"/>
          <w:u w:val="single"/>
        </w:rPr>
      </w:pPr>
      <w:r w:rsidRPr="00495C29">
        <w:rPr>
          <w:rFonts w:ascii="Times New Roman" w:hAnsi="Times New Roman" w:cs="Times New Roman"/>
          <w:u w:val="single"/>
        </w:rPr>
        <w:t>3. Absätze | Prio 2</w:t>
      </w:r>
    </w:p>
    <w:p w14:paraId="51512003" w14:textId="2B68DC05" w:rsidR="00815C3D" w:rsidRPr="00495C29" w:rsidRDefault="00815C3D" w:rsidP="006B65A1">
      <w:pPr>
        <w:jc w:val="center"/>
        <w:rPr>
          <w:rFonts w:ascii="Times New Roman" w:hAnsi="Times New Roman" w:cs="Times New Roman"/>
        </w:rPr>
      </w:pPr>
      <w:r w:rsidRPr="00495C29">
        <w:rPr>
          <w:rFonts w:ascii="Times New Roman" w:hAnsi="Times New Roman" w:cs="Times New Roman"/>
        </w:rPr>
        <w:t xml:space="preserve">Jeweils maximal </w:t>
      </w:r>
      <w:r w:rsidR="00970123" w:rsidRPr="00495C29">
        <w:rPr>
          <w:rFonts w:ascii="Times New Roman" w:hAnsi="Times New Roman" w:cs="Times New Roman"/>
        </w:rPr>
        <w:t>10</w:t>
      </w:r>
      <w:r w:rsidRPr="00495C29">
        <w:rPr>
          <w:rFonts w:ascii="Times New Roman" w:hAnsi="Times New Roman" w:cs="Times New Roman"/>
        </w:rPr>
        <w:t xml:space="preserve"> Zeilen</w:t>
      </w:r>
    </w:p>
    <w:p w14:paraId="700A5975" w14:textId="5816D204" w:rsidR="00CA2D11" w:rsidRPr="00495C29" w:rsidRDefault="00CA2D11" w:rsidP="006B65A1">
      <w:pPr>
        <w:rPr>
          <w:rFonts w:ascii="Times New Roman" w:hAnsi="Times New Roman" w:cs="Times New Roman"/>
          <w:u w:val="single"/>
        </w:rPr>
      </w:pPr>
    </w:p>
    <w:p w14:paraId="7F617AB1" w14:textId="77777777" w:rsidR="006B65A1" w:rsidRPr="00495C29" w:rsidRDefault="006B65A1" w:rsidP="006B65A1">
      <w:pPr>
        <w:rPr>
          <w:rFonts w:ascii="Times New Roman" w:hAnsi="Times New Roman" w:cs="Times New Roman"/>
          <w:sz w:val="20"/>
          <w:szCs w:val="20"/>
          <w:u w:val="single"/>
        </w:rPr>
      </w:pPr>
      <w:r w:rsidRPr="00495C29">
        <w:rPr>
          <w:rFonts w:ascii="Times New Roman" w:hAnsi="Times New Roman" w:cs="Times New Roman"/>
          <w:sz w:val="20"/>
          <w:szCs w:val="20"/>
          <w:u w:val="single"/>
        </w:rPr>
        <w:t>EXXETA</w:t>
      </w:r>
    </w:p>
    <w:p w14:paraId="315B16A7" w14:textId="42BA5597" w:rsidR="006B65A1" w:rsidRPr="00495C29" w:rsidRDefault="006B65A1" w:rsidP="00815C3D">
      <w:pPr>
        <w:jc w:val="both"/>
        <w:rPr>
          <w:rFonts w:ascii="Times New Roman" w:hAnsi="Times New Roman" w:cs="Times New Roman"/>
          <w:sz w:val="20"/>
          <w:szCs w:val="20"/>
        </w:rPr>
      </w:pPr>
      <w:r w:rsidRPr="00495C29">
        <w:rPr>
          <w:rFonts w:ascii="Times New Roman" w:hAnsi="Times New Roman" w:cs="Times New Roman"/>
          <w:sz w:val="20"/>
          <w:szCs w:val="20"/>
        </w:rPr>
        <w:t>EXXETA</w:t>
      </w:r>
      <w:r w:rsidR="00495C29">
        <w:rPr>
          <w:rFonts w:ascii="Times New Roman" w:hAnsi="Times New Roman" w:cs="Times New Roman"/>
          <w:sz w:val="20"/>
          <w:szCs w:val="20"/>
        </w:rPr>
        <w:t xml:space="preserve"> </w:t>
      </w:r>
      <w:r w:rsidRPr="00495C29">
        <w:rPr>
          <w:rFonts w:ascii="Times New Roman" w:hAnsi="Times New Roman" w:cs="Times New Roman"/>
          <w:sz w:val="20"/>
          <w:szCs w:val="20"/>
        </w:rPr>
        <w:t xml:space="preserve">scheint mir hierfür ideal. Neben Ihrem Status als eine der führenden Unternehmensberatungen für Digitale </w:t>
      </w:r>
      <w:r w:rsidR="00793092" w:rsidRPr="00495C29">
        <w:rPr>
          <w:rFonts w:ascii="Times New Roman" w:hAnsi="Times New Roman" w:cs="Times New Roman"/>
          <w:sz w:val="20"/>
          <w:szCs w:val="20"/>
        </w:rPr>
        <w:t>Transformation überzeugt</w:t>
      </w:r>
      <w:r w:rsidRPr="00495C29">
        <w:rPr>
          <w:rFonts w:ascii="Times New Roman" w:hAnsi="Times New Roman" w:cs="Times New Roman"/>
          <w:sz w:val="20"/>
          <w:szCs w:val="20"/>
        </w:rPr>
        <w:t xml:space="preserve"> mich vor allem auch die Tatsache, dass Sie </w:t>
      </w:r>
      <w:r w:rsidR="00B667B6" w:rsidRPr="00495C29">
        <w:rPr>
          <w:rFonts w:ascii="Times New Roman" w:hAnsi="Times New Roman" w:cs="Times New Roman"/>
          <w:sz w:val="20"/>
          <w:szCs w:val="20"/>
        </w:rPr>
        <w:t>besonderen Wert auf</w:t>
      </w:r>
      <w:r w:rsidR="00D6212B" w:rsidRPr="00495C29">
        <w:rPr>
          <w:rFonts w:ascii="Times New Roman" w:hAnsi="Times New Roman" w:cs="Times New Roman"/>
          <w:sz w:val="20"/>
          <w:szCs w:val="20"/>
        </w:rPr>
        <w:t xml:space="preserve"> Nachhaltigkeit legen</w:t>
      </w:r>
      <w:r w:rsidRPr="00495C29">
        <w:rPr>
          <w:rFonts w:ascii="Times New Roman" w:hAnsi="Times New Roman" w:cs="Times New Roman"/>
          <w:sz w:val="20"/>
          <w:szCs w:val="20"/>
        </w:rPr>
        <w:t xml:space="preserve">. Zudem beeindruckt mich, dass </w:t>
      </w:r>
      <w:r w:rsidR="00D6212B" w:rsidRPr="00495C29">
        <w:rPr>
          <w:rFonts w:ascii="Times New Roman" w:hAnsi="Times New Roman" w:cs="Times New Roman"/>
          <w:sz w:val="20"/>
          <w:szCs w:val="20"/>
        </w:rPr>
        <w:t xml:space="preserve">Sie an sehr bekannten Projekten wie der Entwicklung und dem Ausbau von „Mercedes </w:t>
      </w:r>
      <w:proofErr w:type="spellStart"/>
      <w:r w:rsidR="00D6212B" w:rsidRPr="00495C29">
        <w:rPr>
          <w:rFonts w:ascii="Times New Roman" w:hAnsi="Times New Roman" w:cs="Times New Roman"/>
          <w:sz w:val="20"/>
          <w:szCs w:val="20"/>
        </w:rPr>
        <w:t>me</w:t>
      </w:r>
      <w:proofErr w:type="spellEnd"/>
      <w:r w:rsidR="00D6212B" w:rsidRPr="00495C29">
        <w:rPr>
          <w:rFonts w:ascii="Times New Roman" w:hAnsi="Times New Roman" w:cs="Times New Roman"/>
          <w:sz w:val="20"/>
          <w:szCs w:val="20"/>
        </w:rPr>
        <w:t>“ maßgeblich beteiligt sind</w:t>
      </w:r>
      <w:r w:rsidRPr="00495C29">
        <w:rPr>
          <w:rFonts w:ascii="Times New Roman" w:hAnsi="Times New Roman" w:cs="Times New Roman"/>
          <w:sz w:val="20"/>
          <w:szCs w:val="20"/>
        </w:rPr>
        <w:t>.</w:t>
      </w:r>
      <w:r w:rsidR="00970123" w:rsidRPr="00495C29">
        <w:rPr>
          <w:rFonts w:ascii="Times New Roman" w:hAnsi="Times New Roman" w:cs="Times New Roman"/>
          <w:sz w:val="20"/>
          <w:szCs w:val="20"/>
        </w:rPr>
        <w:t xml:space="preserve"> </w:t>
      </w:r>
      <w:del w:id="0" w:author="David Döbele" w:date="2021-10-18T10:07:00Z">
        <w:r w:rsidR="00D6212B" w:rsidRPr="00495C29" w:rsidDel="00D94B80">
          <w:rPr>
            <w:rFonts w:ascii="Times New Roman" w:hAnsi="Times New Roman" w:cs="Times New Roman"/>
            <w:sz w:val="20"/>
            <w:szCs w:val="20"/>
          </w:rPr>
          <w:delText xml:space="preserve">Beeindruckend </w:delText>
        </w:r>
      </w:del>
      <w:ins w:id="1" w:author="David Döbele" w:date="2021-10-18T10:07:00Z">
        <w:r w:rsidR="00D94B80">
          <w:rPr>
            <w:rFonts w:ascii="Times New Roman" w:hAnsi="Times New Roman" w:cs="Times New Roman"/>
            <w:sz w:val="20"/>
            <w:szCs w:val="20"/>
          </w:rPr>
          <w:t>Interessant</w:t>
        </w:r>
        <w:r w:rsidR="00D94B80" w:rsidRPr="00495C29">
          <w:rPr>
            <w:rFonts w:ascii="Times New Roman" w:hAnsi="Times New Roman" w:cs="Times New Roman"/>
            <w:sz w:val="20"/>
            <w:szCs w:val="20"/>
          </w:rPr>
          <w:t xml:space="preserve"> </w:t>
        </w:r>
      </w:ins>
      <w:r w:rsidR="00D6212B" w:rsidRPr="00495C29">
        <w:rPr>
          <w:rFonts w:ascii="Times New Roman" w:hAnsi="Times New Roman" w:cs="Times New Roman"/>
          <w:sz w:val="20"/>
          <w:szCs w:val="20"/>
        </w:rPr>
        <w:t>finde ich</w:t>
      </w:r>
      <w:r w:rsidR="00B765BA" w:rsidRPr="00495C29">
        <w:rPr>
          <w:rFonts w:ascii="Times New Roman" w:hAnsi="Times New Roman" w:cs="Times New Roman"/>
          <w:sz w:val="20"/>
          <w:szCs w:val="20"/>
        </w:rPr>
        <w:t xml:space="preserve"> außerdem</w:t>
      </w:r>
      <w:r w:rsidR="00D6212B" w:rsidRPr="00495C29">
        <w:rPr>
          <w:rFonts w:ascii="Times New Roman" w:hAnsi="Times New Roman" w:cs="Times New Roman"/>
          <w:sz w:val="20"/>
          <w:szCs w:val="20"/>
        </w:rPr>
        <w:t xml:space="preserve">, dass Sie </w:t>
      </w:r>
      <w:r w:rsidR="00970123" w:rsidRPr="00495C29">
        <w:rPr>
          <w:rFonts w:ascii="Times New Roman" w:hAnsi="Times New Roman" w:cs="Times New Roman"/>
          <w:sz w:val="20"/>
          <w:szCs w:val="20"/>
        </w:rPr>
        <w:t xml:space="preserve">mit diesem Projekt </w:t>
      </w:r>
      <w:r w:rsidR="00D6212B" w:rsidRPr="00495C29">
        <w:rPr>
          <w:rFonts w:ascii="Times New Roman" w:hAnsi="Times New Roman" w:cs="Times New Roman"/>
          <w:sz w:val="20"/>
          <w:szCs w:val="20"/>
        </w:rPr>
        <w:t>einen großen Mehrwert für Millionen Nutzer in über 44 Ländern schaffen und da</w:t>
      </w:r>
      <w:ins w:id="2" w:author="David Döbele" w:date="2021-10-18T10:07:00Z">
        <w:r w:rsidR="00D94B80">
          <w:rPr>
            <w:rFonts w:ascii="Times New Roman" w:hAnsi="Times New Roman" w:cs="Times New Roman"/>
            <w:sz w:val="20"/>
            <w:szCs w:val="20"/>
          </w:rPr>
          <w:t>s</w:t>
        </w:r>
      </w:ins>
      <w:r w:rsidR="00D6212B" w:rsidRPr="00495C29">
        <w:rPr>
          <w:rFonts w:ascii="Times New Roman" w:hAnsi="Times New Roman" w:cs="Times New Roman"/>
          <w:sz w:val="20"/>
          <w:szCs w:val="20"/>
        </w:rPr>
        <w:t xml:space="preserve">s „Mercedes </w:t>
      </w:r>
      <w:proofErr w:type="spellStart"/>
      <w:r w:rsidR="00D6212B" w:rsidRPr="00495C29">
        <w:rPr>
          <w:rFonts w:ascii="Times New Roman" w:hAnsi="Times New Roman" w:cs="Times New Roman"/>
          <w:sz w:val="20"/>
          <w:szCs w:val="20"/>
        </w:rPr>
        <w:t>me</w:t>
      </w:r>
      <w:proofErr w:type="spellEnd"/>
      <w:r w:rsidR="00D6212B" w:rsidRPr="00495C29">
        <w:rPr>
          <w:rFonts w:ascii="Times New Roman" w:hAnsi="Times New Roman" w:cs="Times New Roman"/>
          <w:sz w:val="20"/>
          <w:szCs w:val="20"/>
        </w:rPr>
        <w:t xml:space="preserve">“ darüber hinaus noch eine Menge Potential hat und mit fortschreitender Digitalisierung der Fahrzeuge sich beinahe grenzenlose Weiterentwicklungsmöglichkeiten ergeben.  </w:t>
      </w:r>
      <w:r w:rsidRPr="00495C29">
        <w:rPr>
          <w:rFonts w:ascii="Times New Roman" w:hAnsi="Times New Roman" w:cs="Times New Roman"/>
          <w:sz w:val="20"/>
          <w:szCs w:val="20"/>
        </w:rPr>
        <w:t>Es ist außerdem äußerst spannend</w:t>
      </w:r>
      <w:r w:rsidR="009E12C5" w:rsidRPr="00495C29">
        <w:rPr>
          <w:rFonts w:ascii="Times New Roman" w:hAnsi="Times New Roman" w:cs="Times New Roman"/>
          <w:sz w:val="20"/>
          <w:szCs w:val="20"/>
        </w:rPr>
        <w:t>, dass Ihr Unternehmen einen Fokus auf die Energie- und Versorgungswirtschaft legt – ein Sektor, der bei der Bekämpfung des Klimawandels besonders relevant ist und aktuell durch die Gaskrise stark beeinflusst wird</w:t>
      </w:r>
      <w:r w:rsidRPr="00495C29">
        <w:rPr>
          <w:rFonts w:ascii="Times New Roman" w:hAnsi="Times New Roman" w:cs="Times New Roman"/>
          <w:sz w:val="20"/>
          <w:szCs w:val="20"/>
        </w:rPr>
        <w:t xml:space="preserve">. </w:t>
      </w:r>
      <w:r w:rsidR="00B765BA" w:rsidRPr="00495C29">
        <w:rPr>
          <w:rFonts w:ascii="Times New Roman" w:hAnsi="Times New Roman" w:cs="Times New Roman"/>
          <w:sz w:val="20"/>
          <w:szCs w:val="20"/>
        </w:rPr>
        <w:t xml:space="preserve">Die </w:t>
      </w:r>
      <w:r w:rsidR="007C2D00" w:rsidRPr="00495C29">
        <w:rPr>
          <w:rFonts w:ascii="Times New Roman" w:hAnsi="Times New Roman" w:cs="Times New Roman"/>
          <w:sz w:val="20"/>
          <w:szCs w:val="20"/>
        </w:rPr>
        <w:t xml:space="preserve">innovationsgetriebene, </w:t>
      </w:r>
      <w:r w:rsidR="00B765BA" w:rsidRPr="00495C29">
        <w:rPr>
          <w:rFonts w:ascii="Times New Roman" w:hAnsi="Times New Roman" w:cs="Times New Roman"/>
          <w:sz w:val="20"/>
          <w:szCs w:val="20"/>
        </w:rPr>
        <w:t>werteorientierte Unternehmensführung von EXXETA begeistert mich besonders und ich würde diese im Rahmen eines Praktikums sehr gerne näher kennenlernen.</w:t>
      </w:r>
    </w:p>
    <w:p w14:paraId="1508DA00" w14:textId="1BFBC450" w:rsidR="00CA2D11" w:rsidRPr="00495C29" w:rsidRDefault="00CA2D11" w:rsidP="006B65A1">
      <w:pPr>
        <w:rPr>
          <w:rFonts w:ascii="Times New Roman" w:hAnsi="Times New Roman" w:cs="Times New Roman"/>
          <w:sz w:val="20"/>
          <w:szCs w:val="20"/>
        </w:rPr>
      </w:pPr>
    </w:p>
    <w:p w14:paraId="24A6E2E4" w14:textId="77777777" w:rsidR="006B65A1" w:rsidRPr="00495C29" w:rsidRDefault="006B65A1" w:rsidP="006B65A1">
      <w:pPr>
        <w:rPr>
          <w:rFonts w:ascii="Times New Roman" w:hAnsi="Times New Roman" w:cs="Times New Roman"/>
          <w:sz w:val="20"/>
          <w:szCs w:val="20"/>
        </w:rPr>
      </w:pPr>
    </w:p>
    <w:p w14:paraId="0624949F" w14:textId="20F035C4" w:rsidR="00CA2D11" w:rsidRPr="00495C29" w:rsidRDefault="00CA2D11" w:rsidP="006B65A1">
      <w:pPr>
        <w:rPr>
          <w:rFonts w:ascii="Times New Roman" w:hAnsi="Times New Roman" w:cs="Times New Roman"/>
          <w:sz w:val="20"/>
          <w:szCs w:val="20"/>
        </w:rPr>
      </w:pPr>
      <w:r w:rsidRPr="00495C29">
        <w:rPr>
          <w:rFonts w:ascii="Times New Roman" w:hAnsi="Times New Roman" w:cs="Times New Roman"/>
          <w:sz w:val="20"/>
          <w:szCs w:val="20"/>
          <w:u w:val="single"/>
        </w:rPr>
        <w:t>HPP</w:t>
      </w:r>
    </w:p>
    <w:p w14:paraId="46371003" w14:textId="017248D1" w:rsidR="00CB309D" w:rsidRPr="00495C29" w:rsidRDefault="00CB309D" w:rsidP="00BF454A">
      <w:pPr>
        <w:jc w:val="both"/>
        <w:rPr>
          <w:rFonts w:ascii="Times New Roman" w:hAnsi="Times New Roman" w:cs="Times New Roman"/>
          <w:sz w:val="20"/>
          <w:szCs w:val="20"/>
        </w:rPr>
      </w:pPr>
      <w:r w:rsidRPr="00495C29">
        <w:rPr>
          <w:rFonts w:ascii="Times New Roman" w:hAnsi="Times New Roman" w:cs="Times New Roman"/>
          <w:sz w:val="20"/>
          <w:szCs w:val="20"/>
        </w:rPr>
        <w:t xml:space="preserve">HPP scheint mir hierfür ideal. Neben Ihrem Status als eine der führenden Strategie- und Marketingberatungen überzeugt mich vor allem auch die Tatsache, dass Sie besonderen Wert auf </w:t>
      </w:r>
      <w:r w:rsidR="00C3036F" w:rsidRPr="00495C29">
        <w:rPr>
          <w:rFonts w:ascii="Times New Roman" w:hAnsi="Times New Roman" w:cs="Times New Roman"/>
          <w:sz w:val="20"/>
          <w:szCs w:val="20"/>
        </w:rPr>
        <w:t>die Erarbeitung und Umsetzung kundengerechte</w:t>
      </w:r>
      <w:r w:rsidR="00B04E5B" w:rsidRPr="00495C29">
        <w:rPr>
          <w:rFonts w:ascii="Times New Roman" w:hAnsi="Times New Roman" w:cs="Times New Roman"/>
          <w:sz w:val="20"/>
          <w:szCs w:val="20"/>
        </w:rPr>
        <w:t>r</w:t>
      </w:r>
      <w:r w:rsidR="00C3036F" w:rsidRPr="00495C29">
        <w:rPr>
          <w:rFonts w:ascii="Times New Roman" w:hAnsi="Times New Roman" w:cs="Times New Roman"/>
          <w:sz w:val="20"/>
          <w:szCs w:val="20"/>
        </w:rPr>
        <w:t xml:space="preserve"> Lösungen </w:t>
      </w:r>
      <w:r w:rsidRPr="00495C29">
        <w:rPr>
          <w:rFonts w:ascii="Times New Roman" w:hAnsi="Times New Roman" w:cs="Times New Roman"/>
          <w:sz w:val="20"/>
          <w:szCs w:val="20"/>
        </w:rPr>
        <w:t xml:space="preserve">legen. </w:t>
      </w:r>
      <w:r w:rsidR="00B04E5B" w:rsidRPr="00495C29">
        <w:rPr>
          <w:rFonts w:ascii="Times New Roman" w:hAnsi="Times New Roman" w:cs="Times New Roman"/>
          <w:sz w:val="20"/>
          <w:szCs w:val="20"/>
        </w:rPr>
        <w:t xml:space="preserve">Mich beeindruckt, dass </w:t>
      </w:r>
      <w:r w:rsidR="008F25AA" w:rsidRPr="00495C29">
        <w:rPr>
          <w:rFonts w:ascii="Times New Roman" w:hAnsi="Times New Roman" w:cs="Times New Roman"/>
          <w:sz w:val="20"/>
          <w:szCs w:val="20"/>
        </w:rPr>
        <w:t xml:space="preserve">„brand eins“ seit 2014 jedes Jahr </w:t>
      </w:r>
      <w:r w:rsidR="00B04E5B" w:rsidRPr="00495C29">
        <w:rPr>
          <w:rFonts w:ascii="Times New Roman" w:hAnsi="Times New Roman" w:cs="Times New Roman"/>
          <w:sz w:val="20"/>
          <w:szCs w:val="20"/>
        </w:rPr>
        <w:t>HPP</w:t>
      </w:r>
      <w:r w:rsidR="008F25AA" w:rsidRPr="00495C29">
        <w:rPr>
          <w:rFonts w:ascii="Times New Roman" w:hAnsi="Times New Roman" w:cs="Times New Roman"/>
          <w:sz w:val="20"/>
          <w:szCs w:val="20"/>
        </w:rPr>
        <w:t xml:space="preserve"> zu den besten Unternehmensberatungen zählt und Sie</w:t>
      </w:r>
      <w:r w:rsidR="00B04E5B" w:rsidRPr="00495C29">
        <w:rPr>
          <w:rFonts w:ascii="Times New Roman" w:hAnsi="Times New Roman" w:cs="Times New Roman"/>
          <w:sz w:val="20"/>
          <w:szCs w:val="20"/>
        </w:rPr>
        <w:t xml:space="preserve"> 2018 von „Top Consultant“ zum besten Mittelstandsberater gekürt worden </w:t>
      </w:r>
      <w:r w:rsidR="008F25AA" w:rsidRPr="00495C29">
        <w:rPr>
          <w:rFonts w:ascii="Times New Roman" w:hAnsi="Times New Roman" w:cs="Times New Roman"/>
          <w:sz w:val="20"/>
          <w:szCs w:val="20"/>
        </w:rPr>
        <w:t>sind</w:t>
      </w:r>
      <w:r w:rsidR="00B04E5B" w:rsidRPr="00495C29">
        <w:rPr>
          <w:rFonts w:ascii="Times New Roman" w:hAnsi="Times New Roman" w:cs="Times New Roman"/>
          <w:sz w:val="20"/>
          <w:szCs w:val="20"/>
        </w:rPr>
        <w:t xml:space="preserve">. </w:t>
      </w:r>
      <w:r w:rsidR="00C3036F" w:rsidRPr="00495C29">
        <w:rPr>
          <w:rFonts w:ascii="Times New Roman" w:hAnsi="Times New Roman" w:cs="Times New Roman"/>
          <w:sz w:val="20"/>
          <w:szCs w:val="20"/>
        </w:rPr>
        <w:t xml:space="preserve">Vor allem </w:t>
      </w:r>
      <w:r w:rsidR="00B04E5B" w:rsidRPr="00495C29">
        <w:rPr>
          <w:rFonts w:ascii="Times New Roman" w:hAnsi="Times New Roman" w:cs="Times New Roman"/>
          <w:sz w:val="20"/>
          <w:szCs w:val="20"/>
        </w:rPr>
        <w:t>HPPs</w:t>
      </w:r>
      <w:r w:rsidR="00C3036F" w:rsidRPr="00495C29">
        <w:rPr>
          <w:rFonts w:ascii="Times New Roman" w:hAnsi="Times New Roman" w:cs="Times New Roman"/>
          <w:sz w:val="20"/>
          <w:szCs w:val="20"/>
        </w:rPr>
        <w:t xml:space="preserve"> Kompetenzen in der Kreierung von zukunftsorientierten Konzepten zeigen sich durch Ihre Projekte, wie der Erstellung von einer Produkt- und Servicestrategie für die Markteinführung von E-Bikes oder die strategische Neuausrichtung der After-Sales Strategie eines führenden Automobilherstellers. </w:t>
      </w:r>
      <w:r w:rsidR="000A67A4" w:rsidRPr="00495C29">
        <w:rPr>
          <w:rFonts w:ascii="Times New Roman" w:hAnsi="Times New Roman" w:cs="Times New Roman"/>
          <w:sz w:val="20"/>
          <w:szCs w:val="20"/>
        </w:rPr>
        <w:t xml:space="preserve">Da ich ein großes Interesse für die Automobil-Industrie </w:t>
      </w:r>
      <w:r w:rsidR="008F25AA" w:rsidRPr="00495C29">
        <w:rPr>
          <w:rFonts w:ascii="Times New Roman" w:hAnsi="Times New Roman" w:cs="Times New Roman"/>
          <w:sz w:val="20"/>
          <w:szCs w:val="20"/>
        </w:rPr>
        <w:t>pflege</w:t>
      </w:r>
      <w:ins w:id="3" w:author="David Döbele" w:date="2021-10-18T10:07:00Z">
        <w:r w:rsidR="00D94B80">
          <w:rPr>
            <w:rFonts w:ascii="Times New Roman" w:hAnsi="Times New Roman" w:cs="Times New Roman"/>
            <w:sz w:val="20"/>
            <w:szCs w:val="20"/>
          </w:rPr>
          <w:t>,</w:t>
        </w:r>
      </w:ins>
      <w:r w:rsidR="000A67A4" w:rsidRPr="00495C29">
        <w:rPr>
          <w:rFonts w:ascii="Times New Roman" w:hAnsi="Times New Roman" w:cs="Times New Roman"/>
          <w:sz w:val="20"/>
          <w:szCs w:val="20"/>
        </w:rPr>
        <w:t xml:space="preserve"> finde ich es äußerst spannend, dass Sie in dieser Branche besonders viele strategische Projekte durchführen. Der gesamte Mobilitätsektor befindet sich derzeit in einem großen Umbruch und </w:t>
      </w:r>
      <w:r w:rsidR="00DC703F" w:rsidRPr="00495C29">
        <w:rPr>
          <w:rFonts w:ascii="Times New Roman" w:hAnsi="Times New Roman" w:cs="Times New Roman"/>
          <w:sz w:val="20"/>
          <w:szCs w:val="20"/>
        </w:rPr>
        <w:t>an</w:t>
      </w:r>
      <w:r w:rsidR="000A67A4" w:rsidRPr="00495C29">
        <w:rPr>
          <w:rFonts w:ascii="Times New Roman" w:hAnsi="Times New Roman" w:cs="Times New Roman"/>
          <w:sz w:val="20"/>
          <w:szCs w:val="20"/>
        </w:rPr>
        <w:t xml:space="preserve"> diesem Wandel</w:t>
      </w:r>
      <w:r w:rsidR="00DC703F" w:rsidRPr="00495C29">
        <w:rPr>
          <w:rFonts w:ascii="Times New Roman" w:hAnsi="Times New Roman" w:cs="Times New Roman"/>
          <w:sz w:val="20"/>
          <w:szCs w:val="20"/>
        </w:rPr>
        <w:t xml:space="preserve"> im Rahmen eines Praktikums bei Ihnen</w:t>
      </w:r>
      <w:r w:rsidR="000A67A4" w:rsidRPr="00495C29">
        <w:rPr>
          <w:rFonts w:ascii="Times New Roman" w:hAnsi="Times New Roman" w:cs="Times New Roman"/>
          <w:sz w:val="20"/>
          <w:szCs w:val="20"/>
        </w:rPr>
        <w:t xml:space="preserve"> mitzuwirken, würde mich sehr begeistern.</w:t>
      </w:r>
    </w:p>
    <w:p w14:paraId="1518E7CA" w14:textId="54952853" w:rsidR="00CB309D" w:rsidRPr="00495C29" w:rsidRDefault="00CB309D" w:rsidP="006B65A1">
      <w:pPr>
        <w:rPr>
          <w:rFonts w:ascii="Times New Roman" w:hAnsi="Times New Roman" w:cs="Times New Roman"/>
          <w:sz w:val="20"/>
          <w:szCs w:val="20"/>
        </w:rPr>
      </w:pPr>
    </w:p>
    <w:p w14:paraId="7938ECE3" w14:textId="77777777" w:rsidR="00BF454A" w:rsidRPr="00495C29" w:rsidRDefault="00BF454A" w:rsidP="006B65A1">
      <w:pPr>
        <w:rPr>
          <w:rFonts w:ascii="Times New Roman" w:hAnsi="Times New Roman" w:cs="Times New Roman"/>
          <w:sz w:val="20"/>
          <w:szCs w:val="20"/>
        </w:rPr>
      </w:pPr>
    </w:p>
    <w:p w14:paraId="002E5DF1" w14:textId="739A7C22" w:rsidR="00CA2D11" w:rsidRPr="00495C29" w:rsidRDefault="00CA2D11" w:rsidP="006B65A1">
      <w:pPr>
        <w:rPr>
          <w:rFonts w:ascii="Times New Roman" w:hAnsi="Times New Roman" w:cs="Times New Roman"/>
          <w:sz w:val="20"/>
          <w:szCs w:val="20"/>
        </w:rPr>
      </w:pPr>
      <w:r w:rsidRPr="00495C29">
        <w:rPr>
          <w:rFonts w:ascii="Times New Roman" w:hAnsi="Times New Roman" w:cs="Times New Roman"/>
          <w:sz w:val="20"/>
          <w:szCs w:val="20"/>
          <w:u w:val="single"/>
        </w:rPr>
        <w:t>GAULY</w:t>
      </w:r>
    </w:p>
    <w:p w14:paraId="1360F4AF" w14:textId="00321F2B" w:rsidR="008C3F9C" w:rsidRPr="00495C29" w:rsidRDefault="00B83CC8" w:rsidP="006B65A1">
      <w:pPr>
        <w:rPr>
          <w:rFonts w:ascii="Times New Roman" w:hAnsi="Times New Roman" w:cs="Times New Roman"/>
          <w:sz w:val="20"/>
          <w:szCs w:val="20"/>
        </w:rPr>
      </w:pPr>
      <w:r w:rsidRPr="00495C29">
        <w:rPr>
          <w:rFonts w:ascii="Times New Roman" w:hAnsi="Times New Roman" w:cs="Times New Roman"/>
          <w:sz w:val="20"/>
          <w:szCs w:val="20"/>
        </w:rPr>
        <w:t xml:space="preserve">GAULY scheint mir hierfür ideal. Neben Ihrem Status als eine der führenden Strategie- und Kommunikationsberatungen überzeugt mich vor allem auch die Tatsache, dass Sie </w:t>
      </w:r>
      <w:r w:rsidR="000824BD" w:rsidRPr="00495C29">
        <w:rPr>
          <w:rFonts w:ascii="Times New Roman" w:hAnsi="Times New Roman" w:cs="Times New Roman"/>
          <w:sz w:val="20"/>
          <w:szCs w:val="20"/>
        </w:rPr>
        <w:t>einen besonderen Fokus auf die Kommunikationsberatung in Sondersituationen wie Krisen oder Restrukturierungen</w:t>
      </w:r>
      <w:r w:rsidR="00BB1E97" w:rsidRPr="00495C29">
        <w:rPr>
          <w:rFonts w:ascii="Times New Roman" w:hAnsi="Times New Roman" w:cs="Times New Roman"/>
          <w:sz w:val="20"/>
          <w:szCs w:val="20"/>
        </w:rPr>
        <w:t xml:space="preserve"> setzen</w:t>
      </w:r>
      <w:r w:rsidR="00496466" w:rsidRPr="00495C29">
        <w:rPr>
          <w:rFonts w:ascii="Times New Roman" w:hAnsi="Times New Roman" w:cs="Times New Roman"/>
          <w:sz w:val="20"/>
          <w:szCs w:val="20"/>
        </w:rPr>
        <w:t xml:space="preserve"> – </w:t>
      </w:r>
      <w:r w:rsidR="00BB1E97" w:rsidRPr="00495C29">
        <w:rPr>
          <w:rFonts w:ascii="Times New Roman" w:hAnsi="Times New Roman" w:cs="Times New Roman"/>
          <w:sz w:val="20"/>
          <w:szCs w:val="20"/>
        </w:rPr>
        <w:t>gerade dann</w:t>
      </w:r>
      <w:r w:rsidR="00496466" w:rsidRPr="00495C29">
        <w:rPr>
          <w:rFonts w:ascii="Times New Roman" w:hAnsi="Times New Roman" w:cs="Times New Roman"/>
          <w:sz w:val="20"/>
          <w:szCs w:val="20"/>
        </w:rPr>
        <w:t xml:space="preserve"> ist</w:t>
      </w:r>
      <w:r w:rsidR="00BB1E97" w:rsidRPr="00495C29">
        <w:rPr>
          <w:rFonts w:ascii="Times New Roman" w:hAnsi="Times New Roman" w:cs="Times New Roman"/>
          <w:sz w:val="20"/>
          <w:szCs w:val="20"/>
        </w:rPr>
        <w:t xml:space="preserve"> eine exzellente Kommunikation von </w:t>
      </w:r>
      <w:r w:rsidR="00E52D25" w:rsidRPr="00495C29">
        <w:rPr>
          <w:rFonts w:ascii="Times New Roman" w:hAnsi="Times New Roman" w:cs="Times New Roman"/>
          <w:sz w:val="20"/>
          <w:szCs w:val="20"/>
        </w:rPr>
        <w:t>großer Wichtigkeit</w:t>
      </w:r>
      <w:r w:rsidR="00BB1E97" w:rsidRPr="00495C29">
        <w:rPr>
          <w:rFonts w:ascii="Times New Roman" w:hAnsi="Times New Roman" w:cs="Times New Roman"/>
          <w:sz w:val="20"/>
          <w:szCs w:val="20"/>
        </w:rPr>
        <w:t xml:space="preserve"> um alle Stakeholder</w:t>
      </w:r>
      <w:r w:rsidR="00202BE4" w:rsidRPr="00495C29">
        <w:rPr>
          <w:rFonts w:ascii="Times New Roman" w:hAnsi="Times New Roman" w:cs="Times New Roman"/>
          <w:sz w:val="20"/>
          <w:szCs w:val="20"/>
        </w:rPr>
        <w:t xml:space="preserve"> bestmöglich zufriedenzustellen.</w:t>
      </w:r>
      <w:r w:rsidR="00944028" w:rsidRPr="00495C29">
        <w:rPr>
          <w:rFonts w:ascii="Times New Roman" w:hAnsi="Times New Roman" w:cs="Times New Roman"/>
          <w:sz w:val="20"/>
          <w:szCs w:val="20"/>
        </w:rPr>
        <w:t xml:space="preserve"> Auch erachte ich Ihre anderen Schwerpunkte wie Investor Relations oder Public Affairs als eine der </w:t>
      </w:r>
      <w:r w:rsidR="00E52D25" w:rsidRPr="00495C29">
        <w:rPr>
          <w:rFonts w:ascii="Times New Roman" w:hAnsi="Times New Roman" w:cs="Times New Roman"/>
          <w:sz w:val="20"/>
          <w:szCs w:val="20"/>
        </w:rPr>
        <w:t>essenziellsten</w:t>
      </w:r>
      <w:r w:rsidR="00944028" w:rsidRPr="00495C29">
        <w:rPr>
          <w:rFonts w:ascii="Times New Roman" w:hAnsi="Times New Roman" w:cs="Times New Roman"/>
          <w:sz w:val="20"/>
          <w:szCs w:val="20"/>
        </w:rPr>
        <w:t xml:space="preserve"> Themen der Unternehmenskommunikation</w:t>
      </w:r>
      <w:r w:rsidR="00753AB6" w:rsidRPr="00495C29">
        <w:rPr>
          <w:rFonts w:ascii="Times New Roman" w:hAnsi="Times New Roman" w:cs="Times New Roman"/>
          <w:sz w:val="20"/>
          <w:szCs w:val="20"/>
        </w:rPr>
        <w:t>, die einen erheblichen Einfluss auf den Erfolg der Firma haben.</w:t>
      </w:r>
      <w:r w:rsidR="00E52D25" w:rsidRPr="00495C29">
        <w:rPr>
          <w:rFonts w:ascii="Times New Roman" w:hAnsi="Times New Roman" w:cs="Times New Roman"/>
          <w:sz w:val="20"/>
          <w:szCs w:val="20"/>
        </w:rPr>
        <w:t xml:space="preserve"> </w:t>
      </w:r>
      <w:r w:rsidR="00D10B2E" w:rsidRPr="00495C29">
        <w:rPr>
          <w:rFonts w:ascii="Times New Roman" w:hAnsi="Times New Roman" w:cs="Times New Roman"/>
          <w:sz w:val="20"/>
          <w:szCs w:val="20"/>
        </w:rPr>
        <w:t xml:space="preserve">Auch begeistert mich, dass </w:t>
      </w:r>
      <w:r w:rsidR="00496466" w:rsidRPr="00495C29">
        <w:rPr>
          <w:rFonts w:ascii="Times New Roman" w:hAnsi="Times New Roman" w:cs="Times New Roman"/>
          <w:sz w:val="20"/>
          <w:szCs w:val="20"/>
        </w:rPr>
        <w:t xml:space="preserve">GAULY </w:t>
      </w:r>
      <w:r w:rsidRPr="00495C29">
        <w:rPr>
          <w:rFonts w:ascii="Times New Roman" w:hAnsi="Times New Roman" w:cs="Times New Roman"/>
          <w:sz w:val="20"/>
          <w:szCs w:val="20"/>
        </w:rPr>
        <w:t xml:space="preserve">sich </w:t>
      </w:r>
      <w:r w:rsidR="00D10B2E" w:rsidRPr="00495C29">
        <w:rPr>
          <w:rFonts w:ascii="Times New Roman" w:hAnsi="Times New Roman" w:cs="Times New Roman"/>
          <w:sz w:val="20"/>
          <w:szCs w:val="20"/>
        </w:rPr>
        <w:t>sozial engagie</w:t>
      </w:r>
      <w:r w:rsidR="00496466" w:rsidRPr="00495C29">
        <w:rPr>
          <w:rFonts w:ascii="Times New Roman" w:hAnsi="Times New Roman" w:cs="Times New Roman"/>
          <w:sz w:val="20"/>
          <w:szCs w:val="20"/>
        </w:rPr>
        <w:t>rt</w:t>
      </w:r>
      <w:r w:rsidR="00D10B2E" w:rsidRPr="00495C29">
        <w:rPr>
          <w:rFonts w:ascii="Times New Roman" w:hAnsi="Times New Roman" w:cs="Times New Roman"/>
          <w:sz w:val="20"/>
          <w:szCs w:val="20"/>
        </w:rPr>
        <w:t xml:space="preserve"> und </w:t>
      </w:r>
      <w:r w:rsidR="00496466" w:rsidRPr="00495C29">
        <w:rPr>
          <w:rFonts w:ascii="Times New Roman" w:hAnsi="Times New Roman" w:cs="Times New Roman"/>
          <w:sz w:val="20"/>
          <w:szCs w:val="20"/>
        </w:rPr>
        <w:t>prominente</w:t>
      </w:r>
      <w:r w:rsidR="00D10B2E" w:rsidRPr="00495C29">
        <w:rPr>
          <w:rFonts w:ascii="Times New Roman" w:hAnsi="Times New Roman" w:cs="Times New Roman"/>
          <w:sz w:val="20"/>
          <w:szCs w:val="20"/>
        </w:rPr>
        <w:t xml:space="preserve"> Projekte wie die </w:t>
      </w:r>
      <w:r w:rsidR="00496466" w:rsidRPr="00495C29">
        <w:rPr>
          <w:rFonts w:ascii="Times New Roman" w:hAnsi="Times New Roman" w:cs="Times New Roman"/>
          <w:sz w:val="20"/>
          <w:szCs w:val="20"/>
        </w:rPr>
        <w:t xml:space="preserve">UNO-Flüchtlingshilfe oder die </w:t>
      </w:r>
      <w:r w:rsidR="00D10B2E" w:rsidRPr="00495C29">
        <w:rPr>
          <w:rFonts w:ascii="Times New Roman" w:hAnsi="Times New Roman" w:cs="Times New Roman"/>
          <w:sz w:val="20"/>
          <w:szCs w:val="20"/>
        </w:rPr>
        <w:t>Deutschlandstiftung Integration unterstützt.</w:t>
      </w:r>
      <w:r w:rsidR="00743DDC" w:rsidRPr="00495C29">
        <w:rPr>
          <w:rFonts w:ascii="Times New Roman" w:hAnsi="Times New Roman" w:cs="Times New Roman"/>
          <w:sz w:val="20"/>
          <w:szCs w:val="20"/>
        </w:rPr>
        <w:t xml:space="preserve"> </w:t>
      </w:r>
      <w:r w:rsidR="008C3F9C" w:rsidRPr="00495C29">
        <w:rPr>
          <w:rFonts w:ascii="Times New Roman" w:hAnsi="Times New Roman" w:cs="Times New Roman"/>
          <w:sz w:val="20"/>
          <w:szCs w:val="20"/>
        </w:rPr>
        <w:t xml:space="preserve">Zudem finde ich es äußerst spannend, dass GAULY </w:t>
      </w:r>
      <w:r w:rsidR="00496466" w:rsidRPr="00495C29">
        <w:rPr>
          <w:rFonts w:ascii="Times New Roman" w:hAnsi="Times New Roman" w:cs="Times New Roman"/>
          <w:sz w:val="20"/>
          <w:szCs w:val="20"/>
        </w:rPr>
        <w:t xml:space="preserve">der Wichtigkeit von </w:t>
      </w:r>
      <w:r w:rsidR="008C3F9C" w:rsidRPr="00495C29">
        <w:rPr>
          <w:rFonts w:ascii="Times New Roman" w:hAnsi="Times New Roman" w:cs="Times New Roman"/>
          <w:sz w:val="20"/>
          <w:szCs w:val="20"/>
        </w:rPr>
        <w:t>Individualität</w:t>
      </w:r>
      <w:r w:rsidR="00496466" w:rsidRPr="00495C29">
        <w:rPr>
          <w:rFonts w:ascii="Times New Roman" w:hAnsi="Times New Roman" w:cs="Times New Roman"/>
          <w:sz w:val="20"/>
          <w:szCs w:val="20"/>
        </w:rPr>
        <w:t xml:space="preserve"> in der Arbeit mit Ihren Mandanten bewusst ist</w:t>
      </w:r>
      <w:r w:rsidR="008C3F9C" w:rsidRPr="00495C29">
        <w:rPr>
          <w:rFonts w:ascii="Times New Roman" w:hAnsi="Times New Roman" w:cs="Times New Roman"/>
          <w:sz w:val="20"/>
          <w:szCs w:val="20"/>
        </w:rPr>
        <w:t xml:space="preserve"> und</w:t>
      </w:r>
      <w:r w:rsidR="00496466" w:rsidRPr="00495C29">
        <w:rPr>
          <w:rFonts w:ascii="Times New Roman" w:hAnsi="Times New Roman" w:cs="Times New Roman"/>
          <w:sz w:val="20"/>
          <w:szCs w:val="20"/>
        </w:rPr>
        <w:t xml:space="preserve"> dabei auf</w:t>
      </w:r>
      <w:r w:rsidR="008C3F9C" w:rsidRPr="00495C29">
        <w:rPr>
          <w:rFonts w:ascii="Times New Roman" w:hAnsi="Times New Roman" w:cs="Times New Roman"/>
          <w:sz w:val="20"/>
          <w:szCs w:val="20"/>
        </w:rPr>
        <w:t xml:space="preserve"> maßgeschneiderte Strategien und Maßnahmen </w:t>
      </w:r>
      <w:r w:rsidR="00496466" w:rsidRPr="00495C29">
        <w:rPr>
          <w:rFonts w:ascii="Times New Roman" w:hAnsi="Times New Roman" w:cs="Times New Roman"/>
          <w:sz w:val="20"/>
          <w:szCs w:val="20"/>
        </w:rPr>
        <w:t>setzt</w:t>
      </w:r>
      <w:r w:rsidR="008C3F9C" w:rsidRPr="00495C29">
        <w:rPr>
          <w:rFonts w:ascii="Times New Roman" w:hAnsi="Times New Roman" w:cs="Times New Roman"/>
          <w:sz w:val="20"/>
          <w:szCs w:val="20"/>
        </w:rPr>
        <w:t xml:space="preserve">. Sehr gerne würde auch ich im Rahmen eines Praktikums bei Ihnen </w:t>
      </w:r>
      <w:r w:rsidR="00743DDC" w:rsidRPr="00495C29">
        <w:rPr>
          <w:rFonts w:ascii="Times New Roman" w:hAnsi="Times New Roman" w:cs="Times New Roman"/>
          <w:sz w:val="20"/>
          <w:szCs w:val="20"/>
        </w:rPr>
        <w:t>an der individuellen Strategieentwicklung partizipieren.</w:t>
      </w:r>
      <w:r w:rsidR="008C3F9C" w:rsidRPr="00495C29">
        <w:rPr>
          <w:rFonts w:ascii="Times New Roman" w:hAnsi="Times New Roman" w:cs="Times New Roman"/>
          <w:sz w:val="20"/>
          <w:szCs w:val="20"/>
        </w:rPr>
        <w:br/>
      </w:r>
    </w:p>
    <w:p w14:paraId="7B0F3863" w14:textId="77777777" w:rsidR="00B83CC8" w:rsidRPr="00495C29" w:rsidRDefault="00B83CC8" w:rsidP="006B65A1">
      <w:pPr>
        <w:rPr>
          <w:rFonts w:ascii="Times New Roman" w:hAnsi="Times New Roman" w:cs="Times New Roman"/>
          <w:sz w:val="20"/>
          <w:szCs w:val="20"/>
        </w:rPr>
      </w:pPr>
    </w:p>
    <w:p w14:paraId="170905E5" w14:textId="1D7639AC" w:rsidR="00CA2D11" w:rsidRPr="00495C29" w:rsidRDefault="00CA2D11" w:rsidP="006B65A1">
      <w:pPr>
        <w:rPr>
          <w:rFonts w:ascii="Times New Roman" w:hAnsi="Times New Roman" w:cs="Times New Roman"/>
          <w:sz w:val="20"/>
          <w:szCs w:val="20"/>
        </w:rPr>
      </w:pPr>
      <w:r w:rsidRPr="00495C29">
        <w:rPr>
          <w:rFonts w:ascii="Times New Roman" w:hAnsi="Times New Roman" w:cs="Times New Roman"/>
          <w:sz w:val="20"/>
          <w:szCs w:val="20"/>
          <w:u w:val="single"/>
        </w:rPr>
        <w:t>Miebach</w:t>
      </w:r>
      <w:r w:rsidR="00DB6060" w:rsidRPr="00495C29">
        <w:rPr>
          <w:rFonts w:ascii="Times New Roman" w:hAnsi="Times New Roman" w:cs="Times New Roman"/>
          <w:sz w:val="20"/>
          <w:szCs w:val="20"/>
          <w:u w:val="single"/>
        </w:rPr>
        <w:t xml:space="preserve"> Consulting</w:t>
      </w:r>
    </w:p>
    <w:p w14:paraId="2EA76BC8" w14:textId="19CAD55B" w:rsidR="000B50CC" w:rsidRPr="00495C29" w:rsidRDefault="00DB6060" w:rsidP="006B65A1">
      <w:pPr>
        <w:rPr>
          <w:rFonts w:ascii="Times New Roman" w:hAnsi="Times New Roman" w:cs="Times New Roman"/>
          <w:sz w:val="20"/>
          <w:szCs w:val="20"/>
        </w:rPr>
      </w:pPr>
      <w:r w:rsidRPr="00495C29">
        <w:rPr>
          <w:rFonts w:ascii="Times New Roman" w:hAnsi="Times New Roman" w:cs="Times New Roman"/>
          <w:sz w:val="20"/>
          <w:szCs w:val="20"/>
        </w:rPr>
        <w:t>Miebach</w:t>
      </w:r>
      <w:r w:rsidR="00F401A1" w:rsidRPr="00495C29">
        <w:rPr>
          <w:rFonts w:ascii="Times New Roman" w:hAnsi="Times New Roman" w:cs="Times New Roman"/>
          <w:sz w:val="20"/>
          <w:szCs w:val="20"/>
        </w:rPr>
        <w:t xml:space="preserve"> </w:t>
      </w:r>
      <w:r w:rsidRPr="00495C29">
        <w:rPr>
          <w:rFonts w:ascii="Times New Roman" w:hAnsi="Times New Roman" w:cs="Times New Roman"/>
          <w:sz w:val="20"/>
          <w:szCs w:val="20"/>
        </w:rPr>
        <w:t>Consulting s</w:t>
      </w:r>
      <w:r w:rsidR="00F401A1" w:rsidRPr="00495C29">
        <w:rPr>
          <w:rFonts w:ascii="Times New Roman" w:hAnsi="Times New Roman" w:cs="Times New Roman"/>
          <w:sz w:val="20"/>
          <w:szCs w:val="20"/>
        </w:rPr>
        <w:t xml:space="preserve">cheint mir hierfür ideal. Neben Ihrem Status als eine der </w:t>
      </w:r>
      <w:r w:rsidR="00CE7CD0" w:rsidRPr="00495C29">
        <w:rPr>
          <w:rFonts w:ascii="Times New Roman" w:hAnsi="Times New Roman" w:cs="Times New Roman"/>
          <w:sz w:val="20"/>
          <w:szCs w:val="20"/>
        </w:rPr>
        <w:t xml:space="preserve">weltweit </w:t>
      </w:r>
      <w:r w:rsidR="00F401A1" w:rsidRPr="00495C29">
        <w:rPr>
          <w:rFonts w:ascii="Times New Roman" w:hAnsi="Times New Roman" w:cs="Times New Roman"/>
          <w:sz w:val="20"/>
          <w:szCs w:val="20"/>
        </w:rPr>
        <w:t xml:space="preserve">führenden </w:t>
      </w:r>
      <w:r w:rsidRPr="00495C29">
        <w:rPr>
          <w:rFonts w:ascii="Times New Roman" w:hAnsi="Times New Roman" w:cs="Times New Roman"/>
          <w:sz w:val="20"/>
          <w:szCs w:val="20"/>
        </w:rPr>
        <w:t xml:space="preserve">Unternehmen für Supply Chain Consulting und Engineering </w:t>
      </w:r>
      <w:r w:rsidR="00F401A1" w:rsidRPr="00495C29">
        <w:rPr>
          <w:rFonts w:ascii="Times New Roman" w:hAnsi="Times New Roman" w:cs="Times New Roman"/>
          <w:sz w:val="20"/>
          <w:szCs w:val="20"/>
        </w:rPr>
        <w:t>überzeugt mich vor allem auch die Tatsache, dass</w:t>
      </w:r>
      <w:r w:rsidRPr="00495C29">
        <w:rPr>
          <w:rFonts w:ascii="Times New Roman" w:hAnsi="Times New Roman" w:cs="Times New Roman"/>
          <w:sz w:val="20"/>
          <w:szCs w:val="20"/>
        </w:rPr>
        <w:t xml:space="preserve"> </w:t>
      </w:r>
      <w:r w:rsidR="008016F6" w:rsidRPr="00495C29">
        <w:rPr>
          <w:rFonts w:ascii="Times New Roman" w:hAnsi="Times New Roman" w:cs="Times New Roman"/>
          <w:sz w:val="20"/>
          <w:szCs w:val="20"/>
        </w:rPr>
        <w:t>Sie besonderen Wert auf</w:t>
      </w:r>
      <w:r w:rsidR="009C4E0D" w:rsidRPr="00495C29">
        <w:rPr>
          <w:rFonts w:ascii="Times New Roman" w:hAnsi="Times New Roman" w:cs="Times New Roman"/>
          <w:sz w:val="20"/>
          <w:szCs w:val="20"/>
        </w:rPr>
        <w:t xml:space="preserve"> eine</w:t>
      </w:r>
      <w:r w:rsidR="008016F6" w:rsidRPr="00495C29">
        <w:rPr>
          <w:rFonts w:ascii="Times New Roman" w:hAnsi="Times New Roman" w:cs="Times New Roman"/>
          <w:sz w:val="20"/>
          <w:szCs w:val="20"/>
        </w:rPr>
        <w:t xml:space="preserve"> </w:t>
      </w:r>
      <w:r w:rsidR="009C4E0D" w:rsidRPr="00495C29">
        <w:rPr>
          <w:rFonts w:ascii="Times New Roman" w:hAnsi="Times New Roman" w:cs="Times New Roman"/>
          <w:sz w:val="20"/>
          <w:szCs w:val="20"/>
        </w:rPr>
        <w:t>n</w:t>
      </w:r>
      <w:r w:rsidR="008016F6" w:rsidRPr="00495C29">
        <w:rPr>
          <w:rFonts w:ascii="Times New Roman" w:hAnsi="Times New Roman" w:cs="Times New Roman"/>
          <w:sz w:val="20"/>
          <w:szCs w:val="20"/>
        </w:rPr>
        <w:t>achhaltig</w:t>
      </w:r>
      <w:r w:rsidR="009C4E0D" w:rsidRPr="00495C29">
        <w:rPr>
          <w:rFonts w:ascii="Times New Roman" w:hAnsi="Times New Roman" w:cs="Times New Roman"/>
          <w:sz w:val="20"/>
          <w:szCs w:val="20"/>
        </w:rPr>
        <w:t>e Logistik</w:t>
      </w:r>
      <w:r w:rsidR="008016F6" w:rsidRPr="00495C29">
        <w:rPr>
          <w:rFonts w:ascii="Times New Roman" w:hAnsi="Times New Roman" w:cs="Times New Roman"/>
          <w:sz w:val="20"/>
          <w:szCs w:val="20"/>
        </w:rPr>
        <w:t xml:space="preserve"> legen</w:t>
      </w:r>
      <w:r w:rsidR="009C4E0D" w:rsidRPr="00495C29">
        <w:rPr>
          <w:rFonts w:ascii="Times New Roman" w:hAnsi="Times New Roman" w:cs="Times New Roman"/>
          <w:sz w:val="20"/>
          <w:szCs w:val="20"/>
        </w:rPr>
        <w:t>.</w:t>
      </w:r>
      <w:r w:rsidR="0012075E" w:rsidRPr="00495C29">
        <w:rPr>
          <w:rFonts w:ascii="Times New Roman" w:hAnsi="Times New Roman" w:cs="Times New Roman"/>
          <w:sz w:val="20"/>
          <w:szCs w:val="20"/>
        </w:rPr>
        <w:t xml:space="preserve"> </w:t>
      </w:r>
      <w:r w:rsidRPr="00495C29">
        <w:rPr>
          <w:rFonts w:ascii="Times New Roman" w:hAnsi="Times New Roman" w:cs="Times New Roman"/>
          <w:sz w:val="20"/>
          <w:szCs w:val="20"/>
        </w:rPr>
        <w:t>Besonders spannend finde ich, dass Miebach Consulting auch große DAX-Konzerne</w:t>
      </w:r>
      <w:r w:rsidR="000B50CC" w:rsidRPr="00495C29">
        <w:rPr>
          <w:rFonts w:ascii="Times New Roman" w:hAnsi="Times New Roman" w:cs="Times New Roman"/>
          <w:sz w:val="20"/>
          <w:szCs w:val="20"/>
        </w:rPr>
        <w:t xml:space="preserve"> </w:t>
      </w:r>
      <w:r w:rsidRPr="00495C29">
        <w:rPr>
          <w:rFonts w:ascii="Times New Roman" w:hAnsi="Times New Roman" w:cs="Times New Roman"/>
          <w:sz w:val="20"/>
          <w:szCs w:val="20"/>
        </w:rPr>
        <w:t>berät und maßgeblich an signifikanten Projekten</w:t>
      </w:r>
      <w:r w:rsidR="000B50CC" w:rsidRPr="00495C29">
        <w:rPr>
          <w:rFonts w:ascii="Times New Roman" w:hAnsi="Times New Roman" w:cs="Times New Roman"/>
          <w:sz w:val="20"/>
          <w:szCs w:val="20"/>
        </w:rPr>
        <w:t>, wie der Bau des BMW-Werks in Leipzig 2005</w:t>
      </w:r>
      <w:r w:rsidRPr="00495C29">
        <w:rPr>
          <w:rFonts w:ascii="Times New Roman" w:hAnsi="Times New Roman" w:cs="Times New Roman"/>
          <w:sz w:val="20"/>
          <w:szCs w:val="20"/>
        </w:rPr>
        <w:t xml:space="preserve"> </w:t>
      </w:r>
      <w:r w:rsidR="000B50CC" w:rsidRPr="00495C29">
        <w:rPr>
          <w:rFonts w:ascii="Times New Roman" w:hAnsi="Times New Roman" w:cs="Times New Roman"/>
          <w:sz w:val="20"/>
          <w:szCs w:val="20"/>
        </w:rPr>
        <w:t>oder MANGOs Entwicklung einer globalen Supply Chain in der Fashionindustrie,</w:t>
      </w:r>
      <w:r w:rsidRPr="00495C29">
        <w:rPr>
          <w:rFonts w:ascii="Times New Roman" w:hAnsi="Times New Roman" w:cs="Times New Roman"/>
          <w:sz w:val="20"/>
          <w:szCs w:val="20"/>
        </w:rPr>
        <w:t xml:space="preserve"> </w:t>
      </w:r>
      <w:r w:rsidR="000B50CC" w:rsidRPr="00495C29">
        <w:rPr>
          <w:rFonts w:ascii="Times New Roman" w:hAnsi="Times New Roman" w:cs="Times New Roman"/>
          <w:sz w:val="20"/>
          <w:szCs w:val="20"/>
        </w:rPr>
        <w:t>beteiligt war.</w:t>
      </w:r>
      <w:r w:rsidR="008016F6" w:rsidRPr="00495C29">
        <w:rPr>
          <w:rFonts w:ascii="Times New Roman" w:hAnsi="Times New Roman" w:cs="Times New Roman"/>
          <w:sz w:val="20"/>
          <w:szCs w:val="20"/>
        </w:rPr>
        <w:t xml:space="preserve"> </w:t>
      </w:r>
      <w:r w:rsidR="000B50CC" w:rsidRPr="00495C29">
        <w:rPr>
          <w:rFonts w:ascii="Times New Roman" w:hAnsi="Times New Roman" w:cs="Times New Roman"/>
          <w:sz w:val="20"/>
          <w:szCs w:val="20"/>
        </w:rPr>
        <w:t xml:space="preserve">Darüber hinaus begeistert mich, dass Miebach Consulting in der Kategorie Logistikberater und Consulting zur besten Logistikmarke 2019 gewählt wurde </w:t>
      </w:r>
      <w:r w:rsidR="00830EED" w:rsidRPr="00495C29">
        <w:rPr>
          <w:rFonts w:ascii="Times New Roman" w:hAnsi="Times New Roman" w:cs="Times New Roman"/>
          <w:sz w:val="20"/>
          <w:szCs w:val="20"/>
        </w:rPr>
        <w:t xml:space="preserve">und im April </w:t>
      </w:r>
      <w:r w:rsidR="00845FDE" w:rsidRPr="00495C29">
        <w:rPr>
          <w:rFonts w:ascii="Times New Roman" w:hAnsi="Times New Roman" w:cs="Times New Roman"/>
          <w:sz w:val="20"/>
          <w:szCs w:val="20"/>
        </w:rPr>
        <w:t>dieses Jahrs</w:t>
      </w:r>
      <w:r w:rsidR="00830EED" w:rsidRPr="00495C29">
        <w:rPr>
          <w:rFonts w:ascii="Times New Roman" w:hAnsi="Times New Roman" w:cs="Times New Roman"/>
          <w:sz w:val="20"/>
          <w:szCs w:val="20"/>
        </w:rPr>
        <w:t xml:space="preserve"> eine Partnerschaft mit der Boston Consulting Group eingegangen </w:t>
      </w:r>
      <w:r w:rsidR="00845FDE" w:rsidRPr="00495C29">
        <w:rPr>
          <w:rFonts w:ascii="Times New Roman" w:hAnsi="Times New Roman" w:cs="Times New Roman"/>
          <w:sz w:val="20"/>
          <w:szCs w:val="20"/>
        </w:rPr>
        <w:t>ist,</w:t>
      </w:r>
      <w:r w:rsidR="00830EED" w:rsidRPr="00495C29">
        <w:rPr>
          <w:rFonts w:ascii="Times New Roman" w:hAnsi="Times New Roman" w:cs="Times New Roman"/>
          <w:sz w:val="20"/>
          <w:szCs w:val="20"/>
        </w:rPr>
        <w:t xml:space="preserve"> um gemeinsam Beratung von der Strategie bis zur Implementierung </w:t>
      </w:r>
      <w:r w:rsidR="00744221" w:rsidRPr="00495C29">
        <w:rPr>
          <w:rFonts w:ascii="Times New Roman" w:hAnsi="Times New Roman" w:cs="Times New Roman"/>
          <w:sz w:val="20"/>
          <w:szCs w:val="20"/>
        </w:rPr>
        <w:t>anzu</w:t>
      </w:r>
      <w:r w:rsidR="00830EED" w:rsidRPr="00495C29">
        <w:rPr>
          <w:rFonts w:ascii="Times New Roman" w:hAnsi="Times New Roman" w:cs="Times New Roman"/>
          <w:sz w:val="20"/>
          <w:szCs w:val="20"/>
        </w:rPr>
        <w:t xml:space="preserve">bieten </w:t>
      </w:r>
      <w:r w:rsidR="00744221" w:rsidRPr="00495C29">
        <w:rPr>
          <w:rFonts w:ascii="Times New Roman" w:hAnsi="Times New Roman" w:cs="Times New Roman"/>
          <w:sz w:val="20"/>
          <w:szCs w:val="20"/>
        </w:rPr>
        <w:t>und um damit Unternehmen noch besser bei der Optimierung ihrer Lieferketten unterstützen zu können.</w:t>
      </w:r>
      <w:r w:rsidR="0012075E" w:rsidRPr="00495C29">
        <w:rPr>
          <w:rFonts w:ascii="Times New Roman" w:hAnsi="Times New Roman" w:cs="Times New Roman"/>
          <w:sz w:val="20"/>
          <w:szCs w:val="20"/>
        </w:rPr>
        <w:t xml:space="preserve"> Sehr gerne würde auch ich im Rahmen eines Praktikums im Supply Chain Consulting an der Perfektionierung von Logistikkonzepten partizipieren.</w:t>
      </w:r>
    </w:p>
    <w:p w14:paraId="5B65B2B6" w14:textId="78676180" w:rsidR="00DB6060" w:rsidRPr="00495C29" w:rsidRDefault="00DB6060" w:rsidP="006B65A1">
      <w:pPr>
        <w:rPr>
          <w:rFonts w:ascii="Times New Roman" w:hAnsi="Times New Roman" w:cs="Times New Roman"/>
          <w:sz w:val="20"/>
          <w:szCs w:val="20"/>
        </w:rPr>
      </w:pPr>
    </w:p>
    <w:p w14:paraId="31145B98" w14:textId="750AA5DD" w:rsidR="00F46BEB" w:rsidRPr="00495C29" w:rsidRDefault="00F46BEB" w:rsidP="006B65A1">
      <w:pPr>
        <w:rPr>
          <w:rFonts w:ascii="Times New Roman" w:hAnsi="Times New Roman" w:cs="Times New Roman"/>
          <w:sz w:val="20"/>
          <w:szCs w:val="20"/>
        </w:rPr>
      </w:pPr>
    </w:p>
    <w:p w14:paraId="348A12B6" w14:textId="2FFC9AAC" w:rsidR="00F46BEB" w:rsidRPr="00495C29" w:rsidRDefault="00F46BEB" w:rsidP="006B65A1">
      <w:pPr>
        <w:rPr>
          <w:rFonts w:ascii="Times New Roman" w:hAnsi="Times New Roman" w:cs="Times New Roman"/>
          <w:sz w:val="20"/>
          <w:szCs w:val="20"/>
        </w:rPr>
      </w:pPr>
    </w:p>
    <w:p w14:paraId="08C68810" w14:textId="435E7D8B" w:rsidR="00F46BEB" w:rsidRPr="00495C29" w:rsidRDefault="00F46BEB" w:rsidP="006B65A1">
      <w:pPr>
        <w:rPr>
          <w:rFonts w:ascii="Times New Roman" w:hAnsi="Times New Roman" w:cs="Times New Roman"/>
          <w:sz w:val="20"/>
          <w:szCs w:val="20"/>
        </w:rPr>
      </w:pPr>
    </w:p>
    <w:p w14:paraId="1B030C06" w14:textId="5EF10371" w:rsidR="00F46BEB" w:rsidRPr="00495C29" w:rsidRDefault="00F46BEB" w:rsidP="006B65A1">
      <w:pPr>
        <w:rPr>
          <w:rFonts w:ascii="Times New Roman" w:hAnsi="Times New Roman" w:cs="Times New Roman"/>
          <w:sz w:val="20"/>
          <w:szCs w:val="20"/>
        </w:rPr>
      </w:pPr>
    </w:p>
    <w:p w14:paraId="5F1DE7E8" w14:textId="195691AA" w:rsidR="00F46BEB" w:rsidRPr="00495C29" w:rsidRDefault="00F46BEB" w:rsidP="006B65A1">
      <w:pPr>
        <w:rPr>
          <w:rFonts w:ascii="Times New Roman" w:hAnsi="Times New Roman" w:cs="Times New Roman"/>
          <w:sz w:val="20"/>
          <w:szCs w:val="20"/>
        </w:rPr>
      </w:pPr>
    </w:p>
    <w:p w14:paraId="291EED31" w14:textId="77777777" w:rsidR="00F46BEB" w:rsidRPr="00495C29" w:rsidRDefault="00F46BEB" w:rsidP="006B65A1">
      <w:pPr>
        <w:rPr>
          <w:rFonts w:ascii="Times New Roman" w:hAnsi="Times New Roman" w:cs="Times New Roman"/>
          <w:sz w:val="20"/>
          <w:szCs w:val="20"/>
        </w:rPr>
      </w:pPr>
    </w:p>
    <w:p w14:paraId="165EC29D" w14:textId="77777777" w:rsidR="00DB6060" w:rsidRPr="00495C29" w:rsidRDefault="00DB6060" w:rsidP="006B65A1">
      <w:pPr>
        <w:rPr>
          <w:rFonts w:ascii="Times New Roman" w:hAnsi="Times New Roman" w:cs="Times New Roman"/>
          <w:sz w:val="20"/>
          <w:szCs w:val="20"/>
        </w:rPr>
      </w:pPr>
    </w:p>
    <w:p w14:paraId="1B725D5F" w14:textId="29190D5D" w:rsidR="00CA2D11" w:rsidRPr="00495C29" w:rsidRDefault="00CA2D11" w:rsidP="006B65A1">
      <w:pPr>
        <w:rPr>
          <w:rFonts w:ascii="Times New Roman" w:hAnsi="Times New Roman" w:cs="Times New Roman"/>
          <w:sz w:val="20"/>
          <w:szCs w:val="20"/>
        </w:rPr>
      </w:pPr>
      <w:r w:rsidRPr="00495C29">
        <w:rPr>
          <w:rFonts w:ascii="Times New Roman" w:hAnsi="Times New Roman" w:cs="Times New Roman"/>
          <w:sz w:val="20"/>
          <w:szCs w:val="20"/>
          <w:u w:val="single"/>
        </w:rPr>
        <w:lastRenderedPageBreak/>
        <w:t>Vindelici Advisors</w:t>
      </w:r>
    </w:p>
    <w:p w14:paraId="66691D0F" w14:textId="18602DEE" w:rsidR="00156C61" w:rsidRPr="00495C29" w:rsidRDefault="00F46BEB" w:rsidP="00156C61">
      <w:pPr>
        <w:rPr>
          <w:rFonts w:ascii="Times New Roman" w:hAnsi="Times New Roman" w:cs="Times New Roman"/>
          <w:sz w:val="20"/>
          <w:szCs w:val="20"/>
        </w:rPr>
      </w:pPr>
      <w:r w:rsidRPr="00495C29">
        <w:rPr>
          <w:rFonts w:ascii="Times New Roman" w:hAnsi="Times New Roman" w:cs="Times New Roman"/>
          <w:sz w:val="20"/>
          <w:szCs w:val="20"/>
        </w:rPr>
        <w:t xml:space="preserve">Vindelici Advisors </w:t>
      </w:r>
      <w:r w:rsidR="00BA0E36" w:rsidRPr="00495C29">
        <w:rPr>
          <w:rFonts w:ascii="Times New Roman" w:hAnsi="Times New Roman" w:cs="Times New Roman"/>
          <w:sz w:val="20"/>
          <w:szCs w:val="20"/>
        </w:rPr>
        <w:t xml:space="preserve">scheint mir hierfür ideal. Neben Ihrem Status als eine der führenden </w:t>
      </w:r>
      <w:r w:rsidR="006C6190" w:rsidRPr="00495C29">
        <w:rPr>
          <w:rFonts w:ascii="Times New Roman" w:hAnsi="Times New Roman" w:cs="Times New Roman"/>
          <w:sz w:val="20"/>
          <w:szCs w:val="20"/>
        </w:rPr>
        <w:t>Strategieberatungsboutique</w:t>
      </w:r>
      <w:r w:rsidR="00E934FE" w:rsidRPr="00495C29">
        <w:rPr>
          <w:rFonts w:ascii="Times New Roman" w:hAnsi="Times New Roman" w:cs="Times New Roman"/>
          <w:sz w:val="20"/>
          <w:szCs w:val="20"/>
        </w:rPr>
        <w:t xml:space="preserve">n </w:t>
      </w:r>
      <w:r w:rsidR="00BA0E36" w:rsidRPr="00495C29">
        <w:rPr>
          <w:rFonts w:ascii="Times New Roman" w:hAnsi="Times New Roman" w:cs="Times New Roman"/>
          <w:sz w:val="20"/>
          <w:szCs w:val="20"/>
        </w:rPr>
        <w:t xml:space="preserve">überzeugt mich vor allem auch die Tatsache, dass Sie </w:t>
      </w:r>
      <w:r w:rsidR="00E934FE" w:rsidRPr="00495C29">
        <w:rPr>
          <w:rFonts w:ascii="Times New Roman" w:hAnsi="Times New Roman" w:cs="Times New Roman"/>
          <w:sz w:val="20"/>
          <w:szCs w:val="20"/>
        </w:rPr>
        <w:t xml:space="preserve">einen besonders Fokus auf die Digitale Transformation setzen. Diese ist </w:t>
      </w:r>
      <w:r w:rsidR="006137E6" w:rsidRPr="00495C29">
        <w:rPr>
          <w:rFonts w:ascii="Times New Roman" w:hAnsi="Times New Roman" w:cs="Times New Roman"/>
          <w:sz w:val="20"/>
          <w:szCs w:val="20"/>
        </w:rPr>
        <w:t>meines Achtens</w:t>
      </w:r>
      <w:r w:rsidR="00E934FE" w:rsidRPr="00495C29">
        <w:rPr>
          <w:rFonts w:ascii="Times New Roman" w:hAnsi="Times New Roman" w:cs="Times New Roman"/>
          <w:sz w:val="20"/>
          <w:szCs w:val="20"/>
        </w:rPr>
        <w:t xml:space="preserve"> aktuell einer der </w:t>
      </w:r>
      <w:r w:rsidR="006137E6" w:rsidRPr="00495C29">
        <w:rPr>
          <w:rFonts w:ascii="Times New Roman" w:hAnsi="Times New Roman" w:cs="Times New Roman"/>
          <w:sz w:val="20"/>
          <w:szCs w:val="20"/>
        </w:rPr>
        <w:t>wichtigsten Themen, mit denen sich Manager und Strategen beschäftigen müssen und in vielen Unternehmen steckt diesbezüglich noch viel Verbesserungspotential.</w:t>
      </w:r>
      <w:r w:rsidR="00156C61" w:rsidRPr="00495C29">
        <w:rPr>
          <w:rFonts w:ascii="Times New Roman" w:hAnsi="Times New Roman" w:cs="Times New Roman"/>
          <w:sz w:val="20"/>
          <w:szCs w:val="20"/>
        </w:rPr>
        <w:t xml:space="preserve"> </w:t>
      </w:r>
      <w:r w:rsidRPr="00495C29">
        <w:rPr>
          <w:rFonts w:ascii="Times New Roman" w:hAnsi="Times New Roman" w:cs="Times New Roman"/>
          <w:sz w:val="20"/>
          <w:szCs w:val="20"/>
        </w:rPr>
        <w:t>Darüber hinaus begeistert mich, dass Vindelici Advisors spannende Projekte, wie die Interims-Geschäftsführung eines mittelständischen IT-</w:t>
      </w:r>
      <w:r w:rsidR="002633F9" w:rsidRPr="00495C29">
        <w:rPr>
          <w:rFonts w:ascii="Times New Roman" w:hAnsi="Times New Roman" w:cs="Times New Roman"/>
          <w:sz w:val="20"/>
          <w:szCs w:val="20"/>
        </w:rPr>
        <w:t>Dienstleisters</w:t>
      </w:r>
      <w:r w:rsidRPr="00495C29">
        <w:rPr>
          <w:rFonts w:ascii="Times New Roman" w:hAnsi="Times New Roman" w:cs="Times New Roman"/>
          <w:sz w:val="20"/>
          <w:szCs w:val="20"/>
        </w:rPr>
        <w:t xml:space="preserve"> oder die Digitale Transformation eines Familienunternehmens, begleitet und dabei sehr strategisch</w:t>
      </w:r>
      <w:r w:rsidR="00156C61" w:rsidRPr="00495C29">
        <w:rPr>
          <w:rFonts w:ascii="Times New Roman" w:hAnsi="Times New Roman" w:cs="Times New Roman"/>
          <w:sz w:val="20"/>
          <w:szCs w:val="20"/>
        </w:rPr>
        <w:t xml:space="preserve"> und</w:t>
      </w:r>
      <w:r w:rsidRPr="00495C29">
        <w:rPr>
          <w:rFonts w:ascii="Times New Roman" w:hAnsi="Times New Roman" w:cs="Times New Roman"/>
          <w:sz w:val="20"/>
          <w:szCs w:val="20"/>
        </w:rPr>
        <w:t xml:space="preserve"> zukunftsorientiert arbeitet.</w:t>
      </w:r>
      <w:r w:rsidR="00156C61" w:rsidRPr="00495C29">
        <w:rPr>
          <w:rFonts w:ascii="Times New Roman" w:hAnsi="Times New Roman" w:cs="Times New Roman"/>
          <w:sz w:val="20"/>
          <w:szCs w:val="20"/>
        </w:rPr>
        <w:t xml:space="preserve"> </w:t>
      </w:r>
      <w:r w:rsidRPr="00495C29">
        <w:rPr>
          <w:rFonts w:ascii="Times New Roman" w:hAnsi="Times New Roman" w:cs="Times New Roman"/>
          <w:sz w:val="20"/>
          <w:szCs w:val="20"/>
        </w:rPr>
        <w:t xml:space="preserve">Da ich ein großes Interesse für die Bau-Branche pflege finde ich es äußerst spannend, dass </w:t>
      </w:r>
      <w:r w:rsidR="00E45560" w:rsidRPr="00495C29">
        <w:rPr>
          <w:rFonts w:ascii="Times New Roman" w:hAnsi="Times New Roman" w:cs="Times New Roman"/>
          <w:sz w:val="20"/>
          <w:szCs w:val="20"/>
        </w:rPr>
        <w:t xml:space="preserve">diese eine </w:t>
      </w:r>
      <w:ins w:id="4" w:author="David Döbele" w:date="2021-10-18T10:08:00Z">
        <w:r w:rsidR="00D94B80">
          <w:rPr>
            <w:rFonts w:ascii="Times New Roman" w:hAnsi="Times New Roman" w:cs="Times New Roman"/>
            <w:sz w:val="20"/>
            <w:szCs w:val="20"/>
          </w:rPr>
          <w:t>I</w:t>
        </w:r>
      </w:ins>
      <w:del w:id="5" w:author="David Döbele" w:date="2021-10-18T10:08:00Z">
        <w:r w:rsidR="00E45560" w:rsidRPr="00495C29" w:rsidDel="00D94B80">
          <w:rPr>
            <w:rFonts w:ascii="Times New Roman" w:hAnsi="Times New Roman" w:cs="Times New Roman"/>
            <w:sz w:val="20"/>
            <w:szCs w:val="20"/>
          </w:rPr>
          <w:delText>i</w:delText>
        </w:r>
      </w:del>
      <w:r w:rsidR="00E45560" w:rsidRPr="00495C29">
        <w:rPr>
          <w:rFonts w:ascii="Times New Roman" w:hAnsi="Times New Roman" w:cs="Times New Roman"/>
          <w:sz w:val="20"/>
          <w:szCs w:val="20"/>
        </w:rPr>
        <w:t>hrer Hauptprojektfelder ist</w:t>
      </w:r>
      <w:r w:rsidRPr="00495C29">
        <w:rPr>
          <w:rFonts w:ascii="Times New Roman" w:hAnsi="Times New Roman" w:cs="Times New Roman"/>
          <w:sz w:val="20"/>
          <w:szCs w:val="20"/>
        </w:rPr>
        <w:t xml:space="preserve"> </w:t>
      </w:r>
      <w:r w:rsidR="00E45560" w:rsidRPr="00495C29">
        <w:rPr>
          <w:rFonts w:ascii="Times New Roman" w:hAnsi="Times New Roman" w:cs="Times New Roman"/>
          <w:sz w:val="20"/>
          <w:szCs w:val="20"/>
        </w:rPr>
        <w:t xml:space="preserve">und auch mit der aktuellen Entwicklung der stark steigenden Baukosten </w:t>
      </w:r>
      <w:r w:rsidR="002633F9" w:rsidRPr="00495C29">
        <w:rPr>
          <w:rFonts w:ascii="Times New Roman" w:hAnsi="Times New Roman" w:cs="Times New Roman"/>
          <w:sz w:val="20"/>
          <w:szCs w:val="20"/>
        </w:rPr>
        <w:t>begleiten</w:t>
      </w:r>
      <w:r w:rsidR="00E45560" w:rsidRPr="00495C29">
        <w:rPr>
          <w:rFonts w:ascii="Times New Roman" w:hAnsi="Times New Roman" w:cs="Times New Roman"/>
          <w:sz w:val="20"/>
          <w:szCs w:val="20"/>
        </w:rPr>
        <w:t xml:space="preserve"> </w:t>
      </w:r>
      <w:r w:rsidR="002633F9" w:rsidRPr="00495C29">
        <w:rPr>
          <w:rFonts w:ascii="Times New Roman" w:hAnsi="Times New Roman" w:cs="Times New Roman"/>
          <w:sz w:val="20"/>
          <w:szCs w:val="20"/>
        </w:rPr>
        <w:t>Sie</w:t>
      </w:r>
      <w:r w:rsidR="00E45560" w:rsidRPr="00495C29">
        <w:rPr>
          <w:rFonts w:ascii="Times New Roman" w:hAnsi="Times New Roman" w:cs="Times New Roman"/>
          <w:sz w:val="20"/>
          <w:szCs w:val="20"/>
        </w:rPr>
        <w:t xml:space="preserve"> mit Sicherheit viele </w:t>
      </w:r>
      <w:r w:rsidR="002633F9" w:rsidRPr="00495C29">
        <w:rPr>
          <w:rFonts w:ascii="Times New Roman" w:hAnsi="Times New Roman" w:cs="Times New Roman"/>
          <w:sz w:val="20"/>
          <w:szCs w:val="20"/>
        </w:rPr>
        <w:t>interessante</w:t>
      </w:r>
      <w:r w:rsidR="00E45560" w:rsidRPr="00495C29">
        <w:rPr>
          <w:rFonts w:ascii="Times New Roman" w:hAnsi="Times New Roman" w:cs="Times New Roman"/>
          <w:sz w:val="20"/>
          <w:szCs w:val="20"/>
        </w:rPr>
        <w:t xml:space="preserve"> </w:t>
      </w:r>
      <w:r w:rsidR="002633F9" w:rsidRPr="00495C29">
        <w:rPr>
          <w:rFonts w:ascii="Times New Roman" w:hAnsi="Times New Roman" w:cs="Times New Roman"/>
          <w:sz w:val="20"/>
          <w:szCs w:val="20"/>
        </w:rPr>
        <w:t>Projekte</w:t>
      </w:r>
      <w:r w:rsidR="00E45560" w:rsidRPr="00495C29">
        <w:rPr>
          <w:rFonts w:ascii="Times New Roman" w:hAnsi="Times New Roman" w:cs="Times New Roman"/>
          <w:sz w:val="20"/>
          <w:szCs w:val="20"/>
        </w:rPr>
        <w:t>.</w:t>
      </w:r>
      <w:r w:rsidR="00156C61" w:rsidRPr="00495C29">
        <w:rPr>
          <w:rFonts w:ascii="Times New Roman" w:hAnsi="Times New Roman" w:cs="Times New Roman"/>
          <w:sz w:val="20"/>
          <w:szCs w:val="20"/>
        </w:rPr>
        <w:t xml:space="preserve"> Das Vindelici Advisors dabei besonderen Wert auf Kreativität und Innovation legt spricht mich sehr an und ich würde sehr gerne im Rahmen eines Praktikums an dieser Arbeitswese partizipieren.</w:t>
      </w:r>
    </w:p>
    <w:p w14:paraId="2B98AE99" w14:textId="662D736B" w:rsidR="00CA2D11" w:rsidRPr="00495C29" w:rsidRDefault="00CA2D11" w:rsidP="006B65A1">
      <w:pPr>
        <w:rPr>
          <w:rFonts w:ascii="Times New Roman" w:hAnsi="Times New Roman" w:cs="Times New Roman"/>
          <w:sz w:val="20"/>
          <w:szCs w:val="20"/>
        </w:rPr>
      </w:pPr>
    </w:p>
    <w:p w14:paraId="78B1BE16" w14:textId="77777777" w:rsidR="009F46F4" w:rsidRPr="00495C29" w:rsidRDefault="009F46F4" w:rsidP="006B65A1">
      <w:pPr>
        <w:rPr>
          <w:rFonts w:ascii="Times New Roman" w:hAnsi="Times New Roman" w:cs="Times New Roman"/>
          <w:sz w:val="20"/>
          <w:szCs w:val="20"/>
        </w:rPr>
      </w:pPr>
    </w:p>
    <w:p w14:paraId="0451C292" w14:textId="4DE32DF3" w:rsidR="00CA2D11" w:rsidRPr="00495C29" w:rsidRDefault="00CA2D11" w:rsidP="006B65A1">
      <w:pPr>
        <w:rPr>
          <w:rFonts w:ascii="Times New Roman" w:hAnsi="Times New Roman" w:cs="Times New Roman"/>
          <w:sz w:val="20"/>
          <w:szCs w:val="20"/>
        </w:rPr>
      </w:pPr>
      <w:r w:rsidRPr="00495C29">
        <w:rPr>
          <w:rFonts w:ascii="Times New Roman" w:hAnsi="Times New Roman" w:cs="Times New Roman"/>
          <w:sz w:val="20"/>
          <w:szCs w:val="20"/>
          <w:u w:val="single"/>
        </w:rPr>
        <w:t>4flow</w:t>
      </w:r>
    </w:p>
    <w:p w14:paraId="0B492B28" w14:textId="2DEF05A9" w:rsidR="00346F5E" w:rsidRPr="00495C29" w:rsidRDefault="00E159DB" w:rsidP="00D16C46">
      <w:pPr>
        <w:rPr>
          <w:rFonts w:ascii="Times New Roman" w:hAnsi="Times New Roman" w:cs="Times New Roman"/>
          <w:sz w:val="20"/>
          <w:szCs w:val="20"/>
        </w:rPr>
      </w:pPr>
      <w:r w:rsidRPr="00495C29">
        <w:rPr>
          <w:rFonts w:ascii="Times New Roman" w:hAnsi="Times New Roman" w:cs="Times New Roman"/>
          <w:sz w:val="20"/>
          <w:szCs w:val="20"/>
        </w:rPr>
        <w:t>4flow scheint mir hierfür ideal.</w:t>
      </w:r>
      <w:r w:rsidR="001F75E7" w:rsidRPr="00495C29">
        <w:rPr>
          <w:rFonts w:ascii="Times New Roman" w:hAnsi="Times New Roman" w:cs="Times New Roman"/>
          <w:sz w:val="20"/>
          <w:szCs w:val="20"/>
        </w:rPr>
        <w:t xml:space="preserve"> Neben Ihrem Status als eine der führenden Unternehmensberatungen für Supply Chain Management überzeugt mich vor allem auch die Tatsache,</w:t>
      </w:r>
      <w:r w:rsidR="00355954" w:rsidRPr="00495C29">
        <w:rPr>
          <w:rFonts w:ascii="Times New Roman" w:hAnsi="Times New Roman" w:cs="Times New Roman"/>
          <w:sz w:val="20"/>
          <w:szCs w:val="20"/>
        </w:rPr>
        <w:t xml:space="preserve"> dass Sie</w:t>
      </w:r>
      <w:r w:rsidR="007D5B62" w:rsidRPr="00495C29">
        <w:rPr>
          <w:rFonts w:ascii="Times New Roman" w:hAnsi="Times New Roman" w:cs="Times New Roman"/>
          <w:sz w:val="20"/>
          <w:szCs w:val="20"/>
        </w:rPr>
        <w:t xml:space="preserve"> Mandanten ganzheitlich beraten und damit einen hohen Umsetzungsgrad der von Ihnen entwickelten Strategien und Konzepte gewährleisten.</w:t>
      </w:r>
      <w:r w:rsidR="00D16C46" w:rsidRPr="00495C29">
        <w:rPr>
          <w:rFonts w:ascii="Times New Roman" w:hAnsi="Times New Roman" w:cs="Times New Roman"/>
          <w:sz w:val="20"/>
          <w:szCs w:val="20"/>
        </w:rPr>
        <w:t xml:space="preserve"> Mich begeistert, dass das Institute </w:t>
      </w:r>
      <w:proofErr w:type="spellStart"/>
      <w:r w:rsidR="00D16C46" w:rsidRPr="00495C29">
        <w:rPr>
          <w:rFonts w:ascii="Times New Roman" w:hAnsi="Times New Roman" w:cs="Times New Roman"/>
          <w:sz w:val="20"/>
          <w:szCs w:val="20"/>
        </w:rPr>
        <w:t>of</w:t>
      </w:r>
      <w:proofErr w:type="spellEnd"/>
      <w:r w:rsidR="00D16C46" w:rsidRPr="00495C29">
        <w:rPr>
          <w:rFonts w:ascii="Times New Roman" w:hAnsi="Times New Roman" w:cs="Times New Roman"/>
          <w:sz w:val="20"/>
          <w:szCs w:val="20"/>
        </w:rPr>
        <w:t xml:space="preserve"> Research &amp; Data Aggregation ermittelt hat, dass 4flow zu den Top 1% der deutschen Arbeitgeber in Bezug auf Teamzufriedenheit und Weiterbildung Möglichkeiten gehört. </w:t>
      </w:r>
      <w:r w:rsidR="00346F5E" w:rsidRPr="00495C29">
        <w:rPr>
          <w:rFonts w:ascii="Times New Roman" w:hAnsi="Times New Roman" w:cs="Times New Roman"/>
          <w:sz w:val="20"/>
          <w:szCs w:val="20"/>
        </w:rPr>
        <w:t>Besonders spannend finde ich</w:t>
      </w:r>
      <w:r w:rsidR="00D16C46" w:rsidRPr="00495C29">
        <w:rPr>
          <w:rFonts w:ascii="Times New Roman" w:hAnsi="Times New Roman" w:cs="Times New Roman"/>
          <w:sz w:val="20"/>
          <w:szCs w:val="20"/>
        </w:rPr>
        <w:t xml:space="preserve"> auch,</w:t>
      </w:r>
      <w:r w:rsidR="00346F5E" w:rsidRPr="00495C29">
        <w:rPr>
          <w:rFonts w:ascii="Times New Roman" w:hAnsi="Times New Roman" w:cs="Times New Roman"/>
          <w:sz w:val="20"/>
          <w:szCs w:val="20"/>
        </w:rPr>
        <w:t xml:space="preserve"> dass 4flow auch große DAX-Konzerne berät und maßgeblich an signifikanten Projekten,</w:t>
      </w:r>
      <w:r w:rsidR="00D16C46" w:rsidRPr="00495C29">
        <w:rPr>
          <w:rFonts w:ascii="Times New Roman" w:hAnsi="Times New Roman" w:cs="Times New Roman"/>
          <w:sz w:val="20"/>
          <w:szCs w:val="20"/>
        </w:rPr>
        <w:t xml:space="preserve"> </w:t>
      </w:r>
      <w:r w:rsidR="00346F5E" w:rsidRPr="00495C29">
        <w:rPr>
          <w:rFonts w:ascii="Times New Roman" w:hAnsi="Times New Roman" w:cs="Times New Roman"/>
          <w:sz w:val="20"/>
          <w:szCs w:val="20"/>
        </w:rPr>
        <w:t xml:space="preserve">wie </w:t>
      </w:r>
      <w:r w:rsidR="00DC34EE" w:rsidRPr="00495C29">
        <w:rPr>
          <w:rFonts w:ascii="Times New Roman" w:hAnsi="Times New Roman" w:cs="Times New Roman"/>
          <w:sz w:val="20"/>
          <w:szCs w:val="20"/>
        </w:rPr>
        <w:t xml:space="preserve">der Output-Steigerung der Produktion von </w:t>
      </w:r>
      <w:proofErr w:type="spellStart"/>
      <w:r w:rsidR="00DC34EE" w:rsidRPr="00495C29">
        <w:rPr>
          <w:rFonts w:ascii="Times New Roman" w:hAnsi="Times New Roman" w:cs="Times New Roman"/>
          <w:sz w:val="20"/>
          <w:szCs w:val="20"/>
        </w:rPr>
        <w:t>HelloFresh</w:t>
      </w:r>
      <w:proofErr w:type="spellEnd"/>
      <w:r w:rsidR="00DC34EE" w:rsidRPr="00495C29">
        <w:rPr>
          <w:rFonts w:ascii="Times New Roman" w:hAnsi="Times New Roman" w:cs="Times New Roman"/>
          <w:sz w:val="20"/>
          <w:szCs w:val="20"/>
        </w:rPr>
        <w:t xml:space="preserve"> oder dem Aufbau eines global einheitlichen Transportmanagements für Bosch, beteiligt ist. </w:t>
      </w:r>
      <w:r w:rsidR="00346F5E" w:rsidRPr="00495C29">
        <w:rPr>
          <w:rFonts w:ascii="Times New Roman" w:hAnsi="Times New Roman" w:cs="Times New Roman"/>
          <w:sz w:val="20"/>
          <w:szCs w:val="20"/>
        </w:rPr>
        <w:t>Da ich ein großes Interesse für die Automobil-Industrie pflege finde ich es äußerst spannend, dass Sie in dieser Branche besonders viele strategische Projekte durchführen. Der gesamte Mobilitätsektor befindet sich derzeit in einem großen Umbruch und an diesem Wandel im Rahmen eines Praktikums bei Ihnen mitzuwirken, würde mich sehr begeistern.</w:t>
      </w:r>
    </w:p>
    <w:p w14:paraId="3E634704" w14:textId="01A83F32" w:rsidR="00284DBE" w:rsidRPr="00495C29" w:rsidRDefault="00284DBE" w:rsidP="006B65A1">
      <w:pPr>
        <w:rPr>
          <w:rFonts w:ascii="Times New Roman" w:hAnsi="Times New Roman" w:cs="Times New Roman"/>
          <w:sz w:val="20"/>
          <w:szCs w:val="20"/>
        </w:rPr>
      </w:pPr>
    </w:p>
    <w:p w14:paraId="2E8D135E" w14:textId="77777777" w:rsidR="00284DBE" w:rsidRPr="00495C29" w:rsidRDefault="00284DBE" w:rsidP="006B65A1">
      <w:pPr>
        <w:rPr>
          <w:rFonts w:ascii="Times New Roman" w:hAnsi="Times New Roman" w:cs="Times New Roman"/>
          <w:sz w:val="20"/>
          <w:szCs w:val="20"/>
        </w:rPr>
      </w:pPr>
    </w:p>
    <w:p w14:paraId="358542A3" w14:textId="70644C3E" w:rsidR="00CA2D11" w:rsidRPr="00495C29" w:rsidRDefault="00CA2D11" w:rsidP="006B65A1">
      <w:pPr>
        <w:rPr>
          <w:rFonts w:ascii="Times New Roman" w:hAnsi="Times New Roman" w:cs="Times New Roman"/>
          <w:sz w:val="20"/>
          <w:szCs w:val="20"/>
          <w:u w:val="single"/>
        </w:rPr>
      </w:pPr>
      <w:r w:rsidRPr="00495C29">
        <w:rPr>
          <w:rFonts w:ascii="Times New Roman" w:hAnsi="Times New Roman" w:cs="Times New Roman"/>
          <w:sz w:val="20"/>
          <w:szCs w:val="20"/>
          <w:u w:val="single"/>
        </w:rPr>
        <w:t>MHP</w:t>
      </w:r>
    </w:p>
    <w:p w14:paraId="655A1154" w14:textId="46C5710E" w:rsidR="00D16C46" w:rsidRPr="00495C29" w:rsidRDefault="00E159DB" w:rsidP="00D16C46">
      <w:pPr>
        <w:rPr>
          <w:rFonts w:ascii="Times New Roman" w:hAnsi="Times New Roman" w:cs="Times New Roman"/>
          <w:sz w:val="20"/>
          <w:szCs w:val="20"/>
        </w:rPr>
      </w:pPr>
      <w:r w:rsidRPr="00495C29">
        <w:rPr>
          <w:rFonts w:ascii="Times New Roman" w:hAnsi="Times New Roman" w:cs="Times New Roman"/>
          <w:sz w:val="20"/>
          <w:szCs w:val="20"/>
        </w:rPr>
        <w:t>MHP scheint mir hierfür ideal.</w:t>
      </w:r>
      <w:r w:rsidR="001F75E7" w:rsidRPr="00495C29">
        <w:rPr>
          <w:rFonts w:ascii="Times New Roman" w:hAnsi="Times New Roman" w:cs="Times New Roman"/>
          <w:sz w:val="20"/>
          <w:szCs w:val="20"/>
        </w:rPr>
        <w:t xml:space="preserve"> Neben Ihrem Status als </w:t>
      </w:r>
      <w:r w:rsidR="00FF5720" w:rsidRPr="00495C29">
        <w:rPr>
          <w:rFonts w:ascii="Times New Roman" w:hAnsi="Times New Roman" w:cs="Times New Roman"/>
          <w:sz w:val="20"/>
          <w:szCs w:val="20"/>
        </w:rPr>
        <w:t>die</w:t>
      </w:r>
      <w:r w:rsidR="001F75E7" w:rsidRPr="00495C29">
        <w:rPr>
          <w:rFonts w:ascii="Times New Roman" w:hAnsi="Times New Roman" w:cs="Times New Roman"/>
          <w:sz w:val="20"/>
          <w:szCs w:val="20"/>
        </w:rPr>
        <w:t xml:space="preserve"> führenden </w:t>
      </w:r>
      <w:r w:rsidR="00FF5720" w:rsidRPr="00495C29">
        <w:rPr>
          <w:rFonts w:ascii="Times New Roman" w:hAnsi="Times New Roman" w:cs="Times New Roman"/>
          <w:sz w:val="20"/>
          <w:szCs w:val="20"/>
        </w:rPr>
        <w:t xml:space="preserve">Management- und </w:t>
      </w:r>
      <w:r w:rsidR="00083AED" w:rsidRPr="00495C29">
        <w:rPr>
          <w:rFonts w:ascii="Times New Roman" w:hAnsi="Times New Roman" w:cs="Times New Roman"/>
          <w:sz w:val="20"/>
          <w:szCs w:val="20"/>
        </w:rPr>
        <w:t>IT</w:t>
      </w:r>
      <w:r w:rsidR="00FF5720" w:rsidRPr="00495C29">
        <w:rPr>
          <w:rFonts w:ascii="Times New Roman" w:hAnsi="Times New Roman" w:cs="Times New Roman"/>
          <w:sz w:val="20"/>
          <w:szCs w:val="20"/>
        </w:rPr>
        <w:t xml:space="preserve">-Beratung </w:t>
      </w:r>
      <w:r w:rsidR="001F75E7" w:rsidRPr="00495C29">
        <w:rPr>
          <w:rFonts w:ascii="Times New Roman" w:hAnsi="Times New Roman" w:cs="Times New Roman"/>
          <w:sz w:val="20"/>
          <w:szCs w:val="20"/>
        </w:rPr>
        <w:t>für die</w:t>
      </w:r>
      <w:r w:rsidR="00FF5720" w:rsidRPr="00495C29">
        <w:rPr>
          <w:rFonts w:ascii="Times New Roman" w:hAnsi="Times New Roman" w:cs="Times New Roman"/>
          <w:sz w:val="20"/>
          <w:szCs w:val="20"/>
        </w:rPr>
        <w:t xml:space="preserve"> </w:t>
      </w:r>
      <w:r w:rsidR="001F75E7" w:rsidRPr="00495C29">
        <w:rPr>
          <w:rFonts w:ascii="Times New Roman" w:hAnsi="Times New Roman" w:cs="Times New Roman"/>
          <w:sz w:val="20"/>
          <w:szCs w:val="20"/>
        </w:rPr>
        <w:t>Automobilwirtschaft überzeugt mich vor allem auch die Tatsache,</w:t>
      </w:r>
      <w:r w:rsidR="000071CE" w:rsidRPr="00495C29">
        <w:rPr>
          <w:rFonts w:ascii="Times New Roman" w:hAnsi="Times New Roman" w:cs="Times New Roman"/>
          <w:sz w:val="20"/>
          <w:szCs w:val="20"/>
        </w:rPr>
        <w:t xml:space="preserve"> dass Sie Mandanten ganzheitlich </w:t>
      </w:r>
      <w:r w:rsidR="00FF5720" w:rsidRPr="00495C29">
        <w:rPr>
          <w:rFonts w:ascii="Times New Roman" w:hAnsi="Times New Roman" w:cs="Times New Roman"/>
          <w:sz w:val="20"/>
          <w:szCs w:val="20"/>
        </w:rPr>
        <w:t>entlang der gesamten Wertschöpfungskette</w:t>
      </w:r>
      <w:r w:rsidR="00083AED" w:rsidRPr="00495C29">
        <w:rPr>
          <w:rFonts w:ascii="Times New Roman" w:hAnsi="Times New Roman" w:cs="Times New Roman"/>
          <w:sz w:val="20"/>
          <w:szCs w:val="20"/>
        </w:rPr>
        <w:t xml:space="preserve"> </w:t>
      </w:r>
      <w:r w:rsidR="000071CE" w:rsidRPr="00495C29">
        <w:rPr>
          <w:rFonts w:ascii="Times New Roman" w:hAnsi="Times New Roman" w:cs="Times New Roman"/>
          <w:sz w:val="20"/>
          <w:szCs w:val="20"/>
        </w:rPr>
        <w:t>beraten und damit einen hohen Umsetzungsgrad der von Ihnen entwickelten Strategien und Konzepte gewährleisten.</w:t>
      </w:r>
      <w:r w:rsidR="00FF5720" w:rsidRPr="00495C29">
        <w:rPr>
          <w:rFonts w:ascii="Times New Roman" w:hAnsi="Times New Roman" w:cs="Times New Roman"/>
          <w:sz w:val="20"/>
          <w:szCs w:val="20"/>
        </w:rPr>
        <w:t xml:space="preserve"> </w:t>
      </w:r>
      <w:r w:rsidR="00D16C46" w:rsidRPr="00495C29">
        <w:rPr>
          <w:rFonts w:ascii="Times New Roman" w:hAnsi="Times New Roman" w:cs="Times New Roman"/>
          <w:sz w:val="20"/>
          <w:szCs w:val="20"/>
        </w:rPr>
        <w:t xml:space="preserve">Da ich ein großes Interesse für </w:t>
      </w:r>
      <w:r w:rsidR="00BA590E" w:rsidRPr="00495C29">
        <w:rPr>
          <w:rFonts w:ascii="Times New Roman" w:hAnsi="Times New Roman" w:cs="Times New Roman"/>
          <w:sz w:val="20"/>
          <w:szCs w:val="20"/>
        </w:rPr>
        <w:t xml:space="preserve">Technologie und für </w:t>
      </w:r>
      <w:r w:rsidR="00D16C46" w:rsidRPr="00495C29">
        <w:rPr>
          <w:rFonts w:ascii="Times New Roman" w:hAnsi="Times New Roman" w:cs="Times New Roman"/>
          <w:sz w:val="20"/>
          <w:szCs w:val="20"/>
        </w:rPr>
        <w:t>die Automobil-Industrie</w:t>
      </w:r>
      <w:r w:rsidR="00BA590E" w:rsidRPr="00495C29">
        <w:rPr>
          <w:rFonts w:ascii="Times New Roman" w:hAnsi="Times New Roman" w:cs="Times New Roman"/>
          <w:sz w:val="20"/>
          <w:szCs w:val="20"/>
        </w:rPr>
        <w:t xml:space="preserve"> </w:t>
      </w:r>
      <w:r w:rsidR="00D16C46" w:rsidRPr="00495C29">
        <w:rPr>
          <w:rFonts w:ascii="Times New Roman" w:hAnsi="Times New Roman" w:cs="Times New Roman"/>
          <w:sz w:val="20"/>
          <w:szCs w:val="20"/>
        </w:rPr>
        <w:t>pfleg</w:t>
      </w:r>
      <w:r w:rsidR="004059E3" w:rsidRPr="00495C29">
        <w:rPr>
          <w:rFonts w:ascii="Times New Roman" w:hAnsi="Times New Roman" w:cs="Times New Roman"/>
          <w:sz w:val="20"/>
          <w:szCs w:val="20"/>
        </w:rPr>
        <w:t xml:space="preserve">e </w:t>
      </w:r>
      <w:r w:rsidR="00B9048B" w:rsidRPr="00495C29">
        <w:rPr>
          <w:rFonts w:ascii="Times New Roman" w:hAnsi="Times New Roman" w:cs="Times New Roman"/>
          <w:sz w:val="20"/>
          <w:szCs w:val="20"/>
        </w:rPr>
        <w:t>finde ich</w:t>
      </w:r>
      <w:r w:rsidR="004059E3" w:rsidRPr="00495C29">
        <w:rPr>
          <w:rFonts w:ascii="Times New Roman" w:hAnsi="Times New Roman" w:cs="Times New Roman"/>
          <w:sz w:val="20"/>
          <w:szCs w:val="20"/>
        </w:rPr>
        <w:t xml:space="preserve"> MHP</w:t>
      </w:r>
      <w:r w:rsidR="00B9048B" w:rsidRPr="00495C29">
        <w:rPr>
          <w:rFonts w:ascii="Times New Roman" w:hAnsi="Times New Roman" w:cs="Times New Roman"/>
          <w:sz w:val="20"/>
          <w:szCs w:val="20"/>
        </w:rPr>
        <w:t xml:space="preserve"> besonders spannend. Meines Erachtens gibt es kaum eine andere</w:t>
      </w:r>
      <w:r w:rsidR="00D16C46" w:rsidRPr="00495C29">
        <w:rPr>
          <w:rFonts w:ascii="Times New Roman" w:hAnsi="Times New Roman" w:cs="Times New Roman"/>
          <w:sz w:val="20"/>
          <w:szCs w:val="20"/>
        </w:rPr>
        <w:t xml:space="preserve"> Branche </w:t>
      </w:r>
      <w:r w:rsidR="00B9048B" w:rsidRPr="00495C29">
        <w:rPr>
          <w:rFonts w:ascii="Times New Roman" w:hAnsi="Times New Roman" w:cs="Times New Roman"/>
          <w:sz w:val="20"/>
          <w:szCs w:val="20"/>
        </w:rPr>
        <w:t xml:space="preserve">die vor so vielen </w:t>
      </w:r>
      <w:r w:rsidR="00BA590E" w:rsidRPr="00495C29">
        <w:rPr>
          <w:rFonts w:ascii="Times New Roman" w:hAnsi="Times New Roman" w:cs="Times New Roman"/>
          <w:sz w:val="20"/>
          <w:szCs w:val="20"/>
        </w:rPr>
        <w:t xml:space="preserve">verschiedenen </w:t>
      </w:r>
      <w:r w:rsidR="00B9048B" w:rsidRPr="00495C29">
        <w:rPr>
          <w:rFonts w:ascii="Times New Roman" w:hAnsi="Times New Roman" w:cs="Times New Roman"/>
          <w:sz w:val="20"/>
          <w:szCs w:val="20"/>
        </w:rPr>
        <w:t xml:space="preserve">Herausforderungen wie </w:t>
      </w:r>
      <w:r w:rsidR="00083AED" w:rsidRPr="00495C29">
        <w:rPr>
          <w:rFonts w:ascii="Times New Roman" w:hAnsi="Times New Roman" w:cs="Times New Roman"/>
          <w:sz w:val="20"/>
          <w:szCs w:val="20"/>
        </w:rPr>
        <w:t xml:space="preserve">beispielsweise </w:t>
      </w:r>
      <w:r w:rsidR="00B9048B" w:rsidRPr="00495C29">
        <w:rPr>
          <w:rFonts w:ascii="Times New Roman" w:hAnsi="Times New Roman" w:cs="Times New Roman"/>
          <w:sz w:val="20"/>
          <w:szCs w:val="20"/>
        </w:rPr>
        <w:t xml:space="preserve">der Transformation in Richtung Nachhaltigkeit und </w:t>
      </w:r>
      <w:r w:rsidR="00B06C69" w:rsidRPr="00495C29">
        <w:rPr>
          <w:rFonts w:ascii="Times New Roman" w:hAnsi="Times New Roman" w:cs="Times New Roman"/>
          <w:sz w:val="20"/>
          <w:szCs w:val="20"/>
        </w:rPr>
        <w:t>CO</w:t>
      </w:r>
      <w:r w:rsidR="00B06C69" w:rsidRPr="00495C29">
        <w:rPr>
          <w:rFonts w:ascii="Times New Roman" w:hAnsi="Times New Roman" w:cs="Times New Roman"/>
          <w:sz w:val="20"/>
          <w:szCs w:val="20"/>
          <w:vertAlign w:val="subscript"/>
        </w:rPr>
        <w:t>2</w:t>
      </w:r>
      <w:r w:rsidR="00B06C69" w:rsidRPr="00495C29">
        <w:rPr>
          <w:rFonts w:ascii="Times New Roman" w:hAnsi="Times New Roman" w:cs="Times New Roman"/>
          <w:sz w:val="20"/>
          <w:szCs w:val="20"/>
        </w:rPr>
        <w:t>-Neutralität, der Schaffung von neuem Wachstum nach der Corona-Rezession</w:t>
      </w:r>
      <w:r w:rsidR="00B9048B" w:rsidRPr="00495C29">
        <w:rPr>
          <w:rFonts w:ascii="Times New Roman" w:hAnsi="Times New Roman" w:cs="Times New Roman"/>
          <w:sz w:val="20"/>
          <w:szCs w:val="20"/>
        </w:rPr>
        <w:t xml:space="preserve"> </w:t>
      </w:r>
      <w:r w:rsidR="00B06C69" w:rsidRPr="00495C29">
        <w:rPr>
          <w:rFonts w:ascii="Times New Roman" w:hAnsi="Times New Roman" w:cs="Times New Roman"/>
          <w:sz w:val="20"/>
          <w:szCs w:val="20"/>
        </w:rPr>
        <w:t>und der Bewältigung der aktuellen Halbleiter-Krise</w:t>
      </w:r>
      <w:r w:rsidR="00BA590E" w:rsidRPr="00495C29">
        <w:rPr>
          <w:rFonts w:ascii="Times New Roman" w:hAnsi="Times New Roman" w:cs="Times New Roman"/>
          <w:sz w:val="20"/>
          <w:szCs w:val="20"/>
        </w:rPr>
        <w:t>,</w:t>
      </w:r>
      <w:r w:rsidR="00B06C69" w:rsidRPr="00495C29">
        <w:rPr>
          <w:rFonts w:ascii="Times New Roman" w:hAnsi="Times New Roman" w:cs="Times New Roman"/>
          <w:sz w:val="20"/>
          <w:szCs w:val="20"/>
        </w:rPr>
        <w:t xml:space="preserve"> </w:t>
      </w:r>
      <w:r w:rsidR="00B9048B" w:rsidRPr="00495C29">
        <w:rPr>
          <w:rFonts w:ascii="Times New Roman" w:hAnsi="Times New Roman" w:cs="Times New Roman"/>
          <w:sz w:val="20"/>
          <w:szCs w:val="20"/>
        </w:rPr>
        <w:t>steht</w:t>
      </w:r>
      <w:r w:rsidR="00B06C69" w:rsidRPr="00495C29">
        <w:rPr>
          <w:rFonts w:ascii="Times New Roman" w:hAnsi="Times New Roman" w:cs="Times New Roman"/>
          <w:sz w:val="20"/>
          <w:szCs w:val="20"/>
        </w:rPr>
        <w:t xml:space="preserve">. </w:t>
      </w:r>
      <w:r w:rsidR="00D16C46" w:rsidRPr="00495C29">
        <w:rPr>
          <w:rFonts w:ascii="Times New Roman" w:hAnsi="Times New Roman" w:cs="Times New Roman"/>
          <w:sz w:val="20"/>
          <w:szCs w:val="20"/>
        </w:rPr>
        <w:t>Der gesamte Mobilitätsektor befindet sich derzeit in einem großen Umbruch und an diesem Wandel im Rahmen eines Praktikums bei Ihnen mitzuwirken, würde mich sehr begeistern.</w:t>
      </w:r>
    </w:p>
    <w:p w14:paraId="2BC1920C" w14:textId="7E38B844" w:rsidR="00E159DB" w:rsidRPr="00495C29" w:rsidRDefault="00E159DB" w:rsidP="006B65A1">
      <w:pPr>
        <w:rPr>
          <w:rFonts w:ascii="Times New Roman" w:hAnsi="Times New Roman" w:cs="Times New Roman"/>
          <w:sz w:val="20"/>
          <w:szCs w:val="20"/>
        </w:rPr>
      </w:pPr>
    </w:p>
    <w:p w14:paraId="6101FBA4" w14:textId="77777777" w:rsidR="007923BD" w:rsidRPr="00495C29" w:rsidRDefault="007923BD" w:rsidP="006B65A1">
      <w:pPr>
        <w:rPr>
          <w:rFonts w:ascii="Times New Roman" w:hAnsi="Times New Roman" w:cs="Times New Roman"/>
          <w:sz w:val="20"/>
          <w:szCs w:val="20"/>
        </w:rPr>
      </w:pPr>
    </w:p>
    <w:p w14:paraId="7D61EE25" w14:textId="77777777" w:rsidR="00C7255C" w:rsidRPr="00495C29" w:rsidRDefault="00C7255C" w:rsidP="00C7255C">
      <w:pPr>
        <w:rPr>
          <w:rFonts w:ascii="Times New Roman" w:hAnsi="Times New Roman" w:cs="Times New Roman"/>
          <w:sz w:val="20"/>
          <w:szCs w:val="20"/>
          <w:u w:val="single"/>
        </w:rPr>
      </w:pPr>
      <w:r w:rsidRPr="00495C29">
        <w:rPr>
          <w:rFonts w:ascii="Times New Roman" w:hAnsi="Times New Roman" w:cs="Times New Roman"/>
          <w:sz w:val="20"/>
          <w:szCs w:val="20"/>
          <w:u w:val="single"/>
        </w:rPr>
        <w:t>Kienbaum</w:t>
      </w:r>
    </w:p>
    <w:p w14:paraId="3C36EF02" w14:textId="5D74DE84" w:rsidR="00A46CC5" w:rsidRPr="00495C29" w:rsidRDefault="00C7255C" w:rsidP="00C7255C">
      <w:pPr>
        <w:rPr>
          <w:rFonts w:ascii="Times New Roman" w:hAnsi="Times New Roman" w:cs="Times New Roman"/>
          <w:sz w:val="20"/>
          <w:szCs w:val="20"/>
        </w:rPr>
      </w:pPr>
      <w:r w:rsidRPr="00495C29">
        <w:rPr>
          <w:rFonts w:ascii="Times New Roman" w:hAnsi="Times New Roman" w:cs="Times New Roman"/>
          <w:sz w:val="20"/>
          <w:szCs w:val="20"/>
        </w:rPr>
        <w:t xml:space="preserve">Kienbaum scheint mir hierfür ideal. Neben Ihrem Status als </w:t>
      </w:r>
      <w:r w:rsidR="002A0D2B" w:rsidRPr="00495C29">
        <w:rPr>
          <w:rFonts w:ascii="Times New Roman" w:hAnsi="Times New Roman" w:cs="Times New Roman"/>
          <w:sz w:val="20"/>
          <w:szCs w:val="20"/>
        </w:rPr>
        <w:t>die</w:t>
      </w:r>
      <w:r w:rsidRPr="00495C29">
        <w:rPr>
          <w:rFonts w:ascii="Times New Roman" w:hAnsi="Times New Roman" w:cs="Times New Roman"/>
          <w:sz w:val="20"/>
          <w:szCs w:val="20"/>
        </w:rPr>
        <w:t xml:space="preserve"> führende Unternehmensberatung für Personalmanagement überzeugt mich vor allem auch die Tatsache, dass Sie </w:t>
      </w:r>
      <w:r w:rsidR="00D676EC" w:rsidRPr="00495C29">
        <w:rPr>
          <w:rFonts w:ascii="Times New Roman" w:hAnsi="Times New Roman" w:cs="Times New Roman"/>
          <w:sz w:val="20"/>
          <w:szCs w:val="20"/>
        </w:rPr>
        <w:t>mit dem Kienbaum Institut für Leadership &amp; Transformation einen besonderen Wert auf Innovation</w:t>
      </w:r>
      <w:r w:rsidR="002A0D2B" w:rsidRPr="00495C29">
        <w:rPr>
          <w:rFonts w:ascii="Times New Roman" w:hAnsi="Times New Roman" w:cs="Times New Roman"/>
          <w:sz w:val="20"/>
          <w:szCs w:val="20"/>
        </w:rPr>
        <w:t xml:space="preserve"> und</w:t>
      </w:r>
      <w:r w:rsidR="00D676EC" w:rsidRPr="00495C29">
        <w:rPr>
          <w:rFonts w:ascii="Times New Roman" w:hAnsi="Times New Roman" w:cs="Times New Roman"/>
          <w:sz w:val="20"/>
          <w:szCs w:val="20"/>
        </w:rPr>
        <w:t xml:space="preserve"> Forschergeist und legen.</w:t>
      </w:r>
      <w:r w:rsidR="00A46CC5" w:rsidRPr="00495C29">
        <w:rPr>
          <w:rFonts w:ascii="Times New Roman" w:hAnsi="Times New Roman" w:cs="Times New Roman"/>
          <w:sz w:val="20"/>
          <w:szCs w:val="20"/>
        </w:rPr>
        <w:t xml:space="preserve"> </w:t>
      </w:r>
      <w:r w:rsidR="002A0D2B" w:rsidRPr="00495C29">
        <w:rPr>
          <w:rFonts w:ascii="Times New Roman" w:hAnsi="Times New Roman" w:cs="Times New Roman"/>
          <w:sz w:val="20"/>
          <w:szCs w:val="20"/>
        </w:rPr>
        <w:t>Mich fasziniert, dass Kienbaum nicht nur auf 76 Jahre Firmengeschichte zurückblicken kann und</w:t>
      </w:r>
      <w:r w:rsidR="00A46CC5" w:rsidRPr="00495C29">
        <w:rPr>
          <w:rFonts w:ascii="Times New Roman" w:hAnsi="Times New Roman" w:cs="Times New Roman"/>
          <w:sz w:val="20"/>
          <w:szCs w:val="20"/>
        </w:rPr>
        <w:t xml:space="preserve"> </w:t>
      </w:r>
      <w:r w:rsidR="002A0D2B" w:rsidRPr="00495C29">
        <w:rPr>
          <w:rFonts w:ascii="Times New Roman" w:hAnsi="Times New Roman" w:cs="Times New Roman"/>
          <w:sz w:val="20"/>
          <w:szCs w:val="20"/>
        </w:rPr>
        <w:t>damit die älteste Unternehmensberatung Deutschlands</w:t>
      </w:r>
      <w:r w:rsidR="00A46CC5" w:rsidRPr="00495C29">
        <w:rPr>
          <w:rFonts w:ascii="Times New Roman" w:hAnsi="Times New Roman" w:cs="Times New Roman"/>
          <w:sz w:val="20"/>
          <w:szCs w:val="20"/>
        </w:rPr>
        <w:t xml:space="preserve"> ist</w:t>
      </w:r>
      <w:r w:rsidR="002A0D2B" w:rsidRPr="00495C29">
        <w:rPr>
          <w:rFonts w:ascii="Times New Roman" w:hAnsi="Times New Roman" w:cs="Times New Roman"/>
          <w:sz w:val="20"/>
          <w:szCs w:val="20"/>
        </w:rPr>
        <w:t>, sondern mit 26 Standorten und auf vier Kontinenten weltweit vertreten</w:t>
      </w:r>
      <w:r w:rsidR="00A46CC5" w:rsidRPr="00495C29">
        <w:rPr>
          <w:rFonts w:ascii="Times New Roman" w:hAnsi="Times New Roman" w:cs="Times New Roman"/>
          <w:sz w:val="20"/>
          <w:szCs w:val="20"/>
        </w:rPr>
        <w:t xml:space="preserve"> und sehr international aufgestellt ist</w:t>
      </w:r>
      <w:r w:rsidR="002A0D2B" w:rsidRPr="00495C29">
        <w:rPr>
          <w:rFonts w:ascii="Times New Roman" w:hAnsi="Times New Roman" w:cs="Times New Roman"/>
          <w:sz w:val="20"/>
          <w:szCs w:val="20"/>
        </w:rPr>
        <w:t>.</w:t>
      </w:r>
      <w:r w:rsidR="00A46CC5" w:rsidRPr="00495C29">
        <w:rPr>
          <w:rFonts w:ascii="Times New Roman" w:hAnsi="Times New Roman" w:cs="Times New Roman"/>
          <w:sz w:val="20"/>
          <w:szCs w:val="20"/>
        </w:rPr>
        <w:t xml:space="preserve"> </w:t>
      </w:r>
      <w:r w:rsidR="00A71750" w:rsidRPr="00495C29">
        <w:rPr>
          <w:rFonts w:ascii="Times New Roman" w:hAnsi="Times New Roman" w:cs="Times New Roman"/>
          <w:sz w:val="20"/>
          <w:szCs w:val="20"/>
        </w:rPr>
        <w:t>An Ihrer Unternehmenskultur begeistert mich, dass diese</w:t>
      </w:r>
      <w:r w:rsidR="00C36043" w:rsidRPr="00495C29">
        <w:rPr>
          <w:rFonts w:ascii="Times New Roman" w:hAnsi="Times New Roman" w:cs="Times New Roman"/>
          <w:sz w:val="20"/>
          <w:szCs w:val="20"/>
        </w:rPr>
        <w:t xml:space="preserve"> einen besonderen Wert auf </w:t>
      </w:r>
      <w:r w:rsidR="00A71750" w:rsidRPr="00495C29">
        <w:rPr>
          <w:rFonts w:ascii="Times New Roman" w:hAnsi="Times New Roman" w:cs="Times New Roman"/>
          <w:sz w:val="20"/>
          <w:szCs w:val="20"/>
        </w:rPr>
        <w:t xml:space="preserve">Feedback </w:t>
      </w:r>
      <w:r w:rsidR="00C36043" w:rsidRPr="00495C29">
        <w:rPr>
          <w:rFonts w:ascii="Times New Roman" w:hAnsi="Times New Roman" w:cs="Times New Roman"/>
          <w:sz w:val="20"/>
          <w:szCs w:val="20"/>
        </w:rPr>
        <w:t>legt. Nur, wenn man sich seinen Stärken und Schwächen bewusst ist und aus Fehlern lernt, kann man nicht nur beruflich, sondern auch persönlich kontinuierlich wachsen und sich verbessern. Eine starke Feedbackkultur zu haben ist meines Erachtens ein wichtiger Faktor für den langfristigen Erfolg eines Unternehmens und ermöglicht, dass jeder Mitarbeiter</w:t>
      </w:r>
      <w:r w:rsidR="008C5A20" w:rsidRPr="00495C29">
        <w:rPr>
          <w:rFonts w:ascii="Times New Roman" w:hAnsi="Times New Roman" w:cs="Times New Roman"/>
          <w:sz w:val="20"/>
          <w:szCs w:val="20"/>
        </w:rPr>
        <w:t xml:space="preserve"> sich bestmöglich entwickelt.</w:t>
      </w:r>
      <w:r w:rsidR="002A0D2B" w:rsidRPr="00495C29">
        <w:rPr>
          <w:rFonts w:ascii="Times New Roman" w:hAnsi="Times New Roman" w:cs="Times New Roman"/>
          <w:sz w:val="20"/>
          <w:szCs w:val="20"/>
        </w:rPr>
        <w:t xml:space="preserve"> Sehr gerne würde ich im Rahmen eines Praktikums bei Kienbaum </w:t>
      </w:r>
      <w:r w:rsidR="007D5B62" w:rsidRPr="00495C29">
        <w:rPr>
          <w:rFonts w:ascii="Times New Roman" w:hAnsi="Times New Roman" w:cs="Times New Roman"/>
          <w:sz w:val="20"/>
          <w:szCs w:val="20"/>
        </w:rPr>
        <w:t>an</w:t>
      </w:r>
      <w:r w:rsidR="002A0D2B" w:rsidRPr="00495C29">
        <w:rPr>
          <w:rFonts w:ascii="Times New Roman" w:hAnsi="Times New Roman" w:cs="Times New Roman"/>
          <w:sz w:val="20"/>
          <w:szCs w:val="20"/>
        </w:rPr>
        <w:t xml:space="preserve"> dieser Unternehmenskultur </w:t>
      </w:r>
      <w:r w:rsidR="007D5B62" w:rsidRPr="00495C29">
        <w:rPr>
          <w:rFonts w:ascii="Times New Roman" w:hAnsi="Times New Roman" w:cs="Times New Roman"/>
          <w:sz w:val="20"/>
          <w:szCs w:val="20"/>
        </w:rPr>
        <w:t>teilhaben</w:t>
      </w:r>
      <w:del w:id="6" w:author="David Döbele" w:date="2021-10-18T10:10:00Z">
        <w:r w:rsidR="007D5B62" w:rsidRPr="00495C29" w:rsidDel="00D94B80">
          <w:rPr>
            <w:rFonts w:ascii="Times New Roman" w:hAnsi="Times New Roman" w:cs="Times New Roman"/>
            <w:sz w:val="20"/>
            <w:szCs w:val="20"/>
          </w:rPr>
          <w:tab/>
        </w:r>
      </w:del>
      <w:r w:rsidR="002A0D2B" w:rsidRPr="00495C29">
        <w:rPr>
          <w:rFonts w:ascii="Times New Roman" w:hAnsi="Times New Roman" w:cs="Times New Roman"/>
          <w:sz w:val="20"/>
          <w:szCs w:val="20"/>
        </w:rPr>
        <w:t xml:space="preserve"> und </w:t>
      </w:r>
      <w:r w:rsidR="007D5B62" w:rsidRPr="00495C29">
        <w:rPr>
          <w:rFonts w:ascii="Times New Roman" w:hAnsi="Times New Roman" w:cs="Times New Roman"/>
          <w:sz w:val="20"/>
          <w:szCs w:val="20"/>
        </w:rPr>
        <w:t>mehrwertstiftende</w:t>
      </w:r>
      <w:r w:rsidR="002A0D2B" w:rsidRPr="00495C29">
        <w:rPr>
          <w:rFonts w:ascii="Times New Roman" w:hAnsi="Times New Roman" w:cs="Times New Roman"/>
          <w:sz w:val="20"/>
          <w:szCs w:val="20"/>
        </w:rPr>
        <w:t xml:space="preserve"> Projekte begleite</w:t>
      </w:r>
      <w:r w:rsidR="00A46CC5" w:rsidRPr="00495C29">
        <w:rPr>
          <w:rFonts w:ascii="Times New Roman" w:hAnsi="Times New Roman" w:cs="Times New Roman"/>
          <w:sz w:val="20"/>
          <w:szCs w:val="20"/>
        </w:rPr>
        <w:t>n.</w:t>
      </w:r>
    </w:p>
    <w:p w14:paraId="0379C4A6" w14:textId="77777777" w:rsidR="00C7255C" w:rsidRPr="00495C29" w:rsidRDefault="00C7255C" w:rsidP="00C7255C">
      <w:pPr>
        <w:rPr>
          <w:rFonts w:ascii="Times New Roman" w:hAnsi="Times New Roman" w:cs="Times New Roman"/>
          <w:sz w:val="20"/>
          <w:szCs w:val="20"/>
          <w:u w:val="single"/>
        </w:rPr>
      </w:pPr>
    </w:p>
    <w:p w14:paraId="7179C24F" w14:textId="77777777" w:rsidR="00C7255C" w:rsidRPr="00495C29" w:rsidRDefault="00C7255C" w:rsidP="00C7255C">
      <w:pPr>
        <w:rPr>
          <w:rFonts w:ascii="Times New Roman" w:hAnsi="Times New Roman" w:cs="Times New Roman"/>
          <w:sz w:val="20"/>
          <w:szCs w:val="20"/>
        </w:rPr>
      </w:pPr>
      <w:r w:rsidRPr="00495C29">
        <w:rPr>
          <w:rFonts w:ascii="Times New Roman" w:hAnsi="Times New Roman" w:cs="Times New Roman"/>
          <w:sz w:val="20"/>
          <w:szCs w:val="20"/>
          <w:u w:val="single"/>
        </w:rPr>
        <w:t>Detecon</w:t>
      </w:r>
    </w:p>
    <w:p w14:paraId="67203EC4" w14:textId="77777777" w:rsidR="00C7255C" w:rsidRPr="00495C29" w:rsidRDefault="00C7255C" w:rsidP="00C7255C">
      <w:pPr>
        <w:rPr>
          <w:rFonts w:ascii="Times New Roman" w:hAnsi="Times New Roman" w:cs="Times New Roman"/>
          <w:sz w:val="20"/>
          <w:szCs w:val="20"/>
        </w:rPr>
      </w:pPr>
      <w:r w:rsidRPr="00495C29">
        <w:rPr>
          <w:rFonts w:ascii="Times New Roman" w:hAnsi="Times New Roman" w:cs="Times New Roman"/>
          <w:sz w:val="20"/>
          <w:szCs w:val="20"/>
        </w:rPr>
        <w:t xml:space="preserve">Detecon scheint mir hierfür ideal. Neben Ihrem Status als führende Unternehmensberatung für digitale Transformation überzeugt mich vor allem auch die Tatsache, </w:t>
      </w:r>
      <w:bookmarkStart w:id="7" w:name="OLE_LINK1"/>
      <w:bookmarkStart w:id="8" w:name="OLE_LINK2"/>
      <w:r w:rsidRPr="00495C29">
        <w:rPr>
          <w:rFonts w:ascii="Times New Roman" w:hAnsi="Times New Roman" w:cs="Times New Roman"/>
          <w:sz w:val="20"/>
          <w:szCs w:val="20"/>
        </w:rPr>
        <w:t>dass Sie Mandanten ganzheitlich beraten und damit einen hohen Umsetzungsgrad der von Ihnen entwickelten Strategien und Konzepte gewährleisten.</w:t>
      </w:r>
      <w:bookmarkEnd w:id="7"/>
      <w:bookmarkEnd w:id="8"/>
      <w:r w:rsidRPr="00495C29">
        <w:rPr>
          <w:rFonts w:ascii="Times New Roman" w:hAnsi="Times New Roman" w:cs="Times New Roman"/>
          <w:sz w:val="20"/>
          <w:szCs w:val="20"/>
        </w:rPr>
        <w:t xml:space="preserve"> Es ist außerdem äußerst spannend, dass Ihr Unternehmen als Teil des Konzernverbund der Deutschen Telekom einen starken Fokus auf die Telekommunikationsbranche legt – ein Sektor, der auch schon vor der Corona Pandemie durch die Globalisierung und Digitalisierung eine große Relevanz für die Gesellschaft hatte und aktuell besonders durch den Ausbau des Mobilfunkstandards 5G von hoher gesellschaftlicher Relevanz ist. Besonders fasziniert mich, dass Detecon sehr spannende Projekte, wie der Erfindung der SMS in den 1980er Jahren, begleitet und damit das Leben jedes einzelnen stark bereichert. Sehr gerne würde auch im Rahmen eines Praktikums bei Ihnen an mehrwertstiftenden Projekten partizipieren.</w:t>
      </w:r>
    </w:p>
    <w:p w14:paraId="5B14DEF6" w14:textId="561A85B5" w:rsidR="00C7255C" w:rsidRPr="00495C29" w:rsidRDefault="00C7255C" w:rsidP="00C7255C">
      <w:pPr>
        <w:rPr>
          <w:rFonts w:ascii="Times New Roman" w:hAnsi="Times New Roman" w:cs="Times New Roman"/>
          <w:sz w:val="20"/>
          <w:szCs w:val="20"/>
        </w:rPr>
      </w:pPr>
    </w:p>
    <w:p w14:paraId="52885B27" w14:textId="77777777" w:rsidR="00502DA2" w:rsidRPr="00495C29" w:rsidRDefault="00502DA2" w:rsidP="00C7255C">
      <w:pPr>
        <w:rPr>
          <w:rFonts w:ascii="Times New Roman" w:hAnsi="Times New Roman" w:cs="Times New Roman"/>
          <w:sz w:val="20"/>
          <w:szCs w:val="20"/>
        </w:rPr>
      </w:pPr>
    </w:p>
    <w:p w14:paraId="4ABA6393" w14:textId="77777777" w:rsidR="00C7255C" w:rsidRPr="00495C29" w:rsidRDefault="00C7255C" w:rsidP="00D93834">
      <w:pPr>
        <w:jc w:val="both"/>
        <w:rPr>
          <w:rFonts w:ascii="Times New Roman" w:hAnsi="Times New Roman" w:cs="Times New Roman"/>
          <w:sz w:val="20"/>
          <w:szCs w:val="20"/>
          <w:u w:val="single"/>
        </w:rPr>
      </w:pPr>
      <w:r w:rsidRPr="00495C29">
        <w:rPr>
          <w:rFonts w:ascii="Times New Roman" w:hAnsi="Times New Roman" w:cs="Times New Roman"/>
          <w:sz w:val="20"/>
          <w:szCs w:val="20"/>
          <w:u w:val="single"/>
        </w:rPr>
        <w:lastRenderedPageBreak/>
        <w:t>Struktur Management Partner</w:t>
      </w:r>
    </w:p>
    <w:p w14:paraId="4BA81705" w14:textId="17DF27EC" w:rsidR="00C7255C" w:rsidRPr="00495C29" w:rsidRDefault="00C7255C" w:rsidP="00D93834">
      <w:pPr>
        <w:jc w:val="both"/>
        <w:rPr>
          <w:rFonts w:ascii="Times New Roman" w:hAnsi="Times New Roman" w:cs="Times New Roman"/>
          <w:sz w:val="20"/>
          <w:szCs w:val="20"/>
        </w:rPr>
      </w:pPr>
      <w:r w:rsidRPr="00495C29">
        <w:rPr>
          <w:rFonts w:ascii="Times New Roman" w:hAnsi="Times New Roman" w:cs="Times New Roman"/>
          <w:sz w:val="20"/>
          <w:szCs w:val="20"/>
        </w:rPr>
        <w:t>Struktur Management Partner scheint mir hierfür ideal. Neben Ihrem Status als die führende Unternehmensberatung für Turnaround Management und Restrukturierung überzeugt mich vor allem auch die Tatsache, dass Sie besonders viele Projekte in der Automobil-Industrie begleiten. Besonders Unternehmen dieses Sektors hat die Corona Pandemie stark getroffen und auch aktuell wird bei der Volkswagen Gruppe ein Abbau von bis zu 30.000 Stellen diskutiert. Viele andere Unternehmen</w:t>
      </w:r>
      <w:ins w:id="9" w:author="David Döbele" w:date="2021-10-18T10:11:00Z">
        <w:r w:rsidR="00D94B80">
          <w:rPr>
            <w:rFonts w:ascii="Times New Roman" w:hAnsi="Times New Roman" w:cs="Times New Roman"/>
            <w:sz w:val="20"/>
            <w:szCs w:val="20"/>
          </w:rPr>
          <w:t xml:space="preserve"> – insbesondere im Mittelstand –</w:t>
        </w:r>
      </w:ins>
      <w:r w:rsidRPr="00495C29">
        <w:rPr>
          <w:rFonts w:ascii="Times New Roman" w:hAnsi="Times New Roman" w:cs="Times New Roman"/>
          <w:sz w:val="20"/>
          <w:szCs w:val="20"/>
        </w:rPr>
        <w:t xml:space="preserve"> sind derzeit in ähnlichen Situationen und daher ergeben sich spannende Restrukturierungsprojekte. Ihre Turnaround Erfolgsquote von über 90% beeindruckt mich dabei sehr und beweist auf welchem qualitativ hohem Niveau Struktur Management Partner arbeitet. Zudem finde ich es äußerst spannend, dass Ihnen die Wichtigkeit von Individualität in der Arbeit mit Ihren Mandanten bewusst ist und Sie dabei auf maßgeschneiderte Konzepte setzen. Sehr gerne würde auch im Rahmen eines Praktikums bei Ihnen an mehrwertstiftenden Projekten partizipieren und dadurch Unternehmen zu neuem Wachstum und Erfolg verhelfen.</w:t>
      </w:r>
    </w:p>
    <w:p w14:paraId="198AD5CC" w14:textId="77777777" w:rsidR="007923BD" w:rsidRPr="00495C29" w:rsidRDefault="007923BD" w:rsidP="00D93834">
      <w:pPr>
        <w:jc w:val="both"/>
        <w:rPr>
          <w:rFonts w:ascii="Times New Roman" w:hAnsi="Times New Roman" w:cs="Times New Roman"/>
          <w:sz w:val="20"/>
          <w:szCs w:val="20"/>
        </w:rPr>
      </w:pPr>
    </w:p>
    <w:p w14:paraId="1DDE35E7" w14:textId="70C69FF4" w:rsidR="00C7255C" w:rsidRPr="00495C29" w:rsidRDefault="00C7255C" w:rsidP="00D93834">
      <w:pPr>
        <w:jc w:val="both"/>
        <w:rPr>
          <w:rFonts w:ascii="Times New Roman" w:hAnsi="Times New Roman" w:cs="Times New Roman"/>
          <w:sz w:val="20"/>
          <w:szCs w:val="20"/>
        </w:rPr>
      </w:pPr>
    </w:p>
    <w:p w14:paraId="37CAAA8A" w14:textId="77777777" w:rsidR="007923BD" w:rsidRPr="00495C29" w:rsidRDefault="007923BD" w:rsidP="00D93834">
      <w:pPr>
        <w:jc w:val="both"/>
        <w:rPr>
          <w:rFonts w:ascii="Times New Roman" w:hAnsi="Times New Roman" w:cs="Times New Roman"/>
          <w:sz w:val="20"/>
          <w:szCs w:val="20"/>
          <w:u w:val="single"/>
        </w:rPr>
      </w:pPr>
      <w:r w:rsidRPr="00495C29">
        <w:rPr>
          <w:rFonts w:ascii="Times New Roman" w:hAnsi="Times New Roman" w:cs="Times New Roman"/>
          <w:sz w:val="20"/>
          <w:szCs w:val="20"/>
          <w:u w:val="single"/>
        </w:rPr>
        <w:t>BwConsulting</w:t>
      </w:r>
    </w:p>
    <w:p w14:paraId="66A39424" w14:textId="00AC9997" w:rsidR="00C7255C" w:rsidRPr="00495C29" w:rsidRDefault="007923BD" w:rsidP="00D93834">
      <w:pPr>
        <w:jc w:val="both"/>
        <w:rPr>
          <w:rFonts w:ascii="Times New Roman" w:hAnsi="Times New Roman" w:cs="Times New Roman"/>
          <w:sz w:val="20"/>
          <w:szCs w:val="20"/>
        </w:rPr>
      </w:pPr>
      <w:r w:rsidRPr="00495C29">
        <w:rPr>
          <w:rFonts w:ascii="Times New Roman" w:hAnsi="Times New Roman" w:cs="Times New Roman"/>
          <w:sz w:val="20"/>
          <w:szCs w:val="20"/>
        </w:rPr>
        <w:t xml:space="preserve">BwConsulting scheint mir hierfür ideal. Neben Ihrem Status als eine der führenden Inhouse Consulting Abteilungen überzeugt mich vor allem auch die Tatsache, dass Sie in der Projektarbeit ganzheitlich beraten und einen damit hohen Umsetzungsgrad der von Ihnen entwickelten Strategien und Konzepte gewährleisten. Ich finde es spannend, dass Sie Ihre Kompetenzen und Beratungsschwerpunkte anhand des Anforderungsprofil der Bundeswehr entwickelt haben und dadurch in der Lage sind eine bestmögliche Lösung der gegebenen Problemstellungen zu gewährleisten. Mich fasziniert, dass BwConsulting spannende Projekte von hoher gesellschaftlicher Bedeutung, wie der Unterstützung der Initiative Europa zur Vertiefung einer gemeinsamen europäischen Sicherheits- und Verteidigungspolitik, der Entwicklung der Personalstrategie für die Bundeswehr oder Verbesserung des Projektmanagements der </w:t>
      </w:r>
      <w:proofErr w:type="spellStart"/>
      <w:r w:rsidRPr="00495C29">
        <w:rPr>
          <w:rFonts w:ascii="Times New Roman" w:hAnsi="Times New Roman" w:cs="Times New Roman"/>
          <w:sz w:val="20"/>
          <w:szCs w:val="20"/>
        </w:rPr>
        <w:t>Invictus</w:t>
      </w:r>
      <w:proofErr w:type="spellEnd"/>
      <w:r w:rsidRPr="00495C29">
        <w:rPr>
          <w:rFonts w:ascii="Times New Roman" w:hAnsi="Times New Roman" w:cs="Times New Roman"/>
          <w:sz w:val="20"/>
          <w:szCs w:val="20"/>
        </w:rPr>
        <w:t xml:space="preserve"> Games in Düsseldorf 2023, begleitet. Sehr gerne würde auch ich im Rahmen eines Praktikums bei BwConsulting an solchen spannenden und mehrwertstiftenden Projekten mitwirken.</w:t>
      </w:r>
    </w:p>
    <w:p w14:paraId="71F346C6" w14:textId="1CEF1770" w:rsidR="00C7255C" w:rsidRPr="00495C29" w:rsidRDefault="00C7255C" w:rsidP="00D93834">
      <w:pPr>
        <w:jc w:val="both"/>
        <w:rPr>
          <w:rFonts w:ascii="Times New Roman" w:hAnsi="Times New Roman" w:cs="Times New Roman"/>
          <w:sz w:val="20"/>
          <w:szCs w:val="20"/>
        </w:rPr>
      </w:pPr>
    </w:p>
    <w:p w14:paraId="4AE507D3" w14:textId="77777777" w:rsidR="00E159DB" w:rsidRPr="00495C29" w:rsidRDefault="00E159DB" w:rsidP="00D93834">
      <w:pPr>
        <w:jc w:val="both"/>
        <w:rPr>
          <w:rFonts w:ascii="Times New Roman" w:hAnsi="Times New Roman" w:cs="Times New Roman"/>
          <w:sz w:val="20"/>
          <w:szCs w:val="20"/>
        </w:rPr>
      </w:pPr>
    </w:p>
    <w:p w14:paraId="78999769" w14:textId="7BED1AE3" w:rsidR="00CA2D11" w:rsidRPr="00495C29" w:rsidRDefault="00CA2D11" w:rsidP="00D93834">
      <w:pPr>
        <w:jc w:val="both"/>
        <w:rPr>
          <w:rFonts w:ascii="Times New Roman" w:hAnsi="Times New Roman" w:cs="Times New Roman"/>
          <w:sz w:val="20"/>
          <w:szCs w:val="20"/>
        </w:rPr>
      </w:pPr>
      <w:r w:rsidRPr="00495C29">
        <w:rPr>
          <w:rFonts w:ascii="Times New Roman" w:hAnsi="Times New Roman" w:cs="Times New Roman"/>
          <w:sz w:val="20"/>
          <w:szCs w:val="20"/>
          <w:u w:val="single"/>
        </w:rPr>
        <w:t>Accenture</w:t>
      </w:r>
    </w:p>
    <w:p w14:paraId="4B26CF67" w14:textId="00A88B4F" w:rsidR="00C7328F" w:rsidRPr="00495C29" w:rsidRDefault="00E159DB" w:rsidP="00D93834">
      <w:pPr>
        <w:jc w:val="both"/>
        <w:rPr>
          <w:rFonts w:ascii="Times New Roman" w:hAnsi="Times New Roman" w:cs="Times New Roman"/>
          <w:sz w:val="20"/>
          <w:szCs w:val="20"/>
        </w:rPr>
      </w:pPr>
      <w:r w:rsidRPr="00495C29">
        <w:rPr>
          <w:rFonts w:ascii="Times New Roman" w:hAnsi="Times New Roman" w:cs="Times New Roman"/>
          <w:sz w:val="20"/>
          <w:szCs w:val="20"/>
        </w:rPr>
        <w:t>Accenture scheint mir hierfür ideal.</w:t>
      </w:r>
      <w:r w:rsidR="00F3640F" w:rsidRPr="00495C29">
        <w:rPr>
          <w:rFonts w:ascii="Times New Roman" w:hAnsi="Times New Roman" w:cs="Times New Roman"/>
          <w:sz w:val="20"/>
          <w:szCs w:val="20"/>
        </w:rPr>
        <w:t xml:space="preserve"> </w:t>
      </w:r>
      <w:r w:rsidR="00EB1385" w:rsidRPr="00495C29">
        <w:rPr>
          <w:rFonts w:ascii="Times New Roman" w:hAnsi="Times New Roman" w:cs="Times New Roman"/>
          <w:sz w:val="20"/>
          <w:szCs w:val="20"/>
        </w:rPr>
        <w:t xml:space="preserve">Neben Ihrem Status als </w:t>
      </w:r>
      <w:r w:rsidR="001F6ACD" w:rsidRPr="00495C29">
        <w:rPr>
          <w:rFonts w:ascii="Times New Roman" w:hAnsi="Times New Roman" w:cs="Times New Roman"/>
          <w:sz w:val="20"/>
          <w:szCs w:val="20"/>
        </w:rPr>
        <w:t>die führende Unternehmensberatung</w:t>
      </w:r>
      <w:r w:rsidR="00EB1385" w:rsidRPr="00495C29">
        <w:rPr>
          <w:rFonts w:ascii="Times New Roman" w:hAnsi="Times New Roman" w:cs="Times New Roman"/>
          <w:sz w:val="20"/>
          <w:szCs w:val="20"/>
        </w:rPr>
        <w:t xml:space="preserve"> für Digitalisierung und Transformation überzeugt mich vor allem auch die Tatsache, dass Sie Mandanten ganzheitlich beraten und damit einen hohen Umsetzungsgrad der von Ihnen entwickelten Strategien und Konzepte gewährleisten.</w:t>
      </w:r>
      <w:r w:rsidR="00791D03" w:rsidRPr="00495C29">
        <w:rPr>
          <w:rFonts w:ascii="Times New Roman" w:hAnsi="Times New Roman" w:cs="Times New Roman"/>
          <w:sz w:val="20"/>
          <w:szCs w:val="20"/>
        </w:rPr>
        <w:t xml:space="preserve"> Gleichzeitig bietet Accenture Ihren Mitarbeitern eine dynamische und offene Unternehmenskultur, in der sich jeder bestens entfalten kann. Mich beeindruckt, dass Sie von </w:t>
      </w:r>
      <w:proofErr w:type="spellStart"/>
      <w:r w:rsidR="00791D03" w:rsidRPr="00495C29">
        <w:rPr>
          <w:rFonts w:ascii="Times New Roman" w:hAnsi="Times New Roman" w:cs="Times New Roman"/>
          <w:sz w:val="20"/>
          <w:szCs w:val="20"/>
        </w:rPr>
        <w:t>Lünendonk</w:t>
      </w:r>
      <w:proofErr w:type="spellEnd"/>
      <w:r w:rsidR="00791D03" w:rsidRPr="00495C29">
        <w:rPr>
          <w:rFonts w:ascii="Times New Roman" w:hAnsi="Times New Roman" w:cs="Times New Roman"/>
          <w:sz w:val="20"/>
          <w:szCs w:val="20"/>
        </w:rPr>
        <w:t xml:space="preserve"> &amp; </w:t>
      </w:r>
      <w:proofErr w:type="spellStart"/>
      <w:r w:rsidR="00791D03" w:rsidRPr="00495C29">
        <w:rPr>
          <w:rFonts w:ascii="Times New Roman" w:hAnsi="Times New Roman" w:cs="Times New Roman"/>
          <w:sz w:val="20"/>
          <w:szCs w:val="20"/>
        </w:rPr>
        <w:t>Hossenfelder</w:t>
      </w:r>
      <w:proofErr w:type="spellEnd"/>
      <w:r w:rsidR="00791D03" w:rsidRPr="00495C29">
        <w:rPr>
          <w:rFonts w:ascii="Times New Roman" w:hAnsi="Times New Roman" w:cs="Times New Roman"/>
          <w:sz w:val="20"/>
          <w:szCs w:val="20"/>
        </w:rPr>
        <w:t xml:space="preserve"> unter den 25 führenden IT-Beratungen- und Systemintegratoren in Deutschland mit dem ersten Platz ausgezeichnet worden sind.</w:t>
      </w:r>
      <w:r w:rsidR="00C7328F">
        <w:rPr>
          <w:rFonts w:ascii="Times New Roman" w:hAnsi="Times New Roman" w:cs="Times New Roman"/>
          <w:sz w:val="20"/>
          <w:szCs w:val="20"/>
        </w:rPr>
        <w:t xml:space="preserve"> </w:t>
      </w:r>
      <w:r w:rsidR="00AE736F">
        <w:rPr>
          <w:rFonts w:ascii="Times New Roman" w:hAnsi="Times New Roman" w:cs="Times New Roman"/>
          <w:sz w:val="20"/>
          <w:szCs w:val="20"/>
        </w:rPr>
        <w:t xml:space="preserve">Sehr interessant finde ich die Ergebnisse einer vom </w:t>
      </w:r>
      <w:r w:rsidR="00AE736F" w:rsidRPr="00AE736F">
        <w:rPr>
          <w:rFonts w:ascii="Times New Roman" w:hAnsi="Times New Roman" w:cs="Times New Roman"/>
          <w:sz w:val="20"/>
          <w:szCs w:val="20"/>
        </w:rPr>
        <w:t>Branchenverban</w:t>
      </w:r>
      <w:r w:rsidR="00AE736F">
        <w:rPr>
          <w:rFonts w:ascii="Times New Roman" w:hAnsi="Times New Roman" w:cs="Times New Roman"/>
          <w:sz w:val="20"/>
          <w:szCs w:val="20"/>
        </w:rPr>
        <w:t>d</w:t>
      </w:r>
      <w:r w:rsidR="00AE736F" w:rsidRPr="00AE736F">
        <w:rPr>
          <w:rFonts w:ascii="Times New Roman" w:hAnsi="Times New Roman" w:cs="Times New Roman"/>
          <w:sz w:val="20"/>
          <w:szCs w:val="20"/>
        </w:rPr>
        <w:t xml:space="preserve"> </w:t>
      </w:r>
      <w:proofErr w:type="spellStart"/>
      <w:r w:rsidR="00AE736F" w:rsidRPr="00AE736F">
        <w:rPr>
          <w:rFonts w:ascii="Times New Roman" w:hAnsi="Times New Roman" w:cs="Times New Roman"/>
          <w:sz w:val="20"/>
          <w:szCs w:val="20"/>
        </w:rPr>
        <w:t>Bitkom</w:t>
      </w:r>
      <w:proofErr w:type="spellEnd"/>
      <w:r w:rsidR="00AE736F">
        <w:rPr>
          <w:rFonts w:ascii="Times New Roman" w:hAnsi="Times New Roman" w:cs="Times New Roman"/>
          <w:sz w:val="20"/>
          <w:szCs w:val="20"/>
        </w:rPr>
        <w:t xml:space="preserve"> in Auftrag gegebenen und kürzlich von Accenture veröffentlichten Studie über die Potentiale neuer Digitaltechnologien für den Klimaschutz. So können beispielsweise </w:t>
      </w:r>
      <w:r w:rsidR="00AE736F" w:rsidRPr="00AE736F">
        <w:rPr>
          <w:rFonts w:ascii="Times New Roman" w:hAnsi="Times New Roman" w:cs="Times New Roman"/>
          <w:sz w:val="20"/>
          <w:szCs w:val="20"/>
        </w:rPr>
        <w:t>intelligente Verkehrssteuerung</w:t>
      </w:r>
      <w:r w:rsidR="00AE736F">
        <w:rPr>
          <w:rFonts w:ascii="Times New Roman" w:hAnsi="Times New Roman" w:cs="Times New Roman"/>
          <w:sz w:val="20"/>
          <w:szCs w:val="20"/>
        </w:rPr>
        <w:t xml:space="preserve">en oder </w:t>
      </w:r>
      <w:r w:rsidR="00C7328F">
        <w:rPr>
          <w:rFonts w:ascii="Times New Roman" w:hAnsi="Times New Roman" w:cs="Times New Roman"/>
          <w:sz w:val="20"/>
          <w:szCs w:val="20"/>
        </w:rPr>
        <w:t xml:space="preserve">eine </w:t>
      </w:r>
      <w:r w:rsidR="00AE736F">
        <w:rPr>
          <w:rFonts w:ascii="Times New Roman" w:hAnsi="Times New Roman" w:cs="Times New Roman"/>
          <w:sz w:val="20"/>
          <w:szCs w:val="20"/>
        </w:rPr>
        <w:t>effizientere Logistik</w:t>
      </w:r>
      <w:r w:rsidR="00C7328F">
        <w:rPr>
          <w:rFonts w:ascii="Times New Roman" w:hAnsi="Times New Roman" w:cs="Times New Roman"/>
          <w:sz w:val="20"/>
          <w:szCs w:val="20"/>
        </w:rPr>
        <w:t>planung viel CO</w:t>
      </w:r>
      <w:r w:rsidR="00C7328F">
        <w:rPr>
          <w:rFonts w:ascii="Times New Roman" w:hAnsi="Times New Roman" w:cs="Times New Roman"/>
          <w:sz w:val="20"/>
          <w:szCs w:val="20"/>
          <w:vertAlign w:val="subscript"/>
        </w:rPr>
        <w:t xml:space="preserve">2 </w:t>
      </w:r>
      <w:r w:rsidR="00C7328F">
        <w:rPr>
          <w:rFonts w:ascii="Times New Roman" w:hAnsi="Times New Roman" w:cs="Times New Roman"/>
          <w:sz w:val="20"/>
          <w:szCs w:val="20"/>
        </w:rPr>
        <w:t xml:space="preserve">einsparen. Sehr gerne </w:t>
      </w:r>
      <w:r w:rsidR="00C7328F" w:rsidRPr="00495C29">
        <w:rPr>
          <w:rFonts w:ascii="Times New Roman" w:hAnsi="Times New Roman" w:cs="Times New Roman"/>
          <w:sz w:val="20"/>
          <w:szCs w:val="20"/>
        </w:rPr>
        <w:t xml:space="preserve">würde auch ich im Rahmen eines Praktikums bei Ihnen an </w:t>
      </w:r>
      <w:r w:rsidR="00C7328F">
        <w:rPr>
          <w:rFonts w:ascii="Times New Roman" w:hAnsi="Times New Roman" w:cs="Times New Roman"/>
          <w:sz w:val="20"/>
          <w:szCs w:val="20"/>
        </w:rPr>
        <w:t xml:space="preserve">solch </w:t>
      </w:r>
      <w:r w:rsidR="00C7328F" w:rsidRPr="00495C29">
        <w:rPr>
          <w:rFonts w:ascii="Times New Roman" w:hAnsi="Times New Roman" w:cs="Times New Roman"/>
          <w:sz w:val="20"/>
          <w:szCs w:val="20"/>
        </w:rPr>
        <w:t>spannenden und mehrwertstiftenden Projekten mitwirken.</w:t>
      </w:r>
    </w:p>
    <w:p w14:paraId="06720346" w14:textId="2AEF827A" w:rsidR="00AE736F" w:rsidRPr="00C7328F" w:rsidRDefault="00AE736F" w:rsidP="00D93834">
      <w:pPr>
        <w:jc w:val="both"/>
        <w:rPr>
          <w:rFonts w:ascii="Times New Roman" w:hAnsi="Times New Roman" w:cs="Times New Roman"/>
          <w:sz w:val="20"/>
          <w:szCs w:val="20"/>
        </w:rPr>
      </w:pPr>
    </w:p>
    <w:p w14:paraId="5DC7B1D2" w14:textId="77777777" w:rsidR="00AE736F" w:rsidRPr="00495C29" w:rsidRDefault="00AE736F" w:rsidP="00D93834">
      <w:pPr>
        <w:jc w:val="both"/>
        <w:rPr>
          <w:rFonts w:ascii="Times New Roman" w:hAnsi="Times New Roman" w:cs="Times New Roman"/>
          <w:sz w:val="20"/>
          <w:szCs w:val="20"/>
        </w:rPr>
      </w:pPr>
    </w:p>
    <w:p w14:paraId="14037AA5" w14:textId="77777777" w:rsidR="00791D03" w:rsidRPr="00495C29" w:rsidRDefault="00791D03" w:rsidP="00D93834">
      <w:pPr>
        <w:jc w:val="both"/>
        <w:rPr>
          <w:rFonts w:ascii="Times New Roman" w:hAnsi="Times New Roman" w:cs="Times New Roman"/>
          <w:sz w:val="20"/>
          <w:szCs w:val="20"/>
          <w:u w:val="single"/>
        </w:rPr>
      </w:pPr>
      <w:r w:rsidRPr="00495C29">
        <w:rPr>
          <w:rFonts w:ascii="Times New Roman" w:hAnsi="Times New Roman" w:cs="Times New Roman"/>
          <w:sz w:val="20"/>
          <w:szCs w:val="20"/>
          <w:u w:val="single"/>
        </w:rPr>
        <w:t>PwC</w:t>
      </w:r>
    </w:p>
    <w:p w14:paraId="76C0BAC9" w14:textId="5C9E419D" w:rsidR="00A121A6" w:rsidRDefault="00791D03" w:rsidP="00D93834">
      <w:pPr>
        <w:jc w:val="both"/>
        <w:rPr>
          <w:rFonts w:ascii="Times New Roman" w:hAnsi="Times New Roman" w:cs="Times New Roman"/>
          <w:sz w:val="20"/>
          <w:szCs w:val="20"/>
        </w:rPr>
      </w:pPr>
      <w:r w:rsidRPr="00495C29">
        <w:rPr>
          <w:rFonts w:ascii="Times New Roman" w:hAnsi="Times New Roman" w:cs="Times New Roman"/>
          <w:sz w:val="20"/>
          <w:szCs w:val="20"/>
        </w:rPr>
        <w:t xml:space="preserve">PwC scheint mir hierfür ideal. Neben Ihrem Status als Deutschlands führende Wirtschaftsprüfungs- und Beratungsgesellschaft überzeugt mich vor allem auch die Tatsache, dass Sie Mandanten ganzheitlich beraten und damit </w:t>
      </w:r>
      <w:r w:rsidR="00304828" w:rsidRPr="00495C29">
        <w:rPr>
          <w:rFonts w:ascii="Times New Roman" w:hAnsi="Times New Roman" w:cs="Times New Roman"/>
          <w:sz w:val="20"/>
          <w:szCs w:val="20"/>
        </w:rPr>
        <w:t xml:space="preserve">einen </w:t>
      </w:r>
      <w:r w:rsidRPr="00495C29">
        <w:rPr>
          <w:rFonts w:ascii="Times New Roman" w:hAnsi="Times New Roman" w:cs="Times New Roman"/>
          <w:sz w:val="20"/>
          <w:szCs w:val="20"/>
        </w:rPr>
        <w:t>hohen Umsetzungsgrad der von Ihnen entwickelten Strategien und Konzepte gewährleisten. Gleichzeitig bietet PwC Ihren Mitarbeitern eine dynamische und offene Unternehmenskultur, in der sich jeder bestens entfalten kann.</w:t>
      </w:r>
      <w:r w:rsidR="006903DE">
        <w:rPr>
          <w:rFonts w:ascii="Times New Roman" w:hAnsi="Times New Roman" w:cs="Times New Roman"/>
          <w:sz w:val="20"/>
          <w:szCs w:val="20"/>
        </w:rPr>
        <w:t xml:space="preserve"> </w:t>
      </w:r>
      <w:r w:rsidR="00922539">
        <w:rPr>
          <w:rFonts w:ascii="Times New Roman" w:hAnsi="Times New Roman" w:cs="Times New Roman"/>
          <w:sz w:val="20"/>
          <w:szCs w:val="20"/>
        </w:rPr>
        <w:t xml:space="preserve">Sehr interessant finde ich, dass eine PwC Studie </w:t>
      </w:r>
      <w:r w:rsidR="006903DE">
        <w:rPr>
          <w:rFonts w:ascii="Times New Roman" w:hAnsi="Times New Roman" w:cs="Times New Roman"/>
          <w:sz w:val="20"/>
          <w:szCs w:val="20"/>
        </w:rPr>
        <w:t>zu dem Ergebnis</w:t>
      </w:r>
      <w:r w:rsidR="00922539">
        <w:rPr>
          <w:rFonts w:ascii="Times New Roman" w:hAnsi="Times New Roman" w:cs="Times New Roman"/>
          <w:sz w:val="20"/>
          <w:szCs w:val="20"/>
        </w:rPr>
        <w:t xml:space="preserve"> kommt, dass </w:t>
      </w:r>
      <w:r w:rsidR="006903DE">
        <w:rPr>
          <w:rFonts w:ascii="Times New Roman" w:hAnsi="Times New Roman" w:cs="Times New Roman"/>
          <w:sz w:val="20"/>
          <w:szCs w:val="20"/>
        </w:rPr>
        <w:t>d</w:t>
      </w:r>
      <w:r w:rsidR="006903DE" w:rsidRPr="006903DE">
        <w:rPr>
          <w:rFonts w:ascii="Times New Roman" w:hAnsi="Times New Roman" w:cs="Times New Roman"/>
          <w:sz w:val="20"/>
          <w:szCs w:val="20"/>
        </w:rPr>
        <w:t xml:space="preserve">as Volumen nachhaltiger Vermögensanlagen in den kommenden Jahren sehr </w:t>
      </w:r>
      <w:r w:rsidR="006903DE">
        <w:rPr>
          <w:rFonts w:ascii="Times New Roman" w:hAnsi="Times New Roman" w:cs="Times New Roman"/>
          <w:sz w:val="20"/>
          <w:szCs w:val="20"/>
        </w:rPr>
        <w:t>stark</w:t>
      </w:r>
      <w:r w:rsidR="006903DE" w:rsidRPr="006903DE">
        <w:rPr>
          <w:rFonts w:ascii="Times New Roman" w:hAnsi="Times New Roman" w:cs="Times New Roman"/>
          <w:sz w:val="20"/>
          <w:szCs w:val="20"/>
        </w:rPr>
        <w:t xml:space="preserve"> </w:t>
      </w:r>
      <w:r w:rsidR="009025C4">
        <w:rPr>
          <w:rFonts w:ascii="Times New Roman" w:hAnsi="Times New Roman" w:cs="Times New Roman"/>
          <w:sz w:val="20"/>
          <w:szCs w:val="20"/>
        </w:rPr>
        <w:t>wachsen</w:t>
      </w:r>
      <w:r w:rsidR="006903DE">
        <w:rPr>
          <w:rFonts w:ascii="Times New Roman" w:hAnsi="Times New Roman" w:cs="Times New Roman"/>
          <w:sz w:val="20"/>
          <w:szCs w:val="20"/>
        </w:rPr>
        <w:t xml:space="preserve"> wird.</w:t>
      </w:r>
      <w:r w:rsidR="009025C4">
        <w:rPr>
          <w:rFonts w:ascii="Times New Roman" w:hAnsi="Times New Roman" w:cs="Times New Roman"/>
          <w:sz w:val="20"/>
          <w:szCs w:val="20"/>
        </w:rPr>
        <w:t xml:space="preserve"> </w:t>
      </w:r>
      <w:r w:rsidR="00A121A6">
        <w:rPr>
          <w:rFonts w:ascii="Times New Roman" w:hAnsi="Times New Roman" w:cs="Times New Roman"/>
          <w:sz w:val="20"/>
          <w:szCs w:val="20"/>
        </w:rPr>
        <w:t xml:space="preserve">Auch mit der Entwicklung </w:t>
      </w:r>
      <w:r w:rsidR="00A121A6" w:rsidRPr="00A121A6">
        <w:rPr>
          <w:rFonts w:ascii="Times New Roman" w:hAnsi="Times New Roman" w:cs="Times New Roman"/>
          <w:sz w:val="20"/>
          <w:szCs w:val="20"/>
        </w:rPr>
        <w:t>Tool</w:t>
      </w:r>
      <w:r w:rsidR="00A121A6">
        <w:rPr>
          <w:rFonts w:ascii="Times New Roman" w:hAnsi="Times New Roman" w:cs="Times New Roman"/>
          <w:sz w:val="20"/>
          <w:szCs w:val="20"/>
        </w:rPr>
        <w:t>s</w:t>
      </w:r>
      <w:r w:rsidR="00A121A6" w:rsidRPr="00A121A6">
        <w:rPr>
          <w:rFonts w:ascii="Times New Roman" w:hAnsi="Times New Roman" w:cs="Times New Roman"/>
          <w:sz w:val="20"/>
          <w:szCs w:val="20"/>
        </w:rPr>
        <w:t xml:space="preserve"> „</w:t>
      </w:r>
      <w:proofErr w:type="spellStart"/>
      <w:r w:rsidR="00A121A6" w:rsidRPr="00A121A6">
        <w:rPr>
          <w:rFonts w:ascii="Times New Roman" w:hAnsi="Times New Roman" w:cs="Times New Roman"/>
          <w:sz w:val="20"/>
          <w:szCs w:val="20"/>
        </w:rPr>
        <w:t>Climate</w:t>
      </w:r>
      <w:proofErr w:type="spellEnd"/>
      <w:r w:rsidR="00A121A6" w:rsidRPr="00A121A6">
        <w:rPr>
          <w:rFonts w:ascii="Times New Roman" w:hAnsi="Times New Roman" w:cs="Times New Roman"/>
          <w:sz w:val="20"/>
          <w:szCs w:val="20"/>
        </w:rPr>
        <w:t xml:space="preserve"> Excellence“ für Klima-</w:t>
      </w:r>
      <w:proofErr w:type="spellStart"/>
      <w:r w:rsidR="00A121A6" w:rsidRPr="00A121A6">
        <w:rPr>
          <w:rFonts w:ascii="Times New Roman" w:hAnsi="Times New Roman" w:cs="Times New Roman"/>
          <w:sz w:val="20"/>
          <w:szCs w:val="20"/>
        </w:rPr>
        <w:t>Szenarioanalysen</w:t>
      </w:r>
      <w:proofErr w:type="spellEnd"/>
      <w:r w:rsidR="00D93834">
        <w:rPr>
          <w:rFonts w:ascii="Times New Roman" w:hAnsi="Times New Roman" w:cs="Times New Roman"/>
          <w:sz w:val="20"/>
          <w:szCs w:val="20"/>
        </w:rPr>
        <w:t xml:space="preserve"> mit dem Unternehmen Chancen und Risiken des Klimawandels bestmöglich prognostizieren und dadurch eine </w:t>
      </w:r>
      <w:r w:rsidR="00D93834" w:rsidRPr="00D93834">
        <w:rPr>
          <w:rFonts w:ascii="Times New Roman" w:hAnsi="Times New Roman" w:cs="Times New Roman"/>
          <w:sz w:val="20"/>
          <w:szCs w:val="20"/>
        </w:rPr>
        <w:t>langfristige Nachhaltigkeitsstrategie</w:t>
      </w:r>
      <w:r w:rsidR="00D93834">
        <w:rPr>
          <w:rFonts w:ascii="Times New Roman" w:hAnsi="Times New Roman" w:cs="Times New Roman"/>
          <w:sz w:val="20"/>
          <w:szCs w:val="20"/>
        </w:rPr>
        <w:t xml:space="preserve"> entwickeln können </w:t>
      </w:r>
      <w:r w:rsidR="00A121A6">
        <w:rPr>
          <w:rFonts w:ascii="Times New Roman" w:hAnsi="Times New Roman" w:cs="Times New Roman"/>
          <w:sz w:val="20"/>
          <w:szCs w:val="20"/>
        </w:rPr>
        <w:t xml:space="preserve">beweist PwC, dass Sie dem Thema der Nachhaltigkeit </w:t>
      </w:r>
      <w:r w:rsidR="00A121A6" w:rsidRPr="00495C29">
        <w:rPr>
          <w:rFonts w:ascii="Times New Roman" w:hAnsi="Times New Roman" w:cs="Times New Roman"/>
          <w:sz w:val="20"/>
          <w:szCs w:val="20"/>
        </w:rPr>
        <w:t>einen besonders hohen Stellenwert b</w:t>
      </w:r>
      <w:r w:rsidR="00A121A6">
        <w:rPr>
          <w:rFonts w:ascii="Times New Roman" w:hAnsi="Times New Roman" w:cs="Times New Roman"/>
          <w:sz w:val="20"/>
          <w:szCs w:val="20"/>
        </w:rPr>
        <w:t xml:space="preserve">eimessen. </w:t>
      </w:r>
      <w:r w:rsidR="00922539">
        <w:rPr>
          <w:rFonts w:ascii="Times New Roman" w:hAnsi="Times New Roman" w:cs="Times New Roman"/>
          <w:sz w:val="20"/>
          <w:szCs w:val="20"/>
        </w:rPr>
        <w:t xml:space="preserve">Sehr gerne </w:t>
      </w:r>
      <w:r w:rsidR="00922539" w:rsidRPr="00495C29">
        <w:rPr>
          <w:rFonts w:ascii="Times New Roman" w:hAnsi="Times New Roman" w:cs="Times New Roman"/>
          <w:sz w:val="20"/>
          <w:szCs w:val="20"/>
        </w:rPr>
        <w:t xml:space="preserve">würde auch ich im Rahmen eines Praktikums bei Ihnen an </w:t>
      </w:r>
      <w:r w:rsidR="00922539">
        <w:rPr>
          <w:rFonts w:ascii="Times New Roman" w:hAnsi="Times New Roman" w:cs="Times New Roman"/>
          <w:sz w:val="20"/>
          <w:szCs w:val="20"/>
        </w:rPr>
        <w:t xml:space="preserve">solch </w:t>
      </w:r>
      <w:r w:rsidR="00922539" w:rsidRPr="00495C29">
        <w:rPr>
          <w:rFonts w:ascii="Times New Roman" w:hAnsi="Times New Roman" w:cs="Times New Roman"/>
          <w:sz w:val="20"/>
          <w:szCs w:val="20"/>
        </w:rPr>
        <w:t>spannenden und</w:t>
      </w:r>
      <w:r w:rsidR="00304828">
        <w:rPr>
          <w:rFonts w:ascii="Times New Roman" w:hAnsi="Times New Roman" w:cs="Times New Roman"/>
          <w:sz w:val="20"/>
          <w:szCs w:val="20"/>
        </w:rPr>
        <w:t xml:space="preserve"> </w:t>
      </w:r>
      <w:r w:rsidR="00922539" w:rsidRPr="00495C29">
        <w:rPr>
          <w:rFonts w:ascii="Times New Roman" w:hAnsi="Times New Roman" w:cs="Times New Roman"/>
          <w:sz w:val="20"/>
          <w:szCs w:val="20"/>
        </w:rPr>
        <w:t>mehrwertstiftenden Projekten mitwirken.</w:t>
      </w:r>
      <w:r w:rsidR="00136F27">
        <w:rPr>
          <w:rFonts w:ascii="Times New Roman" w:hAnsi="Times New Roman" w:cs="Times New Roman"/>
          <w:sz w:val="20"/>
          <w:szCs w:val="20"/>
        </w:rPr>
        <w:t xml:space="preserve"> </w:t>
      </w:r>
    </w:p>
    <w:p w14:paraId="4FB2B20C" w14:textId="11D68475" w:rsidR="00E159DB" w:rsidRDefault="00E159DB" w:rsidP="00D93834">
      <w:pPr>
        <w:jc w:val="both"/>
        <w:rPr>
          <w:rFonts w:ascii="Times New Roman" w:hAnsi="Times New Roman" w:cs="Times New Roman"/>
          <w:sz w:val="20"/>
          <w:szCs w:val="20"/>
        </w:rPr>
      </w:pPr>
    </w:p>
    <w:p w14:paraId="02FA44CB" w14:textId="6805AC66" w:rsidR="00922539" w:rsidRDefault="00922539" w:rsidP="00D93834">
      <w:pPr>
        <w:jc w:val="both"/>
        <w:rPr>
          <w:rFonts w:ascii="Times New Roman" w:hAnsi="Times New Roman" w:cs="Times New Roman"/>
          <w:sz w:val="20"/>
          <w:szCs w:val="20"/>
        </w:rPr>
      </w:pPr>
    </w:p>
    <w:p w14:paraId="3CB3C39C" w14:textId="5764097E" w:rsidR="00624813" w:rsidRDefault="00624813" w:rsidP="00D93834">
      <w:pPr>
        <w:jc w:val="both"/>
        <w:rPr>
          <w:rFonts w:ascii="Times New Roman" w:hAnsi="Times New Roman" w:cs="Times New Roman"/>
          <w:sz w:val="20"/>
          <w:szCs w:val="20"/>
        </w:rPr>
      </w:pPr>
    </w:p>
    <w:p w14:paraId="33CD0E1A" w14:textId="5CA2C16D" w:rsidR="00624813" w:rsidRDefault="00624813" w:rsidP="00D93834">
      <w:pPr>
        <w:jc w:val="both"/>
        <w:rPr>
          <w:rFonts w:ascii="Times New Roman" w:hAnsi="Times New Roman" w:cs="Times New Roman"/>
          <w:sz w:val="20"/>
          <w:szCs w:val="20"/>
        </w:rPr>
      </w:pPr>
    </w:p>
    <w:p w14:paraId="6AE36576" w14:textId="30B84B2A" w:rsidR="00624813" w:rsidRDefault="00624813" w:rsidP="00D93834">
      <w:pPr>
        <w:jc w:val="both"/>
        <w:rPr>
          <w:rFonts w:ascii="Times New Roman" w:hAnsi="Times New Roman" w:cs="Times New Roman"/>
          <w:sz w:val="20"/>
          <w:szCs w:val="20"/>
        </w:rPr>
      </w:pPr>
    </w:p>
    <w:p w14:paraId="2928684B" w14:textId="0E35DD84" w:rsidR="00624813" w:rsidRDefault="00624813" w:rsidP="00D93834">
      <w:pPr>
        <w:jc w:val="both"/>
        <w:rPr>
          <w:rFonts w:ascii="Times New Roman" w:hAnsi="Times New Roman" w:cs="Times New Roman"/>
          <w:sz w:val="20"/>
          <w:szCs w:val="20"/>
        </w:rPr>
      </w:pPr>
    </w:p>
    <w:p w14:paraId="437FC361" w14:textId="17774372" w:rsidR="00624813" w:rsidRDefault="00624813" w:rsidP="00D93834">
      <w:pPr>
        <w:jc w:val="both"/>
        <w:rPr>
          <w:rFonts w:ascii="Times New Roman" w:hAnsi="Times New Roman" w:cs="Times New Roman"/>
          <w:sz w:val="20"/>
          <w:szCs w:val="20"/>
        </w:rPr>
      </w:pPr>
    </w:p>
    <w:p w14:paraId="556332C5" w14:textId="599F9EE9" w:rsidR="00624813" w:rsidRDefault="00624813" w:rsidP="00D93834">
      <w:pPr>
        <w:jc w:val="both"/>
        <w:rPr>
          <w:rFonts w:ascii="Times New Roman" w:hAnsi="Times New Roman" w:cs="Times New Roman"/>
          <w:sz w:val="20"/>
          <w:szCs w:val="20"/>
        </w:rPr>
      </w:pPr>
    </w:p>
    <w:p w14:paraId="5BA02756" w14:textId="2A11EE27" w:rsidR="00624813" w:rsidRDefault="00624813" w:rsidP="00D93834">
      <w:pPr>
        <w:jc w:val="both"/>
        <w:rPr>
          <w:rFonts w:ascii="Times New Roman" w:hAnsi="Times New Roman" w:cs="Times New Roman"/>
          <w:sz w:val="20"/>
          <w:szCs w:val="20"/>
        </w:rPr>
      </w:pPr>
    </w:p>
    <w:p w14:paraId="0CEA14D4" w14:textId="0B2DC782" w:rsidR="00624813" w:rsidRDefault="00624813" w:rsidP="00D93834">
      <w:pPr>
        <w:jc w:val="both"/>
        <w:rPr>
          <w:rFonts w:ascii="Times New Roman" w:hAnsi="Times New Roman" w:cs="Times New Roman"/>
          <w:sz w:val="20"/>
          <w:szCs w:val="20"/>
        </w:rPr>
      </w:pPr>
    </w:p>
    <w:p w14:paraId="764B8C6E" w14:textId="4B575FBB" w:rsidR="00624813" w:rsidRDefault="00624813" w:rsidP="00D93834">
      <w:pPr>
        <w:jc w:val="both"/>
        <w:rPr>
          <w:rFonts w:ascii="Times New Roman" w:hAnsi="Times New Roman" w:cs="Times New Roman"/>
          <w:sz w:val="20"/>
          <w:szCs w:val="20"/>
        </w:rPr>
      </w:pPr>
    </w:p>
    <w:p w14:paraId="720067DD" w14:textId="77777777" w:rsidR="00624813" w:rsidRPr="00495C29" w:rsidRDefault="00624813" w:rsidP="00D93834">
      <w:pPr>
        <w:jc w:val="both"/>
        <w:rPr>
          <w:rFonts w:ascii="Times New Roman" w:hAnsi="Times New Roman" w:cs="Times New Roman"/>
          <w:sz w:val="20"/>
          <w:szCs w:val="20"/>
        </w:rPr>
      </w:pPr>
    </w:p>
    <w:p w14:paraId="7A3BEDC8" w14:textId="76A71A47" w:rsidR="00CA2D11" w:rsidRPr="00495C29" w:rsidRDefault="00CA2D11" w:rsidP="00D93834">
      <w:pPr>
        <w:jc w:val="both"/>
        <w:rPr>
          <w:rFonts w:ascii="Times New Roman" w:hAnsi="Times New Roman" w:cs="Times New Roman"/>
          <w:sz w:val="20"/>
          <w:szCs w:val="20"/>
          <w:u w:val="single"/>
        </w:rPr>
      </w:pPr>
      <w:r w:rsidRPr="00495C29">
        <w:rPr>
          <w:rFonts w:ascii="Times New Roman" w:hAnsi="Times New Roman" w:cs="Times New Roman"/>
          <w:sz w:val="20"/>
          <w:szCs w:val="20"/>
          <w:u w:val="single"/>
        </w:rPr>
        <w:lastRenderedPageBreak/>
        <w:t>Deloitte</w:t>
      </w:r>
    </w:p>
    <w:p w14:paraId="7A44E26D" w14:textId="5FEE7B58" w:rsidR="00E159DB" w:rsidRPr="00624813" w:rsidRDefault="00E159DB" w:rsidP="00624813">
      <w:pPr>
        <w:jc w:val="both"/>
        <w:rPr>
          <w:rFonts w:ascii="Times New Roman" w:hAnsi="Times New Roman" w:cs="Times New Roman"/>
          <w:sz w:val="20"/>
          <w:szCs w:val="20"/>
        </w:rPr>
      </w:pPr>
      <w:r w:rsidRPr="00495C29">
        <w:rPr>
          <w:rFonts w:ascii="Times New Roman" w:hAnsi="Times New Roman" w:cs="Times New Roman"/>
          <w:sz w:val="20"/>
          <w:szCs w:val="20"/>
        </w:rPr>
        <w:t>Deloitte scheint mir hierfür ideal.</w:t>
      </w:r>
      <w:r w:rsidR="00F3640F" w:rsidRPr="00495C29">
        <w:rPr>
          <w:rFonts w:ascii="Times New Roman" w:hAnsi="Times New Roman" w:cs="Times New Roman"/>
          <w:sz w:val="20"/>
          <w:szCs w:val="20"/>
        </w:rPr>
        <w:t xml:space="preserve"> Neben Ihrem Status als eine der führenden Wirtschaftsprüfungs- und</w:t>
      </w:r>
      <w:r w:rsidR="00304828">
        <w:rPr>
          <w:rFonts w:ascii="Times New Roman" w:hAnsi="Times New Roman" w:cs="Times New Roman"/>
          <w:sz w:val="20"/>
          <w:szCs w:val="20"/>
        </w:rPr>
        <w:t xml:space="preserve"> </w:t>
      </w:r>
      <w:r w:rsidR="00F3640F" w:rsidRPr="00495C29">
        <w:rPr>
          <w:rFonts w:ascii="Times New Roman" w:hAnsi="Times New Roman" w:cs="Times New Roman"/>
          <w:sz w:val="20"/>
          <w:szCs w:val="20"/>
        </w:rPr>
        <w:t>Beratungsgesellschaften überzeugt mich vor allem auch die Tatsache, dass Sie Mandanten ganzheitlich beraten und</w:t>
      </w:r>
      <w:r w:rsidR="00EB1385" w:rsidRPr="00495C29">
        <w:rPr>
          <w:rFonts w:ascii="Times New Roman" w:hAnsi="Times New Roman" w:cs="Times New Roman"/>
          <w:sz w:val="20"/>
          <w:szCs w:val="20"/>
        </w:rPr>
        <w:t xml:space="preserve"> damit</w:t>
      </w:r>
      <w:r w:rsidR="00F3640F" w:rsidRPr="00495C29">
        <w:rPr>
          <w:rFonts w:ascii="Times New Roman" w:hAnsi="Times New Roman" w:cs="Times New Roman"/>
          <w:sz w:val="20"/>
          <w:szCs w:val="20"/>
        </w:rPr>
        <w:t xml:space="preserve"> einen hohen Umsetzungsgrad der von Ihnen entwickelten Strategien und Konzepte gewährleisten.</w:t>
      </w:r>
      <w:r w:rsidR="007D3DB4" w:rsidRPr="00495C29">
        <w:rPr>
          <w:rFonts w:ascii="Times New Roman" w:hAnsi="Times New Roman" w:cs="Times New Roman"/>
          <w:sz w:val="20"/>
          <w:szCs w:val="20"/>
        </w:rPr>
        <w:t xml:space="preserve"> Gleichzeitig bietet Deloitte Ihren Mitarbeitern eine dynamische und offene Unternehmenskultur, in der sich jeder bestens entfalten kann. Von dem konnte ich mich am 01.07.2021 bei einem von </w:t>
      </w:r>
      <w:r w:rsidR="00A042A9" w:rsidRPr="00495C29">
        <w:rPr>
          <w:rFonts w:ascii="Times New Roman" w:hAnsi="Times New Roman" w:cs="Times New Roman"/>
          <w:sz w:val="20"/>
          <w:szCs w:val="20"/>
        </w:rPr>
        <w:t xml:space="preserve">Matthias Ertl </w:t>
      </w:r>
      <w:r w:rsidR="007D3DB4" w:rsidRPr="00495C29">
        <w:rPr>
          <w:rFonts w:ascii="Times New Roman" w:hAnsi="Times New Roman" w:cs="Times New Roman"/>
          <w:sz w:val="20"/>
          <w:szCs w:val="20"/>
        </w:rPr>
        <w:t>referierten Deloitte Fachvortrag über Process Mining selbst überzeugen. Besonders positiv ist mir dabei in Erinnerung geblieben</w:t>
      </w:r>
      <w:r w:rsidR="00304828">
        <w:rPr>
          <w:rFonts w:ascii="Times New Roman" w:hAnsi="Times New Roman" w:cs="Times New Roman"/>
          <w:sz w:val="20"/>
          <w:szCs w:val="20"/>
        </w:rPr>
        <w:t xml:space="preserve"> welchen hohen Stellenwert Deloitte auf die persönliche Entwicklung Ihrer Mitarbeiter</w:t>
      </w:r>
      <w:r w:rsidR="005229EE">
        <w:rPr>
          <w:rFonts w:ascii="Times New Roman" w:hAnsi="Times New Roman" w:cs="Times New Roman"/>
          <w:sz w:val="20"/>
          <w:szCs w:val="20"/>
        </w:rPr>
        <w:t xml:space="preserve">. </w:t>
      </w:r>
      <w:r w:rsidR="00624813">
        <w:rPr>
          <w:rFonts w:ascii="Times New Roman" w:hAnsi="Times New Roman" w:cs="Times New Roman"/>
          <w:sz w:val="20"/>
          <w:szCs w:val="20"/>
        </w:rPr>
        <w:t xml:space="preserve">Besonders gut gefällt mir ebenfalls, dass Deloitte sehr spannend Projekte begleitet. So hat eine Deloitte Studie ergeben, dass </w:t>
      </w:r>
      <w:r w:rsidR="00624813" w:rsidRPr="00624813">
        <w:rPr>
          <w:rFonts w:ascii="Times New Roman" w:hAnsi="Times New Roman" w:cs="Times New Roman"/>
          <w:sz w:val="20"/>
          <w:szCs w:val="20"/>
        </w:rPr>
        <w:t xml:space="preserve">Finanzvorstände im </w:t>
      </w:r>
      <w:r w:rsidR="00624813">
        <w:rPr>
          <w:rFonts w:ascii="Times New Roman" w:hAnsi="Times New Roman" w:cs="Times New Roman"/>
          <w:sz w:val="20"/>
          <w:szCs w:val="20"/>
        </w:rPr>
        <w:t>Fachkräftemangel</w:t>
      </w:r>
      <w:r w:rsidR="00624813" w:rsidRPr="00624813">
        <w:rPr>
          <w:rFonts w:ascii="Times New Roman" w:hAnsi="Times New Roman" w:cs="Times New Roman"/>
          <w:sz w:val="20"/>
          <w:szCs w:val="20"/>
        </w:rPr>
        <w:t xml:space="preserve"> das größte Risiko für </w:t>
      </w:r>
      <w:r w:rsidR="00624813">
        <w:rPr>
          <w:rFonts w:ascii="Times New Roman" w:hAnsi="Times New Roman" w:cs="Times New Roman"/>
          <w:sz w:val="20"/>
          <w:szCs w:val="20"/>
        </w:rPr>
        <w:t>ihre</w:t>
      </w:r>
      <w:r w:rsidR="00624813" w:rsidRPr="00624813">
        <w:rPr>
          <w:rFonts w:ascii="Times New Roman" w:hAnsi="Times New Roman" w:cs="Times New Roman"/>
          <w:sz w:val="20"/>
          <w:szCs w:val="20"/>
        </w:rPr>
        <w:t xml:space="preserve"> </w:t>
      </w:r>
      <w:r w:rsidR="00624813">
        <w:rPr>
          <w:rFonts w:ascii="Times New Roman" w:hAnsi="Times New Roman" w:cs="Times New Roman"/>
          <w:sz w:val="20"/>
          <w:szCs w:val="20"/>
        </w:rPr>
        <w:t>Unternehmen sehen</w:t>
      </w:r>
      <w:r w:rsidR="00470E9C">
        <w:rPr>
          <w:rFonts w:ascii="Times New Roman" w:hAnsi="Times New Roman" w:cs="Times New Roman"/>
          <w:sz w:val="20"/>
          <w:szCs w:val="20"/>
        </w:rPr>
        <w:t xml:space="preserve"> und </w:t>
      </w:r>
      <w:r w:rsidR="00011C93">
        <w:rPr>
          <w:rFonts w:ascii="Times New Roman" w:hAnsi="Times New Roman" w:cs="Times New Roman"/>
          <w:sz w:val="20"/>
          <w:szCs w:val="20"/>
        </w:rPr>
        <w:t xml:space="preserve">auch </w:t>
      </w:r>
      <w:r w:rsidR="00470E9C">
        <w:rPr>
          <w:rFonts w:ascii="Times New Roman" w:hAnsi="Times New Roman" w:cs="Times New Roman"/>
          <w:sz w:val="20"/>
          <w:szCs w:val="20"/>
        </w:rPr>
        <w:t xml:space="preserve">die aktuell steigenden </w:t>
      </w:r>
      <w:r w:rsidR="00470E9C" w:rsidRPr="00470E9C">
        <w:rPr>
          <w:rFonts w:ascii="Times New Roman" w:hAnsi="Times New Roman" w:cs="Times New Roman"/>
          <w:sz w:val="20"/>
          <w:szCs w:val="20"/>
        </w:rPr>
        <w:t>Rohstof</w:t>
      </w:r>
      <w:r w:rsidR="00470E9C">
        <w:rPr>
          <w:rFonts w:ascii="Times New Roman" w:hAnsi="Times New Roman" w:cs="Times New Roman"/>
          <w:sz w:val="20"/>
          <w:szCs w:val="20"/>
        </w:rPr>
        <w:t>f-</w:t>
      </w:r>
      <w:r w:rsidR="00011C93">
        <w:rPr>
          <w:rFonts w:ascii="Times New Roman" w:hAnsi="Times New Roman" w:cs="Times New Roman"/>
          <w:sz w:val="20"/>
          <w:szCs w:val="20"/>
        </w:rPr>
        <w:t xml:space="preserve"> </w:t>
      </w:r>
      <w:r w:rsidR="00470E9C">
        <w:rPr>
          <w:rFonts w:ascii="Times New Roman" w:hAnsi="Times New Roman" w:cs="Times New Roman"/>
          <w:sz w:val="20"/>
          <w:szCs w:val="20"/>
        </w:rPr>
        <w:t>und</w:t>
      </w:r>
      <w:r w:rsidR="00470E9C" w:rsidRPr="00470E9C">
        <w:rPr>
          <w:rFonts w:ascii="Times New Roman" w:hAnsi="Times New Roman" w:cs="Times New Roman"/>
          <w:sz w:val="20"/>
          <w:szCs w:val="20"/>
        </w:rPr>
        <w:t xml:space="preserve"> Energiekosten Risikofaktoren </w:t>
      </w:r>
      <w:r w:rsidR="00470E9C">
        <w:rPr>
          <w:rFonts w:ascii="Times New Roman" w:hAnsi="Times New Roman" w:cs="Times New Roman"/>
          <w:sz w:val="20"/>
          <w:szCs w:val="20"/>
        </w:rPr>
        <w:t xml:space="preserve">für den langfristigen Erfolg der Firmen sind. </w:t>
      </w:r>
      <w:r w:rsidR="00624813">
        <w:rPr>
          <w:rFonts w:ascii="Times New Roman" w:hAnsi="Times New Roman" w:cs="Times New Roman"/>
          <w:sz w:val="20"/>
          <w:szCs w:val="20"/>
        </w:rPr>
        <w:t xml:space="preserve">Sehr gerne </w:t>
      </w:r>
      <w:r w:rsidR="00624813" w:rsidRPr="00495C29">
        <w:rPr>
          <w:rFonts w:ascii="Times New Roman" w:hAnsi="Times New Roman" w:cs="Times New Roman"/>
          <w:sz w:val="20"/>
          <w:szCs w:val="20"/>
        </w:rPr>
        <w:t>würde auch ich im Rahmen eines Praktikums bei Ihnen an mehrwertstiftenden Projekten mitwirken.</w:t>
      </w:r>
    </w:p>
    <w:p w14:paraId="2BB8B508" w14:textId="77777777" w:rsidR="00624813" w:rsidRDefault="00624813" w:rsidP="006B65A1">
      <w:pPr>
        <w:rPr>
          <w:rFonts w:ascii="Times New Roman" w:hAnsi="Times New Roman" w:cs="Times New Roman"/>
          <w:sz w:val="20"/>
          <w:szCs w:val="20"/>
          <w:u w:val="single"/>
        </w:rPr>
      </w:pPr>
    </w:p>
    <w:p w14:paraId="03A80DFB" w14:textId="32B6D93D" w:rsidR="00CA2D11" w:rsidRPr="00495C29" w:rsidRDefault="00CA2D11" w:rsidP="006B65A1">
      <w:pPr>
        <w:rPr>
          <w:rFonts w:ascii="Times New Roman" w:hAnsi="Times New Roman" w:cs="Times New Roman"/>
          <w:sz w:val="20"/>
          <w:szCs w:val="20"/>
          <w:u w:val="single"/>
        </w:rPr>
      </w:pPr>
      <w:r w:rsidRPr="00495C29">
        <w:rPr>
          <w:rFonts w:ascii="Times New Roman" w:hAnsi="Times New Roman" w:cs="Times New Roman"/>
          <w:sz w:val="20"/>
          <w:szCs w:val="20"/>
          <w:u w:val="single"/>
        </w:rPr>
        <w:br/>
        <w:t>EY</w:t>
      </w:r>
    </w:p>
    <w:p w14:paraId="1EEFD024" w14:textId="7AD7F2AB" w:rsidR="006425E7" w:rsidRPr="00495C29" w:rsidRDefault="00E159DB" w:rsidP="00273267">
      <w:pPr>
        <w:jc w:val="both"/>
        <w:rPr>
          <w:rFonts w:ascii="Times New Roman" w:hAnsi="Times New Roman" w:cs="Times New Roman"/>
          <w:sz w:val="20"/>
          <w:szCs w:val="20"/>
          <w:u w:val="single"/>
        </w:rPr>
      </w:pPr>
      <w:r w:rsidRPr="00495C29">
        <w:rPr>
          <w:rFonts w:ascii="Times New Roman" w:hAnsi="Times New Roman" w:cs="Times New Roman"/>
          <w:sz w:val="20"/>
          <w:szCs w:val="20"/>
        </w:rPr>
        <w:t>EY scheint mir hierfür ideal.</w:t>
      </w:r>
      <w:r w:rsidR="00F3640F" w:rsidRPr="00495C29">
        <w:rPr>
          <w:rFonts w:ascii="Times New Roman" w:hAnsi="Times New Roman" w:cs="Times New Roman"/>
          <w:sz w:val="20"/>
          <w:szCs w:val="20"/>
        </w:rPr>
        <w:t xml:space="preserve"> Neben Ihrem Status als eine der führenden Wirtschaftsprüfungs- und Beratungsgesellschaften überzeugt mich vor allem auch die Tatsache, dass Sie Mandanten ganzheitlich beraten und </w:t>
      </w:r>
      <w:r w:rsidR="00EB1385" w:rsidRPr="00495C29">
        <w:rPr>
          <w:rFonts w:ascii="Times New Roman" w:hAnsi="Times New Roman" w:cs="Times New Roman"/>
          <w:sz w:val="20"/>
          <w:szCs w:val="20"/>
        </w:rPr>
        <w:t xml:space="preserve">damit </w:t>
      </w:r>
      <w:r w:rsidR="00F3640F" w:rsidRPr="00495C29">
        <w:rPr>
          <w:rFonts w:ascii="Times New Roman" w:hAnsi="Times New Roman" w:cs="Times New Roman"/>
          <w:sz w:val="20"/>
          <w:szCs w:val="20"/>
        </w:rPr>
        <w:t>einen hohen Umsetzungsgrad der von Ihnen entwickelten Strategien und Konzepte gewährleisten.</w:t>
      </w:r>
      <w:r w:rsidR="0095552C" w:rsidRPr="00495C29">
        <w:rPr>
          <w:rFonts w:ascii="Times New Roman" w:hAnsi="Times New Roman" w:cs="Times New Roman"/>
          <w:sz w:val="20"/>
          <w:szCs w:val="20"/>
        </w:rPr>
        <w:t xml:space="preserve"> Gleichzeitig bietet EY Ihren Mitarbeitern eine dynamische und offene Unternehmenskultur, in der sich jeder bestens entfalten kann. Von dem konnte ich mich am 18.11.2020 bei einer von Corinne Schlote und Jana Kirschner </w:t>
      </w:r>
      <w:r w:rsidR="005D0C7B">
        <w:rPr>
          <w:rFonts w:ascii="Times New Roman" w:hAnsi="Times New Roman" w:cs="Times New Roman"/>
          <w:sz w:val="20"/>
          <w:szCs w:val="20"/>
        </w:rPr>
        <w:t>moderierten</w:t>
      </w:r>
      <w:r w:rsidR="0095552C" w:rsidRPr="00495C29">
        <w:rPr>
          <w:rFonts w:ascii="Times New Roman" w:hAnsi="Times New Roman" w:cs="Times New Roman"/>
          <w:sz w:val="20"/>
          <w:szCs w:val="20"/>
        </w:rPr>
        <w:t xml:space="preserve"> EY Case Study über</w:t>
      </w:r>
      <w:r w:rsidR="00624813">
        <w:rPr>
          <w:rFonts w:ascii="Times New Roman" w:hAnsi="Times New Roman" w:cs="Times New Roman"/>
          <w:sz w:val="20"/>
          <w:szCs w:val="20"/>
        </w:rPr>
        <w:t xml:space="preserve"> </w:t>
      </w:r>
      <w:r w:rsidR="0095552C" w:rsidRPr="00495C29">
        <w:rPr>
          <w:rFonts w:ascii="Times New Roman" w:hAnsi="Times New Roman" w:cs="Times New Roman"/>
          <w:sz w:val="20"/>
          <w:szCs w:val="20"/>
        </w:rPr>
        <w:t>Risikomodellierung selbst überzeugen. Besonders positiv ist mir dabei in Erinnerung gebliebe</w:t>
      </w:r>
      <w:r w:rsidR="00304828">
        <w:rPr>
          <w:rFonts w:ascii="Times New Roman" w:hAnsi="Times New Roman" w:cs="Times New Roman"/>
          <w:sz w:val="20"/>
          <w:szCs w:val="20"/>
        </w:rPr>
        <w:t xml:space="preserve">n </w:t>
      </w:r>
      <w:r w:rsidR="00304828" w:rsidRPr="00495C29">
        <w:rPr>
          <w:rFonts w:ascii="Times New Roman" w:hAnsi="Times New Roman" w:cs="Times New Roman"/>
          <w:sz w:val="20"/>
          <w:szCs w:val="20"/>
        </w:rPr>
        <w:t>Besonders positiv ist mir dabei in Erinnerung geblieben</w:t>
      </w:r>
      <w:r w:rsidR="00304828">
        <w:rPr>
          <w:rFonts w:ascii="Times New Roman" w:hAnsi="Times New Roman" w:cs="Times New Roman"/>
          <w:sz w:val="20"/>
          <w:szCs w:val="20"/>
        </w:rPr>
        <w:t xml:space="preserve"> welchen hohen Stellenwert </w:t>
      </w:r>
      <w:r w:rsidR="00624813">
        <w:rPr>
          <w:rFonts w:ascii="Times New Roman" w:hAnsi="Times New Roman" w:cs="Times New Roman"/>
          <w:sz w:val="20"/>
          <w:szCs w:val="20"/>
        </w:rPr>
        <w:t>EY</w:t>
      </w:r>
      <w:r w:rsidR="00304828">
        <w:rPr>
          <w:rFonts w:ascii="Times New Roman" w:hAnsi="Times New Roman" w:cs="Times New Roman"/>
          <w:sz w:val="20"/>
          <w:szCs w:val="20"/>
        </w:rPr>
        <w:t xml:space="preserve"> auf die persönliche Entwicklung Ihrer Mitarbeiter legt.</w:t>
      </w:r>
      <w:r w:rsidR="00273267">
        <w:rPr>
          <w:rFonts w:ascii="Times New Roman" w:hAnsi="Times New Roman" w:cs="Times New Roman"/>
          <w:sz w:val="20"/>
          <w:szCs w:val="20"/>
        </w:rPr>
        <w:t xml:space="preserve"> </w:t>
      </w:r>
      <w:r w:rsidR="00273267" w:rsidRPr="00495C29">
        <w:rPr>
          <w:rFonts w:ascii="Times New Roman" w:hAnsi="Times New Roman" w:cs="Times New Roman"/>
          <w:sz w:val="20"/>
          <w:szCs w:val="20"/>
        </w:rPr>
        <w:t xml:space="preserve">Da ich </w:t>
      </w:r>
      <w:r w:rsidR="00D623E0">
        <w:rPr>
          <w:rFonts w:ascii="Times New Roman" w:hAnsi="Times New Roman" w:cs="Times New Roman"/>
          <w:sz w:val="20"/>
          <w:szCs w:val="20"/>
        </w:rPr>
        <w:t>die</w:t>
      </w:r>
      <w:r w:rsidR="00273267" w:rsidRPr="00495C29">
        <w:rPr>
          <w:rFonts w:ascii="Times New Roman" w:hAnsi="Times New Roman" w:cs="Times New Roman"/>
          <w:sz w:val="20"/>
          <w:szCs w:val="20"/>
        </w:rPr>
        <w:t xml:space="preserve"> </w:t>
      </w:r>
      <w:r w:rsidR="00D623E0" w:rsidRPr="00495C29">
        <w:rPr>
          <w:rFonts w:ascii="Times New Roman" w:hAnsi="Times New Roman" w:cs="Times New Roman"/>
          <w:sz w:val="20"/>
          <w:szCs w:val="20"/>
        </w:rPr>
        <w:t>Automobil</w:t>
      </w:r>
      <w:r w:rsidR="00D623E0">
        <w:rPr>
          <w:rFonts w:ascii="Times New Roman" w:hAnsi="Times New Roman" w:cs="Times New Roman"/>
          <w:sz w:val="20"/>
          <w:szCs w:val="20"/>
        </w:rPr>
        <w:t>sektor</w:t>
      </w:r>
      <w:r w:rsidR="00D623E0" w:rsidRPr="00495C29">
        <w:rPr>
          <w:rFonts w:ascii="Times New Roman" w:hAnsi="Times New Roman" w:cs="Times New Roman"/>
          <w:sz w:val="20"/>
          <w:szCs w:val="20"/>
        </w:rPr>
        <w:t xml:space="preserve"> </w:t>
      </w:r>
      <w:r w:rsidR="00D623E0">
        <w:rPr>
          <w:rFonts w:ascii="Times New Roman" w:hAnsi="Times New Roman" w:cs="Times New Roman"/>
          <w:sz w:val="20"/>
          <w:szCs w:val="20"/>
        </w:rPr>
        <w:t>als sehr spannend erachte begeistert es mich</w:t>
      </w:r>
      <w:r w:rsidR="00273267" w:rsidRPr="00495C29">
        <w:rPr>
          <w:rFonts w:ascii="Times New Roman" w:hAnsi="Times New Roman" w:cs="Times New Roman"/>
          <w:sz w:val="20"/>
          <w:szCs w:val="20"/>
        </w:rPr>
        <w:t>, dass Sie in diese</w:t>
      </w:r>
      <w:r w:rsidR="00D623E0">
        <w:rPr>
          <w:rFonts w:ascii="Times New Roman" w:hAnsi="Times New Roman" w:cs="Times New Roman"/>
          <w:sz w:val="20"/>
          <w:szCs w:val="20"/>
        </w:rPr>
        <w:t xml:space="preserve">m Bereich </w:t>
      </w:r>
      <w:r w:rsidR="00273267" w:rsidRPr="00495C29">
        <w:rPr>
          <w:rFonts w:ascii="Times New Roman" w:hAnsi="Times New Roman" w:cs="Times New Roman"/>
          <w:sz w:val="20"/>
          <w:szCs w:val="20"/>
        </w:rPr>
        <w:t>besonders viele</w:t>
      </w:r>
      <w:r w:rsidR="00273267">
        <w:rPr>
          <w:rFonts w:ascii="Times New Roman" w:hAnsi="Times New Roman" w:cs="Times New Roman"/>
          <w:sz w:val="20"/>
          <w:szCs w:val="20"/>
        </w:rPr>
        <w:t xml:space="preserve"> </w:t>
      </w:r>
      <w:r w:rsidR="00273267" w:rsidRPr="00495C29">
        <w:rPr>
          <w:rFonts w:ascii="Times New Roman" w:hAnsi="Times New Roman" w:cs="Times New Roman"/>
          <w:sz w:val="20"/>
          <w:szCs w:val="20"/>
        </w:rPr>
        <w:t xml:space="preserve">Projekte </w:t>
      </w:r>
      <w:r w:rsidR="00273267">
        <w:rPr>
          <w:rFonts w:ascii="Times New Roman" w:hAnsi="Times New Roman" w:cs="Times New Roman"/>
          <w:sz w:val="20"/>
          <w:szCs w:val="20"/>
        </w:rPr>
        <w:t>begleiten</w:t>
      </w:r>
      <w:r w:rsidR="00273267" w:rsidRPr="00495C29">
        <w:rPr>
          <w:rFonts w:ascii="Times New Roman" w:hAnsi="Times New Roman" w:cs="Times New Roman"/>
          <w:sz w:val="20"/>
          <w:szCs w:val="20"/>
        </w:rPr>
        <w:t>.</w:t>
      </w:r>
      <w:r w:rsidR="00273267">
        <w:rPr>
          <w:rFonts w:ascii="Times New Roman" w:hAnsi="Times New Roman" w:cs="Times New Roman"/>
          <w:sz w:val="20"/>
          <w:szCs w:val="20"/>
        </w:rPr>
        <w:t xml:space="preserve"> So ergab eine EY-Studie, dass</w:t>
      </w:r>
      <w:r w:rsidR="00273267">
        <w:t xml:space="preserve"> </w:t>
      </w:r>
      <w:r w:rsidR="00273267">
        <w:rPr>
          <w:rFonts w:ascii="Times New Roman" w:hAnsi="Times New Roman" w:cs="Times New Roman"/>
          <w:sz w:val="20"/>
          <w:szCs w:val="20"/>
        </w:rPr>
        <w:t>d</w:t>
      </w:r>
      <w:r w:rsidR="00273267" w:rsidRPr="00273267">
        <w:rPr>
          <w:rFonts w:ascii="Times New Roman" w:hAnsi="Times New Roman" w:cs="Times New Roman"/>
          <w:sz w:val="20"/>
          <w:szCs w:val="20"/>
        </w:rPr>
        <w:t xml:space="preserve">ie globale Autoindustrie im ersten Halbjahr </w:t>
      </w:r>
      <w:r w:rsidR="00273267">
        <w:rPr>
          <w:rFonts w:ascii="Times New Roman" w:hAnsi="Times New Roman" w:cs="Times New Roman"/>
          <w:sz w:val="20"/>
          <w:szCs w:val="20"/>
        </w:rPr>
        <w:t>2021</w:t>
      </w:r>
      <w:r w:rsidR="00273267" w:rsidRPr="00273267">
        <w:rPr>
          <w:rFonts w:ascii="Times New Roman" w:hAnsi="Times New Roman" w:cs="Times New Roman"/>
          <w:sz w:val="20"/>
          <w:szCs w:val="20"/>
        </w:rPr>
        <w:t xml:space="preserve"> </w:t>
      </w:r>
      <w:r w:rsidR="00D623E0">
        <w:rPr>
          <w:rFonts w:ascii="Times New Roman" w:hAnsi="Times New Roman" w:cs="Times New Roman"/>
          <w:sz w:val="20"/>
          <w:szCs w:val="20"/>
        </w:rPr>
        <w:t>die höchsten Gewinne der</w:t>
      </w:r>
      <w:r w:rsidR="00273267" w:rsidRPr="00273267">
        <w:rPr>
          <w:rFonts w:ascii="Times New Roman" w:hAnsi="Times New Roman" w:cs="Times New Roman"/>
          <w:sz w:val="20"/>
          <w:szCs w:val="20"/>
        </w:rPr>
        <w:t xml:space="preserve"> Branchengeschichte</w:t>
      </w:r>
      <w:r w:rsidR="00D623E0">
        <w:rPr>
          <w:rFonts w:ascii="Times New Roman" w:hAnsi="Times New Roman" w:cs="Times New Roman"/>
          <w:sz w:val="20"/>
          <w:szCs w:val="20"/>
        </w:rPr>
        <w:t xml:space="preserve"> erzielen konnte</w:t>
      </w:r>
      <w:r w:rsidR="00273267" w:rsidRPr="00273267">
        <w:rPr>
          <w:rFonts w:ascii="Times New Roman" w:hAnsi="Times New Roman" w:cs="Times New Roman"/>
          <w:sz w:val="20"/>
          <w:szCs w:val="20"/>
        </w:rPr>
        <w:t xml:space="preserve">. </w:t>
      </w:r>
      <w:r w:rsidR="00D623E0" w:rsidRPr="00D623E0">
        <w:rPr>
          <w:rFonts w:ascii="Times New Roman" w:hAnsi="Times New Roman" w:cs="Times New Roman"/>
          <w:sz w:val="20"/>
          <w:szCs w:val="20"/>
        </w:rPr>
        <w:t>Sehr gerne würde auch ich im Rahmen eines Praktikums bei Ihnen an mehrwertstiftenden Projekten mitwirken.</w:t>
      </w:r>
    </w:p>
    <w:p w14:paraId="7E786FB5" w14:textId="51A97116" w:rsidR="00BF3ECD" w:rsidRPr="00495C29" w:rsidRDefault="00BF3ECD" w:rsidP="006B65A1">
      <w:pPr>
        <w:rPr>
          <w:rFonts w:ascii="Times New Roman" w:hAnsi="Times New Roman" w:cs="Times New Roman"/>
          <w:sz w:val="20"/>
          <w:szCs w:val="20"/>
          <w:u w:val="single"/>
        </w:rPr>
      </w:pPr>
    </w:p>
    <w:p w14:paraId="6C643AB2" w14:textId="77777777" w:rsidR="00791D03" w:rsidRPr="00495C29" w:rsidRDefault="00791D03" w:rsidP="006B65A1">
      <w:pPr>
        <w:rPr>
          <w:rFonts w:ascii="Times New Roman" w:hAnsi="Times New Roman" w:cs="Times New Roman"/>
          <w:sz w:val="20"/>
          <w:szCs w:val="20"/>
          <w:u w:val="single"/>
        </w:rPr>
      </w:pPr>
    </w:p>
    <w:p w14:paraId="29F4F142" w14:textId="77777777" w:rsidR="00C7255C" w:rsidRPr="00495C29" w:rsidRDefault="00C7255C" w:rsidP="006B65A1">
      <w:pPr>
        <w:rPr>
          <w:rFonts w:ascii="Times New Roman" w:hAnsi="Times New Roman" w:cs="Times New Roman"/>
          <w:sz w:val="20"/>
          <w:szCs w:val="20"/>
          <w:u w:val="single"/>
        </w:rPr>
      </w:pPr>
    </w:p>
    <w:p w14:paraId="7C76658C" w14:textId="18485C13" w:rsidR="00CA2D11" w:rsidRPr="00495C29" w:rsidRDefault="00CA2D11" w:rsidP="006B65A1">
      <w:pPr>
        <w:rPr>
          <w:rFonts w:ascii="Times New Roman" w:hAnsi="Times New Roman" w:cs="Times New Roman"/>
          <w:sz w:val="20"/>
          <w:szCs w:val="20"/>
          <w:u w:val="single"/>
        </w:rPr>
      </w:pPr>
      <w:r w:rsidRPr="00495C29">
        <w:rPr>
          <w:rFonts w:ascii="Times New Roman" w:hAnsi="Times New Roman" w:cs="Times New Roman"/>
          <w:sz w:val="20"/>
          <w:szCs w:val="20"/>
          <w:u w:val="single"/>
        </w:rPr>
        <w:t>KPMG</w:t>
      </w:r>
    </w:p>
    <w:p w14:paraId="19095474" w14:textId="2B7C8EA2" w:rsidR="006A614B" w:rsidRPr="005229EE" w:rsidRDefault="006425E7" w:rsidP="006B65A1">
      <w:pPr>
        <w:rPr>
          <w:rFonts w:ascii="Times New Roman" w:eastAsia="Times New Roman" w:hAnsi="Times New Roman" w:cs="Times New Roman"/>
          <w:lang w:eastAsia="de-DE"/>
        </w:rPr>
      </w:pPr>
      <w:r w:rsidRPr="00495C29">
        <w:rPr>
          <w:rFonts w:ascii="Times New Roman" w:hAnsi="Times New Roman" w:cs="Times New Roman"/>
          <w:sz w:val="20"/>
          <w:szCs w:val="20"/>
          <w:u w:val="single"/>
        </w:rPr>
        <w:t>Ein Anschreiben brauchst Du bei uns nicht! Dennoch hast Du hier die Möglichkeit uns zusätzliche Informationen zu Deiner Bewerbung und Motivation zu hinterlegen. Solltest Du zum Beispiel – durch ein persönliches Praktikum oder einen persönlichen Kontakt – schon wissen in welchem Bereich Du genau bei uns arbeiten möchtest, gib uns hier auch gern einen Hinweis.</w:t>
      </w:r>
      <w:r w:rsidR="00273267" w:rsidRPr="00273267">
        <w:rPr>
          <w:rFonts w:ascii="Arial" w:hAnsi="Arial" w:cs="Arial"/>
          <w:color w:val="444444"/>
          <w:sz w:val="20"/>
          <w:szCs w:val="20"/>
          <w:shd w:val="clear" w:color="auto" w:fill="FFFFFF"/>
        </w:rPr>
        <w:t xml:space="preserve"> </w:t>
      </w:r>
      <w:r w:rsidR="00273267" w:rsidRPr="00273267">
        <w:rPr>
          <w:rFonts w:ascii="Arial" w:eastAsia="Times New Roman" w:hAnsi="Arial" w:cs="Arial"/>
          <w:color w:val="444444"/>
          <w:sz w:val="20"/>
          <w:szCs w:val="20"/>
          <w:shd w:val="clear" w:color="auto" w:fill="FFFFFF"/>
          <w:lang w:eastAsia="de-DE"/>
        </w:rPr>
        <w:t>Die Antwort sollte höchstens 1024 Zeichen enthalten.</w:t>
      </w:r>
    </w:p>
    <w:p w14:paraId="6DF89395" w14:textId="5ED7409D" w:rsidR="006A614B" w:rsidRPr="001A6BE3" w:rsidRDefault="006A614B" w:rsidP="006A614B">
      <w:pPr>
        <w:jc w:val="both"/>
        <w:rPr>
          <w:rFonts w:ascii="Times New Roman" w:hAnsi="Times New Roman" w:cs="Times New Roman"/>
          <w:sz w:val="20"/>
          <w:szCs w:val="21"/>
        </w:rPr>
      </w:pPr>
      <w:r>
        <w:rPr>
          <w:rFonts w:ascii="Times New Roman" w:hAnsi="Times New Roman" w:cs="Times New Roman"/>
          <w:sz w:val="20"/>
          <w:szCs w:val="21"/>
        </w:rPr>
        <w:t>M</w:t>
      </w:r>
      <w:r w:rsidR="001C008A">
        <w:rPr>
          <w:rFonts w:ascii="Times New Roman" w:hAnsi="Times New Roman" w:cs="Times New Roman"/>
          <w:sz w:val="20"/>
          <w:szCs w:val="21"/>
        </w:rPr>
        <w:t>it</w:t>
      </w:r>
      <w:r w:rsidRPr="001A6BE3">
        <w:rPr>
          <w:rFonts w:ascii="Times New Roman" w:hAnsi="Times New Roman" w:cs="Times New Roman"/>
          <w:sz w:val="20"/>
          <w:szCs w:val="21"/>
        </w:rPr>
        <w:t xml:space="preserve"> einer Tätigkeit in der Unternehmensberatung assoziiere ich spannende und abwechslungsreiche Aufgaben, eine sehr steile Lernkurve, sowie die Herausforderung, in sehr kurzer Zeit analytisch komplexe Fragestellungen lösen zu müssen. Am meisten jedoch fasziniert mich der Aspekt, dass Berater mit ihren eigenen Ideen und Konzepten ein Unternehmen mitgestalten können und somit nicht nur einen positiven Einfluss auf das Wachstum der einzelnen Firma, sondern damit auch auf die gesamte Volkswirtschaft haben. Speziell für die Konzeptionierung von Strategien konnte ich während meines Engagements bei der studentischen Unternehmensberatung berater e.V. eine hohe Leidenschaft entwickeln. Mich begeistert besonders daran, dass solche strategischen Projekte maßgeblich zur Entwicklung und zum langfristigen Erfolg von Unternehmen beitragen. Um durch meine Arbeit eines Tages eine ebenso positive Auswirkung zu haben, möchte ich </w:t>
      </w:r>
      <w:del w:id="10" w:author="David Döbele" w:date="2021-10-18T10:13:00Z">
        <w:r w:rsidRPr="001A6BE3" w:rsidDel="00567888">
          <w:rPr>
            <w:rFonts w:ascii="Times New Roman" w:hAnsi="Times New Roman" w:cs="Times New Roman"/>
            <w:sz w:val="20"/>
            <w:szCs w:val="21"/>
          </w:rPr>
          <w:delText xml:space="preserve">Sie </w:delText>
        </w:r>
      </w:del>
      <w:ins w:id="11" w:author="David Döbele" w:date="2021-10-18T10:13:00Z">
        <w:r w:rsidR="00567888">
          <w:rPr>
            <w:rFonts w:ascii="Times New Roman" w:hAnsi="Times New Roman" w:cs="Times New Roman"/>
            <w:sz w:val="20"/>
            <w:szCs w:val="21"/>
          </w:rPr>
          <w:t>euch</w:t>
        </w:r>
        <w:r w:rsidR="00567888" w:rsidRPr="001A6BE3">
          <w:rPr>
            <w:rFonts w:ascii="Times New Roman" w:hAnsi="Times New Roman" w:cs="Times New Roman"/>
            <w:sz w:val="20"/>
            <w:szCs w:val="21"/>
          </w:rPr>
          <w:t xml:space="preserve"> </w:t>
        </w:r>
      </w:ins>
      <w:r w:rsidRPr="001A6BE3">
        <w:rPr>
          <w:rFonts w:ascii="Times New Roman" w:hAnsi="Times New Roman" w:cs="Times New Roman"/>
          <w:sz w:val="20"/>
          <w:szCs w:val="21"/>
        </w:rPr>
        <w:t xml:space="preserve">gerne als Praktikant </w:t>
      </w:r>
      <w:r>
        <w:rPr>
          <w:rFonts w:ascii="Times New Roman" w:hAnsi="Times New Roman" w:cs="Times New Roman"/>
          <w:sz w:val="20"/>
          <w:szCs w:val="21"/>
        </w:rPr>
        <w:t>in der Strategie- und Managementberatung unterstützen.</w:t>
      </w:r>
    </w:p>
    <w:p w14:paraId="7FC51DFD" w14:textId="428B4568" w:rsidR="006A614B" w:rsidRDefault="006A614B" w:rsidP="006B65A1">
      <w:pPr>
        <w:rPr>
          <w:rFonts w:ascii="Times New Roman" w:hAnsi="Times New Roman" w:cs="Times New Roman"/>
          <w:sz w:val="20"/>
          <w:szCs w:val="20"/>
        </w:rPr>
      </w:pPr>
    </w:p>
    <w:p w14:paraId="73F27B99" w14:textId="387C8E19" w:rsidR="00CA47B6" w:rsidRDefault="00CA47B6" w:rsidP="006B65A1">
      <w:pPr>
        <w:rPr>
          <w:rFonts w:ascii="Times New Roman" w:hAnsi="Times New Roman" w:cs="Times New Roman"/>
          <w:sz w:val="20"/>
          <w:szCs w:val="20"/>
        </w:rPr>
      </w:pPr>
    </w:p>
    <w:p w14:paraId="1D64361E" w14:textId="287CD8FE" w:rsidR="00CA47B6" w:rsidRDefault="00CA47B6" w:rsidP="006B65A1">
      <w:pPr>
        <w:rPr>
          <w:rFonts w:ascii="Times New Roman" w:hAnsi="Times New Roman" w:cs="Times New Roman"/>
          <w:sz w:val="20"/>
          <w:szCs w:val="20"/>
        </w:rPr>
      </w:pPr>
    </w:p>
    <w:p w14:paraId="589D55AC" w14:textId="26EC99AD" w:rsidR="00CA47B6" w:rsidRDefault="00CA47B6" w:rsidP="006B65A1">
      <w:pPr>
        <w:rPr>
          <w:rFonts w:ascii="Times New Roman" w:hAnsi="Times New Roman" w:cs="Times New Roman"/>
          <w:sz w:val="20"/>
          <w:szCs w:val="20"/>
        </w:rPr>
      </w:pPr>
    </w:p>
    <w:p w14:paraId="5DD054CB" w14:textId="1C51CC83" w:rsidR="00CA47B6" w:rsidRDefault="00CA47B6" w:rsidP="006B65A1">
      <w:pPr>
        <w:rPr>
          <w:rFonts w:ascii="Times New Roman" w:hAnsi="Times New Roman" w:cs="Times New Roman"/>
          <w:sz w:val="20"/>
          <w:szCs w:val="20"/>
        </w:rPr>
      </w:pPr>
    </w:p>
    <w:p w14:paraId="091F6C20" w14:textId="1583B363" w:rsidR="00CA47B6" w:rsidRDefault="00CA47B6" w:rsidP="006B65A1">
      <w:pPr>
        <w:rPr>
          <w:rFonts w:ascii="Times New Roman" w:hAnsi="Times New Roman" w:cs="Times New Roman"/>
          <w:sz w:val="20"/>
          <w:szCs w:val="20"/>
        </w:rPr>
      </w:pPr>
    </w:p>
    <w:p w14:paraId="7885936F" w14:textId="37760B8D" w:rsidR="00CA47B6" w:rsidRDefault="00CA47B6" w:rsidP="006B65A1">
      <w:pPr>
        <w:rPr>
          <w:rFonts w:ascii="Times New Roman" w:hAnsi="Times New Roman" w:cs="Times New Roman"/>
          <w:sz w:val="20"/>
          <w:szCs w:val="20"/>
        </w:rPr>
      </w:pPr>
    </w:p>
    <w:p w14:paraId="46A5EE5F" w14:textId="66B69DA8" w:rsidR="00CA47B6" w:rsidRDefault="00CA47B6" w:rsidP="006B65A1">
      <w:pPr>
        <w:rPr>
          <w:rFonts w:ascii="Times New Roman" w:hAnsi="Times New Roman" w:cs="Times New Roman"/>
          <w:sz w:val="20"/>
          <w:szCs w:val="20"/>
        </w:rPr>
      </w:pPr>
    </w:p>
    <w:p w14:paraId="06CB2C7F" w14:textId="3B76BE48" w:rsidR="00CA47B6" w:rsidRDefault="00CA47B6" w:rsidP="006B65A1">
      <w:pPr>
        <w:rPr>
          <w:rFonts w:ascii="Times New Roman" w:hAnsi="Times New Roman" w:cs="Times New Roman"/>
          <w:sz w:val="20"/>
          <w:szCs w:val="20"/>
        </w:rPr>
      </w:pPr>
    </w:p>
    <w:p w14:paraId="556EA832" w14:textId="1137706A" w:rsidR="00CA47B6" w:rsidRDefault="00CA47B6" w:rsidP="006B65A1">
      <w:pPr>
        <w:rPr>
          <w:rFonts w:ascii="Times New Roman" w:hAnsi="Times New Roman" w:cs="Times New Roman"/>
          <w:sz w:val="20"/>
          <w:szCs w:val="20"/>
        </w:rPr>
      </w:pPr>
    </w:p>
    <w:p w14:paraId="16E05BB7" w14:textId="382B40B7" w:rsidR="00CA47B6" w:rsidRDefault="00CA47B6" w:rsidP="006B65A1">
      <w:pPr>
        <w:rPr>
          <w:rFonts w:ascii="Times New Roman" w:hAnsi="Times New Roman" w:cs="Times New Roman"/>
          <w:sz w:val="20"/>
          <w:szCs w:val="20"/>
        </w:rPr>
      </w:pPr>
    </w:p>
    <w:p w14:paraId="6E5E8006" w14:textId="3A625453" w:rsidR="00CA47B6" w:rsidRDefault="00CA47B6" w:rsidP="006B65A1">
      <w:pPr>
        <w:rPr>
          <w:rFonts w:ascii="Times New Roman" w:hAnsi="Times New Roman" w:cs="Times New Roman"/>
          <w:sz w:val="20"/>
          <w:szCs w:val="20"/>
        </w:rPr>
      </w:pPr>
    </w:p>
    <w:p w14:paraId="6949CE97" w14:textId="4F8759E9" w:rsidR="00CA47B6" w:rsidRDefault="00CA47B6" w:rsidP="006B65A1">
      <w:pPr>
        <w:rPr>
          <w:rFonts w:ascii="Times New Roman" w:hAnsi="Times New Roman" w:cs="Times New Roman"/>
          <w:sz w:val="20"/>
          <w:szCs w:val="20"/>
        </w:rPr>
      </w:pPr>
    </w:p>
    <w:p w14:paraId="16911E6F" w14:textId="5849332F" w:rsidR="00CA47B6" w:rsidRDefault="00CA47B6" w:rsidP="006B65A1">
      <w:pPr>
        <w:rPr>
          <w:rFonts w:ascii="Times New Roman" w:hAnsi="Times New Roman" w:cs="Times New Roman"/>
          <w:sz w:val="20"/>
          <w:szCs w:val="20"/>
        </w:rPr>
      </w:pPr>
    </w:p>
    <w:p w14:paraId="34DBAA11" w14:textId="6A181DAC" w:rsidR="00CA47B6" w:rsidRDefault="00CA47B6" w:rsidP="006B65A1">
      <w:pPr>
        <w:rPr>
          <w:rFonts w:ascii="Times New Roman" w:hAnsi="Times New Roman" w:cs="Times New Roman"/>
          <w:sz w:val="20"/>
          <w:szCs w:val="20"/>
        </w:rPr>
      </w:pPr>
    </w:p>
    <w:p w14:paraId="3A3744F9" w14:textId="77777777" w:rsidR="00CA47B6" w:rsidRDefault="00CA47B6" w:rsidP="006B65A1">
      <w:pPr>
        <w:rPr>
          <w:rFonts w:ascii="Times New Roman" w:hAnsi="Times New Roman" w:cs="Times New Roman"/>
          <w:sz w:val="20"/>
          <w:szCs w:val="20"/>
        </w:rPr>
      </w:pPr>
    </w:p>
    <w:p w14:paraId="04458AA2" w14:textId="77777777" w:rsidR="006A614B" w:rsidRDefault="006A614B" w:rsidP="006B65A1">
      <w:pPr>
        <w:rPr>
          <w:rFonts w:ascii="Times New Roman" w:hAnsi="Times New Roman" w:cs="Times New Roman"/>
          <w:sz w:val="20"/>
          <w:szCs w:val="20"/>
        </w:rPr>
      </w:pPr>
    </w:p>
    <w:p w14:paraId="26236F1B" w14:textId="77777777" w:rsidR="00CA47B6" w:rsidRDefault="00CA47B6" w:rsidP="006B65A1">
      <w:pPr>
        <w:rPr>
          <w:rFonts w:ascii="Times New Roman" w:hAnsi="Times New Roman" w:cs="Times New Roman"/>
          <w:sz w:val="20"/>
          <w:szCs w:val="20"/>
        </w:rPr>
      </w:pPr>
    </w:p>
    <w:p w14:paraId="59913494" w14:textId="05E858F4" w:rsidR="00CA47B6" w:rsidRDefault="00CA47B6" w:rsidP="006B65A1">
      <w:pPr>
        <w:rPr>
          <w:rFonts w:ascii="Times New Roman" w:hAnsi="Times New Roman" w:cs="Times New Roman"/>
          <w:sz w:val="20"/>
          <w:szCs w:val="20"/>
        </w:rPr>
      </w:pPr>
      <w:r>
        <w:rPr>
          <w:rFonts w:ascii="Times New Roman" w:hAnsi="Times New Roman" w:cs="Times New Roman"/>
          <w:sz w:val="20"/>
          <w:szCs w:val="20"/>
        </w:rPr>
        <w:t>----------IGNORIEREN----------</w:t>
      </w:r>
    </w:p>
    <w:p w14:paraId="126DB6E1" w14:textId="386A1AC1" w:rsidR="00E159DB" w:rsidRPr="00495C29" w:rsidRDefault="00E159DB" w:rsidP="006B65A1">
      <w:pPr>
        <w:rPr>
          <w:rFonts w:ascii="Times New Roman" w:hAnsi="Times New Roman" w:cs="Times New Roman"/>
          <w:sz w:val="20"/>
          <w:szCs w:val="20"/>
        </w:rPr>
      </w:pPr>
      <w:r w:rsidRPr="00495C29">
        <w:rPr>
          <w:rFonts w:ascii="Times New Roman" w:hAnsi="Times New Roman" w:cs="Times New Roman"/>
          <w:sz w:val="20"/>
          <w:szCs w:val="20"/>
        </w:rPr>
        <w:t>KPMG scheint mir hierfür ideal.</w:t>
      </w:r>
      <w:r w:rsidR="00F3640F" w:rsidRPr="00495C29">
        <w:rPr>
          <w:rFonts w:ascii="Times New Roman" w:hAnsi="Times New Roman" w:cs="Times New Roman"/>
          <w:sz w:val="20"/>
          <w:szCs w:val="20"/>
        </w:rPr>
        <w:t xml:space="preserve"> Neben Ihrem Status als eine der führenden Wirtschaftsprüfungs- und Beratungsgesellschaften überzeugt mich vor allem auch die Tatsache, dass Sie Mandanten ganzheitlich beraten und </w:t>
      </w:r>
      <w:r w:rsidR="00EB1385" w:rsidRPr="00495C29">
        <w:rPr>
          <w:rFonts w:ascii="Times New Roman" w:hAnsi="Times New Roman" w:cs="Times New Roman"/>
          <w:sz w:val="20"/>
          <w:szCs w:val="20"/>
        </w:rPr>
        <w:t xml:space="preserve">damit </w:t>
      </w:r>
      <w:r w:rsidR="00F3640F" w:rsidRPr="00495C29">
        <w:rPr>
          <w:rFonts w:ascii="Times New Roman" w:hAnsi="Times New Roman" w:cs="Times New Roman"/>
          <w:sz w:val="20"/>
          <w:szCs w:val="20"/>
        </w:rPr>
        <w:lastRenderedPageBreak/>
        <w:t>einen hohen Umsetzungsgrad der von Ihnen entwickelten Strategien und Konzepte gewährleisten.</w:t>
      </w:r>
      <w:r w:rsidR="0095552C" w:rsidRPr="00495C29">
        <w:rPr>
          <w:rFonts w:ascii="Times New Roman" w:hAnsi="Times New Roman" w:cs="Times New Roman"/>
          <w:sz w:val="20"/>
          <w:szCs w:val="20"/>
        </w:rPr>
        <w:t xml:space="preserve"> Gleichzeitig bietet KPMG Ihren Mitarbeitern eine dynamische und offene Unternehmenskultur, in der sich jeder bestens entfalten kann. Von dem konnte ich mich am 11.06.2021 bei einer von Christopher Martens und </w:t>
      </w:r>
      <w:r w:rsidR="00C12348" w:rsidRPr="00495C29">
        <w:rPr>
          <w:rFonts w:ascii="Times New Roman" w:hAnsi="Times New Roman" w:cs="Times New Roman"/>
          <w:sz w:val="20"/>
          <w:szCs w:val="20"/>
        </w:rPr>
        <w:t>Stina Neuenfeldt</w:t>
      </w:r>
      <w:r w:rsidR="0095552C" w:rsidRPr="00495C29">
        <w:rPr>
          <w:rFonts w:ascii="Times New Roman" w:hAnsi="Times New Roman" w:cs="Times New Roman"/>
          <w:sz w:val="20"/>
          <w:szCs w:val="20"/>
        </w:rPr>
        <w:t xml:space="preserve"> </w:t>
      </w:r>
      <w:r w:rsidR="00C12348" w:rsidRPr="00495C29">
        <w:rPr>
          <w:rFonts w:ascii="Times New Roman" w:hAnsi="Times New Roman" w:cs="Times New Roman"/>
          <w:sz w:val="20"/>
          <w:szCs w:val="20"/>
        </w:rPr>
        <w:t>gestalteten</w:t>
      </w:r>
      <w:r w:rsidR="0095552C" w:rsidRPr="00495C29">
        <w:rPr>
          <w:rFonts w:ascii="Times New Roman" w:hAnsi="Times New Roman" w:cs="Times New Roman"/>
          <w:sz w:val="20"/>
          <w:szCs w:val="20"/>
        </w:rPr>
        <w:t xml:space="preserve"> </w:t>
      </w:r>
      <w:r w:rsidR="00C12348" w:rsidRPr="00495C29">
        <w:rPr>
          <w:rFonts w:ascii="Times New Roman" w:hAnsi="Times New Roman" w:cs="Times New Roman"/>
          <w:sz w:val="20"/>
          <w:szCs w:val="20"/>
        </w:rPr>
        <w:t>KPMG Forensics</w:t>
      </w:r>
      <w:r w:rsidR="0095552C" w:rsidRPr="00495C29">
        <w:rPr>
          <w:rFonts w:ascii="Times New Roman" w:hAnsi="Times New Roman" w:cs="Times New Roman"/>
          <w:sz w:val="20"/>
          <w:szCs w:val="20"/>
        </w:rPr>
        <w:t xml:space="preserve"> </w:t>
      </w:r>
      <w:r w:rsidR="00C12348" w:rsidRPr="00495C29">
        <w:rPr>
          <w:rFonts w:ascii="Times New Roman" w:hAnsi="Times New Roman" w:cs="Times New Roman"/>
          <w:sz w:val="20"/>
          <w:szCs w:val="20"/>
        </w:rPr>
        <w:t xml:space="preserve">Workshop und am 21.01.2021 bei einem von Lucas Hermann und Pascal Dittmann referierten KPMG Deal Advisory/ Restructuring Fachvortrag </w:t>
      </w:r>
      <w:r w:rsidR="0095552C" w:rsidRPr="00495C29">
        <w:rPr>
          <w:rFonts w:ascii="Times New Roman" w:hAnsi="Times New Roman" w:cs="Times New Roman"/>
          <w:sz w:val="20"/>
          <w:szCs w:val="20"/>
        </w:rPr>
        <w:t xml:space="preserve">selbst überzeugen. </w:t>
      </w:r>
      <w:r w:rsidR="00A968B1" w:rsidRPr="00495C29">
        <w:rPr>
          <w:rFonts w:ascii="Times New Roman" w:hAnsi="Times New Roman" w:cs="Times New Roman"/>
          <w:sz w:val="20"/>
          <w:szCs w:val="20"/>
        </w:rPr>
        <w:t>Ebenso begeistert mich, dass KPMG dem Thema Nachhaltigkeit einen besonders hohen Stellenwert beimisst und erst kürzlich den „Net Zero Readiness Index“ veröffentlichte in dem die Anstrengungen bei der Reduzierung der Treibhausgasemissionen in 32 Industrie- und Schwellenländern bewertet worden sind. Sehr gerne würde auch ich im Rahmen eines Praktikums bei KPMG an solch</w:t>
      </w:r>
      <w:r w:rsidR="00463D65" w:rsidRPr="00495C29">
        <w:rPr>
          <w:rFonts w:ascii="Times New Roman" w:hAnsi="Times New Roman" w:cs="Times New Roman"/>
          <w:sz w:val="20"/>
          <w:szCs w:val="20"/>
        </w:rPr>
        <w:t>en</w:t>
      </w:r>
      <w:r w:rsidR="00A968B1" w:rsidRPr="00495C29">
        <w:rPr>
          <w:rFonts w:ascii="Times New Roman" w:hAnsi="Times New Roman" w:cs="Times New Roman"/>
          <w:sz w:val="20"/>
          <w:szCs w:val="20"/>
        </w:rPr>
        <w:t xml:space="preserve"> spannenden und mehrwertstiftenden Projekten mitwirken</w:t>
      </w:r>
      <w:r w:rsidR="00791D03" w:rsidRPr="00495C29">
        <w:rPr>
          <w:rFonts w:ascii="Times New Roman" w:hAnsi="Times New Roman" w:cs="Times New Roman"/>
          <w:sz w:val="20"/>
          <w:szCs w:val="20"/>
        </w:rPr>
        <w:t>.</w:t>
      </w:r>
    </w:p>
    <w:p w14:paraId="5F7F7DE2" w14:textId="77777777" w:rsidR="00CA47B6" w:rsidRPr="00495C29" w:rsidRDefault="00CA47B6" w:rsidP="00CA47B6">
      <w:pPr>
        <w:rPr>
          <w:rFonts w:ascii="Times New Roman" w:hAnsi="Times New Roman" w:cs="Times New Roman"/>
          <w:sz w:val="20"/>
          <w:szCs w:val="20"/>
        </w:rPr>
      </w:pPr>
    </w:p>
    <w:sectPr w:rsidR="00CA47B6" w:rsidRPr="00495C29" w:rsidSect="00D6212B">
      <w:pgSz w:w="11906" w:h="16838"/>
      <w:pgMar w:top="1418" w:right="1021" w:bottom="1134"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4"/>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11"/>
    <w:rsid w:val="000071CE"/>
    <w:rsid w:val="00011C93"/>
    <w:rsid w:val="00027A63"/>
    <w:rsid w:val="000824BD"/>
    <w:rsid w:val="00083AED"/>
    <w:rsid w:val="000A67A4"/>
    <w:rsid w:val="000B50CC"/>
    <w:rsid w:val="000E16DD"/>
    <w:rsid w:val="000F1410"/>
    <w:rsid w:val="0012075E"/>
    <w:rsid w:val="00136F27"/>
    <w:rsid w:val="00156C61"/>
    <w:rsid w:val="001A1CCA"/>
    <w:rsid w:val="001B72FF"/>
    <w:rsid w:val="001C008A"/>
    <w:rsid w:val="001E525A"/>
    <w:rsid w:val="001F6ACD"/>
    <w:rsid w:val="001F75E7"/>
    <w:rsid w:val="00202BE4"/>
    <w:rsid w:val="002633F9"/>
    <w:rsid w:val="00273267"/>
    <w:rsid w:val="002811F6"/>
    <w:rsid w:val="00284DBE"/>
    <w:rsid w:val="002A0D2B"/>
    <w:rsid w:val="002B540D"/>
    <w:rsid w:val="002D66F5"/>
    <w:rsid w:val="002F3E8C"/>
    <w:rsid w:val="002F55E7"/>
    <w:rsid w:val="00304828"/>
    <w:rsid w:val="003330B2"/>
    <w:rsid w:val="00346F5E"/>
    <w:rsid w:val="00355954"/>
    <w:rsid w:val="003561F3"/>
    <w:rsid w:val="00383019"/>
    <w:rsid w:val="003932FC"/>
    <w:rsid w:val="004059E3"/>
    <w:rsid w:val="00412599"/>
    <w:rsid w:val="0043001A"/>
    <w:rsid w:val="00456F75"/>
    <w:rsid w:val="00463D65"/>
    <w:rsid w:val="00470E9C"/>
    <w:rsid w:val="00495C29"/>
    <w:rsid w:val="00496466"/>
    <w:rsid w:val="004D2ECF"/>
    <w:rsid w:val="00502DA2"/>
    <w:rsid w:val="00507489"/>
    <w:rsid w:val="005229EE"/>
    <w:rsid w:val="00567888"/>
    <w:rsid w:val="00570547"/>
    <w:rsid w:val="00572DD9"/>
    <w:rsid w:val="005801D5"/>
    <w:rsid w:val="005D0C7B"/>
    <w:rsid w:val="006137E6"/>
    <w:rsid w:val="00624813"/>
    <w:rsid w:val="006425E7"/>
    <w:rsid w:val="006903DE"/>
    <w:rsid w:val="006A614B"/>
    <w:rsid w:val="006B65A1"/>
    <w:rsid w:val="006C6190"/>
    <w:rsid w:val="006F5F24"/>
    <w:rsid w:val="00705A9B"/>
    <w:rsid w:val="00743DDC"/>
    <w:rsid w:val="00744221"/>
    <w:rsid w:val="007469C7"/>
    <w:rsid w:val="00753AB6"/>
    <w:rsid w:val="00791D03"/>
    <w:rsid w:val="007923BD"/>
    <w:rsid w:val="00793092"/>
    <w:rsid w:val="007C2D00"/>
    <w:rsid w:val="007D3DB4"/>
    <w:rsid w:val="007D5B62"/>
    <w:rsid w:val="007E3A80"/>
    <w:rsid w:val="008016F6"/>
    <w:rsid w:val="00815C3D"/>
    <w:rsid w:val="00830EED"/>
    <w:rsid w:val="00845FDE"/>
    <w:rsid w:val="008977C8"/>
    <w:rsid w:val="008C3F9C"/>
    <w:rsid w:val="008C5A20"/>
    <w:rsid w:val="008C6769"/>
    <w:rsid w:val="008C6980"/>
    <w:rsid w:val="008F25AA"/>
    <w:rsid w:val="009025C4"/>
    <w:rsid w:val="00922539"/>
    <w:rsid w:val="0094271B"/>
    <w:rsid w:val="00944028"/>
    <w:rsid w:val="0095552C"/>
    <w:rsid w:val="00970123"/>
    <w:rsid w:val="009A5885"/>
    <w:rsid w:val="009C4E0D"/>
    <w:rsid w:val="009E12C5"/>
    <w:rsid w:val="009F46F4"/>
    <w:rsid w:val="00A042A9"/>
    <w:rsid w:val="00A074B1"/>
    <w:rsid w:val="00A121A6"/>
    <w:rsid w:val="00A16CDC"/>
    <w:rsid w:val="00A36189"/>
    <w:rsid w:val="00A46CC5"/>
    <w:rsid w:val="00A71750"/>
    <w:rsid w:val="00A968B1"/>
    <w:rsid w:val="00AC5E7F"/>
    <w:rsid w:val="00AE736F"/>
    <w:rsid w:val="00AF2A5F"/>
    <w:rsid w:val="00B04E5B"/>
    <w:rsid w:val="00B06C69"/>
    <w:rsid w:val="00B56BAC"/>
    <w:rsid w:val="00B667B6"/>
    <w:rsid w:val="00B765BA"/>
    <w:rsid w:val="00B83CC8"/>
    <w:rsid w:val="00B9048B"/>
    <w:rsid w:val="00BA0E36"/>
    <w:rsid w:val="00BA590E"/>
    <w:rsid w:val="00BB1E97"/>
    <w:rsid w:val="00BF3ECD"/>
    <w:rsid w:val="00BF454A"/>
    <w:rsid w:val="00C12348"/>
    <w:rsid w:val="00C15E37"/>
    <w:rsid w:val="00C3036F"/>
    <w:rsid w:val="00C36043"/>
    <w:rsid w:val="00C7255C"/>
    <w:rsid w:val="00C7328F"/>
    <w:rsid w:val="00C771F0"/>
    <w:rsid w:val="00C96330"/>
    <w:rsid w:val="00CA2D11"/>
    <w:rsid w:val="00CA47B6"/>
    <w:rsid w:val="00CB309D"/>
    <w:rsid w:val="00CC05C9"/>
    <w:rsid w:val="00CE7CD0"/>
    <w:rsid w:val="00CF78CB"/>
    <w:rsid w:val="00D10B2E"/>
    <w:rsid w:val="00D16C46"/>
    <w:rsid w:val="00D6212B"/>
    <w:rsid w:val="00D623E0"/>
    <w:rsid w:val="00D676EC"/>
    <w:rsid w:val="00D93834"/>
    <w:rsid w:val="00D94B80"/>
    <w:rsid w:val="00DB6060"/>
    <w:rsid w:val="00DC34EE"/>
    <w:rsid w:val="00DC703F"/>
    <w:rsid w:val="00E07F4B"/>
    <w:rsid w:val="00E159DB"/>
    <w:rsid w:val="00E37B74"/>
    <w:rsid w:val="00E45560"/>
    <w:rsid w:val="00E52D25"/>
    <w:rsid w:val="00E8199F"/>
    <w:rsid w:val="00E934FE"/>
    <w:rsid w:val="00EB1385"/>
    <w:rsid w:val="00ED2C24"/>
    <w:rsid w:val="00ED4956"/>
    <w:rsid w:val="00EE6832"/>
    <w:rsid w:val="00F3640F"/>
    <w:rsid w:val="00F401A1"/>
    <w:rsid w:val="00F434F6"/>
    <w:rsid w:val="00F46BEB"/>
    <w:rsid w:val="00F47519"/>
    <w:rsid w:val="00FA4463"/>
    <w:rsid w:val="00FE7BBA"/>
    <w:rsid w:val="00FF57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09B6F25"/>
  <w15:chartTrackingRefBased/>
  <w15:docId w15:val="{6021AA45-0059-8941-BB7E-4F0E735A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phighlightallclass">
    <w:name w:val="rphighlightallclass"/>
    <w:basedOn w:val="DefaultParagraphFont"/>
    <w:rsid w:val="00CA47B6"/>
  </w:style>
  <w:style w:type="character" w:styleId="Hyperlink">
    <w:name w:val="Hyperlink"/>
    <w:basedOn w:val="DefaultParagraphFont"/>
    <w:uiPriority w:val="99"/>
    <w:semiHidden/>
    <w:unhideWhenUsed/>
    <w:rsid w:val="00CA47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24419">
      <w:bodyDiv w:val="1"/>
      <w:marLeft w:val="0"/>
      <w:marRight w:val="0"/>
      <w:marTop w:val="0"/>
      <w:marBottom w:val="0"/>
      <w:divBdr>
        <w:top w:val="none" w:sz="0" w:space="0" w:color="auto"/>
        <w:left w:val="none" w:sz="0" w:space="0" w:color="auto"/>
        <w:bottom w:val="none" w:sz="0" w:space="0" w:color="auto"/>
        <w:right w:val="none" w:sz="0" w:space="0" w:color="auto"/>
      </w:divBdr>
    </w:div>
    <w:div w:id="85659238">
      <w:bodyDiv w:val="1"/>
      <w:marLeft w:val="0"/>
      <w:marRight w:val="0"/>
      <w:marTop w:val="0"/>
      <w:marBottom w:val="0"/>
      <w:divBdr>
        <w:top w:val="none" w:sz="0" w:space="0" w:color="auto"/>
        <w:left w:val="none" w:sz="0" w:space="0" w:color="auto"/>
        <w:bottom w:val="none" w:sz="0" w:space="0" w:color="auto"/>
        <w:right w:val="none" w:sz="0" w:space="0" w:color="auto"/>
      </w:divBdr>
    </w:div>
    <w:div w:id="93668031">
      <w:bodyDiv w:val="1"/>
      <w:marLeft w:val="0"/>
      <w:marRight w:val="0"/>
      <w:marTop w:val="0"/>
      <w:marBottom w:val="0"/>
      <w:divBdr>
        <w:top w:val="none" w:sz="0" w:space="0" w:color="auto"/>
        <w:left w:val="none" w:sz="0" w:space="0" w:color="auto"/>
        <w:bottom w:val="none" w:sz="0" w:space="0" w:color="auto"/>
        <w:right w:val="none" w:sz="0" w:space="0" w:color="auto"/>
      </w:divBdr>
    </w:div>
    <w:div w:id="129136747">
      <w:bodyDiv w:val="1"/>
      <w:marLeft w:val="0"/>
      <w:marRight w:val="0"/>
      <w:marTop w:val="0"/>
      <w:marBottom w:val="0"/>
      <w:divBdr>
        <w:top w:val="none" w:sz="0" w:space="0" w:color="auto"/>
        <w:left w:val="none" w:sz="0" w:space="0" w:color="auto"/>
        <w:bottom w:val="none" w:sz="0" w:space="0" w:color="auto"/>
        <w:right w:val="none" w:sz="0" w:space="0" w:color="auto"/>
      </w:divBdr>
    </w:div>
    <w:div w:id="218253823">
      <w:bodyDiv w:val="1"/>
      <w:marLeft w:val="0"/>
      <w:marRight w:val="0"/>
      <w:marTop w:val="0"/>
      <w:marBottom w:val="0"/>
      <w:divBdr>
        <w:top w:val="none" w:sz="0" w:space="0" w:color="auto"/>
        <w:left w:val="none" w:sz="0" w:space="0" w:color="auto"/>
        <w:bottom w:val="none" w:sz="0" w:space="0" w:color="auto"/>
        <w:right w:val="none" w:sz="0" w:space="0" w:color="auto"/>
      </w:divBdr>
    </w:div>
    <w:div w:id="330837227">
      <w:bodyDiv w:val="1"/>
      <w:marLeft w:val="0"/>
      <w:marRight w:val="0"/>
      <w:marTop w:val="0"/>
      <w:marBottom w:val="0"/>
      <w:divBdr>
        <w:top w:val="none" w:sz="0" w:space="0" w:color="auto"/>
        <w:left w:val="none" w:sz="0" w:space="0" w:color="auto"/>
        <w:bottom w:val="none" w:sz="0" w:space="0" w:color="auto"/>
        <w:right w:val="none" w:sz="0" w:space="0" w:color="auto"/>
      </w:divBdr>
    </w:div>
    <w:div w:id="422650327">
      <w:bodyDiv w:val="1"/>
      <w:marLeft w:val="0"/>
      <w:marRight w:val="0"/>
      <w:marTop w:val="0"/>
      <w:marBottom w:val="0"/>
      <w:divBdr>
        <w:top w:val="none" w:sz="0" w:space="0" w:color="auto"/>
        <w:left w:val="none" w:sz="0" w:space="0" w:color="auto"/>
        <w:bottom w:val="none" w:sz="0" w:space="0" w:color="auto"/>
        <w:right w:val="none" w:sz="0" w:space="0" w:color="auto"/>
      </w:divBdr>
    </w:div>
    <w:div w:id="430900379">
      <w:bodyDiv w:val="1"/>
      <w:marLeft w:val="0"/>
      <w:marRight w:val="0"/>
      <w:marTop w:val="0"/>
      <w:marBottom w:val="0"/>
      <w:divBdr>
        <w:top w:val="none" w:sz="0" w:space="0" w:color="auto"/>
        <w:left w:val="none" w:sz="0" w:space="0" w:color="auto"/>
        <w:bottom w:val="none" w:sz="0" w:space="0" w:color="auto"/>
        <w:right w:val="none" w:sz="0" w:space="0" w:color="auto"/>
      </w:divBdr>
    </w:div>
    <w:div w:id="443617267">
      <w:bodyDiv w:val="1"/>
      <w:marLeft w:val="0"/>
      <w:marRight w:val="0"/>
      <w:marTop w:val="0"/>
      <w:marBottom w:val="0"/>
      <w:divBdr>
        <w:top w:val="none" w:sz="0" w:space="0" w:color="auto"/>
        <w:left w:val="none" w:sz="0" w:space="0" w:color="auto"/>
        <w:bottom w:val="none" w:sz="0" w:space="0" w:color="auto"/>
        <w:right w:val="none" w:sz="0" w:space="0" w:color="auto"/>
      </w:divBdr>
    </w:div>
    <w:div w:id="447622181">
      <w:bodyDiv w:val="1"/>
      <w:marLeft w:val="0"/>
      <w:marRight w:val="0"/>
      <w:marTop w:val="0"/>
      <w:marBottom w:val="0"/>
      <w:divBdr>
        <w:top w:val="none" w:sz="0" w:space="0" w:color="auto"/>
        <w:left w:val="none" w:sz="0" w:space="0" w:color="auto"/>
        <w:bottom w:val="none" w:sz="0" w:space="0" w:color="auto"/>
        <w:right w:val="none" w:sz="0" w:space="0" w:color="auto"/>
      </w:divBdr>
    </w:div>
    <w:div w:id="457796258">
      <w:bodyDiv w:val="1"/>
      <w:marLeft w:val="0"/>
      <w:marRight w:val="0"/>
      <w:marTop w:val="0"/>
      <w:marBottom w:val="0"/>
      <w:divBdr>
        <w:top w:val="none" w:sz="0" w:space="0" w:color="auto"/>
        <w:left w:val="none" w:sz="0" w:space="0" w:color="auto"/>
        <w:bottom w:val="none" w:sz="0" w:space="0" w:color="auto"/>
        <w:right w:val="none" w:sz="0" w:space="0" w:color="auto"/>
      </w:divBdr>
    </w:div>
    <w:div w:id="462969397">
      <w:bodyDiv w:val="1"/>
      <w:marLeft w:val="0"/>
      <w:marRight w:val="0"/>
      <w:marTop w:val="0"/>
      <w:marBottom w:val="0"/>
      <w:divBdr>
        <w:top w:val="none" w:sz="0" w:space="0" w:color="auto"/>
        <w:left w:val="none" w:sz="0" w:space="0" w:color="auto"/>
        <w:bottom w:val="none" w:sz="0" w:space="0" w:color="auto"/>
        <w:right w:val="none" w:sz="0" w:space="0" w:color="auto"/>
      </w:divBdr>
    </w:div>
    <w:div w:id="530656159">
      <w:bodyDiv w:val="1"/>
      <w:marLeft w:val="0"/>
      <w:marRight w:val="0"/>
      <w:marTop w:val="0"/>
      <w:marBottom w:val="0"/>
      <w:divBdr>
        <w:top w:val="none" w:sz="0" w:space="0" w:color="auto"/>
        <w:left w:val="none" w:sz="0" w:space="0" w:color="auto"/>
        <w:bottom w:val="none" w:sz="0" w:space="0" w:color="auto"/>
        <w:right w:val="none" w:sz="0" w:space="0" w:color="auto"/>
      </w:divBdr>
    </w:div>
    <w:div w:id="551430081">
      <w:bodyDiv w:val="1"/>
      <w:marLeft w:val="0"/>
      <w:marRight w:val="0"/>
      <w:marTop w:val="0"/>
      <w:marBottom w:val="0"/>
      <w:divBdr>
        <w:top w:val="none" w:sz="0" w:space="0" w:color="auto"/>
        <w:left w:val="none" w:sz="0" w:space="0" w:color="auto"/>
        <w:bottom w:val="none" w:sz="0" w:space="0" w:color="auto"/>
        <w:right w:val="none" w:sz="0" w:space="0" w:color="auto"/>
      </w:divBdr>
    </w:div>
    <w:div w:id="554505775">
      <w:bodyDiv w:val="1"/>
      <w:marLeft w:val="0"/>
      <w:marRight w:val="0"/>
      <w:marTop w:val="0"/>
      <w:marBottom w:val="0"/>
      <w:divBdr>
        <w:top w:val="none" w:sz="0" w:space="0" w:color="auto"/>
        <w:left w:val="none" w:sz="0" w:space="0" w:color="auto"/>
        <w:bottom w:val="none" w:sz="0" w:space="0" w:color="auto"/>
        <w:right w:val="none" w:sz="0" w:space="0" w:color="auto"/>
      </w:divBdr>
    </w:div>
    <w:div w:id="578099357">
      <w:bodyDiv w:val="1"/>
      <w:marLeft w:val="0"/>
      <w:marRight w:val="0"/>
      <w:marTop w:val="0"/>
      <w:marBottom w:val="0"/>
      <w:divBdr>
        <w:top w:val="none" w:sz="0" w:space="0" w:color="auto"/>
        <w:left w:val="none" w:sz="0" w:space="0" w:color="auto"/>
        <w:bottom w:val="none" w:sz="0" w:space="0" w:color="auto"/>
        <w:right w:val="none" w:sz="0" w:space="0" w:color="auto"/>
      </w:divBdr>
    </w:div>
    <w:div w:id="578179512">
      <w:bodyDiv w:val="1"/>
      <w:marLeft w:val="0"/>
      <w:marRight w:val="0"/>
      <w:marTop w:val="0"/>
      <w:marBottom w:val="0"/>
      <w:divBdr>
        <w:top w:val="none" w:sz="0" w:space="0" w:color="auto"/>
        <w:left w:val="none" w:sz="0" w:space="0" w:color="auto"/>
        <w:bottom w:val="none" w:sz="0" w:space="0" w:color="auto"/>
        <w:right w:val="none" w:sz="0" w:space="0" w:color="auto"/>
      </w:divBdr>
    </w:div>
    <w:div w:id="774136957">
      <w:bodyDiv w:val="1"/>
      <w:marLeft w:val="0"/>
      <w:marRight w:val="0"/>
      <w:marTop w:val="0"/>
      <w:marBottom w:val="0"/>
      <w:divBdr>
        <w:top w:val="none" w:sz="0" w:space="0" w:color="auto"/>
        <w:left w:val="none" w:sz="0" w:space="0" w:color="auto"/>
        <w:bottom w:val="none" w:sz="0" w:space="0" w:color="auto"/>
        <w:right w:val="none" w:sz="0" w:space="0" w:color="auto"/>
      </w:divBdr>
    </w:div>
    <w:div w:id="855995054">
      <w:bodyDiv w:val="1"/>
      <w:marLeft w:val="0"/>
      <w:marRight w:val="0"/>
      <w:marTop w:val="0"/>
      <w:marBottom w:val="0"/>
      <w:divBdr>
        <w:top w:val="none" w:sz="0" w:space="0" w:color="auto"/>
        <w:left w:val="none" w:sz="0" w:space="0" w:color="auto"/>
        <w:bottom w:val="none" w:sz="0" w:space="0" w:color="auto"/>
        <w:right w:val="none" w:sz="0" w:space="0" w:color="auto"/>
      </w:divBdr>
    </w:div>
    <w:div w:id="883099213">
      <w:bodyDiv w:val="1"/>
      <w:marLeft w:val="0"/>
      <w:marRight w:val="0"/>
      <w:marTop w:val="0"/>
      <w:marBottom w:val="0"/>
      <w:divBdr>
        <w:top w:val="none" w:sz="0" w:space="0" w:color="auto"/>
        <w:left w:val="none" w:sz="0" w:space="0" w:color="auto"/>
        <w:bottom w:val="none" w:sz="0" w:space="0" w:color="auto"/>
        <w:right w:val="none" w:sz="0" w:space="0" w:color="auto"/>
      </w:divBdr>
    </w:div>
    <w:div w:id="933049395">
      <w:bodyDiv w:val="1"/>
      <w:marLeft w:val="0"/>
      <w:marRight w:val="0"/>
      <w:marTop w:val="0"/>
      <w:marBottom w:val="0"/>
      <w:divBdr>
        <w:top w:val="none" w:sz="0" w:space="0" w:color="auto"/>
        <w:left w:val="none" w:sz="0" w:space="0" w:color="auto"/>
        <w:bottom w:val="none" w:sz="0" w:space="0" w:color="auto"/>
        <w:right w:val="none" w:sz="0" w:space="0" w:color="auto"/>
      </w:divBdr>
    </w:div>
    <w:div w:id="947350902">
      <w:bodyDiv w:val="1"/>
      <w:marLeft w:val="0"/>
      <w:marRight w:val="0"/>
      <w:marTop w:val="0"/>
      <w:marBottom w:val="0"/>
      <w:divBdr>
        <w:top w:val="none" w:sz="0" w:space="0" w:color="auto"/>
        <w:left w:val="none" w:sz="0" w:space="0" w:color="auto"/>
        <w:bottom w:val="none" w:sz="0" w:space="0" w:color="auto"/>
        <w:right w:val="none" w:sz="0" w:space="0" w:color="auto"/>
      </w:divBdr>
    </w:div>
    <w:div w:id="949050978">
      <w:bodyDiv w:val="1"/>
      <w:marLeft w:val="0"/>
      <w:marRight w:val="0"/>
      <w:marTop w:val="0"/>
      <w:marBottom w:val="0"/>
      <w:divBdr>
        <w:top w:val="none" w:sz="0" w:space="0" w:color="auto"/>
        <w:left w:val="none" w:sz="0" w:space="0" w:color="auto"/>
        <w:bottom w:val="none" w:sz="0" w:space="0" w:color="auto"/>
        <w:right w:val="none" w:sz="0" w:space="0" w:color="auto"/>
      </w:divBdr>
    </w:div>
    <w:div w:id="1009674261">
      <w:bodyDiv w:val="1"/>
      <w:marLeft w:val="0"/>
      <w:marRight w:val="0"/>
      <w:marTop w:val="0"/>
      <w:marBottom w:val="0"/>
      <w:divBdr>
        <w:top w:val="none" w:sz="0" w:space="0" w:color="auto"/>
        <w:left w:val="none" w:sz="0" w:space="0" w:color="auto"/>
        <w:bottom w:val="none" w:sz="0" w:space="0" w:color="auto"/>
        <w:right w:val="none" w:sz="0" w:space="0" w:color="auto"/>
      </w:divBdr>
    </w:div>
    <w:div w:id="1047993843">
      <w:bodyDiv w:val="1"/>
      <w:marLeft w:val="0"/>
      <w:marRight w:val="0"/>
      <w:marTop w:val="0"/>
      <w:marBottom w:val="0"/>
      <w:divBdr>
        <w:top w:val="none" w:sz="0" w:space="0" w:color="auto"/>
        <w:left w:val="none" w:sz="0" w:space="0" w:color="auto"/>
        <w:bottom w:val="none" w:sz="0" w:space="0" w:color="auto"/>
        <w:right w:val="none" w:sz="0" w:space="0" w:color="auto"/>
      </w:divBdr>
    </w:div>
    <w:div w:id="1071586875">
      <w:bodyDiv w:val="1"/>
      <w:marLeft w:val="0"/>
      <w:marRight w:val="0"/>
      <w:marTop w:val="0"/>
      <w:marBottom w:val="0"/>
      <w:divBdr>
        <w:top w:val="none" w:sz="0" w:space="0" w:color="auto"/>
        <w:left w:val="none" w:sz="0" w:space="0" w:color="auto"/>
        <w:bottom w:val="none" w:sz="0" w:space="0" w:color="auto"/>
        <w:right w:val="none" w:sz="0" w:space="0" w:color="auto"/>
      </w:divBdr>
    </w:div>
    <w:div w:id="1154954780">
      <w:bodyDiv w:val="1"/>
      <w:marLeft w:val="0"/>
      <w:marRight w:val="0"/>
      <w:marTop w:val="0"/>
      <w:marBottom w:val="0"/>
      <w:divBdr>
        <w:top w:val="none" w:sz="0" w:space="0" w:color="auto"/>
        <w:left w:val="none" w:sz="0" w:space="0" w:color="auto"/>
        <w:bottom w:val="none" w:sz="0" w:space="0" w:color="auto"/>
        <w:right w:val="none" w:sz="0" w:space="0" w:color="auto"/>
      </w:divBdr>
    </w:div>
    <w:div w:id="1239753735">
      <w:bodyDiv w:val="1"/>
      <w:marLeft w:val="0"/>
      <w:marRight w:val="0"/>
      <w:marTop w:val="0"/>
      <w:marBottom w:val="0"/>
      <w:divBdr>
        <w:top w:val="none" w:sz="0" w:space="0" w:color="auto"/>
        <w:left w:val="none" w:sz="0" w:space="0" w:color="auto"/>
        <w:bottom w:val="none" w:sz="0" w:space="0" w:color="auto"/>
        <w:right w:val="none" w:sz="0" w:space="0" w:color="auto"/>
      </w:divBdr>
    </w:div>
    <w:div w:id="1333607851">
      <w:bodyDiv w:val="1"/>
      <w:marLeft w:val="0"/>
      <w:marRight w:val="0"/>
      <w:marTop w:val="0"/>
      <w:marBottom w:val="0"/>
      <w:divBdr>
        <w:top w:val="none" w:sz="0" w:space="0" w:color="auto"/>
        <w:left w:val="none" w:sz="0" w:space="0" w:color="auto"/>
        <w:bottom w:val="none" w:sz="0" w:space="0" w:color="auto"/>
        <w:right w:val="none" w:sz="0" w:space="0" w:color="auto"/>
      </w:divBdr>
    </w:div>
    <w:div w:id="1340355342">
      <w:bodyDiv w:val="1"/>
      <w:marLeft w:val="0"/>
      <w:marRight w:val="0"/>
      <w:marTop w:val="0"/>
      <w:marBottom w:val="0"/>
      <w:divBdr>
        <w:top w:val="none" w:sz="0" w:space="0" w:color="auto"/>
        <w:left w:val="none" w:sz="0" w:space="0" w:color="auto"/>
        <w:bottom w:val="none" w:sz="0" w:space="0" w:color="auto"/>
        <w:right w:val="none" w:sz="0" w:space="0" w:color="auto"/>
      </w:divBdr>
    </w:div>
    <w:div w:id="1377655606">
      <w:bodyDiv w:val="1"/>
      <w:marLeft w:val="0"/>
      <w:marRight w:val="0"/>
      <w:marTop w:val="0"/>
      <w:marBottom w:val="0"/>
      <w:divBdr>
        <w:top w:val="none" w:sz="0" w:space="0" w:color="auto"/>
        <w:left w:val="none" w:sz="0" w:space="0" w:color="auto"/>
        <w:bottom w:val="none" w:sz="0" w:space="0" w:color="auto"/>
        <w:right w:val="none" w:sz="0" w:space="0" w:color="auto"/>
      </w:divBdr>
    </w:div>
    <w:div w:id="1380780783">
      <w:bodyDiv w:val="1"/>
      <w:marLeft w:val="0"/>
      <w:marRight w:val="0"/>
      <w:marTop w:val="0"/>
      <w:marBottom w:val="0"/>
      <w:divBdr>
        <w:top w:val="none" w:sz="0" w:space="0" w:color="auto"/>
        <w:left w:val="none" w:sz="0" w:space="0" w:color="auto"/>
        <w:bottom w:val="none" w:sz="0" w:space="0" w:color="auto"/>
        <w:right w:val="none" w:sz="0" w:space="0" w:color="auto"/>
      </w:divBdr>
    </w:div>
    <w:div w:id="1414626241">
      <w:bodyDiv w:val="1"/>
      <w:marLeft w:val="0"/>
      <w:marRight w:val="0"/>
      <w:marTop w:val="0"/>
      <w:marBottom w:val="0"/>
      <w:divBdr>
        <w:top w:val="none" w:sz="0" w:space="0" w:color="auto"/>
        <w:left w:val="none" w:sz="0" w:space="0" w:color="auto"/>
        <w:bottom w:val="none" w:sz="0" w:space="0" w:color="auto"/>
        <w:right w:val="none" w:sz="0" w:space="0" w:color="auto"/>
      </w:divBdr>
    </w:div>
    <w:div w:id="1432241323">
      <w:bodyDiv w:val="1"/>
      <w:marLeft w:val="0"/>
      <w:marRight w:val="0"/>
      <w:marTop w:val="0"/>
      <w:marBottom w:val="0"/>
      <w:divBdr>
        <w:top w:val="none" w:sz="0" w:space="0" w:color="auto"/>
        <w:left w:val="none" w:sz="0" w:space="0" w:color="auto"/>
        <w:bottom w:val="none" w:sz="0" w:space="0" w:color="auto"/>
        <w:right w:val="none" w:sz="0" w:space="0" w:color="auto"/>
      </w:divBdr>
    </w:div>
    <w:div w:id="1433284553">
      <w:bodyDiv w:val="1"/>
      <w:marLeft w:val="0"/>
      <w:marRight w:val="0"/>
      <w:marTop w:val="0"/>
      <w:marBottom w:val="0"/>
      <w:divBdr>
        <w:top w:val="none" w:sz="0" w:space="0" w:color="auto"/>
        <w:left w:val="none" w:sz="0" w:space="0" w:color="auto"/>
        <w:bottom w:val="none" w:sz="0" w:space="0" w:color="auto"/>
        <w:right w:val="none" w:sz="0" w:space="0" w:color="auto"/>
      </w:divBdr>
    </w:div>
    <w:div w:id="1447693705">
      <w:bodyDiv w:val="1"/>
      <w:marLeft w:val="0"/>
      <w:marRight w:val="0"/>
      <w:marTop w:val="0"/>
      <w:marBottom w:val="0"/>
      <w:divBdr>
        <w:top w:val="none" w:sz="0" w:space="0" w:color="auto"/>
        <w:left w:val="none" w:sz="0" w:space="0" w:color="auto"/>
        <w:bottom w:val="none" w:sz="0" w:space="0" w:color="auto"/>
        <w:right w:val="none" w:sz="0" w:space="0" w:color="auto"/>
      </w:divBdr>
    </w:div>
    <w:div w:id="1541288008">
      <w:bodyDiv w:val="1"/>
      <w:marLeft w:val="0"/>
      <w:marRight w:val="0"/>
      <w:marTop w:val="0"/>
      <w:marBottom w:val="0"/>
      <w:divBdr>
        <w:top w:val="none" w:sz="0" w:space="0" w:color="auto"/>
        <w:left w:val="none" w:sz="0" w:space="0" w:color="auto"/>
        <w:bottom w:val="none" w:sz="0" w:space="0" w:color="auto"/>
        <w:right w:val="none" w:sz="0" w:space="0" w:color="auto"/>
      </w:divBdr>
    </w:div>
    <w:div w:id="1628730740">
      <w:bodyDiv w:val="1"/>
      <w:marLeft w:val="0"/>
      <w:marRight w:val="0"/>
      <w:marTop w:val="0"/>
      <w:marBottom w:val="0"/>
      <w:divBdr>
        <w:top w:val="none" w:sz="0" w:space="0" w:color="auto"/>
        <w:left w:val="none" w:sz="0" w:space="0" w:color="auto"/>
        <w:bottom w:val="none" w:sz="0" w:space="0" w:color="auto"/>
        <w:right w:val="none" w:sz="0" w:space="0" w:color="auto"/>
      </w:divBdr>
    </w:div>
    <w:div w:id="1670794134">
      <w:bodyDiv w:val="1"/>
      <w:marLeft w:val="0"/>
      <w:marRight w:val="0"/>
      <w:marTop w:val="0"/>
      <w:marBottom w:val="0"/>
      <w:divBdr>
        <w:top w:val="none" w:sz="0" w:space="0" w:color="auto"/>
        <w:left w:val="none" w:sz="0" w:space="0" w:color="auto"/>
        <w:bottom w:val="none" w:sz="0" w:space="0" w:color="auto"/>
        <w:right w:val="none" w:sz="0" w:space="0" w:color="auto"/>
      </w:divBdr>
    </w:div>
    <w:div w:id="1672634720">
      <w:bodyDiv w:val="1"/>
      <w:marLeft w:val="0"/>
      <w:marRight w:val="0"/>
      <w:marTop w:val="0"/>
      <w:marBottom w:val="0"/>
      <w:divBdr>
        <w:top w:val="none" w:sz="0" w:space="0" w:color="auto"/>
        <w:left w:val="none" w:sz="0" w:space="0" w:color="auto"/>
        <w:bottom w:val="none" w:sz="0" w:space="0" w:color="auto"/>
        <w:right w:val="none" w:sz="0" w:space="0" w:color="auto"/>
      </w:divBdr>
    </w:div>
    <w:div w:id="1717310009">
      <w:bodyDiv w:val="1"/>
      <w:marLeft w:val="0"/>
      <w:marRight w:val="0"/>
      <w:marTop w:val="0"/>
      <w:marBottom w:val="0"/>
      <w:divBdr>
        <w:top w:val="none" w:sz="0" w:space="0" w:color="auto"/>
        <w:left w:val="none" w:sz="0" w:space="0" w:color="auto"/>
        <w:bottom w:val="none" w:sz="0" w:space="0" w:color="auto"/>
        <w:right w:val="none" w:sz="0" w:space="0" w:color="auto"/>
      </w:divBdr>
    </w:div>
    <w:div w:id="1727333046">
      <w:bodyDiv w:val="1"/>
      <w:marLeft w:val="0"/>
      <w:marRight w:val="0"/>
      <w:marTop w:val="0"/>
      <w:marBottom w:val="0"/>
      <w:divBdr>
        <w:top w:val="none" w:sz="0" w:space="0" w:color="auto"/>
        <w:left w:val="none" w:sz="0" w:space="0" w:color="auto"/>
        <w:bottom w:val="none" w:sz="0" w:space="0" w:color="auto"/>
        <w:right w:val="none" w:sz="0" w:space="0" w:color="auto"/>
      </w:divBdr>
    </w:div>
    <w:div w:id="1728458955">
      <w:bodyDiv w:val="1"/>
      <w:marLeft w:val="0"/>
      <w:marRight w:val="0"/>
      <w:marTop w:val="0"/>
      <w:marBottom w:val="0"/>
      <w:divBdr>
        <w:top w:val="none" w:sz="0" w:space="0" w:color="auto"/>
        <w:left w:val="none" w:sz="0" w:space="0" w:color="auto"/>
        <w:bottom w:val="none" w:sz="0" w:space="0" w:color="auto"/>
        <w:right w:val="none" w:sz="0" w:space="0" w:color="auto"/>
      </w:divBdr>
      <w:divsChild>
        <w:div w:id="209419112">
          <w:marLeft w:val="0"/>
          <w:marRight w:val="0"/>
          <w:marTop w:val="0"/>
          <w:marBottom w:val="75"/>
          <w:divBdr>
            <w:top w:val="none" w:sz="0" w:space="0" w:color="auto"/>
            <w:left w:val="none" w:sz="0" w:space="0" w:color="auto"/>
            <w:bottom w:val="none" w:sz="0" w:space="0" w:color="auto"/>
            <w:right w:val="none" w:sz="0" w:space="0" w:color="auto"/>
          </w:divBdr>
          <w:divsChild>
            <w:div w:id="928926392">
              <w:marLeft w:val="0"/>
              <w:marRight w:val="450"/>
              <w:marTop w:val="0"/>
              <w:marBottom w:val="150"/>
              <w:divBdr>
                <w:top w:val="none" w:sz="0" w:space="0" w:color="auto"/>
                <w:left w:val="none" w:sz="0" w:space="0" w:color="auto"/>
                <w:bottom w:val="none" w:sz="0" w:space="0" w:color="auto"/>
                <w:right w:val="none" w:sz="0" w:space="0" w:color="auto"/>
              </w:divBdr>
            </w:div>
          </w:divsChild>
        </w:div>
        <w:div w:id="1221013079">
          <w:marLeft w:val="0"/>
          <w:marRight w:val="0"/>
          <w:marTop w:val="0"/>
          <w:marBottom w:val="0"/>
          <w:divBdr>
            <w:top w:val="none" w:sz="0" w:space="0" w:color="auto"/>
            <w:left w:val="none" w:sz="0" w:space="0" w:color="auto"/>
            <w:bottom w:val="none" w:sz="0" w:space="0" w:color="auto"/>
            <w:right w:val="none" w:sz="0" w:space="0" w:color="auto"/>
          </w:divBdr>
          <w:divsChild>
            <w:div w:id="1529831072">
              <w:marLeft w:val="0"/>
              <w:marRight w:val="0"/>
              <w:marTop w:val="0"/>
              <w:marBottom w:val="0"/>
              <w:divBdr>
                <w:top w:val="none" w:sz="0" w:space="0" w:color="auto"/>
                <w:left w:val="none" w:sz="0" w:space="0" w:color="auto"/>
                <w:bottom w:val="none" w:sz="0" w:space="0" w:color="auto"/>
                <w:right w:val="none" w:sz="0" w:space="0" w:color="auto"/>
              </w:divBdr>
              <w:divsChild>
                <w:div w:id="564343320">
                  <w:marLeft w:val="0"/>
                  <w:marRight w:val="0"/>
                  <w:marTop w:val="0"/>
                  <w:marBottom w:val="0"/>
                  <w:divBdr>
                    <w:top w:val="none" w:sz="0" w:space="0" w:color="auto"/>
                    <w:left w:val="none" w:sz="0" w:space="0" w:color="auto"/>
                    <w:bottom w:val="none" w:sz="0" w:space="0" w:color="auto"/>
                    <w:right w:val="none" w:sz="0" w:space="0" w:color="auto"/>
                  </w:divBdr>
                  <w:divsChild>
                    <w:div w:id="1572158566">
                      <w:marLeft w:val="0"/>
                      <w:marRight w:val="0"/>
                      <w:marTop w:val="0"/>
                      <w:marBottom w:val="0"/>
                      <w:divBdr>
                        <w:top w:val="none" w:sz="0" w:space="0" w:color="auto"/>
                        <w:left w:val="none" w:sz="0" w:space="0" w:color="auto"/>
                        <w:bottom w:val="none" w:sz="0" w:space="0" w:color="auto"/>
                        <w:right w:val="none" w:sz="0" w:space="0" w:color="auto"/>
                      </w:divBdr>
                      <w:divsChild>
                        <w:div w:id="1361711321">
                          <w:marLeft w:val="0"/>
                          <w:marRight w:val="0"/>
                          <w:marTop w:val="0"/>
                          <w:marBottom w:val="0"/>
                          <w:divBdr>
                            <w:top w:val="none" w:sz="0" w:space="0" w:color="auto"/>
                            <w:left w:val="none" w:sz="0" w:space="0" w:color="auto"/>
                            <w:bottom w:val="none" w:sz="0" w:space="0" w:color="auto"/>
                            <w:right w:val="none" w:sz="0" w:space="0" w:color="auto"/>
                          </w:divBdr>
                          <w:divsChild>
                            <w:div w:id="1946376427">
                              <w:marLeft w:val="0"/>
                              <w:marRight w:val="0"/>
                              <w:marTop w:val="0"/>
                              <w:marBottom w:val="0"/>
                              <w:divBdr>
                                <w:top w:val="none" w:sz="0" w:space="0" w:color="EAEAEA"/>
                                <w:left w:val="none" w:sz="0" w:space="0" w:color="EAEAEA"/>
                                <w:bottom w:val="single" w:sz="6" w:space="15" w:color="EAEAEA"/>
                                <w:right w:val="none" w:sz="0" w:space="0" w:color="EAEAEA"/>
                              </w:divBdr>
                              <w:divsChild>
                                <w:div w:id="2147121323">
                                  <w:marLeft w:val="0"/>
                                  <w:marRight w:val="0"/>
                                  <w:marTop w:val="0"/>
                                  <w:marBottom w:val="60"/>
                                  <w:divBdr>
                                    <w:top w:val="none" w:sz="0" w:space="0" w:color="auto"/>
                                    <w:left w:val="none" w:sz="0" w:space="0" w:color="auto"/>
                                    <w:bottom w:val="none" w:sz="0" w:space="0" w:color="auto"/>
                                    <w:right w:val="none" w:sz="0" w:space="0" w:color="auto"/>
                                  </w:divBdr>
                                  <w:divsChild>
                                    <w:div w:id="1012956799">
                                      <w:marLeft w:val="0"/>
                                      <w:marRight w:val="0"/>
                                      <w:marTop w:val="0"/>
                                      <w:marBottom w:val="0"/>
                                      <w:divBdr>
                                        <w:top w:val="none" w:sz="0" w:space="0" w:color="auto"/>
                                        <w:left w:val="none" w:sz="0" w:space="0" w:color="auto"/>
                                        <w:bottom w:val="none" w:sz="0" w:space="0" w:color="auto"/>
                                        <w:right w:val="none" w:sz="0" w:space="0" w:color="auto"/>
                                      </w:divBdr>
                                      <w:divsChild>
                                        <w:div w:id="755056155">
                                          <w:marLeft w:val="0"/>
                                          <w:marRight w:val="0"/>
                                          <w:marTop w:val="0"/>
                                          <w:marBottom w:val="0"/>
                                          <w:divBdr>
                                            <w:top w:val="none" w:sz="0" w:space="0" w:color="auto"/>
                                            <w:left w:val="none" w:sz="0" w:space="0" w:color="auto"/>
                                            <w:bottom w:val="none" w:sz="0" w:space="0" w:color="auto"/>
                                            <w:right w:val="none" w:sz="0" w:space="0" w:color="auto"/>
                                          </w:divBdr>
                                          <w:divsChild>
                                            <w:div w:id="858544896">
                                              <w:marLeft w:val="0"/>
                                              <w:marRight w:val="0"/>
                                              <w:marTop w:val="0"/>
                                              <w:marBottom w:val="30"/>
                                              <w:divBdr>
                                                <w:top w:val="none" w:sz="0" w:space="0" w:color="auto"/>
                                                <w:left w:val="none" w:sz="0" w:space="0" w:color="auto"/>
                                                <w:bottom w:val="none" w:sz="0" w:space="0" w:color="auto"/>
                                                <w:right w:val="none" w:sz="0" w:space="0" w:color="auto"/>
                                              </w:divBdr>
                                              <w:divsChild>
                                                <w:div w:id="1087922678">
                                                  <w:marLeft w:val="0"/>
                                                  <w:marRight w:val="0"/>
                                                  <w:marTop w:val="0"/>
                                                  <w:marBottom w:val="0"/>
                                                  <w:divBdr>
                                                    <w:top w:val="none" w:sz="0" w:space="0" w:color="auto"/>
                                                    <w:left w:val="none" w:sz="0" w:space="0" w:color="auto"/>
                                                    <w:bottom w:val="none" w:sz="0" w:space="0" w:color="auto"/>
                                                    <w:right w:val="none" w:sz="0" w:space="0" w:color="auto"/>
                                                  </w:divBdr>
                                                  <w:divsChild>
                                                    <w:div w:id="668485208">
                                                      <w:marLeft w:val="0"/>
                                                      <w:marRight w:val="0"/>
                                                      <w:marTop w:val="0"/>
                                                      <w:marBottom w:val="0"/>
                                                      <w:divBdr>
                                                        <w:top w:val="none" w:sz="0" w:space="0" w:color="auto"/>
                                                        <w:left w:val="none" w:sz="0" w:space="0" w:color="auto"/>
                                                        <w:bottom w:val="none" w:sz="0" w:space="0" w:color="auto"/>
                                                        <w:right w:val="none" w:sz="0" w:space="0" w:color="auto"/>
                                                      </w:divBdr>
                                                      <w:divsChild>
                                                        <w:div w:id="1367485401">
                                                          <w:marLeft w:val="0"/>
                                                          <w:marRight w:val="0"/>
                                                          <w:marTop w:val="0"/>
                                                          <w:marBottom w:val="0"/>
                                                          <w:divBdr>
                                                            <w:top w:val="none" w:sz="0" w:space="0" w:color="auto"/>
                                                            <w:left w:val="none" w:sz="0" w:space="0" w:color="auto"/>
                                                            <w:bottom w:val="none" w:sz="0" w:space="0" w:color="auto"/>
                                                            <w:right w:val="none" w:sz="0" w:space="0" w:color="auto"/>
                                                          </w:divBdr>
                                                          <w:divsChild>
                                                            <w:div w:id="369230156">
                                                              <w:marLeft w:val="0"/>
                                                              <w:marRight w:val="150"/>
                                                              <w:marTop w:val="150"/>
                                                              <w:marBottom w:val="0"/>
                                                              <w:divBdr>
                                                                <w:top w:val="none" w:sz="0" w:space="0" w:color="auto"/>
                                                                <w:left w:val="none" w:sz="0" w:space="0" w:color="auto"/>
                                                                <w:bottom w:val="none" w:sz="0" w:space="0" w:color="auto"/>
                                                                <w:right w:val="none" w:sz="0" w:space="0" w:color="auto"/>
                                                              </w:divBdr>
                                                              <w:divsChild>
                                                                <w:div w:id="2047633232">
                                                                  <w:marLeft w:val="0"/>
                                                                  <w:marRight w:val="0"/>
                                                                  <w:marTop w:val="0"/>
                                                                  <w:marBottom w:val="0"/>
                                                                  <w:divBdr>
                                                                    <w:top w:val="none" w:sz="0" w:space="0" w:color="auto"/>
                                                                    <w:left w:val="none" w:sz="0" w:space="0" w:color="auto"/>
                                                                    <w:bottom w:val="none" w:sz="0" w:space="0" w:color="auto"/>
                                                                    <w:right w:val="none" w:sz="0" w:space="0" w:color="auto"/>
                                                                  </w:divBdr>
                                                                  <w:divsChild>
                                                                    <w:div w:id="717239469">
                                                                      <w:marLeft w:val="0"/>
                                                                      <w:marRight w:val="0"/>
                                                                      <w:marTop w:val="0"/>
                                                                      <w:marBottom w:val="0"/>
                                                                      <w:divBdr>
                                                                        <w:top w:val="none" w:sz="0" w:space="0" w:color="auto"/>
                                                                        <w:left w:val="none" w:sz="0" w:space="0" w:color="auto"/>
                                                                        <w:bottom w:val="none" w:sz="0" w:space="0" w:color="auto"/>
                                                                        <w:right w:val="none" w:sz="0" w:space="0" w:color="auto"/>
                                                                      </w:divBdr>
                                                                      <w:divsChild>
                                                                        <w:div w:id="401291179">
                                                                          <w:marLeft w:val="0"/>
                                                                          <w:marRight w:val="0"/>
                                                                          <w:marTop w:val="0"/>
                                                                          <w:marBottom w:val="0"/>
                                                                          <w:divBdr>
                                                                            <w:top w:val="none" w:sz="0" w:space="0" w:color="auto"/>
                                                                            <w:left w:val="none" w:sz="0" w:space="0" w:color="auto"/>
                                                                            <w:bottom w:val="none" w:sz="0" w:space="0" w:color="auto"/>
                                                                            <w:right w:val="none" w:sz="0" w:space="0" w:color="auto"/>
                                                                          </w:divBdr>
                                                                          <w:divsChild>
                                                                            <w:div w:id="21114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9352">
                                                      <w:marLeft w:val="0"/>
                                                      <w:marRight w:val="0"/>
                                                      <w:marTop w:val="0"/>
                                                      <w:marBottom w:val="0"/>
                                                      <w:divBdr>
                                                        <w:top w:val="none" w:sz="0" w:space="0" w:color="auto"/>
                                                        <w:left w:val="none" w:sz="0" w:space="0" w:color="auto"/>
                                                        <w:bottom w:val="none" w:sz="0" w:space="0" w:color="auto"/>
                                                        <w:right w:val="none" w:sz="0" w:space="0" w:color="auto"/>
                                                      </w:divBdr>
                                                      <w:divsChild>
                                                        <w:div w:id="1866794218">
                                                          <w:marLeft w:val="0"/>
                                                          <w:marRight w:val="0"/>
                                                          <w:marTop w:val="0"/>
                                                          <w:marBottom w:val="0"/>
                                                          <w:divBdr>
                                                            <w:top w:val="none" w:sz="0" w:space="0" w:color="auto"/>
                                                            <w:left w:val="none" w:sz="0" w:space="0" w:color="auto"/>
                                                            <w:bottom w:val="none" w:sz="0" w:space="0" w:color="auto"/>
                                                            <w:right w:val="none" w:sz="0" w:space="0" w:color="auto"/>
                                                          </w:divBdr>
                                                          <w:divsChild>
                                                            <w:div w:id="597063177">
                                                              <w:marLeft w:val="0"/>
                                                              <w:marRight w:val="0"/>
                                                              <w:marTop w:val="0"/>
                                                              <w:marBottom w:val="0"/>
                                                              <w:divBdr>
                                                                <w:top w:val="none" w:sz="0" w:space="0" w:color="auto"/>
                                                                <w:left w:val="none" w:sz="0" w:space="0" w:color="auto"/>
                                                                <w:bottom w:val="none" w:sz="0" w:space="0" w:color="auto"/>
                                                                <w:right w:val="none" w:sz="0" w:space="0" w:color="auto"/>
                                                              </w:divBdr>
                                                              <w:divsChild>
                                                                <w:div w:id="280500777">
                                                                  <w:marLeft w:val="0"/>
                                                                  <w:marRight w:val="0"/>
                                                                  <w:marTop w:val="0"/>
                                                                  <w:marBottom w:val="0"/>
                                                                  <w:divBdr>
                                                                    <w:top w:val="none" w:sz="0" w:space="0" w:color="auto"/>
                                                                    <w:left w:val="none" w:sz="0" w:space="0" w:color="auto"/>
                                                                    <w:bottom w:val="none" w:sz="0" w:space="0" w:color="auto"/>
                                                                    <w:right w:val="none" w:sz="0" w:space="0" w:color="auto"/>
                                                                  </w:divBdr>
                                                                  <w:divsChild>
                                                                    <w:div w:id="2104640630">
                                                                      <w:marLeft w:val="0"/>
                                                                      <w:marRight w:val="0"/>
                                                                      <w:marTop w:val="0"/>
                                                                      <w:marBottom w:val="75"/>
                                                                      <w:divBdr>
                                                                        <w:top w:val="none" w:sz="0" w:space="0" w:color="auto"/>
                                                                        <w:left w:val="none" w:sz="0" w:space="0" w:color="auto"/>
                                                                        <w:bottom w:val="none" w:sz="0" w:space="0" w:color="auto"/>
                                                                        <w:right w:val="none" w:sz="0" w:space="0" w:color="auto"/>
                                                                      </w:divBdr>
                                                                      <w:divsChild>
                                                                        <w:div w:id="12052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5906246">
      <w:bodyDiv w:val="1"/>
      <w:marLeft w:val="0"/>
      <w:marRight w:val="0"/>
      <w:marTop w:val="0"/>
      <w:marBottom w:val="0"/>
      <w:divBdr>
        <w:top w:val="none" w:sz="0" w:space="0" w:color="auto"/>
        <w:left w:val="none" w:sz="0" w:space="0" w:color="auto"/>
        <w:bottom w:val="none" w:sz="0" w:space="0" w:color="auto"/>
        <w:right w:val="none" w:sz="0" w:space="0" w:color="auto"/>
      </w:divBdr>
    </w:div>
    <w:div w:id="1775595350">
      <w:bodyDiv w:val="1"/>
      <w:marLeft w:val="0"/>
      <w:marRight w:val="0"/>
      <w:marTop w:val="0"/>
      <w:marBottom w:val="0"/>
      <w:divBdr>
        <w:top w:val="none" w:sz="0" w:space="0" w:color="auto"/>
        <w:left w:val="none" w:sz="0" w:space="0" w:color="auto"/>
        <w:bottom w:val="none" w:sz="0" w:space="0" w:color="auto"/>
        <w:right w:val="none" w:sz="0" w:space="0" w:color="auto"/>
      </w:divBdr>
    </w:div>
    <w:div w:id="1782412952">
      <w:bodyDiv w:val="1"/>
      <w:marLeft w:val="0"/>
      <w:marRight w:val="0"/>
      <w:marTop w:val="0"/>
      <w:marBottom w:val="0"/>
      <w:divBdr>
        <w:top w:val="none" w:sz="0" w:space="0" w:color="auto"/>
        <w:left w:val="none" w:sz="0" w:space="0" w:color="auto"/>
        <w:bottom w:val="none" w:sz="0" w:space="0" w:color="auto"/>
        <w:right w:val="none" w:sz="0" w:space="0" w:color="auto"/>
      </w:divBdr>
    </w:div>
    <w:div w:id="1791195618">
      <w:bodyDiv w:val="1"/>
      <w:marLeft w:val="0"/>
      <w:marRight w:val="0"/>
      <w:marTop w:val="0"/>
      <w:marBottom w:val="0"/>
      <w:divBdr>
        <w:top w:val="none" w:sz="0" w:space="0" w:color="auto"/>
        <w:left w:val="none" w:sz="0" w:space="0" w:color="auto"/>
        <w:bottom w:val="none" w:sz="0" w:space="0" w:color="auto"/>
        <w:right w:val="none" w:sz="0" w:space="0" w:color="auto"/>
      </w:divBdr>
    </w:div>
    <w:div w:id="1799908256">
      <w:bodyDiv w:val="1"/>
      <w:marLeft w:val="0"/>
      <w:marRight w:val="0"/>
      <w:marTop w:val="0"/>
      <w:marBottom w:val="0"/>
      <w:divBdr>
        <w:top w:val="none" w:sz="0" w:space="0" w:color="auto"/>
        <w:left w:val="none" w:sz="0" w:space="0" w:color="auto"/>
        <w:bottom w:val="none" w:sz="0" w:space="0" w:color="auto"/>
        <w:right w:val="none" w:sz="0" w:space="0" w:color="auto"/>
      </w:divBdr>
      <w:divsChild>
        <w:div w:id="749667376">
          <w:marLeft w:val="0"/>
          <w:marRight w:val="0"/>
          <w:marTop w:val="0"/>
          <w:marBottom w:val="75"/>
          <w:divBdr>
            <w:top w:val="none" w:sz="0" w:space="0" w:color="auto"/>
            <w:left w:val="none" w:sz="0" w:space="0" w:color="auto"/>
            <w:bottom w:val="none" w:sz="0" w:space="0" w:color="auto"/>
            <w:right w:val="none" w:sz="0" w:space="0" w:color="auto"/>
          </w:divBdr>
          <w:divsChild>
            <w:div w:id="185869559">
              <w:marLeft w:val="0"/>
              <w:marRight w:val="450"/>
              <w:marTop w:val="0"/>
              <w:marBottom w:val="150"/>
              <w:divBdr>
                <w:top w:val="none" w:sz="0" w:space="0" w:color="auto"/>
                <w:left w:val="none" w:sz="0" w:space="0" w:color="auto"/>
                <w:bottom w:val="none" w:sz="0" w:space="0" w:color="auto"/>
                <w:right w:val="none" w:sz="0" w:space="0" w:color="auto"/>
              </w:divBdr>
            </w:div>
          </w:divsChild>
        </w:div>
        <w:div w:id="608119734">
          <w:marLeft w:val="0"/>
          <w:marRight w:val="0"/>
          <w:marTop w:val="0"/>
          <w:marBottom w:val="0"/>
          <w:divBdr>
            <w:top w:val="none" w:sz="0" w:space="0" w:color="auto"/>
            <w:left w:val="none" w:sz="0" w:space="0" w:color="auto"/>
            <w:bottom w:val="none" w:sz="0" w:space="0" w:color="auto"/>
            <w:right w:val="none" w:sz="0" w:space="0" w:color="auto"/>
          </w:divBdr>
          <w:divsChild>
            <w:div w:id="646982063">
              <w:marLeft w:val="0"/>
              <w:marRight w:val="0"/>
              <w:marTop w:val="0"/>
              <w:marBottom w:val="0"/>
              <w:divBdr>
                <w:top w:val="none" w:sz="0" w:space="0" w:color="auto"/>
                <w:left w:val="none" w:sz="0" w:space="0" w:color="auto"/>
                <w:bottom w:val="none" w:sz="0" w:space="0" w:color="auto"/>
                <w:right w:val="none" w:sz="0" w:space="0" w:color="auto"/>
              </w:divBdr>
              <w:divsChild>
                <w:div w:id="801776230">
                  <w:marLeft w:val="0"/>
                  <w:marRight w:val="0"/>
                  <w:marTop w:val="0"/>
                  <w:marBottom w:val="0"/>
                  <w:divBdr>
                    <w:top w:val="none" w:sz="0" w:space="0" w:color="auto"/>
                    <w:left w:val="none" w:sz="0" w:space="0" w:color="auto"/>
                    <w:bottom w:val="none" w:sz="0" w:space="0" w:color="auto"/>
                    <w:right w:val="none" w:sz="0" w:space="0" w:color="auto"/>
                  </w:divBdr>
                  <w:divsChild>
                    <w:div w:id="695933565">
                      <w:marLeft w:val="0"/>
                      <w:marRight w:val="0"/>
                      <w:marTop w:val="0"/>
                      <w:marBottom w:val="0"/>
                      <w:divBdr>
                        <w:top w:val="none" w:sz="0" w:space="0" w:color="auto"/>
                        <w:left w:val="none" w:sz="0" w:space="0" w:color="auto"/>
                        <w:bottom w:val="none" w:sz="0" w:space="0" w:color="auto"/>
                        <w:right w:val="none" w:sz="0" w:space="0" w:color="auto"/>
                      </w:divBdr>
                      <w:divsChild>
                        <w:div w:id="1449399418">
                          <w:marLeft w:val="0"/>
                          <w:marRight w:val="0"/>
                          <w:marTop w:val="0"/>
                          <w:marBottom w:val="0"/>
                          <w:divBdr>
                            <w:top w:val="none" w:sz="0" w:space="0" w:color="auto"/>
                            <w:left w:val="none" w:sz="0" w:space="0" w:color="auto"/>
                            <w:bottom w:val="none" w:sz="0" w:space="0" w:color="auto"/>
                            <w:right w:val="none" w:sz="0" w:space="0" w:color="auto"/>
                          </w:divBdr>
                          <w:divsChild>
                            <w:div w:id="2037658073">
                              <w:marLeft w:val="0"/>
                              <w:marRight w:val="0"/>
                              <w:marTop w:val="0"/>
                              <w:marBottom w:val="0"/>
                              <w:divBdr>
                                <w:top w:val="none" w:sz="0" w:space="0" w:color="EAEAEA"/>
                                <w:left w:val="none" w:sz="0" w:space="0" w:color="EAEAEA"/>
                                <w:bottom w:val="single" w:sz="6" w:space="15" w:color="EAEAEA"/>
                                <w:right w:val="none" w:sz="0" w:space="0" w:color="EAEAEA"/>
                              </w:divBdr>
                              <w:divsChild>
                                <w:div w:id="916325006">
                                  <w:marLeft w:val="0"/>
                                  <w:marRight w:val="0"/>
                                  <w:marTop w:val="0"/>
                                  <w:marBottom w:val="60"/>
                                  <w:divBdr>
                                    <w:top w:val="none" w:sz="0" w:space="0" w:color="auto"/>
                                    <w:left w:val="none" w:sz="0" w:space="0" w:color="auto"/>
                                    <w:bottom w:val="none" w:sz="0" w:space="0" w:color="auto"/>
                                    <w:right w:val="none" w:sz="0" w:space="0" w:color="auto"/>
                                  </w:divBdr>
                                  <w:divsChild>
                                    <w:div w:id="252056832">
                                      <w:marLeft w:val="0"/>
                                      <w:marRight w:val="0"/>
                                      <w:marTop w:val="0"/>
                                      <w:marBottom w:val="0"/>
                                      <w:divBdr>
                                        <w:top w:val="none" w:sz="0" w:space="0" w:color="auto"/>
                                        <w:left w:val="none" w:sz="0" w:space="0" w:color="auto"/>
                                        <w:bottom w:val="none" w:sz="0" w:space="0" w:color="auto"/>
                                        <w:right w:val="none" w:sz="0" w:space="0" w:color="auto"/>
                                      </w:divBdr>
                                      <w:divsChild>
                                        <w:div w:id="679240368">
                                          <w:marLeft w:val="0"/>
                                          <w:marRight w:val="0"/>
                                          <w:marTop w:val="0"/>
                                          <w:marBottom w:val="0"/>
                                          <w:divBdr>
                                            <w:top w:val="none" w:sz="0" w:space="0" w:color="auto"/>
                                            <w:left w:val="none" w:sz="0" w:space="0" w:color="auto"/>
                                            <w:bottom w:val="none" w:sz="0" w:space="0" w:color="auto"/>
                                            <w:right w:val="none" w:sz="0" w:space="0" w:color="auto"/>
                                          </w:divBdr>
                                          <w:divsChild>
                                            <w:div w:id="461272500">
                                              <w:marLeft w:val="0"/>
                                              <w:marRight w:val="0"/>
                                              <w:marTop w:val="0"/>
                                              <w:marBottom w:val="30"/>
                                              <w:divBdr>
                                                <w:top w:val="none" w:sz="0" w:space="0" w:color="auto"/>
                                                <w:left w:val="none" w:sz="0" w:space="0" w:color="auto"/>
                                                <w:bottom w:val="none" w:sz="0" w:space="0" w:color="auto"/>
                                                <w:right w:val="none" w:sz="0" w:space="0" w:color="auto"/>
                                              </w:divBdr>
                                              <w:divsChild>
                                                <w:div w:id="352614849">
                                                  <w:marLeft w:val="0"/>
                                                  <w:marRight w:val="0"/>
                                                  <w:marTop w:val="0"/>
                                                  <w:marBottom w:val="0"/>
                                                  <w:divBdr>
                                                    <w:top w:val="none" w:sz="0" w:space="0" w:color="auto"/>
                                                    <w:left w:val="none" w:sz="0" w:space="0" w:color="auto"/>
                                                    <w:bottom w:val="none" w:sz="0" w:space="0" w:color="auto"/>
                                                    <w:right w:val="none" w:sz="0" w:space="0" w:color="auto"/>
                                                  </w:divBdr>
                                                  <w:divsChild>
                                                    <w:div w:id="1484006147">
                                                      <w:marLeft w:val="0"/>
                                                      <w:marRight w:val="0"/>
                                                      <w:marTop w:val="0"/>
                                                      <w:marBottom w:val="0"/>
                                                      <w:divBdr>
                                                        <w:top w:val="none" w:sz="0" w:space="0" w:color="auto"/>
                                                        <w:left w:val="none" w:sz="0" w:space="0" w:color="auto"/>
                                                        <w:bottom w:val="none" w:sz="0" w:space="0" w:color="auto"/>
                                                        <w:right w:val="none" w:sz="0" w:space="0" w:color="auto"/>
                                                      </w:divBdr>
                                                      <w:divsChild>
                                                        <w:div w:id="490146088">
                                                          <w:marLeft w:val="0"/>
                                                          <w:marRight w:val="0"/>
                                                          <w:marTop w:val="0"/>
                                                          <w:marBottom w:val="0"/>
                                                          <w:divBdr>
                                                            <w:top w:val="none" w:sz="0" w:space="0" w:color="auto"/>
                                                            <w:left w:val="none" w:sz="0" w:space="0" w:color="auto"/>
                                                            <w:bottom w:val="none" w:sz="0" w:space="0" w:color="auto"/>
                                                            <w:right w:val="none" w:sz="0" w:space="0" w:color="auto"/>
                                                          </w:divBdr>
                                                          <w:divsChild>
                                                            <w:div w:id="1961764243">
                                                              <w:marLeft w:val="0"/>
                                                              <w:marRight w:val="150"/>
                                                              <w:marTop w:val="150"/>
                                                              <w:marBottom w:val="0"/>
                                                              <w:divBdr>
                                                                <w:top w:val="none" w:sz="0" w:space="0" w:color="auto"/>
                                                                <w:left w:val="none" w:sz="0" w:space="0" w:color="auto"/>
                                                                <w:bottom w:val="none" w:sz="0" w:space="0" w:color="auto"/>
                                                                <w:right w:val="none" w:sz="0" w:space="0" w:color="auto"/>
                                                              </w:divBdr>
                                                              <w:divsChild>
                                                                <w:div w:id="487402599">
                                                                  <w:marLeft w:val="0"/>
                                                                  <w:marRight w:val="0"/>
                                                                  <w:marTop w:val="0"/>
                                                                  <w:marBottom w:val="0"/>
                                                                  <w:divBdr>
                                                                    <w:top w:val="none" w:sz="0" w:space="0" w:color="auto"/>
                                                                    <w:left w:val="none" w:sz="0" w:space="0" w:color="auto"/>
                                                                    <w:bottom w:val="none" w:sz="0" w:space="0" w:color="auto"/>
                                                                    <w:right w:val="none" w:sz="0" w:space="0" w:color="auto"/>
                                                                  </w:divBdr>
                                                                  <w:divsChild>
                                                                    <w:div w:id="367754273">
                                                                      <w:marLeft w:val="0"/>
                                                                      <w:marRight w:val="0"/>
                                                                      <w:marTop w:val="0"/>
                                                                      <w:marBottom w:val="0"/>
                                                                      <w:divBdr>
                                                                        <w:top w:val="none" w:sz="0" w:space="0" w:color="auto"/>
                                                                        <w:left w:val="none" w:sz="0" w:space="0" w:color="auto"/>
                                                                        <w:bottom w:val="none" w:sz="0" w:space="0" w:color="auto"/>
                                                                        <w:right w:val="none" w:sz="0" w:space="0" w:color="auto"/>
                                                                      </w:divBdr>
                                                                      <w:divsChild>
                                                                        <w:div w:id="437263459">
                                                                          <w:marLeft w:val="0"/>
                                                                          <w:marRight w:val="0"/>
                                                                          <w:marTop w:val="0"/>
                                                                          <w:marBottom w:val="0"/>
                                                                          <w:divBdr>
                                                                            <w:top w:val="none" w:sz="0" w:space="0" w:color="auto"/>
                                                                            <w:left w:val="none" w:sz="0" w:space="0" w:color="auto"/>
                                                                            <w:bottom w:val="none" w:sz="0" w:space="0" w:color="auto"/>
                                                                            <w:right w:val="none" w:sz="0" w:space="0" w:color="auto"/>
                                                                          </w:divBdr>
                                                                          <w:divsChild>
                                                                            <w:div w:id="4845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716774">
                                                      <w:marLeft w:val="0"/>
                                                      <w:marRight w:val="0"/>
                                                      <w:marTop w:val="0"/>
                                                      <w:marBottom w:val="0"/>
                                                      <w:divBdr>
                                                        <w:top w:val="none" w:sz="0" w:space="0" w:color="auto"/>
                                                        <w:left w:val="none" w:sz="0" w:space="0" w:color="auto"/>
                                                        <w:bottom w:val="none" w:sz="0" w:space="0" w:color="auto"/>
                                                        <w:right w:val="none" w:sz="0" w:space="0" w:color="auto"/>
                                                      </w:divBdr>
                                                      <w:divsChild>
                                                        <w:div w:id="215047773">
                                                          <w:marLeft w:val="0"/>
                                                          <w:marRight w:val="0"/>
                                                          <w:marTop w:val="0"/>
                                                          <w:marBottom w:val="0"/>
                                                          <w:divBdr>
                                                            <w:top w:val="none" w:sz="0" w:space="0" w:color="auto"/>
                                                            <w:left w:val="none" w:sz="0" w:space="0" w:color="auto"/>
                                                            <w:bottom w:val="none" w:sz="0" w:space="0" w:color="auto"/>
                                                            <w:right w:val="none" w:sz="0" w:space="0" w:color="auto"/>
                                                          </w:divBdr>
                                                          <w:divsChild>
                                                            <w:div w:id="1278484376">
                                                              <w:marLeft w:val="0"/>
                                                              <w:marRight w:val="0"/>
                                                              <w:marTop w:val="0"/>
                                                              <w:marBottom w:val="0"/>
                                                              <w:divBdr>
                                                                <w:top w:val="none" w:sz="0" w:space="0" w:color="auto"/>
                                                                <w:left w:val="none" w:sz="0" w:space="0" w:color="auto"/>
                                                                <w:bottom w:val="none" w:sz="0" w:space="0" w:color="auto"/>
                                                                <w:right w:val="none" w:sz="0" w:space="0" w:color="auto"/>
                                                              </w:divBdr>
                                                              <w:divsChild>
                                                                <w:div w:id="1878929477">
                                                                  <w:marLeft w:val="0"/>
                                                                  <w:marRight w:val="0"/>
                                                                  <w:marTop w:val="0"/>
                                                                  <w:marBottom w:val="0"/>
                                                                  <w:divBdr>
                                                                    <w:top w:val="none" w:sz="0" w:space="0" w:color="auto"/>
                                                                    <w:left w:val="none" w:sz="0" w:space="0" w:color="auto"/>
                                                                    <w:bottom w:val="none" w:sz="0" w:space="0" w:color="auto"/>
                                                                    <w:right w:val="none" w:sz="0" w:space="0" w:color="auto"/>
                                                                  </w:divBdr>
                                                                  <w:divsChild>
                                                                    <w:div w:id="1768694439">
                                                                      <w:marLeft w:val="0"/>
                                                                      <w:marRight w:val="0"/>
                                                                      <w:marTop w:val="0"/>
                                                                      <w:marBottom w:val="75"/>
                                                                      <w:divBdr>
                                                                        <w:top w:val="none" w:sz="0" w:space="0" w:color="auto"/>
                                                                        <w:left w:val="none" w:sz="0" w:space="0" w:color="auto"/>
                                                                        <w:bottom w:val="none" w:sz="0" w:space="0" w:color="auto"/>
                                                                        <w:right w:val="none" w:sz="0" w:space="0" w:color="auto"/>
                                                                      </w:divBdr>
                                                                      <w:divsChild>
                                                                        <w:div w:id="92703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6124419">
      <w:bodyDiv w:val="1"/>
      <w:marLeft w:val="0"/>
      <w:marRight w:val="0"/>
      <w:marTop w:val="0"/>
      <w:marBottom w:val="0"/>
      <w:divBdr>
        <w:top w:val="none" w:sz="0" w:space="0" w:color="auto"/>
        <w:left w:val="none" w:sz="0" w:space="0" w:color="auto"/>
        <w:bottom w:val="none" w:sz="0" w:space="0" w:color="auto"/>
        <w:right w:val="none" w:sz="0" w:space="0" w:color="auto"/>
      </w:divBdr>
    </w:div>
    <w:div w:id="1806197950">
      <w:bodyDiv w:val="1"/>
      <w:marLeft w:val="0"/>
      <w:marRight w:val="0"/>
      <w:marTop w:val="0"/>
      <w:marBottom w:val="0"/>
      <w:divBdr>
        <w:top w:val="none" w:sz="0" w:space="0" w:color="auto"/>
        <w:left w:val="none" w:sz="0" w:space="0" w:color="auto"/>
        <w:bottom w:val="none" w:sz="0" w:space="0" w:color="auto"/>
        <w:right w:val="none" w:sz="0" w:space="0" w:color="auto"/>
      </w:divBdr>
    </w:div>
    <w:div w:id="1825470561">
      <w:bodyDiv w:val="1"/>
      <w:marLeft w:val="0"/>
      <w:marRight w:val="0"/>
      <w:marTop w:val="0"/>
      <w:marBottom w:val="0"/>
      <w:divBdr>
        <w:top w:val="none" w:sz="0" w:space="0" w:color="auto"/>
        <w:left w:val="none" w:sz="0" w:space="0" w:color="auto"/>
        <w:bottom w:val="none" w:sz="0" w:space="0" w:color="auto"/>
        <w:right w:val="none" w:sz="0" w:space="0" w:color="auto"/>
      </w:divBdr>
    </w:div>
    <w:div w:id="1903175622">
      <w:bodyDiv w:val="1"/>
      <w:marLeft w:val="0"/>
      <w:marRight w:val="0"/>
      <w:marTop w:val="0"/>
      <w:marBottom w:val="0"/>
      <w:divBdr>
        <w:top w:val="none" w:sz="0" w:space="0" w:color="auto"/>
        <w:left w:val="none" w:sz="0" w:space="0" w:color="auto"/>
        <w:bottom w:val="none" w:sz="0" w:space="0" w:color="auto"/>
        <w:right w:val="none" w:sz="0" w:space="0" w:color="auto"/>
      </w:divBdr>
    </w:div>
    <w:div w:id="1923485442">
      <w:bodyDiv w:val="1"/>
      <w:marLeft w:val="0"/>
      <w:marRight w:val="0"/>
      <w:marTop w:val="0"/>
      <w:marBottom w:val="0"/>
      <w:divBdr>
        <w:top w:val="none" w:sz="0" w:space="0" w:color="auto"/>
        <w:left w:val="none" w:sz="0" w:space="0" w:color="auto"/>
        <w:bottom w:val="none" w:sz="0" w:space="0" w:color="auto"/>
        <w:right w:val="none" w:sz="0" w:space="0" w:color="auto"/>
      </w:divBdr>
    </w:div>
    <w:div w:id="1949310984">
      <w:bodyDiv w:val="1"/>
      <w:marLeft w:val="0"/>
      <w:marRight w:val="0"/>
      <w:marTop w:val="0"/>
      <w:marBottom w:val="0"/>
      <w:divBdr>
        <w:top w:val="none" w:sz="0" w:space="0" w:color="auto"/>
        <w:left w:val="none" w:sz="0" w:space="0" w:color="auto"/>
        <w:bottom w:val="none" w:sz="0" w:space="0" w:color="auto"/>
        <w:right w:val="none" w:sz="0" w:space="0" w:color="auto"/>
      </w:divBdr>
      <w:divsChild>
        <w:div w:id="1581254453">
          <w:marLeft w:val="0"/>
          <w:marRight w:val="0"/>
          <w:marTop w:val="0"/>
          <w:marBottom w:val="0"/>
          <w:divBdr>
            <w:top w:val="none" w:sz="0" w:space="0" w:color="auto"/>
            <w:left w:val="none" w:sz="0" w:space="0" w:color="auto"/>
            <w:bottom w:val="none" w:sz="0" w:space="0" w:color="auto"/>
            <w:right w:val="none" w:sz="0" w:space="0" w:color="auto"/>
          </w:divBdr>
        </w:div>
        <w:div w:id="402920934">
          <w:marLeft w:val="0"/>
          <w:marRight w:val="0"/>
          <w:marTop w:val="0"/>
          <w:marBottom w:val="0"/>
          <w:divBdr>
            <w:top w:val="none" w:sz="0" w:space="0" w:color="auto"/>
            <w:left w:val="none" w:sz="0" w:space="0" w:color="auto"/>
            <w:bottom w:val="none" w:sz="0" w:space="0" w:color="auto"/>
            <w:right w:val="none" w:sz="0" w:space="0" w:color="auto"/>
          </w:divBdr>
        </w:div>
        <w:div w:id="540366593">
          <w:marLeft w:val="0"/>
          <w:marRight w:val="0"/>
          <w:marTop w:val="0"/>
          <w:marBottom w:val="0"/>
          <w:divBdr>
            <w:top w:val="none" w:sz="0" w:space="0" w:color="auto"/>
            <w:left w:val="none" w:sz="0" w:space="0" w:color="auto"/>
            <w:bottom w:val="none" w:sz="0" w:space="0" w:color="auto"/>
            <w:right w:val="none" w:sz="0" w:space="0" w:color="auto"/>
          </w:divBdr>
        </w:div>
        <w:div w:id="1942642508">
          <w:marLeft w:val="0"/>
          <w:marRight w:val="0"/>
          <w:marTop w:val="0"/>
          <w:marBottom w:val="0"/>
          <w:divBdr>
            <w:top w:val="none" w:sz="0" w:space="0" w:color="auto"/>
            <w:left w:val="none" w:sz="0" w:space="0" w:color="auto"/>
            <w:bottom w:val="none" w:sz="0" w:space="0" w:color="auto"/>
            <w:right w:val="none" w:sz="0" w:space="0" w:color="auto"/>
          </w:divBdr>
        </w:div>
        <w:div w:id="104156045">
          <w:marLeft w:val="0"/>
          <w:marRight w:val="0"/>
          <w:marTop w:val="0"/>
          <w:marBottom w:val="0"/>
          <w:divBdr>
            <w:top w:val="none" w:sz="0" w:space="0" w:color="auto"/>
            <w:left w:val="none" w:sz="0" w:space="0" w:color="auto"/>
            <w:bottom w:val="none" w:sz="0" w:space="0" w:color="auto"/>
            <w:right w:val="none" w:sz="0" w:space="0" w:color="auto"/>
          </w:divBdr>
        </w:div>
        <w:div w:id="1925529202">
          <w:marLeft w:val="0"/>
          <w:marRight w:val="0"/>
          <w:marTop w:val="0"/>
          <w:marBottom w:val="0"/>
          <w:divBdr>
            <w:top w:val="none" w:sz="0" w:space="0" w:color="auto"/>
            <w:left w:val="none" w:sz="0" w:space="0" w:color="auto"/>
            <w:bottom w:val="none" w:sz="0" w:space="0" w:color="auto"/>
            <w:right w:val="none" w:sz="0" w:space="0" w:color="auto"/>
          </w:divBdr>
        </w:div>
        <w:div w:id="606733830">
          <w:marLeft w:val="0"/>
          <w:marRight w:val="0"/>
          <w:marTop w:val="0"/>
          <w:marBottom w:val="0"/>
          <w:divBdr>
            <w:top w:val="none" w:sz="0" w:space="0" w:color="auto"/>
            <w:left w:val="none" w:sz="0" w:space="0" w:color="auto"/>
            <w:bottom w:val="none" w:sz="0" w:space="0" w:color="auto"/>
            <w:right w:val="none" w:sz="0" w:space="0" w:color="auto"/>
          </w:divBdr>
        </w:div>
        <w:div w:id="711226384">
          <w:marLeft w:val="0"/>
          <w:marRight w:val="0"/>
          <w:marTop w:val="0"/>
          <w:marBottom w:val="0"/>
          <w:divBdr>
            <w:top w:val="none" w:sz="0" w:space="0" w:color="auto"/>
            <w:left w:val="none" w:sz="0" w:space="0" w:color="auto"/>
            <w:bottom w:val="none" w:sz="0" w:space="0" w:color="auto"/>
            <w:right w:val="none" w:sz="0" w:space="0" w:color="auto"/>
          </w:divBdr>
        </w:div>
        <w:div w:id="728190143">
          <w:marLeft w:val="0"/>
          <w:marRight w:val="0"/>
          <w:marTop w:val="0"/>
          <w:marBottom w:val="0"/>
          <w:divBdr>
            <w:top w:val="none" w:sz="0" w:space="0" w:color="auto"/>
            <w:left w:val="none" w:sz="0" w:space="0" w:color="auto"/>
            <w:bottom w:val="none" w:sz="0" w:space="0" w:color="auto"/>
            <w:right w:val="none" w:sz="0" w:space="0" w:color="auto"/>
          </w:divBdr>
        </w:div>
        <w:div w:id="1263416960">
          <w:marLeft w:val="0"/>
          <w:marRight w:val="0"/>
          <w:marTop w:val="0"/>
          <w:marBottom w:val="0"/>
          <w:divBdr>
            <w:top w:val="none" w:sz="0" w:space="0" w:color="auto"/>
            <w:left w:val="none" w:sz="0" w:space="0" w:color="auto"/>
            <w:bottom w:val="none" w:sz="0" w:space="0" w:color="auto"/>
            <w:right w:val="none" w:sz="0" w:space="0" w:color="auto"/>
          </w:divBdr>
        </w:div>
        <w:div w:id="1634140166">
          <w:marLeft w:val="0"/>
          <w:marRight w:val="0"/>
          <w:marTop w:val="0"/>
          <w:marBottom w:val="0"/>
          <w:divBdr>
            <w:top w:val="none" w:sz="0" w:space="0" w:color="auto"/>
            <w:left w:val="none" w:sz="0" w:space="0" w:color="auto"/>
            <w:bottom w:val="none" w:sz="0" w:space="0" w:color="auto"/>
            <w:right w:val="none" w:sz="0" w:space="0" w:color="auto"/>
          </w:divBdr>
        </w:div>
      </w:divsChild>
    </w:div>
    <w:div w:id="2070027961">
      <w:bodyDiv w:val="1"/>
      <w:marLeft w:val="0"/>
      <w:marRight w:val="0"/>
      <w:marTop w:val="0"/>
      <w:marBottom w:val="0"/>
      <w:divBdr>
        <w:top w:val="none" w:sz="0" w:space="0" w:color="auto"/>
        <w:left w:val="none" w:sz="0" w:space="0" w:color="auto"/>
        <w:bottom w:val="none" w:sz="0" w:space="0" w:color="auto"/>
        <w:right w:val="none" w:sz="0" w:space="0" w:color="auto"/>
      </w:divBdr>
    </w:div>
    <w:div w:id="2084377271">
      <w:bodyDiv w:val="1"/>
      <w:marLeft w:val="0"/>
      <w:marRight w:val="0"/>
      <w:marTop w:val="0"/>
      <w:marBottom w:val="0"/>
      <w:divBdr>
        <w:top w:val="none" w:sz="0" w:space="0" w:color="auto"/>
        <w:left w:val="none" w:sz="0" w:space="0" w:color="auto"/>
        <w:bottom w:val="none" w:sz="0" w:space="0" w:color="auto"/>
        <w:right w:val="none" w:sz="0" w:space="0" w:color="auto"/>
      </w:divBdr>
    </w:div>
    <w:div w:id="2124884038">
      <w:bodyDiv w:val="1"/>
      <w:marLeft w:val="0"/>
      <w:marRight w:val="0"/>
      <w:marTop w:val="0"/>
      <w:marBottom w:val="0"/>
      <w:divBdr>
        <w:top w:val="none" w:sz="0" w:space="0" w:color="auto"/>
        <w:left w:val="none" w:sz="0" w:space="0" w:color="auto"/>
        <w:bottom w:val="none" w:sz="0" w:space="0" w:color="auto"/>
        <w:right w:val="none" w:sz="0" w:space="0" w:color="auto"/>
      </w:divBdr>
    </w:div>
    <w:div w:id="2125463792">
      <w:bodyDiv w:val="1"/>
      <w:marLeft w:val="0"/>
      <w:marRight w:val="0"/>
      <w:marTop w:val="0"/>
      <w:marBottom w:val="0"/>
      <w:divBdr>
        <w:top w:val="none" w:sz="0" w:space="0" w:color="auto"/>
        <w:left w:val="none" w:sz="0" w:space="0" w:color="auto"/>
        <w:bottom w:val="none" w:sz="0" w:space="0" w:color="auto"/>
        <w:right w:val="none" w:sz="0" w:space="0" w:color="auto"/>
      </w:divBdr>
    </w:div>
    <w:div w:id="213262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2885</Words>
  <Characters>16449</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RT</dc:creator>
  <cp:keywords/>
  <dc:description/>
  <cp:lastModifiedBy>David Döbele</cp:lastModifiedBy>
  <cp:revision>96</cp:revision>
  <dcterms:created xsi:type="dcterms:W3CDTF">2021-10-15T11:46:00Z</dcterms:created>
  <dcterms:modified xsi:type="dcterms:W3CDTF">2021-10-18T08:13:00Z</dcterms:modified>
</cp:coreProperties>
</file>