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Nadine Struck" w:date="2021-02-04T17:31:00Z"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380"/>
        <w:gridCol w:w="470"/>
        <w:gridCol w:w="284"/>
        <w:gridCol w:w="1412"/>
        <w:tblGridChange w:id="1">
          <w:tblGrid>
            <w:gridCol w:w="1985"/>
            <w:gridCol w:w="3538"/>
            <w:gridCol w:w="147"/>
            <w:gridCol w:w="284"/>
            <w:gridCol w:w="142"/>
            <w:gridCol w:w="283"/>
            <w:gridCol w:w="142"/>
            <w:gridCol w:w="380"/>
            <w:gridCol w:w="470"/>
            <w:gridCol w:w="1696"/>
          </w:tblGrid>
        </w:tblGridChange>
      </w:tblGrid>
      <w:tr w:rsidR="002508C2" w:rsidRPr="005502C3" w14:paraId="5DF08F91" w14:textId="77777777" w:rsidTr="005502C3">
        <w:trPr>
          <w:trHeight w:val="227"/>
          <w:trPrChange w:id="2" w:author="Nadine Struck" w:date="2021-02-04T17:31:00Z">
            <w:trPr>
              <w:trHeight w:val="227"/>
            </w:trPr>
          </w:trPrChange>
        </w:trPr>
        <w:tc>
          <w:tcPr>
            <w:tcW w:w="9067" w:type="dxa"/>
            <w:gridSpan w:val="11"/>
            <w:vAlign w:val="bottom"/>
            <w:tcPrChange w:id="3" w:author="Nadine Struck" w:date="2021-02-04T17:31:00Z">
              <w:tcPr>
                <w:tcW w:w="9067" w:type="dxa"/>
                <w:gridSpan w:val="10"/>
              </w:tcPr>
            </w:tcPrChange>
          </w:tcPr>
          <w:p w14:paraId="11DD220E" w14:textId="43DF6081" w:rsidR="002508C2" w:rsidRPr="005502C3" w:rsidRDefault="00B81E77" w:rsidP="005502C3">
            <w:pPr>
              <w:spacing w:line="276" w:lineRule="auto"/>
              <w:jc w:val="center"/>
              <w:rPr>
                <w:rFonts w:ascii="Georgia" w:hAnsi="Georgia"/>
              </w:rPr>
            </w:pPr>
            <w:r w:rsidRPr="005502C3">
              <w:rPr>
                <w:rFonts w:ascii="Georgia" w:hAnsi="Georgia"/>
                <w:b/>
                <w:smallCaps/>
                <w:sz w:val="48"/>
                <w:szCs w:val="32"/>
              </w:rPr>
              <w:t>Lennart Wolter</w:t>
            </w:r>
            <w:r w:rsidR="008050E4" w:rsidRPr="005502C3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E41BE6" w:rsidRPr="005502C3">
              <w:rPr>
                <w:rFonts w:ascii="Georgia" w:hAnsi="Georgia"/>
                <w:sz w:val="20"/>
              </w:rPr>
              <w:t>Rheinbabenallee</w:t>
            </w:r>
            <w:proofErr w:type="spellEnd"/>
            <w:r w:rsidR="00E41BE6" w:rsidRPr="005502C3">
              <w:rPr>
                <w:rFonts w:ascii="Georgia" w:hAnsi="Georgia"/>
                <w:sz w:val="20"/>
              </w:rPr>
              <w:t xml:space="preserve"> 13c</w:t>
            </w:r>
            <w:r w:rsidR="00853438" w:rsidRPr="005502C3">
              <w:rPr>
                <w:rFonts w:ascii="Georgia" w:hAnsi="Georgia"/>
                <w:sz w:val="20"/>
              </w:rPr>
              <w:t xml:space="preserve">, </w:t>
            </w:r>
            <w:r w:rsidR="00E41BE6" w:rsidRPr="005502C3">
              <w:rPr>
                <w:rFonts w:ascii="Georgia" w:hAnsi="Georgia"/>
                <w:sz w:val="20"/>
              </w:rPr>
              <w:t>14199 Berlin</w:t>
            </w:r>
          </w:p>
          <w:p w14:paraId="722A5AF6" w14:textId="7B2307D9" w:rsidR="008050E4" w:rsidRPr="005502C3" w:rsidRDefault="002B2091" w:rsidP="005502C3">
            <w:pPr>
              <w:spacing w:line="276" w:lineRule="auto"/>
              <w:jc w:val="center"/>
              <w:rPr>
                <w:rFonts w:ascii="Georgia" w:hAnsi="Georgia"/>
              </w:rPr>
            </w:pPr>
            <w:r w:rsidRPr="005502C3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5502C3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5502C3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2C1A68" w:rsidRPr="005502C3">
              <w:rPr>
                <w:rFonts w:ascii="Georgia" w:hAnsi="Georgia" w:cs="Georgia"/>
                <w:color w:val="000000"/>
                <w:sz w:val="20"/>
              </w:rPr>
              <w:t>17374</w:t>
            </w:r>
            <w:r w:rsidR="00692F5F" w:rsidRPr="005502C3">
              <w:rPr>
                <w:rFonts w:ascii="Georgia" w:hAnsi="Georgia" w:cs="Georgia"/>
                <w:color w:val="000000"/>
                <w:sz w:val="20"/>
              </w:rPr>
              <w:t>88</w:t>
            </w:r>
            <w:r w:rsidR="002C1A68" w:rsidRPr="005502C3">
              <w:rPr>
                <w:rFonts w:ascii="Georgia" w:hAnsi="Georgia" w:cs="Georgia"/>
                <w:color w:val="000000"/>
                <w:sz w:val="20"/>
              </w:rPr>
              <w:t>850</w:t>
            </w:r>
            <w:r w:rsidR="00AB016A" w:rsidRPr="005502C3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5502C3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692F5F" w:rsidRPr="005502C3">
              <w:rPr>
                <w:rFonts w:ascii="Georgia" w:hAnsi="Georgia" w:cs="Georgia"/>
                <w:color w:val="000000"/>
                <w:sz w:val="20"/>
              </w:rPr>
              <w:t>Lennartwolter</w:t>
            </w:r>
            <w:r w:rsidRPr="005502C3">
              <w:rPr>
                <w:rFonts w:ascii="Georgia" w:hAnsi="Georgia" w:cs="Georgia"/>
                <w:color w:val="000000"/>
                <w:sz w:val="20"/>
              </w:rPr>
              <w:t xml:space="preserve">@outlook.de </w:t>
            </w:r>
            <w:r w:rsidR="008050E4" w:rsidRPr="005502C3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692F5F" w:rsidRPr="005502C3">
              <w:rPr>
                <w:rFonts w:ascii="Georgia" w:hAnsi="Georgia" w:cs="Georgia"/>
                <w:color w:val="000000"/>
                <w:sz w:val="20"/>
              </w:rPr>
              <w:t>01</w:t>
            </w:r>
            <w:r w:rsidR="00BA215A" w:rsidRPr="005502C3">
              <w:rPr>
                <w:rFonts w:ascii="Georgia" w:hAnsi="Georgia" w:cs="Georgia"/>
                <w:color w:val="000000"/>
                <w:sz w:val="20"/>
              </w:rPr>
              <w:t>.0</w:t>
            </w:r>
            <w:r w:rsidR="00692F5F" w:rsidRPr="005502C3">
              <w:rPr>
                <w:rFonts w:ascii="Georgia" w:hAnsi="Georgia" w:cs="Georgia"/>
                <w:color w:val="000000"/>
                <w:sz w:val="20"/>
              </w:rPr>
              <w:t>2</w:t>
            </w:r>
            <w:r w:rsidR="00BA215A" w:rsidRPr="005502C3">
              <w:rPr>
                <w:rFonts w:ascii="Georgia" w:hAnsi="Georgia" w:cs="Georgia"/>
                <w:color w:val="000000"/>
                <w:sz w:val="20"/>
              </w:rPr>
              <w:t>.</w:t>
            </w:r>
            <w:r w:rsidR="00692F5F" w:rsidRPr="005502C3">
              <w:rPr>
                <w:rFonts w:ascii="Georgia" w:hAnsi="Georgia" w:cs="Georgia"/>
                <w:color w:val="000000"/>
                <w:sz w:val="20"/>
              </w:rPr>
              <w:t>2000</w:t>
            </w:r>
            <w:r w:rsidR="00853438" w:rsidRPr="005502C3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692F5F" w:rsidRPr="005502C3">
              <w:rPr>
                <w:rFonts w:ascii="Georgia" w:hAnsi="Georgia" w:cs="Georgia"/>
                <w:color w:val="000000"/>
                <w:sz w:val="20"/>
              </w:rPr>
              <w:t>Berlin</w:t>
            </w:r>
          </w:p>
        </w:tc>
      </w:tr>
      <w:tr w:rsidR="002508C2" w:rsidRPr="005502C3" w14:paraId="0FCADE56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502C3" w:rsidRDefault="006E2C9C" w:rsidP="005502C3">
            <w:pPr>
              <w:jc w:val="center"/>
              <w:rPr>
                <w:rFonts w:ascii="Georgia" w:hAnsi="Georgia"/>
                <w:sz w:val="28"/>
              </w:rPr>
            </w:pPr>
            <w:r w:rsidRPr="005502C3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502C3" w14:paraId="7D1DEBF7" w14:textId="77777777" w:rsidTr="00BA4E02">
        <w:trPr>
          <w:trHeight w:val="340"/>
        </w:trPr>
        <w:tc>
          <w:tcPr>
            <w:tcW w:w="690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7F2A7356" w:rsidR="00D1492F" w:rsidRPr="005502C3" w:rsidRDefault="007518B9" w:rsidP="005502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502C3">
              <w:rPr>
                <w:rFonts w:ascii="Georgia" w:hAnsi="Georgia"/>
                <w:b/>
                <w:smallCaps/>
                <w:sz w:val="23"/>
                <w:szCs w:val="23"/>
              </w:rPr>
              <w:t>Europa-Universität Viadrina</w:t>
            </w:r>
          </w:p>
        </w:tc>
        <w:tc>
          <w:tcPr>
            <w:tcW w:w="2166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B9FA5B4" w:rsidR="00D1492F" w:rsidRPr="005502C3" w:rsidRDefault="00B17D95" w:rsidP="005502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502C3">
              <w:rPr>
                <w:rFonts w:ascii="Georgia" w:hAnsi="Georgia"/>
                <w:i/>
                <w:smallCaps/>
                <w:sz w:val="23"/>
                <w:szCs w:val="23"/>
              </w:rPr>
              <w:t xml:space="preserve">Frankfurt </w:t>
            </w:r>
            <w:r w:rsidR="00834BFC" w:rsidRPr="005502C3">
              <w:rPr>
                <w:rFonts w:ascii="Georgia" w:hAnsi="Georgia"/>
                <w:i/>
                <w:smallCaps/>
                <w:sz w:val="23"/>
                <w:szCs w:val="23"/>
              </w:rPr>
              <w:t>(Oder)</w:t>
            </w:r>
          </w:p>
        </w:tc>
      </w:tr>
      <w:tr w:rsidR="00D1492F" w:rsidRPr="005502C3" w14:paraId="61E5D482" w14:textId="77777777" w:rsidTr="005502C3">
        <w:tc>
          <w:tcPr>
            <w:tcW w:w="5523" w:type="dxa"/>
            <w:gridSpan w:val="2"/>
            <w:vAlign w:val="bottom"/>
            <w:tcPrChange w:id="4" w:author="Nadine Struck" w:date="2021-02-04T17:31:00Z">
              <w:tcPr>
                <w:tcW w:w="5523" w:type="dxa"/>
                <w:gridSpan w:val="2"/>
              </w:tcPr>
            </w:tcPrChange>
          </w:tcPr>
          <w:p w14:paraId="11CB9A0F" w14:textId="1A851672" w:rsidR="00D1492F" w:rsidRPr="005502C3" w:rsidRDefault="00D1492F" w:rsidP="005502C3">
            <w:pPr>
              <w:rPr>
                <w:rFonts w:ascii="Georgia" w:hAnsi="Georgia"/>
                <w:sz w:val="18"/>
              </w:rPr>
            </w:pPr>
            <w:r w:rsidRPr="005502C3">
              <w:rPr>
                <w:rFonts w:ascii="Georgia" w:hAnsi="Georgia"/>
                <w:sz w:val="18"/>
              </w:rPr>
              <w:t xml:space="preserve">B.Sc. in </w:t>
            </w:r>
            <w:r w:rsidR="00B17D95" w:rsidRPr="005502C3">
              <w:rPr>
                <w:rFonts w:ascii="Georgia" w:hAnsi="Georgia"/>
                <w:sz w:val="18"/>
              </w:rPr>
              <w:t>Wirtschaftswissenschaften (</w:t>
            </w:r>
            <w:r w:rsidR="00426D7E" w:rsidRPr="005502C3">
              <w:rPr>
                <w:rFonts w:ascii="Georgia" w:hAnsi="Georgia"/>
                <w:sz w:val="18"/>
              </w:rPr>
              <w:t xml:space="preserve">aktueller </w:t>
            </w:r>
            <w:r w:rsidR="00B17D95" w:rsidRPr="005502C3">
              <w:rPr>
                <w:rFonts w:ascii="Georgia" w:hAnsi="Georgia"/>
                <w:sz w:val="18"/>
              </w:rPr>
              <w:t>Schnitt: 1,</w:t>
            </w:r>
            <w:r w:rsidR="007518B9" w:rsidRPr="005502C3">
              <w:rPr>
                <w:rFonts w:ascii="Georgia" w:hAnsi="Georgia"/>
                <w:sz w:val="18"/>
              </w:rPr>
              <w:t>15</w:t>
            </w:r>
            <w:r w:rsidR="00B17D95" w:rsidRPr="005502C3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9"/>
            <w:vAlign w:val="bottom"/>
            <w:tcPrChange w:id="5" w:author="Nadine Struck" w:date="2021-02-04T17:31:00Z">
              <w:tcPr>
                <w:tcW w:w="3544" w:type="dxa"/>
                <w:gridSpan w:val="8"/>
              </w:tcPr>
            </w:tcPrChange>
          </w:tcPr>
          <w:p w14:paraId="419A9228" w14:textId="6EA21308" w:rsidR="00D1492F" w:rsidRPr="005502C3" w:rsidRDefault="00EA322B" w:rsidP="005502C3">
            <w:pPr>
              <w:jc w:val="right"/>
              <w:rPr>
                <w:rFonts w:ascii="Georgia" w:hAnsi="Georgia"/>
                <w:sz w:val="18"/>
              </w:rPr>
            </w:pPr>
            <w:r w:rsidRPr="005502C3">
              <w:rPr>
                <w:rFonts w:ascii="Georgia" w:hAnsi="Georgia"/>
                <w:sz w:val="18"/>
              </w:rPr>
              <w:t>10</w:t>
            </w:r>
            <w:r w:rsidR="00D1492F" w:rsidRPr="005502C3">
              <w:rPr>
                <w:rFonts w:ascii="Georgia" w:hAnsi="Georgia"/>
                <w:sz w:val="18"/>
              </w:rPr>
              <w:t>/20</w:t>
            </w:r>
            <w:r w:rsidRPr="005502C3">
              <w:rPr>
                <w:rFonts w:ascii="Georgia" w:hAnsi="Georgia"/>
                <w:sz w:val="18"/>
              </w:rPr>
              <w:t>20</w:t>
            </w:r>
            <w:r w:rsidR="00D1492F" w:rsidRPr="005502C3">
              <w:rPr>
                <w:rFonts w:ascii="Georgia" w:hAnsi="Georgia"/>
                <w:sz w:val="18"/>
              </w:rPr>
              <w:t xml:space="preserve"> –</w:t>
            </w:r>
            <w:r w:rsidR="00B17D95" w:rsidRPr="005502C3">
              <w:rPr>
                <w:rFonts w:ascii="Georgia" w:hAnsi="Georgia"/>
                <w:sz w:val="18"/>
              </w:rPr>
              <w:t xml:space="preserve"> </w:t>
            </w:r>
            <w:r w:rsidR="00D5280E" w:rsidRPr="005502C3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5502C3" w14:paraId="7EABE9F1" w14:textId="77777777" w:rsidTr="005502C3">
        <w:trPr>
          <w:trHeight w:val="454"/>
        </w:trPr>
        <w:tc>
          <w:tcPr>
            <w:tcW w:w="9067" w:type="dxa"/>
            <w:gridSpan w:val="11"/>
            <w:vAlign w:val="bottom"/>
            <w:tcPrChange w:id="6" w:author="Nadine Struck" w:date="2021-02-04T17:34:00Z">
              <w:tcPr>
                <w:tcW w:w="9067" w:type="dxa"/>
                <w:gridSpan w:val="10"/>
              </w:tcPr>
            </w:tcPrChange>
          </w:tcPr>
          <w:p w14:paraId="015CC027" w14:textId="053F4E3A" w:rsidR="00B17D95" w:rsidRPr="005502C3" w:rsidRDefault="00B442DC" w:rsidP="005502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rPrChange w:id="7" w:author="Nadine Struck" w:date="2021-02-04T17:38:00Z">
                  <w:rPr>
                    <w:rFonts w:ascii="Georgia" w:hAnsi="Georgia" w:cs="Georgia"/>
                    <w:sz w:val="18"/>
                    <w:lang w:val="de-AT"/>
                  </w:rPr>
                </w:rPrChange>
              </w:rPr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8" w:author="Nadine Struck" w:date="2021-02-04T17:38:00Z">
                  <w:rPr>
                    <w:rFonts w:ascii="Georgia" w:hAnsi="Georgia" w:cs="Georgia"/>
                    <w:sz w:val="18"/>
                    <w:lang w:val="de-AT"/>
                  </w:rPr>
                </w:rPrChange>
              </w:rPr>
              <w:t xml:space="preserve">Geplante </w:t>
            </w:r>
            <w:r w:rsidR="00B17D95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9" w:author="Nadine Struck" w:date="2021-02-04T17:38:00Z">
                  <w:rPr>
                    <w:rFonts w:ascii="Georgia" w:hAnsi="Georgia" w:cs="Georgia"/>
                    <w:sz w:val="18"/>
                    <w:lang w:val="de-AT"/>
                  </w:rPr>
                </w:rPrChange>
              </w:rPr>
              <w:t>Vertiefun</w:t>
            </w:r>
            <w:r w:rsidR="00143A7A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0" w:author="Nadine Struck" w:date="2021-02-04T17:38:00Z">
                  <w:rPr>
                    <w:rFonts w:ascii="Georgia" w:hAnsi="Georgia" w:cs="Georgia"/>
                    <w:sz w:val="18"/>
                    <w:lang w:val="de-AT"/>
                  </w:rPr>
                </w:rPrChange>
              </w:rPr>
              <w:t>g: Finance</w:t>
            </w:r>
          </w:p>
          <w:p w14:paraId="08DB11CB" w14:textId="75E48E52" w:rsidR="00426D7E" w:rsidRPr="005502C3" w:rsidRDefault="00B17D95" w:rsidP="005502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Module: Rechnungswesen (Note: 1,</w:t>
            </w:r>
            <w:r w:rsidR="009E529F"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D90950"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="00624592"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Internationales Management </w:t>
            </w:r>
            <w:r w:rsidR="00D90950"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(Note: </w:t>
            </w:r>
            <w:r w:rsidR="00624592"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="00D90950"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624592"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3</w:t>
            </w:r>
            <w:r w:rsidR="00D90950"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7A71E6B0" w14:textId="2D04DBDF" w:rsidR="00426D7E" w:rsidRPr="005502C3" w:rsidRDefault="00D90950" w:rsidP="005502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1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>Regelmäßiger Besuch von</w:t>
            </w:r>
            <w:r w:rsidR="00426D7E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2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 xml:space="preserve"> </w:t>
            </w:r>
            <w:r w:rsidR="007C717F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3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 xml:space="preserve">Finance </w:t>
            </w:r>
            <w:r w:rsidR="00426D7E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4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 xml:space="preserve">Workshops </w:t>
            </w:r>
            <w:r w:rsidR="00C437F6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5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>durch</w:t>
            </w:r>
            <w:r w:rsidR="00381077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6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 xml:space="preserve"> VCG e.V</w:t>
            </w:r>
            <w:r w:rsidR="00D87C65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7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>.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8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 xml:space="preserve">, u. a. von </w:t>
            </w:r>
            <w:r w:rsidR="00143A7A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9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>P</w:t>
            </w:r>
            <w:r w:rsidR="00555C2F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0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>w</w:t>
            </w:r>
            <w:r w:rsidR="003E5EC6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1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>C</w:t>
            </w:r>
            <w:r w:rsidR="007D46EA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2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 xml:space="preserve"> und </w:t>
            </w:r>
            <w:r w:rsidR="001743F9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" w:author="Nadine Struck" w:date="2021-02-04T17:38:00Z">
                  <w:rPr>
                    <w:rFonts w:ascii="Georgia" w:hAnsi="Georgia" w:cs="Georgia"/>
                    <w:i/>
                    <w:iCs/>
                    <w:sz w:val="18"/>
                  </w:rPr>
                </w:rPrChange>
              </w:rPr>
              <w:t>DB Systel GmbH</w:t>
            </w:r>
          </w:p>
        </w:tc>
      </w:tr>
      <w:tr w:rsidR="00D5280E" w:rsidRPr="005502C3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2B5415B8" w:rsidR="00665BF3" w:rsidRPr="005502C3" w:rsidRDefault="003F210D" w:rsidP="005502C3">
            <w:pPr>
              <w:rPr>
                <w:rFonts w:ascii="Georgia" w:hAnsi="Georgia"/>
                <w:sz w:val="18"/>
              </w:rPr>
            </w:pPr>
            <w:r w:rsidRPr="005502C3">
              <w:rPr>
                <w:rFonts w:ascii="Georgia" w:hAnsi="Georgia"/>
                <w:b/>
                <w:smallCaps/>
                <w:sz w:val="23"/>
                <w:szCs w:val="23"/>
              </w:rPr>
              <w:t>Sport</w:t>
            </w:r>
            <w:r w:rsidR="00282A83" w:rsidRPr="005502C3">
              <w:rPr>
                <w:rFonts w:ascii="Georgia" w:hAnsi="Georgia"/>
                <w:b/>
                <w:smallCaps/>
                <w:sz w:val="23"/>
                <w:szCs w:val="23"/>
              </w:rPr>
              <w:t>schule im Olympiapark Poelchau-Schule</w:t>
            </w:r>
          </w:p>
        </w:tc>
        <w:tc>
          <w:tcPr>
            <w:tcW w:w="3397" w:type="dxa"/>
            <w:gridSpan w:val="8"/>
            <w:vAlign w:val="bottom"/>
          </w:tcPr>
          <w:p w14:paraId="2FCB10D7" w14:textId="20BCF7D6" w:rsidR="00665BF3" w:rsidRPr="005502C3" w:rsidRDefault="00A439C1" w:rsidP="005502C3">
            <w:pPr>
              <w:jc w:val="right"/>
              <w:rPr>
                <w:rFonts w:ascii="Georgia" w:hAnsi="Georgia"/>
                <w:sz w:val="18"/>
              </w:rPr>
            </w:pPr>
            <w:r w:rsidRPr="005502C3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91331D" w:rsidRPr="005502C3" w14:paraId="312B82BC" w14:textId="77777777" w:rsidTr="005502C3">
        <w:tc>
          <w:tcPr>
            <w:tcW w:w="5670" w:type="dxa"/>
            <w:gridSpan w:val="3"/>
            <w:vAlign w:val="bottom"/>
            <w:tcPrChange w:id="24" w:author="Nadine Struck" w:date="2021-02-04T17:32:00Z">
              <w:tcPr>
                <w:tcW w:w="5670" w:type="dxa"/>
                <w:gridSpan w:val="3"/>
              </w:tcPr>
            </w:tcPrChange>
          </w:tcPr>
          <w:p w14:paraId="1CEE182B" w14:textId="3CA03889" w:rsidR="0091331D" w:rsidRPr="005502C3" w:rsidRDefault="0091331D" w:rsidP="005502C3">
            <w:pPr>
              <w:rPr>
                <w:rFonts w:ascii="Georgia" w:hAnsi="Georgia"/>
                <w:sz w:val="18"/>
                <w:rPrChange w:id="25" w:author="Nadine Struck" w:date="2021-02-04T17:37:00Z">
                  <w:rPr>
                    <w:rFonts w:ascii="Georgia" w:hAnsi="Georgia"/>
                    <w:sz w:val="18"/>
                    <w:lang w:val="de-AT"/>
                  </w:rPr>
                </w:rPrChange>
              </w:rPr>
            </w:pPr>
            <w:r w:rsidRPr="005502C3">
              <w:rPr>
                <w:rFonts w:ascii="Georgia" w:hAnsi="Georgia"/>
                <w:sz w:val="18"/>
                <w:rPrChange w:id="26" w:author="Nadine Struck" w:date="2021-02-04T17:37:00Z">
                  <w:rPr>
                    <w:rFonts w:ascii="Georgia" w:hAnsi="Georgia"/>
                    <w:sz w:val="18"/>
                    <w:lang w:val="de-AT"/>
                  </w:rPr>
                </w:rPrChange>
              </w:rPr>
              <w:t>Allgemeine Hochschulreife (Note: 1,</w:t>
            </w:r>
            <w:r w:rsidR="00282A83" w:rsidRPr="005502C3">
              <w:rPr>
                <w:rFonts w:ascii="Georgia" w:hAnsi="Georgia"/>
                <w:sz w:val="18"/>
                <w:rPrChange w:id="27" w:author="Nadine Struck" w:date="2021-02-04T17:37:00Z">
                  <w:rPr>
                    <w:rFonts w:ascii="Georgia" w:hAnsi="Georgia"/>
                    <w:sz w:val="18"/>
                    <w:lang w:val="de-AT"/>
                  </w:rPr>
                </w:rPrChange>
              </w:rPr>
              <w:t>8</w:t>
            </w:r>
            <w:r w:rsidRPr="005502C3">
              <w:rPr>
                <w:rFonts w:ascii="Georgia" w:hAnsi="Georgia"/>
                <w:sz w:val="18"/>
                <w:rPrChange w:id="28" w:author="Nadine Struck" w:date="2021-02-04T17:37:00Z">
                  <w:rPr>
                    <w:rFonts w:ascii="Georgia" w:hAnsi="Georgia"/>
                    <w:sz w:val="18"/>
                    <w:lang w:val="de-AT"/>
                  </w:rPr>
                </w:rPrChange>
              </w:rPr>
              <w:t>)</w:t>
            </w:r>
          </w:p>
        </w:tc>
        <w:tc>
          <w:tcPr>
            <w:tcW w:w="3397" w:type="dxa"/>
            <w:gridSpan w:val="8"/>
            <w:vAlign w:val="bottom"/>
            <w:tcPrChange w:id="29" w:author="Nadine Struck" w:date="2021-02-04T17:32:00Z">
              <w:tcPr>
                <w:tcW w:w="3397" w:type="dxa"/>
                <w:gridSpan w:val="7"/>
              </w:tcPr>
            </w:tcPrChange>
          </w:tcPr>
          <w:p w14:paraId="7521EA6E" w14:textId="4A189D16" w:rsidR="0091331D" w:rsidRPr="005502C3" w:rsidRDefault="0092556A" w:rsidP="005502C3">
            <w:pPr>
              <w:jc w:val="right"/>
              <w:rPr>
                <w:rFonts w:ascii="Georgia" w:hAnsi="Georgia"/>
                <w:sz w:val="18"/>
              </w:rPr>
            </w:pPr>
            <w:r w:rsidRPr="005502C3">
              <w:rPr>
                <w:rFonts w:ascii="Georgia" w:hAnsi="Georgia"/>
                <w:sz w:val="18"/>
              </w:rPr>
              <w:t>07</w:t>
            </w:r>
            <w:r w:rsidR="0091331D" w:rsidRPr="005502C3">
              <w:rPr>
                <w:rFonts w:ascii="Georgia" w:hAnsi="Georgia"/>
                <w:sz w:val="18"/>
              </w:rPr>
              <w:t>/20</w:t>
            </w:r>
            <w:r w:rsidRPr="005502C3">
              <w:rPr>
                <w:rFonts w:ascii="Georgia" w:hAnsi="Georgia"/>
                <w:sz w:val="18"/>
              </w:rPr>
              <w:t>16</w:t>
            </w:r>
            <w:r w:rsidR="0091331D" w:rsidRPr="005502C3">
              <w:rPr>
                <w:rFonts w:ascii="Georgia" w:hAnsi="Georgia"/>
                <w:sz w:val="18"/>
              </w:rPr>
              <w:t xml:space="preserve"> – </w:t>
            </w:r>
            <w:r w:rsidRPr="005502C3">
              <w:rPr>
                <w:rFonts w:ascii="Georgia" w:hAnsi="Georgia"/>
                <w:sz w:val="18"/>
              </w:rPr>
              <w:t>06</w:t>
            </w:r>
            <w:r w:rsidR="0091331D" w:rsidRPr="005502C3">
              <w:rPr>
                <w:rFonts w:ascii="Georgia" w:hAnsi="Georgia"/>
                <w:sz w:val="18"/>
              </w:rPr>
              <w:t>/20</w:t>
            </w:r>
            <w:r w:rsidRPr="005502C3">
              <w:rPr>
                <w:rFonts w:ascii="Georgia" w:hAnsi="Georgia"/>
                <w:sz w:val="18"/>
              </w:rPr>
              <w:t>19</w:t>
            </w:r>
          </w:p>
        </w:tc>
      </w:tr>
      <w:tr w:rsidR="00D5280E" w:rsidRPr="005502C3" w14:paraId="69F47C1D" w14:textId="77777777" w:rsidTr="005502C3">
        <w:trPr>
          <w:trHeight w:val="397"/>
        </w:trPr>
        <w:tc>
          <w:tcPr>
            <w:tcW w:w="9067" w:type="dxa"/>
            <w:gridSpan w:val="11"/>
            <w:vAlign w:val="bottom"/>
            <w:tcPrChange w:id="30" w:author="Nadine Struck" w:date="2021-02-04T17:34:00Z">
              <w:tcPr>
                <w:tcW w:w="9067" w:type="dxa"/>
                <w:gridSpan w:val="10"/>
              </w:tcPr>
            </w:tcPrChange>
          </w:tcPr>
          <w:p w14:paraId="5154E9E2" w14:textId="18E046A9" w:rsidR="0091331D" w:rsidRPr="005502C3" w:rsidRDefault="0091331D" w:rsidP="005502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rPrChange w:id="31" w:author="Nadine Struck" w:date="2021-02-04T17:38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32" w:author="Nadine Struck" w:date="2021-02-04T17:38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 xml:space="preserve">Schwerpunktfächer: </w:t>
            </w:r>
            <w:r w:rsidR="001F2375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33" w:author="Nadine Struck" w:date="2021-02-04T17:38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>Biologie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34" w:author="Nadine Struck" w:date="2021-02-04T17:38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 xml:space="preserve"> (1</w:t>
            </w:r>
            <w:r w:rsidR="001F2375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35" w:author="Nadine Struck" w:date="2021-02-04T17:38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>1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36" w:author="Nadine Struck" w:date="2021-02-04T17:38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 xml:space="preserve"> Punkte), </w:t>
            </w:r>
            <w:r w:rsidR="001F2375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37" w:author="Nadine Struck" w:date="2021-02-04T17:38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>Sport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38" w:author="Nadine Struck" w:date="2021-02-04T17:38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 xml:space="preserve"> (12 Punkte)</w:t>
            </w:r>
          </w:p>
          <w:p w14:paraId="23575F6C" w14:textId="3556FFBA" w:rsidR="00D5280E" w:rsidRPr="005502C3" w:rsidRDefault="00E64719" w:rsidP="005502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39" w:author="Nadine Struck" w:date="2021-02-04T17:38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>B-Jugend Bundesliga bei Hertha BSC</w:t>
            </w:r>
          </w:p>
        </w:tc>
      </w:tr>
      <w:tr w:rsidR="00D5280E" w:rsidRPr="005502C3" w14:paraId="3A2665B3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502C3" w:rsidRDefault="006E2C9C">
            <w:pPr>
              <w:jc w:val="center"/>
              <w:rPr>
                <w:sz w:val="28"/>
              </w:rPr>
              <w:pPrChange w:id="40" w:author="Nadine Struck" w:date="2021-02-04T17:36:00Z">
                <w:pPr>
                  <w:pStyle w:val="BERSCHRIFT"/>
                  <w:jc w:val="center"/>
                </w:pPr>
              </w:pPrChange>
            </w:pPr>
            <w:r w:rsidRPr="005502C3">
              <w:rPr>
                <w:rFonts w:ascii="Georgia" w:hAnsi="Georgia"/>
                <w:b/>
                <w:smallCaps/>
                <w:sz w:val="28"/>
                <w:szCs w:val="32"/>
              </w:rPr>
              <w:t>Praxiserfahrungen</w:t>
            </w:r>
          </w:p>
        </w:tc>
      </w:tr>
      <w:tr w:rsidR="00D5280E" w:rsidRPr="005502C3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186681D7" w:rsidR="00665BF3" w:rsidRPr="005502C3" w:rsidRDefault="008246B6" w:rsidP="005502C3">
            <w:pPr>
              <w:rPr>
                <w:rFonts w:ascii="Georgia" w:hAnsi="Georgia"/>
                <w:b/>
                <w:smallCaps/>
                <w:sz w:val="23"/>
                <w:szCs w:val="23"/>
                <w:rPrChange w:id="41" w:author="Nadine Struck" w:date="2021-02-04T17:36:00Z">
                  <w:rPr>
                    <w:rFonts w:ascii="Georgia" w:hAnsi="Georgia"/>
                    <w:sz w:val="23"/>
                    <w:szCs w:val="23"/>
                  </w:rPr>
                </w:rPrChange>
              </w:rPr>
            </w:pPr>
            <w:r w:rsidRPr="005502C3">
              <w:rPr>
                <w:rFonts w:ascii="Georgia" w:hAnsi="Georgia"/>
                <w:b/>
                <w:smallCaps/>
                <w:sz w:val="23"/>
                <w:szCs w:val="23"/>
              </w:rPr>
              <w:t>trusthouse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F74E7B9" w:rsidR="00665BF3" w:rsidRPr="005502C3" w:rsidRDefault="006C266C" w:rsidP="005502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502C3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D5280E" w:rsidRPr="005502C3" w14:paraId="335D84E9" w14:textId="77777777" w:rsidTr="005502C3">
        <w:tc>
          <w:tcPr>
            <w:tcW w:w="5954" w:type="dxa"/>
            <w:gridSpan w:val="4"/>
            <w:vAlign w:val="bottom"/>
            <w:tcPrChange w:id="42" w:author="Nadine Struck" w:date="2021-02-04T17:32:00Z">
              <w:tcPr>
                <w:tcW w:w="5954" w:type="dxa"/>
                <w:gridSpan w:val="4"/>
              </w:tcPr>
            </w:tcPrChange>
          </w:tcPr>
          <w:p w14:paraId="20B1570F" w14:textId="41F55FAC" w:rsidR="00665BF3" w:rsidRPr="005502C3" w:rsidRDefault="008246B6" w:rsidP="005502C3">
            <w:pPr>
              <w:rPr>
                <w:rFonts w:ascii="Georgia" w:hAnsi="Georgia"/>
                <w:sz w:val="18"/>
                <w:rPrChange w:id="43" w:author="Nadine Struck" w:date="2021-02-04T17:37:00Z">
                  <w:rPr>
                    <w:rFonts w:ascii="Georgia" w:hAnsi="Georgia"/>
                    <w:sz w:val="18"/>
                    <w:lang w:val="en-US"/>
                  </w:rPr>
                </w:rPrChange>
              </w:rPr>
            </w:pPr>
            <w:r w:rsidRPr="005502C3">
              <w:rPr>
                <w:rFonts w:ascii="Georgia" w:hAnsi="Georgia"/>
                <w:sz w:val="18"/>
                <w:rPrChange w:id="44" w:author="Nadine Struck" w:date="2021-02-04T17:37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Vertrieb </w:t>
            </w:r>
            <w:r w:rsidR="00B40856" w:rsidRPr="005502C3">
              <w:rPr>
                <w:rFonts w:ascii="Georgia" w:hAnsi="Georgia"/>
                <w:sz w:val="18"/>
                <w:rPrChange w:id="45" w:author="Nadine Struck" w:date="2021-02-04T17:37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von Wohn- &amp; Gewerbeimmobilien</w:t>
            </w:r>
          </w:p>
        </w:tc>
        <w:tc>
          <w:tcPr>
            <w:tcW w:w="3113" w:type="dxa"/>
            <w:gridSpan w:val="7"/>
            <w:vAlign w:val="bottom"/>
            <w:tcPrChange w:id="46" w:author="Nadine Struck" w:date="2021-02-04T17:32:00Z">
              <w:tcPr>
                <w:tcW w:w="3113" w:type="dxa"/>
                <w:gridSpan w:val="6"/>
              </w:tcPr>
            </w:tcPrChange>
          </w:tcPr>
          <w:p w14:paraId="0475B997" w14:textId="314272D0" w:rsidR="00665BF3" w:rsidRPr="00965B2E" w:rsidRDefault="0086572D" w:rsidP="005502C3">
            <w:pPr>
              <w:jc w:val="right"/>
              <w:rPr>
                <w:rFonts w:ascii="Georgia" w:hAnsi="Georgia"/>
                <w:sz w:val="18"/>
                <w:rPrChange w:id="47" w:author="Nadine Struck" w:date="2021-02-04T17:41:00Z">
                  <w:rPr>
                    <w:rFonts w:ascii="Georgia" w:hAnsi="Georgia"/>
                    <w:sz w:val="18"/>
                    <w:lang w:val="en-US"/>
                  </w:rPr>
                </w:rPrChange>
              </w:rPr>
            </w:pPr>
            <w:r w:rsidRPr="00965B2E">
              <w:rPr>
                <w:rFonts w:ascii="Georgia" w:hAnsi="Georgia"/>
                <w:sz w:val="18"/>
                <w:rPrChange w:id="48" w:author="Nadine Struck" w:date="2021-02-04T17:4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09</w:t>
            </w:r>
            <w:r w:rsidR="00665BF3" w:rsidRPr="00965B2E">
              <w:rPr>
                <w:rFonts w:ascii="Georgia" w:hAnsi="Georgia"/>
                <w:sz w:val="18"/>
                <w:rPrChange w:id="49" w:author="Nadine Struck" w:date="2021-02-04T17:4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/201</w:t>
            </w:r>
            <w:r w:rsidRPr="00965B2E">
              <w:rPr>
                <w:rFonts w:ascii="Georgia" w:hAnsi="Georgia"/>
                <w:sz w:val="18"/>
                <w:rPrChange w:id="50" w:author="Nadine Struck" w:date="2021-02-04T17:4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7</w:t>
            </w:r>
            <w:r w:rsidR="00665BF3" w:rsidRPr="00965B2E">
              <w:rPr>
                <w:rFonts w:ascii="Georgia" w:hAnsi="Georgia"/>
                <w:sz w:val="18"/>
                <w:rPrChange w:id="51" w:author="Nadine Struck" w:date="2021-02-04T17:4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 – </w:t>
            </w:r>
            <w:r w:rsidRPr="00965B2E">
              <w:rPr>
                <w:rFonts w:ascii="Georgia" w:hAnsi="Georgia"/>
                <w:sz w:val="18"/>
                <w:rPrChange w:id="52" w:author="Nadine Struck" w:date="2021-02-04T17:4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heute</w:t>
            </w:r>
          </w:p>
        </w:tc>
      </w:tr>
      <w:tr w:rsidR="00D5280E" w:rsidRPr="005502C3" w14:paraId="54C3D64C" w14:textId="77777777" w:rsidTr="005502C3">
        <w:tc>
          <w:tcPr>
            <w:tcW w:w="9067" w:type="dxa"/>
            <w:gridSpan w:val="11"/>
            <w:vAlign w:val="bottom"/>
            <w:tcPrChange w:id="53" w:author="Nadine Struck" w:date="2021-02-04T17:32:00Z">
              <w:tcPr>
                <w:tcW w:w="9067" w:type="dxa"/>
                <w:gridSpan w:val="10"/>
              </w:tcPr>
            </w:tcPrChange>
          </w:tcPr>
          <w:p w14:paraId="23AB8399" w14:textId="2CA225B0" w:rsidR="00665BF3" w:rsidRPr="005502C3" w:rsidRDefault="00D938CC">
            <w:pPr>
              <w:pStyle w:val="Listenabsatz"/>
              <w:numPr>
                <w:ilvl w:val="0"/>
                <w:numId w:val="2"/>
              </w:numPr>
              <w:rPr>
                <w:sz w:val="18"/>
                <w:rPrChange w:id="54" w:author="Nadine Struck" w:date="2021-02-04T17:38:00Z">
                  <w:rPr>
                    <w:sz w:val="18"/>
                    <w:lang w:val="de-AT"/>
                  </w:rPr>
                </w:rPrChange>
              </w:rPr>
              <w:pPrChange w:id="55" w:author="Nadine Struck" w:date="2021-02-04T17:38:00Z">
                <w:pPr>
                  <w:pStyle w:val="Bullets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56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Betreu</w:t>
            </w:r>
            <w:r w:rsidR="000F7EFE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57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ung von Interessenten</w:t>
            </w:r>
          </w:p>
          <w:p w14:paraId="6DD9BA0F" w14:textId="597DB90C" w:rsidR="00CE28CC" w:rsidRPr="005502C3" w:rsidRDefault="00D751B9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  <w:pPrChange w:id="58" w:author="Nadine Struck" w:date="2021-02-04T17:38:00Z">
                <w:pPr>
                  <w:pStyle w:val="Bullets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59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Durchführung </w:t>
            </w:r>
            <w:r w:rsidR="00036A0B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60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von Werbemaßnahmen</w:t>
            </w:r>
            <w:r w:rsidR="00D5280E" w:rsidRPr="005502C3">
              <w:rPr>
                <w:rFonts w:ascii="Georgia" w:hAnsi="Georgia"/>
                <w:sz w:val="18"/>
                <w:lang w:val="de-AT"/>
              </w:rPr>
              <w:t xml:space="preserve"> </w:t>
            </w:r>
          </w:p>
        </w:tc>
      </w:tr>
      <w:tr w:rsidR="00D5280E" w:rsidRPr="005502C3" w14:paraId="50AFEA03" w14:textId="77777777" w:rsidTr="005502C3">
        <w:trPr>
          <w:trHeight w:val="340"/>
          <w:trPrChange w:id="61" w:author="Nadine Struck" w:date="2021-02-04T17:34:00Z">
            <w:trPr>
              <w:trHeight w:val="346"/>
            </w:trPr>
          </w:trPrChange>
        </w:trPr>
        <w:tc>
          <w:tcPr>
            <w:tcW w:w="5523" w:type="dxa"/>
            <w:gridSpan w:val="2"/>
            <w:vAlign w:val="bottom"/>
            <w:tcPrChange w:id="62" w:author="Nadine Struck" w:date="2021-02-04T17:34:00Z">
              <w:tcPr>
                <w:tcW w:w="5523" w:type="dxa"/>
                <w:gridSpan w:val="2"/>
                <w:vAlign w:val="bottom"/>
              </w:tcPr>
            </w:tcPrChange>
          </w:tcPr>
          <w:p w14:paraId="42FB0D26" w14:textId="31DDDA99" w:rsidR="00665BF3" w:rsidRPr="005502C3" w:rsidRDefault="000C2524">
            <w:pPr>
              <w:rPr>
                <w:sz w:val="18"/>
              </w:rPr>
              <w:pPrChange w:id="63" w:author="Nadine Struck" w:date="2021-02-04T17:3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proofErr w:type="spellStart"/>
            <w:r w:rsidRPr="005502C3">
              <w:rPr>
                <w:rFonts w:ascii="Georgia" w:hAnsi="Georgia"/>
                <w:b/>
                <w:smallCaps/>
                <w:sz w:val="23"/>
                <w:szCs w:val="23"/>
              </w:rPr>
              <w:t>W</w:t>
            </w:r>
            <w:r w:rsidR="00BB5766" w:rsidRPr="005502C3">
              <w:rPr>
                <w:rFonts w:ascii="Georgia" w:hAnsi="Georgia"/>
                <w:b/>
                <w:smallCaps/>
                <w:sz w:val="23"/>
                <w:szCs w:val="23"/>
              </w:rPr>
              <w:t>eyerBoss</w:t>
            </w:r>
            <w:proofErr w:type="spellEnd"/>
          </w:p>
        </w:tc>
        <w:tc>
          <w:tcPr>
            <w:tcW w:w="3544" w:type="dxa"/>
            <w:gridSpan w:val="9"/>
            <w:vAlign w:val="bottom"/>
            <w:tcPrChange w:id="64" w:author="Nadine Struck" w:date="2021-02-04T17:34:00Z">
              <w:tcPr>
                <w:tcW w:w="3544" w:type="dxa"/>
                <w:gridSpan w:val="8"/>
                <w:vAlign w:val="bottom"/>
              </w:tcPr>
            </w:tcPrChange>
          </w:tcPr>
          <w:p w14:paraId="11E31BD8" w14:textId="03273878" w:rsidR="00665BF3" w:rsidRPr="005502C3" w:rsidRDefault="00BB5766">
            <w:pPr>
              <w:jc w:val="right"/>
              <w:rPr>
                <w:sz w:val="18"/>
              </w:rPr>
              <w:pPrChange w:id="65" w:author="Nadine Struck" w:date="2021-02-04T17:40:00Z">
                <w:pPr>
                  <w:pStyle w:val="Bullets"/>
                  <w:numPr>
                    <w:numId w:val="0"/>
                  </w:numPr>
                  <w:ind w:left="0" w:firstLine="0"/>
                  <w:jc w:val="right"/>
                </w:pPr>
              </w:pPrChange>
            </w:pPr>
            <w:r w:rsidRPr="00965B2E">
              <w:rPr>
                <w:rFonts w:ascii="Georgia" w:hAnsi="Georgia"/>
                <w:i/>
                <w:smallCaps/>
                <w:sz w:val="23"/>
                <w:szCs w:val="23"/>
                <w:rPrChange w:id="66" w:author="Nadine Struck" w:date="2021-02-04T17:40:00Z">
                  <w:rPr>
                    <w:i w:val="0"/>
                    <w:smallCaps/>
                    <w:sz w:val="23"/>
                    <w:szCs w:val="23"/>
                  </w:rPr>
                </w:rPrChange>
              </w:rPr>
              <w:t>Berlin</w:t>
            </w:r>
          </w:p>
        </w:tc>
      </w:tr>
      <w:tr w:rsidR="00D5280E" w:rsidRPr="005502C3" w14:paraId="48328CB9" w14:textId="77777777" w:rsidTr="00965B2E">
        <w:tc>
          <w:tcPr>
            <w:tcW w:w="7371" w:type="dxa"/>
            <w:gridSpan w:val="9"/>
            <w:vAlign w:val="bottom"/>
            <w:tcPrChange w:id="67" w:author="Nadine Struck" w:date="2021-02-04T17:44:00Z">
              <w:tcPr>
                <w:tcW w:w="6379" w:type="dxa"/>
                <w:gridSpan w:val="6"/>
              </w:tcPr>
            </w:tcPrChange>
          </w:tcPr>
          <w:p w14:paraId="74B74B41" w14:textId="583514EF" w:rsidR="00665BF3" w:rsidRPr="005502C3" w:rsidRDefault="00837FAA">
            <w:pPr>
              <w:rPr>
                <w:i/>
                <w:iCs/>
                <w:sz w:val="18"/>
                <w:rPrChange w:id="68" w:author="Nadine Struck" w:date="2021-02-04T17:37:00Z">
                  <w:rPr>
                    <w:i w:val="0"/>
                    <w:iCs w:val="0"/>
                    <w:sz w:val="18"/>
                  </w:rPr>
                </w:rPrChange>
              </w:rPr>
              <w:pPrChange w:id="69" w:author="Nadine Struck" w:date="2021-02-04T17:37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del w:id="70" w:author="Nadine Struck" w:date="2021-02-04T17:43:00Z">
              <w:r w:rsidRPr="005502C3" w:rsidDel="00965B2E">
                <w:rPr>
                  <w:rFonts w:ascii="Georgia" w:hAnsi="Georgia"/>
                  <w:sz w:val="18"/>
                </w:rPr>
                <w:delText>Anwalts</w:delText>
              </w:r>
              <w:r w:rsidR="0077611A" w:rsidRPr="005502C3" w:rsidDel="00965B2E">
                <w:rPr>
                  <w:rFonts w:ascii="Georgia" w:hAnsi="Georgia"/>
                  <w:sz w:val="18"/>
                </w:rPr>
                <w:delText>p</w:delText>
              </w:r>
              <w:r w:rsidR="00D5280E" w:rsidRPr="005502C3" w:rsidDel="00965B2E">
                <w:rPr>
                  <w:rFonts w:ascii="Georgia" w:hAnsi="Georgia"/>
                  <w:sz w:val="18"/>
                </w:rPr>
                <w:delText>raktikant</w:delText>
              </w:r>
              <w:r w:rsidR="00665BF3" w:rsidRPr="005502C3" w:rsidDel="00965B2E">
                <w:rPr>
                  <w:rFonts w:ascii="Georgia" w:hAnsi="Georgia"/>
                  <w:sz w:val="18"/>
                </w:rPr>
                <w:delText xml:space="preserve"> </w:delText>
              </w:r>
            </w:del>
            <w:ins w:id="71" w:author="Nadine Struck" w:date="2021-02-04T17:43:00Z">
              <w:r w:rsidR="00965B2E">
                <w:rPr>
                  <w:rFonts w:ascii="Georgia" w:hAnsi="Georgia"/>
                  <w:sz w:val="18"/>
                </w:rPr>
                <w:t>P</w:t>
              </w:r>
              <w:r w:rsidR="00965B2E" w:rsidRPr="005502C3">
                <w:rPr>
                  <w:rFonts w:ascii="Georgia" w:hAnsi="Georgia"/>
                  <w:sz w:val="18"/>
                </w:rPr>
                <w:t>raktik</w:t>
              </w:r>
            </w:ins>
            <w:ins w:id="72" w:author="Nadine Struck" w:date="2021-02-04T18:05:00Z">
              <w:r w:rsidR="00CB2D5B">
                <w:rPr>
                  <w:rFonts w:ascii="Georgia" w:hAnsi="Georgia"/>
                  <w:sz w:val="18"/>
                </w:rPr>
                <w:t>um</w:t>
              </w:r>
            </w:ins>
            <w:ins w:id="73" w:author="Nadine Struck" w:date="2021-02-04T17:43:00Z">
              <w:r w:rsidR="00965B2E" w:rsidRPr="005502C3">
                <w:rPr>
                  <w:rFonts w:ascii="Georgia" w:hAnsi="Georgia"/>
                  <w:sz w:val="18"/>
                </w:rPr>
                <w:t xml:space="preserve"> </w:t>
              </w:r>
              <w:r w:rsidR="00965B2E">
                <w:rPr>
                  <w:rFonts w:ascii="Georgia" w:hAnsi="Georgia"/>
                  <w:sz w:val="18"/>
                </w:rPr>
                <w:t xml:space="preserve">in einer Anwaltskanzlei </w:t>
              </w:r>
            </w:ins>
            <w:r w:rsidR="0091331D" w:rsidRPr="005502C3">
              <w:rPr>
                <w:rFonts w:ascii="Georgia" w:hAnsi="Georgia"/>
                <w:sz w:val="18"/>
              </w:rPr>
              <w:t>im</w:t>
            </w:r>
            <w:r w:rsidR="0077611A" w:rsidRPr="005502C3">
              <w:rPr>
                <w:rFonts w:ascii="Georgia" w:hAnsi="Georgia"/>
                <w:sz w:val="18"/>
              </w:rPr>
              <w:t xml:space="preserve"> Bereich</w:t>
            </w:r>
            <w:r w:rsidR="00665BF3" w:rsidRPr="005502C3">
              <w:rPr>
                <w:rFonts w:ascii="Georgia" w:hAnsi="Georgia"/>
                <w:sz w:val="18"/>
              </w:rPr>
              <w:t xml:space="preserve"> </w:t>
            </w:r>
            <w:r w:rsidR="00C804A3" w:rsidRPr="005502C3">
              <w:rPr>
                <w:rFonts w:ascii="Georgia" w:hAnsi="Georgia"/>
                <w:sz w:val="18"/>
              </w:rPr>
              <w:t xml:space="preserve">Immobilien-, Bau- und Wirtschaftsrecht </w:t>
            </w:r>
          </w:p>
        </w:tc>
        <w:tc>
          <w:tcPr>
            <w:tcW w:w="1696" w:type="dxa"/>
            <w:gridSpan w:val="2"/>
            <w:vAlign w:val="bottom"/>
            <w:tcPrChange w:id="74" w:author="Nadine Struck" w:date="2021-02-04T17:44:00Z">
              <w:tcPr>
                <w:tcW w:w="2688" w:type="dxa"/>
                <w:gridSpan w:val="4"/>
              </w:tcPr>
            </w:tcPrChange>
          </w:tcPr>
          <w:p w14:paraId="2CB21DEB" w14:textId="3FBEC36F" w:rsidR="00665BF3" w:rsidRPr="005502C3" w:rsidRDefault="00665BF3">
            <w:pPr>
              <w:jc w:val="right"/>
              <w:rPr>
                <w:i/>
                <w:iCs/>
                <w:sz w:val="18"/>
                <w:lang w:val="en-US"/>
                <w:rPrChange w:id="75" w:author="Nadine Struck" w:date="2021-02-04T17:30:00Z">
                  <w:rPr>
                    <w:i w:val="0"/>
                    <w:iCs w:val="0"/>
                    <w:sz w:val="18"/>
                    <w:lang w:val="en-US"/>
                  </w:rPr>
                </w:rPrChange>
              </w:rPr>
              <w:pPrChange w:id="76" w:author="Nadine Struck" w:date="2021-02-04T17:41:00Z">
                <w:pPr>
                  <w:pStyle w:val="Bullets"/>
                  <w:numPr>
                    <w:numId w:val="0"/>
                  </w:numPr>
                  <w:ind w:left="0" w:firstLine="0"/>
                  <w:jc w:val="right"/>
                </w:pPr>
              </w:pPrChange>
            </w:pPr>
            <w:r w:rsidRPr="00965B2E">
              <w:rPr>
                <w:rFonts w:ascii="Georgia" w:hAnsi="Georgia"/>
                <w:sz w:val="18"/>
                <w:rPrChange w:id="77" w:author="Nadine Struck" w:date="2021-02-04T17:41:00Z">
                  <w:rPr>
                    <w:sz w:val="18"/>
                    <w:lang w:val="en-US"/>
                  </w:rPr>
                </w:rPrChange>
              </w:rPr>
              <w:t>0</w:t>
            </w:r>
            <w:r w:rsidR="007619F4" w:rsidRPr="00965B2E">
              <w:rPr>
                <w:rFonts w:ascii="Georgia" w:hAnsi="Georgia"/>
                <w:sz w:val="18"/>
                <w:rPrChange w:id="78" w:author="Nadine Struck" w:date="2021-02-04T17:41:00Z">
                  <w:rPr>
                    <w:sz w:val="18"/>
                    <w:lang w:val="en-US"/>
                  </w:rPr>
                </w:rPrChange>
              </w:rPr>
              <w:t>2</w:t>
            </w:r>
            <w:r w:rsidRPr="00965B2E">
              <w:rPr>
                <w:rFonts w:ascii="Georgia" w:hAnsi="Georgia"/>
                <w:sz w:val="18"/>
                <w:rPrChange w:id="79" w:author="Nadine Struck" w:date="2021-02-04T17:41:00Z">
                  <w:rPr>
                    <w:sz w:val="18"/>
                    <w:lang w:val="en-US"/>
                  </w:rPr>
                </w:rPrChange>
              </w:rPr>
              <w:t>/20</w:t>
            </w:r>
            <w:r w:rsidR="007619F4" w:rsidRPr="00965B2E">
              <w:rPr>
                <w:rFonts w:ascii="Georgia" w:hAnsi="Georgia"/>
                <w:sz w:val="18"/>
                <w:rPrChange w:id="80" w:author="Nadine Struck" w:date="2021-02-04T17:41:00Z">
                  <w:rPr>
                    <w:sz w:val="18"/>
                    <w:lang w:val="en-US"/>
                  </w:rPr>
                </w:rPrChange>
              </w:rPr>
              <w:t>20</w:t>
            </w:r>
            <w:r w:rsidRPr="00965B2E">
              <w:rPr>
                <w:rFonts w:ascii="Georgia" w:hAnsi="Georgia"/>
                <w:sz w:val="18"/>
                <w:rPrChange w:id="81" w:author="Nadine Struck" w:date="2021-02-04T17:41:00Z">
                  <w:rPr>
                    <w:sz w:val="18"/>
                    <w:lang w:val="en-US"/>
                  </w:rPr>
                </w:rPrChange>
              </w:rPr>
              <w:t xml:space="preserve"> – 0</w:t>
            </w:r>
            <w:r w:rsidR="00C024C6" w:rsidRPr="00965B2E">
              <w:rPr>
                <w:rFonts w:ascii="Georgia" w:hAnsi="Georgia"/>
                <w:sz w:val="18"/>
                <w:rPrChange w:id="82" w:author="Nadine Struck" w:date="2021-02-04T17:41:00Z">
                  <w:rPr>
                    <w:sz w:val="18"/>
                    <w:lang w:val="en-US"/>
                  </w:rPr>
                </w:rPrChange>
              </w:rPr>
              <w:t>4</w:t>
            </w:r>
            <w:r w:rsidRPr="00965B2E">
              <w:rPr>
                <w:rFonts w:ascii="Georgia" w:hAnsi="Georgia"/>
                <w:sz w:val="18"/>
                <w:rPrChange w:id="83" w:author="Nadine Struck" w:date="2021-02-04T17:41:00Z">
                  <w:rPr>
                    <w:sz w:val="18"/>
                    <w:lang w:val="en-US"/>
                  </w:rPr>
                </w:rPrChange>
              </w:rPr>
              <w:t>/20</w:t>
            </w:r>
            <w:r w:rsidR="00C024C6" w:rsidRPr="00965B2E">
              <w:rPr>
                <w:rFonts w:ascii="Georgia" w:hAnsi="Georgia"/>
                <w:sz w:val="18"/>
                <w:rPrChange w:id="84" w:author="Nadine Struck" w:date="2021-02-04T17:41:00Z">
                  <w:rPr>
                    <w:sz w:val="18"/>
                    <w:lang w:val="en-US"/>
                  </w:rPr>
                </w:rPrChange>
              </w:rPr>
              <w:t>20</w:t>
            </w:r>
          </w:p>
        </w:tc>
      </w:tr>
      <w:tr w:rsidR="00D5280E" w:rsidRPr="005502C3" w14:paraId="7C4155D6" w14:textId="77777777" w:rsidTr="005502C3">
        <w:trPr>
          <w:trHeight w:val="624"/>
        </w:trPr>
        <w:tc>
          <w:tcPr>
            <w:tcW w:w="9067" w:type="dxa"/>
            <w:gridSpan w:val="11"/>
            <w:vAlign w:val="bottom"/>
            <w:tcPrChange w:id="85" w:author="Nadine Struck" w:date="2021-02-04T17:34:00Z">
              <w:tcPr>
                <w:tcW w:w="9067" w:type="dxa"/>
                <w:gridSpan w:val="10"/>
              </w:tcPr>
            </w:tcPrChange>
          </w:tcPr>
          <w:p w14:paraId="1A135F1D" w14:textId="526A664D" w:rsidR="0091331D" w:rsidRPr="005502C3" w:rsidRDefault="00982AA1">
            <w:pPr>
              <w:pStyle w:val="Listenabsatz"/>
              <w:numPr>
                <w:ilvl w:val="0"/>
                <w:numId w:val="2"/>
              </w:numPr>
              <w:rPr>
                <w:sz w:val="18"/>
                <w:rPrChange w:id="86" w:author="Nadine Struck" w:date="2021-02-04T17:38:00Z">
                  <w:rPr>
                    <w:sz w:val="18"/>
                    <w:lang w:val="de-AT"/>
                  </w:rPr>
                </w:rPrChange>
              </w:rPr>
              <w:pPrChange w:id="87" w:author="Nadine Struck" w:date="2021-02-04T17:38:00Z">
                <w:pPr>
                  <w:pStyle w:val="Bullets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88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Fallbesprechungen </w:t>
            </w:r>
            <w:r w:rsidR="001D1080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89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mit dem </w:t>
            </w:r>
            <w:r w:rsidR="007619F4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90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jeweils sachbearbeitenden Rechtsanwalt </w:t>
            </w:r>
          </w:p>
          <w:p w14:paraId="364D88C1" w14:textId="0BDB8D51" w:rsidR="00883A65" w:rsidRPr="005502C3" w:rsidRDefault="00C653B7">
            <w:pPr>
              <w:pStyle w:val="Listenabsatz"/>
              <w:numPr>
                <w:ilvl w:val="0"/>
                <w:numId w:val="2"/>
              </w:numPr>
              <w:rPr>
                <w:sz w:val="18"/>
                <w:rPrChange w:id="91" w:author="Nadine Struck" w:date="2021-02-04T17:38:00Z">
                  <w:rPr>
                    <w:sz w:val="18"/>
                    <w:lang w:val="de-AT"/>
                  </w:rPr>
                </w:rPrChange>
              </w:rPr>
              <w:pPrChange w:id="92" w:author="Nadine Struck" w:date="2021-02-04T17:38:00Z">
                <w:pPr>
                  <w:pStyle w:val="Bullets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93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Studium von Prozessakten gerichtlicher Verfahren </w:t>
            </w:r>
          </w:p>
          <w:p w14:paraId="3658805E" w14:textId="0C66A968" w:rsidR="00BA215A" w:rsidRPr="005502C3" w:rsidRDefault="00511D33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  <w:pPrChange w:id="94" w:author="Nadine Struck" w:date="2021-02-04T17:38:00Z">
                <w:pPr>
                  <w:pStyle w:val="Bullets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95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Einblick</w:t>
            </w:r>
            <w:r w:rsidR="0048722F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96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e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97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 in </w:t>
            </w:r>
            <w:r w:rsidR="00F97488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98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Gerichtsverhandlungen</w:t>
            </w:r>
            <w:r w:rsidR="00C653B7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99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 und </w:t>
            </w:r>
            <w:r w:rsidR="00F97488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00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Mandantenbesprechungen</w:t>
            </w:r>
            <w:r w:rsidR="00F97488" w:rsidRPr="005502C3">
              <w:rPr>
                <w:rFonts w:ascii="Georgia" w:hAnsi="Georgia"/>
                <w:sz w:val="18"/>
                <w:lang w:val="de-AT"/>
              </w:rPr>
              <w:t xml:space="preserve"> </w:t>
            </w:r>
          </w:p>
        </w:tc>
      </w:tr>
      <w:tr w:rsidR="0091331D" w:rsidRPr="005502C3" w14:paraId="0D4DF1FA" w14:textId="77777777" w:rsidTr="005502C3">
        <w:trPr>
          <w:trHeight w:val="340"/>
          <w:trPrChange w:id="101" w:author="Nadine Struck" w:date="2021-02-04T17:34:00Z">
            <w:trPr>
              <w:trHeight w:val="346"/>
            </w:trPr>
          </w:trPrChange>
        </w:trPr>
        <w:tc>
          <w:tcPr>
            <w:tcW w:w="6379" w:type="dxa"/>
            <w:gridSpan w:val="6"/>
            <w:vAlign w:val="bottom"/>
            <w:tcPrChange w:id="102" w:author="Nadine Struck" w:date="2021-02-04T17:34:00Z">
              <w:tcPr>
                <w:tcW w:w="6379" w:type="dxa"/>
                <w:gridSpan w:val="6"/>
                <w:vAlign w:val="bottom"/>
              </w:tcPr>
            </w:tcPrChange>
          </w:tcPr>
          <w:p w14:paraId="52DCB940" w14:textId="73AA2335" w:rsidR="0091331D" w:rsidRPr="005502C3" w:rsidRDefault="00C024C6">
            <w:pPr>
              <w:rPr>
                <w:sz w:val="18"/>
              </w:rPr>
              <w:pPrChange w:id="103" w:author="Nadine Struck" w:date="2021-02-04T17:37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5502C3">
              <w:rPr>
                <w:rFonts w:ascii="Georgia" w:hAnsi="Georgia"/>
                <w:b/>
                <w:smallCaps/>
                <w:sz w:val="23"/>
                <w:szCs w:val="23"/>
              </w:rPr>
              <w:t>tr</w:t>
            </w:r>
            <w:r w:rsidR="00143A7A" w:rsidRPr="005502C3">
              <w:rPr>
                <w:rFonts w:ascii="Georgia" w:hAnsi="Georgia"/>
                <w:b/>
                <w:smallCaps/>
                <w:sz w:val="23"/>
                <w:szCs w:val="23"/>
              </w:rPr>
              <w:t>u</w:t>
            </w:r>
            <w:r w:rsidRPr="005502C3">
              <w:rPr>
                <w:rFonts w:ascii="Georgia" w:hAnsi="Georgia"/>
                <w:b/>
                <w:smallCaps/>
                <w:sz w:val="23"/>
                <w:szCs w:val="23"/>
              </w:rPr>
              <w:t>sthouse GmbH</w:t>
            </w:r>
          </w:p>
        </w:tc>
        <w:tc>
          <w:tcPr>
            <w:tcW w:w="2688" w:type="dxa"/>
            <w:gridSpan w:val="5"/>
            <w:vAlign w:val="bottom"/>
            <w:tcPrChange w:id="104" w:author="Nadine Struck" w:date="2021-02-04T17:34:00Z">
              <w:tcPr>
                <w:tcW w:w="2688" w:type="dxa"/>
                <w:gridSpan w:val="4"/>
                <w:vAlign w:val="bottom"/>
              </w:tcPr>
            </w:tcPrChange>
          </w:tcPr>
          <w:p w14:paraId="00F3353C" w14:textId="0DFBA8A9" w:rsidR="0091331D" w:rsidRPr="00965B2E" w:rsidRDefault="00C024C6">
            <w:pPr>
              <w:jc w:val="right"/>
              <w:rPr>
                <w:iCs/>
                <w:smallCaps/>
                <w:sz w:val="23"/>
                <w:szCs w:val="23"/>
                <w:rPrChange w:id="105" w:author="Nadine Struck" w:date="2021-02-04T17:40:00Z">
                  <w:rPr>
                    <w:iCs w:val="0"/>
                    <w:sz w:val="18"/>
                  </w:rPr>
                </w:rPrChange>
              </w:rPr>
              <w:pPrChange w:id="106" w:author="Nadine Struck" w:date="2021-02-04T17:40:00Z">
                <w:pPr>
                  <w:pStyle w:val="Bullets"/>
                  <w:numPr>
                    <w:numId w:val="0"/>
                  </w:numPr>
                  <w:ind w:left="0" w:firstLine="0"/>
                  <w:jc w:val="right"/>
                </w:pPr>
              </w:pPrChange>
            </w:pPr>
            <w:r w:rsidRPr="00965B2E">
              <w:rPr>
                <w:rFonts w:ascii="Georgia" w:hAnsi="Georgia"/>
                <w:i/>
                <w:smallCaps/>
                <w:sz w:val="23"/>
                <w:szCs w:val="23"/>
                <w:rPrChange w:id="107" w:author="Nadine Struck" w:date="2021-02-04T17:40:00Z">
                  <w:rPr>
                    <w:i w:val="0"/>
                    <w:smallCaps/>
                    <w:sz w:val="23"/>
                    <w:szCs w:val="23"/>
                  </w:rPr>
                </w:rPrChange>
              </w:rPr>
              <w:t>Berlin</w:t>
            </w:r>
          </w:p>
        </w:tc>
      </w:tr>
      <w:tr w:rsidR="00D5280E" w:rsidRPr="005502C3" w14:paraId="7A1EBBAB" w14:textId="77777777" w:rsidTr="005502C3">
        <w:tc>
          <w:tcPr>
            <w:tcW w:w="6096" w:type="dxa"/>
            <w:gridSpan w:val="5"/>
            <w:vAlign w:val="bottom"/>
            <w:tcPrChange w:id="108" w:author="Nadine Struck" w:date="2021-02-04T17:32:00Z">
              <w:tcPr>
                <w:tcW w:w="6096" w:type="dxa"/>
                <w:gridSpan w:val="5"/>
              </w:tcPr>
            </w:tcPrChange>
          </w:tcPr>
          <w:p w14:paraId="06A0ABEE" w14:textId="683B5A97" w:rsidR="00665BF3" w:rsidRPr="005502C3" w:rsidRDefault="00670C9B">
            <w:pPr>
              <w:rPr>
                <w:sz w:val="18"/>
                <w:lang w:val="en-US"/>
              </w:rPr>
              <w:pPrChange w:id="109" w:author="Nadine Struck" w:date="2021-02-04T17:37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5502C3">
              <w:rPr>
                <w:rFonts w:ascii="Georgia" w:hAnsi="Georgia"/>
                <w:sz w:val="18"/>
                <w:rPrChange w:id="110" w:author="Nadine Struck" w:date="2021-02-04T17:37:00Z">
                  <w:rPr>
                    <w:sz w:val="18"/>
                    <w:lang w:val="en-US"/>
                  </w:rPr>
                </w:rPrChange>
              </w:rPr>
              <w:t xml:space="preserve">Tätigkeit als </w:t>
            </w:r>
            <w:r w:rsidR="00A1701F" w:rsidRPr="005502C3">
              <w:rPr>
                <w:rFonts w:ascii="Georgia" w:hAnsi="Georgia"/>
                <w:sz w:val="18"/>
                <w:rPrChange w:id="111" w:author="Nadine Struck" w:date="2021-02-04T17:37:00Z">
                  <w:rPr>
                    <w:sz w:val="18"/>
                    <w:lang w:val="en-US"/>
                  </w:rPr>
                </w:rPrChange>
              </w:rPr>
              <w:t>Hausverwalt</w:t>
            </w:r>
            <w:r w:rsidRPr="005502C3">
              <w:rPr>
                <w:rFonts w:ascii="Georgia" w:hAnsi="Georgia"/>
                <w:sz w:val="18"/>
                <w:rPrChange w:id="112" w:author="Nadine Struck" w:date="2021-02-04T17:37:00Z">
                  <w:rPr>
                    <w:sz w:val="18"/>
                    <w:lang w:val="en-US"/>
                  </w:rPr>
                </w:rPrChange>
              </w:rPr>
              <w:t>er</w:t>
            </w:r>
            <w:r w:rsidR="00A1701F" w:rsidRPr="005502C3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2971" w:type="dxa"/>
            <w:gridSpan w:val="6"/>
            <w:vAlign w:val="bottom"/>
            <w:tcPrChange w:id="113" w:author="Nadine Struck" w:date="2021-02-04T17:32:00Z">
              <w:tcPr>
                <w:tcW w:w="2971" w:type="dxa"/>
                <w:gridSpan w:val="5"/>
              </w:tcPr>
            </w:tcPrChange>
          </w:tcPr>
          <w:p w14:paraId="59E67B8D" w14:textId="19AC2A0C" w:rsidR="00665BF3" w:rsidRPr="00965B2E" w:rsidRDefault="00665BF3">
            <w:pPr>
              <w:jc w:val="right"/>
              <w:rPr>
                <w:i/>
                <w:iCs/>
                <w:sz w:val="18"/>
                <w:rPrChange w:id="114" w:author="Nadine Struck" w:date="2021-02-04T17:41:00Z">
                  <w:rPr>
                    <w:i w:val="0"/>
                    <w:iCs w:val="0"/>
                    <w:sz w:val="18"/>
                    <w:lang w:val="en-US"/>
                  </w:rPr>
                </w:rPrChange>
              </w:rPr>
              <w:pPrChange w:id="115" w:author="Nadine Struck" w:date="2021-02-04T17:41:00Z">
                <w:pPr>
                  <w:pStyle w:val="Bullets"/>
                  <w:numPr>
                    <w:numId w:val="0"/>
                  </w:numPr>
                  <w:ind w:left="0" w:firstLine="0"/>
                  <w:jc w:val="right"/>
                </w:pPr>
              </w:pPrChange>
            </w:pPr>
            <w:r w:rsidRPr="00965B2E">
              <w:rPr>
                <w:rFonts w:ascii="Georgia" w:hAnsi="Georgia"/>
                <w:sz w:val="18"/>
                <w:rPrChange w:id="116" w:author="Nadine Struck" w:date="2021-02-04T17:41:00Z">
                  <w:rPr>
                    <w:sz w:val="18"/>
                    <w:lang w:val="en-US"/>
                  </w:rPr>
                </w:rPrChange>
              </w:rPr>
              <w:t>0</w:t>
            </w:r>
            <w:r w:rsidR="00CF0FDB" w:rsidRPr="00965B2E">
              <w:rPr>
                <w:rFonts w:ascii="Georgia" w:hAnsi="Georgia"/>
                <w:sz w:val="18"/>
                <w:rPrChange w:id="117" w:author="Nadine Struck" w:date="2021-02-04T17:41:00Z">
                  <w:rPr>
                    <w:sz w:val="18"/>
                    <w:lang w:val="en-US"/>
                  </w:rPr>
                </w:rPrChange>
              </w:rPr>
              <w:t>4</w:t>
            </w:r>
            <w:r w:rsidRPr="00965B2E">
              <w:rPr>
                <w:rFonts w:ascii="Georgia" w:hAnsi="Georgia"/>
                <w:sz w:val="18"/>
                <w:rPrChange w:id="118" w:author="Nadine Struck" w:date="2021-02-04T17:41:00Z">
                  <w:rPr>
                    <w:sz w:val="18"/>
                    <w:lang w:val="en-US"/>
                  </w:rPr>
                </w:rPrChange>
              </w:rPr>
              <w:t>/201</w:t>
            </w:r>
            <w:r w:rsidR="00CF0FDB" w:rsidRPr="00965B2E">
              <w:rPr>
                <w:rFonts w:ascii="Georgia" w:hAnsi="Georgia"/>
                <w:sz w:val="18"/>
                <w:rPrChange w:id="119" w:author="Nadine Struck" w:date="2021-02-04T17:41:00Z">
                  <w:rPr>
                    <w:sz w:val="18"/>
                    <w:lang w:val="en-US"/>
                  </w:rPr>
                </w:rPrChange>
              </w:rPr>
              <w:t>9</w:t>
            </w:r>
            <w:r w:rsidRPr="00965B2E">
              <w:rPr>
                <w:rFonts w:ascii="Georgia" w:hAnsi="Georgia"/>
                <w:sz w:val="18"/>
                <w:rPrChange w:id="120" w:author="Nadine Struck" w:date="2021-02-04T17:41:00Z">
                  <w:rPr>
                    <w:sz w:val="18"/>
                    <w:lang w:val="en-US"/>
                  </w:rPr>
                </w:rPrChange>
              </w:rPr>
              <w:t xml:space="preserve"> – 0</w:t>
            </w:r>
            <w:r w:rsidR="008246B6" w:rsidRPr="00965B2E">
              <w:rPr>
                <w:rFonts w:ascii="Georgia" w:hAnsi="Georgia"/>
                <w:sz w:val="18"/>
                <w:rPrChange w:id="121" w:author="Nadine Struck" w:date="2021-02-04T17:41:00Z">
                  <w:rPr>
                    <w:sz w:val="18"/>
                    <w:lang w:val="en-US"/>
                  </w:rPr>
                </w:rPrChange>
              </w:rPr>
              <w:t>1</w:t>
            </w:r>
            <w:r w:rsidRPr="00965B2E">
              <w:rPr>
                <w:rFonts w:ascii="Georgia" w:hAnsi="Georgia"/>
                <w:sz w:val="18"/>
                <w:rPrChange w:id="122" w:author="Nadine Struck" w:date="2021-02-04T17:41:00Z">
                  <w:rPr>
                    <w:sz w:val="18"/>
                    <w:lang w:val="en-US"/>
                  </w:rPr>
                </w:rPrChange>
              </w:rPr>
              <w:t>/20</w:t>
            </w:r>
            <w:r w:rsidR="008246B6" w:rsidRPr="00965B2E">
              <w:rPr>
                <w:rFonts w:ascii="Georgia" w:hAnsi="Georgia"/>
                <w:sz w:val="18"/>
                <w:rPrChange w:id="123" w:author="Nadine Struck" w:date="2021-02-04T17:41:00Z">
                  <w:rPr>
                    <w:sz w:val="18"/>
                    <w:lang w:val="en-US"/>
                  </w:rPr>
                </w:rPrChange>
              </w:rPr>
              <w:t>20</w:t>
            </w:r>
          </w:p>
        </w:tc>
      </w:tr>
      <w:tr w:rsidR="00D5280E" w:rsidRPr="005502C3" w14:paraId="76B55717" w14:textId="77777777" w:rsidTr="005502C3">
        <w:trPr>
          <w:trHeight w:val="794"/>
        </w:trPr>
        <w:tc>
          <w:tcPr>
            <w:tcW w:w="9067" w:type="dxa"/>
            <w:gridSpan w:val="11"/>
            <w:vAlign w:val="bottom"/>
            <w:tcPrChange w:id="124" w:author="Nadine Struck" w:date="2021-02-04T17:35:00Z">
              <w:tcPr>
                <w:tcW w:w="9067" w:type="dxa"/>
                <w:gridSpan w:val="10"/>
              </w:tcPr>
            </w:tcPrChange>
          </w:tcPr>
          <w:p w14:paraId="39519817" w14:textId="330B1749" w:rsidR="00665BF3" w:rsidRPr="005502C3" w:rsidRDefault="000909A0">
            <w:pPr>
              <w:pStyle w:val="Listenabsatz"/>
              <w:numPr>
                <w:ilvl w:val="0"/>
                <w:numId w:val="2"/>
              </w:numPr>
              <w:rPr>
                <w:sz w:val="18"/>
                <w:rPrChange w:id="125" w:author="Nadine Struck" w:date="2021-02-04T17:38:00Z">
                  <w:rPr>
                    <w:sz w:val="18"/>
                    <w:lang w:val="de-AT"/>
                  </w:rPr>
                </w:rPrChange>
              </w:rPr>
              <w:pPrChange w:id="126" w:author="Nadine Struck" w:date="2021-02-04T17:38:00Z">
                <w:pPr>
                  <w:pStyle w:val="Bullets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27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Audit</w:t>
            </w:r>
            <w:r w:rsidR="00045040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28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 des </w:t>
            </w:r>
            <w:r w:rsidR="002E2E28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29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Kautions-</w:t>
            </w:r>
            <w:r w:rsidR="00045040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30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 und Zahlungsverkehrs </w:t>
            </w:r>
          </w:p>
          <w:p w14:paraId="3D981D70" w14:textId="77777777" w:rsidR="003E6A26" w:rsidRPr="005502C3" w:rsidRDefault="003E6A26">
            <w:pPr>
              <w:pStyle w:val="Listenabsatz"/>
              <w:numPr>
                <w:ilvl w:val="0"/>
                <w:numId w:val="2"/>
              </w:numPr>
              <w:rPr>
                <w:sz w:val="18"/>
                <w:rPrChange w:id="131" w:author="Nadine Struck" w:date="2021-02-04T17:38:00Z">
                  <w:rPr>
                    <w:sz w:val="18"/>
                    <w:lang w:val="de-AT"/>
                  </w:rPr>
                </w:rPrChange>
              </w:rPr>
              <w:pPrChange w:id="132" w:author="Nadine Struck" w:date="2021-02-04T17:38:00Z">
                <w:pPr>
                  <w:pStyle w:val="Bullets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33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Terminierung und Überwachung der Handwerker </w:t>
            </w:r>
          </w:p>
          <w:p w14:paraId="3D2622AF" w14:textId="77777777" w:rsidR="0091331D" w:rsidRPr="005502C3" w:rsidRDefault="00332806">
            <w:pPr>
              <w:pStyle w:val="Listenabsatz"/>
              <w:numPr>
                <w:ilvl w:val="0"/>
                <w:numId w:val="2"/>
              </w:numPr>
              <w:rPr>
                <w:sz w:val="18"/>
                <w:rPrChange w:id="134" w:author="Nadine Struck" w:date="2021-02-04T17:38:00Z">
                  <w:rPr>
                    <w:sz w:val="18"/>
                    <w:lang w:val="de-AT"/>
                  </w:rPr>
                </w:rPrChange>
              </w:rPr>
              <w:pPrChange w:id="135" w:author="Nadine Struck" w:date="2021-02-04T17:38:00Z">
                <w:pPr>
                  <w:pStyle w:val="Bullets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36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Überwachung und </w:t>
            </w:r>
            <w:r w:rsidR="00DC73DB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37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Abnahme von Renovierungs- und Umbauarbeiten </w:t>
            </w:r>
          </w:p>
          <w:p w14:paraId="5E301C2A" w14:textId="2B5B27FF" w:rsidR="00B66AE7" w:rsidRPr="005502C3" w:rsidRDefault="00B66AE7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  <w:pPrChange w:id="138" w:author="Nadine Struck" w:date="2021-02-04T17:38:00Z">
                <w:pPr>
                  <w:pStyle w:val="Bullets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39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 xml:space="preserve">Führung der </w:t>
            </w:r>
            <w:r w:rsidR="000E12DE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40" w:author="Nadine Struck" w:date="2021-02-04T17:3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Mietersprechstunde</w:t>
            </w:r>
          </w:p>
        </w:tc>
      </w:tr>
      <w:tr w:rsidR="00D5280E" w:rsidRPr="005502C3" w14:paraId="414B4085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BB5152A" w:rsidR="00665BF3" w:rsidRPr="005502C3" w:rsidRDefault="000735F9">
            <w:pPr>
              <w:jc w:val="center"/>
              <w:rPr>
                <w:i/>
                <w:sz w:val="28"/>
              </w:rPr>
              <w:pPrChange w:id="141" w:author="Nadine Struck" w:date="2021-02-04T17:36:00Z">
                <w:pPr>
                  <w:pStyle w:val="BERSCHRIFT"/>
                  <w:jc w:val="center"/>
                </w:pPr>
              </w:pPrChange>
            </w:pPr>
            <w:r w:rsidRPr="005502C3">
              <w:rPr>
                <w:rFonts w:ascii="Georgia" w:hAnsi="Georgia"/>
                <w:b/>
                <w:smallCaps/>
                <w:sz w:val="28"/>
                <w:szCs w:val="32"/>
              </w:rPr>
              <w:t>Extra</w:t>
            </w:r>
            <w:r w:rsidR="000A1171" w:rsidRPr="005502C3">
              <w:rPr>
                <w:rFonts w:ascii="Georgia" w:hAnsi="Georgia"/>
                <w:b/>
                <w:smallCaps/>
                <w:sz w:val="28"/>
                <w:szCs w:val="32"/>
              </w:rPr>
              <w:t>curriculares</w:t>
            </w:r>
            <w:r w:rsidR="00D5280E" w:rsidRPr="005502C3">
              <w:rPr>
                <w:rFonts w:ascii="Georgia" w:hAnsi="Georgia"/>
                <w:b/>
                <w:smallCaps/>
                <w:sz w:val="28"/>
                <w:szCs w:val="32"/>
              </w:rPr>
              <w:t xml:space="preserve"> Engagement</w:t>
            </w:r>
          </w:p>
        </w:tc>
      </w:tr>
      <w:tr w:rsidR="00CE28CC" w:rsidRPr="005502C3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6C84409" w:rsidR="00CE28CC" w:rsidRPr="005502C3" w:rsidRDefault="008706D0">
            <w:pPr>
              <w:rPr>
                <w:b/>
                <w:bCs/>
                <w:iCs/>
                <w:sz w:val="23"/>
                <w:szCs w:val="23"/>
                <w:lang w:val="en-US"/>
              </w:rPr>
              <w:pPrChange w:id="142" w:author="Nadine Struck" w:date="2021-02-04T17:37:00Z">
                <w:pPr>
                  <w:pStyle w:val="Ort"/>
                  <w:jc w:val="left"/>
                </w:pPr>
              </w:pPrChange>
            </w:pPr>
            <w:r w:rsidRPr="005502C3">
              <w:rPr>
                <w:rFonts w:ascii="Georgia" w:hAnsi="Georgia"/>
                <w:b/>
                <w:smallCaps/>
                <w:sz w:val="23"/>
                <w:szCs w:val="23"/>
                <w:rPrChange w:id="143" w:author="Nadine Struck" w:date="2021-02-04T17:37:00Z">
                  <w:rPr>
                    <w:b/>
                    <w:iCs/>
                    <w:sz w:val="23"/>
                    <w:szCs w:val="23"/>
                    <w:lang w:val="en-GB"/>
                  </w:rPr>
                </w:rPrChange>
              </w:rPr>
              <w:t>Vision Viadrina e.V.</w:t>
            </w:r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541753B5" w:rsidR="00CE28CC" w:rsidRPr="005502C3" w:rsidRDefault="00CE28CC">
            <w:pPr>
              <w:jc w:val="right"/>
              <w:rPr>
                <w:rFonts w:cs="Times New Roman (Body CS)"/>
                <w:b/>
                <w:bCs/>
                <w:iCs/>
                <w:sz w:val="23"/>
                <w:szCs w:val="23"/>
              </w:rPr>
              <w:pPrChange w:id="144" w:author="Nadine Struck" w:date="2021-02-04T17:41:00Z">
                <w:pPr>
                  <w:pStyle w:val="Ort"/>
                </w:pPr>
              </w:pPrChange>
            </w:pPr>
            <w:r w:rsidRPr="00965B2E">
              <w:rPr>
                <w:rFonts w:ascii="Georgia" w:hAnsi="Georgia"/>
                <w:i/>
                <w:smallCaps/>
                <w:sz w:val="23"/>
                <w:szCs w:val="23"/>
              </w:rPr>
              <w:t>Frankfurt</w:t>
            </w:r>
            <w:r w:rsidR="001C232A" w:rsidRPr="00965B2E">
              <w:rPr>
                <w:rFonts w:ascii="Georgia" w:hAnsi="Georgia"/>
                <w:i/>
                <w:smallCaps/>
                <w:sz w:val="23"/>
                <w:szCs w:val="23"/>
              </w:rPr>
              <w:t xml:space="preserve"> (Oder)</w:t>
            </w:r>
          </w:p>
        </w:tc>
      </w:tr>
      <w:tr w:rsidR="00D5280E" w:rsidRPr="005502C3" w14:paraId="4F59C612" w14:textId="77777777" w:rsidTr="00524289">
        <w:trPr>
          <w:trHeight w:val="193"/>
          <w:trPrChange w:id="145" w:author="Nadine Struck" w:date="2021-02-04T17:59:00Z">
            <w:trPr>
              <w:trHeight w:val="193"/>
            </w:trPr>
          </w:trPrChange>
        </w:trPr>
        <w:tc>
          <w:tcPr>
            <w:tcW w:w="7655" w:type="dxa"/>
            <w:gridSpan w:val="10"/>
            <w:vAlign w:val="bottom"/>
            <w:tcPrChange w:id="146" w:author="Nadine Struck" w:date="2021-02-04T17:59:00Z">
              <w:tcPr>
                <w:tcW w:w="6901" w:type="dxa"/>
                <w:gridSpan w:val="8"/>
              </w:tcPr>
            </w:tcPrChange>
          </w:tcPr>
          <w:p w14:paraId="32F07601" w14:textId="3A514142" w:rsidR="00665BF3" w:rsidRPr="005502C3" w:rsidRDefault="00524289">
            <w:pPr>
              <w:rPr>
                <w:sz w:val="18"/>
                <w:rPrChange w:id="147" w:author="Nadine Struck" w:date="2021-02-04T17:38:00Z">
                  <w:rPr>
                    <w:sz w:val="18"/>
                    <w:lang w:val="de-AT"/>
                  </w:rPr>
                </w:rPrChange>
              </w:rPr>
              <w:pPrChange w:id="148" w:author="Nadine Struck" w:date="2021-02-04T17:38:00Z">
                <w:pPr>
                  <w:pStyle w:val="Beschreibung"/>
                </w:pPr>
              </w:pPrChange>
            </w:pPr>
            <w:ins w:id="149" w:author="Nadine Struck" w:date="2021-02-04T17:59:00Z">
              <w:r>
                <w:rPr>
                  <w:rFonts w:ascii="Georgia" w:hAnsi="Georgia"/>
                  <w:sz w:val="18"/>
                </w:rPr>
                <w:t>Zweiter</w:t>
              </w:r>
            </w:ins>
            <w:del w:id="150" w:author="Nadine Struck" w:date="2021-02-04T17:59:00Z">
              <w:r w:rsidR="004603FC" w:rsidRPr="005502C3" w:rsidDel="00524289">
                <w:rPr>
                  <w:rFonts w:ascii="Georgia" w:hAnsi="Georgia"/>
                  <w:sz w:val="18"/>
                  <w:rPrChange w:id="151" w:author="Nadine Struck" w:date="2021-02-04T17:38:00Z">
                    <w:rPr>
                      <w:sz w:val="18"/>
                      <w:lang w:val="de-AT"/>
                    </w:rPr>
                  </w:rPrChange>
                </w:rPr>
                <w:delText>2.</w:delText>
              </w:r>
            </w:del>
            <w:r w:rsidR="004603FC" w:rsidRPr="005502C3">
              <w:rPr>
                <w:rFonts w:ascii="Georgia" w:hAnsi="Georgia"/>
                <w:sz w:val="18"/>
                <w:rPrChange w:id="152" w:author="Nadine Struck" w:date="2021-02-04T17:38:00Z">
                  <w:rPr>
                    <w:sz w:val="18"/>
                    <w:lang w:val="de-AT"/>
                  </w:rPr>
                </w:rPrChange>
              </w:rPr>
              <w:t xml:space="preserve"> Vorstands</w:t>
            </w:r>
            <w:r w:rsidR="00E87210" w:rsidRPr="005502C3">
              <w:rPr>
                <w:rFonts w:ascii="Georgia" w:hAnsi="Georgia"/>
                <w:sz w:val="18"/>
                <w:rPrChange w:id="153" w:author="Nadine Struck" w:date="2021-02-04T17:38:00Z">
                  <w:rPr>
                    <w:sz w:val="18"/>
                    <w:lang w:val="de-AT"/>
                  </w:rPr>
                </w:rPrChange>
              </w:rPr>
              <w:t>vorsitzender</w:t>
            </w:r>
            <w:r w:rsidR="00AA5A9C" w:rsidRPr="005502C3">
              <w:rPr>
                <w:rFonts w:ascii="Georgia" w:hAnsi="Georgia"/>
                <w:sz w:val="18"/>
                <w:rPrChange w:id="154" w:author="Nadine Struck" w:date="2021-02-04T17:38:00Z">
                  <w:rPr>
                    <w:sz w:val="18"/>
                    <w:lang w:val="de-AT"/>
                  </w:rPr>
                </w:rPrChange>
              </w:rPr>
              <w:t xml:space="preserve"> de</w:t>
            </w:r>
            <w:r w:rsidR="009860E0" w:rsidRPr="005502C3">
              <w:rPr>
                <w:rFonts w:ascii="Georgia" w:hAnsi="Georgia"/>
                <w:sz w:val="18"/>
                <w:rPrChange w:id="155" w:author="Nadine Struck" w:date="2021-02-04T17:38:00Z">
                  <w:rPr>
                    <w:sz w:val="18"/>
                    <w:lang w:val="de-AT"/>
                  </w:rPr>
                </w:rPrChange>
              </w:rPr>
              <w:t>s</w:t>
            </w:r>
            <w:r w:rsidR="00E13110" w:rsidRPr="005502C3">
              <w:rPr>
                <w:rFonts w:ascii="Georgia" w:hAnsi="Georgia"/>
                <w:sz w:val="18"/>
                <w:rPrChange w:id="156" w:author="Nadine Struck" w:date="2021-02-04T17:38:00Z">
                  <w:rPr>
                    <w:sz w:val="18"/>
                    <w:lang w:val="de-AT"/>
                  </w:rPr>
                </w:rPrChange>
              </w:rPr>
              <w:t xml:space="preserve"> studentischen</w:t>
            </w:r>
            <w:r w:rsidR="00BA4E02" w:rsidRPr="005502C3">
              <w:rPr>
                <w:rFonts w:ascii="Georgia" w:hAnsi="Georgia"/>
                <w:sz w:val="18"/>
                <w:rPrChange w:id="157" w:author="Nadine Struck" w:date="2021-02-04T17:38:00Z">
                  <w:rPr>
                    <w:sz w:val="18"/>
                    <w:lang w:val="de-AT"/>
                  </w:rPr>
                </w:rPrChange>
              </w:rPr>
              <w:t xml:space="preserve"> Investment Clubs</w:t>
            </w:r>
            <w:r w:rsidR="00E13110" w:rsidRPr="005502C3">
              <w:rPr>
                <w:rFonts w:ascii="Georgia" w:hAnsi="Georgia"/>
                <w:sz w:val="18"/>
                <w:rPrChange w:id="158" w:author="Nadine Struck" w:date="2021-02-04T17:38:00Z">
                  <w:rPr>
                    <w:sz w:val="18"/>
                    <w:lang w:val="de-AT"/>
                  </w:rPr>
                </w:rPrChange>
              </w:rPr>
              <w:t xml:space="preserve"> </w:t>
            </w:r>
            <w:r w:rsidR="00AA5A9C" w:rsidRPr="005502C3">
              <w:rPr>
                <w:rFonts w:ascii="Georgia" w:hAnsi="Georgia"/>
                <w:sz w:val="18"/>
                <w:rPrChange w:id="159" w:author="Nadine Struck" w:date="2021-02-04T17:38:00Z">
                  <w:rPr>
                    <w:sz w:val="18"/>
                    <w:lang w:val="de-AT"/>
                  </w:rPr>
                </w:rPrChange>
              </w:rPr>
              <w:t xml:space="preserve">der </w:t>
            </w:r>
            <w:r w:rsidR="008706D0" w:rsidRPr="005502C3">
              <w:rPr>
                <w:rFonts w:ascii="Georgia" w:hAnsi="Georgia"/>
                <w:sz w:val="18"/>
                <w:rPrChange w:id="160" w:author="Nadine Struck" w:date="2021-02-04T17:38:00Z">
                  <w:rPr>
                    <w:sz w:val="18"/>
                    <w:lang w:val="de-AT"/>
                  </w:rPr>
                </w:rPrChange>
              </w:rPr>
              <w:t>Universität Viadrina</w:t>
            </w:r>
          </w:p>
        </w:tc>
        <w:tc>
          <w:tcPr>
            <w:tcW w:w="1412" w:type="dxa"/>
            <w:vAlign w:val="bottom"/>
            <w:tcPrChange w:id="161" w:author="Nadine Struck" w:date="2021-02-04T17:59:00Z">
              <w:tcPr>
                <w:tcW w:w="2166" w:type="dxa"/>
                <w:gridSpan w:val="2"/>
              </w:tcPr>
            </w:tcPrChange>
          </w:tcPr>
          <w:p w14:paraId="45DD2178" w14:textId="4137EA27" w:rsidR="00665BF3" w:rsidRPr="005502C3" w:rsidRDefault="006114D3">
            <w:pPr>
              <w:jc w:val="right"/>
              <w:rPr>
                <w:sz w:val="18"/>
                <w:lang w:val="en-US"/>
              </w:rPr>
              <w:pPrChange w:id="162" w:author="Nadine Struck" w:date="2021-02-04T17:42:00Z">
                <w:pPr>
                  <w:pStyle w:val="Beschreibung"/>
                  <w:jc w:val="right"/>
                </w:pPr>
              </w:pPrChange>
            </w:pPr>
            <w:r w:rsidRPr="00965B2E">
              <w:rPr>
                <w:rFonts w:ascii="Georgia" w:hAnsi="Georgia"/>
                <w:sz w:val="18"/>
                <w:rPrChange w:id="163" w:author="Nadine Struck" w:date="2021-02-04T17:42:00Z">
                  <w:rPr>
                    <w:sz w:val="18"/>
                    <w:lang w:val="en-US"/>
                  </w:rPr>
                </w:rPrChange>
              </w:rPr>
              <w:t>11</w:t>
            </w:r>
            <w:r w:rsidR="00665BF3" w:rsidRPr="00965B2E">
              <w:rPr>
                <w:rFonts w:ascii="Georgia" w:hAnsi="Georgia"/>
                <w:sz w:val="18"/>
                <w:rPrChange w:id="164" w:author="Nadine Struck" w:date="2021-02-04T17:42:00Z">
                  <w:rPr>
                    <w:sz w:val="18"/>
                    <w:lang w:val="en-US"/>
                  </w:rPr>
                </w:rPrChange>
              </w:rPr>
              <w:t>/20</w:t>
            </w:r>
            <w:r w:rsidRPr="00965B2E">
              <w:rPr>
                <w:rFonts w:ascii="Georgia" w:hAnsi="Georgia"/>
                <w:sz w:val="18"/>
                <w:rPrChange w:id="165" w:author="Nadine Struck" w:date="2021-02-04T17:42:00Z">
                  <w:rPr>
                    <w:sz w:val="18"/>
                    <w:lang w:val="en-US"/>
                  </w:rPr>
                </w:rPrChange>
              </w:rPr>
              <w:t>20</w:t>
            </w:r>
            <w:r w:rsidR="00665BF3" w:rsidRPr="00965B2E">
              <w:rPr>
                <w:rFonts w:ascii="Georgia" w:hAnsi="Georgia"/>
                <w:sz w:val="18"/>
                <w:rPrChange w:id="166" w:author="Nadine Struck" w:date="2021-02-04T17:42:00Z">
                  <w:rPr>
                    <w:sz w:val="18"/>
                    <w:lang w:val="en-US"/>
                  </w:rPr>
                </w:rPrChange>
              </w:rPr>
              <w:t xml:space="preserve"> – </w:t>
            </w:r>
            <w:r w:rsidR="00AA5A9C" w:rsidRPr="00965B2E">
              <w:rPr>
                <w:rFonts w:ascii="Georgia" w:hAnsi="Georgia"/>
                <w:sz w:val="18"/>
                <w:rPrChange w:id="167" w:author="Nadine Struck" w:date="2021-02-04T17:42:00Z">
                  <w:rPr>
                    <w:sz w:val="18"/>
                    <w:lang w:val="en-US"/>
                  </w:rPr>
                </w:rPrChange>
              </w:rPr>
              <w:t>heute</w:t>
            </w:r>
          </w:p>
        </w:tc>
      </w:tr>
      <w:tr w:rsidR="00D5280E" w:rsidRPr="005502C3" w14:paraId="02437711" w14:textId="77777777" w:rsidTr="005502C3">
        <w:trPr>
          <w:trHeight w:val="193"/>
          <w:trPrChange w:id="168" w:author="Nadine Struck" w:date="2021-02-04T17:33:00Z">
            <w:trPr>
              <w:trHeight w:val="193"/>
            </w:trPr>
          </w:trPrChange>
        </w:trPr>
        <w:tc>
          <w:tcPr>
            <w:tcW w:w="9067" w:type="dxa"/>
            <w:gridSpan w:val="11"/>
            <w:vAlign w:val="bottom"/>
            <w:tcPrChange w:id="169" w:author="Nadine Struck" w:date="2021-02-04T17:33:00Z">
              <w:tcPr>
                <w:tcW w:w="9067" w:type="dxa"/>
                <w:gridSpan w:val="10"/>
              </w:tcPr>
            </w:tcPrChange>
          </w:tcPr>
          <w:p w14:paraId="669E95F7" w14:textId="7516B6F9" w:rsidR="00BC01B9" w:rsidRPr="005502C3" w:rsidRDefault="007304DF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  <w:rPrChange w:id="170" w:author="Nadine Struck" w:date="2021-02-04T17:39:00Z">
                  <w:rPr>
                    <w:sz w:val="18"/>
                    <w:lang w:val="de-AT"/>
                  </w:rPr>
                </w:rPrChange>
              </w:rPr>
              <w:pPrChange w:id="171" w:author="Nadine Struck" w:date="2021-02-04T17:39:00Z">
                <w:pPr>
                  <w:pStyle w:val="Beschreibung"/>
                  <w:numPr>
                    <w:numId w:val="24"/>
                  </w:numPr>
                  <w:ind w:left="720" w:hanging="360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72" w:author="Nadine Struck" w:date="2021-02-04T17:39:00Z">
                  <w:rPr>
                    <w:sz w:val="18"/>
                    <w:lang w:val="de-AT"/>
                  </w:rPr>
                </w:rPrChange>
              </w:rPr>
              <w:t xml:space="preserve">Planung </w:t>
            </w:r>
            <w:r w:rsidR="007C3290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73" w:author="Nadine Struck" w:date="2021-02-04T17:39:00Z">
                  <w:rPr>
                    <w:sz w:val="18"/>
                    <w:lang w:val="de-AT"/>
                  </w:rPr>
                </w:rPrChange>
              </w:rPr>
              <w:t xml:space="preserve">von Veranstaltungen und </w:t>
            </w:r>
            <w:commentRangeStart w:id="174"/>
            <w:r w:rsidR="007C3290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75" w:author="Nadine Struck" w:date="2021-02-04T17:39:00Z">
                  <w:rPr>
                    <w:sz w:val="18"/>
                    <w:lang w:val="de-AT"/>
                  </w:rPr>
                </w:rPrChange>
              </w:rPr>
              <w:t>Workshops</w:t>
            </w:r>
            <w:commentRangeEnd w:id="174"/>
            <w:r w:rsidR="00CB2D5B">
              <w:rPr>
                <w:rStyle w:val="Kommentarzeichen"/>
              </w:rPr>
              <w:commentReference w:id="174"/>
            </w:r>
            <w:ins w:id="176" w:author="Lennart" w:date="2021-02-05T13:18:00Z">
              <w:r w:rsidR="003E14FD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 </w:t>
              </w:r>
            </w:ins>
            <w:ins w:id="177" w:author="Lennart" w:date="2021-02-05T13:19:00Z">
              <w:r w:rsidR="003E14FD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(</w:t>
              </w:r>
            </w:ins>
            <w:ins w:id="178" w:author="Lennart" w:date="2021-02-05T13:23:00Z">
              <w:r w:rsidR="001D1332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z.B. </w:t>
              </w:r>
              <w:r w:rsidR="007F2BAB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Asset</w:t>
              </w:r>
            </w:ins>
            <w:ins w:id="179" w:author="Lennart" w:date="2021-02-05T13:27:00Z">
              <w:r w:rsidR="002B48CF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 &amp; Market</w:t>
              </w:r>
            </w:ins>
            <w:ins w:id="180" w:author="Lennart" w:date="2021-02-05T13:23:00Z">
              <w:r w:rsidR="001D1332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 Education</w:t>
              </w:r>
            </w:ins>
            <w:ins w:id="181" w:author="Lennart" w:date="2021-02-05T13:19:00Z">
              <w:r w:rsidR="003E14FD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)</w:t>
              </w:r>
            </w:ins>
          </w:p>
          <w:p w14:paraId="75F3FB0C" w14:textId="3B5C9738" w:rsidR="00522092" w:rsidRPr="005502C3" w:rsidRDefault="00522092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  <w:rPrChange w:id="182" w:author="Nadine Struck" w:date="2021-02-04T17:39:00Z">
                  <w:rPr>
                    <w:sz w:val="18"/>
                    <w:lang w:val="de-AT"/>
                  </w:rPr>
                </w:rPrChange>
              </w:rPr>
              <w:pPrChange w:id="183" w:author="Nadine Struck" w:date="2021-02-04T17:39:00Z">
                <w:pPr>
                  <w:pStyle w:val="Beschreibung"/>
                  <w:numPr>
                    <w:numId w:val="24"/>
                  </w:numPr>
                  <w:ind w:left="720" w:hanging="360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84" w:author="Nadine Struck" w:date="2021-02-04T17:39:00Z">
                  <w:rPr>
                    <w:sz w:val="18"/>
                    <w:lang w:val="de-AT"/>
                  </w:rPr>
                </w:rPrChange>
              </w:rPr>
              <w:t>Führung des internen Fond-Projekt</w:t>
            </w:r>
            <w:ins w:id="185" w:author="Nadine Struck" w:date="2021-02-04T18:00:00Z">
              <w:r w:rsidR="00524289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s</w:t>
              </w:r>
            </w:ins>
          </w:p>
          <w:p w14:paraId="68CFAD97" w14:textId="5C9ECDE9" w:rsidR="00BC01B9" w:rsidRPr="005502C3" w:rsidRDefault="00BC01B9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  <w:rPrChange w:id="186" w:author="Nadine Struck" w:date="2021-02-04T17:39:00Z">
                  <w:rPr>
                    <w:sz w:val="18"/>
                    <w:lang w:val="de-AT"/>
                  </w:rPr>
                </w:rPrChange>
              </w:rPr>
              <w:pPrChange w:id="187" w:author="Nadine Struck" w:date="2021-02-04T17:39:00Z">
                <w:pPr>
                  <w:pStyle w:val="Beschreibung"/>
                  <w:numPr>
                    <w:numId w:val="24"/>
                  </w:numPr>
                  <w:ind w:left="720" w:hanging="360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188" w:author="Nadine Struck" w:date="2021-02-04T17:39:00Z">
                  <w:rPr>
                    <w:sz w:val="18"/>
                    <w:lang w:val="de-AT"/>
                  </w:rPr>
                </w:rPrChange>
              </w:rPr>
              <w:t xml:space="preserve">Analyse börsennotierter Unternehmen und anderer Assets </w:t>
            </w:r>
          </w:p>
        </w:tc>
      </w:tr>
      <w:tr w:rsidR="00F64FA7" w:rsidRPr="00965B2E" w14:paraId="4AF19DD1" w14:textId="77777777" w:rsidTr="005502C3">
        <w:trPr>
          <w:trHeight w:val="340"/>
          <w:trPrChange w:id="189" w:author="Nadine Struck" w:date="2021-02-04T17:34:00Z">
            <w:trPr>
              <w:trHeight w:val="346"/>
            </w:trPr>
          </w:trPrChange>
        </w:trPr>
        <w:tc>
          <w:tcPr>
            <w:tcW w:w="5954" w:type="dxa"/>
            <w:gridSpan w:val="4"/>
            <w:vAlign w:val="bottom"/>
            <w:tcPrChange w:id="190" w:author="Nadine Struck" w:date="2021-02-04T17:34:00Z">
              <w:tcPr>
                <w:tcW w:w="5954" w:type="dxa"/>
                <w:gridSpan w:val="4"/>
                <w:vAlign w:val="bottom"/>
              </w:tcPr>
            </w:tcPrChange>
          </w:tcPr>
          <w:p w14:paraId="7756FD9A" w14:textId="2244319F" w:rsidR="00F64FA7" w:rsidRPr="005502C3" w:rsidRDefault="008706D0">
            <w:pPr>
              <w:rPr>
                <w:rFonts w:ascii="Georgia" w:hAnsi="Georgia"/>
                <w:smallCaps/>
                <w:sz w:val="16"/>
                <w:lang w:val="en-GB"/>
                <w:rPrChange w:id="191" w:author="Nadine Struck" w:date="2021-02-04T17:30:00Z">
                  <w:rPr>
                    <w:rFonts w:ascii="ArialMT" w:hAnsi="ArialMT"/>
                    <w:smallCaps/>
                    <w:sz w:val="16"/>
                    <w:lang w:val="en-GB"/>
                  </w:rPr>
                </w:rPrChange>
              </w:rPr>
              <w:pPrChange w:id="192" w:author="Nadine Struck" w:date="2021-02-04T17:37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3E14FD">
              <w:rPr>
                <w:rFonts w:ascii="Georgia" w:hAnsi="Georgia"/>
                <w:b/>
                <w:smallCaps/>
                <w:sz w:val="23"/>
                <w:szCs w:val="23"/>
                <w:lang w:val="en-GB"/>
                <w:rPrChange w:id="193" w:author="Lennart" w:date="2021-02-05T13:10:00Z">
                  <w:rPr>
                    <w:b/>
                    <w:sz w:val="23"/>
                    <w:szCs w:val="23"/>
                    <w:lang w:val="en-US"/>
                  </w:rPr>
                </w:rPrChange>
              </w:rPr>
              <w:t>Viadrina</w:t>
            </w:r>
            <w:r w:rsidRPr="003E14FD">
              <w:rPr>
                <w:rFonts w:ascii="Georgia" w:hAnsi="Georgia"/>
                <w:b/>
                <w:smallCaps/>
                <w:sz w:val="23"/>
                <w:szCs w:val="23"/>
                <w:lang w:val="en-GB"/>
                <w:rPrChange w:id="194" w:author="Lennart" w:date="2021-02-05T13:10:00Z">
                  <w:rPr>
                    <w:b/>
                    <w:iCs w:val="0"/>
                    <w:sz w:val="23"/>
                    <w:szCs w:val="23"/>
                    <w:lang w:val="en-US"/>
                  </w:rPr>
                </w:rPrChange>
              </w:rPr>
              <w:t xml:space="preserve"> Consulting </w:t>
            </w:r>
            <w:r w:rsidRPr="003E14FD">
              <w:rPr>
                <w:rFonts w:ascii="Georgia" w:hAnsi="Georgia"/>
                <w:b/>
                <w:smallCaps/>
                <w:sz w:val="23"/>
                <w:szCs w:val="23"/>
                <w:lang w:val="en-GB"/>
                <w:rPrChange w:id="195" w:author="Lennart" w:date="2021-02-05T13:10:00Z">
                  <w:rPr>
                    <w:b/>
                    <w:sz w:val="23"/>
                    <w:szCs w:val="23"/>
                    <w:lang w:val="en-US"/>
                  </w:rPr>
                </w:rPrChange>
              </w:rPr>
              <w:t xml:space="preserve">Group </w:t>
            </w:r>
            <w:proofErr w:type="spellStart"/>
            <w:r w:rsidRPr="003E14FD">
              <w:rPr>
                <w:rFonts w:ascii="Georgia" w:hAnsi="Georgia"/>
                <w:b/>
                <w:smallCaps/>
                <w:sz w:val="23"/>
                <w:szCs w:val="23"/>
                <w:lang w:val="en-GB"/>
                <w:rPrChange w:id="196" w:author="Lennart" w:date="2021-02-05T13:10:00Z">
                  <w:rPr>
                    <w:b/>
                    <w:iCs w:val="0"/>
                    <w:sz w:val="23"/>
                    <w:szCs w:val="23"/>
                    <w:lang w:val="en-US"/>
                  </w:rPr>
                </w:rPrChange>
              </w:rPr>
              <w:t>e.V</w:t>
            </w:r>
            <w:proofErr w:type="spellEnd"/>
            <w:r w:rsidRPr="003E14FD">
              <w:rPr>
                <w:rFonts w:ascii="Georgia" w:hAnsi="Georgia"/>
                <w:b/>
                <w:smallCaps/>
                <w:sz w:val="23"/>
                <w:szCs w:val="23"/>
                <w:lang w:val="en-GB"/>
                <w:rPrChange w:id="197" w:author="Lennart" w:date="2021-02-05T13:10:00Z">
                  <w:rPr>
                    <w:b/>
                    <w:iCs w:val="0"/>
                    <w:sz w:val="23"/>
                    <w:szCs w:val="23"/>
                    <w:lang w:val="en-US"/>
                  </w:rPr>
                </w:rPrChange>
              </w:rPr>
              <w:t>.</w:t>
            </w:r>
          </w:p>
        </w:tc>
        <w:tc>
          <w:tcPr>
            <w:tcW w:w="3113" w:type="dxa"/>
            <w:gridSpan w:val="7"/>
            <w:vAlign w:val="bottom"/>
            <w:tcPrChange w:id="198" w:author="Nadine Struck" w:date="2021-02-04T17:34:00Z">
              <w:tcPr>
                <w:tcW w:w="3113" w:type="dxa"/>
                <w:gridSpan w:val="6"/>
                <w:vAlign w:val="bottom"/>
              </w:tcPr>
            </w:tcPrChange>
          </w:tcPr>
          <w:p w14:paraId="30626CB8" w14:textId="0EF3F73F" w:rsidR="00F64FA7" w:rsidRPr="003E14FD" w:rsidRDefault="00F64FA7">
            <w:pPr>
              <w:jc w:val="right"/>
              <w:rPr>
                <w:smallCaps/>
                <w:sz w:val="23"/>
                <w:szCs w:val="23"/>
              </w:rPr>
              <w:pPrChange w:id="199" w:author="Nadine Struck" w:date="2021-02-04T17:41:00Z">
                <w:pPr>
                  <w:pStyle w:val="Bullets"/>
                  <w:numPr>
                    <w:numId w:val="0"/>
                  </w:numPr>
                  <w:ind w:left="0" w:firstLine="0"/>
                  <w:jc w:val="right"/>
                </w:pPr>
              </w:pPrChange>
            </w:pPr>
            <w:r w:rsidRPr="00965B2E">
              <w:rPr>
                <w:rFonts w:ascii="Georgia" w:hAnsi="Georgia"/>
                <w:i/>
                <w:smallCaps/>
                <w:sz w:val="23"/>
                <w:szCs w:val="23"/>
                <w:rPrChange w:id="200" w:author="Nadine Struck" w:date="2021-02-04T17:41:00Z">
                  <w:rPr>
                    <w:i w:val="0"/>
                    <w:iCs w:val="0"/>
                    <w:smallCaps/>
                    <w:sz w:val="23"/>
                    <w:szCs w:val="23"/>
                  </w:rPr>
                </w:rPrChange>
              </w:rPr>
              <w:t xml:space="preserve">Frankfurt </w:t>
            </w:r>
            <w:r w:rsidR="00B050EF" w:rsidRPr="00965B2E">
              <w:rPr>
                <w:rFonts w:ascii="Georgia" w:hAnsi="Georgia"/>
                <w:i/>
                <w:smallCaps/>
                <w:sz w:val="23"/>
                <w:szCs w:val="23"/>
                <w:rPrChange w:id="201" w:author="Nadine Struck" w:date="2021-02-04T17:41:00Z">
                  <w:rPr>
                    <w:i w:val="0"/>
                    <w:iCs w:val="0"/>
                    <w:smallCaps/>
                    <w:sz w:val="23"/>
                    <w:szCs w:val="23"/>
                  </w:rPr>
                </w:rPrChange>
              </w:rPr>
              <w:t>(Oder)</w:t>
            </w:r>
          </w:p>
        </w:tc>
      </w:tr>
      <w:tr w:rsidR="00F64FA7" w:rsidRPr="005502C3" w14:paraId="56372BDE" w14:textId="77777777" w:rsidTr="005502C3">
        <w:trPr>
          <w:trHeight w:val="193"/>
          <w:trPrChange w:id="202" w:author="Nadine Struck" w:date="2021-02-04T17:33:00Z">
            <w:trPr>
              <w:trHeight w:val="193"/>
            </w:trPr>
          </w:trPrChange>
        </w:trPr>
        <w:tc>
          <w:tcPr>
            <w:tcW w:w="7371" w:type="dxa"/>
            <w:gridSpan w:val="9"/>
            <w:vAlign w:val="bottom"/>
            <w:tcPrChange w:id="203" w:author="Nadine Struck" w:date="2021-02-04T17:33:00Z">
              <w:tcPr>
                <w:tcW w:w="7371" w:type="dxa"/>
                <w:gridSpan w:val="9"/>
              </w:tcPr>
            </w:tcPrChange>
          </w:tcPr>
          <w:p w14:paraId="3C87D247" w14:textId="1599768F" w:rsidR="00F64FA7" w:rsidRPr="005502C3" w:rsidRDefault="008706D0">
            <w:pPr>
              <w:rPr>
                <w:sz w:val="18"/>
                <w:lang w:val="de-AT"/>
              </w:rPr>
              <w:pPrChange w:id="204" w:author="Nadine Struck" w:date="2021-02-04T17:38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5502C3">
              <w:rPr>
                <w:rFonts w:ascii="Georgia" w:hAnsi="Georgia"/>
                <w:sz w:val="18"/>
                <w:rPrChange w:id="205" w:author="Nadine Struck" w:date="2021-02-04T17:38:00Z">
                  <w:rPr>
                    <w:sz w:val="18"/>
                    <w:lang w:val="de-AT"/>
                  </w:rPr>
                </w:rPrChange>
              </w:rPr>
              <w:t>Aktives Mitglied der studentischen Unternehmensberatung der Universität Viadrina</w:t>
            </w:r>
          </w:p>
        </w:tc>
        <w:tc>
          <w:tcPr>
            <w:tcW w:w="1696" w:type="dxa"/>
            <w:gridSpan w:val="2"/>
            <w:vAlign w:val="bottom"/>
            <w:tcPrChange w:id="206" w:author="Nadine Struck" w:date="2021-02-04T17:33:00Z">
              <w:tcPr>
                <w:tcW w:w="1696" w:type="dxa"/>
              </w:tcPr>
            </w:tcPrChange>
          </w:tcPr>
          <w:p w14:paraId="288A2195" w14:textId="374E9063" w:rsidR="00F64FA7" w:rsidRPr="005502C3" w:rsidRDefault="004603FC">
            <w:pPr>
              <w:jc w:val="right"/>
              <w:rPr>
                <w:sz w:val="18"/>
                <w:lang w:val="en-US"/>
              </w:rPr>
              <w:pPrChange w:id="207" w:author="Nadine Struck" w:date="2021-02-04T17:42:00Z">
                <w:pPr>
                  <w:pStyle w:val="Bullets"/>
                  <w:numPr>
                    <w:numId w:val="0"/>
                  </w:numPr>
                  <w:ind w:left="0" w:firstLine="0"/>
                  <w:jc w:val="right"/>
                </w:pPr>
              </w:pPrChange>
            </w:pPr>
            <w:r w:rsidRPr="00965B2E">
              <w:rPr>
                <w:rFonts w:ascii="Georgia" w:hAnsi="Georgia"/>
                <w:sz w:val="18"/>
                <w:rPrChange w:id="208" w:author="Nadine Struck" w:date="2021-02-04T17:42:00Z">
                  <w:rPr>
                    <w:sz w:val="18"/>
                    <w:lang w:val="en-US"/>
                  </w:rPr>
                </w:rPrChange>
              </w:rPr>
              <w:t>11/2020 – heute</w:t>
            </w:r>
          </w:p>
        </w:tc>
      </w:tr>
      <w:tr w:rsidR="00CE28CC" w:rsidRPr="005502C3" w14:paraId="7ECB507F" w14:textId="77777777" w:rsidTr="005502C3">
        <w:trPr>
          <w:trHeight w:val="193"/>
          <w:trPrChange w:id="209" w:author="Nadine Struck" w:date="2021-02-04T17:33:00Z">
            <w:trPr>
              <w:trHeight w:val="193"/>
            </w:trPr>
          </w:trPrChange>
        </w:trPr>
        <w:tc>
          <w:tcPr>
            <w:tcW w:w="9067" w:type="dxa"/>
            <w:gridSpan w:val="11"/>
            <w:vAlign w:val="bottom"/>
            <w:tcPrChange w:id="210" w:author="Nadine Struck" w:date="2021-02-04T17:33:00Z">
              <w:tcPr>
                <w:tcW w:w="9067" w:type="dxa"/>
                <w:gridSpan w:val="10"/>
              </w:tcPr>
            </w:tcPrChange>
          </w:tcPr>
          <w:p w14:paraId="2C645C17" w14:textId="3A0F0F88" w:rsidR="00A059EB" w:rsidRPr="005502C3" w:rsidRDefault="006C266C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  <w:rPrChange w:id="211" w:author="Nadine Struck" w:date="2021-02-04T17:39:00Z">
                  <w:rPr>
                    <w:i/>
                    <w:iCs/>
                    <w:sz w:val="18"/>
                    <w:lang w:val="de-AT"/>
                  </w:rPr>
                </w:rPrChange>
              </w:rPr>
              <w:pPrChange w:id="212" w:author="Nadine Struck" w:date="2021-02-04T17:39:00Z">
                <w:pPr>
                  <w:pStyle w:val="Beschreibung"/>
                  <w:numPr>
                    <w:numId w:val="24"/>
                  </w:numPr>
                  <w:ind w:left="720" w:hanging="360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13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Aktuelles </w:t>
            </w:r>
            <w:ins w:id="214" w:author="Nadine Struck" w:date="2021-02-04T18:01:00Z">
              <w:r w:rsidR="00CB2D5B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P</w:t>
              </w:r>
            </w:ins>
            <w:del w:id="215" w:author="Nadine Struck" w:date="2021-02-04T18:01:00Z">
              <w:r w:rsidRPr="005502C3" w:rsidDel="00CB2D5B">
                <w:rPr>
                  <w:rFonts w:ascii="Georgia" w:hAnsi="Georgia" w:cs="Georgia"/>
                  <w:i/>
                  <w:iCs/>
                  <w:color w:val="000000"/>
                  <w:sz w:val="18"/>
                  <w:rPrChange w:id="216" w:author="Nadine Struck" w:date="2021-02-04T17:39:00Z">
                    <w:rPr>
                      <w:i/>
                      <w:sz w:val="18"/>
                      <w:lang w:val="de-AT"/>
                    </w:rPr>
                  </w:rPrChange>
                </w:rPr>
                <w:delText>St</w:delText>
              </w:r>
            </w:del>
            <w:del w:id="217" w:author="Nadine Struck" w:date="2021-02-04T18:00:00Z">
              <w:r w:rsidRPr="005502C3" w:rsidDel="00CB2D5B">
                <w:rPr>
                  <w:rFonts w:ascii="Georgia" w:hAnsi="Georgia" w:cs="Georgia"/>
                  <w:i/>
                  <w:iCs/>
                  <w:color w:val="000000"/>
                  <w:sz w:val="18"/>
                  <w:rPrChange w:id="218" w:author="Nadine Struck" w:date="2021-02-04T17:39:00Z">
                    <w:rPr>
                      <w:i/>
                      <w:sz w:val="18"/>
                      <w:lang w:val="de-AT"/>
                    </w:rPr>
                  </w:rPrChange>
                </w:rPr>
                <w:delText>rategiep</w:delText>
              </w:r>
            </w:del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19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>rojekt</w:t>
            </w:r>
            <w:r w:rsidR="00340868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20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>:</w:t>
            </w:r>
            <w:r w:rsidR="00A77256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21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 </w:t>
            </w:r>
            <w:r w:rsidR="009A60FD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22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>St</w:t>
            </w:r>
            <w:r w:rsidR="00B87828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23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>rategieplanung zur Netzwerkerweiterung</w:t>
            </w:r>
            <w:r w:rsidR="00E266F8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24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 </w:t>
            </w:r>
            <w:r w:rsidR="003B5A0E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25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mit einem </w:t>
            </w:r>
            <w:ins w:id="226" w:author="Nadine Struck" w:date="2021-02-04T18:00:00Z">
              <w:r w:rsidR="00CB2D5B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sechs</w:t>
              </w:r>
            </w:ins>
            <w:del w:id="227" w:author="Nadine Struck" w:date="2021-02-04T18:00:00Z">
              <w:r w:rsidR="00B87828" w:rsidRPr="005502C3" w:rsidDel="00CB2D5B">
                <w:rPr>
                  <w:rFonts w:ascii="Georgia" w:hAnsi="Georgia" w:cs="Georgia"/>
                  <w:i/>
                  <w:iCs/>
                  <w:color w:val="000000"/>
                  <w:sz w:val="18"/>
                  <w:rPrChange w:id="228" w:author="Nadine Struck" w:date="2021-02-04T17:39:00Z">
                    <w:rPr>
                      <w:i/>
                      <w:sz w:val="18"/>
                      <w:lang w:val="de-AT"/>
                    </w:rPr>
                  </w:rPrChange>
                </w:rPr>
                <w:delText>6</w:delText>
              </w:r>
            </w:del>
            <w:r w:rsidR="00B87828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29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>-köpfigen</w:t>
            </w:r>
            <w:r w:rsidR="003B5A0E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0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 Team</w:t>
            </w:r>
            <w:r w:rsidR="00D77D0B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1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 </w:t>
            </w:r>
          </w:p>
          <w:p w14:paraId="2CC438FF" w14:textId="061A1004" w:rsidR="000C2D1D" w:rsidRPr="005502C3" w:rsidRDefault="004067B8">
            <w:pPr>
              <w:pStyle w:val="Listenabsatz"/>
              <w:numPr>
                <w:ilvl w:val="0"/>
                <w:numId w:val="2"/>
              </w:numPr>
              <w:rPr>
                <w:i/>
                <w:iCs/>
                <w:sz w:val="18"/>
                <w:lang w:val="de-AT"/>
              </w:rPr>
              <w:pPrChange w:id="232" w:author="Nadine Struck" w:date="2021-02-04T17:39:00Z">
                <w:pPr>
                  <w:pStyle w:val="Beschreibung"/>
                  <w:numPr>
                    <w:numId w:val="24"/>
                  </w:numPr>
                  <w:ind w:left="720" w:hanging="360"/>
                </w:pPr>
              </w:pPrChange>
            </w:pP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3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Teilnahme an Workshops </w:t>
            </w:r>
            <w:r w:rsidR="000158B3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4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>zur Weiterentwicklung</w:t>
            </w:r>
            <w:r w:rsidR="00A059EB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5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 </w:t>
            </w:r>
            <w:r w:rsidR="000158B3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6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analytischer Fähigkeiten </w:t>
            </w:r>
            <w:r w:rsidR="00A13408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7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>in Bereichen wie</w:t>
            </w:r>
            <w:r w:rsidR="000D7966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8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 </w:t>
            </w:r>
            <w:r w:rsidR="00E87CD2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39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>M&amp;A</w:t>
            </w:r>
            <w:r w:rsidR="000D7966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40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 und</w:t>
            </w:r>
            <w:r w:rsidR="00A13408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41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 xml:space="preserve"> </w:t>
            </w:r>
            <w:r w:rsidR="000D7966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42" w:author="Nadine Struck" w:date="2021-02-04T17:39:00Z">
                  <w:rPr>
                    <w:i/>
                    <w:sz w:val="18"/>
                    <w:lang w:val="de-AT"/>
                  </w:rPr>
                </w:rPrChange>
              </w:rPr>
              <w:t>Venture Capital</w:t>
            </w:r>
          </w:p>
        </w:tc>
      </w:tr>
      <w:tr w:rsidR="00CE28CC" w:rsidRPr="005502C3" w14:paraId="482569A2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5502C3" w:rsidRDefault="00CE28CC" w:rsidP="005502C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5502C3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5502C3" w14:paraId="2B257790" w14:textId="77777777" w:rsidTr="005502C3">
        <w:trPr>
          <w:trHeight w:val="340"/>
          <w:trPrChange w:id="243" w:author="Nadine Struck" w:date="2021-02-04T17:33:00Z">
            <w:trPr>
              <w:trHeight w:val="340"/>
            </w:trPr>
          </w:trPrChange>
        </w:trPr>
        <w:tc>
          <w:tcPr>
            <w:tcW w:w="1985" w:type="dxa"/>
            <w:tcBorders>
              <w:top w:val="single" w:sz="4" w:space="0" w:color="auto"/>
            </w:tcBorders>
            <w:vAlign w:val="bottom"/>
            <w:tcPrChange w:id="244" w:author="Nadine Struck" w:date="2021-02-04T17:33:00Z">
              <w:tcPr>
                <w:tcW w:w="198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CE28CC" w:rsidRPr="005502C3" w:rsidRDefault="00CE28CC" w:rsidP="005502C3">
            <w:pPr>
              <w:rPr>
                <w:rFonts w:ascii="Georgia" w:hAnsi="Georgia"/>
                <w:sz w:val="18"/>
              </w:rPr>
            </w:pPr>
            <w:r w:rsidRPr="005502C3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  <w:tcPrChange w:id="245" w:author="Nadine Struck" w:date="2021-02-04T17:33:00Z">
              <w:tcPr>
                <w:tcW w:w="7082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6ED3B91B" w:rsidR="00CE28CC" w:rsidRPr="005502C3" w:rsidRDefault="00CE28CC" w:rsidP="005502C3">
            <w:pPr>
              <w:rPr>
                <w:rFonts w:ascii="Georgia" w:hAnsi="Georgia"/>
                <w:sz w:val="18"/>
                <w:lang w:val="de-AT"/>
              </w:rPr>
            </w:pPr>
            <w:r w:rsidRPr="005502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5502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ins w:id="246" w:author="Nadine Struck" w:date="2021-02-04T18:01:00Z">
              <w:r w:rsidR="00CB2D5B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t>v</w:t>
              </w:r>
            </w:ins>
            <w:del w:id="247" w:author="Nadine Struck" w:date="2021-02-04T18:01:00Z">
              <w:r w:rsidRPr="005502C3" w:rsidDel="00CB2D5B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>V</w:delText>
              </w:r>
            </w:del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CE28CC" w:rsidRPr="005502C3" w14:paraId="45706C3F" w14:textId="77777777" w:rsidTr="005502C3">
        <w:trPr>
          <w:trHeight w:val="340"/>
          <w:trPrChange w:id="248" w:author="Nadine Struck" w:date="2021-02-04T17:35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249" w:author="Nadine Struck" w:date="2021-02-04T17:35:00Z">
              <w:tcPr>
                <w:tcW w:w="1985" w:type="dxa"/>
                <w:vAlign w:val="bottom"/>
              </w:tcPr>
            </w:tcPrChange>
          </w:tcPr>
          <w:p w14:paraId="57688BDA" w14:textId="350496FE" w:rsidR="00CE28CC" w:rsidRPr="005502C3" w:rsidRDefault="00CE28CC" w:rsidP="005502C3">
            <w:pPr>
              <w:rPr>
                <w:rFonts w:ascii="Georgia" w:hAnsi="Georgia"/>
                <w:sz w:val="18"/>
              </w:rPr>
            </w:pPr>
            <w:r w:rsidRPr="005502C3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  <w:tcPrChange w:id="250" w:author="Nadine Struck" w:date="2021-02-04T17:35:00Z">
              <w:tcPr>
                <w:tcW w:w="7082" w:type="dxa"/>
                <w:gridSpan w:val="9"/>
                <w:vAlign w:val="bottom"/>
              </w:tcPr>
            </w:tcPrChange>
          </w:tcPr>
          <w:p w14:paraId="60CA2168" w14:textId="15AAF154" w:rsidR="00CE28CC" w:rsidRPr="005502C3" w:rsidRDefault="00CE28CC" w:rsidP="005502C3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5502C3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5502C3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0B72AF" w:rsidRPr="005502C3">
              <w:rPr>
                <w:rFonts w:ascii="Georgia" w:hAnsi="Georgia" w:cs="Georgia"/>
                <w:color w:val="000000"/>
                <w:sz w:val="18"/>
              </w:rPr>
              <w:t>Teams</w:t>
            </w:r>
            <w:r w:rsidRPr="005502C3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625EB8"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5502C3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CE28CC" w:rsidRPr="005502C3" w14:paraId="70CB01B0" w14:textId="77777777" w:rsidTr="00CB2D5B">
        <w:trPr>
          <w:trHeight w:val="567"/>
          <w:trPrChange w:id="251" w:author="Nadine Struck" w:date="2021-02-04T18:02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252" w:author="Nadine Struck" w:date="2021-02-04T18:02:00Z">
              <w:tcPr>
                <w:tcW w:w="1985" w:type="dxa"/>
                <w:vAlign w:val="bottom"/>
              </w:tcPr>
            </w:tcPrChange>
          </w:tcPr>
          <w:p w14:paraId="2CF29BDB" w14:textId="77777777" w:rsidR="00CE28CC" w:rsidRDefault="00CE28CC" w:rsidP="005502C3">
            <w:pPr>
              <w:rPr>
                <w:ins w:id="253" w:author="Nadine Struck" w:date="2021-02-04T18:02:00Z"/>
                <w:rFonts w:ascii="Georgia" w:hAnsi="Georgia"/>
                <w:sz w:val="18"/>
              </w:rPr>
            </w:pPr>
            <w:r w:rsidRPr="005502C3">
              <w:rPr>
                <w:rFonts w:ascii="Georgia" w:hAnsi="Georgia"/>
                <w:sz w:val="18"/>
              </w:rPr>
              <w:t xml:space="preserve">Interessen: </w:t>
            </w:r>
          </w:p>
          <w:p w14:paraId="04F58216" w14:textId="2095C6A6" w:rsidR="00CB2D5B" w:rsidRPr="005502C3" w:rsidRDefault="00CB2D5B" w:rsidP="005502C3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10"/>
            <w:vAlign w:val="bottom"/>
            <w:tcPrChange w:id="254" w:author="Nadine Struck" w:date="2021-02-04T18:02:00Z">
              <w:tcPr>
                <w:tcW w:w="7082" w:type="dxa"/>
                <w:gridSpan w:val="9"/>
                <w:vAlign w:val="bottom"/>
              </w:tcPr>
            </w:tcPrChange>
          </w:tcPr>
          <w:p w14:paraId="6332DD6D" w14:textId="77777777" w:rsidR="00CB2D5B" w:rsidRDefault="00A72320" w:rsidP="005502C3">
            <w:pPr>
              <w:rPr>
                <w:ins w:id="255" w:author="Nadine Struck" w:date="2021-02-04T18:02:00Z"/>
                <w:rFonts w:ascii="Georgia" w:hAnsi="Georgia" w:cs="Georgia"/>
                <w:color w:val="000000"/>
                <w:sz w:val="18"/>
                <w:lang w:val="de-AT"/>
              </w:rPr>
            </w:pPr>
            <w:r w:rsidRPr="005502C3">
              <w:rPr>
                <w:rFonts w:ascii="Georgia" w:hAnsi="Georgia" w:cs="Georgia"/>
                <w:color w:val="000000"/>
                <w:sz w:val="18"/>
                <w:lang w:val="de-AT"/>
              </w:rPr>
              <w:t>X-Fit</w:t>
            </w:r>
            <w:r w:rsidR="00CE28CC" w:rsidRPr="005502C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CE28CC" w:rsidRPr="005502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DC737C" w:rsidRPr="005502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täglich</w:t>
            </w:r>
            <w:del w:id="256" w:author="Nadine Struck" w:date="2021-02-04T17:39:00Z">
              <w:r w:rsidR="00DC737C" w:rsidRPr="005502C3" w:rsidDel="005502C3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>e</w:delText>
              </w:r>
            </w:del>
            <w:ins w:id="257" w:author="Nadine Struck" w:date="2021-02-04T18:01:00Z">
              <w:r w:rsidR="00CB2D5B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t>es Training</w:t>
              </w:r>
            </w:ins>
            <w:r w:rsidR="00DC737C" w:rsidRPr="005502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als Ausgleich</w:t>
            </w:r>
            <w:r w:rsidR="00CE28CC" w:rsidRPr="005502C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E28CC" w:rsidRPr="005502C3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</w:p>
          <w:p w14:paraId="598C2742" w14:textId="316591C3" w:rsidR="00CE28CC" w:rsidRPr="005502C3" w:rsidRDefault="00CE28CC" w:rsidP="005502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del w:id="258" w:author="Nadine Struck" w:date="2021-02-04T18:02:00Z">
              <w:r w:rsidRPr="005502C3" w:rsidDel="00CB2D5B">
                <w:rPr>
                  <w:rFonts w:ascii="Georgia" w:hAnsi="Georgia" w:cs="Georgia"/>
                  <w:color w:val="000000"/>
                  <w:sz w:val="18"/>
                  <w:lang w:val="de-AT"/>
                </w:rPr>
                <w:delText xml:space="preserve"> </w:delText>
              </w:r>
            </w:del>
            <w:r w:rsidR="00CD1742" w:rsidRPr="005502C3">
              <w:rPr>
                <w:rFonts w:ascii="Georgia" w:hAnsi="Georgia" w:cs="Georgia"/>
                <w:color w:val="000000"/>
                <w:sz w:val="18"/>
              </w:rPr>
              <w:t>Analyse der Finanzmärkte</w:t>
            </w:r>
            <w:r w:rsidR="004568D6" w:rsidRPr="005502C3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4568D6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59" w:author="Nadine Struck" w:date="2021-02-04T17:40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(</w:t>
            </w:r>
            <w:r w:rsidR="00F441A1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60" w:author="Nadine Struck" w:date="2021-02-04T17:40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DCF</w:t>
            </w:r>
            <w:r w:rsidR="00CD1742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61" w:author="Nadine Struck" w:date="2021-02-04T17:40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 xml:space="preserve">- und </w:t>
            </w:r>
            <w:r w:rsidR="00F441A1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62" w:author="Nadine Struck" w:date="2021-02-04T17:40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Trenda</w:t>
            </w:r>
            <w:r w:rsidR="00CD1742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63" w:author="Nadine Struck" w:date="2021-02-04T17:40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nalyse</w:t>
            </w:r>
            <w:r w:rsidR="004568D6" w:rsidRPr="005502C3">
              <w:rPr>
                <w:rFonts w:ascii="Georgia" w:hAnsi="Georgia" w:cs="Georgia"/>
                <w:i/>
                <w:iCs/>
                <w:color w:val="000000"/>
                <w:sz w:val="18"/>
                <w:rPrChange w:id="264" w:author="Nadine Struck" w:date="2021-02-04T17:40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)</w:t>
            </w:r>
          </w:p>
        </w:tc>
      </w:tr>
      <w:tr w:rsidR="00CE28CC" w:rsidRPr="005502C3" w14:paraId="071AB173" w14:textId="77777777" w:rsidTr="005502C3">
        <w:trPr>
          <w:trHeight w:val="1020"/>
          <w:trPrChange w:id="265" w:author="Nadine Struck" w:date="2021-02-04T17:33:00Z">
            <w:trPr>
              <w:trHeight w:val="1020"/>
            </w:trPr>
          </w:trPrChange>
        </w:trPr>
        <w:tc>
          <w:tcPr>
            <w:tcW w:w="1985" w:type="dxa"/>
            <w:vAlign w:val="bottom"/>
            <w:tcPrChange w:id="266" w:author="Nadine Struck" w:date="2021-02-04T17:33:00Z">
              <w:tcPr>
                <w:tcW w:w="1985" w:type="dxa"/>
                <w:vAlign w:val="bottom"/>
              </w:tcPr>
            </w:tcPrChange>
          </w:tcPr>
          <w:p w14:paraId="406B03AC" w14:textId="7894854D" w:rsidR="00CE28CC" w:rsidRPr="005502C3" w:rsidRDefault="0069443B" w:rsidP="005502C3">
            <w:pPr>
              <w:rPr>
                <w:rFonts w:ascii="Georgia" w:hAnsi="Georgia"/>
                <w:sz w:val="18"/>
              </w:rPr>
            </w:pPr>
            <w:r w:rsidRPr="005502C3">
              <w:rPr>
                <w:rFonts w:ascii="Georgia" w:hAnsi="Georgia"/>
                <w:sz w:val="18"/>
              </w:rPr>
              <w:t>Berlin</w:t>
            </w:r>
            <w:r w:rsidR="00CE28CC" w:rsidRPr="005502C3">
              <w:rPr>
                <w:rFonts w:ascii="Georgia" w:hAnsi="Georgia"/>
                <w:sz w:val="18"/>
              </w:rPr>
              <w:t xml:space="preserve">, </w:t>
            </w:r>
            <w:r w:rsidR="00CE28CC" w:rsidRPr="00CB2D5B">
              <w:rPr>
                <w:rFonts w:ascii="Georgia" w:hAnsi="Georgia"/>
                <w:sz w:val="18"/>
                <w:highlight w:val="yellow"/>
                <w:rPrChange w:id="267" w:author="Nadine Struck" w:date="2021-02-04T18:07:00Z">
                  <w:rPr>
                    <w:rFonts w:ascii="Georgia" w:hAnsi="Georgia"/>
                    <w:sz w:val="18"/>
                  </w:rPr>
                </w:rPrChange>
              </w:rPr>
              <w:t>0</w:t>
            </w:r>
            <w:proofErr w:type="gramStart"/>
            <w:r w:rsidR="006A6A56" w:rsidRPr="00CB2D5B">
              <w:rPr>
                <w:rFonts w:ascii="Georgia" w:hAnsi="Georgia"/>
                <w:sz w:val="18"/>
                <w:highlight w:val="yellow"/>
                <w:rPrChange w:id="268" w:author="Nadine Struck" w:date="2021-02-04T18:07:00Z">
                  <w:rPr>
                    <w:rFonts w:ascii="Georgia" w:hAnsi="Georgia"/>
                    <w:sz w:val="18"/>
                  </w:rPr>
                </w:rPrChange>
              </w:rPr>
              <w:t>*</w:t>
            </w:r>
            <w:r w:rsidR="00CE28CC" w:rsidRPr="00CB2D5B">
              <w:rPr>
                <w:rFonts w:ascii="Georgia" w:hAnsi="Georgia"/>
                <w:sz w:val="18"/>
                <w:highlight w:val="yellow"/>
                <w:rPrChange w:id="269" w:author="Nadine Struck" w:date="2021-02-04T18:07:00Z">
                  <w:rPr>
                    <w:rFonts w:ascii="Georgia" w:hAnsi="Georgia"/>
                    <w:sz w:val="18"/>
                  </w:rPr>
                </w:rPrChange>
              </w:rPr>
              <w:t>.</w:t>
            </w:r>
            <w:r w:rsidR="006A6A56" w:rsidRPr="00CB2D5B">
              <w:rPr>
                <w:rFonts w:ascii="Georgia" w:hAnsi="Georgia"/>
                <w:sz w:val="18"/>
                <w:highlight w:val="yellow"/>
                <w:rPrChange w:id="270" w:author="Nadine Struck" w:date="2021-02-04T18:07:00Z">
                  <w:rPr>
                    <w:rFonts w:ascii="Georgia" w:hAnsi="Georgia"/>
                    <w:sz w:val="18"/>
                  </w:rPr>
                </w:rPrChange>
              </w:rPr>
              <w:t>*</w:t>
            </w:r>
            <w:proofErr w:type="gramEnd"/>
            <w:r w:rsidR="006A6A56" w:rsidRPr="00CB2D5B">
              <w:rPr>
                <w:rFonts w:ascii="Georgia" w:hAnsi="Georgia"/>
                <w:sz w:val="18"/>
                <w:highlight w:val="yellow"/>
                <w:rPrChange w:id="271" w:author="Nadine Struck" w:date="2021-02-04T18:07:00Z">
                  <w:rPr>
                    <w:rFonts w:ascii="Georgia" w:hAnsi="Georgia"/>
                    <w:sz w:val="18"/>
                  </w:rPr>
                </w:rPrChange>
              </w:rPr>
              <w:t>*</w:t>
            </w:r>
            <w:r w:rsidR="00CE28CC" w:rsidRPr="00CB2D5B">
              <w:rPr>
                <w:rFonts w:ascii="Georgia" w:hAnsi="Georgia"/>
                <w:sz w:val="18"/>
                <w:highlight w:val="yellow"/>
                <w:rPrChange w:id="272" w:author="Nadine Struck" w:date="2021-02-04T18:07:00Z">
                  <w:rPr>
                    <w:rFonts w:ascii="Georgia" w:hAnsi="Georgia"/>
                    <w:sz w:val="18"/>
                  </w:rPr>
                </w:rPrChange>
              </w:rPr>
              <w:t>.20</w:t>
            </w:r>
            <w:r w:rsidR="006A6A56" w:rsidRPr="00CB2D5B">
              <w:rPr>
                <w:rFonts w:ascii="Georgia" w:hAnsi="Georgia"/>
                <w:sz w:val="18"/>
                <w:highlight w:val="yellow"/>
                <w:rPrChange w:id="273" w:author="Nadine Struck" w:date="2021-02-04T18:07:00Z">
                  <w:rPr>
                    <w:rFonts w:ascii="Georgia" w:hAnsi="Georgia"/>
                    <w:sz w:val="18"/>
                  </w:rPr>
                </w:rPrChange>
              </w:rPr>
              <w:t>21</w:t>
            </w:r>
          </w:p>
        </w:tc>
        <w:tc>
          <w:tcPr>
            <w:tcW w:w="7082" w:type="dxa"/>
            <w:gridSpan w:val="10"/>
            <w:vAlign w:val="bottom"/>
            <w:tcPrChange w:id="274" w:author="Nadine Struck" w:date="2021-02-04T17:33:00Z">
              <w:tcPr>
                <w:tcW w:w="7082" w:type="dxa"/>
                <w:gridSpan w:val="9"/>
                <w:vAlign w:val="bottom"/>
              </w:tcPr>
            </w:tcPrChange>
          </w:tcPr>
          <w:p w14:paraId="6478BDEA" w14:textId="29EB93DC" w:rsidR="00CE28CC" w:rsidRPr="005502C3" w:rsidRDefault="00CE28CC" w:rsidP="005502C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5502C3">
      <w:footerReference w:type="even" r:id="rId12"/>
      <w:pgSz w:w="11906" w:h="16838"/>
      <w:pgMar w:top="1361" w:right="1418" w:bottom="340" w:left="1418" w:header="709" w:footer="709" w:gutter="0"/>
      <w:cols w:space="708"/>
      <w:docGrid w:linePitch="360"/>
      <w:sectPrChange w:id="275" w:author="Nadine Struck" w:date="2021-02-04T17:36:00Z">
        <w:sectPr w:rsidR="00723643" w:rsidRPr="0074111D" w:rsidSect="005502C3">
          <w:pgMar w:top="1021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74" w:author="Nadine Struck" w:date="2021-02-04T18:03:00Z" w:initials="NS">
    <w:p w14:paraId="4DFD0CDB" w14:textId="534AC94D" w:rsidR="00CB2D5B" w:rsidRDefault="00CB2D5B">
      <w:pPr>
        <w:pStyle w:val="Kommentartext"/>
      </w:pPr>
      <w:r>
        <w:rPr>
          <w:rStyle w:val="Kommentarzeichen"/>
        </w:rPr>
        <w:annotationRef/>
      </w:r>
      <w:r>
        <w:t>Hier gerne 1-2 konkrete Beispiele geben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DFD0C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C6B562" w16cex:dateUtc="2021-02-04T17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DFD0CDB" w16cid:durableId="23C6B5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CA99B2" w14:textId="77777777" w:rsidR="00B71330" w:rsidRDefault="00B71330" w:rsidP="00BE053D">
      <w:pPr>
        <w:spacing w:after="0" w:line="240" w:lineRule="auto"/>
      </w:pPr>
      <w:r>
        <w:separator/>
      </w:r>
    </w:p>
  </w:endnote>
  <w:endnote w:type="continuationSeparator" w:id="0">
    <w:p w14:paraId="1185BAA4" w14:textId="77777777" w:rsidR="00B71330" w:rsidRDefault="00B7133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BD237F" w14:textId="77777777" w:rsidR="00B71330" w:rsidRDefault="00B71330" w:rsidP="00BE053D">
      <w:pPr>
        <w:spacing w:after="0" w:line="240" w:lineRule="auto"/>
      </w:pPr>
      <w:r>
        <w:separator/>
      </w:r>
    </w:p>
  </w:footnote>
  <w:footnote w:type="continuationSeparator" w:id="0">
    <w:p w14:paraId="300C4875" w14:textId="77777777" w:rsidR="00B71330" w:rsidRDefault="00B7133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F22112"/>
    <w:multiLevelType w:val="hybridMultilevel"/>
    <w:tmpl w:val="7BE0E172"/>
    <w:lvl w:ilvl="0" w:tplc="AB881080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Nadine Struck">
    <w15:presenceInfo w15:providerId="Windows Live" w15:userId="e8c6c22ca95071a9"/>
  </w15:person>
  <w15:person w15:author="Lennart">
    <w15:presenceInfo w15:providerId="Windows Live" w15:userId="ecb5eee7337009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35F"/>
    <w:rsid w:val="000136F1"/>
    <w:rsid w:val="000158B3"/>
    <w:rsid w:val="0002128D"/>
    <w:rsid w:val="00036A0B"/>
    <w:rsid w:val="00045040"/>
    <w:rsid w:val="00061D33"/>
    <w:rsid w:val="00064643"/>
    <w:rsid w:val="000735F9"/>
    <w:rsid w:val="0008455B"/>
    <w:rsid w:val="00087747"/>
    <w:rsid w:val="000909A0"/>
    <w:rsid w:val="00092A2C"/>
    <w:rsid w:val="000A1171"/>
    <w:rsid w:val="000A1FDA"/>
    <w:rsid w:val="000B527F"/>
    <w:rsid w:val="000B63E2"/>
    <w:rsid w:val="000B6548"/>
    <w:rsid w:val="000B72AF"/>
    <w:rsid w:val="000C1FBE"/>
    <w:rsid w:val="000C2524"/>
    <w:rsid w:val="000C2D1D"/>
    <w:rsid w:val="000D671A"/>
    <w:rsid w:val="000D7966"/>
    <w:rsid w:val="000E12DE"/>
    <w:rsid w:val="000E48C0"/>
    <w:rsid w:val="000F7EFE"/>
    <w:rsid w:val="00103EC5"/>
    <w:rsid w:val="00116C6E"/>
    <w:rsid w:val="00125CA6"/>
    <w:rsid w:val="00143A7A"/>
    <w:rsid w:val="00156FC9"/>
    <w:rsid w:val="00162A5A"/>
    <w:rsid w:val="00172867"/>
    <w:rsid w:val="001743F9"/>
    <w:rsid w:val="00175B6D"/>
    <w:rsid w:val="001901ED"/>
    <w:rsid w:val="001940B3"/>
    <w:rsid w:val="0019483A"/>
    <w:rsid w:val="001A46BF"/>
    <w:rsid w:val="001A481B"/>
    <w:rsid w:val="001B0186"/>
    <w:rsid w:val="001B62CA"/>
    <w:rsid w:val="001C232A"/>
    <w:rsid w:val="001C2BCF"/>
    <w:rsid w:val="001D1080"/>
    <w:rsid w:val="001D1332"/>
    <w:rsid w:val="001D4DCD"/>
    <w:rsid w:val="001D58C1"/>
    <w:rsid w:val="001F2375"/>
    <w:rsid w:val="001F4175"/>
    <w:rsid w:val="00223A4D"/>
    <w:rsid w:val="00232CB5"/>
    <w:rsid w:val="00234A7E"/>
    <w:rsid w:val="0024373D"/>
    <w:rsid w:val="002508C2"/>
    <w:rsid w:val="00267252"/>
    <w:rsid w:val="00282A83"/>
    <w:rsid w:val="00282DB0"/>
    <w:rsid w:val="002B0D3F"/>
    <w:rsid w:val="002B2091"/>
    <w:rsid w:val="002B48CF"/>
    <w:rsid w:val="002C1A68"/>
    <w:rsid w:val="002C6972"/>
    <w:rsid w:val="002D2B32"/>
    <w:rsid w:val="002D4516"/>
    <w:rsid w:val="002E2E28"/>
    <w:rsid w:val="002F46AD"/>
    <w:rsid w:val="002F66B1"/>
    <w:rsid w:val="003101F0"/>
    <w:rsid w:val="00310371"/>
    <w:rsid w:val="00314B7A"/>
    <w:rsid w:val="00324BC5"/>
    <w:rsid w:val="0033150C"/>
    <w:rsid w:val="00332806"/>
    <w:rsid w:val="00335CD0"/>
    <w:rsid w:val="00340868"/>
    <w:rsid w:val="00340BAB"/>
    <w:rsid w:val="003418E0"/>
    <w:rsid w:val="00347F8D"/>
    <w:rsid w:val="0036048F"/>
    <w:rsid w:val="003656FA"/>
    <w:rsid w:val="00372F7B"/>
    <w:rsid w:val="003733E5"/>
    <w:rsid w:val="00381077"/>
    <w:rsid w:val="00390EA6"/>
    <w:rsid w:val="003944BD"/>
    <w:rsid w:val="003B5A0E"/>
    <w:rsid w:val="003E14FD"/>
    <w:rsid w:val="003E27C3"/>
    <w:rsid w:val="003E5EC6"/>
    <w:rsid w:val="003E6A26"/>
    <w:rsid w:val="003F210D"/>
    <w:rsid w:val="003F3E3F"/>
    <w:rsid w:val="003F7B54"/>
    <w:rsid w:val="004031F4"/>
    <w:rsid w:val="004067B8"/>
    <w:rsid w:val="004154BE"/>
    <w:rsid w:val="0042013D"/>
    <w:rsid w:val="00422F83"/>
    <w:rsid w:val="00426D7E"/>
    <w:rsid w:val="0043430C"/>
    <w:rsid w:val="00435E6D"/>
    <w:rsid w:val="00443668"/>
    <w:rsid w:val="004568D6"/>
    <w:rsid w:val="00456B0D"/>
    <w:rsid w:val="004603FC"/>
    <w:rsid w:val="00476AF8"/>
    <w:rsid w:val="00477A3E"/>
    <w:rsid w:val="00484FD7"/>
    <w:rsid w:val="0048722F"/>
    <w:rsid w:val="004929FB"/>
    <w:rsid w:val="004A54BA"/>
    <w:rsid w:val="004B6A5E"/>
    <w:rsid w:val="004B7A3C"/>
    <w:rsid w:val="004D5C3E"/>
    <w:rsid w:val="00507EA7"/>
    <w:rsid w:val="00511D33"/>
    <w:rsid w:val="00512F08"/>
    <w:rsid w:val="00522092"/>
    <w:rsid w:val="00524289"/>
    <w:rsid w:val="00526089"/>
    <w:rsid w:val="00527A28"/>
    <w:rsid w:val="00527DCA"/>
    <w:rsid w:val="005412DE"/>
    <w:rsid w:val="005502C3"/>
    <w:rsid w:val="00555C2F"/>
    <w:rsid w:val="00567844"/>
    <w:rsid w:val="005716D4"/>
    <w:rsid w:val="00571B60"/>
    <w:rsid w:val="00585A4D"/>
    <w:rsid w:val="005D6329"/>
    <w:rsid w:val="005E57F6"/>
    <w:rsid w:val="005F1DA0"/>
    <w:rsid w:val="006058D8"/>
    <w:rsid w:val="00610200"/>
    <w:rsid w:val="006114D3"/>
    <w:rsid w:val="00623699"/>
    <w:rsid w:val="00624592"/>
    <w:rsid w:val="006257A0"/>
    <w:rsid w:val="00625EB8"/>
    <w:rsid w:val="00632D5A"/>
    <w:rsid w:val="00635515"/>
    <w:rsid w:val="006546FD"/>
    <w:rsid w:val="00665BF3"/>
    <w:rsid w:val="00670C9B"/>
    <w:rsid w:val="006732D6"/>
    <w:rsid w:val="00692F5F"/>
    <w:rsid w:val="00693E09"/>
    <w:rsid w:val="0069443B"/>
    <w:rsid w:val="006A2DE9"/>
    <w:rsid w:val="006A6A56"/>
    <w:rsid w:val="006A7230"/>
    <w:rsid w:val="006B4E32"/>
    <w:rsid w:val="006B72C7"/>
    <w:rsid w:val="006B7F78"/>
    <w:rsid w:val="006C2252"/>
    <w:rsid w:val="006C266C"/>
    <w:rsid w:val="006D32AC"/>
    <w:rsid w:val="006D7F7F"/>
    <w:rsid w:val="006E2C9C"/>
    <w:rsid w:val="006E40EF"/>
    <w:rsid w:val="006F0039"/>
    <w:rsid w:val="00705ED3"/>
    <w:rsid w:val="00711CEF"/>
    <w:rsid w:val="00720320"/>
    <w:rsid w:val="00723643"/>
    <w:rsid w:val="00725D3C"/>
    <w:rsid w:val="007304DF"/>
    <w:rsid w:val="00733DA1"/>
    <w:rsid w:val="00737822"/>
    <w:rsid w:val="0074111D"/>
    <w:rsid w:val="007518B9"/>
    <w:rsid w:val="00753487"/>
    <w:rsid w:val="00753D4A"/>
    <w:rsid w:val="00756912"/>
    <w:rsid w:val="00761609"/>
    <w:rsid w:val="007619F4"/>
    <w:rsid w:val="00763DCE"/>
    <w:rsid w:val="0077611A"/>
    <w:rsid w:val="00776C46"/>
    <w:rsid w:val="0078260B"/>
    <w:rsid w:val="007838D1"/>
    <w:rsid w:val="00785254"/>
    <w:rsid w:val="00785853"/>
    <w:rsid w:val="007966F0"/>
    <w:rsid w:val="00797BFC"/>
    <w:rsid w:val="007A720F"/>
    <w:rsid w:val="007C3290"/>
    <w:rsid w:val="007C6A3C"/>
    <w:rsid w:val="007C717F"/>
    <w:rsid w:val="007D46EA"/>
    <w:rsid w:val="007D4BEE"/>
    <w:rsid w:val="007D5BE9"/>
    <w:rsid w:val="007F2BAB"/>
    <w:rsid w:val="008050E4"/>
    <w:rsid w:val="0082257D"/>
    <w:rsid w:val="008246B6"/>
    <w:rsid w:val="00834BFC"/>
    <w:rsid w:val="00837FAA"/>
    <w:rsid w:val="00853438"/>
    <w:rsid w:val="0086572D"/>
    <w:rsid w:val="00866846"/>
    <w:rsid w:val="008706D0"/>
    <w:rsid w:val="00875DA9"/>
    <w:rsid w:val="00883A65"/>
    <w:rsid w:val="008841AB"/>
    <w:rsid w:val="00895E38"/>
    <w:rsid w:val="008A782B"/>
    <w:rsid w:val="008B0FC0"/>
    <w:rsid w:val="008C429A"/>
    <w:rsid w:val="008E1F3D"/>
    <w:rsid w:val="008E269D"/>
    <w:rsid w:val="009053D7"/>
    <w:rsid w:val="00907B05"/>
    <w:rsid w:val="0091331D"/>
    <w:rsid w:val="0092556A"/>
    <w:rsid w:val="0093223C"/>
    <w:rsid w:val="00941A87"/>
    <w:rsid w:val="009441CB"/>
    <w:rsid w:val="009501C2"/>
    <w:rsid w:val="00963784"/>
    <w:rsid w:val="00965B2E"/>
    <w:rsid w:val="009668B9"/>
    <w:rsid w:val="00974F4F"/>
    <w:rsid w:val="00976577"/>
    <w:rsid w:val="00982AA1"/>
    <w:rsid w:val="00985ED0"/>
    <w:rsid w:val="009860E0"/>
    <w:rsid w:val="00996356"/>
    <w:rsid w:val="00997D9A"/>
    <w:rsid w:val="009A60FD"/>
    <w:rsid w:val="009D7C49"/>
    <w:rsid w:val="009E529F"/>
    <w:rsid w:val="009E7297"/>
    <w:rsid w:val="00A0257D"/>
    <w:rsid w:val="00A059EB"/>
    <w:rsid w:val="00A12EDC"/>
    <w:rsid w:val="00A13408"/>
    <w:rsid w:val="00A1701F"/>
    <w:rsid w:val="00A26D0D"/>
    <w:rsid w:val="00A33BDE"/>
    <w:rsid w:val="00A34885"/>
    <w:rsid w:val="00A439C1"/>
    <w:rsid w:val="00A43BC1"/>
    <w:rsid w:val="00A72320"/>
    <w:rsid w:val="00A74225"/>
    <w:rsid w:val="00A77256"/>
    <w:rsid w:val="00A8063A"/>
    <w:rsid w:val="00A936D5"/>
    <w:rsid w:val="00AA00B7"/>
    <w:rsid w:val="00AA1EB0"/>
    <w:rsid w:val="00AA2DA3"/>
    <w:rsid w:val="00AA5A9C"/>
    <w:rsid w:val="00AB016A"/>
    <w:rsid w:val="00AB2A41"/>
    <w:rsid w:val="00AB2A5A"/>
    <w:rsid w:val="00AD28F8"/>
    <w:rsid w:val="00B0230B"/>
    <w:rsid w:val="00B050EF"/>
    <w:rsid w:val="00B17D95"/>
    <w:rsid w:val="00B23509"/>
    <w:rsid w:val="00B359DB"/>
    <w:rsid w:val="00B3632B"/>
    <w:rsid w:val="00B40856"/>
    <w:rsid w:val="00B409D8"/>
    <w:rsid w:val="00B442DC"/>
    <w:rsid w:val="00B5178D"/>
    <w:rsid w:val="00B518F7"/>
    <w:rsid w:val="00B529B6"/>
    <w:rsid w:val="00B66AE7"/>
    <w:rsid w:val="00B67F1F"/>
    <w:rsid w:val="00B701D7"/>
    <w:rsid w:val="00B71330"/>
    <w:rsid w:val="00B81E77"/>
    <w:rsid w:val="00B87828"/>
    <w:rsid w:val="00B90595"/>
    <w:rsid w:val="00BA215A"/>
    <w:rsid w:val="00BA4E02"/>
    <w:rsid w:val="00BB4540"/>
    <w:rsid w:val="00BB5766"/>
    <w:rsid w:val="00BB5F09"/>
    <w:rsid w:val="00BC01B9"/>
    <w:rsid w:val="00BC0D9F"/>
    <w:rsid w:val="00BE053D"/>
    <w:rsid w:val="00BF1A7A"/>
    <w:rsid w:val="00BF1FA3"/>
    <w:rsid w:val="00C00974"/>
    <w:rsid w:val="00C018E4"/>
    <w:rsid w:val="00C024C6"/>
    <w:rsid w:val="00C066FA"/>
    <w:rsid w:val="00C25387"/>
    <w:rsid w:val="00C437F6"/>
    <w:rsid w:val="00C47935"/>
    <w:rsid w:val="00C518AE"/>
    <w:rsid w:val="00C54B45"/>
    <w:rsid w:val="00C54BE3"/>
    <w:rsid w:val="00C57F80"/>
    <w:rsid w:val="00C653B7"/>
    <w:rsid w:val="00C756D1"/>
    <w:rsid w:val="00C768ED"/>
    <w:rsid w:val="00C804A3"/>
    <w:rsid w:val="00C82A8F"/>
    <w:rsid w:val="00C916C2"/>
    <w:rsid w:val="00CB280E"/>
    <w:rsid w:val="00CB2D5B"/>
    <w:rsid w:val="00CC7F56"/>
    <w:rsid w:val="00CD1742"/>
    <w:rsid w:val="00CD1B12"/>
    <w:rsid w:val="00CD55DC"/>
    <w:rsid w:val="00CE1BBC"/>
    <w:rsid w:val="00CE2595"/>
    <w:rsid w:val="00CE28CC"/>
    <w:rsid w:val="00CE72FC"/>
    <w:rsid w:val="00CF0FDB"/>
    <w:rsid w:val="00CF31EE"/>
    <w:rsid w:val="00D11C3A"/>
    <w:rsid w:val="00D1492F"/>
    <w:rsid w:val="00D17B69"/>
    <w:rsid w:val="00D3003C"/>
    <w:rsid w:val="00D331F4"/>
    <w:rsid w:val="00D34A76"/>
    <w:rsid w:val="00D43BFA"/>
    <w:rsid w:val="00D470E4"/>
    <w:rsid w:val="00D52142"/>
    <w:rsid w:val="00D5280E"/>
    <w:rsid w:val="00D61F14"/>
    <w:rsid w:val="00D751B9"/>
    <w:rsid w:val="00D77D0B"/>
    <w:rsid w:val="00D80D6B"/>
    <w:rsid w:val="00D87C65"/>
    <w:rsid w:val="00D90950"/>
    <w:rsid w:val="00D938CC"/>
    <w:rsid w:val="00DA69DF"/>
    <w:rsid w:val="00DB33F8"/>
    <w:rsid w:val="00DC737C"/>
    <w:rsid w:val="00DC73DB"/>
    <w:rsid w:val="00DD38E2"/>
    <w:rsid w:val="00DD57B3"/>
    <w:rsid w:val="00DE6E55"/>
    <w:rsid w:val="00E13110"/>
    <w:rsid w:val="00E24DF1"/>
    <w:rsid w:val="00E266F8"/>
    <w:rsid w:val="00E31FB3"/>
    <w:rsid w:val="00E41BE6"/>
    <w:rsid w:val="00E431ED"/>
    <w:rsid w:val="00E438FF"/>
    <w:rsid w:val="00E64719"/>
    <w:rsid w:val="00E64FF5"/>
    <w:rsid w:val="00E87210"/>
    <w:rsid w:val="00E87CD2"/>
    <w:rsid w:val="00E907EC"/>
    <w:rsid w:val="00EA322B"/>
    <w:rsid w:val="00EA5421"/>
    <w:rsid w:val="00EB34FC"/>
    <w:rsid w:val="00EB5816"/>
    <w:rsid w:val="00ED0EA9"/>
    <w:rsid w:val="00EF77DF"/>
    <w:rsid w:val="00F11BEF"/>
    <w:rsid w:val="00F258E7"/>
    <w:rsid w:val="00F31B84"/>
    <w:rsid w:val="00F441A1"/>
    <w:rsid w:val="00F631EC"/>
    <w:rsid w:val="00F64C22"/>
    <w:rsid w:val="00F64FA7"/>
    <w:rsid w:val="00F74D19"/>
    <w:rsid w:val="00F80053"/>
    <w:rsid w:val="00F97488"/>
    <w:rsid w:val="00FA02C7"/>
    <w:rsid w:val="00FA4186"/>
    <w:rsid w:val="00FC0531"/>
    <w:rsid w:val="00FC13F0"/>
    <w:rsid w:val="00FD0FB7"/>
    <w:rsid w:val="00FE631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C1FB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C1FB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C1FB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C1FB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C1FB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3E14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2073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Lennart</cp:lastModifiedBy>
  <cp:revision>6</cp:revision>
  <dcterms:created xsi:type="dcterms:W3CDTF">2021-02-05T12:20:00Z</dcterms:created>
  <dcterms:modified xsi:type="dcterms:W3CDTF">2021-02-05T12:27:00Z</dcterms:modified>
</cp:coreProperties>
</file>