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060" w:type="dxa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2"/>
        <w:gridCol w:w="171"/>
        <w:gridCol w:w="823"/>
        <w:gridCol w:w="28"/>
        <w:gridCol w:w="283"/>
        <w:gridCol w:w="142"/>
        <w:gridCol w:w="539"/>
        <w:gridCol w:w="595"/>
        <w:gridCol w:w="284"/>
        <w:gridCol w:w="539"/>
        <w:gridCol w:w="28"/>
        <w:gridCol w:w="680"/>
        <w:gridCol w:w="1418"/>
        <w:tblGridChange w:id="0">
          <w:tblGrid>
            <w:gridCol w:w="1418"/>
            <w:gridCol w:w="4112"/>
            <w:gridCol w:w="171"/>
            <w:gridCol w:w="823"/>
            <w:gridCol w:w="28"/>
            <w:gridCol w:w="283"/>
            <w:gridCol w:w="142"/>
            <w:gridCol w:w="1134"/>
            <w:gridCol w:w="284"/>
            <w:gridCol w:w="539"/>
            <w:gridCol w:w="28"/>
            <w:gridCol w:w="680"/>
            <w:gridCol w:w="1418"/>
          </w:tblGrid>
        </w:tblGridChange>
      </w:tblGrid>
      <w:tr w:rsidR="00E55D90" w:rsidRPr="00F44F5F" w14:paraId="487AC9CE" w14:textId="77777777" w:rsidTr="009E6E2E">
        <w:trPr>
          <w:trHeight w:val="283"/>
        </w:trPr>
        <w:tc>
          <w:tcPr>
            <w:tcW w:w="11060" w:type="dxa"/>
            <w:gridSpan w:val="14"/>
            <w:vAlign w:val="bottom"/>
          </w:tcPr>
          <w:p w14:paraId="0CBC6997" w14:textId="1E9BD91C" w:rsidR="00E55D90" w:rsidRPr="00570E2D" w:rsidRDefault="003072B2" w:rsidP="00F01169">
            <w:pPr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Paul</w:t>
            </w:r>
            <w:r w:rsidR="00E55D90"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</w:t>
            </w: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Schlichting</w:t>
            </w:r>
          </w:p>
          <w:p w14:paraId="135895E2" w14:textId="2C9DC027" w:rsidR="00F44F5F" w:rsidRPr="00F44F5F" w:rsidRDefault="003072B2" w:rsidP="00F0116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Beckersbergstr.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18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Henstedt-Ulzburg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24558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E2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paul99schlichting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7 85209904</w:t>
            </w:r>
          </w:p>
        </w:tc>
      </w:tr>
      <w:tr w:rsidR="002508C2" w:rsidRPr="00F44F5F" w14:paraId="0FCADE56" w14:textId="77777777" w:rsidTr="00F01169">
        <w:trPr>
          <w:trHeight w:val="397"/>
        </w:trPr>
        <w:tc>
          <w:tcPr>
            <w:tcW w:w="11060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E26D42C" w:rsidR="002508C2" w:rsidRPr="001451B1" w:rsidRDefault="003072B2" w:rsidP="009911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STUDIUM</w:t>
            </w:r>
            <w:r w:rsidR="00F44F5F"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</w:t>
            </w: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SCHULE</w:t>
            </w:r>
          </w:p>
        </w:tc>
      </w:tr>
      <w:tr w:rsidR="00D1492F" w:rsidRPr="00F44F5F" w14:paraId="7D1DEBF7" w14:textId="77777777" w:rsidTr="009E6E2E">
        <w:trPr>
          <w:trHeight w:val="283"/>
        </w:trPr>
        <w:tc>
          <w:tcPr>
            <w:tcW w:w="6835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7D311D6F" w:rsidR="00D1492F" w:rsidRPr="00F44F5F" w:rsidRDefault="00D8584D" w:rsidP="00F0116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NORDAKADEMIE Hochschule der Wirtschaft</w:t>
            </w:r>
          </w:p>
        </w:tc>
        <w:tc>
          <w:tcPr>
            <w:tcW w:w="4225" w:type="dxa"/>
            <w:gridSpan w:val="8"/>
            <w:tcBorders>
              <w:top w:val="single" w:sz="4" w:space="0" w:color="auto"/>
            </w:tcBorders>
            <w:vAlign w:val="bottom"/>
          </w:tcPr>
          <w:p w14:paraId="7C845E2D" w14:textId="4A0DAAB5" w:rsidR="00D1492F" w:rsidRPr="00F44F5F" w:rsidRDefault="00D8584D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8584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Elmshorn</w:t>
            </w:r>
          </w:p>
        </w:tc>
      </w:tr>
      <w:tr w:rsidR="00D1492F" w:rsidRPr="00F44F5F" w14:paraId="61E5D482" w14:textId="77777777" w:rsidTr="00F01169">
        <w:tc>
          <w:tcPr>
            <w:tcW w:w="8934" w:type="dxa"/>
            <w:gridSpan w:val="11"/>
            <w:vAlign w:val="bottom"/>
          </w:tcPr>
          <w:p w14:paraId="11CB9A0F" w14:textId="5C35B67F" w:rsidR="00D1492F" w:rsidRPr="00F44F5F" w:rsidRDefault="00D1492F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D8584D" w:rsidRPr="00D858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Wirtschaftsingenieurwesen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426D7E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1D4E8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Notens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chnitt: 1,</w:t>
            </w:r>
            <w:r w:rsidR="00F45D2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727C4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Duales Studium</w:t>
            </w:r>
          </w:p>
        </w:tc>
        <w:tc>
          <w:tcPr>
            <w:tcW w:w="2126" w:type="dxa"/>
            <w:gridSpan w:val="3"/>
          </w:tcPr>
          <w:p w14:paraId="419A9228" w14:textId="2855E1D9" w:rsidR="00D1492F" w:rsidRPr="00F44F5F" w:rsidRDefault="001145ED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03/2022</w:t>
            </w:r>
          </w:p>
        </w:tc>
      </w:tr>
      <w:tr w:rsidR="00D5280E" w:rsidRPr="00F44F5F" w14:paraId="7EABE9F1" w14:textId="77777777" w:rsidTr="00F01169">
        <w:tc>
          <w:tcPr>
            <w:tcW w:w="11060" w:type="dxa"/>
            <w:gridSpan w:val="14"/>
            <w:vAlign w:val="bottom"/>
          </w:tcPr>
          <w:p w14:paraId="7A71E6B0" w14:textId="3A7F37F0" w:rsidR="007A0260" w:rsidRPr="00FE0496" w:rsidRDefault="001145ED" w:rsidP="00727C45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Sprecher für </w:t>
            </w:r>
            <w:r w:rsidR="00F02A4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Studenten*innen des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Wirtschaftsingenieurwesen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mit 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Auslandsaufenthalt</w:t>
            </w:r>
          </w:p>
        </w:tc>
      </w:tr>
      <w:tr w:rsidR="00D5280E" w:rsidRPr="00F44F5F" w14:paraId="013361E1" w14:textId="77777777" w:rsidTr="008428B4">
        <w:trPr>
          <w:trHeight w:val="283"/>
        </w:trPr>
        <w:tc>
          <w:tcPr>
            <w:tcW w:w="6977" w:type="dxa"/>
            <w:gridSpan w:val="7"/>
            <w:vAlign w:val="bottom"/>
          </w:tcPr>
          <w:p w14:paraId="197620E3" w14:textId="6A60164E" w:rsidR="00D1492F" w:rsidRPr="00B3477A" w:rsidRDefault="00B3477A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6F4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Hankuk University of Foreign Studies </w:t>
            </w:r>
          </w:p>
        </w:tc>
        <w:tc>
          <w:tcPr>
            <w:tcW w:w="4083" w:type="dxa"/>
            <w:gridSpan w:val="7"/>
            <w:vAlign w:val="bottom"/>
          </w:tcPr>
          <w:p w14:paraId="63D86F51" w14:textId="67FDE344" w:rsidR="00D1492F" w:rsidRPr="00F44F5F" w:rsidRDefault="00B3477A" w:rsidP="00F0116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Seoul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Südkorea</w:t>
            </w:r>
          </w:p>
        </w:tc>
      </w:tr>
      <w:tr w:rsidR="00D5280E" w:rsidRPr="00F44F5F" w14:paraId="62632213" w14:textId="77777777" w:rsidTr="00F01169">
        <w:tc>
          <w:tcPr>
            <w:tcW w:w="8962" w:type="dxa"/>
            <w:gridSpan w:val="12"/>
            <w:vAlign w:val="bottom"/>
          </w:tcPr>
          <w:p w14:paraId="5F71027E" w14:textId="0A380882" w:rsidR="00D1492F" w:rsidRPr="00F44F5F" w:rsidRDefault="0091331D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Fakultät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für Betriebswirtschaftslehre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&amp;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Volkswirtschaftslehre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(Schnitt 95/100)</w:t>
            </w:r>
          </w:p>
        </w:tc>
        <w:tc>
          <w:tcPr>
            <w:tcW w:w="2098" w:type="dxa"/>
            <w:gridSpan w:val="2"/>
          </w:tcPr>
          <w:p w14:paraId="51FC9814" w14:textId="05521E0A" w:rsidR="00D1492F" w:rsidRPr="00F44F5F" w:rsidRDefault="00426D7E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D5280E" w:rsidRPr="004127AE" w14:paraId="4D68BFE7" w14:textId="77777777" w:rsidTr="00F01169">
        <w:tc>
          <w:tcPr>
            <w:tcW w:w="11060" w:type="dxa"/>
            <w:gridSpan w:val="14"/>
            <w:vAlign w:val="bottom"/>
          </w:tcPr>
          <w:p w14:paraId="54BF63E9" w14:textId="7B70D9B3" w:rsidR="0091331D" w:rsidRPr="007A0260" w:rsidRDefault="00F1063A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1" w:author="David Döbele" w:date="2022-03-01T19:27:00Z">
              <w:r w:rsidRPr="00454A95">
                <w:rPr>
                  <w:rFonts w:ascii="Times New Roman" w:hAnsi="Times New Roman" w:cs="Times New Roman"/>
                  <w:sz w:val="20"/>
                  <w:szCs w:val="20"/>
                  <w:lang w:val="en-US"/>
                  <w:rPrChange w:id="2" w:author="David Döbele" w:date="2022-03-01T19:27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t xml:space="preserve">Relevante Module u.a.: </w:t>
              </w:r>
            </w:ins>
            <w:r w:rsidR="00F02A42"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Strategic Management </w:t>
            </w:r>
            <w:r w:rsidR="007A0260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F02A42"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del w:id="3" w:author="David Döbele" w:date="2022-03-01T19:27:00Z">
              <w:r w:rsidR="00F02A42" w:rsidRPr="007A0260" w:rsidDel="00F1063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 </w:delText>
              </w:r>
              <w:r w:rsidR="007A0260" w:rsidRPr="007A0260" w:rsidDel="00F1063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Principles of E</w:delText>
              </w:r>
              <w:r w:rsidR="007A0260" w:rsidDel="00F1063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conomics </w:delText>
              </w:r>
              <w:r w:rsidR="00902895" w:rsidRPr="00902895" w:rsidDel="00F1063A">
                <w:rPr>
                  <w:rFonts w:ascii="Times New Roman" w:hAnsi="Times New Roman" w:cs="Times New Roman"/>
                  <w:i/>
                  <w:sz w:val="20"/>
                  <w:szCs w:val="20"/>
                  <w:lang w:val="en-US"/>
                </w:rPr>
                <w:delText>A</w:delText>
              </w:r>
              <w:r w:rsidR="007A0260" w:rsidDel="00F1063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, Introduction to Management Information Systems </w:delText>
              </w:r>
              <w:r w:rsidR="00902895" w:rsidRPr="00902895" w:rsidDel="00F1063A">
                <w:rPr>
                  <w:rFonts w:ascii="Times New Roman" w:hAnsi="Times New Roman" w:cs="Times New Roman"/>
                  <w:i/>
                  <w:sz w:val="20"/>
                  <w:szCs w:val="20"/>
                  <w:lang w:val="en-US"/>
                </w:rPr>
                <w:delText>B</w:delText>
              </w:r>
              <w:r w:rsidR="00902895" w:rsidDel="00F1063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, </w:delText>
              </w:r>
            </w:del>
            <w:ins w:id="4" w:author="David Döbele" w:date="2022-03-01T19:27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</w:t>
              </w:r>
            </w:ins>
            <w:del w:id="5" w:author="David Döbele" w:date="2022-03-01T19:27:00Z">
              <w:r w:rsidR="002B5713" w:rsidDel="00F1063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br/>
              </w:r>
            </w:del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Financial Management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Management Accounting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902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AE4ED3" w:rsidRPr="00F44F5F" w14:paraId="6B19CF91" w14:textId="77777777" w:rsidTr="008428B4">
        <w:trPr>
          <w:trHeight w:val="283"/>
        </w:trPr>
        <w:tc>
          <w:tcPr>
            <w:tcW w:w="5701" w:type="dxa"/>
            <w:gridSpan w:val="3"/>
            <w:vAlign w:val="bottom"/>
          </w:tcPr>
          <w:p w14:paraId="54F7169D" w14:textId="2D88DACC" w:rsidR="00AE4ED3" w:rsidRPr="00F44F5F" w:rsidRDefault="00E148EC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Berufsbildungszentrum Norderstedt </w:t>
            </w:r>
          </w:p>
        </w:tc>
        <w:tc>
          <w:tcPr>
            <w:tcW w:w="5359" w:type="dxa"/>
            <w:gridSpan w:val="11"/>
            <w:vAlign w:val="bottom"/>
          </w:tcPr>
          <w:p w14:paraId="262B6DA3" w14:textId="657EAAD9" w:rsidR="00AE4ED3" w:rsidRPr="00F44F5F" w:rsidRDefault="00E148EC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Norderstedt </w:t>
            </w:r>
          </w:p>
        </w:tc>
      </w:tr>
      <w:tr w:rsidR="00AE4ED3" w:rsidRPr="00F44F5F" w14:paraId="263521E3" w14:textId="77777777" w:rsidTr="008428B4">
        <w:trPr>
          <w:trHeight w:val="57"/>
        </w:trPr>
        <w:tc>
          <w:tcPr>
            <w:tcW w:w="5701" w:type="dxa"/>
            <w:gridSpan w:val="3"/>
            <w:vAlign w:val="bottom"/>
          </w:tcPr>
          <w:p w14:paraId="36282A3A" w14:textId="3F46223E" w:rsidR="00AE4ED3" w:rsidRPr="00F44F5F" w:rsidRDefault="00AE4ED3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E148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2,3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359" w:type="dxa"/>
            <w:gridSpan w:val="11"/>
            <w:vAlign w:val="bottom"/>
          </w:tcPr>
          <w:p w14:paraId="3DE8C75D" w14:textId="6871715D" w:rsidR="00AE4ED3" w:rsidRPr="00F44F5F" w:rsidRDefault="00AE4ED3" w:rsidP="008428B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AE4ED3" w:rsidRPr="00F44F5F" w14:paraId="27601A10" w14:textId="77777777" w:rsidTr="00F01169">
        <w:trPr>
          <w:trHeight w:val="57"/>
        </w:trPr>
        <w:tc>
          <w:tcPr>
            <w:tcW w:w="11060" w:type="dxa"/>
            <w:gridSpan w:val="14"/>
            <w:vAlign w:val="bottom"/>
          </w:tcPr>
          <w:p w14:paraId="6ECF7248" w14:textId="01C4CEAE" w:rsidR="00AE4ED3" w:rsidRPr="00FE0496" w:rsidRDefault="00AE4ED3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Mathematik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, Maschinenbau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D5280E" w:rsidRPr="00F44F5F" w:rsidDel="004127AE" w14:paraId="1C51E2FF" w14:textId="6F945CC9" w:rsidTr="008428B4">
        <w:trPr>
          <w:trHeight w:val="283"/>
          <w:del w:id="6" w:author="David Döbele" w:date="2022-03-01T19:21:00Z"/>
        </w:trPr>
        <w:tc>
          <w:tcPr>
            <w:tcW w:w="5701" w:type="dxa"/>
            <w:gridSpan w:val="3"/>
            <w:vAlign w:val="bottom"/>
          </w:tcPr>
          <w:p w14:paraId="4BAC65D2" w14:textId="6F133D6A" w:rsidR="00665BF3" w:rsidRPr="00F44F5F" w:rsidDel="004127AE" w:rsidRDefault="00297A5B" w:rsidP="00F01169">
            <w:pPr>
              <w:rPr>
                <w:del w:id="7" w:author="David Döbele" w:date="2022-03-01T19:21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8" w:author="David Döbele" w:date="2022-03-01T19:21:00Z">
              <w:r w:rsidDel="004127AE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Gemeinschaftsschule</w:delText>
              </w:r>
              <w:r w:rsidR="0091331D" w:rsidRPr="00F44F5F" w:rsidDel="004127AE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 xml:space="preserve"> </w:delText>
              </w:r>
              <w:r w:rsidDel="004127AE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Kisdorf</w:delText>
              </w:r>
            </w:del>
          </w:p>
        </w:tc>
        <w:tc>
          <w:tcPr>
            <w:tcW w:w="5359" w:type="dxa"/>
            <w:gridSpan w:val="11"/>
            <w:vAlign w:val="bottom"/>
          </w:tcPr>
          <w:p w14:paraId="2FCB10D7" w14:textId="2AB7FDE7" w:rsidR="00665BF3" w:rsidRPr="00F44F5F" w:rsidDel="004127AE" w:rsidRDefault="008F5715" w:rsidP="00F01169">
            <w:pPr>
              <w:jc w:val="right"/>
              <w:rPr>
                <w:del w:id="9" w:author="David Döbele" w:date="2022-03-01T19:21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del w:id="10" w:author="David Döbele" w:date="2022-03-01T19:21:00Z">
              <w:r w:rsidDel="004127AE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Kisdorf</w:delText>
              </w:r>
            </w:del>
          </w:p>
        </w:tc>
      </w:tr>
      <w:tr w:rsidR="0091331D" w:rsidRPr="00F44F5F" w:rsidDel="004127AE" w14:paraId="312B82BC" w14:textId="6F38A6DB" w:rsidTr="0007350F">
        <w:trPr>
          <w:del w:id="11" w:author="David Döbele" w:date="2022-03-01T19:21:00Z"/>
        </w:trPr>
        <w:tc>
          <w:tcPr>
            <w:tcW w:w="5701" w:type="dxa"/>
            <w:gridSpan w:val="3"/>
            <w:vAlign w:val="bottom"/>
          </w:tcPr>
          <w:p w14:paraId="1CEE182B" w14:textId="5D4A7B4D" w:rsidR="0091331D" w:rsidRPr="00F44F5F" w:rsidDel="004127AE" w:rsidRDefault="00297A5B" w:rsidP="00F01169">
            <w:pPr>
              <w:rPr>
                <w:del w:id="12" w:author="David Döbele" w:date="2022-03-01T19:21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del w:id="13" w:author="David Döbele" w:date="2022-03-01T19:21:00Z">
              <w:r w:rsidDel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Mittlerer</w:delText>
              </w:r>
              <w:r w:rsidR="0091331D" w:rsidRPr="00F44F5F" w:rsidDel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 </w:delText>
              </w:r>
              <w:r w:rsidDel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Schulabschluss</w:delText>
              </w:r>
              <w:r w:rsidR="0091331D" w:rsidRPr="00F44F5F" w:rsidDel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 (Note: 1,</w:delText>
              </w:r>
              <w:r w:rsidDel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1</w:delText>
              </w:r>
              <w:r w:rsidR="0091331D" w:rsidRPr="00F44F5F" w:rsidDel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)</w:delText>
              </w:r>
              <w:r w:rsidR="00727C45" w:rsidDel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, Jahrgangsbester</w:delText>
              </w:r>
            </w:del>
          </w:p>
        </w:tc>
        <w:tc>
          <w:tcPr>
            <w:tcW w:w="5359" w:type="dxa"/>
            <w:gridSpan w:val="11"/>
          </w:tcPr>
          <w:p w14:paraId="7521EA6E" w14:textId="3982EFDC" w:rsidR="0091331D" w:rsidRPr="00F44F5F" w:rsidDel="004127AE" w:rsidRDefault="0091331D" w:rsidP="00F01169">
            <w:pPr>
              <w:jc w:val="right"/>
              <w:rPr>
                <w:del w:id="14" w:author="David Döbele" w:date="2022-03-01T19:21:00Z"/>
                <w:rFonts w:ascii="Times New Roman" w:hAnsi="Times New Roman" w:cs="Times New Roman"/>
                <w:sz w:val="20"/>
                <w:szCs w:val="20"/>
              </w:rPr>
            </w:pPr>
            <w:del w:id="15" w:author="David Döbele" w:date="2022-03-01T19:21:00Z">
              <w:r w:rsidRPr="00F44F5F" w:rsidDel="004127AE">
                <w:rPr>
                  <w:rFonts w:ascii="Times New Roman" w:hAnsi="Times New Roman" w:cs="Times New Roman"/>
                  <w:sz w:val="20"/>
                  <w:szCs w:val="20"/>
                </w:rPr>
                <w:delText>0</w:delText>
              </w:r>
              <w:r w:rsidR="008F5715" w:rsidDel="004127AE">
                <w:rPr>
                  <w:rFonts w:ascii="Times New Roman" w:hAnsi="Times New Roman" w:cs="Times New Roman"/>
                  <w:sz w:val="20"/>
                  <w:szCs w:val="20"/>
                </w:rPr>
                <w:delText>7</w:delText>
              </w:r>
              <w:r w:rsidRPr="00F44F5F" w:rsidDel="004127AE">
                <w:rPr>
                  <w:rFonts w:ascii="Times New Roman" w:hAnsi="Times New Roman" w:cs="Times New Roman"/>
                  <w:sz w:val="20"/>
                  <w:szCs w:val="20"/>
                </w:rPr>
                <w:delText>/200</w:delText>
              </w:r>
              <w:r w:rsidR="008F5715" w:rsidDel="004127AE">
                <w:rPr>
                  <w:rFonts w:ascii="Times New Roman" w:hAnsi="Times New Roman" w:cs="Times New Roman"/>
                  <w:sz w:val="20"/>
                  <w:szCs w:val="20"/>
                </w:rPr>
                <w:delText>9</w:delText>
              </w:r>
              <w:r w:rsidRPr="00F44F5F" w:rsidDel="004127AE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– 06/201</w:delText>
              </w:r>
              <w:r w:rsidR="008F5715" w:rsidDel="004127AE">
                <w:rPr>
                  <w:rFonts w:ascii="Times New Roman" w:hAnsi="Times New Roman" w:cs="Times New Roman"/>
                  <w:sz w:val="20"/>
                  <w:szCs w:val="20"/>
                </w:rPr>
                <w:delText>5</w:delText>
              </w:r>
            </w:del>
          </w:p>
        </w:tc>
      </w:tr>
      <w:tr w:rsidR="00E55D90" w:rsidRPr="00F44F5F" w14:paraId="3A2665B3" w14:textId="77777777" w:rsidTr="0007350F">
        <w:trPr>
          <w:trHeight w:val="397"/>
        </w:trPr>
        <w:tc>
          <w:tcPr>
            <w:tcW w:w="11060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451B1" w:rsidRDefault="00F44F5F" w:rsidP="00991157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07350F" w:rsidRPr="0007350F" w14:paraId="30ED27DA" w14:textId="77777777" w:rsidTr="0007350F">
        <w:trPr>
          <w:trHeight w:val="283"/>
        </w:trPr>
        <w:tc>
          <w:tcPr>
            <w:tcW w:w="6524" w:type="dxa"/>
            <w:gridSpan w:val="4"/>
            <w:tcBorders>
              <w:top w:val="single" w:sz="4" w:space="0" w:color="auto"/>
            </w:tcBorders>
            <w:vAlign w:val="bottom"/>
          </w:tcPr>
          <w:p w14:paraId="47FCFF94" w14:textId="17EC9F1A" w:rsidR="0007350F" w:rsidRPr="00713064" w:rsidRDefault="0007350F" w:rsidP="0007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1306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ABOUT YOU SE &amp; Co. KG</w:t>
            </w:r>
          </w:p>
        </w:tc>
        <w:tc>
          <w:tcPr>
            <w:tcW w:w="4536" w:type="dxa"/>
            <w:gridSpan w:val="10"/>
            <w:tcBorders>
              <w:top w:val="single" w:sz="4" w:space="0" w:color="auto"/>
            </w:tcBorders>
            <w:vAlign w:val="bottom"/>
          </w:tcPr>
          <w:p w14:paraId="0D773306" w14:textId="1A5488CF" w:rsidR="0007350F" w:rsidRPr="0007350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7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07350F" w:rsidRPr="0038305A" w14:paraId="4968566A" w14:textId="77777777" w:rsidTr="0038305A">
        <w:trPr>
          <w:trHeight w:val="227"/>
        </w:trPr>
        <w:tc>
          <w:tcPr>
            <w:tcW w:w="5530" w:type="dxa"/>
            <w:gridSpan w:val="2"/>
            <w:vAlign w:val="bottom"/>
          </w:tcPr>
          <w:p w14:paraId="2A44B6C8" w14:textId="434738E9" w:rsidR="0007350F" w:rsidRPr="00713064" w:rsidRDefault="00226655" w:rsidP="0038305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r w:rsidR="0038305A"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Marketing Analytics/Data Science (geplant)</w:t>
            </w:r>
          </w:p>
        </w:tc>
        <w:tc>
          <w:tcPr>
            <w:tcW w:w="5530" w:type="dxa"/>
            <w:gridSpan w:val="12"/>
            <w:vAlign w:val="bottom"/>
          </w:tcPr>
          <w:p w14:paraId="620087D8" w14:textId="4578D234" w:rsidR="0007350F" w:rsidRPr="0038305A" w:rsidRDefault="0038305A" w:rsidP="0038305A">
            <w:pPr>
              <w:jc w:val="right"/>
              <w:rPr>
                <w:rFonts w:ascii="Times New Roman" w:hAnsi="Times New Roman" w:cs="Times New Roman"/>
                <w:smallCaps/>
                <w:sz w:val="24"/>
                <w:szCs w:val="24"/>
                <w:lang w:val="en-US"/>
              </w:rPr>
            </w:pPr>
            <w:r w:rsidRPr="003830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04/2022 – 06/2022</w:t>
            </w:r>
          </w:p>
        </w:tc>
      </w:tr>
      <w:tr w:rsidR="00CF78F9" w:rsidRPr="00F44F5F" w14:paraId="3197D99D" w14:textId="77777777" w:rsidTr="0007350F">
        <w:trPr>
          <w:trHeight w:val="283"/>
        </w:trPr>
        <w:tc>
          <w:tcPr>
            <w:tcW w:w="6552" w:type="dxa"/>
            <w:gridSpan w:val="5"/>
            <w:vAlign w:val="bottom"/>
          </w:tcPr>
          <w:p w14:paraId="696A29B7" w14:textId="13FE81D9" w:rsidR="00CF78F9" w:rsidRDefault="00CF78F9" w:rsidP="0007350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78F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Assure Consulting GmbH</w:t>
            </w:r>
          </w:p>
        </w:tc>
        <w:tc>
          <w:tcPr>
            <w:tcW w:w="4508" w:type="dxa"/>
            <w:gridSpan w:val="9"/>
            <w:vAlign w:val="bottom"/>
          </w:tcPr>
          <w:p w14:paraId="28CF3E5A" w14:textId="6385AA6F" w:rsidR="00CF78F9" w:rsidRPr="00CF78F9" w:rsidRDefault="00CF78F9" w:rsidP="0007350F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Wehrheim</w:t>
            </w:r>
          </w:p>
        </w:tc>
      </w:tr>
      <w:tr w:rsidR="00CF78F9" w:rsidRPr="00F44F5F" w14:paraId="22BA5A5F" w14:textId="77777777" w:rsidTr="004127AE">
        <w:tblPrEx>
          <w:tblW w:w="11060" w:type="dxa"/>
          <w:tblInd w:w="-5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" w:author="David Döbele" w:date="2022-03-01T19:23:00Z">
            <w:tblPrEx>
              <w:tblW w:w="11060" w:type="dxa"/>
              <w:tblInd w:w="-5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trPrChange w:id="17" w:author="David Döbele" w:date="2022-03-01T19:23:00Z">
            <w:trPr>
              <w:trHeight w:val="227"/>
            </w:trPr>
          </w:trPrChange>
        </w:trPr>
        <w:tc>
          <w:tcPr>
            <w:tcW w:w="7516" w:type="dxa"/>
            <w:gridSpan w:val="8"/>
            <w:vAlign w:val="bottom"/>
            <w:tcPrChange w:id="18" w:author="David Döbele" w:date="2022-03-01T19:23:00Z">
              <w:tcPr>
                <w:tcW w:w="6552" w:type="dxa"/>
                <w:gridSpan w:val="5"/>
                <w:vAlign w:val="bottom"/>
              </w:tcPr>
            </w:tcPrChange>
          </w:tcPr>
          <w:p w14:paraId="29842A7D" w14:textId="5F3FD6EA" w:rsidR="00CF78F9" w:rsidRPr="004127AE" w:rsidRDefault="00CF78F9" w:rsidP="0007350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127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Junior Consultant</w:t>
            </w:r>
            <w:ins w:id="19" w:author="David Döbele" w:date="2022-03-01T19:22:00Z">
              <w:r w:rsidR="004127AE" w:rsidRPr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 (ca. 10h pro Woche) </w:t>
              </w:r>
              <w:r w:rsidR="004127AE" w:rsidRPr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rPrChange w:id="20" w:author="David Döbele" w:date="2022-03-01T19:23:00Z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US"/>
                    </w:rPr>
                  </w:rPrChange>
                </w:rPr>
                <w:t>für ein NGO in Tans</w:t>
              </w:r>
            </w:ins>
            <w:ins w:id="21" w:author="David Döbele" w:date="2022-03-01T19:23:00Z">
              <w:r w:rsidR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an</w:t>
              </w:r>
            </w:ins>
            <w:ins w:id="22" w:author="David Döbele" w:date="2022-03-01T19:22:00Z">
              <w:r w:rsidR="004127AE" w:rsidRPr="004127AE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rPrChange w:id="23" w:author="David Döbele" w:date="2022-03-01T19:23:00Z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US"/>
                    </w:rPr>
                  </w:rPrChange>
                </w:rPr>
                <w:t>ia, welches Schulen baut</w:t>
              </w:r>
            </w:ins>
          </w:p>
        </w:tc>
        <w:tc>
          <w:tcPr>
            <w:tcW w:w="3544" w:type="dxa"/>
            <w:gridSpan w:val="6"/>
            <w:vAlign w:val="bottom"/>
            <w:tcPrChange w:id="24" w:author="David Döbele" w:date="2022-03-01T19:23:00Z">
              <w:tcPr>
                <w:tcW w:w="4508" w:type="dxa"/>
                <w:gridSpan w:val="8"/>
                <w:vAlign w:val="bottom"/>
              </w:tcPr>
            </w:tcPrChange>
          </w:tcPr>
          <w:p w14:paraId="4E5EB7B4" w14:textId="276B48AB" w:rsidR="00CF78F9" w:rsidRPr="00CF78F9" w:rsidRDefault="00CF78F9" w:rsidP="0007350F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78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03/2022</w:t>
            </w:r>
            <w:r w:rsidR="009A4D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A4DD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9A4D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F78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05/2022</w:t>
            </w:r>
          </w:p>
        </w:tc>
      </w:tr>
      <w:tr w:rsidR="00CF78F9" w:rsidRPr="00F44F5F" w14:paraId="65DA9B99" w14:textId="77777777" w:rsidTr="004D7325">
        <w:trPr>
          <w:trHeight w:val="283"/>
        </w:trPr>
        <w:tc>
          <w:tcPr>
            <w:tcW w:w="11060" w:type="dxa"/>
            <w:gridSpan w:val="14"/>
            <w:vAlign w:val="bottom"/>
          </w:tcPr>
          <w:p w14:paraId="3551191E" w14:textId="48135E77" w:rsidR="00CF78F9" w:rsidRPr="00CF78F9" w:rsidRDefault="00CF78F9" w:rsidP="00CF78F9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Rollout und Weiterentwicklung eines Projektportfoliomanagement</w:t>
            </w:r>
            <w:ins w:id="25" w:author="David Döbele" w:date="2022-03-01T19:23:00Z">
              <w:r w:rsidR="004127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s</w:t>
              </w:r>
            </w:ins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ins w:id="26" w:author="David Döbele" w:date="2022-03-01T19:23:00Z">
              <w:r w:rsidR="004127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für die verschiedenen Schulbau-Projekte </w:t>
              </w:r>
            </w:ins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 Excel</w:t>
            </w:r>
          </w:p>
          <w:p w14:paraId="226C44A1" w14:textId="0514B653" w:rsidR="00CF78F9" w:rsidRPr="00CF78F9" w:rsidDel="004127AE" w:rsidRDefault="00CF78F9" w:rsidP="004127AE">
            <w:pPr>
              <w:pStyle w:val="Bullets"/>
              <w:ind w:left="438" w:hanging="284"/>
              <w:rPr>
                <w:del w:id="27" w:author="David Döbele" w:date="2022-03-01T19:23:00Z"/>
                <w:rFonts w:ascii="Times New Roman" w:hAnsi="Times New Roman" w:cs="Times New Roman"/>
                <w:b/>
                <w:sz w:val="21"/>
                <w:szCs w:val="21"/>
              </w:rPr>
              <w:pPrChange w:id="28" w:author="David Döbele" w:date="2022-03-01T19:23:00Z">
                <w:pPr>
                  <w:pStyle w:val="Bullets"/>
                  <w:ind w:left="438" w:hanging="284"/>
                </w:pPr>
              </w:pPrChange>
            </w:pP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Umsetzung eines Bonussystemes </w:t>
            </w:r>
            <w:ins w:id="29" w:author="David Döbele" w:date="2022-03-01T19:24:00Z">
              <w:r w:rsidR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für die Allokation der Fördermittel </w:t>
              </w:r>
            </w:ins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inklusive Dashboard in Excel</w:t>
            </w:r>
          </w:p>
          <w:p w14:paraId="73718A7C" w14:textId="16E03740" w:rsidR="00CF78F9" w:rsidRPr="00CF78F9" w:rsidRDefault="00CF78F9" w:rsidP="004127AE">
            <w:pPr>
              <w:pStyle w:val="Bullets"/>
              <w:ind w:left="438" w:hanging="284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del w:id="30" w:author="David Döbele" w:date="2022-03-01T19:23:00Z">
              <w:r w:rsidRPr="00CF78F9" w:rsidDel="004127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Kommunikation zum Kunden sowie Support bei Ad hoc Anfragen und Rückfragen</w:delText>
              </w:r>
            </w:del>
          </w:p>
        </w:tc>
      </w:tr>
      <w:tr w:rsidR="0007350F" w:rsidRPr="00F44F5F" w14:paraId="127C64E2" w14:textId="77777777" w:rsidTr="0007350F">
        <w:trPr>
          <w:trHeight w:val="283"/>
        </w:trPr>
        <w:tc>
          <w:tcPr>
            <w:tcW w:w="6552" w:type="dxa"/>
            <w:gridSpan w:val="5"/>
            <w:vAlign w:val="bottom"/>
          </w:tcPr>
          <w:p w14:paraId="38F27285" w14:textId="68548557" w:rsidR="0007350F" w:rsidRPr="00F44F5F" w:rsidRDefault="0007350F" w:rsidP="000735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Vossloh Locomotives</w:t>
            </w: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08" w:type="dxa"/>
            <w:gridSpan w:val="9"/>
            <w:vAlign w:val="bottom"/>
          </w:tcPr>
          <w:p w14:paraId="4820196E" w14:textId="6D7D20A7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07350F" w:rsidRPr="00F44F5F" w14:paraId="335D84E9" w14:textId="77777777" w:rsidTr="00F01169">
        <w:tc>
          <w:tcPr>
            <w:tcW w:w="8111" w:type="dxa"/>
            <w:gridSpan w:val="9"/>
            <w:vAlign w:val="bottom"/>
          </w:tcPr>
          <w:p w14:paraId="20B1570F" w14:textId="584319E2" w:rsidR="0007350F" w:rsidRPr="00952FAC" w:rsidRDefault="0007350F" w:rsidP="0007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Dualer Student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 diversen Bereichen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eines mitte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lständischen Maschinenbauers 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(&gt;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600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</w:tc>
        <w:tc>
          <w:tcPr>
            <w:tcW w:w="2949" w:type="dxa"/>
            <w:gridSpan w:val="5"/>
          </w:tcPr>
          <w:p w14:paraId="0475B997" w14:textId="07C50085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07350F" w:rsidRPr="00F44F5F" w14:paraId="54C3D64C" w14:textId="77777777" w:rsidTr="00F01169">
        <w:tc>
          <w:tcPr>
            <w:tcW w:w="11060" w:type="dxa"/>
            <w:gridSpan w:val="14"/>
            <w:vAlign w:val="bottom"/>
          </w:tcPr>
          <w:p w14:paraId="6B7EFCCB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Softwareentwicklung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 und prototypische Entwicklung eines Augmented-Intelligence-Reportings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zur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ptimierung korrektiver Instandhaltungsmaßnahmen an Rangierlokomotiven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(B.Sc.-Thesis); Durchführung von Projektmanagement für das Aufsetzen einer Digitalisierungsstrategie für die moderne Lokomotive 2030</w:t>
            </w:r>
          </w:p>
          <w:p w14:paraId="01B4E1D9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Projektmanagement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Erstellung und Abstimmung von RACI Matrix mit diversen Fachbereichen; Analyse der organisationsübergreifenden Prozesslandschaft zur Fehlerreduzierung; Anforderungsanalyse für Kennzeichnungssysteme</w:t>
            </w:r>
          </w:p>
          <w:p w14:paraId="1348FD1A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IT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Gestaltung eines SAP-Guides für Berufseinsteiger; Durchführung eines Workshops zur SAP-Add-In Implementierung</w:t>
            </w:r>
          </w:p>
          <w:p w14:paraId="72229BEC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Produktentwicklung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Untersuchung unterschiedlicher Energiespeicher für Rangierlokomotiven auf Wirtschaftlichkeit</w:t>
            </w:r>
          </w:p>
          <w:p w14:paraId="34C49689" w14:textId="7C60884D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Einkauf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Analyse und Vergleich der Kostenstruktur von Rangierlokomotiven </w:t>
            </w:r>
            <w:r w:rsidR="002221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 Excel</w:t>
            </w:r>
          </w:p>
          <w:p w14:paraId="74CFCB86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Recht</w:t>
            </w:r>
            <w:r w:rsidRPr="007214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Ausarbeitung eines Datennutzungsvertrags; Erweiterung der Vertragsautomatisierung durch Kaufvertrag; Forensik</w:t>
            </w:r>
          </w:p>
          <w:p w14:paraId="62BFD800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F0264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Vertrieb: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Ausarbeitung eines Vertrieb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Reporting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s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mit anschließender Umsetzung in Excel (inkl. Dashboard)</w:t>
            </w:r>
          </w:p>
          <w:p w14:paraId="6DD9BA0F" w14:textId="74CE6FCF" w:rsidR="0007350F" w:rsidRPr="00570E2D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Controlling: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Erstellung und Analyse von Kostenstellenberichten; Produktivitätsanalyse von Servicemitarbeitern; Optimierung verschiedener Reports in Excel zur Produktivitätssteigerung der Mitarbeiter*innen</w:t>
            </w:r>
          </w:p>
        </w:tc>
      </w:tr>
      <w:tr w:rsidR="00AE4ED3" w:rsidRPr="00F44F5F" w14:paraId="45404236" w14:textId="77777777" w:rsidTr="008428B4">
        <w:trPr>
          <w:trHeight w:val="283"/>
        </w:trPr>
        <w:tc>
          <w:tcPr>
            <w:tcW w:w="8934" w:type="dxa"/>
            <w:gridSpan w:val="11"/>
            <w:vAlign w:val="bottom"/>
          </w:tcPr>
          <w:p w14:paraId="3CF978EE" w14:textId="754DB3BB" w:rsidR="00AE4ED3" w:rsidRPr="004127AE" w:rsidRDefault="00B850E1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  <w:rPrChange w:id="31" w:author="David Döbele" w:date="2022-03-01T19:18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</w:pPr>
            <w:r w:rsidRPr="004127A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  <w:rPrChange w:id="32" w:author="David Döbele" w:date="2022-03-01T19:18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  <w:t>T</w:t>
            </w:r>
            <w:r w:rsidR="001856E3" w:rsidRPr="004127A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  <w:rPrChange w:id="33" w:author="David Döbele" w:date="2022-03-01T19:18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  <w:t>chibo GmbH</w:t>
            </w:r>
            <w:r w:rsidRPr="004127A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  <w:rPrChange w:id="34" w:author="David Döbele" w:date="2022-03-01T19:18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  <w:t xml:space="preserve"> &amp; TechLabs e.V.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296CD153" w:rsidR="00AE4ED3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AE4ED3" w:rsidRPr="00F44F5F" w14:paraId="16C6F7AD" w14:textId="77777777" w:rsidTr="008428B4">
        <w:trPr>
          <w:trHeight w:val="57"/>
        </w:trPr>
        <w:tc>
          <w:tcPr>
            <w:tcW w:w="8934" w:type="dxa"/>
            <w:gridSpan w:val="11"/>
          </w:tcPr>
          <w:p w14:paraId="5D8760E9" w14:textId="2902C90D" w:rsidR="00AE4ED3" w:rsidRPr="00B00637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 über die Coding-Community TechLabs</w:t>
            </w:r>
          </w:p>
        </w:tc>
        <w:tc>
          <w:tcPr>
            <w:tcW w:w="2126" w:type="dxa"/>
            <w:gridSpan w:val="3"/>
            <w:vAlign w:val="bottom"/>
          </w:tcPr>
          <w:p w14:paraId="2D9DB8CA" w14:textId="17943D84" w:rsidR="00AE4ED3" w:rsidRPr="00F44F5F" w:rsidRDefault="001856E3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F01169">
        <w:trPr>
          <w:trHeight w:val="57"/>
        </w:trPr>
        <w:tc>
          <w:tcPr>
            <w:tcW w:w="11060" w:type="dxa"/>
            <w:gridSpan w:val="14"/>
            <w:vAlign w:val="bottom"/>
          </w:tcPr>
          <w:p w14:paraId="132465C4" w14:textId="68E5C643" w:rsidR="00AE4ED3" w:rsidRPr="00FE0496" w:rsidRDefault="00B00637" w:rsidP="00F01169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Prototypentwicklung eines Image-Recognition-Algorithmus mit Neuronalen Netzen zur Analyse von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Bildmaterial aus der Tchibo-Community (100.000 Mitglieder) </w:t>
            </w:r>
          </w:p>
        </w:tc>
      </w:tr>
      <w:tr w:rsidR="00FE0496" w:rsidRPr="00F44F5F" w14:paraId="4EC9DEB8" w14:textId="77777777" w:rsidTr="008428B4">
        <w:trPr>
          <w:trHeight w:val="283"/>
        </w:trPr>
        <w:tc>
          <w:tcPr>
            <w:tcW w:w="8934" w:type="dxa"/>
            <w:gridSpan w:val="11"/>
            <w:vAlign w:val="bottom"/>
          </w:tcPr>
          <w:p w14:paraId="061D97E7" w14:textId="1363355B" w:rsidR="00FE0496" w:rsidRPr="001856E3" w:rsidRDefault="00776F9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776F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ABOUT YOU SE &amp; Co. KG</w:t>
            </w:r>
            <w:r w:rsidR="00B850E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&amp; </w:t>
            </w:r>
            <w:r w:rsidR="00B850E1"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TechLabs e.</w:t>
            </w:r>
            <w:r w:rsidR="00B850E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</w:t>
            </w:r>
            <w:r w:rsidR="00B850E1"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2126" w:type="dxa"/>
            <w:gridSpan w:val="3"/>
            <w:vAlign w:val="bottom"/>
          </w:tcPr>
          <w:p w14:paraId="38592414" w14:textId="641164AE" w:rsidR="00FE0496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615D6A" w:rsidRPr="00F44F5F" w14:paraId="0A0FFCF6" w14:textId="77777777" w:rsidTr="00F82DA9">
        <w:trPr>
          <w:trHeight w:val="113"/>
        </w:trPr>
        <w:tc>
          <w:tcPr>
            <w:tcW w:w="8934" w:type="dxa"/>
            <w:gridSpan w:val="11"/>
          </w:tcPr>
          <w:p w14:paraId="30382087" w14:textId="04486EB4" w:rsidR="00615D6A" w:rsidRPr="00B00637" w:rsidRDefault="00615D6A" w:rsidP="00615D6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über die Coding-Community TechLabs</w:t>
            </w:r>
          </w:p>
        </w:tc>
        <w:tc>
          <w:tcPr>
            <w:tcW w:w="2126" w:type="dxa"/>
            <w:gridSpan w:val="3"/>
          </w:tcPr>
          <w:p w14:paraId="7444AF8F" w14:textId="1C208D47" w:rsidR="00615D6A" w:rsidRPr="00F44F5F" w:rsidRDefault="00615D6A" w:rsidP="00615D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D571E6" w:rsidRPr="00615D6A" w14:paraId="4C00CD42" w14:textId="77777777" w:rsidTr="00F01169">
        <w:trPr>
          <w:trHeight w:val="113"/>
        </w:trPr>
        <w:tc>
          <w:tcPr>
            <w:tcW w:w="11060" w:type="dxa"/>
            <w:gridSpan w:val="14"/>
            <w:vAlign w:val="bottom"/>
          </w:tcPr>
          <w:p w14:paraId="746118C9" w14:textId="51F3EECD" w:rsidR="00D571E6" w:rsidRPr="00D571E6" w:rsidRDefault="00D571E6" w:rsidP="00F01169">
            <w:pPr>
              <w:pStyle w:val="Bullets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“</w:t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Deployment of Customer Churn Prediction Model to forecast and evaluate key metrics influencing customers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churn behaviour for ABOUT YOU AG &amp; Co. KG“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Python</w:t>
            </w:r>
          </w:p>
        </w:tc>
      </w:tr>
      <w:tr w:rsidR="00E55D90" w:rsidRPr="00F44F5F" w14:paraId="414B4085" w14:textId="77777777" w:rsidTr="00B850E1">
        <w:trPr>
          <w:trHeight w:val="397"/>
        </w:trPr>
        <w:tc>
          <w:tcPr>
            <w:tcW w:w="11060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451B1" w:rsidRDefault="00F44F5F" w:rsidP="00991157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B850E1" w:rsidRPr="00F44F5F" w14:paraId="0B71CC10" w14:textId="77777777" w:rsidTr="00B850E1">
        <w:trPr>
          <w:trHeight w:val="283"/>
        </w:trPr>
        <w:tc>
          <w:tcPr>
            <w:tcW w:w="8934" w:type="dxa"/>
            <w:gridSpan w:val="11"/>
            <w:tcBorders>
              <w:top w:val="single" w:sz="4" w:space="0" w:color="auto"/>
            </w:tcBorders>
            <w:vAlign w:val="bottom"/>
          </w:tcPr>
          <w:p w14:paraId="3865331E" w14:textId="7539706F" w:rsidR="00B850E1" w:rsidRDefault="00B850E1" w:rsidP="00F01169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TechLabs e.V.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1D66CA76" w14:textId="449C088F" w:rsidR="00B850E1" w:rsidRDefault="00B850E1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Hamburg</w:t>
            </w:r>
          </w:p>
        </w:tc>
      </w:tr>
      <w:tr w:rsidR="00B850E1" w:rsidRPr="00F44F5F" w14:paraId="39071634" w14:textId="77777777" w:rsidTr="00F1063A">
        <w:tblPrEx>
          <w:tblW w:w="11060" w:type="dxa"/>
          <w:tblInd w:w="-5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5" w:author="David Döbele" w:date="2022-03-01T19:24:00Z">
            <w:tblPrEx>
              <w:tblW w:w="11060" w:type="dxa"/>
              <w:tblInd w:w="-5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36" w:author="David Döbele" w:date="2022-03-01T19:24:00Z">
            <w:trPr>
              <w:trHeight w:val="283"/>
            </w:trPr>
          </w:trPrChange>
        </w:trPr>
        <w:tc>
          <w:tcPr>
            <w:tcW w:w="8934" w:type="dxa"/>
            <w:gridSpan w:val="11"/>
            <w:vAlign w:val="bottom"/>
            <w:tcPrChange w:id="37" w:author="David Döbele" w:date="2022-03-01T19:24:00Z">
              <w:tcPr>
                <w:tcW w:w="8934" w:type="dxa"/>
                <w:gridSpan w:val="10"/>
                <w:vAlign w:val="bottom"/>
              </w:tcPr>
            </w:tcPrChange>
          </w:tcPr>
          <w:p w14:paraId="27AE4852" w14:textId="2B982C67" w:rsidR="00B850E1" w:rsidRPr="00B850E1" w:rsidRDefault="00B850E1" w:rsidP="00B850E1">
            <w:pPr>
              <w:pStyle w:val="Beschreibung"/>
              <w:rPr>
                <w:rFonts w:ascii="Times New Roman" w:hAnsi="Times New Roman" w:cs="Times New Roman"/>
                <w:bCs/>
                <w:i/>
                <w:iCs/>
                <w:smallCaps/>
                <w:sz w:val="21"/>
                <w:szCs w:val="21"/>
                <w:lang w:val="en-US"/>
              </w:rPr>
            </w:pPr>
            <w:r w:rsidRPr="004127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38" w:author="David Döbele" w:date="2022-03-01T19:18:00Z">
                  <w:rPr>
                    <w:rFonts w:ascii="Times New Roman" w:hAnsi="Times New Roman" w:cs="Times New Roman"/>
                    <w:i/>
                    <w:iCs/>
                    <w:sz w:val="20"/>
                    <w:szCs w:val="20"/>
                    <w:lang w:val="de-AT"/>
                  </w:rPr>
                </w:rPrChange>
              </w:rPr>
              <w:t>Mentor im Data Science Track</w:t>
            </w:r>
          </w:p>
        </w:tc>
        <w:tc>
          <w:tcPr>
            <w:tcW w:w="2126" w:type="dxa"/>
            <w:gridSpan w:val="3"/>
            <w:vAlign w:val="bottom"/>
            <w:tcPrChange w:id="39" w:author="David Döbele" w:date="2022-03-01T19:24:00Z">
              <w:tcPr>
                <w:tcW w:w="2126" w:type="dxa"/>
                <w:gridSpan w:val="3"/>
                <w:vAlign w:val="bottom"/>
              </w:tcPr>
            </w:tcPrChange>
          </w:tcPr>
          <w:p w14:paraId="641948B4" w14:textId="26BC2BE5" w:rsidR="00B850E1" w:rsidRDefault="00B850E1" w:rsidP="00B850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B850E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08/2022</w:t>
            </w:r>
          </w:p>
        </w:tc>
      </w:tr>
      <w:tr w:rsidR="00B850E1" w:rsidRPr="00F44F5F" w14:paraId="608804BF" w14:textId="77777777" w:rsidTr="00B850E1">
        <w:trPr>
          <w:trHeight w:val="283"/>
        </w:trPr>
        <w:tc>
          <w:tcPr>
            <w:tcW w:w="8934" w:type="dxa"/>
            <w:gridSpan w:val="11"/>
            <w:vAlign w:val="bottom"/>
          </w:tcPr>
          <w:p w14:paraId="5FEBA98C" w14:textId="1D185845" w:rsidR="00B850E1" w:rsidRPr="00B850E1" w:rsidRDefault="00B850E1" w:rsidP="00B850E1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850E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 eines Teams bei</w:t>
            </w:r>
            <w:r w:rsidR="00D40D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Pr="00B850E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der Umsetzung eines Data Science</w:t>
            </w:r>
            <w:r w:rsidR="00D40D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Projektes</w:t>
            </w:r>
          </w:p>
        </w:tc>
        <w:tc>
          <w:tcPr>
            <w:tcW w:w="2126" w:type="dxa"/>
            <w:gridSpan w:val="3"/>
            <w:vAlign w:val="bottom"/>
          </w:tcPr>
          <w:p w14:paraId="6ED445D6" w14:textId="77777777" w:rsidR="00B850E1" w:rsidRDefault="00B850E1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F44F5F" w14:paraId="74251178" w14:textId="77777777" w:rsidTr="00B850E1">
        <w:trPr>
          <w:trHeight w:val="283"/>
        </w:trPr>
        <w:tc>
          <w:tcPr>
            <w:tcW w:w="8934" w:type="dxa"/>
            <w:gridSpan w:val="11"/>
            <w:vAlign w:val="bottom"/>
          </w:tcPr>
          <w:p w14:paraId="23826F21" w14:textId="6E769018" w:rsidR="00E55D90" w:rsidRPr="00F44F5F" w:rsidRDefault="00B00637" w:rsidP="00F0116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SUN Non-Profit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Consulting e.V. </w:t>
            </w:r>
          </w:p>
        </w:tc>
        <w:tc>
          <w:tcPr>
            <w:tcW w:w="2126" w:type="dxa"/>
            <w:gridSpan w:val="3"/>
            <w:vAlign w:val="bottom"/>
          </w:tcPr>
          <w:p w14:paraId="58208F44" w14:textId="67C2D234" w:rsidR="00E55D90" w:rsidRPr="001647AB" w:rsidRDefault="00B00637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Elmshorn</w:t>
            </w:r>
          </w:p>
        </w:tc>
      </w:tr>
      <w:tr w:rsidR="00E55D90" w:rsidRPr="00F44F5F" w14:paraId="4F59C612" w14:textId="77777777" w:rsidTr="008428B4">
        <w:trPr>
          <w:trHeight w:val="193"/>
        </w:trPr>
        <w:tc>
          <w:tcPr>
            <w:tcW w:w="6835" w:type="dxa"/>
            <w:gridSpan w:val="6"/>
            <w:vAlign w:val="bottom"/>
          </w:tcPr>
          <w:p w14:paraId="32F07601" w14:textId="3EC410FC" w:rsidR="00E55D90" w:rsidRPr="001647AB" w:rsidRDefault="00174489" w:rsidP="00F0116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Vorstandsvorsitzender seit 05/2020, Berater 08/2019-05/2020</w:t>
            </w:r>
          </w:p>
        </w:tc>
        <w:tc>
          <w:tcPr>
            <w:tcW w:w="4225" w:type="dxa"/>
            <w:gridSpan w:val="8"/>
            <w:vAlign w:val="bottom"/>
          </w:tcPr>
          <w:p w14:paraId="45DD2178" w14:textId="7B7F0E73" w:rsidR="00E55D90" w:rsidRPr="00F44F5F" w:rsidRDefault="00E55D90" w:rsidP="008428B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– 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03/2022</w:t>
            </w:r>
          </w:p>
        </w:tc>
      </w:tr>
      <w:tr w:rsidR="00E55D90" w:rsidRPr="00F44F5F" w14:paraId="02437711" w14:textId="77777777" w:rsidTr="00F01169">
        <w:trPr>
          <w:trHeight w:val="193"/>
        </w:trPr>
        <w:tc>
          <w:tcPr>
            <w:tcW w:w="11060" w:type="dxa"/>
            <w:gridSpan w:val="14"/>
            <w:vAlign w:val="bottom"/>
          </w:tcPr>
          <w:p w14:paraId="6B108902" w14:textId="722D34A8" w:rsidR="00245F4D" w:rsidRDefault="00194D85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Führung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Vereins mit </w:t>
            </w:r>
            <w:r w:rsidR="00056D9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8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0+ Mitgliedern und verantwortlich für </w:t>
            </w:r>
            <w:r w:rsidR="00615D6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Beratungs-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Projekte</w:t>
            </w:r>
            <w:r w:rsidR="00245F4D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(5-8/Jahr)</w:t>
            </w:r>
          </w:p>
          <w:p w14:paraId="13A51210" w14:textId="00F11F1E" w:rsid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Leitung/Mitglied des Eventressorts (monatliche Afterworks, Weihnachtsfeiern, Mitgliederversammlungen,)</w:t>
            </w:r>
          </w:p>
          <w:p w14:paraId="68CFAD97" w14:textId="354418A9" w:rsidR="00245F4D" w:rsidRP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Leitung/Mitglied des Wissensmanagementressorts (Schulungen durch Interne &amp; Externe, Implementierung eines Feedbackprozesses, Verwaltung und Kommunikation der Lessons Learned, Organisation von Q&amp;A´s mit Beratern</w:t>
            </w:r>
            <w:r w:rsidR="00194D8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…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</w:tr>
      <w:tr w:rsidR="00FE0496" w:rsidRPr="00F44F5F" w:rsidDel="00F1063A" w14:paraId="3B26943D" w14:textId="6473D553" w:rsidTr="008428B4">
        <w:trPr>
          <w:trHeight w:val="283"/>
          <w:del w:id="40" w:author="David Döbele" w:date="2022-03-01T19:25:00Z"/>
        </w:trPr>
        <w:tc>
          <w:tcPr>
            <w:tcW w:w="8111" w:type="dxa"/>
            <w:gridSpan w:val="9"/>
            <w:vAlign w:val="bottom"/>
          </w:tcPr>
          <w:p w14:paraId="11E538C2" w14:textId="13964FA1" w:rsidR="00FE0496" w:rsidRPr="00194D85" w:rsidDel="00F1063A" w:rsidRDefault="00194D85" w:rsidP="00F01169">
            <w:pPr>
              <w:pStyle w:val="Bullets"/>
              <w:numPr>
                <w:ilvl w:val="0"/>
                <w:numId w:val="0"/>
              </w:numPr>
              <w:rPr>
                <w:del w:id="41" w:author="David Döbele" w:date="2022-03-01T19:25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del w:id="42" w:author="David Döbele" w:date="2022-03-01T19:25:00Z">
              <w:r w:rsidRPr="00194D85" w:rsidDel="00F1063A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  <w:lang w:val="en-US"/>
                </w:rPr>
                <w:delText>Financial Network for Excellence e.V.</w:delText>
              </w:r>
            </w:del>
          </w:p>
        </w:tc>
        <w:tc>
          <w:tcPr>
            <w:tcW w:w="2949" w:type="dxa"/>
            <w:gridSpan w:val="5"/>
            <w:vAlign w:val="bottom"/>
          </w:tcPr>
          <w:p w14:paraId="21BF18C9" w14:textId="39B15E1A" w:rsidR="00FE0496" w:rsidRPr="001647AB" w:rsidDel="00F1063A" w:rsidRDefault="00194D85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del w:id="43" w:author="David Döbele" w:date="2022-03-01T19:25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44" w:author="David Döbele" w:date="2022-03-01T19:25:00Z">
              <w:r w:rsidDel="00F1063A">
                <w:rPr>
                  <w:rFonts w:ascii="Times New Roman" w:hAnsi="Times New Roman" w:cs="Times New Roman"/>
                  <w:b/>
                  <w:bCs/>
                  <w:i w:val="0"/>
                  <w:iCs w:val="0"/>
                  <w:sz w:val="20"/>
                  <w:szCs w:val="20"/>
                </w:rPr>
                <w:delText>Elmshorn</w:delText>
              </w:r>
            </w:del>
          </w:p>
        </w:tc>
      </w:tr>
      <w:tr w:rsidR="00FE0496" w:rsidRPr="00F44F5F" w:rsidDel="00F1063A" w14:paraId="04BFDD79" w14:textId="06BEAE97" w:rsidTr="00D40DCC">
        <w:trPr>
          <w:trHeight w:val="227"/>
          <w:del w:id="45" w:author="David Döbele" w:date="2022-03-01T19:25:00Z"/>
        </w:trPr>
        <w:tc>
          <w:tcPr>
            <w:tcW w:w="8395" w:type="dxa"/>
            <w:gridSpan w:val="10"/>
            <w:vAlign w:val="bottom"/>
          </w:tcPr>
          <w:p w14:paraId="5D908AF7" w14:textId="003E02D7" w:rsidR="00FE0496" w:rsidRPr="00F44F5F" w:rsidDel="00F1063A" w:rsidRDefault="00615D6A" w:rsidP="00F01169">
            <w:pPr>
              <w:pStyle w:val="Bullets"/>
              <w:numPr>
                <w:ilvl w:val="0"/>
                <w:numId w:val="0"/>
              </w:numPr>
              <w:rPr>
                <w:del w:id="46" w:author="David Döbele" w:date="2022-03-01T19:25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del w:id="47" w:author="David Döbele" w:date="2022-03-01T19:25:00Z">
              <w:r w:rsidDel="00F1063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A</w:delText>
              </w:r>
              <w:r w:rsidR="00194D85" w:rsidDel="00F1063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ktives Mitglied</w:delText>
              </w:r>
            </w:del>
          </w:p>
        </w:tc>
        <w:tc>
          <w:tcPr>
            <w:tcW w:w="2665" w:type="dxa"/>
            <w:gridSpan w:val="4"/>
            <w:vAlign w:val="bottom"/>
          </w:tcPr>
          <w:p w14:paraId="0D2FFB14" w14:textId="738314B7" w:rsidR="00FE0496" w:rsidRPr="001647AB" w:rsidDel="00F1063A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del w:id="48" w:author="David Döbele" w:date="2022-03-01T19:25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49" w:author="David Döbele" w:date="2022-03-01T19:25:00Z">
              <w:r w:rsidRPr="00F44F5F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</w:delText>
              </w:r>
              <w:r w:rsidR="00194D85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1</w:delText>
              </w:r>
              <w:r w:rsidRPr="00F44F5F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/20</w:delText>
              </w:r>
              <w:r w:rsidR="00194D85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21</w:delText>
              </w:r>
              <w:r w:rsidRPr="00F44F5F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 – </w:delText>
              </w:r>
              <w:r w:rsidR="00194D85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03</w:delText>
              </w:r>
              <w:r w:rsidRPr="00F44F5F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/20</w:delText>
              </w:r>
              <w:r w:rsidR="00194D85"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22</w:delText>
              </w:r>
            </w:del>
          </w:p>
        </w:tc>
      </w:tr>
      <w:tr w:rsidR="00FE0496" w:rsidRPr="00F44F5F" w:rsidDel="00F1063A" w14:paraId="66A58453" w14:textId="7A2DB870" w:rsidTr="00F01169">
        <w:trPr>
          <w:trHeight w:val="20"/>
          <w:del w:id="50" w:author="David Döbele" w:date="2022-03-01T19:25:00Z"/>
        </w:trPr>
        <w:tc>
          <w:tcPr>
            <w:tcW w:w="11060" w:type="dxa"/>
            <w:gridSpan w:val="14"/>
            <w:vAlign w:val="bottom"/>
          </w:tcPr>
          <w:p w14:paraId="50B5B9CB" w14:textId="581A0B3B" w:rsidR="00FE0496" w:rsidRPr="001647AB" w:rsidDel="00F1063A" w:rsidRDefault="00194D85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del w:id="51" w:author="David Döbele" w:date="2022-03-01T19:25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52" w:author="David Döbele" w:date="2022-03-01T19:25:00Z">
              <w:r w:rsidDel="00F1063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Teilnahme an Workshops und Vorträgen zu den Themen Finanzen und Volkswirtschaft</w:delText>
              </w:r>
            </w:del>
          </w:p>
        </w:tc>
      </w:tr>
      <w:tr w:rsidR="00FE0496" w:rsidRPr="00F44F5F" w14:paraId="4028871F" w14:textId="77777777" w:rsidTr="008428B4">
        <w:trPr>
          <w:trHeight w:val="283"/>
        </w:trPr>
        <w:tc>
          <w:tcPr>
            <w:tcW w:w="8111" w:type="dxa"/>
            <w:gridSpan w:val="9"/>
            <w:vAlign w:val="bottom"/>
          </w:tcPr>
          <w:p w14:paraId="3B81DA34" w14:textId="6F616FBF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5414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Enrichment-Programm Schleswig-Holstein</w:t>
            </w:r>
          </w:p>
        </w:tc>
        <w:tc>
          <w:tcPr>
            <w:tcW w:w="2949" w:type="dxa"/>
            <w:gridSpan w:val="5"/>
            <w:vAlign w:val="bottom"/>
          </w:tcPr>
          <w:p w14:paraId="7F9CDF1E" w14:textId="7CD2FDD0" w:rsidR="00FE0496" w:rsidRPr="001647AB" w:rsidRDefault="00F5414F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Kiel</w:t>
            </w:r>
          </w:p>
        </w:tc>
      </w:tr>
      <w:tr w:rsidR="00FE0496" w:rsidRPr="00F44F5F" w14:paraId="7B2F81B2" w14:textId="77777777" w:rsidTr="00615D6A">
        <w:trPr>
          <w:trHeight w:val="57"/>
        </w:trPr>
        <w:tc>
          <w:tcPr>
            <w:tcW w:w="9642" w:type="dxa"/>
            <w:gridSpan w:val="13"/>
            <w:vAlign w:val="bottom"/>
          </w:tcPr>
          <w:p w14:paraId="099DE2C5" w14:textId="5DE23143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Individuelle</w:t>
            </w:r>
            <w:r w:rsidR="00FE0496" w:rsidRPr="001647A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durch </w:t>
            </w:r>
            <w:r w:rsidR="00615D6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das </w:t>
            </w:r>
            <w:r w:rsidRPr="00F5414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Ministerium für Bildung, Wissenschaft und Kultur des Landes Schleswig-Holstein</w:t>
            </w:r>
          </w:p>
        </w:tc>
        <w:tc>
          <w:tcPr>
            <w:tcW w:w="1418" w:type="dxa"/>
            <w:vAlign w:val="bottom"/>
          </w:tcPr>
          <w:p w14:paraId="091163D4" w14:textId="1EB85542" w:rsidR="00FE0496" w:rsidRPr="001647AB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2015</w:t>
            </w:r>
          </w:p>
        </w:tc>
      </w:tr>
      <w:tr w:rsidR="00FE0496" w:rsidRPr="00F44F5F" w14:paraId="2618F0FF" w14:textId="77777777" w:rsidTr="00F01169">
        <w:trPr>
          <w:trHeight w:val="57"/>
        </w:trPr>
        <w:tc>
          <w:tcPr>
            <w:tcW w:w="11060" w:type="dxa"/>
            <w:gridSpan w:val="14"/>
            <w:vAlign w:val="bottom"/>
          </w:tcPr>
          <w:p w14:paraId="1570DE9D" w14:textId="5256ADC3" w:rsidR="00FE0496" w:rsidRPr="00FE0496" w:rsidRDefault="00F5414F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mehrtägigen naturwissenschaftlichen Camps zu den Themen Klima und Luftfahrt</w:t>
            </w:r>
          </w:p>
        </w:tc>
      </w:tr>
      <w:tr w:rsidR="00E55D90" w:rsidRPr="00F44F5F" w14:paraId="482569A2" w14:textId="77777777" w:rsidTr="00F01169">
        <w:trPr>
          <w:trHeight w:val="397"/>
        </w:trPr>
        <w:tc>
          <w:tcPr>
            <w:tcW w:w="11060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451B1" w:rsidRDefault="001647AB" w:rsidP="009911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E55D90" w:rsidRPr="00F44F5F" w14:paraId="2B257790" w14:textId="77777777" w:rsidTr="00672C0D">
        <w:trPr>
          <w:trHeight w:val="22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642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1183A3FB" w:rsidR="00E55D90" w:rsidRPr="001647AB" w:rsidRDefault="00E55D90" w:rsidP="00F01169">
            <w:pPr>
              <w:ind w:right="-105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="009E6E2E" w:rsidRPr="009E6E2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2)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4127AE" w14:paraId="45706C3F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57688BDA" w14:textId="2B421E7E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642" w:type="dxa"/>
            <w:gridSpan w:val="13"/>
            <w:vAlign w:val="bottom"/>
          </w:tcPr>
          <w:p w14:paraId="60CA2168" w14:textId="59B22FE9" w:rsidR="00E55D90" w:rsidRPr="00672C0D" w:rsidRDefault="00E55D90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Microsoft 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Office, Python </w:t>
            </w:r>
            <w:r w:rsidR="009E6E2E" w:rsidRPr="006C2AA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53" w:author="David Döbele" w:date="2022-03-01T19:27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>(Numpy, Pandas,</w:t>
            </w:r>
            <w:r w:rsidR="005813AC" w:rsidRPr="006C2AA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54" w:author="David Döbele" w:date="2022-03-01T19:27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 xml:space="preserve"> Plotly,</w:t>
            </w:r>
            <w:r w:rsidR="00B850E1" w:rsidRPr="006C2AA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55" w:author="David Döbele" w:date="2022-03-01T19:27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 xml:space="preserve"> Streamlit,</w:t>
            </w:r>
            <w:r w:rsidR="009E6E2E" w:rsidRPr="006C2AA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56" w:author="David Döbele" w:date="2022-03-01T19:27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 xml:space="preserve"> Scikit</w:t>
            </w:r>
            <w:r w:rsidR="00091101" w:rsidRPr="006C2AA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57" w:author="David Döbele" w:date="2022-03-01T19:27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>, Tensorflow</w:t>
            </w:r>
            <w:r w:rsidR="009E6E2E" w:rsidRPr="006C2AA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58" w:author="David Döbele" w:date="2022-03-01T19:27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>)</w:t>
            </w:r>
            <w:r w:rsidR="00BD1BD8" w:rsidRPr="006C2AA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59" w:author="David Döbele" w:date="2022-03-01T19:27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 xml:space="preserve">, </w:t>
            </w:r>
            <w:r w:rsidR="00AE4C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</w:t>
            </w:r>
            <w:r w:rsidR="00AE4C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Java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KNIME Analytics</w:t>
            </w:r>
          </w:p>
        </w:tc>
      </w:tr>
      <w:tr w:rsidR="00E55D90" w:rsidRPr="00F44F5F" w14:paraId="70CB01B0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642" w:type="dxa"/>
            <w:gridSpan w:val="13"/>
            <w:vAlign w:val="bottom"/>
          </w:tcPr>
          <w:p w14:paraId="598C2742" w14:textId="1EFA3218" w:rsidR="00E55D90" w:rsidRPr="001647AB" w:rsidRDefault="009E6E2E" w:rsidP="00F011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Kochen (</w:t>
            </w:r>
            <w:r w:rsidRPr="00237FC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>neapolitanische Pizza, asiatisch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Schachclub Nordakademie, Rennrad, IT, Non-Profit-Organisations</w:t>
            </w:r>
          </w:p>
        </w:tc>
      </w:tr>
      <w:tr w:rsidR="001647AB" w:rsidRPr="00F44F5F" w14:paraId="071AB173" w14:textId="77777777" w:rsidTr="00F1063A">
        <w:tblPrEx>
          <w:tblW w:w="11060" w:type="dxa"/>
          <w:tblInd w:w="-5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0" w:author="David Döbele" w:date="2022-03-01T19:26:00Z">
            <w:tblPrEx>
              <w:tblW w:w="11060" w:type="dxa"/>
              <w:tblInd w:w="-5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61" w:author="David Döbele" w:date="2022-03-01T19:26:00Z">
            <w:trPr>
              <w:trHeight w:val="540"/>
            </w:trPr>
          </w:trPrChange>
        </w:trPr>
        <w:tc>
          <w:tcPr>
            <w:tcW w:w="11060" w:type="dxa"/>
            <w:gridSpan w:val="14"/>
            <w:vAlign w:val="bottom"/>
            <w:tcPrChange w:id="62" w:author="David Döbele" w:date="2022-03-01T19:26:00Z">
              <w:tcPr>
                <w:tcW w:w="11060" w:type="dxa"/>
                <w:gridSpan w:val="13"/>
              </w:tcPr>
            </w:tcPrChange>
          </w:tcPr>
          <w:p w14:paraId="306A2C0C" w14:textId="7D1909B8" w:rsidR="004D760A" w:rsidDel="00F1063A" w:rsidRDefault="004D760A" w:rsidP="00F1063A">
            <w:pPr>
              <w:jc w:val="right"/>
              <w:rPr>
                <w:del w:id="63" w:author="David Döbele" w:date="2022-03-01T19:25:00Z"/>
                <w:rFonts w:ascii="Times New Roman" w:hAnsi="Times New Roman" w:cs="Times New Roman"/>
                <w:sz w:val="20"/>
                <w:szCs w:val="20"/>
              </w:rPr>
              <w:pPrChange w:id="64" w:author="David Döbele" w:date="2022-03-01T19:26:00Z">
                <w:pPr/>
              </w:pPrChange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199884F0" wp14:editId="3FB3AD09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23495</wp:posOffset>
                  </wp:positionV>
                  <wp:extent cx="410845" cy="575310"/>
                  <wp:effectExtent l="0" t="6032" r="2222" b="2223"/>
                  <wp:wrapNone/>
                  <wp:docPr id="1" name="Grafik 1" descr="Ein Bild, das Schlüssel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Schlüssel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11" t="10117" r="7230" b="19985"/>
                          <a:stretch/>
                        </pic:blipFill>
                        <pic:spPr bwMode="auto">
                          <a:xfrm rot="5400000">
                            <a:off x="0" y="0"/>
                            <a:ext cx="410845" cy="57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F22A98" w14:textId="77777777" w:rsidR="004D760A" w:rsidDel="00F1063A" w:rsidRDefault="004D760A" w:rsidP="00F1063A">
            <w:pPr>
              <w:jc w:val="right"/>
              <w:rPr>
                <w:del w:id="65" w:author="David Döbele" w:date="2022-03-01T19:25:00Z"/>
                <w:rFonts w:ascii="Times New Roman" w:hAnsi="Times New Roman" w:cs="Times New Roman"/>
                <w:sz w:val="20"/>
                <w:szCs w:val="20"/>
              </w:rPr>
              <w:pPrChange w:id="66" w:author="David Döbele" w:date="2022-03-01T19:26:00Z">
                <w:pPr/>
              </w:pPrChange>
            </w:pPr>
          </w:p>
          <w:p w14:paraId="28B54C01" w14:textId="77777777" w:rsidR="004D760A" w:rsidDel="00F1063A" w:rsidRDefault="004D760A" w:rsidP="00F1063A">
            <w:pPr>
              <w:jc w:val="right"/>
              <w:rPr>
                <w:del w:id="67" w:author="David Döbele" w:date="2022-03-01T19:25:00Z"/>
                <w:rFonts w:ascii="Times New Roman" w:hAnsi="Times New Roman" w:cs="Times New Roman"/>
                <w:sz w:val="20"/>
                <w:szCs w:val="20"/>
              </w:rPr>
              <w:pPrChange w:id="68" w:author="David Döbele" w:date="2022-03-01T19:26:00Z">
                <w:pPr/>
              </w:pPrChange>
            </w:pPr>
          </w:p>
          <w:p w14:paraId="199B56B3" w14:textId="77777777" w:rsidR="004D760A" w:rsidDel="00F1063A" w:rsidRDefault="004D760A" w:rsidP="00F1063A">
            <w:pPr>
              <w:jc w:val="right"/>
              <w:rPr>
                <w:del w:id="69" w:author="David Döbele" w:date="2022-03-01T19:25:00Z"/>
                <w:rFonts w:ascii="Times New Roman" w:hAnsi="Times New Roman" w:cs="Times New Roman"/>
                <w:sz w:val="20"/>
                <w:szCs w:val="20"/>
              </w:rPr>
              <w:pPrChange w:id="70" w:author="David Döbele" w:date="2022-03-01T19:26:00Z">
                <w:pPr/>
              </w:pPrChange>
            </w:pPr>
          </w:p>
          <w:p w14:paraId="6478BDEA" w14:textId="50DD7354" w:rsidR="001647AB" w:rsidRPr="00F44F5F" w:rsidRDefault="001451B1" w:rsidP="00F1063A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pPrChange w:id="71" w:author="David Döbele" w:date="2022-03-01T19:26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Henstedt-Ulzburg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418D0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D760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418D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="004D760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2BD3F789" w14:textId="77777777" w:rsidR="00474C9D" w:rsidRPr="00474C9D" w:rsidRDefault="00474C9D" w:rsidP="00776F9F">
      <w:pPr>
        <w:rPr>
          <w:sz w:val="18"/>
        </w:rPr>
      </w:pPr>
    </w:p>
    <w:sectPr w:rsidR="00474C9D" w:rsidRPr="00474C9D" w:rsidSect="00F1063A">
      <w:footerReference w:type="even" r:id="rId9"/>
      <w:pgSz w:w="11906" w:h="16838"/>
      <w:pgMar w:top="340" w:right="1021" w:bottom="0" w:left="1021" w:header="709" w:footer="709" w:gutter="0"/>
      <w:cols w:space="708"/>
      <w:docGrid w:linePitch="360"/>
      <w:sectPrChange w:id="72" w:author="David Döbele" w:date="2022-03-01T19:26:00Z">
        <w:sectPr w:rsidR="00474C9D" w:rsidRPr="00474C9D" w:rsidSect="00F1063A">
          <w:pgMar w:top="340" w:right="1021" w:bottom="340" w:left="1021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ED67E" w14:textId="77777777" w:rsidR="006805DE" w:rsidRDefault="006805DE" w:rsidP="00BE053D">
      <w:pPr>
        <w:spacing w:after="0" w:line="240" w:lineRule="auto"/>
      </w:pPr>
      <w:r>
        <w:separator/>
      </w:r>
    </w:p>
  </w:endnote>
  <w:endnote w:type="continuationSeparator" w:id="0">
    <w:p w14:paraId="7B4CB862" w14:textId="77777777" w:rsidR="006805DE" w:rsidRDefault="006805D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2C85D" w14:textId="77777777" w:rsidR="006805DE" w:rsidRDefault="006805DE" w:rsidP="00BE053D">
      <w:pPr>
        <w:spacing w:after="0" w:line="240" w:lineRule="auto"/>
      </w:pPr>
      <w:r>
        <w:separator/>
      </w:r>
    </w:p>
  </w:footnote>
  <w:footnote w:type="continuationSeparator" w:id="0">
    <w:p w14:paraId="4858BFDA" w14:textId="77777777" w:rsidR="006805DE" w:rsidRDefault="006805D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C185D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46FC8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21"/>
  </w:num>
  <w:num w:numId="4">
    <w:abstractNumId w:val="1"/>
  </w:num>
  <w:num w:numId="5">
    <w:abstractNumId w:val="2"/>
  </w:num>
  <w:num w:numId="6">
    <w:abstractNumId w:val="3"/>
  </w:num>
  <w:num w:numId="7">
    <w:abstractNumId w:val="14"/>
  </w:num>
  <w:num w:numId="8">
    <w:abstractNumId w:val="24"/>
  </w:num>
  <w:num w:numId="9">
    <w:abstractNumId w:val="13"/>
  </w:num>
  <w:num w:numId="10">
    <w:abstractNumId w:val="25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7"/>
  </w:num>
  <w:num w:numId="18">
    <w:abstractNumId w:val="4"/>
  </w:num>
  <w:num w:numId="19">
    <w:abstractNumId w:val="20"/>
  </w:num>
  <w:num w:numId="20">
    <w:abstractNumId w:val="11"/>
  </w:num>
  <w:num w:numId="21">
    <w:abstractNumId w:val="12"/>
  </w:num>
  <w:num w:numId="22">
    <w:abstractNumId w:val="16"/>
  </w:num>
  <w:num w:numId="23">
    <w:abstractNumId w:val="8"/>
  </w:num>
  <w:num w:numId="24">
    <w:abstractNumId w:val="22"/>
  </w:num>
  <w:num w:numId="25">
    <w:abstractNumId w:val="26"/>
  </w:num>
  <w:num w:numId="26">
    <w:abstractNumId w:val="19"/>
  </w:num>
  <w:num w:numId="27">
    <w:abstractNumId w:val="0"/>
  </w:num>
  <w:num w:numId="28">
    <w:abstractNumId w:val="21"/>
  </w:num>
  <w:num w:numId="29">
    <w:abstractNumId w:val="21"/>
  </w:num>
  <w:num w:numId="30">
    <w:abstractNumId w:val="21"/>
  </w:num>
  <w:num w:numId="31">
    <w:abstractNumId w:val="21"/>
  </w:num>
  <w:num w:numId="32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038F"/>
    <w:rsid w:val="000418D0"/>
    <w:rsid w:val="00056D97"/>
    <w:rsid w:val="00061D33"/>
    <w:rsid w:val="00063E4A"/>
    <w:rsid w:val="00064643"/>
    <w:rsid w:val="0007350F"/>
    <w:rsid w:val="00074E21"/>
    <w:rsid w:val="00087747"/>
    <w:rsid w:val="00091101"/>
    <w:rsid w:val="000A1FDA"/>
    <w:rsid w:val="000A3A7D"/>
    <w:rsid w:val="000B11D4"/>
    <w:rsid w:val="000B63E2"/>
    <w:rsid w:val="000B6548"/>
    <w:rsid w:val="000C6D6E"/>
    <w:rsid w:val="000D671A"/>
    <w:rsid w:val="00103EC5"/>
    <w:rsid w:val="001145ED"/>
    <w:rsid w:val="00116C6E"/>
    <w:rsid w:val="00125CA6"/>
    <w:rsid w:val="001451B1"/>
    <w:rsid w:val="00156FC9"/>
    <w:rsid w:val="00162A5A"/>
    <w:rsid w:val="001647AB"/>
    <w:rsid w:val="00172867"/>
    <w:rsid w:val="00174489"/>
    <w:rsid w:val="00175B6D"/>
    <w:rsid w:val="001856E3"/>
    <w:rsid w:val="001901ED"/>
    <w:rsid w:val="00191524"/>
    <w:rsid w:val="0019483A"/>
    <w:rsid w:val="00194D85"/>
    <w:rsid w:val="001A1438"/>
    <w:rsid w:val="001A46BF"/>
    <w:rsid w:val="001A481B"/>
    <w:rsid w:val="001B0186"/>
    <w:rsid w:val="001B2039"/>
    <w:rsid w:val="001B62CA"/>
    <w:rsid w:val="001D4DCD"/>
    <w:rsid w:val="001D4E8C"/>
    <w:rsid w:val="001F4175"/>
    <w:rsid w:val="00222115"/>
    <w:rsid w:val="00223A4D"/>
    <w:rsid w:val="00226655"/>
    <w:rsid w:val="00232CB5"/>
    <w:rsid w:val="00234A7E"/>
    <w:rsid w:val="00237FC6"/>
    <w:rsid w:val="0024373D"/>
    <w:rsid w:val="00245F4D"/>
    <w:rsid w:val="002508C2"/>
    <w:rsid w:val="002657D7"/>
    <w:rsid w:val="00267252"/>
    <w:rsid w:val="00282DB0"/>
    <w:rsid w:val="00297A5B"/>
    <w:rsid w:val="002B2091"/>
    <w:rsid w:val="002B2E6A"/>
    <w:rsid w:val="002B5713"/>
    <w:rsid w:val="002C6972"/>
    <w:rsid w:val="002D2B32"/>
    <w:rsid w:val="002D4516"/>
    <w:rsid w:val="002F46AD"/>
    <w:rsid w:val="003072B2"/>
    <w:rsid w:val="003101F0"/>
    <w:rsid w:val="00314B7A"/>
    <w:rsid w:val="00324BC5"/>
    <w:rsid w:val="00340BAB"/>
    <w:rsid w:val="003418E0"/>
    <w:rsid w:val="00347F8D"/>
    <w:rsid w:val="00356282"/>
    <w:rsid w:val="00372F7B"/>
    <w:rsid w:val="003733E5"/>
    <w:rsid w:val="0038305A"/>
    <w:rsid w:val="00390EA6"/>
    <w:rsid w:val="003A3C5E"/>
    <w:rsid w:val="003B5A6C"/>
    <w:rsid w:val="003C5972"/>
    <w:rsid w:val="003E27C3"/>
    <w:rsid w:val="003F3E3F"/>
    <w:rsid w:val="004067B8"/>
    <w:rsid w:val="004127AE"/>
    <w:rsid w:val="004154BE"/>
    <w:rsid w:val="0042013D"/>
    <w:rsid w:val="00422F83"/>
    <w:rsid w:val="00426D7E"/>
    <w:rsid w:val="00432B7E"/>
    <w:rsid w:val="0043430C"/>
    <w:rsid w:val="00435E6D"/>
    <w:rsid w:val="004415EA"/>
    <w:rsid w:val="00443668"/>
    <w:rsid w:val="00454A95"/>
    <w:rsid w:val="00456B0D"/>
    <w:rsid w:val="00474C9D"/>
    <w:rsid w:val="00476AF8"/>
    <w:rsid w:val="00484FD7"/>
    <w:rsid w:val="004929FB"/>
    <w:rsid w:val="004A54BA"/>
    <w:rsid w:val="004B6A5E"/>
    <w:rsid w:val="004D760A"/>
    <w:rsid w:val="004F2C5E"/>
    <w:rsid w:val="00506E70"/>
    <w:rsid w:val="00507EA7"/>
    <w:rsid w:val="00526089"/>
    <w:rsid w:val="00527A28"/>
    <w:rsid w:val="00527DCA"/>
    <w:rsid w:val="00562E4E"/>
    <w:rsid w:val="0056303F"/>
    <w:rsid w:val="00570E2D"/>
    <w:rsid w:val="005716D4"/>
    <w:rsid w:val="00571B60"/>
    <w:rsid w:val="00572876"/>
    <w:rsid w:val="005813AC"/>
    <w:rsid w:val="00585A4D"/>
    <w:rsid w:val="005D6329"/>
    <w:rsid w:val="005E1679"/>
    <w:rsid w:val="005E57F6"/>
    <w:rsid w:val="006058D8"/>
    <w:rsid w:val="00610200"/>
    <w:rsid w:val="00614457"/>
    <w:rsid w:val="00615D6A"/>
    <w:rsid w:val="00623699"/>
    <w:rsid w:val="00632252"/>
    <w:rsid w:val="00632D5A"/>
    <w:rsid w:val="00635515"/>
    <w:rsid w:val="00646F4B"/>
    <w:rsid w:val="006546FD"/>
    <w:rsid w:val="00665BF3"/>
    <w:rsid w:val="00672C0D"/>
    <w:rsid w:val="006732D6"/>
    <w:rsid w:val="006805DE"/>
    <w:rsid w:val="00693E09"/>
    <w:rsid w:val="006A2DE9"/>
    <w:rsid w:val="006A7230"/>
    <w:rsid w:val="006B402C"/>
    <w:rsid w:val="006B4E32"/>
    <w:rsid w:val="006B72C7"/>
    <w:rsid w:val="006B7F78"/>
    <w:rsid w:val="006C2252"/>
    <w:rsid w:val="006C2AA6"/>
    <w:rsid w:val="006D7F7F"/>
    <w:rsid w:val="006E2C9C"/>
    <w:rsid w:val="006E40EF"/>
    <w:rsid w:val="006F0039"/>
    <w:rsid w:val="00711CEF"/>
    <w:rsid w:val="00713064"/>
    <w:rsid w:val="00714186"/>
    <w:rsid w:val="00720320"/>
    <w:rsid w:val="007214ED"/>
    <w:rsid w:val="00723643"/>
    <w:rsid w:val="00725D3C"/>
    <w:rsid w:val="00727C45"/>
    <w:rsid w:val="00733DA1"/>
    <w:rsid w:val="00737822"/>
    <w:rsid w:val="0074111D"/>
    <w:rsid w:val="00753D4A"/>
    <w:rsid w:val="00756912"/>
    <w:rsid w:val="00761609"/>
    <w:rsid w:val="00763DCE"/>
    <w:rsid w:val="00776C46"/>
    <w:rsid w:val="00776F9F"/>
    <w:rsid w:val="0078260B"/>
    <w:rsid w:val="007838D1"/>
    <w:rsid w:val="00785254"/>
    <w:rsid w:val="00785853"/>
    <w:rsid w:val="00793343"/>
    <w:rsid w:val="007966F0"/>
    <w:rsid w:val="00797BFC"/>
    <w:rsid w:val="007A0260"/>
    <w:rsid w:val="007A720F"/>
    <w:rsid w:val="007C6A3C"/>
    <w:rsid w:val="007D4BEE"/>
    <w:rsid w:val="007D5BE9"/>
    <w:rsid w:val="008050E4"/>
    <w:rsid w:val="00807E31"/>
    <w:rsid w:val="0082257D"/>
    <w:rsid w:val="008428B4"/>
    <w:rsid w:val="00853438"/>
    <w:rsid w:val="008656FE"/>
    <w:rsid w:val="00866846"/>
    <w:rsid w:val="00875DA9"/>
    <w:rsid w:val="00893084"/>
    <w:rsid w:val="00895E38"/>
    <w:rsid w:val="008A782B"/>
    <w:rsid w:val="008B0FC0"/>
    <w:rsid w:val="008B5F60"/>
    <w:rsid w:val="008C0F95"/>
    <w:rsid w:val="008C429A"/>
    <w:rsid w:val="008E1F3D"/>
    <w:rsid w:val="008F1826"/>
    <w:rsid w:val="008F5715"/>
    <w:rsid w:val="00902895"/>
    <w:rsid w:val="009053D7"/>
    <w:rsid w:val="0091331D"/>
    <w:rsid w:val="0093223C"/>
    <w:rsid w:val="00941A87"/>
    <w:rsid w:val="009478FC"/>
    <w:rsid w:val="009501C2"/>
    <w:rsid w:val="00952FAC"/>
    <w:rsid w:val="00953EDC"/>
    <w:rsid w:val="009668B9"/>
    <w:rsid w:val="00976577"/>
    <w:rsid w:val="00991157"/>
    <w:rsid w:val="00993609"/>
    <w:rsid w:val="00996356"/>
    <w:rsid w:val="00997D9A"/>
    <w:rsid w:val="009A4DD0"/>
    <w:rsid w:val="009D13EB"/>
    <w:rsid w:val="009D6450"/>
    <w:rsid w:val="009D7C49"/>
    <w:rsid w:val="009E6E2E"/>
    <w:rsid w:val="009E7297"/>
    <w:rsid w:val="00A0257D"/>
    <w:rsid w:val="00A12EDC"/>
    <w:rsid w:val="00A14280"/>
    <w:rsid w:val="00A26D0D"/>
    <w:rsid w:val="00A33BDE"/>
    <w:rsid w:val="00A34885"/>
    <w:rsid w:val="00A43BC1"/>
    <w:rsid w:val="00A670C0"/>
    <w:rsid w:val="00A74225"/>
    <w:rsid w:val="00A84CC8"/>
    <w:rsid w:val="00A936D5"/>
    <w:rsid w:val="00AA1EB0"/>
    <w:rsid w:val="00AA2DA3"/>
    <w:rsid w:val="00AA5A9C"/>
    <w:rsid w:val="00AB016A"/>
    <w:rsid w:val="00AB2A5A"/>
    <w:rsid w:val="00AD28F8"/>
    <w:rsid w:val="00AE4C7F"/>
    <w:rsid w:val="00AE4ED3"/>
    <w:rsid w:val="00AF4C10"/>
    <w:rsid w:val="00B00637"/>
    <w:rsid w:val="00B0230B"/>
    <w:rsid w:val="00B17D95"/>
    <w:rsid w:val="00B23509"/>
    <w:rsid w:val="00B3477A"/>
    <w:rsid w:val="00B359DB"/>
    <w:rsid w:val="00B3632B"/>
    <w:rsid w:val="00B409D8"/>
    <w:rsid w:val="00B5178D"/>
    <w:rsid w:val="00B67F1F"/>
    <w:rsid w:val="00B701D7"/>
    <w:rsid w:val="00B724E5"/>
    <w:rsid w:val="00B850E1"/>
    <w:rsid w:val="00B90595"/>
    <w:rsid w:val="00BA215A"/>
    <w:rsid w:val="00BA525A"/>
    <w:rsid w:val="00BB5F09"/>
    <w:rsid w:val="00BC0D9F"/>
    <w:rsid w:val="00BD1BD8"/>
    <w:rsid w:val="00BE053D"/>
    <w:rsid w:val="00BF1A7A"/>
    <w:rsid w:val="00BF1FA3"/>
    <w:rsid w:val="00C00974"/>
    <w:rsid w:val="00C018E4"/>
    <w:rsid w:val="00C043EC"/>
    <w:rsid w:val="00C066FA"/>
    <w:rsid w:val="00C25387"/>
    <w:rsid w:val="00C53D31"/>
    <w:rsid w:val="00C54BE3"/>
    <w:rsid w:val="00C57F80"/>
    <w:rsid w:val="00C75C3A"/>
    <w:rsid w:val="00C768ED"/>
    <w:rsid w:val="00C82A8F"/>
    <w:rsid w:val="00C916C2"/>
    <w:rsid w:val="00CA3835"/>
    <w:rsid w:val="00CC7F56"/>
    <w:rsid w:val="00CD1B12"/>
    <w:rsid w:val="00CD55DC"/>
    <w:rsid w:val="00CE1BBC"/>
    <w:rsid w:val="00CE2595"/>
    <w:rsid w:val="00CE28CC"/>
    <w:rsid w:val="00CE72FC"/>
    <w:rsid w:val="00CF31EE"/>
    <w:rsid w:val="00CF78F9"/>
    <w:rsid w:val="00D1492F"/>
    <w:rsid w:val="00D17B69"/>
    <w:rsid w:val="00D3003C"/>
    <w:rsid w:val="00D331F4"/>
    <w:rsid w:val="00D40DCC"/>
    <w:rsid w:val="00D470E4"/>
    <w:rsid w:val="00D52142"/>
    <w:rsid w:val="00D5280E"/>
    <w:rsid w:val="00D550B2"/>
    <w:rsid w:val="00D571E6"/>
    <w:rsid w:val="00D61F14"/>
    <w:rsid w:val="00D80D6B"/>
    <w:rsid w:val="00D846D9"/>
    <w:rsid w:val="00D8584D"/>
    <w:rsid w:val="00D85D41"/>
    <w:rsid w:val="00D90950"/>
    <w:rsid w:val="00DA69DF"/>
    <w:rsid w:val="00DB33F8"/>
    <w:rsid w:val="00DD38E2"/>
    <w:rsid w:val="00E00140"/>
    <w:rsid w:val="00E13110"/>
    <w:rsid w:val="00E148EC"/>
    <w:rsid w:val="00E24DF1"/>
    <w:rsid w:val="00E40B9A"/>
    <w:rsid w:val="00E431ED"/>
    <w:rsid w:val="00E55D90"/>
    <w:rsid w:val="00E64FF5"/>
    <w:rsid w:val="00E90108"/>
    <w:rsid w:val="00E907EC"/>
    <w:rsid w:val="00E92A98"/>
    <w:rsid w:val="00EA5421"/>
    <w:rsid w:val="00EB1FDB"/>
    <w:rsid w:val="00EB34FC"/>
    <w:rsid w:val="00EB5816"/>
    <w:rsid w:val="00EC0510"/>
    <w:rsid w:val="00ED0EA9"/>
    <w:rsid w:val="00EE2D2F"/>
    <w:rsid w:val="00EF77DF"/>
    <w:rsid w:val="00F01169"/>
    <w:rsid w:val="00F02644"/>
    <w:rsid w:val="00F02A42"/>
    <w:rsid w:val="00F07F39"/>
    <w:rsid w:val="00F1063A"/>
    <w:rsid w:val="00F11BEF"/>
    <w:rsid w:val="00F165E1"/>
    <w:rsid w:val="00F258E7"/>
    <w:rsid w:val="00F31B84"/>
    <w:rsid w:val="00F44F5F"/>
    <w:rsid w:val="00F45D26"/>
    <w:rsid w:val="00F5414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3CC9"/>
    <w:rsid w:val="00FD0FB7"/>
    <w:rsid w:val="00FE0496"/>
    <w:rsid w:val="00FE55D0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Aufzhlungszeichen">
    <w:name w:val="List Bullet"/>
    <w:basedOn w:val="Standard"/>
    <w:uiPriority w:val="99"/>
    <w:unhideWhenUsed/>
    <w:rsid w:val="009478FC"/>
    <w:pPr>
      <w:numPr>
        <w:numId w:val="27"/>
      </w:numPr>
      <w:contextualSpacing/>
    </w:pPr>
  </w:style>
  <w:style w:type="paragraph" w:styleId="berarbeitung">
    <w:name w:val="Revision"/>
    <w:hidden/>
    <w:uiPriority w:val="99"/>
    <w:semiHidden/>
    <w:rsid w:val="004127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695</Words>
  <Characters>4383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17</cp:revision>
  <cp:lastPrinted>2022-02-21T23:07:00Z</cp:lastPrinted>
  <dcterms:created xsi:type="dcterms:W3CDTF">2022-01-26T19:16:00Z</dcterms:created>
  <dcterms:modified xsi:type="dcterms:W3CDTF">2022-03-01T18:27:00Z</dcterms:modified>
</cp:coreProperties>
</file>