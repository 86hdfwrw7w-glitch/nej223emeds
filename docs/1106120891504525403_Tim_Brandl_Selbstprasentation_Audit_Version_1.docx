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E9DCB" w14:textId="38EC41DA" w:rsidR="00960D35" w:rsidRDefault="00041984" w:rsidP="00985744">
      <w:pPr>
        <w:pStyle w:val="Titel"/>
        <w:spacing w:after="240" w:line="360" w:lineRule="auto"/>
        <w:rPr>
          <w:rFonts w:ascii="Arial" w:hAnsi="Arial" w:cs="Arial"/>
          <w:sz w:val="26"/>
          <w:szCs w:val="26"/>
        </w:rPr>
      </w:pPr>
      <w:r w:rsidRPr="005E17FF">
        <w:rPr>
          <w:rFonts w:ascii="Arial" w:hAnsi="Arial" w:cs="Arial"/>
          <w:sz w:val="26"/>
          <w:szCs w:val="26"/>
        </w:rPr>
        <w:t xml:space="preserve">   </w:t>
      </w:r>
      <w:r w:rsidR="00A46227" w:rsidRPr="005E17FF">
        <w:rPr>
          <w:rFonts w:ascii="Arial" w:hAnsi="Arial" w:cs="Arial"/>
          <w:sz w:val="26"/>
          <w:szCs w:val="26"/>
        </w:rPr>
        <w:t>Tim Selbstpräsentation</w:t>
      </w:r>
    </w:p>
    <w:p w14:paraId="4D0A3618" w14:textId="77777777" w:rsidR="007F2BA2" w:rsidRPr="007F2BA2" w:rsidRDefault="007F2BA2" w:rsidP="00985744"/>
    <w:p w14:paraId="7537DE2C" w14:textId="31B4C182" w:rsidR="00F5047D" w:rsidRPr="005E17FF" w:rsidRDefault="00F5047D" w:rsidP="00985744">
      <w:pPr>
        <w:spacing w:before="100" w:beforeAutospacing="1" w:after="100" w:afterAutospacing="1" w:line="360" w:lineRule="auto"/>
        <w:rPr>
          <w:rFonts w:asciiTheme="minorHAnsi" w:eastAsia="Times New Roman" w:hAnsiTheme="minorHAnsi" w:cs="Calibri"/>
          <w:b/>
          <w:bCs/>
          <w:sz w:val="26"/>
          <w:szCs w:val="26"/>
          <w:lang w:eastAsia="de-DE"/>
        </w:rPr>
      </w:pPr>
      <w:r w:rsidRPr="00F5047D">
        <w:rPr>
          <w:rFonts w:asciiTheme="minorHAnsi" w:eastAsia="Times New Roman" w:hAnsiTheme="minorHAnsi" w:cs="Calibri"/>
          <w:b/>
          <w:bCs/>
          <w:sz w:val="26"/>
          <w:szCs w:val="26"/>
          <w:lang w:eastAsia="de-DE"/>
        </w:rPr>
        <w:t>Sehr gern</w:t>
      </w:r>
      <w:r w:rsidR="00B9463E">
        <w:rPr>
          <w:rFonts w:asciiTheme="minorHAnsi" w:eastAsia="Times New Roman" w:hAnsiTheme="minorHAnsi" w:cs="Calibri"/>
          <w:b/>
          <w:bCs/>
          <w:sz w:val="26"/>
          <w:szCs w:val="26"/>
          <w:lang w:eastAsia="de-DE"/>
        </w:rPr>
        <w:t>e</w:t>
      </w:r>
      <w:r w:rsidR="007F2BA2">
        <w:rPr>
          <w:rFonts w:asciiTheme="minorHAnsi" w:eastAsia="Times New Roman" w:hAnsiTheme="minorHAnsi" w:cs="Calibri"/>
          <w:b/>
          <w:bCs/>
          <w:sz w:val="26"/>
          <w:szCs w:val="26"/>
          <w:lang w:eastAsia="de-DE"/>
        </w:rPr>
        <w:t>,</w:t>
      </w:r>
      <w:r w:rsidRPr="00F5047D">
        <w:rPr>
          <w:rFonts w:asciiTheme="minorHAnsi" w:eastAsia="Times New Roman" w:hAnsiTheme="minorHAnsi" w:cs="Calibri"/>
          <w:b/>
          <w:bCs/>
          <w:sz w:val="26"/>
          <w:szCs w:val="26"/>
          <w:lang w:eastAsia="de-DE"/>
        </w:rPr>
        <w:t xml:space="preserve"> </w:t>
      </w:r>
    </w:p>
    <w:p w14:paraId="2C2F6851" w14:textId="32B73EB8" w:rsidR="00813153" w:rsidRPr="005E17FF" w:rsidRDefault="000C2CDF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Nochmal </w:t>
      </w:r>
      <w:r w:rsidR="00813153"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Danke</w:t>
      </w:r>
      <w:r w:rsidR="00813153"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das ich hier sein darf</w:t>
      </w:r>
      <w:r w:rsidR="000C7C36" w:rsidRPr="005E17FF">
        <w:rPr>
          <w:rFonts w:ascii="Arial" w:eastAsia="Times New Roman" w:hAnsi="Arial" w:cs="Arial"/>
          <w:sz w:val="26"/>
          <w:szCs w:val="26"/>
          <w:lang w:eastAsia="de-DE"/>
        </w:rPr>
        <w:t>.</w:t>
      </w:r>
      <w:r w:rsidR="00813153"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  <w:r w:rsidR="000C7C36"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W</w:t>
      </w:r>
      <w:r w:rsidR="00813153"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eiß ich wirklich zu schätzen.</w:t>
      </w:r>
      <w:r w:rsidR="00813153"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</w:p>
    <w:p w14:paraId="3EDC8D1B" w14:textId="7DC22E38" w:rsidR="00412C42" w:rsidRPr="005E17FF" w:rsidRDefault="00A46227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2019 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habe ich mein Abitur gemacht und für mich war schnell klar,  hey ich habe Lust nochmal wirklich 1 Jahr Sachen zu machen, die ich später nicht mehr so machen kann: </w:t>
      </w:r>
    </w:p>
    <w:p w14:paraId="00B54433" w14:textId="77777777" w:rsidR="00DE768A" w:rsidRDefault="00A46227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Dementsprechend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habe ich mich dazu entschlossen zum einen meiner Leidenschaft dem Tennis nachzugehen, habe dort super viele Trainerstundengegeben &amp; eine Trainierschein gemacht. </w:t>
      </w:r>
    </w:p>
    <w:p w14:paraId="431A0011" w14:textId="3B67E85A" w:rsidR="004E1F5D" w:rsidRPr="005E17FF" w:rsidRDefault="00DE768A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3F4299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Zusätzlich aus Interesse mich</w:t>
      </w:r>
      <w:r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  <w:r w:rsidRPr="00DE768A">
        <w:rPr>
          <w:rFonts w:ascii="Arial" w:eastAsia="Times New Roman" w:hAnsi="Arial" w:cs="Arial"/>
          <w:sz w:val="26"/>
          <w:szCs w:val="26"/>
          <w:lang w:eastAsia="de-DE"/>
        </w:rPr>
        <w:t>In Wirtschaftsthemen wie dem Geldsystem, Regulierende Instanzen, Banken und der Weltwirtschaft weitergebildet, dort einige Bücher gelesen.</w:t>
      </w:r>
    </w:p>
    <w:p w14:paraId="1A7135EC" w14:textId="0B397274" w:rsidR="003A2BA0" w:rsidRPr="005E17FF" w:rsidRDefault="003A2BA0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5E17FF">
        <w:rPr>
          <w:rFonts w:ascii="Arial" w:hAnsi="Arial" w:cs="Arial"/>
          <w:b/>
          <w:bCs/>
          <w:sz w:val="26"/>
          <w:szCs w:val="26"/>
          <w:lang w:eastAsia="de-DE"/>
        </w:rPr>
        <w:t>Meine Reisepläne</w:t>
      </w:r>
      <w:r w:rsidRPr="005E17FF">
        <w:rPr>
          <w:rFonts w:ascii="Arial" w:hAnsi="Arial" w:cs="Arial"/>
          <w:sz w:val="26"/>
          <w:szCs w:val="26"/>
          <w:lang w:eastAsia="de-DE"/>
        </w:rPr>
        <w:t xml:space="preserve"> nach Australien im </w:t>
      </w:r>
      <w:r w:rsidR="00D46903" w:rsidRPr="005E17FF">
        <w:rPr>
          <w:rFonts w:ascii="Arial" w:hAnsi="Arial" w:cs="Arial"/>
          <w:sz w:val="26"/>
          <w:szCs w:val="26"/>
          <w:lang w:eastAsia="de-DE"/>
        </w:rPr>
        <w:t>Februar</w:t>
      </w:r>
      <w:r w:rsidRPr="005E17FF">
        <w:rPr>
          <w:rFonts w:ascii="Arial" w:hAnsi="Arial" w:cs="Arial"/>
          <w:sz w:val="26"/>
          <w:szCs w:val="26"/>
          <w:lang w:eastAsia="de-DE"/>
        </w:rPr>
        <w:t xml:space="preserve"> 2020 wurden dann </w:t>
      </w:r>
      <w:r w:rsidR="000B3986" w:rsidRPr="005E17FF">
        <w:rPr>
          <w:rFonts w:ascii="Arial" w:hAnsi="Arial" w:cs="Arial"/>
          <w:sz w:val="26"/>
          <w:szCs w:val="26"/>
          <w:lang w:eastAsia="de-DE"/>
        </w:rPr>
        <w:t xml:space="preserve">durch Corona </w:t>
      </w:r>
      <w:r w:rsidRPr="005E17FF">
        <w:rPr>
          <w:rFonts w:ascii="Arial" w:hAnsi="Arial" w:cs="Arial"/>
          <w:sz w:val="26"/>
          <w:szCs w:val="26"/>
          <w:lang w:eastAsia="de-DE"/>
        </w:rPr>
        <w:t xml:space="preserve">kurzfristig durchkreuzt. </w:t>
      </w:r>
    </w:p>
    <w:p w14:paraId="7CF35EAE" w14:textId="18ACC131" w:rsidR="004E1F5D" w:rsidRPr="005E17FF" w:rsidRDefault="000B3986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Ich habe das dann für mich genutzt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  <w:r w:rsidR="000531EC"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um 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>meiner zweiten Leidenschaft</w:t>
      </w: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dem </w:t>
      </w:r>
      <w:r w:rsidR="00A46227" w:rsidRPr="005E17FF">
        <w:rPr>
          <w:rFonts w:ascii="Arial" w:eastAsia="Times New Roman" w:hAnsi="Arial" w:cs="Arial"/>
          <w:sz w:val="26"/>
          <w:szCs w:val="26"/>
          <w:lang w:eastAsia="de-DE"/>
        </w:rPr>
        <w:lastRenderedPageBreak/>
        <w:t>Triathlon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weiter nachzugehen</w:t>
      </w:r>
      <w:r w:rsidR="00A46227" w:rsidRPr="005E17FF">
        <w:rPr>
          <w:rFonts w:ascii="Arial" w:eastAsia="Times New Roman" w:hAnsi="Arial" w:cs="Arial"/>
          <w:sz w:val="26"/>
          <w:szCs w:val="26"/>
          <w:lang w:eastAsia="de-DE"/>
        </w:rPr>
        <w:t>. Und habe mir dann das Ziel gesetzt in der Mannschaft für die Landesliga eingesetzt zu werden.</w:t>
      </w:r>
    </w:p>
    <w:p w14:paraId="548A97FA" w14:textId="60146011" w:rsidR="00412C42" w:rsidRPr="005E17FF" w:rsidRDefault="00A46227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Und da muss man wissen: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Das ist ein echt hoher Zeitlicher Aufwand. Das sind 20 h/ Woche auf dem Rad, </w:t>
      </w:r>
      <w:r w:rsidR="0083097A"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beim Laufen oder 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>im Schwimmbad. Zusätzlich habe ich dann noch bei Mercedes in der Mont</w:t>
      </w:r>
      <w:r w:rsidR="003F4299">
        <w:rPr>
          <w:rFonts w:ascii="Arial" w:eastAsia="Times New Roman" w:hAnsi="Arial" w:cs="Arial"/>
          <w:sz w:val="26"/>
          <w:szCs w:val="26"/>
          <w:lang w:eastAsia="de-DE"/>
        </w:rPr>
        <w:t>a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ge gearbeitet. </w:t>
      </w:r>
    </w:p>
    <w:p w14:paraId="078EE99D" w14:textId="03FD2A02" w:rsidR="00A46227" w:rsidRPr="005E17FF" w:rsidRDefault="00A46227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Aber ich hatte wirklich dieses Ziel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…. Und konnte mir im Sommer 2 Einsätze in der Landesliga sichern zum Beispiel die olympische Distanz bei der Challenge Heidelberg.</w:t>
      </w:r>
    </w:p>
    <w:p w14:paraId="5BF3118D" w14:textId="6FFDC595" w:rsidR="00E73144" w:rsidRDefault="0083097A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Im Anschluss an das Gap Year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 habe ich angefangen Informatik an der Hochschule Karlsruhe zu studieren</w:t>
      </w:r>
      <w:r w:rsidR="000531EC"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. </w:t>
      </w:r>
    </w:p>
    <w:p w14:paraId="039A41A0" w14:textId="77777777" w:rsidR="005C2F7B" w:rsidRDefault="005C2F7B" w:rsidP="00985744">
      <w:pPr>
        <w:spacing w:after="240" w:line="360" w:lineRule="auto"/>
        <w:rPr>
          <w:ins w:id="0" w:author="Tim Brandl" w:date="2023-05-08T20:14:00Z"/>
          <w:rFonts w:ascii="Arial" w:eastAsia="Times New Roman" w:hAnsi="Arial" w:cs="Arial"/>
          <w:b/>
          <w:bCs/>
          <w:sz w:val="26"/>
          <w:szCs w:val="26"/>
          <w:lang w:eastAsia="de-DE"/>
        </w:rPr>
      </w:pPr>
      <w:r w:rsidRPr="005C2F7B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Weshalb mein Weg mich heute </w:t>
      </w:r>
      <w:r w:rsidRPr="005C2F7B">
        <w:rPr>
          <w:rFonts w:ascii="Arial" w:eastAsia="Times New Roman" w:hAnsi="Arial" w:cs="Arial"/>
          <w:sz w:val="26"/>
          <w:szCs w:val="26"/>
          <w:lang w:eastAsia="de-DE"/>
          <w:rPrChange w:id="1" w:author="Tim Brandl" w:date="2023-05-08T20:14:00Z">
            <w:rPr>
              <w:rFonts w:ascii="Arial" w:eastAsia="Times New Roman" w:hAnsi="Arial" w:cs="Arial"/>
              <w:b/>
              <w:bCs/>
              <w:sz w:val="26"/>
              <w:szCs w:val="26"/>
              <w:lang w:eastAsia="de-DE"/>
            </w:rPr>
          </w:rPrChange>
        </w:rPr>
        <w:t xml:space="preserve">nach dem Bachelorabschluss auch in die IT-Beratung oder in die Wirtschaftsprüfung führen soll! </w:t>
      </w:r>
    </w:p>
    <w:p w14:paraId="6DFE6D90" w14:textId="08B659E0" w:rsidR="00E0525D" w:rsidRPr="005E17FF" w:rsidRDefault="00E0525D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Schon früh Während des Studiums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hat sich ein persönlicher Kontakt zum Geschäftsführer einer Marketingberatung ergeben sowie die Möglichkeit dort einzusteigen.</w:t>
      </w:r>
    </w:p>
    <w:p w14:paraId="3D73926B" w14:textId="2E8813B5" w:rsidR="004E1F5D" w:rsidRPr="005E17FF" w:rsidRDefault="0083097A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lastRenderedPageBreak/>
        <w:t>Zu Beginn wurde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ich vom Geschäftsführer eingearbeitet in Beratung und die Marketingdienstleistung. Unter seiner Obhut kam ich sehr schnell dazu mir übertragene Kunden zu betreuen und zu beraten. </w:t>
      </w: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Konnte mich in der Umgebung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sehr schnell entwickeln, </w:t>
      </w:r>
      <w:r w:rsidR="00D46903"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vor allem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  <w:r w:rsidR="00F5047D" w:rsidRPr="005E17FF">
        <w:rPr>
          <w:rFonts w:ascii="Arial" w:eastAsia="Times New Roman" w:hAnsi="Arial" w:cs="Arial"/>
          <w:sz w:val="26"/>
          <w:szCs w:val="26"/>
          <w:lang w:eastAsia="de-DE"/>
        </w:rPr>
        <w:t>P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ersöhnlich als auf von den Fähigkeiten her.  </w:t>
      </w:r>
    </w:p>
    <w:p w14:paraId="02010430" w14:textId="466770A2" w:rsidR="00412C42" w:rsidRPr="005E17FF" w:rsidRDefault="0083097A" w:rsidP="00985744">
      <w:pPr>
        <w:spacing w:after="240" w:line="360" w:lineRule="auto"/>
        <w:rPr>
          <w:rFonts w:ascii="Arial" w:eastAsia="Times New Roman" w:hAnsi="Arial" w:cs="Arial"/>
          <w:b/>
          <w:bCs/>
          <w:sz w:val="26"/>
          <w:szCs w:val="26"/>
          <w:lang w:eastAsia="de-DE"/>
        </w:rPr>
      </w:pP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Bis ich dann durch wirklich </w:t>
      </w:r>
      <w:r w:rsidR="00412C42"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richtig gute 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>Arbeit in der Beratung, ein gutes Verständnis für die Prozesse und die wirtschaftlichkeit das eigene</w:t>
      </w:r>
      <w:r w:rsidR="000C7C36" w:rsidRPr="005E17FF">
        <w:rPr>
          <w:rFonts w:ascii="Arial" w:eastAsia="Times New Roman" w:hAnsi="Arial" w:cs="Arial"/>
          <w:sz w:val="26"/>
          <w:szCs w:val="26"/>
          <w:lang w:eastAsia="de-DE"/>
        </w:rPr>
        <w:t>n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Unternehmen</w:t>
      </w:r>
      <w:r w:rsidR="00F5047D" w:rsidRPr="005E17FF">
        <w:rPr>
          <w:rFonts w:ascii="Arial" w:eastAsia="Times New Roman" w:hAnsi="Arial" w:cs="Arial"/>
          <w:sz w:val="26"/>
          <w:szCs w:val="26"/>
          <w:lang w:eastAsia="de-DE"/>
        </w:rPr>
        <w:t>s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BEFÖRDERT WURDE IN DIE POSITION, </w:t>
      </w: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was im </w:t>
      </w:r>
      <w:r w:rsidR="00F5047D"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Konzern </w:t>
      </w: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als Leiter des Geschäftsbetriebs bezeichnet wird.</w:t>
      </w:r>
      <w:r w:rsidR="00F5047D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</w:t>
      </w:r>
      <w:r w:rsidR="00F5047D" w:rsidRPr="005E17FF">
        <w:rPr>
          <w:rFonts w:ascii="Arial" w:eastAsia="Times New Roman" w:hAnsi="Arial" w:cs="Arial"/>
          <w:sz w:val="26"/>
          <w:szCs w:val="26"/>
          <w:lang w:eastAsia="de-DE"/>
        </w:rPr>
        <w:t>So hoch würde ich jetzt nicht greifen</w:t>
      </w:r>
      <w:r w:rsidR="00F5047D">
        <w:rPr>
          <w:rFonts w:ascii="Arial" w:eastAsia="Times New Roman" w:hAnsi="Arial" w:cs="Arial"/>
          <w:sz w:val="26"/>
          <w:szCs w:val="26"/>
          <w:lang w:eastAsia="de-DE"/>
        </w:rPr>
        <w:t>.</w:t>
      </w:r>
      <w:r w:rsidR="00C95C28"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  <w:r w:rsidR="000609D0">
        <w:rPr>
          <w:rFonts w:ascii="Arial" w:eastAsia="Times New Roman" w:hAnsi="Arial" w:cs="Arial"/>
          <w:sz w:val="26"/>
          <w:szCs w:val="26"/>
          <w:lang w:eastAsia="de-DE"/>
        </w:rPr>
        <w:t>Da gehört schon noch mehr dazu</w:t>
      </w:r>
      <w:r w:rsidR="00F5047D">
        <w:rPr>
          <w:rFonts w:ascii="Arial" w:eastAsia="Times New Roman" w:hAnsi="Arial" w:cs="Arial"/>
          <w:sz w:val="26"/>
          <w:szCs w:val="26"/>
          <w:lang w:eastAsia="de-DE"/>
        </w:rPr>
        <w:t xml:space="preserve"> ABer</w:t>
      </w:r>
    </w:p>
    <w:p w14:paraId="3682170B" w14:textId="2CA6C7BC" w:rsidR="003F4299" w:rsidRDefault="0083097A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Seit September bin ich</w:t>
      </w:r>
      <w:r w:rsidR="00F5047D"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  <w:r w:rsidR="00F5047D"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jetzt </w:t>
      </w: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verantwortlich</w:t>
      </w:r>
      <w:r w:rsidR="00F5047D"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dafür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Wöchentlicher Aufgaben zu koordinieren und zu Delegierung an das Team, </w:t>
      </w:r>
      <w:r w:rsidR="00CA3A45"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und </w:t>
      </w:r>
      <w:r w:rsidR="00CA3A45">
        <w:rPr>
          <w:rFonts w:ascii="Arial" w:eastAsia="Times New Roman" w:hAnsi="Arial" w:cs="Arial"/>
          <w:sz w:val="26"/>
          <w:szCs w:val="26"/>
          <w:lang w:eastAsia="de-DE"/>
        </w:rPr>
        <w:t xml:space="preserve">im wesentlichen </w:t>
      </w:r>
      <w:r w:rsidR="00CA3A45" w:rsidRPr="005E17FF">
        <w:rPr>
          <w:rFonts w:ascii="Arial" w:eastAsia="Times New Roman" w:hAnsi="Arial" w:cs="Arial"/>
          <w:sz w:val="26"/>
          <w:szCs w:val="26"/>
          <w:lang w:eastAsia="de-DE"/>
        </w:rPr>
        <w:t>unsere KPIs mönatlich und quartalsweise zu erreichen.</w:t>
      </w:r>
    </w:p>
    <w:p w14:paraId="3F011316" w14:textId="1DB5258B" w:rsidR="00C65BE4" w:rsidRDefault="00BB7CF9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commentRangeStart w:id="2"/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Habe unter anderem</w:t>
      </w:r>
      <w:r w:rsidR="004032DD"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</w:t>
      </w:r>
      <w:r w:rsid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auch </w:t>
      </w: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die Möglichkeit bekommen</w:t>
      </w:r>
      <w:r w:rsidR="004032DD">
        <w:rPr>
          <w:rFonts w:ascii="Arial" w:eastAsia="Times New Roman" w:hAnsi="Arial" w:cs="Arial"/>
          <w:sz w:val="26"/>
          <w:szCs w:val="26"/>
          <w:lang w:eastAsia="de-DE"/>
        </w:rPr>
        <w:t xml:space="preserve"> WEGEN MEINEM guten Auge zum Detail,</w:t>
      </w:r>
      <w:r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  <w:r w:rsidRPr="00C65BE4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mich</w:t>
      </w:r>
      <w:r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  <w:r w:rsidRPr="00BB7CF9">
        <w:rPr>
          <w:rFonts w:ascii="Arial" w:eastAsia="Times New Roman" w:hAnsi="Arial" w:cs="Arial"/>
          <w:sz w:val="26"/>
          <w:szCs w:val="26"/>
          <w:lang w:eastAsia="de-DE"/>
        </w:rPr>
        <w:lastRenderedPageBreak/>
        <w:t xml:space="preserve">mit dem </w:t>
      </w:r>
      <w:r w:rsidRPr="00C65BE4">
        <w:rPr>
          <w:rFonts w:ascii="Arial" w:eastAsia="Times New Roman" w:hAnsi="Arial" w:cs="Arial"/>
          <w:sz w:val="26"/>
          <w:szCs w:val="26"/>
          <w:lang w:eastAsia="de-DE"/>
        </w:rPr>
        <w:t>Thema Bilanzierung &amp; Accounting</w:t>
      </w: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</w:t>
      </w:r>
      <w:r w:rsidR="00C65BE4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                              </w:t>
      </w: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intensiver</w:t>
      </w:r>
      <w:r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 zu beschäftigen. </w:t>
      </w:r>
    </w:p>
    <w:p w14:paraId="7AC2A7B4" w14:textId="47450C99" w:rsidR="00BB7CF9" w:rsidRDefault="00BB7CF9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Mir hat es Spaß gemacht</w:t>
      </w:r>
      <w:r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 mich dort reinzufu</w:t>
      </w:r>
      <w:r w:rsidR="00C95C28">
        <w:rPr>
          <w:rFonts w:ascii="Arial" w:eastAsia="Times New Roman" w:hAnsi="Arial" w:cs="Arial"/>
          <w:sz w:val="26"/>
          <w:szCs w:val="26"/>
          <w:lang w:eastAsia="de-DE"/>
        </w:rPr>
        <w:t>ch</w:t>
      </w:r>
      <w:r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esen, also </w:t>
      </w: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die Einfache Buchführung</w:t>
      </w:r>
      <w:r>
        <w:rPr>
          <w:rFonts w:ascii="Arial" w:eastAsia="Times New Roman" w:hAnsi="Arial" w:cs="Arial"/>
          <w:sz w:val="26"/>
          <w:szCs w:val="26"/>
          <w:lang w:eastAsia="de-DE"/>
        </w:rPr>
        <w:t xml:space="preserve"> zu verstehen.</w:t>
      </w:r>
    </w:p>
    <w:p w14:paraId="3676FC17" w14:textId="30E035BD" w:rsidR="00BB7CF9" w:rsidRDefault="00BB7CF9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Und im </w:t>
      </w:r>
      <w:r w:rsidR="00C95C28"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F</w:t>
      </w: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olgenden </w:t>
      </w:r>
      <w:r w:rsidRPr="00C95C28">
        <w:rPr>
          <w:rFonts w:ascii="Arial" w:eastAsia="Times New Roman" w:hAnsi="Arial" w:cs="Arial"/>
          <w:sz w:val="26"/>
          <w:szCs w:val="26"/>
          <w:lang w:eastAsia="de-DE"/>
        </w:rPr>
        <w:t>immer</w:t>
      </w: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dafür zuständig</w:t>
      </w:r>
      <w:r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  <w:r w:rsidR="000609D0">
        <w:rPr>
          <w:rFonts w:ascii="Arial" w:eastAsia="Times New Roman" w:hAnsi="Arial" w:cs="Arial"/>
          <w:sz w:val="26"/>
          <w:szCs w:val="26"/>
          <w:lang w:eastAsia="de-DE"/>
        </w:rPr>
        <w:t xml:space="preserve">nen </w:t>
      </w:r>
      <w:r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zweiten Prüfenden Blick über </w:t>
      </w: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Bilanz| Buchführung &amp; die Positionen der Einnahmenüberschussrechnung</w:t>
      </w:r>
      <w:r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 zu werfen, und die Umsatzsteuervoranmeldung über Elster zu machen.</w:t>
      </w:r>
      <w:commentRangeEnd w:id="2"/>
      <w:r w:rsidR="00D00857">
        <w:rPr>
          <w:rStyle w:val="Kommentarzeichen"/>
          <w:rFonts w:eastAsia="Times New Roman"/>
        </w:rPr>
        <w:commentReference w:id="2"/>
      </w:r>
    </w:p>
    <w:p w14:paraId="3B8AF48D" w14:textId="164C52DF" w:rsidR="000609D0" w:rsidRDefault="006E4E82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>
        <w:rPr>
          <w:rFonts w:ascii="Arial" w:eastAsia="Times New Roman" w:hAnsi="Arial" w:cs="Arial"/>
          <w:b/>
          <w:bCs/>
          <w:sz w:val="26"/>
          <w:szCs w:val="26"/>
          <w:lang w:eastAsia="de-DE"/>
        </w:rPr>
        <w:t>H</w:t>
      </w:r>
      <w:commentRangeStart w:id="3"/>
      <w:r w:rsidR="00BB7CF9"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abe </w:t>
      </w:r>
      <w:r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dann </w:t>
      </w:r>
      <w:r w:rsidR="00BB7CF9"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immer wieder</w:t>
      </w:r>
      <w:r w:rsidR="00BB7CF9"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 diese Sachen gemacht, Und mich irgendwie parallel gefragt.</w:t>
      </w:r>
      <w:r w:rsidR="00BB7CF9" w:rsidRPr="00BB7CF9">
        <w:t xml:space="preserve"> </w:t>
      </w:r>
      <w:r w:rsidR="00BB7CF9"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Hey Wie sind die Prozesse</w:t>
      </w:r>
      <w:r w:rsidR="00BB7CF9"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 bei </w:t>
      </w:r>
      <w:r>
        <w:rPr>
          <w:rFonts w:ascii="Arial" w:eastAsia="Times New Roman" w:hAnsi="Arial" w:cs="Arial"/>
          <w:sz w:val="26"/>
          <w:szCs w:val="26"/>
          <w:lang w:eastAsia="de-DE"/>
        </w:rPr>
        <w:t xml:space="preserve">so einem </w:t>
      </w:r>
      <w:r w:rsidR="00BB7CF9" w:rsidRPr="00BB7CF9">
        <w:rPr>
          <w:rFonts w:ascii="Arial" w:eastAsia="Times New Roman" w:hAnsi="Arial" w:cs="Arial"/>
          <w:sz w:val="26"/>
          <w:szCs w:val="26"/>
          <w:lang w:eastAsia="de-DE"/>
        </w:rPr>
        <w:t>großen UNternehmen wo ein Aktienkurs existiert, die können das ja nicht einfach so ungeprüft veröffentlichen!</w:t>
      </w:r>
      <w:r w:rsidR="00BB7CF9"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</w:p>
    <w:p w14:paraId="22E02A06" w14:textId="0C80AF1A" w:rsidR="00BB7CF9" w:rsidRDefault="00BB7CF9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Weil wenn das bei</w:t>
      </w:r>
      <w:r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 uns teilweise schon unkoordiniert ist, wie sieht</w:t>
      </w:r>
      <w:r>
        <w:rPr>
          <w:rFonts w:ascii="Arial" w:eastAsia="Times New Roman" w:hAnsi="Arial" w:cs="Arial"/>
          <w:sz w:val="26"/>
          <w:szCs w:val="26"/>
          <w:lang w:eastAsia="de-DE"/>
        </w:rPr>
        <w:t xml:space="preserve"> das</w:t>
      </w:r>
      <w:r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 in dieser Größenordnung </w:t>
      </w:r>
      <w:r w:rsidR="00C95C28">
        <w:rPr>
          <w:rFonts w:ascii="Arial" w:eastAsia="Times New Roman" w:hAnsi="Arial" w:cs="Arial"/>
          <w:sz w:val="26"/>
          <w:szCs w:val="26"/>
          <w:lang w:eastAsia="de-DE"/>
        </w:rPr>
        <w:t>aus mit</w:t>
      </w:r>
      <w:r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 mehr Komplexität</w:t>
      </w:r>
      <w:r>
        <w:rPr>
          <w:rFonts w:ascii="Arial" w:eastAsia="Times New Roman" w:hAnsi="Arial" w:cs="Arial"/>
          <w:sz w:val="26"/>
          <w:szCs w:val="26"/>
          <w:lang w:eastAsia="de-DE"/>
        </w:rPr>
        <w:t>.</w:t>
      </w:r>
    </w:p>
    <w:p w14:paraId="5F4077E9" w14:textId="77777777" w:rsidR="00C65BE4" w:rsidRDefault="00BB7CF9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Dann habe ich mich </w:t>
      </w:r>
      <w:r w:rsidR="00D00857"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weiter </w:t>
      </w: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damit beschäftigt,</w:t>
      </w:r>
      <w:r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 Bin dann auf das Thema Audit gestoßen. </w:t>
      </w:r>
    </w:p>
    <w:p w14:paraId="5941F9DB" w14:textId="1B351A59" w:rsidR="00BB7CF9" w:rsidRPr="00BB7CF9" w:rsidRDefault="00BB7CF9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BB7CF9">
        <w:rPr>
          <w:rFonts w:ascii="Arial" w:eastAsia="Times New Roman" w:hAnsi="Arial" w:cs="Arial"/>
          <w:sz w:val="26"/>
          <w:szCs w:val="26"/>
          <w:lang w:eastAsia="de-DE"/>
        </w:rPr>
        <w:lastRenderedPageBreak/>
        <w:t xml:space="preserve">Fand das </w:t>
      </w:r>
      <w:r w:rsidRPr="006E4E82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total Spannend</w:t>
      </w:r>
      <w:r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 dass man </w:t>
      </w: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diese Zahlen von Außen genau verstehen muss</w:t>
      </w:r>
      <w:r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 und </w:t>
      </w: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sich da reinfuchsen darf.</w:t>
      </w:r>
      <w:r w:rsidRPr="00BB7CF9"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  <w:commentRangeEnd w:id="3"/>
      <w:r w:rsidR="00D00857">
        <w:rPr>
          <w:rStyle w:val="Kommentarzeichen"/>
          <w:rFonts w:eastAsia="Times New Roman"/>
        </w:rPr>
        <w:commentReference w:id="3"/>
      </w:r>
    </w:p>
    <w:p w14:paraId="55D2F6E7" w14:textId="5F4BD52E" w:rsidR="00BB7CF9" w:rsidRPr="00BB7CF9" w:rsidRDefault="00BB7CF9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BB7CF9">
        <w:rPr>
          <w:rFonts w:ascii="Arial" w:eastAsia="Times New Roman" w:hAnsi="Arial" w:cs="Arial"/>
          <w:sz w:val="26"/>
          <w:szCs w:val="26"/>
          <w:lang w:eastAsia="de-DE"/>
        </w:rPr>
        <w:t>In diesem Zuge auch Wirecard, Volkswagen etc gestoßen. UND…</w:t>
      </w:r>
      <w:commentRangeStart w:id="4"/>
    </w:p>
    <w:p w14:paraId="69D4B922" w14:textId="202F356F" w:rsidR="00BB7CF9" w:rsidRPr="00D00857" w:rsidRDefault="00BB7CF9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Und ….</w:t>
      </w:r>
      <w:r w:rsidRPr="00BB7CF9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Gemerkt wie enorm wichtig die Wirtschaftsprüfung ist,,</w:t>
      </w:r>
      <w:r w:rsidRPr="00C95C28">
        <w:rPr>
          <w:rFonts w:ascii="Arial" w:eastAsia="Times New Roman" w:hAnsi="Arial" w:cs="Arial"/>
          <w:sz w:val="26"/>
          <w:szCs w:val="26"/>
          <w:lang w:eastAsia="de-DE"/>
        </w:rPr>
        <w:t xml:space="preserve"> damit unsere </w:t>
      </w: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Wirtschaft und die Börsen</w:t>
      </w:r>
      <w:r w:rsidRPr="00C95C28"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  <w:commentRangeEnd w:id="4"/>
      <w:r w:rsidR="00C65BE4">
        <w:rPr>
          <w:rStyle w:val="Kommentarzeichen"/>
          <w:rFonts w:eastAsia="Times New Roman"/>
        </w:rPr>
        <w:commentReference w:id="4"/>
      </w:r>
      <w:r w:rsidRPr="00C95C28">
        <w:rPr>
          <w:rFonts w:ascii="Arial" w:eastAsia="Times New Roman" w:hAnsi="Arial" w:cs="Arial"/>
          <w:sz w:val="26"/>
          <w:szCs w:val="26"/>
          <w:lang w:eastAsia="de-DE"/>
        </w:rPr>
        <w:t xml:space="preserve">funktionieren können. Denn worauf die alle aufbauen ist auf Vertrauen! </w:t>
      </w:r>
    </w:p>
    <w:p w14:paraId="49415064" w14:textId="1F0250DA" w:rsidR="00BB7CF9" w:rsidRPr="00C95C28" w:rsidRDefault="00BB7CF9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Wirtschaftsprüfungen sorgen</w:t>
      </w:r>
      <w:r w:rsidRPr="00C95C28">
        <w:rPr>
          <w:rFonts w:ascii="Arial" w:eastAsia="Times New Roman" w:hAnsi="Arial" w:cs="Arial"/>
          <w:sz w:val="26"/>
          <w:szCs w:val="26"/>
          <w:lang w:eastAsia="de-DE"/>
        </w:rPr>
        <w:t xml:space="preserve"> letztendlich durch die </w:t>
      </w: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jährlichen Prüfungen</w:t>
      </w:r>
      <w:r w:rsidRPr="00C95C28">
        <w:rPr>
          <w:rFonts w:ascii="Arial" w:eastAsia="Times New Roman" w:hAnsi="Arial" w:cs="Arial"/>
          <w:sz w:val="26"/>
          <w:szCs w:val="26"/>
          <w:lang w:eastAsia="de-DE"/>
        </w:rPr>
        <w:t xml:space="preserve"> dafür, dass dieses Vertrauen gestärkt wird &amp; </w:t>
      </w: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Gesetliche Betimmungen, </w:t>
      </w:r>
      <w:r w:rsidR="00970A1E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von den Unternehmen </w:t>
      </w:r>
      <w:r w:rsidRPr="00C95C28">
        <w:rPr>
          <w:rFonts w:ascii="Arial" w:eastAsia="Times New Roman" w:hAnsi="Arial" w:cs="Arial"/>
          <w:sz w:val="26"/>
          <w:szCs w:val="26"/>
          <w:lang w:eastAsia="de-DE"/>
        </w:rPr>
        <w:t>eingehalten werden</w:t>
      </w:r>
    </w:p>
    <w:p w14:paraId="0265B022" w14:textId="14D6CE27" w:rsidR="00BB7CF9" w:rsidRPr="00BB7CF9" w:rsidRDefault="00BB7CF9" w:rsidP="00985744">
      <w:pPr>
        <w:spacing w:after="240" w:line="360" w:lineRule="auto"/>
        <w:rPr>
          <w:rFonts w:ascii="Arial" w:eastAsia="Times New Roman" w:hAnsi="Arial" w:cs="Arial"/>
          <w:b/>
          <w:bCs/>
          <w:sz w:val="26"/>
          <w:szCs w:val="26"/>
          <w:lang w:eastAsia="de-DE"/>
        </w:rPr>
      </w:pPr>
      <w:r w:rsidRPr="00BB7CF9">
        <w:rPr>
          <w:rFonts w:ascii="Cambria Math" w:eastAsia="Times New Roman" w:hAnsi="Cambria Math" w:cs="Cambria Math"/>
          <w:b/>
          <w:bCs/>
          <w:sz w:val="26"/>
          <w:szCs w:val="26"/>
          <w:lang w:eastAsia="de-DE"/>
        </w:rPr>
        <w:t>⇒</w:t>
      </w:r>
      <w:r w:rsidRPr="00BB7CF9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Wir haben hier </w:t>
      </w:r>
      <w:r w:rsidRPr="00985744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praktisch</w:t>
      </w:r>
      <w:r w:rsidRPr="00BB7CF9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eine dritte Partei, d</w:t>
      </w:r>
      <w:r w:rsidRPr="00C95C28">
        <w:rPr>
          <w:rFonts w:ascii="Arial" w:eastAsia="Times New Roman" w:hAnsi="Arial" w:cs="Arial"/>
          <w:sz w:val="26"/>
          <w:szCs w:val="26"/>
          <w:lang w:eastAsia="de-DE"/>
        </w:rPr>
        <w:t>ie uns DAS nochmal bestätigt!!</w:t>
      </w:r>
    </w:p>
    <w:p w14:paraId="59AC2444" w14:textId="6D6677F6" w:rsidR="00BB7CF9" w:rsidRPr="006E4E82" w:rsidRDefault="00BB7CF9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BB7CF9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- </w:t>
      </w:r>
      <w:r w:rsidRPr="00BB7CF9">
        <w:rPr>
          <w:rFonts w:ascii="Cambria Math" w:eastAsia="Times New Roman" w:hAnsi="Cambria Math" w:cs="Cambria Math"/>
          <w:b/>
          <w:bCs/>
          <w:sz w:val="26"/>
          <w:szCs w:val="26"/>
          <w:lang w:eastAsia="de-DE"/>
        </w:rPr>
        <w:t>⇒</w:t>
      </w:r>
      <w:r w:rsidRPr="00BB7CF9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Dadurch steigt unser Vertrauen </w:t>
      </w:r>
      <w:r w:rsidRPr="004F059D">
        <w:rPr>
          <w:rFonts w:ascii="Arial" w:eastAsia="Times New Roman" w:hAnsi="Arial" w:cs="Arial"/>
          <w:sz w:val="26"/>
          <w:szCs w:val="26"/>
          <w:lang w:eastAsia="de-DE"/>
        </w:rPr>
        <w:t>dadurch steigt die</w:t>
      </w:r>
      <w:r w:rsidRPr="00BB7CF9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Investitionsbereitschaft</w:t>
      </w:r>
      <w:r w:rsidR="00D00857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</w:t>
      </w:r>
      <w:r w:rsidRPr="006E4E82">
        <w:rPr>
          <w:rFonts w:ascii="Arial" w:eastAsia="Times New Roman" w:hAnsi="Arial" w:cs="Arial"/>
          <w:sz w:val="26"/>
          <w:szCs w:val="26"/>
          <w:lang w:eastAsia="de-DE"/>
        </w:rPr>
        <w:t xml:space="preserve">Das sorgt letztendlich dafür dass unsere Wirtschaft besser </w:t>
      </w:r>
      <w:commentRangeStart w:id="5"/>
      <w:r w:rsidRPr="006E4E82">
        <w:rPr>
          <w:rFonts w:ascii="Arial" w:eastAsia="Times New Roman" w:hAnsi="Arial" w:cs="Arial"/>
          <w:sz w:val="26"/>
          <w:szCs w:val="26"/>
          <w:lang w:eastAsia="de-DE"/>
        </w:rPr>
        <w:t>funktioniert</w:t>
      </w:r>
      <w:commentRangeEnd w:id="5"/>
      <w:r w:rsidR="00D00857" w:rsidRPr="006E4E82">
        <w:rPr>
          <w:rStyle w:val="Kommentarzeichen"/>
          <w:rFonts w:eastAsia="Times New Roman"/>
        </w:rPr>
        <w:commentReference w:id="5"/>
      </w:r>
    </w:p>
    <w:p w14:paraId="6DDCC9F3" w14:textId="7898DBCC" w:rsidR="00BB7CF9" w:rsidRPr="006E4E82" w:rsidRDefault="00BB7CF9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6E4E82">
        <w:rPr>
          <w:rFonts w:ascii="Arial" w:eastAsia="Times New Roman" w:hAnsi="Arial" w:cs="Arial"/>
          <w:sz w:val="26"/>
          <w:szCs w:val="26"/>
          <w:lang w:eastAsia="de-DE"/>
        </w:rPr>
        <w:t>- Das heißt</w:t>
      </w:r>
      <w:r w:rsidRPr="00BB7CF9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Audit </w:t>
      </w:r>
      <w:r w:rsidRPr="006E4E82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ist so ein</w:t>
      </w:r>
      <w:r w:rsidRPr="00BB7CF9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wenig das </w:t>
      </w:r>
      <w:r w:rsidR="00C65BE4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Schmieröl</w:t>
      </w:r>
      <w:r w:rsidRPr="00BB7CF9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</w:t>
      </w:r>
      <w:r w:rsidRPr="006E4E82">
        <w:rPr>
          <w:rFonts w:ascii="Arial" w:eastAsia="Times New Roman" w:hAnsi="Arial" w:cs="Arial"/>
          <w:sz w:val="26"/>
          <w:szCs w:val="26"/>
          <w:lang w:eastAsia="de-DE"/>
        </w:rPr>
        <w:t>der Wirtschaft</w:t>
      </w:r>
      <w:r w:rsidR="00C65BE4">
        <w:rPr>
          <w:rFonts w:ascii="Arial" w:eastAsia="Times New Roman" w:hAnsi="Arial" w:cs="Arial"/>
          <w:sz w:val="26"/>
          <w:szCs w:val="26"/>
          <w:lang w:eastAsia="de-DE"/>
        </w:rPr>
        <w:t xml:space="preserve"> &amp; der</w:t>
      </w:r>
      <w:r w:rsidRPr="006E4E82">
        <w:rPr>
          <w:rFonts w:ascii="Arial" w:eastAsia="Times New Roman" w:hAnsi="Arial" w:cs="Arial"/>
          <w:sz w:val="26"/>
          <w:szCs w:val="26"/>
          <w:lang w:eastAsia="de-DE"/>
        </w:rPr>
        <w:t xml:space="preserve"> Börsen</w:t>
      </w:r>
      <w:r w:rsidR="00C65BE4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, denn </w:t>
      </w:r>
      <w:r w:rsidRPr="006E4E82">
        <w:rPr>
          <w:rFonts w:ascii="Arial" w:eastAsia="Times New Roman" w:hAnsi="Arial" w:cs="Arial"/>
          <w:sz w:val="26"/>
          <w:szCs w:val="26"/>
          <w:lang w:eastAsia="de-DE"/>
        </w:rPr>
        <w:t xml:space="preserve">Die würden weniger gut </w:t>
      </w:r>
      <w:r w:rsidRPr="006E4E82">
        <w:rPr>
          <w:rFonts w:ascii="Arial" w:eastAsia="Times New Roman" w:hAnsi="Arial" w:cs="Arial"/>
          <w:sz w:val="26"/>
          <w:szCs w:val="26"/>
          <w:lang w:eastAsia="de-DE"/>
        </w:rPr>
        <w:lastRenderedPageBreak/>
        <w:t>funktionieren, wenn die Unternehmen nicht geprüft würden.</w:t>
      </w:r>
    </w:p>
    <w:p w14:paraId="5A47C0BF" w14:textId="6B818924" w:rsidR="005A490B" w:rsidRPr="006E4E82" w:rsidRDefault="00A635B3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6E4E82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Und deshalb</w:t>
      </w:r>
      <w:r w:rsidRPr="006E4E82">
        <w:rPr>
          <w:rFonts w:ascii="Arial" w:eastAsia="Times New Roman" w:hAnsi="Arial" w:cs="Arial"/>
          <w:sz w:val="26"/>
          <w:szCs w:val="26"/>
          <w:lang w:eastAsia="de-DE"/>
        </w:rPr>
        <w:t xml:space="preserve"> sehe ich einfach eine </w:t>
      </w:r>
      <w:r w:rsidRPr="006E4E82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sehr gute Möglichkeit </w:t>
      </w:r>
      <w:commentRangeStart w:id="6"/>
      <w:r w:rsidRPr="006E4E82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im Audit</w:t>
      </w:r>
      <w:r w:rsidRPr="006E4E82"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  <w:commentRangeEnd w:id="6"/>
      <w:r w:rsidRPr="006E4E82">
        <w:rPr>
          <w:rStyle w:val="Kommentarzeichen"/>
          <w:rFonts w:eastAsia="Times New Roman"/>
        </w:rPr>
        <w:commentReference w:id="6"/>
      </w:r>
      <w:r w:rsidRPr="006E4E82">
        <w:rPr>
          <w:rFonts w:ascii="Arial" w:eastAsia="Times New Roman" w:hAnsi="Arial" w:cs="Arial"/>
          <w:sz w:val="26"/>
          <w:szCs w:val="26"/>
          <w:lang w:eastAsia="de-DE"/>
        </w:rPr>
        <w:t xml:space="preserve">mein </w:t>
      </w:r>
      <w:r w:rsidRPr="006E4E82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Interesse für Wirtschaft </w:t>
      </w:r>
      <w:r w:rsidRPr="006E4E82">
        <w:rPr>
          <w:rFonts w:ascii="Arial" w:eastAsia="Times New Roman" w:hAnsi="Arial" w:cs="Arial"/>
          <w:sz w:val="26"/>
          <w:szCs w:val="26"/>
          <w:lang w:eastAsia="de-DE"/>
        </w:rPr>
        <w:t xml:space="preserve">und meine Fähigkeit einzusetzen, die ich über die letzten Jahre aufbauen konnte. </w:t>
      </w:r>
      <w:r w:rsidRPr="006E4E82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vor allem eben </w:t>
      </w:r>
      <w:r w:rsidRPr="006E4E82">
        <w:rPr>
          <w:rFonts w:ascii="Arial" w:eastAsia="Times New Roman" w:hAnsi="Arial" w:cs="Arial"/>
          <w:sz w:val="26"/>
          <w:szCs w:val="26"/>
          <w:lang w:eastAsia="de-DE"/>
        </w:rPr>
        <w:t>mein</w:t>
      </w:r>
      <w:r w:rsidRPr="006E4E82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Auge fürs Detail.</w:t>
      </w:r>
    </w:p>
    <w:p w14:paraId="62EC9E29" w14:textId="01A9D8BB" w:rsidR="003B0D86" w:rsidRPr="005E17FF" w:rsidRDefault="0083097A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Werde dazu auch Markies-Media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zum Ende diesen Monats </w:t>
      </w:r>
      <w:r w:rsidR="00F437E5" w:rsidRPr="005E17FF">
        <w:rPr>
          <w:rFonts w:ascii="Arial" w:eastAsia="Times New Roman" w:hAnsi="Arial" w:cs="Arial"/>
          <w:sz w:val="26"/>
          <w:szCs w:val="26"/>
          <w:lang w:eastAsia="de-DE"/>
        </w:rPr>
        <w:t>verlassen</w:t>
      </w:r>
      <w:r w:rsidR="000F5AFB">
        <w:rPr>
          <w:rFonts w:ascii="Arial" w:eastAsia="Times New Roman" w:hAnsi="Arial" w:cs="Arial"/>
          <w:sz w:val="26"/>
          <w:szCs w:val="26"/>
          <w:lang w:eastAsia="de-DE"/>
        </w:rPr>
        <w:t xml:space="preserve">. </w:t>
      </w:r>
    </w:p>
    <w:p w14:paraId="37325EBB" w14:textId="2C2A83CF" w:rsidR="00D00857" w:rsidRPr="005E17FF" w:rsidRDefault="00D00857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Im gleichen Zuge bin ich </w:t>
      </w: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Auf </w:t>
      </w:r>
      <w:r>
        <w:rPr>
          <w:rFonts w:ascii="Arial" w:eastAsia="Times New Roman" w:hAnsi="Arial" w:cs="Arial"/>
          <w:b/>
          <w:bCs/>
          <w:sz w:val="26"/>
          <w:szCs w:val="26"/>
          <w:lang w:eastAsia="de-DE"/>
        </w:rPr>
        <w:t>BDO</w:t>
      </w: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</w:t>
      </w:r>
      <w:r w:rsidRPr="008C424E">
        <w:rPr>
          <w:rFonts w:ascii="Arial" w:eastAsia="Times New Roman" w:hAnsi="Arial" w:cs="Arial"/>
          <w:sz w:val="26"/>
          <w:szCs w:val="26"/>
          <w:lang w:eastAsia="de-DE"/>
        </w:rPr>
        <w:t xml:space="preserve">aufmerksam </w:t>
      </w:r>
      <w:r>
        <w:rPr>
          <w:rFonts w:ascii="Arial" w:eastAsia="Times New Roman" w:hAnsi="Arial" w:cs="Arial"/>
          <w:sz w:val="26"/>
          <w:szCs w:val="26"/>
          <w:lang w:eastAsia="de-DE"/>
        </w:rPr>
        <w:t>geworden. T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atsächlich im Gespräch mit einem ihrer ehemaligen Praktikanten. Dem </w:t>
      </w:r>
      <w:r w:rsidRPr="00036813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Aishwin Arora</w:t>
      </w: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.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Er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war bis </w:t>
      </w:r>
      <w:r>
        <w:rPr>
          <w:rFonts w:ascii="Arial" w:eastAsia="Times New Roman" w:hAnsi="Arial" w:cs="Arial"/>
          <w:sz w:val="26"/>
          <w:szCs w:val="26"/>
          <w:lang w:eastAsia="de-DE"/>
        </w:rPr>
        <w:t xml:space="preserve">zum </w:t>
      </w:r>
      <w:r w:rsidRPr="006E4E82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ersten dieses Jahres</w:t>
      </w:r>
      <w:r>
        <w:rPr>
          <w:rFonts w:ascii="Arial" w:eastAsia="Times New Roman" w:hAnsi="Arial" w:cs="Arial"/>
          <w:sz w:val="26"/>
          <w:szCs w:val="26"/>
          <w:lang w:eastAsia="de-DE"/>
        </w:rPr>
        <w:t xml:space="preserve"> Pra</w:t>
      </w:r>
      <w:r w:rsidR="006E4E82">
        <w:rPr>
          <w:rFonts w:ascii="Arial" w:eastAsia="Times New Roman" w:hAnsi="Arial" w:cs="Arial"/>
          <w:sz w:val="26"/>
          <w:szCs w:val="26"/>
          <w:lang w:eastAsia="de-DE"/>
        </w:rPr>
        <w:t>k</w:t>
      </w:r>
      <w:r>
        <w:rPr>
          <w:rFonts w:ascii="Arial" w:eastAsia="Times New Roman" w:hAnsi="Arial" w:cs="Arial"/>
          <w:sz w:val="26"/>
          <w:szCs w:val="26"/>
          <w:lang w:eastAsia="de-DE"/>
        </w:rPr>
        <w:t>tikant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in ihrem </w:t>
      </w:r>
      <w:r>
        <w:rPr>
          <w:rFonts w:ascii="Arial" w:eastAsia="Times New Roman" w:hAnsi="Arial" w:cs="Arial"/>
          <w:sz w:val="26"/>
          <w:szCs w:val="26"/>
          <w:lang w:eastAsia="de-DE"/>
        </w:rPr>
        <w:t>Hamburger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 Office</w:t>
      </w:r>
      <w:r>
        <w:rPr>
          <w:rFonts w:ascii="Arial" w:eastAsia="Times New Roman" w:hAnsi="Arial" w:cs="Arial"/>
          <w:sz w:val="26"/>
          <w:szCs w:val="26"/>
          <w:lang w:eastAsia="de-DE"/>
        </w:rPr>
        <w:t xml:space="preserve"> im </w:t>
      </w:r>
      <w:r w:rsidR="0049606C">
        <w:rPr>
          <w:rFonts w:ascii="Arial" w:eastAsia="Times New Roman" w:hAnsi="Arial" w:cs="Arial"/>
          <w:sz w:val="26"/>
          <w:szCs w:val="26"/>
          <w:lang w:eastAsia="de-DE"/>
        </w:rPr>
        <w:t>Audit.</w:t>
      </w:r>
    </w:p>
    <w:p w14:paraId="2268FAE9" w14:textId="77777777" w:rsidR="00D00857" w:rsidRPr="005E17FF" w:rsidRDefault="00D00857" w:rsidP="00985744">
      <w:pPr>
        <w:spacing w:after="240" w:line="360" w:lineRule="auto"/>
        <w:rPr>
          <w:rFonts w:ascii="Arial" w:eastAsia="Times New Roman" w:hAnsi="Arial" w:cs="Arial"/>
          <w:b/>
          <w:bCs/>
          <w:sz w:val="26"/>
          <w:szCs w:val="26"/>
          <w:lang w:eastAsia="de-DE"/>
        </w:rPr>
      </w:pP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Er hat mir 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>von erzählt,</w:t>
      </w: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</w:t>
      </w:r>
      <w:r w:rsidRPr="005E17FF">
        <w:rPr>
          <w:rFonts w:ascii="Arial" w:eastAsia="Times New Roman" w:hAnsi="Arial" w:cs="Arial"/>
          <w:sz w:val="26"/>
          <w:szCs w:val="26"/>
          <w:lang w:eastAsia="de-DE"/>
        </w:rPr>
        <w:t xml:space="preserve">dass </w:t>
      </w: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ihm bei </w:t>
      </w:r>
      <w:r>
        <w:rPr>
          <w:rFonts w:ascii="Arial" w:eastAsia="Times New Roman" w:hAnsi="Arial" w:cs="Arial"/>
          <w:b/>
          <w:bCs/>
          <w:sz w:val="26"/>
          <w:szCs w:val="26"/>
          <w:lang w:eastAsia="de-DE"/>
        </w:rPr>
        <w:t>BDO</w:t>
      </w: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am Meisten </w:t>
      </w:r>
    </w:p>
    <w:p w14:paraId="306E815B" w14:textId="6E44CB27" w:rsidR="00D00857" w:rsidRDefault="00D00857" w:rsidP="00985744">
      <w:pPr>
        <w:spacing w:after="240" w:line="360" w:lineRule="auto"/>
        <w:rPr>
          <w:rFonts w:ascii="Arial" w:eastAsia="Times New Roman" w:hAnsi="Arial" w:cs="Arial"/>
          <w:b/>
          <w:bCs/>
          <w:sz w:val="26"/>
          <w:szCs w:val="26"/>
          <w:lang w:eastAsia="de-DE"/>
        </w:rPr>
      </w:pPr>
      <w:r>
        <w:rPr>
          <w:rFonts w:ascii="Arial" w:eastAsia="Times New Roman" w:hAnsi="Arial" w:cs="Arial"/>
          <w:b/>
          <w:bCs/>
          <w:sz w:val="26"/>
          <w:szCs w:val="26"/>
          <w:lang w:eastAsia="de-DE"/>
        </w:rPr>
        <w:t>Die</w:t>
      </w: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.</w:t>
      </w:r>
      <w:r>
        <w:rPr>
          <w:rFonts w:ascii="Arial" w:eastAsia="Times New Roman" w:hAnsi="Arial" w:cs="Arial"/>
          <w:b/>
          <w:bCs/>
          <w:sz w:val="26"/>
          <w:szCs w:val="26"/>
          <w:lang w:eastAsia="de-DE"/>
        </w:rPr>
        <w:t>Teamdanymik</w:t>
      </w:r>
      <w:r w:rsidRPr="005E17FF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</w:t>
      </w:r>
      <w:r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gefallen hat z.B als in der Bussy Season </w:t>
      </w:r>
      <w:r w:rsidR="000609D0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über Wochen v</w:t>
      </w:r>
      <w:r>
        <w:rPr>
          <w:rFonts w:ascii="Arial" w:eastAsia="Times New Roman" w:hAnsi="Arial" w:cs="Arial"/>
          <w:b/>
          <w:bCs/>
          <w:sz w:val="26"/>
          <w:szCs w:val="26"/>
          <w:lang w:eastAsia="de-DE"/>
        </w:rPr>
        <w:t>on morgens bis spät Abends gearbeitet wurden &amp; das Team super harmoni</w:t>
      </w:r>
      <w:r w:rsidR="00695F40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e</w:t>
      </w:r>
      <w:r>
        <w:rPr>
          <w:rFonts w:ascii="Arial" w:eastAsia="Times New Roman" w:hAnsi="Arial" w:cs="Arial"/>
          <w:b/>
          <w:bCs/>
          <w:sz w:val="26"/>
          <w:szCs w:val="26"/>
          <w:lang w:eastAsia="de-DE"/>
        </w:rPr>
        <w:t>rt hat</w:t>
      </w:r>
      <w:commentRangeStart w:id="7"/>
      <w:r>
        <w:rPr>
          <w:rFonts w:ascii="Arial" w:eastAsia="Times New Roman" w:hAnsi="Arial" w:cs="Arial"/>
          <w:b/>
          <w:bCs/>
          <w:sz w:val="26"/>
          <w:szCs w:val="26"/>
          <w:lang w:eastAsia="de-DE"/>
        </w:rPr>
        <w:t>.</w:t>
      </w:r>
      <w:commentRangeEnd w:id="7"/>
      <w:r w:rsidR="008B5869">
        <w:rPr>
          <w:rStyle w:val="Kommentarzeichen"/>
          <w:rFonts w:eastAsia="Times New Roman"/>
        </w:rPr>
        <w:commentReference w:id="7"/>
      </w:r>
    </w:p>
    <w:p w14:paraId="61CA9726" w14:textId="1EF1DAF8" w:rsidR="008B5869" w:rsidRDefault="008B5869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commentRangeStart w:id="8"/>
      <w:commentRangeStart w:id="9"/>
      <w:r w:rsidRPr="00985744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Und ,mir geraten zu BDO zugehen</w:t>
      </w:r>
      <w:r w:rsidRPr="008B5869"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  <w:r w:rsidRPr="00985744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wenn </w:t>
      </w:r>
      <w:r w:rsidRPr="008B5869">
        <w:rPr>
          <w:rFonts w:ascii="Arial" w:eastAsia="Times New Roman" w:hAnsi="Arial" w:cs="Arial"/>
          <w:sz w:val="26"/>
          <w:szCs w:val="26"/>
          <w:lang w:eastAsia="de-DE"/>
        </w:rPr>
        <w:t xml:space="preserve">ich eine </w:t>
      </w:r>
      <w:r w:rsidRPr="00985744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lehrreich Erfahrung</w:t>
      </w:r>
      <w:r w:rsidRPr="008B5869">
        <w:rPr>
          <w:rFonts w:ascii="Arial" w:eastAsia="Times New Roman" w:hAnsi="Arial" w:cs="Arial"/>
          <w:sz w:val="26"/>
          <w:szCs w:val="26"/>
          <w:lang w:eastAsia="de-DE"/>
        </w:rPr>
        <w:t xml:space="preserve"> bei einer Top Wirtschaftsprüfung haben möchte &amp; in einer </w:t>
      </w:r>
      <w:r>
        <w:rPr>
          <w:rFonts w:ascii="Arial" w:eastAsia="Times New Roman" w:hAnsi="Arial" w:cs="Arial"/>
          <w:sz w:val="26"/>
          <w:szCs w:val="26"/>
          <w:lang w:eastAsia="de-DE"/>
        </w:rPr>
        <w:t xml:space="preserve">dynamischen </w:t>
      </w:r>
      <w:r w:rsidRPr="008B5869">
        <w:rPr>
          <w:rFonts w:ascii="Arial" w:eastAsia="Times New Roman" w:hAnsi="Arial" w:cs="Arial"/>
          <w:sz w:val="26"/>
          <w:szCs w:val="26"/>
          <w:lang w:eastAsia="de-DE"/>
        </w:rPr>
        <w:lastRenderedPageBreak/>
        <w:t xml:space="preserve">Umgebung Arbeiten </w:t>
      </w:r>
      <w:r>
        <w:rPr>
          <w:rFonts w:ascii="Arial" w:eastAsia="Times New Roman" w:hAnsi="Arial" w:cs="Arial"/>
          <w:sz w:val="26"/>
          <w:szCs w:val="26"/>
          <w:lang w:eastAsia="de-DE"/>
        </w:rPr>
        <w:t xml:space="preserve">möchte </w:t>
      </w:r>
      <w:r w:rsidRPr="008B5869">
        <w:rPr>
          <w:rFonts w:ascii="Arial" w:eastAsia="Times New Roman" w:hAnsi="Arial" w:cs="Arial"/>
          <w:sz w:val="26"/>
          <w:szCs w:val="26"/>
          <w:lang w:eastAsia="de-DE"/>
        </w:rPr>
        <w:t xml:space="preserve">in der man sich gegenseitig Applaudiert wenn gute Arbeit entsteht. </w:t>
      </w:r>
      <w:commentRangeEnd w:id="9"/>
      <w:r w:rsidR="00586E70">
        <w:rPr>
          <w:rStyle w:val="Kommentarzeichen"/>
          <w:rFonts w:eastAsia="Times New Roman"/>
        </w:rPr>
        <w:commentReference w:id="9"/>
      </w:r>
    </w:p>
    <w:p w14:paraId="284646D9" w14:textId="3C186C5C" w:rsidR="008B5869" w:rsidRPr="008B5869" w:rsidRDefault="008B5869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  <w:r w:rsidRPr="008B5869">
        <w:rPr>
          <w:rFonts w:ascii="Arial" w:eastAsia="Times New Roman" w:hAnsi="Arial" w:cs="Arial"/>
          <w:sz w:val="26"/>
          <w:szCs w:val="26"/>
          <w:lang w:eastAsia="de-DE"/>
        </w:rPr>
        <w:t xml:space="preserve">Zumal </w:t>
      </w:r>
      <w:r w:rsidR="000C46E2">
        <w:rPr>
          <w:rFonts w:ascii="Arial" w:eastAsia="Times New Roman" w:hAnsi="Arial" w:cs="Arial"/>
          <w:sz w:val="26"/>
          <w:szCs w:val="26"/>
          <w:lang w:eastAsia="de-DE"/>
        </w:rPr>
        <w:t>ich</w:t>
      </w:r>
      <w:r w:rsidRPr="008B5869">
        <w:rPr>
          <w:rFonts w:ascii="Arial" w:eastAsia="Times New Roman" w:hAnsi="Arial" w:cs="Arial"/>
          <w:sz w:val="26"/>
          <w:szCs w:val="26"/>
          <w:lang w:eastAsia="de-DE"/>
        </w:rPr>
        <w:t xml:space="preserve"> bei BDO das Gefühl ha</w:t>
      </w:r>
      <w:r w:rsidR="00C44E75">
        <w:rPr>
          <w:rFonts w:ascii="Arial" w:eastAsia="Times New Roman" w:hAnsi="Arial" w:cs="Arial"/>
          <w:sz w:val="26"/>
          <w:szCs w:val="26"/>
          <w:lang w:eastAsia="de-DE"/>
        </w:rPr>
        <w:t>be</w:t>
      </w:r>
      <w:r w:rsidRPr="008B5869">
        <w:rPr>
          <w:rFonts w:ascii="Arial" w:eastAsia="Times New Roman" w:hAnsi="Arial" w:cs="Arial"/>
          <w:sz w:val="26"/>
          <w:szCs w:val="26"/>
          <w:lang w:eastAsia="de-DE"/>
        </w:rPr>
        <w:t xml:space="preserve"> die Arbeitseinstellung &amp; Werte im Inneren Die Ergebnisse im Außen wiederspeigeln </w:t>
      </w:r>
      <w:r>
        <w:t xml:space="preserve">Und ich denke das Prüfungsmandat für SAP </w:t>
      </w:r>
      <w:r w:rsidR="000C46E2">
        <w:t xml:space="preserve">in diesem </w:t>
      </w:r>
      <w:r>
        <w:t xml:space="preserve"> Geschäftsjahr ist der </w:t>
      </w:r>
      <w:r>
        <w:t xml:space="preserve">beste </w:t>
      </w:r>
      <w:r>
        <w:t xml:space="preserve">Beweis dafür. </w:t>
      </w:r>
      <w:commentRangeEnd w:id="8"/>
      <w:r>
        <w:rPr>
          <w:rStyle w:val="Kommentarzeichen"/>
          <w:rFonts w:eastAsia="Times New Roman"/>
        </w:rPr>
        <w:commentReference w:id="8"/>
      </w:r>
      <w:commentRangeStart w:id="10"/>
      <w:commentRangeEnd w:id="10"/>
      <w:r w:rsidR="000C46E2">
        <w:rPr>
          <w:rStyle w:val="Kommentarzeichen"/>
          <w:rFonts w:eastAsia="Times New Roman"/>
        </w:rPr>
        <w:commentReference w:id="10"/>
      </w:r>
    </w:p>
    <w:p w14:paraId="6CFE1545" w14:textId="77777777" w:rsidR="004C4656" w:rsidRDefault="004C4656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</w:p>
    <w:p w14:paraId="4FC09C74" w14:textId="77777777" w:rsidR="004C4656" w:rsidRPr="005E17FF" w:rsidRDefault="004C4656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</w:p>
    <w:p w14:paraId="4F2625FD" w14:textId="77777777" w:rsidR="0083097A" w:rsidRPr="005E17FF" w:rsidRDefault="0083097A" w:rsidP="00985744">
      <w:pPr>
        <w:spacing w:after="240" w:line="360" w:lineRule="auto"/>
        <w:rPr>
          <w:rFonts w:ascii="Arial" w:eastAsia="Times New Roman" w:hAnsi="Arial" w:cs="Arial"/>
          <w:sz w:val="26"/>
          <w:szCs w:val="26"/>
          <w:lang w:eastAsia="de-DE"/>
        </w:rPr>
      </w:pPr>
    </w:p>
    <w:p w14:paraId="18BB28DD" w14:textId="77777777" w:rsidR="00563D4F" w:rsidRPr="005E17FF" w:rsidRDefault="00563D4F" w:rsidP="00985744">
      <w:pPr>
        <w:spacing w:after="240" w:line="360" w:lineRule="auto"/>
        <w:rPr>
          <w:rFonts w:ascii="Arial" w:hAnsi="Arial" w:cs="Arial"/>
          <w:sz w:val="26"/>
          <w:szCs w:val="26"/>
        </w:rPr>
      </w:pPr>
    </w:p>
    <w:p w14:paraId="49348F5A" w14:textId="77777777" w:rsidR="00A46227" w:rsidRDefault="00A46227" w:rsidP="00985744">
      <w:pPr>
        <w:spacing w:after="240" w:line="360" w:lineRule="auto"/>
        <w:rPr>
          <w:rFonts w:ascii="Arial" w:hAnsi="Arial" w:cs="Arial"/>
          <w:sz w:val="26"/>
          <w:szCs w:val="26"/>
        </w:rPr>
      </w:pPr>
    </w:p>
    <w:p w14:paraId="0D8D2C57" w14:textId="77777777" w:rsidR="007F2BA2" w:rsidRDefault="007F2BA2" w:rsidP="00985744">
      <w:pPr>
        <w:spacing w:after="240" w:line="360" w:lineRule="auto"/>
        <w:rPr>
          <w:rFonts w:ascii="Arial" w:hAnsi="Arial" w:cs="Arial"/>
          <w:sz w:val="26"/>
          <w:szCs w:val="26"/>
        </w:rPr>
      </w:pPr>
    </w:p>
    <w:p w14:paraId="576AFB72" w14:textId="77777777" w:rsidR="007F2BA2" w:rsidRDefault="007F2BA2" w:rsidP="00985744">
      <w:pPr>
        <w:spacing w:after="240" w:line="360" w:lineRule="auto"/>
        <w:rPr>
          <w:rFonts w:ascii="Arial" w:hAnsi="Arial" w:cs="Arial"/>
          <w:sz w:val="26"/>
          <w:szCs w:val="26"/>
        </w:rPr>
      </w:pPr>
    </w:p>
    <w:p w14:paraId="02B1CEB5" w14:textId="77777777" w:rsidR="007F2BA2" w:rsidRDefault="007F2BA2" w:rsidP="00985744">
      <w:pPr>
        <w:spacing w:after="240" w:line="360" w:lineRule="auto"/>
        <w:rPr>
          <w:rFonts w:ascii="Arial" w:hAnsi="Arial" w:cs="Arial"/>
          <w:sz w:val="26"/>
          <w:szCs w:val="26"/>
        </w:rPr>
      </w:pPr>
    </w:p>
    <w:p w14:paraId="46928898" w14:textId="77777777" w:rsidR="007F2BA2" w:rsidRDefault="007F2BA2" w:rsidP="00985744">
      <w:pPr>
        <w:spacing w:after="240" w:line="360" w:lineRule="auto"/>
        <w:rPr>
          <w:rFonts w:ascii="Arial" w:hAnsi="Arial" w:cs="Arial"/>
          <w:sz w:val="26"/>
          <w:szCs w:val="26"/>
        </w:rPr>
      </w:pPr>
    </w:p>
    <w:p w14:paraId="029B1D23" w14:textId="77777777" w:rsidR="007F2BA2" w:rsidRDefault="007F2BA2" w:rsidP="00985744">
      <w:pPr>
        <w:spacing w:after="240" w:line="360" w:lineRule="auto"/>
        <w:rPr>
          <w:rFonts w:ascii="Arial" w:hAnsi="Arial" w:cs="Arial"/>
          <w:sz w:val="26"/>
          <w:szCs w:val="26"/>
        </w:rPr>
      </w:pPr>
    </w:p>
    <w:p w14:paraId="7C8C7C25" w14:textId="77777777" w:rsidR="007F2BA2" w:rsidRDefault="007F2BA2" w:rsidP="00985744">
      <w:pPr>
        <w:spacing w:after="240" w:line="360" w:lineRule="auto"/>
        <w:rPr>
          <w:rFonts w:ascii="Arial" w:hAnsi="Arial" w:cs="Arial"/>
          <w:sz w:val="26"/>
          <w:szCs w:val="26"/>
        </w:rPr>
      </w:pPr>
    </w:p>
    <w:p w14:paraId="54F9F8A0" w14:textId="77777777" w:rsidR="007F2BA2" w:rsidRPr="005E17FF" w:rsidRDefault="007F2BA2" w:rsidP="00985744">
      <w:pPr>
        <w:spacing w:after="240" w:line="360" w:lineRule="auto"/>
        <w:rPr>
          <w:rFonts w:ascii="Arial" w:hAnsi="Arial" w:cs="Arial"/>
          <w:sz w:val="26"/>
          <w:szCs w:val="26"/>
        </w:rPr>
      </w:pPr>
    </w:p>
    <w:sectPr w:rsidR="007F2BA2" w:rsidRPr="005E17FF" w:rsidSect="00985744">
      <w:pgSz w:w="11906" w:h="16838"/>
      <w:pgMar w:top="1440" w:right="3629" w:bottom="1440" w:left="3629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Tim Brandl" w:date="2023-05-10T11:46:00Z" w:initials="TB">
    <w:p w14:paraId="666499A2" w14:textId="36F3EA11" w:rsidR="00D00857" w:rsidRDefault="00D00857">
      <w:pPr>
        <w:pStyle w:val="Kommentartext"/>
      </w:pPr>
      <w:r w:rsidRPr="00C95C28">
        <w:rPr>
          <w:rStyle w:val="Kommentarzeichen"/>
          <w:b/>
          <w:bCs/>
          <w:u w:val="single"/>
        </w:rPr>
        <w:annotationRef/>
      </w:r>
      <w:r w:rsidR="00C95C28" w:rsidRPr="00C95C28">
        <w:rPr>
          <w:b/>
          <w:bCs/>
          <w:u w:val="single"/>
        </w:rPr>
        <w:t>Gekürzt</w:t>
      </w:r>
      <w:r w:rsidR="00C95C28">
        <w:t xml:space="preserve">: </w:t>
      </w:r>
      <w:r w:rsidR="004032DD">
        <w:t xml:space="preserve">Und </w:t>
      </w:r>
      <w:r>
        <w:t xml:space="preserve">Zudem </w:t>
      </w:r>
      <w:r w:rsidR="004032DD" w:rsidRPr="00BB7CF9">
        <w:rPr>
          <w:rFonts w:ascii="Arial" w:hAnsi="Arial" w:cs="Arial"/>
          <w:sz w:val="26"/>
          <w:szCs w:val="26"/>
          <w:lang w:eastAsia="de-DE"/>
        </w:rPr>
        <w:t xml:space="preserve">die Möglichkeit </w:t>
      </w:r>
      <w:r w:rsidR="004032DD">
        <w:t>bekommen</w:t>
      </w:r>
      <w:r>
        <w:t xml:space="preserve"> wegen meinem gute Auge zum Detail, auch immer einen </w:t>
      </w:r>
      <w:r w:rsidR="004032DD">
        <w:t xml:space="preserve">prüfenden </w:t>
      </w:r>
      <w:r>
        <w:t xml:space="preserve">Blick über unsere Buchführung </w:t>
      </w:r>
      <w:r w:rsidR="004032DD">
        <w:t xml:space="preserve">Einnahmenüberschussrechnung zu </w:t>
      </w:r>
      <w:r>
        <w:t xml:space="preserve">werfen und dort nochmal alle Positionen </w:t>
      </w:r>
      <w:r w:rsidR="004032DD">
        <w:t xml:space="preserve">zu </w:t>
      </w:r>
      <w:r>
        <w:t>checken, bevor das monatlich abgegeben wurde.</w:t>
      </w:r>
    </w:p>
  </w:comment>
  <w:comment w:id="3" w:author="Tim Brandl" w:date="2023-05-10T11:44:00Z" w:initials="TB">
    <w:p w14:paraId="3339AAE5" w14:textId="11894A29" w:rsidR="004032DD" w:rsidRDefault="00D00857" w:rsidP="004032DD">
      <w:pPr>
        <w:pStyle w:val="StandardWeb"/>
      </w:pPr>
      <w:r>
        <w:rPr>
          <w:rStyle w:val="Kommentarzeichen"/>
        </w:rPr>
        <w:annotationRef/>
      </w:r>
      <w:r w:rsidR="00C95C28" w:rsidRPr="00C95C28">
        <w:rPr>
          <w:rFonts w:ascii="Arial" w:hAnsi="Arial" w:cs="Arial"/>
          <w:b/>
          <w:bCs/>
          <w:sz w:val="26"/>
          <w:szCs w:val="26"/>
          <w:u w:val="single"/>
        </w:rPr>
        <w:t>Gekürzt</w:t>
      </w:r>
      <w:r w:rsidR="00C95C28">
        <w:rPr>
          <w:rFonts w:ascii="Arial" w:hAnsi="Arial" w:cs="Arial"/>
          <w:sz w:val="26"/>
          <w:szCs w:val="26"/>
        </w:rPr>
        <w:t xml:space="preserve">: </w:t>
      </w:r>
      <w:r w:rsidR="004032DD" w:rsidRPr="00BB7CF9">
        <w:rPr>
          <w:rFonts w:ascii="Arial" w:hAnsi="Arial" w:cs="Arial"/>
          <w:sz w:val="26"/>
          <w:szCs w:val="26"/>
        </w:rPr>
        <w:t xml:space="preserve">Ich habe immer wieder diese Sachen gemacht, </w:t>
      </w:r>
      <w:r w:rsidR="004032DD">
        <w:t>Und mich irgendwie parallel gefragt. Wie sind die Prozesse bei seinem großen UNternehmen wo ein Aktienkurs existiert, und die können das ja nicht einfach so ungeprüft veröffentlichen!</w:t>
      </w:r>
    </w:p>
    <w:p w14:paraId="5E9AC651" w14:textId="10A4669E" w:rsidR="00D00857" w:rsidRPr="00C95C28" w:rsidRDefault="00D00857" w:rsidP="00C95C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de-DE"/>
        </w:rPr>
      </w:pPr>
    </w:p>
  </w:comment>
  <w:comment w:id="4" w:author="Tim Brandl" w:date="2023-05-10T17:43:00Z" w:initials="TB">
    <w:p w14:paraId="5BF9B1B0" w14:textId="77777777" w:rsidR="00C65BE4" w:rsidRPr="00D00857" w:rsidRDefault="00C65BE4" w:rsidP="00C65BE4">
      <w:pPr>
        <w:spacing w:after="240" w:line="360" w:lineRule="auto"/>
        <w:jc w:val="both"/>
        <w:rPr>
          <w:rFonts w:ascii="Arial" w:eastAsia="Times New Roman" w:hAnsi="Arial" w:cs="Arial"/>
          <w:sz w:val="26"/>
          <w:szCs w:val="26"/>
          <w:lang w:eastAsia="de-DE"/>
        </w:rPr>
      </w:pPr>
      <w:r>
        <w:rPr>
          <w:rStyle w:val="Kommentarzeichen"/>
        </w:rPr>
        <w:annotationRef/>
      </w:r>
      <w:r w:rsidRPr="00C65BE4">
        <w:rPr>
          <w:b/>
          <w:bCs/>
          <w:u w:val="single"/>
        </w:rPr>
        <w:t>Original</w:t>
      </w:r>
      <w:r>
        <w:t xml:space="preserve">: </w:t>
      </w: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Und ….</w:t>
      </w:r>
      <w:r w:rsidRPr="00BB7CF9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Gemerkt wie enorm wichtig die Wirtschaftsprüfung ist,,</w:t>
      </w:r>
      <w:r w:rsidRPr="00C95C28">
        <w:rPr>
          <w:rFonts w:ascii="Arial" w:eastAsia="Times New Roman" w:hAnsi="Arial" w:cs="Arial"/>
          <w:sz w:val="26"/>
          <w:szCs w:val="26"/>
          <w:lang w:eastAsia="de-DE"/>
        </w:rPr>
        <w:t xml:space="preserve"> damit unsere </w:t>
      </w: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Wirtschaft und die Börsen</w:t>
      </w:r>
      <w:r w:rsidRPr="00C95C28">
        <w:rPr>
          <w:rFonts w:ascii="Arial" w:eastAsia="Times New Roman" w:hAnsi="Arial" w:cs="Arial"/>
          <w:sz w:val="26"/>
          <w:szCs w:val="26"/>
          <w:lang w:eastAsia="de-DE"/>
        </w:rPr>
        <w:t xml:space="preserve"> funktionieren können. Denn worauf die alle aufbauen ist auf Vertrauen! </w:t>
      </w:r>
    </w:p>
    <w:p w14:paraId="1522A6EC" w14:textId="77777777" w:rsidR="00C65BE4" w:rsidRPr="00C95C28" w:rsidRDefault="00C65BE4" w:rsidP="00C65BE4">
      <w:pPr>
        <w:spacing w:after="240" w:line="360" w:lineRule="auto"/>
        <w:jc w:val="both"/>
        <w:rPr>
          <w:rFonts w:ascii="Arial" w:eastAsia="Times New Roman" w:hAnsi="Arial" w:cs="Arial"/>
          <w:sz w:val="26"/>
          <w:szCs w:val="26"/>
          <w:lang w:eastAsia="de-DE"/>
        </w:rPr>
      </w:pP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Wirtschaftsprüfungen sorgen</w:t>
      </w:r>
      <w:r w:rsidRPr="00C95C28">
        <w:rPr>
          <w:rFonts w:ascii="Arial" w:eastAsia="Times New Roman" w:hAnsi="Arial" w:cs="Arial"/>
          <w:sz w:val="26"/>
          <w:szCs w:val="26"/>
          <w:lang w:eastAsia="de-DE"/>
        </w:rPr>
        <w:t xml:space="preserve"> letztendlich durch die </w:t>
      </w: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jährlichen Prüfungen</w:t>
      </w:r>
      <w:r w:rsidRPr="00C95C28">
        <w:rPr>
          <w:rFonts w:ascii="Arial" w:eastAsia="Times New Roman" w:hAnsi="Arial" w:cs="Arial"/>
          <w:sz w:val="26"/>
          <w:szCs w:val="26"/>
          <w:lang w:eastAsia="de-DE"/>
        </w:rPr>
        <w:t xml:space="preserve"> dafür, dass dieses Vertrauen gestärkt wird &amp; </w:t>
      </w:r>
      <w:r w:rsidRPr="00C95C28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Gesetliche Betimmungen, &amp; Ethische Grundsätze</w:t>
      </w:r>
      <w:r w:rsidRPr="00C95C28">
        <w:rPr>
          <w:rFonts w:ascii="Arial" w:eastAsia="Times New Roman" w:hAnsi="Arial" w:cs="Arial"/>
          <w:sz w:val="26"/>
          <w:szCs w:val="26"/>
          <w:lang w:eastAsia="de-DE"/>
        </w:rPr>
        <w:t xml:space="preserve"> eingehalten werden</w:t>
      </w:r>
    </w:p>
    <w:p w14:paraId="6D6A7A7B" w14:textId="77777777" w:rsidR="00C65BE4" w:rsidRPr="00BB7CF9" w:rsidRDefault="00C65BE4" w:rsidP="00C65BE4">
      <w:pPr>
        <w:spacing w:after="240" w:line="360" w:lineRule="auto"/>
        <w:jc w:val="both"/>
        <w:rPr>
          <w:rFonts w:ascii="Arial" w:eastAsia="Times New Roman" w:hAnsi="Arial" w:cs="Arial"/>
          <w:b/>
          <w:bCs/>
          <w:sz w:val="26"/>
          <w:szCs w:val="26"/>
          <w:lang w:eastAsia="de-DE"/>
        </w:rPr>
      </w:pPr>
      <w:r w:rsidRPr="00BB7CF9">
        <w:rPr>
          <w:rFonts w:ascii="Cambria Math" w:eastAsia="Times New Roman" w:hAnsi="Cambria Math" w:cs="Cambria Math"/>
          <w:b/>
          <w:bCs/>
          <w:sz w:val="26"/>
          <w:szCs w:val="26"/>
          <w:lang w:eastAsia="de-DE"/>
        </w:rPr>
        <w:t>⇒</w:t>
      </w:r>
      <w:r w:rsidRPr="00BB7CF9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Wir haben hier </w:t>
      </w:r>
      <w:r w:rsidRPr="00C95C28">
        <w:rPr>
          <w:rFonts w:ascii="Arial" w:eastAsia="Times New Roman" w:hAnsi="Arial" w:cs="Arial"/>
          <w:sz w:val="26"/>
          <w:szCs w:val="26"/>
          <w:lang w:eastAsia="de-DE"/>
        </w:rPr>
        <w:t>praktisc</w:t>
      </w:r>
      <w:r w:rsidRPr="00BB7CF9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h eine dritte Partei, d</w:t>
      </w:r>
      <w:r w:rsidRPr="00C95C28">
        <w:rPr>
          <w:rFonts w:ascii="Arial" w:eastAsia="Times New Roman" w:hAnsi="Arial" w:cs="Arial"/>
          <w:sz w:val="26"/>
          <w:szCs w:val="26"/>
          <w:lang w:eastAsia="de-DE"/>
        </w:rPr>
        <w:t>ie uns DAS nochmal bestätigt!!</w:t>
      </w:r>
    </w:p>
    <w:p w14:paraId="28E9BD37" w14:textId="77777777" w:rsidR="00C65BE4" w:rsidRPr="006E4E82" w:rsidRDefault="00C65BE4" w:rsidP="00C65BE4">
      <w:pPr>
        <w:spacing w:after="240" w:line="360" w:lineRule="auto"/>
        <w:jc w:val="both"/>
        <w:rPr>
          <w:rFonts w:ascii="Arial" w:eastAsia="Times New Roman" w:hAnsi="Arial" w:cs="Arial"/>
          <w:sz w:val="26"/>
          <w:szCs w:val="26"/>
          <w:lang w:eastAsia="de-DE"/>
        </w:rPr>
      </w:pPr>
      <w:r w:rsidRPr="00BB7CF9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- </w:t>
      </w:r>
      <w:r w:rsidRPr="00BB7CF9">
        <w:rPr>
          <w:rFonts w:ascii="Cambria Math" w:eastAsia="Times New Roman" w:hAnsi="Cambria Math" w:cs="Cambria Math"/>
          <w:b/>
          <w:bCs/>
          <w:sz w:val="26"/>
          <w:szCs w:val="26"/>
          <w:lang w:eastAsia="de-DE"/>
        </w:rPr>
        <w:t>⇒</w:t>
      </w:r>
      <w:r w:rsidRPr="00BB7CF9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Dadurch steigt unser Vertrauen </w:t>
      </w:r>
      <w:r w:rsidRPr="004F059D">
        <w:rPr>
          <w:rFonts w:ascii="Arial" w:eastAsia="Times New Roman" w:hAnsi="Arial" w:cs="Arial"/>
          <w:sz w:val="26"/>
          <w:szCs w:val="26"/>
          <w:lang w:eastAsia="de-DE"/>
        </w:rPr>
        <w:t>dadurch steigt die</w:t>
      </w:r>
      <w:r w:rsidRPr="00BB7CF9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Investitionsbereitschaft</w:t>
      </w:r>
      <w:r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</w:t>
      </w:r>
      <w:r w:rsidRPr="006E4E82">
        <w:rPr>
          <w:rFonts w:ascii="Arial" w:eastAsia="Times New Roman" w:hAnsi="Arial" w:cs="Arial"/>
          <w:sz w:val="26"/>
          <w:szCs w:val="26"/>
          <w:lang w:eastAsia="de-DE"/>
        </w:rPr>
        <w:t>Das sorgt letztendlich dafür dass unsere Wirtschaft besser funktioniert</w:t>
      </w:r>
      <w:r w:rsidRPr="006E4E82">
        <w:rPr>
          <w:rStyle w:val="Kommentarzeichen"/>
          <w:rFonts w:eastAsia="Times New Roman"/>
        </w:rPr>
        <w:annotationRef/>
      </w:r>
    </w:p>
    <w:p w14:paraId="2A0CBCA0" w14:textId="77777777" w:rsidR="00C65BE4" w:rsidRPr="006E4E82" w:rsidRDefault="00C65BE4" w:rsidP="00C65BE4">
      <w:pPr>
        <w:spacing w:after="240" w:line="360" w:lineRule="auto"/>
        <w:jc w:val="both"/>
        <w:rPr>
          <w:rFonts w:ascii="Arial" w:eastAsia="Times New Roman" w:hAnsi="Arial" w:cs="Arial"/>
          <w:sz w:val="26"/>
          <w:szCs w:val="26"/>
          <w:lang w:eastAsia="de-DE"/>
        </w:rPr>
      </w:pPr>
      <w:r w:rsidRPr="006E4E82">
        <w:rPr>
          <w:rFonts w:ascii="Arial" w:eastAsia="Times New Roman" w:hAnsi="Arial" w:cs="Arial"/>
          <w:sz w:val="26"/>
          <w:szCs w:val="26"/>
          <w:lang w:eastAsia="de-DE"/>
        </w:rPr>
        <w:t>- Das heißt</w:t>
      </w:r>
      <w:r w:rsidRPr="00BB7CF9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Audit </w:t>
      </w:r>
      <w:r w:rsidRPr="006E4E82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ist so ein</w:t>
      </w:r>
      <w:r w:rsidRPr="00BB7CF9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 wenig das Motoröl </w:t>
      </w:r>
      <w:r w:rsidRPr="006E4E82">
        <w:rPr>
          <w:rFonts w:ascii="Arial" w:eastAsia="Times New Roman" w:hAnsi="Arial" w:cs="Arial"/>
          <w:sz w:val="26"/>
          <w:szCs w:val="26"/>
          <w:lang w:eastAsia="de-DE"/>
        </w:rPr>
        <w:t>der Wirtschaft &amp; von Börsen</w:t>
      </w:r>
      <w:r w:rsidRPr="00BB7CF9">
        <w:rPr>
          <w:rFonts w:ascii="Arial" w:eastAsia="Times New Roman" w:hAnsi="Arial" w:cs="Arial"/>
          <w:b/>
          <w:bCs/>
          <w:sz w:val="26"/>
          <w:szCs w:val="26"/>
          <w:lang w:eastAsia="de-DE"/>
        </w:rPr>
        <w:t xml:space="preserve">. </w:t>
      </w:r>
      <w:r w:rsidRPr="006E4E82">
        <w:rPr>
          <w:rFonts w:ascii="Arial" w:eastAsia="Times New Roman" w:hAnsi="Arial" w:cs="Arial"/>
          <w:sz w:val="26"/>
          <w:szCs w:val="26"/>
          <w:lang w:eastAsia="de-DE"/>
        </w:rPr>
        <w:t>Die würden weniger gut funktionieren, wenn die Unternehmen nicht geprüft würden.</w:t>
      </w:r>
    </w:p>
    <w:p w14:paraId="6A88F341" w14:textId="45AD1134" w:rsidR="00C65BE4" w:rsidRDefault="00C65BE4">
      <w:pPr>
        <w:pStyle w:val="Kommentartext"/>
      </w:pPr>
    </w:p>
  </w:comment>
  <w:comment w:id="5" w:author="Tim Brandl" w:date="2023-05-10T11:48:00Z" w:initials="TB">
    <w:p w14:paraId="2B50E6EF" w14:textId="77777777" w:rsidR="00D00857" w:rsidRPr="00BB7CF9" w:rsidRDefault="00D00857" w:rsidP="00D00857">
      <w:pPr>
        <w:spacing w:after="240" w:line="360" w:lineRule="auto"/>
        <w:jc w:val="both"/>
        <w:rPr>
          <w:rFonts w:ascii="Arial" w:eastAsia="Times New Roman" w:hAnsi="Arial" w:cs="Arial"/>
          <w:b/>
          <w:bCs/>
          <w:sz w:val="26"/>
          <w:szCs w:val="26"/>
          <w:lang w:eastAsia="de-DE"/>
        </w:rPr>
      </w:pPr>
      <w:r>
        <w:rPr>
          <w:rStyle w:val="Kommentarzeichen"/>
        </w:rPr>
        <w:annotationRef/>
      </w:r>
      <w:r w:rsidRPr="00BB7CF9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. Zb. Complienc &amp; das Vertrauen der Deutsch Bank wiederherzustellen nach der Krise 2009.</w:t>
      </w:r>
    </w:p>
    <w:p w14:paraId="78EFAA73" w14:textId="59B82A80" w:rsidR="00D00857" w:rsidRDefault="00D00857">
      <w:pPr>
        <w:pStyle w:val="Kommentartext"/>
      </w:pPr>
    </w:p>
  </w:comment>
  <w:comment w:id="6" w:author="Tim Brandl" w:date="2023-05-10T12:01:00Z" w:initials="TB">
    <w:p w14:paraId="32942925" w14:textId="13AF4E2C" w:rsidR="00A635B3" w:rsidRDefault="00A635B3">
      <w:pPr>
        <w:pStyle w:val="Kommentartext"/>
      </w:pPr>
      <w:r>
        <w:rPr>
          <w:rStyle w:val="Kommentarzeichen"/>
        </w:rPr>
        <w:annotationRef/>
      </w:r>
      <w:r>
        <w:t xml:space="preserve">In der </w:t>
      </w:r>
      <w:r w:rsidRPr="00A635B3">
        <w:rPr>
          <w:rFonts w:ascii="Arial" w:hAnsi="Arial" w:cs="Arial"/>
          <w:b/>
          <w:bCs/>
          <w:sz w:val="26"/>
          <w:szCs w:val="26"/>
          <w:lang w:eastAsia="de-DE"/>
        </w:rPr>
        <w:t>Wirtschaftsprüfung</w:t>
      </w:r>
    </w:p>
  </w:comment>
  <w:comment w:id="7" w:author="Tim Brandl" w:date="2023-05-10T16:20:00Z" w:initials="TB">
    <w:p w14:paraId="150B7AB4" w14:textId="77777777" w:rsidR="008B5869" w:rsidRDefault="008B5869" w:rsidP="008B5869">
      <w:pPr>
        <w:spacing w:after="240" w:line="360" w:lineRule="auto"/>
        <w:jc w:val="both"/>
        <w:rPr>
          <w:rFonts w:ascii="Arial" w:eastAsia="Times New Roman" w:hAnsi="Arial" w:cs="Arial"/>
          <w:b/>
          <w:bCs/>
          <w:sz w:val="26"/>
          <w:szCs w:val="26"/>
          <w:lang w:eastAsia="de-DE"/>
        </w:rPr>
      </w:pPr>
      <w:r>
        <w:rPr>
          <w:rStyle w:val="Kommentarzeichen"/>
        </w:rPr>
        <w:annotationRef/>
      </w:r>
      <w:r>
        <w:rPr>
          <w:rFonts w:ascii="Arial" w:eastAsia="Times New Roman" w:hAnsi="Arial" w:cs="Arial"/>
          <w:b/>
          <w:bCs/>
          <w:sz w:val="26"/>
          <w:szCs w:val="26"/>
          <w:lang w:eastAsia="de-DE"/>
        </w:rPr>
        <w:t>Und außer dem begeister war von der vielen Verantwortung, die ihm zugetragen wurde z.b durch ein Eigenes Projekt  von dem er sehr viel für sich lernen konnte.</w:t>
      </w:r>
    </w:p>
    <w:p w14:paraId="44B9A2EF" w14:textId="746F0A41" w:rsidR="008B5869" w:rsidRDefault="008B5869">
      <w:pPr>
        <w:pStyle w:val="Kommentartext"/>
      </w:pPr>
    </w:p>
  </w:comment>
  <w:comment w:id="9" w:author="Tim Brandl" w:date="2023-05-10T16:45:00Z" w:initials="TB">
    <w:p w14:paraId="0B7ADBD1" w14:textId="6376BDD9" w:rsidR="00586E70" w:rsidRDefault="00586E70" w:rsidP="00586E70">
      <w:pPr>
        <w:spacing w:after="240" w:line="360" w:lineRule="auto"/>
        <w:jc w:val="both"/>
        <w:rPr>
          <w:rFonts w:ascii="Arial" w:eastAsia="Times New Roman" w:hAnsi="Arial" w:cs="Arial"/>
          <w:sz w:val="26"/>
          <w:szCs w:val="26"/>
          <w:lang w:eastAsia="de-DE"/>
        </w:rPr>
      </w:pPr>
      <w:r>
        <w:rPr>
          <w:rStyle w:val="Kommentarzeichen"/>
        </w:rPr>
        <w:annotationRef/>
      </w:r>
      <w:r w:rsidRPr="008B5869">
        <w:rPr>
          <w:rFonts w:ascii="Arial" w:eastAsia="Times New Roman" w:hAnsi="Arial" w:cs="Arial"/>
          <w:b/>
          <w:bCs/>
          <w:sz w:val="26"/>
          <w:szCs w:val="26"/>
          <w:u w:val="single"/>
          <w:lang w:eastAsia="de-DE"/>
        </w:rPr>
        <w:t>Alternative</w:t>
      </w:r>
      <w:r>
        <w:rPr>
          <w:rFonts w:ascii="Arial" w:eastAsia="Times New Roman" w:hAnsi="Arial" w:cs="Arial"/>
          <w:sz w:val="26"/>
          <w:szCs w:val="26"/>
          <w:lang w:eastAsia="de-DE"/>
        </w:rPr>
        <w:t xml:space="preserve"> : </w:t>
      </w:r>
      <w:r>
        <w:rPr>
          <w:rFonts w:ascii="Arial" w:eastAsia="Times New Roman" w:hAnsi="Arial" w:cs="Arial"/>
          <w:sz w:val="26"/>
          <w:szCs w:val="26"/>
          <w:lang w:eastAsia="de-DE"/>
        </w:rPr>
        <w:t>Und ,m</w:t>
      </w:r>
      <w:r w:rsidRPr="008B5869">
        <w:rPr>
          <w:rFonts w:ascii="Arial" w:eastAsia="Times New Roman" w:hAnsi="Arial" w:cs="Arial"/>
          <w:sz w:val="26"/>
          <w:szCs w:val="26"/>
          <w:lang w:eastAsia="de-DE"/>
        </w:rPr>
        <w:t>ir geraten zu BDO zugehen wenn ich eine lehrreich Erfahrung bei einer Top Wirtschaftsprüfung haben möchte &amp;</w:t>
      </w:r>
      <w:r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  <w:r w:rsidRPr="008B5869">
        <w:rPr>
          <w:rFonts w:ascii="Arial" w:eastAsia="Times New Roman" w:hAnsi="Arial" w:cs="Arial"/>
          <w:sz w:val="26"/>
          <w:szCs w:val="26"/>
          <w:lang w:eastAsia="de-DE"/>
        </w:rPr>
        <w:t xml:space="preserve">einen Einblick in die Zahlen der Top deutsch Unternehmen </w:t>
      </w:r>
      <w:r>
        <w:rPr>
          <w:rFonts w:ascii="Arial" w:eastAsia="Times New Roman" w:hAnsi="Arial" w:cs="Arial"/>
          <w:sz w:val="26"/>
          <w:szCs w:val="26"/>
          <w:lang w:eastAsia="de-DE"/>
        </w:rPr>
        <w:t>zu bekommen.</w:t>
      </w:r>
    </w:p>
    <w:p w14:paraId="4D323E37" w14:textId="034F8B30" w:rsidR="00586E70" w:rsidRDefault="00586E70">
      <w:pPr>
        <w:pStyle w:val="Kommentartext"/>
      </w:pPr>
    </w:p>
  </w:comment>
  <w:comment w:id="8" w:author="Tim Brandl" w:date="2023-05-10T16:21:00Z" w:initials="TB">
    <w:p w14:paraId="2FB18721" w14:textId="4B9CB3FA" w:rsidR="008B5869" w:rsidRDefault="008B5869" w:rsidP="008B5869">
      <w:pPr>
        <w:spacing w:after="240" w:line="360" w:lineRule="auto"/>
        <w:jc w:val="both"/>
        <w:rPr>
          <w:rFonts w:ascii="Arial" w:eastAsia="Times New Roman" w:hAnsi="Arial" w:cs="Arial"/>
          <w:sz w:val="26"/>
          <w:szCs w:val="26"/>
          <w:lang w:eastAsia="de-DE"/>
        </w:rPr>
      </w:pPr>
      <w:r>
        <w:rPr>
          <w:rStyle w:val="Kommentarzeichen"/>
        </w:rPr>
        <w:annotationRef/>
      </w:r>
      <w:r w:rsidRPr="008B5869">
        <w:rPr>
          <w:rFonts w:ascii="Arial" w:eastAsia="Times New Roman" w:hAnsi="Arial" w:cs="Arial"/>
          <w:sz w:val="26"/>
          <w:szCs w:val="26"/>
          <w:lang w:eastAsia="de-DE"/>
        </w:rPr>
        <w:t>.</w:t>
      </w:r>
      <w:r w:rsidRPr="008B5869">
        <w:rPr>
          <w:rFonts w:ascii="Arial" w:eastAsia="Times New Roman" w:hAnsi="Arial" w:cs="Arial"/>
          <w:b/>
          <w:bCs/>
          <w:sz w:val="26"/>
          <w:szCs w:val="26"/>
          <w:u w:val="single"/>
          <w:lang w:eastAsia="de-DE"/>
        </w:rPr>
        <w:t>Alternative</w:t>
      </w:r>
      <w:r>
        <w:rPr>
          <w:rFonts w:ascii="Arial" w:eastAsia="Times New Roman" w:hAnsi="Arial" w:cs="Arial"/>
          <w:sz w:val="26"/>
          <w:szCs w:val="26"/>
          <w:lang w:eastAsia="de-DE"/>
        </w:rPr>
        <w:t xml:space="preserve">: </w:t>
      </w:r>
      <w:r w:rsidRPr="008B5869">
        <w:rPr>
          <w:rFonts w:ascii="Arial" w:eastAsia="Times New Roman" w:hAnsi="Arial" w:cs="Arial"/>
          <w:sz w:val="26"/>
          <w:szCs w:val="26"/>
          <w:lang w:eastAsia="de-DE"/>
        </w:rPr>
        <w:t xml:space="preserve"> Mir geraten zu BDO zugehen wenn ich eine ich einen Einblick in die Zahlen der Top deutsch Unternehmen haben möchte &amp; in einem Team zu Arbeiten in der man sich gegenseitig Applaudiert wenn gute Arbeit entsteht</w:t>
      </w:r>
      <w:r>
        <w:rPr>
          <w:rFonts w:ascii="Arial" w:eastAsia="Times New Roman" w:hAnsi="Arial" w:cs="Arial"/>
          <w:sz w:val="26"/>
          <w:szCs w:val="26"/>
          <w:lang w:eastAsia="de-DE"/>
        </w:rPr>
        <w:t xml:space="preserve"> </w:t>
      </w:r>
    </w:p>
    <w:p w14:paraId="11B8C655" w14:textId="77777777" w:rsidR="008B5869" w:rsidRDefault="008B5869" w:rsidP="008B5869">
      <w:pPr>
        <w:spacing w:after="240" w:line="360" w:lineRule="auto"/>
        <w:jc w:val="both"/>
        <w:rPr>
          <w:rFonts w:ascii="Arial" w:eastAsia="Times New Roman" w:hAnsi="Arial" w:cs="Arial"/>
          <w:sz w:val="26"/>
          <w:szCs w:val="26"/>
          <w:lang w:eastAsia="de-DE"/>
        </w:rPr>
      </w:pPr>
    </w:p>
    <w:p w14:paraId="4BBD5240" w14:textId="04B5B5E2" w:rsidR="008B5869" w:rsidRPr="008B5869" w:rsidRDefault="008B5869" w:rsidP="008B5869">
      <w:pPr>
        <w:spacing w:after="240" w:line="360" w:lineRule="auto"/>
        <w:jc w:val="both"/>
        <w:rPr>
          <w:rFonts w:ascii="Arial" w:eastAsia="Times New Roman" w:hAnsi="Arial" w:cs="Arial"/>
          <w:sz w:val="26"/>
          <w:szCs w:val="26"/>
          <w:lang w:eastAsia="de-DE"/>
        </w:rPr>
      </w:pPr>
      <w:r>
        <w:rPr>
          <w:rFonts w:ascii="Arial" w:eastAsia="Times New Roman" w:hAnsi="Arial" w:cs="Arial"/>
          <w:sz w:val="26"/>
          <w:szCs w:val="26"/>
          <w:lang w:eastAsia="de-DE"/>
        </w:rPr>
        <w:t xml:space="preserve">Und heute bin ich hier </w:t>
      </w:r>
    </w:p>
    <w:p w14:paraId="5FA36938" w14:textId="4899D40E" w:rsidR="008B5869" w:rsidRDefault="008B5869">
      <w:pPr>
        <w:pStyle w:val="Kommentartext"/>
      </w:pPr>
    </w:p>
  </w:comment>
  <w:comment w:id="10" w:author="Tim Brandl" w:date="2023-05-10T16:28:00Z" w:initials="TB">
    <w:p w14:paraId="213CE8C2" w14:textId="526336E3" w:rsidR="000C46E2" w:rsidRDefault="000C46E2" w:rsidP="000C46E2">
      <w:pPr>
        <w:spacing w:after="240" w:line="360" w:lineRule="auto"/>
        <w:jc w:val="both"/>
      </w:pPr>
      <w:r>
        <w:rPr>
          <w:rStyle w:val="Kommentarzeichen"/>
        </w:rPr>
        <w:annotationRef/>
      </w:r>
      <w:r w:rsidRPr="00983C65">
        <w:t xml:space="preserve">Und heute bin ich hier, bei Ihnen, </w:t>
      </w:r>
      <w:r>
        <w:t xml:space="preserve">und würde mich geehrt fühlen </w:t>
      </w:r>
      <w:r w:rsidR="00C44E75">
        <w:t xml:space="preserve">wenn ich die &lt;Chance bekommen würde </w:t>
      </w:r>
      <w:r w:rsidR="00D532D6">
        <w:t xml:space="preserve">die Chance ein                                                                                                     </w:t>
      </w:r>
      <w:r>
        <w:t>Teil ihres Teams zu werden</w:t>
      </w:r>
    </w:p>
    <w:p w14:paraId="4751FF43" w14:textId="38BA1239" w:rsidR="000C46E2" w:rsidRDefault="000C46E2">
      <w:pPr>
        <w:pStyle w:val="Kommentar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66499A2" w15:done="0"/>
  <w15:commentEx w15:paraId="5E9AC651" w15:done="0"/>
  <w15:commentEx w15:paraId="6A88F341" w15:done="0"/>
  <w15:commentEx w15:paraId="78EFAA73" w15:done="0"/>
  <w15:commentEx w15:paraId="32942925" w15:done="0"/>
  <w15:commentEx w15:paraId="44B9A2EF" w15:done="0"/>
  <w15:commentEx w15:paraId="4D323E37" w15:done="0"/>
  <w15:commentEx w15:paraId="5FA36938" w15:done="0"/>
  <w15:commentEx w15:paraId="4751FF4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060298" w16cex:dateUtc="2023-05-10T09:46:00Z"/>
  <w16cex:commentExtensible w16cex:durableId="28060231" w16cex:dateUtc="2023-05-10T09:44:00Z"/>
  <w16cex:commentExtensible w16cex:durableId="2806564A" w16cex:dateUtc="2023-05-10T15:43:00Z"/>
  <w16cex:commentExtensible w16cex:durableId="280602F0" w16cex:dateUtc="2023-05-10T09:48:00Z"/>
  <w16cex:commentExtensible w16cex:durableId="2806060F" w16cex:dateUtc="2023-05-10T10:01:00Z"/>
  <w16cex:commentExtensible w16cex:durableId="280642D7" w16cex:dateUtc="2023-05-10T14:20:00Z"/>
  <w16cex:commentExtensible w16cex:durableId="28064899" w16cex:dateUtc="2023-05-10T14:45:00Z"/>
  <w16cex:commentExtensible w16cex:durableId="2806430F" w16cex:dateUtc="2023-05-10T14:21:00Z"/>
  <w16cex:commentExtensible w16cex:durableId="2806449B" w16cex:dateUtc="2023-05-10T14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66499A2" w16cid:durableId="28060298"/>
  <w16cid:commentId w16cid:paraId="5E9AC651" w16cid:durableId="28060231"/>
  <w16cid:commentId w16cid:paraId="6A88F341" w16cid:durableId="2806564A"/>
  <w16cid:commentId w16cid:paraId="78EFAA73" w16cid:durableId="280602F0"/>
  <w16cid:commentId w16cid:paraId="32942925" w16cid:durableId="2806060F"/>
  <w16cid:commentId w16cid:paraId="44B9A2EF" w16cid:durableId="280642D7"/>
  <w16cid:commentId w16cid:paraId="4D323E37" w16cid:durableId="28064899"/>
  <w16cid:commentId w16cid:paraId="5FA36938" w16cid:durableId="2806430F"/>
  <w16cid:commentId w16cid:paraId="4751FF43" w16cid:durableId="2806449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069E8"/>
    <w:multiLevelType w:val="multilevel"/>
    <w:tmpl w:val="4ED4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5504F"/>
    <w:multiLevelType w:val="multilevel"/>
    <w:tmpl w:val="567C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3400B"/>
    <w:multiLevelType w:val="hybridMultilevel"/>
    <w:tmpl w:val="5FE8B34A"/>
    <w:lvl w:ilvl="0" w:tplc="2A045EF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66279"/>
    <w:multiLevelType w:val="multilevel"/>
    <w:tmpl w:val="F516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D0907"/>
    <w:multiLevelType w:val="multilevel"/>
    <w:tmpl w:val="1A267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212104"/>
    <w:multiLevelType w:val="multilevel"/>
    <w:tmpl w:val="8428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660A9"/>
    <w:multiLevelType w:val="multilevel"/>
    <w:tmpl w:val="0B4E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A78AE"/>
    <w:multiLevelType w:val="multilevel"/>
    <w:tmpl w:val="1010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A5D1B"/>
    <w:multiLevelType w:val="multilevel"/>
    <w:tmpl w:val="3DA8A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0A36B6"/>
    <w:multiLevelType w:val="multilevel"/>
    <w:tmpl w:val="233AE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022BB2"/>
    <w:multiLevelType w:val="multilevel"/>
    <w:tmpl w:val="2D62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3810FB"/>
    <w:multiLevelType w:val="hybridMultilevel"/>
    <w:tmpl w:val="E7487BDE"/>
    <w:lvl w:ilvl="0" w:tplc="CFA0A50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A87C50"/>
    <w:multiLevelType w:val="multilevel"/>
    <w:tmpl w:val="93E8C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berschrift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51DC2D44"/>
    <w:multiLevelType w:val="multilevel"/>
    <w:tmpl w:val="8EE8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E5491"/>
    <w:multiLevelType w:val="multilevel"/>
    <w:tmpl w:val="03728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DF2C98"/>
    <w:multiLevelType w:val="multilevel"/>
    <w:tmpl w:val="DADE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AE31CA"/>
    <w:multiLevelType w:val="multilevel"/>
    <w:tmpl w:val="991A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E1CC4"/>
    <w:multiLevelType w:val="multilevel"/>
    <w:tmpl w:val="9ED6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257608"/>
    <w:multiLevelType w:val="multilevel"/>
    <w:tmpl w:val="BC9A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4D1751"/>
    <w:multiLevelType w:val="multilevel"/>
    <w:tmpl w:val="868C4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5047EC"/>
    <w:multiLevelType w:val="hybridMultilevel"/>
    <w:tmpl w:val="A5AE7F5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341554"/>
    <w:multiLevelType w:val="multilevel"/>
    <w:tmpl w:val="E9866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425A1E"/>
    <w:multiLevelType w:val="hybridMultilevel"/>
    <w:tmpl w:val="DD14CC4A"/>
    <w:lvl w:ilvl="0" w:tplc="1900564A">
      <w:numFmt w:val="bullet"/>
      <w:lvlText w:val=""/>
      <w:lvlJc w:val="left"/>
      <w:pPr>
        <w:ind w:left="720" w:hanging="360"/>
      </w:pPr>
      <w:rPr>
        <w:rFonts w:ascii="Wingdings" w:eastAsia="Times New Roman" w:hAnsi="Wingdings" w:cs="Arial" w:hint="default"/>
        <w:sz w:val="2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7B23D4"/>
    <w:multiLevelType w:val="multilevel"/>
    <w:tmpl w:val="42622150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E9B5B2F"/>
    <w:multiLevelType w:val="multilevel"/>
    <w:tmpl w:val="E13A2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3998813">
    <w:abstractNumId w:val="23"/>
  </w:num>
  <w:num w:numId="2" w16cid:durableId="1529682856">
    <w:abstractNumId w:val="23"/>
  </w:num>
  <w:num w:numId="3" w16cid:durableId="954019118">
    <w:abstractNumId w:val="12"/>
  </w:num>
  <w:num w:numId="4" w16cid:durableId="2013606399">
    <w:abstractNumId w:val="6"/>
  </w:num>
  <w:num w:numId="5" w16cid:durableId="917637894">
    <w:abstractNumId w:val="15"/>
  </w:num>
  <w:num w:numId="6" w16cid:durableId="465318873">
    <w:abstractNumId w:val="5"/>
  </w:num>
  <w:num w:numId="7" w16cid:durableId="1329674721">
    <w:abstractNumId w:val="3"/>
  </w:num>
  <w:num w:numId="8" w16cid:durableId="530924707">
    <w:abstractNumId w:val="13"/>
  </w:num>
  <w:num w:numId="9" w16cid:durableId="1622955326">
    <w:abstractNumId w:val="10"/>
  </w:num>
  <w:num w:numId="10" w16cid:durableId="2088577321">
    <w:abstractNumId w:val="19"/>
  </w:num>
  <w:num w:numId="11" w16cid:durableId="1099058368">
    <w:abstractNumId w:val="1"/>
  </w:num>
  <w:num w:numId="12" w16cid:durableId="582833104">
    <w:abstractNumId w:val="21"/>
  </w:num>
  <w:num w:numId="13" w16cid:durableId="304117962">
    <w:abstractNumId w:val="24"/>
  </w:num>
  <w:num w:numId="14" w16cid:durableId="1076198973">
    <w:abstractNumId w:val="17"/>
  </w:num>
  <w:num w:numId="15" w16cid:durableId="1356954384">
    <w:abstractNumId w:val="8"/>
  </w:num>
  <w:num w:numId="16" w16cid:durableId="1858688101">
    <w:abstractNumId w:val="16"/>
  </w:num>
  <w:num w:numId="17" w16cid:durableId="1599484233">
    <w:abstractNumId w:val="0"/>
  </w:num>
  <w:num w:numId="18" w16cid:durableId="2009138569">
    <w:abstractNumId w:val="14"/>
  </w:num>
  <w:num w:numId="19" w16cid:durableId="2078942019">
    <w:abstractNumId w:val="4"/>
  </w:num>
  <w:num w:numId="20" w16cid:durableId="111756366">
    <w:abstractNumId w:val="18"/>
  </w:num>
  <w:num w:numId="21" w16cid:durableId="947736884">
    <w:abstractNumId w:val="22"/>
  </w:num>
  <w:num w:numId="22" w16cid:durableId="1425148474">
    <w:abstractNumId w:val="2"/>
  </w:num>
  <w:num w:numId="23" w16cid:durableId="75371065">
    <w:abstractNumId w:val="20"/>
  </w:num>
  <w:num w:numId="24" w16cid:durableId="1785464727">
    <w:abstractNumId w:val="7"/>
  </w:num>
  <w:num w:numId="25" w16cid:durableId="1768847946">
    <w:abstractNumId w:val="9"/>
  </w:num>
  <w:num w:numId="26" w16cid:durableId="659962852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Tim Brandl">
    <w15:presenceInfo w15:providerId="Windows Live" w15:userId="f8fd3edc87b1b16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227"/>
    <w:rsid w:val="00036813"/>
    <w:rsid w:val="00041984"/>
    <w:rsid w:val="000531EC"/>
    <w:rsid w:val="000609D0"/>
    <w:rsid w:val="000B3986"/>
    <w:rsid w:val="000C2CDF"/>
    <w:rsid w:val="000C46E2"/>
    <w:rsid w:val="000C7C36"/>
    <w:rsid w:val="000F5AFB"/>
    <w:rsid w:val="00114ECE"/>
    <w:rsid w:val="00127510"/>
    <w:rsid w:val="002C4FE9"/>
    <w:rsid w:val="002F2642"/>
    <w:rsid w:val="002F3202"/>
    <w:rsid w:val="00300417"/>
    <w:rsid w:val="00334C33"/>
    <w:rsid w:val="00335AB0"/>
    <w:rsid w:val="00363478"/>
    <w:rsid w:val="003A1225"/>
    <w:rsid w:val="003A2BA0"/>
    <w:rsid w:val="003B0D86"/>
    <w:rsid w:val="003F4299"/>
    <w:rsid w:val="004032DD"/>
    <w:rsid w:val="00412C42"/>
    <w:rsid w:val="00464D51"/>
    <w:rsid w:val="00482263"/>
    <w:rsid w:val="0049606C"/>
    <w:rsid w:val="004C4656"/>
    <w:rsid w:val="004E1F5D"/>
    <w:rsid w:val="004F059D"/>
    <w:rsid w:val="005003F0"/>
    <w:rsid w:val="00563D4F"/>
    <w:rsid w:val="00586E70"/>
    <w:rsid w:val="005A490B"/>
    <w:rsid w:val="005C2F7B"/>
    <w:rsid w:val="005E17FF"/>
    <w:rsid w:val="005E7179"/>
    <w:rsid w:val="00693BE6"/>
    <w:rsid w:val="00695F40"/>
    <w:rsid w:val="006D677F"/>
    <w:rsid w:val="006E4E82"/>
    <w:rsid w:val="00736A92"/>
    <w:rsid w:val="00793C16"/>
    <w:rsid w:val="007C7FB0"/>
    <w:rsid w:val="007E26D6"/>
    <w:rsid w:val="007F2BA2"/>
    <w:rsid w:val="00813153"/>
    <w:rsid w:val="00820EDF"/>
    <w:rsid w:val="0083097A"/>
    <w:rsid w:val="008531FB"/>
    <w:rsid w:val="00880FE2"/>
    <w:rsid w:val="008873DB"/>
    <w:rsid w:val="008B5869"/>
    <w:rsid w:val="00925412"/>
    <w:rsid w:val="00960D35"/>
    <w:rsid w:val="009663B8"/>
    <w:rsid w:val="00970A1E"/>
    <w:rsid w:val="00983C65"/>
    <w:rsid w:val="00985744"/>
    <w:rsid w:val="00985C36"/>
    <w:rsid w:val="00A02145"/>
    <w:rsid w:val="00A46227"/>
    <w:rsid w:val="00A635B3"/>
    <w:rsid w:val="00A86B49"/>
    <w:rsid w:val="00AA77E6"/>
    <w:rsid w:val="00B22F2F"/>
    <w:rsid w:val="00B54AFE"/>
    <w:rsid w:val="00B864EC"/>
    <w:rsid w:val="00B9463E"/>
    <w:rsid w:val="00BB7CF9"/>
    <w:rsid w:val="00C22E27"/>
    <w:rsid w:val="00C44E75"/>
    <w:rsid w:val="00C65BE4"/>
    <w:rsid w:val="00C95C28"/>
    <w:rsid w:val="00CA3A45"/>
    <w:rsid w:val="00D00857"/>
    <w:rsid w:val="00D27EEA"/>
    <w:rsid w:val="00D46903"/>
    <w:rsid w:val="00D532D6"/>
    <w:rsid w:val="00D55426"/>
    <w:rsid w:val="00D828CD"/>
    <w:rsid w:val="00DE768A"/>
    <w:rsid w:val="00DF4A8B"/>
    <w:rsid w:val="00E0525D"/>
    <w:rsid w:val="00E066E6"/>
    <w:rsid w:val="00E606B9"/>
    <w:rsid w:val="00E73144"/>
    <w:rsid w:val="00E83DCF"/>
    <w:rsid w:val="00F275DC"/>
    <w:rsid w:val="00F437E5"/>
    <w:rsid w:val="00F5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15EB9"/>
  <w15:chartTrackingRefBased/>
  <w15:docId w15:val="{039F16BD-66BE-4563-8C1C-37A315060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Tim Seins"/>
    <w:qFormat/>
    <w:rsid w:val="00586E70"/>
    <w:rPr>
      <w:rFonts w:ascii="Times New Roman" w:hAnsi="Times New Roman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93BE6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sz w:val="32"/>
      <w:szCs w:val="32"/>
      <w:u w:val="single"/>
    </w:rPr>
  </w:style>
  <w:style w:type="paragraph" w:styleId="berschrift2">
    <w:name w:val="heading 2"/>
    <w:aliases w:val="Unterüberschrift"/>
    <w:basedOn w:val="Standard"/>
    <w:next w:val="Standard"/>
    <w:link w:val="berschrift2Zchn"/>
    <w:uiPriority w:val="9"/>
    <w:unhideWhenUsed/>
    <w:qFormat/>
    <w:rsid w:val="00693BE6"/>
    <w:pPr>
      <w:keepNext/>
      <w:keepLines/>
      <w:numPr>
        <w:ilvl w:val="1"/>
        <w:numId w:val="3"/>
      </w:numPr>
      <w:spacing w:before="40" w:after="0"/>
      <w:ind w:left="792" w:hanging="432"/>
      <w:outlineLvl w:val="1"/>
    </w:pPr>
    <w:rPr>
      <w:rFonts w:eastAsiaTheme="majorEastAsia" w:cstheme="majorBidi"/>
      <w:sz w:val="28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254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93BE6"/>
    <w:rPr>
      <w:rFonts w:ascii="Times New Roman" w:eastAsiaTheme="majorEastAsia" w:hAnsi="Times New Roman" w:cstheme="majorBidi"/>
      <w:sz w:val="32"/>
      <w:szCs w:val="32"/>
      <w:u w:val="single"/>
    </w:rPr>
  </w:style>
  <w:style w:type="character" w:customStyle="1" w:styleId="berschrift2Zchn">
    <w:name w:val="Überschrift 2 Zchn"/>
    <w:aliases w:val="Unterüberschrift Zchn"/>
    <w:basedOn w:val="Absatz-Standardschriftart"/>
    <w:link w:val="berschrift2"/>
    <w:uiPriority w:val="9"/>
    <w:rsid w:val="00693BE6"/>
    <w:rPr>
      <w:rFonts w:ascii="Times New Roman" w:eastAsiaTheme="majorEastAsia" w:hAnsi="Times New Roman" w:cstheme="majorBidi"/>
      <w:sz w:val="28"/>
      <w:szCs w:val="26"/>
      <w:u w:val="single"/>
    </w:rPr>
  </w:style>
  <w:style w:type="paragraph" w:styleId="Titel">
    <w:name w:val="Title"/>
    <w:basedOn w:val="Standard"/>
    <w:next w:val="Standard"/>
    <w:link w:val="TitelZchn"/>
    <w:uiPriority w:val="10"/>
    <w:qFormat/>
    <w:rsid w:val="00A462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46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A46227"/>
    <w:rPr>
      <w:rFonts w:cs="Times New Roman"/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A46227"/>
    <w:pPr>
      <w:spacing w:line="240" w:lineRule="auto"/>
    </w:pPr>
    <w:rPr>
      <w:rFonts w:eastAsia="Times New Roman" w:cs="Times New Roman"/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A46227"/>
    <w:rPr>
      <w:rFonts w:ascii="Times New Roman" w:eastAsia="Times New Roman" w:hAnsi="Times New Roman" w:cs="Times New Roman"/>
      <w:sz w:val="20"/>
      <w:szCs w:val="20"/>
    </w:rPr>
  </w:style>
  <w:style w:type="paragraph" w:styleId="StandardWeb">
    <w:name w:val="Normal (Web)"/>
    <w:basedOn w:val="Standard"/>
    <w:uiPriority w:val="99"/>
    <w:unhideWhenUsed/>
    <w:rsid w:val="00A46227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de-DE"/>
    </w:rPr>
  </w:style>
  <w:style w:type="character" w:customStyle="1" w:styleId="notion-enable-hover">
    <w:name w:val="notion-enable-hover"/>
    <w:basedOn w:val="Absatz-Standardschriftart"/>
    <w:rsid w:val="00563D4F"/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63D4F"/>
    <w:rPr>
      <w:rFonts w:eastAsiaTheme="minorHAnsi" w:cstheme="minorBidi"/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63D4F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0B3986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254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ett">
    <w:name w:val="Strong"/>
    <w:basedOn w:val="Absatz-Standardschriftart"/>
    <w:uiPriority w:val="22"/>
    <w:qFormat/>
    <w:rsid w:val="00925412"/>
    <w:rPr>
      <w:b/>
      <w:bCs/>
    </w:rPr>
  </w:style>
  <w:style w:type="paragraph" w:styleId="Listenabsatz">
    <w:name w:val="List Paragraph"/>
    <w:basedOn w:val="Standard"/>
    <w:uiPriority w:val="34"/>
    <w:qFormat/>
    <w:rsid w:val="009254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192F9-3CA2-419C-91D1-8F0095D4C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754</Words>
  <Characters>4757</Characters>
  <Application>Microsoft Office Word</Application>
  <DocSecurity>0</DocSecurity>
  <Lines>39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Brandl</dc:creator>
  <cp:keywords/>
  <dc:description/>
  <cp:lastModifiedBy>Tim Brandl</cp:lastModifiedBy>
  <cp:revision>45</cp:revision>
  <dcterms:created xsi:type="dcterms:W3CDTF">2023-04-30T10:30:00Z</dcterms:created>
  <dcterms:modified xsi:type="dcterms:W3CDTF">2023-05-10T16:54:00Z</dcterms:modified>
</cp:coreProperties>
</file>