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D5009" w14:textId="77777777" w:rsidR="00A2304A" w:rsidRPr="00BB7EFC" w:rsidRDefault="00A2304A" w:rsidP="00A2304A">
      <w:pPr>
        <w:spacing w:after="0" w:line="240" w:lineRule="auto"/>
        <w:jc w:val="right"/>
        <w:rPr>
          <w:rFonts w:ascii="Georgia" w:hAnsi="Georgia" w:cs="Times New Roman"/>
          <w:sz w:val="19"/>
          <w:szCs w:val="19"/>
        </w:rPr>
      </w:pPr>
      <w:r w:rsidRPr="00BB7EFC">
        <w:rPr>
          <w:rFonts w:ascii="Georgia" w:hAnsi="Georgia" w:cs="Times New Roman"/>
          <w:sz w:val="19"/>
          <w:szCs w:val="19"/>
        </w:rPr>
        <w:t>Marius Göbel</w:t>
      </w:r>
    </w:p>
    <w:p w14:paraId="7C044D98" w14:textId="77777777" w:rsidR="00A2304A" w:rsidRPr="00BB7EFC" w:rsidRDefault="00A2304A" w:rsidP="00A2304A">
      <w:pPr>
        <w:spacing w:after="0" w:line="240" w:lineRule="auto"/>
        <w:jc w:val="right"/>
        <w:rPr>
          <w:rFonts w:ascii="Georgia" w:hAnsi="Georgia" w:cs="Times New Roman"/>
          <w:sz w:val="19"/>
          <w:szCs w:val="19"/>
        </w:rPr>
      </w:pPr>
      <w:r w:rsidRPr="00BB7EFC">
        <w:rPr>
          <w:rFonts w:ascii="Georgia" w:hAnsi="Georgia" w:cs="Times New Roman"/>
          <w:sz w:val="19"/>
          <w:szCs w:val="19"/>
        </w:rPr>
        <w:t>Mauritiusstraße 11</w:t>
      </w:r>
    </w:p>
    <w:p w14:paraId="4C21C8BD" w14:textId="77777777" w:rsidR="00A2304A" w:rsidRPr="00BB7EFC" w:rsidRDefault="00A2304A" w:rsidP="00A2304A">
      <w:pPr>
        <w:spacing w:after="0" w:line="240" w:lineRule="auto"/>
        <w:jc w:val="right"/>
        <w:rPr>
          <w:rFonts w:ascii="Georgia" w:hAnsi="Georgia" w:cs="Times New Roman"/>
          <w:sz w:val="19"/>
          <w:szCs w:val="19"/>
        </w:rPr>
      </w:pPr>
      <w:r w:rsidRPr="00BB7EFC">
        <w:rPr>
          <w:rFonts w:ascii="Georgia" w:hAnsi="Georgia" w:cs="Times New Roman"/>
          <w:sz w:val="19"/>
          <w:szCs w:val="19"/>
        </w:rPr>
        <w:t>65520 Bad Camberg</w:t>
      </w:r>
    </w:p>
    <w:p w14:paraId="471ED2B3" w14:textId="7577690D" w:rsidR="00A2304A" w:rsidRPr="00BB7EFC" w:rsidRDefault="00A2304A" w:rsidP="00A2304A">
      <w:pPr>
        <w:spacing w:after="0" w:line="240" w:lineRule="auto"/>
        <w:jc w:val="right"/>
        <w:rPr>
          <w:rFonts w:ascii="Georgia" w:hAnsi="Georgia" w:cs="Times New Roman"/>
          <w:sz w:val="19"/>
          <w:szCs w:val="19"/>
        </w:rPr>
      </w:pPr>
      <w:r w:rsidRPr="00BB7EFC">
        <w:rPr>
          <w:rFonts w:ascii="Georgia" w:hAnsi="Georgia" w:cs="Georgia"/>
          <w:color w:val="000000"/>
          <w:sz w:val="19"/>
          <w:szCs w:val="19"/>
        </w:rPr>
        <w:t>marius.goebel@online</w:t>
      </w:r>
      <w:r w:rsidR="00BB7EFC">
        <w:rPr>
          <w:rFonts w:ascii="Georgia" w:hAnsi="Georgia" w:cs="Georgia"/>
          <w:color w:val="000000"/>
          <w:sz w:val="19"/>
          <w:szCs w:val="19"/>
        </w:rPr>
        <w:t>-</w:t>
      </w:r>
      <w:r w:rsidRPr="00BB7EFC">
        <w:rPr>
          <w:rFonts w:ascii="Georgia" w:hAnsi="Georgia" w:cs="Georgia"/>
          <w:color w:val="000000"/>
          <w:sz w:val="19"/>
          <w:szCs w:val="19"/>
        </w:rPr>
        <w:t>home.de</w:t>
      </w:r>
    </w:p>
    <w:p w14:paraId="04860748" w14:textId="77777777" w:rsidR="00A2304A" w:rsidRPr="00BB7EFC" w:rsidRDefault="00A2304A" w:rsidP="00A2304A">
      <w:pPr>
        <w:spacing w:after="0"/>
        <w:jc w:val="right"/>
        <w:rPr>
          <w:rFonts w:ascii="Georgia" w:hAnsi="Georgia" w:cs="Georgia"/>
          <w:color w:val="000000"/>
          <w:sz w:val="19"/>
          <w:szCs w:val="19"/>
        </w:rPr>
      </w:pPr>
      <w:r w:rsidRPr="00BB7EFC">
        <w:rPr>
          <w:rFonts w:ascii="Georgia" w:hAnsi="Georgia" w:cs="Georgia"/>
          <w:color w:val="000000"/>
          <w:sz w:val="19"/>
          <w:szCs w:val="19"/>
        </w:rPr>
        <w:t>+49 176 64426501</w:t>
      </w:r>
    </w:p>
    <w:p w14:paraId="24D1F800" w14:textId="77777777" w:rsidR="00A2304A" w:rsidRPr="00BB7EFC" w:rsidRDefault="00A2304A" w:rsidP="00A2304A">
      <w:pPr>
        <w:spacing w:after="0"/>
        <w:rPr>
          <w:rFonts w:ascii="Georgia" w:hAnsi="Georgia" w:cs="Georgia"/>
          <w:color w:val="000000"/>
          <w:sz w:val="19"/>
          <w:szCs w:val="19"/>
        </w:rPr>
      </w:pPr>
    </w:p>
    <w:p w14:paraId="090B2315" w14:textId="2C7AEB62" w:rsidR="00FD75BE" w:rsidRPr="00BB7EFC" w:rsidRDefault="000B3FA6" w:rsidP="002F0948">
      <w:pPr>
        <w:spacing w:after="0"/>
        <w:rPr>
          <w:rFonts w:ascii="Georgia" w:hAnsi="Georgia" w:cs="Georgia"/>
          <w:color w:val="000000"/>
          <w:sz w:val="19"/>
          <w:szCs w:val="19"/>
        </w:rPr>
      </w:pPr>
      <w:r w:rsidRPr="00BB7EFC">
        <w:rPr>
          <w:rFonts w:ascii="Georgia" w:hAnsi="Georgia" w:cs="Georgia"/>
          <w:color w:val="000000"/>
          <w:sz w:val="19"/>
          <w:szCs w:val="19"/>
        </w:rPr>
        <w:t>xxx</w:t>
      </w:r>
    </w:p>
    <w:p w14:paraId="12D6EDE7" w14:textId="2BC56CA6" w:rsidR="002F0948" w:rsidRPr="00BB7EFC" w:rsidRDefault="000B3FA6" w:rsidP="002F0948">
      <w:pPr>
        <w:spacing w:after="0"/>
        <w:rPr>
          <w:rFonts w:ascii="Georgia" w:hAnsi="Georgia" w:cs="Open Sans"/>
          <w:color w:val="000000"/>
          <w:sz w:val="19"/>
          <w:szCs w:val="19"/>
          <w:shd w:val="clear" w:color="auto" w:fill="FFFFFF"/>
        </w:rPr>
      </w:pPr>
      <w:r w:rsidRPr="00BB7EFC">
        <w:rPr>
          <w:rFonts w:ascii="Georgia" w:hAnsi="Georgia" w:cs="Open Sans"/>
          <w:color w:val="000000"/>
          <w:sz w:val="19"/>
          <w:szCs w:val="19"/>
          <w:shd w:val="clear" w:color="auto" w:fill="FFFFFF"/>
        </w:rPr>
        <w:t>Musters</w:t>
      </w:r>
      <w:r w:rsidR="00486780" w:rsidRPr="00BB7EFC">
        <w:rPr>
          <w:rFonts w:ascii="Georgia" w:hAnsi="Georgia" w:cs="Open Sans"/>
          <w:color w:val="000000"/>
          <w:sz w:val="19"/>
          <w:szCs w:val="19"/>
          <w:shd w:val="clear" w:color="auto" w:fill="FFFFFF"/>
        </w:rPr>
        <w:t>t</w:t>
      </w:r>
      <w:r w:rsidRPr="00BB7EFC">
        <w:rPr>
          <w:rFonts w:ascii="Georgia" w:hAnsi="Georgia" w:cs="Open Sans"/>
          <w:color w:val="000000"/>
          <w:sz w:val="19"/>
          <w:szCs w:val="19"/>
          <w:shd w:val="clear" w:color="auto" w:fill="FFFFFF"/>
        </w:rPr>
        <w:t>raße</w:t>
      </w:r>
      <w:r w:rsidR="00A2304A" w:rsidRPr="00BB7EFC">
        <w:rPr>
          <w:rFonts w:ascii="Georgia" w:hAnsi="Georgia" w:cs="Open Sans"/>
          <w:color w:val="000000"/>
          <w:sz w:val="19"/>
          <w:szCs w:val="19"/>
          <w:shd w:val="clear" w:color="auto" w:fill="FFFFFF"/>
        </w:rPr>
        <w:t xml:space="preserve"> 91</w:t>
      </w:r>
      <w:r w:rsidR="00A2304A" w:rsidRPr="00BB7EFC">
        <w:rPr>
          <w:rFonts w:ascii="Georgia" w:hAnsi="Georgia" w:cs="Open Sans"/>
          <w:color w:val="000000"/>
          <w:sz w:val="19"/>
          <w:szCs w:val="19"/>
        </w:rPr>
        <w:br/>
      </w:r>
      <w:r w:rsidR="002F0948" w:rsidRPr="00BB7EFC">
        <w:rPr>
          <w:rFonts w:ascii="Georgia" w:hAnsi="Georgia" w:cs="Open Sans"/>
          <w:color w:val="000000"/>
          <w:sz w:val="19"/>
          <w:szCs w:val="19"/>
          <w:shd w:val="clear" w:color="auto" w:fill="FFFFFF"/>
        </w:rPr>
        <w:t xml:space="preserve">60486 </w:t>
      </w:r>
      <w:r w:rsidR="00A2304A" w:rsidRPr="00BB7EFC">
        <w:rPr>
          <w:rFonts w:ascii="Georgia" w:hAnsi="Georgia" w:cs="Open Sans"/>
          <w:color w:val="000000"/>
          <w:sz w:val="19"/>
          <w:szCs w:val="19"/>
          <w:shd w:val="clear" w:color="auto" w:fill="FFFFFF"/>
        </w:rPr>
        <w:t>Frankfurt</w:t>
      </w:r>
      <w:r w:rsidR="002F0948" w:rsidRPr="00BB7EFC">
        <w:rPr>
          <w:rFonts w:ascii="Georgia" w:hAnsi="Georgia" w:cs="Open Sans"/>
          <w:color w:val="000000"/>
          <w:sz w:val="19"/>
          <w:szCs w:val="19"/>
          <w:shd w:val="clear" w:color="auto" w:fill="FFFFFF"/>
        </w:rPr>
        <w:t xml:space="preserve"> am </w:t>
      </w:r>
      <w:r w:rsidR="00A2304A" w:rsidRPr="00BB7EFC">
        <w:rPr>
          <w:rFonts w:ascii="Georgia" w:hAnsi="Georgia" w:cs="Open Sans"/>
          <w:color w:val="000000"/>
          <w:sz w:val="19"/>
          <w:szCs w:val="19"/>
          <w:shd w:val="clear" w:color="auto" w:fill="FFFFFF"/>
        </w:rPr>
        <w:t>Main</w:t>
      </w:r>
    </w:p>
    <w:p w14:paraId="6956AEDA" w14:textId="77777777" w:rsidR="00F91B94" w:rsidRPr="00BB7EFC" w:rsidRDefault="00F91B94" w:rsidP="002F0948">
      <w:pPr>
        <w:spacing w:after="0"/>
        <w:rPr>
          <w:rFonts w:ascii="Georgia" w:hAnsi="Georgia" w:cs="Open Sans"/>
          <w:color w:val="000000"/>
          <w:sz w:val="19"/>
          <w:szCs w:val="19"/>
          <w:shd w:val="clear" w:color="auto" w:fill="FFFFFF"/>
        </w:rPr>
      </w:pPr>
    </w:p>
    <w:p w14:paraId="070BC50B" w14:textId="02508DA5" w:rsidR="00A2304A" w:rsidRPr="00BB7EFC" w:rsidRDefault="00A2304A" w:rsidP="002F0948">
      <w:pPr>
        <w:spacing w:after="0"/>
        <w:jc w:val="right"/>
        <w:rPr>
          <w:rFonts w:ascii="Georgia" w:hAnsi="Georgia" w:cs="Times New Roman"/>
          <w:sz w:val="19"/>
          <w:szCs w:val="19"/>
        </w:rPr>
      </w:pPr>
      <w:r w:rsidRPr="00BB7EFC">
        <w:rPr>
          <w:rFonts w:ascii="Georgia" w:hAnsi="Georgia" w:cs="Times New Roman"/>
          <w:sz w:val="19"/>
          <w:szCs w:val="19"/>
        </w:rPr>
        <w:t>Bad Camberg, 2</w:t>
      </w:r>
      <w:r w:rsidR="007851E3" w:rsidRPr="00BB7EFC">
        <w:rPr>
          <w:rFonts w:ascii="Georgia" w:hAnsi="Georgia" w:cs="Times New Roman"/>
          <w:sz w:val="19"/>
          <w:szCs w:val="19"/>
        </w:rPr>
        <w:t>8</w:t>
      </w:r>
      <w:r w:rsidRPr="00BB7EFC">
        <w:rPr>
          <w:rFonts w:ascii="Georgia" w:hAnsi="Georgia" w:cs="Times New Roman"/>
          <w:sz w:val="19"/>
          <w:szCs w:val="19"/>
        </w:rPr>
        <w:t>.</w:t>
      </w:r>
      <w:r w:rsidR="007851E3" w:rsidRPr="00BB7EFC">
        <w:rPr>
          <w:rFonts w:ascii="Georgia" w:hAnsi="Georgia" w:cs="Times New Roman"/>
          <w:sz w:val="19"/>
          <w:szCs w:val="19"/>
        </w:rPr>
        <w:t>12</w:t>
      </w:r>
      <w:r w:rsidRPr="00BB7EFC">
        <w:rPr>
          <w:rFonts w:ascii="Georgia" w:hAnsi="Georgia" w:cs="Times New Roman"/>
          <w:sz w:val="19"/>
          <w:szCs w:val="19"/>
        </w:rPr>
        <w:t>.2022</w:t>
      </w:r>
    </w:p>
    <w:p w14:paraId="6992E5D3" w14:textId="77777777" w:rsidR="00A2304A" w:rsidRPr="00BB7EFC" w:rsidRDefault="00A2304A" w:rsidP="00A2304A">
      <w:pPr>
        <w:spacing w:after="0"/>
        <w:jc w:val="right"/>
        <w:rPr>
          <w:rFonts w:ascii="Georgia" w:hAnsi="Georgia" w:cs="Times New Roman"/>
          <w:sz w:val="19"/>
          <w:szCs w:val="19"/>
        </w:rPr>
      </w:pPr>
    </w:p>
    <w:p w14:paraId="4387BDA6" w14:textId="2E19883C" w:rsidR="00A2304A" w:rsidRPr="00BB7EFC" w:rsidRDefault="00A2304A" w:rsidP="00A2304A">
      <w:pPr>
        <w:spacing w:after="0"/>
        <w:rPr>
          <w:rFonts w:ascii="Georgia" w:hAnsi="Georgia" w:cs="Times New Roman"/>
          <w:b/>
          <w:sz w:val="19"/>
          <w:szCs w:val="19"/>
        </w:rPr>
      </w:pPr>
      <w:r w:rsidRPr="00BB7EFC">
        <w:rPr>
          <w:rFonts w:ascii="Georgia" w:hAnsi="Georgia" w:cs="Times New Roman"/>
          <w:b/>
          <w:sz w:val="19"/>
          <w:szCs w:val="19"/>
        </w:rPr>
        <w:t>Bewerbung um ein Praktikum i</w:t>
      </w:r>
      <w:r w:rsidR="008C7F65" w:rsidRPr="00BB7EFC">
        <w:rPr>
          <w:rFonts w:ascii="Georgia" w:hAnsi="Georgia" w:cs="Times New Roman"/>
          <w:b/>
          <w:sz w:val="19"/>
          <w:szCs w:val="19"/>
        </w:rPr>
        <w:t>n</w:t>
      </w:r>
      <w:r w:rsidRPr="00BB7EFC">
        <w:rPr>
          <w:rFonts w:ascii="Georgia" w:hAnsi="Georgia" w:cs="Times New Roman"/>
          <w:b/>
          <w:sz w:val="19"/>
          <w:szCs w:val="19"/>
        </w:rPr>
        <w:t xml:space="preserve"> </w:t>
      </w:r>
      <w:r w:rsidR="008C7F65" w:rsidRPr="00BB7EFC">
        <w:rPr>
          <w:rFonts w:ascii="Georgia" w:hAnsi="Georgia" w:cs="Times New Roman"/>
          <w:b/>
          <w:sz w:val="19"/>
          <w:szCs w:val="19"/>
        </w:rPr>
        <w:t>M&amp;A</w:t>
      </w:r>
    </w:p>
    <w:p w14:paraId="498355A8" w14:textId="77777777" w:rsidR="00A2304A" w:rsidRPr="00BB7EFC" w:rsidRDefault="00A2304A" w:rsidP="00A2304A">
      <w:pPr>
        <w:spacing w:after="0"/>
        <w:rPr>
          <w:rFonts w:ascii="Georgia" w:hAnsi="Georgia" w:cs="Times New Roman"/>
          <w:b/>
          <w:sz w:val="19"/>
          <w:szCs w:val="19"/>
        </w:rPr>
      </w:pPr>
    </w:p>
    <w:p w14:paraId="4E79EB64" w14:textId="77777777" w:rsidR="00A2304A" w:rsidRPr="00BB7EFC" w:rsidRDefault="00A2304A" w:rsidP="00A2304A">
      <w:pPr>
        <w:spacing w:after="0"/>
        <w:rPr>
          <w:rFonts w:ascii="Georgia" w:hAnsi="Georgia" w:cs="Times New Roman"/>
          <w:b/>
          <w:sz w:val="19"/>
          <w:szCs w:val="19"/>
        </w:rPr>
      </w:pPr>
    </w:p>
    <w:p w14:paraId="422B7889" w14:textId="7CAC6EAB" w:rsidR="00F6785E" w:rsidRPr="00BB7EFC" w:rsidRDefault="00F6785E" w:rsidP="00F6785E">
      <w:pPr>
        <w:spacing w:after="0"/>
        <w:rPr>
          <w:rFonts w:ascii="Georgia" w:hAnsi="Georgia" w:cs="Times New Roman"/>
          <w:b/>
          <w:sz w:val="19"/>
          <w:szCs w:val="19"/>
        </w:rPr>
      </w:pPr>
      <w:r w:rsidRPr="00BB7EFC">
        <w:rPr>
          <w:rFonts w:ascii="Georgia" w:hAnsi="Georgia" w:cs="Times New Roman"/>
          <w:sz w:val="19"/>
          <w:szCs w:val="19"/>
        </w:rPr>
        <w:t xml:space="preserve">Sehr geehrte Damen und Herren, </w:t>
      </w:r>
    </w:p>
    <w:p w14:paraId="18BBF856" w14:textId="77777777" w:rsidR="00F6785E" w:rsidRPr="00BB7EFC" w:rsidRDefault="00F6785E" w:rsidP="00F6785E">
      <w:pPr>
        <w:spacing w:after="0"/>
        <w:jc w:val="both"/>
        <w:rPr>
          <w:rFonts w:ascii="Georgia" w:hAnsi="Georgia" w:cs="Times New Roman"/>
          <w:sz w:val="19"/>
          <w:szCs w:val="19"/>
        </w:rPr>
      </w:pPr>
    </w:p>
    <w:p w14:paraId="7E32C98A" w14:textId="46D0AB63" w:rsidR="00F6785E" w:rsidRPr="00BB7EFC" w:rsidRDefault="00F6785E" w:rsidP="00F6785E">
      <w:pPr>
        <w:jc w:val="both"/>
        <w:rPr>
          <w:rFonts w:ascii="Georgia" w:hAnsi="Georgia" w:cs="Times New Roman"/>
          <w:sz w:val="19"/>
          <w:szCs w:val="19"/>
        </w:rPr>
      </w:pPr>
      <w:r w:rsidRPr="00BB7EFC">
        <w:rPr>
          <w:rFonts w:ascii="Georgia" w:hAnsi="Georgia" w:cs="Times New Roman"/>
          <w:sz w:val="19"/>
          <w:szCs w:val="19"/>
        </w:rPr>
        <w:t xml:space="preserve">schon vor meinem Studium besaß ich ein ausgeprägtes Interesse an Kapitalmärkten, wirtschaftlichen Zusammenhängen und deren Bedeutung für das Wirtschaftssystem. </w:t>
      </w:r>
      <w:ins w:id="0" w:author="David Döbele" w:date="2023-01-03T20:41:00Z">
        <w:r w:rsidR="000A7E9F">
          <w:rPr>
            <w:rFonts w:ascii="Georgia" w:hAnsi="Georgia" w:cs="Times New Roman"/>
            <w:sz w:val="19"/>
            <w:szCs w:val="19"/>
          </w:rPr>
          <w:t xml:space="preserve">Da mir immer mehr bewusst wird, was für einen immensen Einfluss die Kapitalmärkte auch </w:t>
        </w:r>
      </w:ins>
      <w:del w:id="1" w:author="David Döbele" w:date="2023-01-03T20:41:00Z">
        <w:r w:rsidRPr="00BB7EFC" w:rsidDel="000A7E9F">
          <w:rPr>
            <w:rFonts w:ascii="Georgia" w:hAnsi="Georgia" w:cs="Times New Roman"/>
            <w:sz w:val="19"/>
            <w:szCs w:val="19"/>
          </w:rPr>
          <w:delText xml:space="preserve">Da ich von der Relevanz dieser Themen überzeugt </w:delText>
        </w:r>
      </w:del>
      <w:del w:id="2" w:author="David Döbele" w:date="2023-01-03T20:40:00Z">
        <w:r w:rsidRPr="00BB7EFC" w:rsidDel="000A7E9F">
          <w:rPr>
            <w:rFonts w:ascii="Georgia" w:hAnsi="Georgia" w:cs="Times New Roman"/>
            <w:sz w:val="19"/>
            <w:szCs w:val="19"/>
          </w:rPr>
          <w:delText xml:space="preserve">ist </w:delText>
        </w:r>
      </w:del>
      <w:del w:id="3" w:author="David Döbele" w:date="2023-01-03T20:41:00Z">
        <w:r w:rsidRPr="00BB7EFC" w:rsidDel="000A7E9F">
          <w:rPr>
            <w:rFonts w:ascii="Georgia" w:hAnsi="Georgia" w:cs="Times New Roman"/>
            <w:sz w:val="19"/>
            <w:szCs w:val="19"/>
          </w:rPr>
          <w:delText xml:space="preserve">und mir bewusst ist, dass diese Themenbereiche auch erheblichen Einfluss </w:delText>
        </w:r>
      </w:del>
      <w:r w:rsidRPr="00BB7EFC">
        <w:rPr>
          <w:rFonts w:ascii="Georgia" w:hAnsi="Georgia" w:cs="Times New Roman"/>
          <w:sz w:val="19"/>
          <w:szCs w:val="19"/>
        </w:rPr>
        <w:t>auf unseren Alltag haben, beschäftige ich mich auch neben meinem Studium intensiv mit den Themen Börse, Politik und Industrie. Durch Gespräche mit Alumni der Frankfurt School of Finance &amp; Management</w:t>
      </w:r>
      <w:r w:rsidR="00D03377" w:rsidRPr="00BB7EFC">
        <w:rPr>
          <w:rFonts w:ascii="Georgia" w:hAnsi="Georgia" w:cs="Times New Roman"/>
          <w:sz w:val="19"/>
          <w:szCs w:val="19"/>
        </w:rPr>
        <w:t>,</w:t>
      </w:r>
      <w:r w:rsidRPr="00BB7EFC">
        <w:rPr>
          <w:rFonts w:ascii="Georgia" w:hAnsi="Georgia" w:cs="Times New Roman"/>
          <w:sz w:val="19"/>
          <w:szCs w:val="19"/>
        </w:rPr>
        <w:t xml:space="preserve"> sowie durch den Kontakt zu Bekannten, welche in der Finanzbranche tätig sind, ist mir klar geworden, dass mich vor allem eine Karriere im Investment Banking enorm reizt. Mich faszinieren besonders der Einfluss und die Synergien, die man durch die Mitarbeit an bedeutsamen Transaktionen erzielt, sowie die steile Lernkurve, die durch die fordernde und spannende Arbeitsumgebung geschaffen wird. Um dieser Leidenschaft nachgehen zu können, möchte ich Sie ab Juni 2023 für zwölf Wochen als Praktikant unterstützen.</w:t>
      </w:r>
    </w:p>
    <w:p w14:paraId="7D6AAC37" w14:textId="77777777" w:rsidR="00F6785E" w:rsidRPr="00BB7EFC" w:rsidRDefault="00F6785E" w:rsidP="00F6785E">
      <w:pPr>
        <w:spacing w:after="0"/>
        <w:jc w:val="both"/>
        <w:rPr>
          <w:rFonts w:ascii="Georgia" w:hAnsi="Georgia" w:cs="Times New Roman"/>
          <w:sz w:val="19"/>
          <w:szCs w:val="19"/>
        </w:rPr>
      </w:pPr>
    </w:p>
    <w:p w14:paraId="005DA834" w14:textId="5B827C34" w:rsidR="00F6785E" w:rsidRPr="00BB7EFC" w:rsidRDefault="00F6785E" w:rsidP="00F6785E">
      <w:pPr>
        <w:spacing w:after="0"/>
        <w:jc w:val="both"/>
        <w:rPr>
          <w:rFonts w:ascii="Georgia" w:hAnsi="Georgia" w:cs="Times New Roman"/>
          <w:sz w:val="19"/>
          <w:szCs w:val="19"/>
        </w:rPr>
      </w:pPr>
      <w:r w:rsidRPr="00BB7EFC">
        <w:rPr>
          <w:rFonts w:ascii="Georgia" w:hAnsi="Georgia" w:cs="Times New Roman"/>
          <w:sz w:val="19"/>
          <w:szCs w:val="19"/>
        </w:rPr>
        <w:t>Im Rahmen meines Studiums des „Bachelor in Business Administration“ an der Frankfurt School of Finance &amp; Management strebe ich an, meine sehr guten Leistungen aus dem Abitur zu bestätigen und vor allem durch den Kontakt zu anderen interessierten Studierenden weiter wachsen zu können. Deswegen bin ich Mitglied bei FS Invest, dem Investmentclub der Frankfurt School, genauer gesagt bin ich hier Teil des M&amp;A Sektors. Konkret vermittelt FS Invest branchenspezifische Workshops in Kooperation mit Unternehmen aus den jeweiligen Sektoren. Zusätzlich wird in meinem Sektor ein M&amp;A Newsletter in Form eines Gruppenprojektes erstellt. Hierzu beschäftigen sich die Gruppen mit aktuellen M&amp;A Transaktionen und analysieren, welche Folgen diese vermutlich haben werden. Abgesehen von den Kenntnissen und Fähigkeiten, welche ich mir im Rahmen dieser Projektarbeit aneignen durfte, zeichne ich mich auch durch meine analytischen Fähigkeiten aus, welche ich im Fach „Analyti</w:t>
      </w:r>
      <w:r w:rsidR="00486780" w:rsidRPr="00BB7EFC">
        <w:rPr>
          <w:rFonts w:ascii="Georgia" w:hAnsi="Georgia" w:cs="Times New Roman"/>
          <w:sz w:val="19"/>
          <w:szCs w:val="19"/>
        </w:rPr>
        <w:t>sches</w:t>
      </w:r>
      <w:r w:rsidRPr="00BB7EFC">
        <w:rPr>
          <w:rFonts w:ascii="Georgia" w:hAnsi="Georgia" w:cs="Times New Roman"/>
          <w:sz w:val="19"/>
          <w:szCs w:val="19"/>
        </w:rPr>
        <w:t xml:space="preserve"> </w:t>
      </w:r>
      <w:r w:rsidR="00486780" w:rsidRPr="00BB7EFC">
        <w:rPr>
          <w:rFonts w:ascii="Georgia" w:hAnsi="Georgia" w:cs="Times New Roman"/>
          <w:sz w:val="19"/>
          <w:szCs w:val="19"/>
        </w:rPr>
        <w:t>Denken</w:t>
      </w:r>
      <w:r w:rsidRPr="00BB7EFC">
        <w:rPr>
          <w:rFonts w:ascii="Georgia" w:hAnsi="Georgia" w:cs="Times New Roman"/>
          <w:sz w:val="19"/>
          <w:szCs w:val="19"/>
        </w:rPr>
        <w:t xml:space="preserve"> &amp; </w:t>
      </w:r>
      <w:r w:rsidR="00486780" w:rsidRPr="00BB7EFC">
        <w:rPr>
          <w:rFonts w:ascii="Georgia" w:hAnsi="Georgia" w:cs="Times New Roman"/>
          <w:sz w:val="19"/>
          <w:szCs w:val="19"/>
        </w:rPr>
        <w:t>Kritisches</w:t>
      </w:r>
      <w:r w:rsidRPr="00BB7EFC">
        <w:rPr>
          <w:rFonts w:ascii="Georgia" w:hAnsi="Georgia" w:cs="Times New Roman"/>
          <w:sz w:val="19"/>
          <w:szCs w:val="19"/>
        </w:rPr>
        <w:t xml:space="preserve"> </w:t>
      </w:r>
      <w:r w:rsidR="00486780" w:rsidRPr="00BB7EFC">
        <w:rPr>
          <w:rFonts w:ascii="Georgia" w:hAnsi="Georgia" w:cs="Times New Roman"/>
          <w:sz w:val="19"/>
          <w:szCs w:val="19"/>
        </w:rPr>
        <w:t>Argumentieren</w:t>
      </w:r>
      <w:r w:rsidRPr="00BB7EFC">
        <w:rPr>
          <w:rFonts w:ascii="Georgia" w:hAnsi="Georgia" w:cs="Times New Roman"/>
          <w:sz w:val="19"/>
          <w:szCs w:val="19"/>
        </w:rPr>
        <w:t>“, welches ich mit der Note 1,3 absolviert habe, unter Beweis stellen konnte. Außerdem glaube ich fest daran, Ihr Team aufgrund meiner kommunikativen Fähigkeiten und meiner Teamfähigkeit verstärken zu können. Diese durfte ich mir durch mein Engagement in einem Orchester</w:t>
      </w:r>
      <w:r w:rsidR="00D03377" w:rsidRPr="00BB7EFC">
        <w:rPr>
          <w:rFonts w:ascii="Georgia" w:hAnsi="Georgia" w:cs="Times New Roman"/>
          <w:sz w:val="19"/>
          <w:szCs w:val="19"/>
        </w:rPr>
        <w:t>,</w:t>
      </w:r>
      <w:r w:rsidRPr="00BB7EFC">
        <w:rPr>
          <w:rFonts w:ascii="Georgia" w:hAnsi="Georgia" w:cs="Times New Roman"/>
          <w:sz w:val="19"/>
          <w:szCs w:val="19"/>
        </w:rPr>
        <w:t xml:space="preserve"> sowie meine Tätigkeit als Gruppenleiter der Messdiener meines Kirchorts erarbeiten. In beiden Fällen habe ich gelernt, wie wichtig klare und zielgerichtete Kommunikation, sowie ein hohes Maß an Ehrgeiz und Pflichtbewusstsein sind, um gemeinsame Projekte erfolgreich zu absolvieren, sei es als Teamplayer im Orchester oder als Leader bei den Projekten der Messdiener. Ich freue mich sehr darauf, meine Kenntnisse und Fähigkeiten mehrwertschaffend bei xxx einbringen zu können und aufgrund der steilen Lernkurve, welche ein Praktikum bei xxx mit sich bringt, weiter verbessern zu können.</w:t>
      </w:r>
    </w:p>
    <w:p w14:paraId="240A8DDC" w14:textId="77777777" w:rsidR="00F6785E" w:rsidRPr="00BB7EFC" w:rsidRDefault="00F6785E" w:rsidP="00F6785E">
      <w:pPr>
        <w:spacing w:after="0"/>
        <w:jc w:val="both"/>
        <w:rPr>
          <w:rFonts w:ascii="Georgia" w:hAnsi="Georgia" w:cs="Times New Roman"/>
          <w:sz w:val="19"/>
          <w:szCs w:val="19"/>
        </w:rPr>
      </w:pPr>
    </w:p>
    <w:p w14:paraId="43F108E4" w14:textId="77777777" w:rsidR="00F6785E" w:rsidRPr="00BB7EFC" w:rsidRDefault="00F6785E" w:rsidP="00F6785E">
      <w:pPr>
        <w:spacing w:after="0"/>
        <w:jc w:val="both"/>
        <w:rPr>
          <w:rFonts w:ascii="Georgia" w:hAnsi="Georgia"/>
          <w:sz w:val="19"/>
          <w:szCs w:val="19"/>
        </w:rPr>
      </w:pPr>
      <w:r w:rsidRPr="00BB7EFC">
        <w:rPr>
          <w:rFonts w:ascii="Georgia" w:hAnsi="Georgia"/>
          <w:sz w:val="19"/>
          <w:szCs w:val="19"/>
        </w:rPr>
        <w:t>Dritter Absatz</w:t>
      </w:r>
    </w:p>
    <w:p w14:paraId="10EEDE22" w14:textId="77777777" w:rsidR="00F6785E" w:rsidRPr="00BB7EFC" w:rsidRDefault="00F6785E" w:rsidP="00F6785E">
      <w:pPr>
        <w:spacing w:after="0"/>
        <w:jc w:val="both"/>
        <w:rPr>
          <w:rFonts w:ascii="Georgia" w:hAnsi="Georgia"/>
          <w:sz w:val="19"/>
          <w:szCs w:val="19"/>
        </w:rPr>
      </w:pPr>
      <w:r w:rsidRPr="00BB7EFC">
        <w:rPr>
          <w:rFonts w:ascii="Georgia" w:hAnsi="Georgia"/>
          <w:sz w:val="19"/>
          <w:szCs w:val="19"/>
        </w:rPr>
        <w:t>Dritter Absatz</w:t>
      </w:r>
    </w:p>
    <w:p w14:paraId="36CC86E2" w14:textId="77777777" w:rsidR="00F6785E" w:rsidRPr="00BB7EFC" w:rsidRDefault="00F6785E" w:rsidP="00F6785E">
      <w:pPr>
        <w:spacing w:after="0"/>
        <w:jc w:val="both"/>
        <w:rPr>
          <w:rFonts w:ascii="Georgia" w:hAnsi="Georgia"/>
          <w:sz w:val="19"/>
          <w:szCs w:val="19"/>
        </w:rPr>
      </w:pPr>
      <w:r w:rsidRPr="00BB7EFC">
        <w:rPr>
          <w:rFonts w:ascii="Georgia" w:hAnsi="Georgia"/>
          <w:sz w:val="19"/>
          <w:szCs w:val="19"/>
        </w:rPr>
        <w:t>Dritter Absatz</w:t>
      </w:r>
    </w:p>
    <w:p w14:paraId="5F5F5F58" w14:textId="77777777" w:rsidR="00F6785E" w:rsidRPr="00BB7EFC" w:rsidRDefault="00F6785E" w:rsidP="00F6785E">
      <w:pPr>
        <w:spacing w:after="0"/>
        <w:jc w:val="both"/>
        <w:rPr>
          <w:rFonts w:ascii="Georgia" w:hAnsi="Georgia"/>
          <w:sz w:val="19"/>
          <w:szCs w:val="19"/>
        </w:rPr>
      </w:pPr>
      <w:r w:rsidRPr="00BB7EFC">
        <w:rPr>
          <w:rFonts w:ascii="Georgia" w:hAnsi="Georgia"/>
          <w:sz w:val="19"/>
          <w:szCs w:val="19"/>
        </w:rPr>
        <w:t>Dritter Absatz</w:t>
      </w:r>
    </w:p>
    <w:p w14:paraId="68D9AB9A" w14:textId="77777777" w:rsidR="00F6785E" w:rsidRPr="00BB7EFC" w:rsidRDefault="00F6785E" w:rsidP="00F6785E">
      <w:pPr>
        <w:spacing w:after="0"/>
        <w:jc w:val="both"/>
        <w:rPr>
          <w:rFonts w:ascii="Georgia" w:hAnsi="Georgia"/>
          <w:sz w:val="19"/>
          <w:szCs w:val="19"/>
        </w:rPr>
      </w:pPr>
      <w:r w:rsidRPr="00BB7EFC">
        <w:rPr>
          <w:rFonts w:ascii="Georgia" w:hAnsi="Georgia"/>
          <w:sz w:val="19"/>
          <w:szCs w:val="19"/>
        </w:rPr>
        <w:t>Dritter Absatz</w:t>
      </w:r>
    </w:p>
    <w:p w14:paraId="01991DB9" w14:textId="77777777" w:rsidR="00F6785E" w:rsidRPr="00BB7EFC" w:rsidRDefault="00F6785E" w:rsidP="00F6785E">
      <w:pPr>
        <w:spacing w:after="0"/>
        <w:jc w:val="both"/>
        <w:rPr>
          <w:rFonts w:ascii="Georgia" w:hAnsi="Georgia"/>
          <w:sz w:val="19"/>
          <w:szCs w:val="19"/>
        </w:rPr>
      </w:pPr>
      <w:r w:rsidRPr="00BB7EFC">
        <w:rPr>
          <w:rFonts w:ascii="Georgia" w:hAnsi="Georgia"/>
          <w:sz w:val="19"/>
          <w:szCs w:val="19"/>
        </w:rPr>
        <w:t>Dritter Absatz</w:t>
      </w:r>
    </w:p>
    <w:p w14:paraId="6A15EF76" w14:textId="77777777" w:rsidR="00F6785E" w:rsidRPr="00BB7EFC" w:rsidRDefault="00F6785E" w:rsidP="00F6785E">
      <w:pPr>
        <w:spacing w:after="0"/>
        <w:jc w:val="both"/>
        <w:rPr>
          <w:rFonts w:ascii="Georgia" w:hAnsi="Georgia"/>
          <w:sz w:val="19"/>
          <w:szCs w:val="19"/>
        </w:rPr>
      </w:pPr>
      <w:r w:rsidRPr="00BB7EFC">
        <w:rPr>
          <w:rFonts w:ascii="Georgia" w:hAnsi="Georgia"/>
          <w:sz w:val="19"/>
          <w:szCs w:val="19"/>
        </w:rPr>
        <w:t>Dritter Absatz</w:t>
      </w:r>
    </w:p>
    <w:p w14:paraId="669076FB" w14:textId="77777777" w:rsidR="00F6785E" w:rsidRPr="00BB7EFC" w:rsidRDefault="00F6785E" w:rsidP="00F6785E">
      <w:pPr>
        <w:spacing w:after="0"/>
        <w:jc w:val="both"/>
        <w:rPr>
          <w:rFonts w:ascii="Georgia" w:hAnsi="Georgia"/>
          <w:sz w:val="19"/>
          <w:szCs w:val="19"/>
        </w:rPr>
      </w:pPr>
      <w:r w:rsidRPr="00BB7EFC">
        <w:rPr>
          <w:rFonts w:ascii="Georgia" w:hAnsi="Georgia"/>
          <w:sz w:val="19"/>
          <w:szCs w:val="19"/>
        </w:rPr>
        <w:t>Dritter Absatz</w:t>
      </w:r>
    </w:p>
    <w:p w14:paraId="4F315CD1" w14:textId="77777777" w:rsidR="00F6785E" w:rsidRPr="00BB7EFC" w:rsidRDefault="00F6785E" w:rsidP="00F6785E">
      <w:pPr>
        <w:spacing w:after="0"/>
        <w:jc w:val="both"/>
        <w:rPr>
          <w:rFonts w:ascii="Georgia" w:hAnsi="Georgia"/>
          <w:sz w:val="19"/>
          <w:szCs w:val="19"/>
        </w:rPr>
      </w:pPr>
    </w:p>
    <w:p w14:paraId="33C28B67" w14:textId="77777777" w:rsidR="00F6785E" w:rsidRPr="00BB7EFC" w:rsidRDefault="00F6785E" w:rsidP="00F6785E">
      <w:pPr>
        <w:spacing w:after="0"/>
        <w:jc w:val="both"/>
        <w:rPr>
          <w:rFonts w:ascii="Georgia" w:hAnsi="Georgia" w:cs="Times New Roman"/>
          <w:sz w:val="19"/>
          <w:szCs w:val="19"/>
        </w:rPr>
      </w:pPr>
      <w:r w:rsidRPr="00BB7EFC">
        <w:rPr>
          <w:rFonts w:ascii="Georgia" w:hAnsi="Georgia" w:cs="Times New Roman"/>
          <w:sz w:val="19"/>
          <w:szCs w:val="19"/>
        </w:rPr>
        <w:t>Von dem Praktikum in M&amp;A erhoffe ich mir eine steile Lernkurve sowie die Möglichkeit, eigene Ideen einzubringen und somit Verantwortung zu übernehmen. Ich bin mir sicher, dass ich durch meine hohe Lernbereitschaft, meine Erfahrungen als Teamplayer und meine hohe Einsatzbereitschaft eine Bereicherung für xxx sein werde und würde mich sehr darüber freuen, Sie in einem persönlichen Gespräch von mir und meinen Kompetenzen überzeugen zu dürfen.</w:t>
      </w:r>
    </w:p>
    <w:p w14:paraId="496AC137" w14:textId="77777777" w:rsidR="00F6785E" w:rsidRPr="00BB7EFC" w:rsidRDefault="00F6785E" w:rsidP="00F6785E">
      <w:pPr>
        <w:spacing w:after="0"/>
        <w:jc w:val="both"/>
        <w:rPr>
          <w:rFonts w:ascii="Georgia" w:hAnsi="Georgia" w:cs="Times New Roman"/>
          <w:sz w:val="19"/>
          <w:szCs w:val="19"/>
        </w:rPr>
      </w:pPr>
    </w:p>
    <w:p w14:paraId="1F8329CF" w14:textId="77777777" w:rsidR="00F6785E" w:rsidRPr="00BB7EFC" w:rsidRDefault="00F6785E" w:rsidP="00F6785E">
      <w:pPr>
        <w:spacing w:after="0"/>
        <w:jc w:val="both"/>
        <w:rPr>
          <w:rFonts w:ascii="Georgia" w:hAnsi="Georgia" w:cs="Times New Roman"/>
          <w:sz w:val="19"/>
          <w:szCs w:val="19"/>
        </w:rPr>
      </w:pPr>
      <w:r w:rsidRPr="00BB7EFC">
        <w:rPr>
          <w:rFonts w:ascii="Georgia" w:hAnsi="Georgia" w:cs="Times New Roman"/>
          <w:sz w:val="19"/>
          <w:szCs w:val="19"/>
        </w:rPr>
        <w:t>Mit freundlichen Grüßen</w:t>
      </w:r>
    </w:p>
    <w:p w14:paraId="05E7A0FA" w14:textId="77777777" w:rsidR="00F6785E" w:rsidRPr="00BB7EFC" w:rsidRDefault="00F6785E" w:rsidP="00F6785E">
      <w:pPr>
        <w:rPr>
          <w:rFonts w:ascii="Georgia" w:hAnsi="Georgia"/>
          <w:sz w:val="19"/>
          <w:szCs w:val="19"/>
        </w:rPr>
      </w:pPr>
      <w:r w:rsidRPr="00BB7EFC">
        <w:rPr>
          <w:rFonts w:ascii="Georgia" w:hAnsi="Georgia" w:cs="Times New Roman"/>
          <w:sz w:val="19"/>
          <w:szCs w:val="19"/>
          <w:lang w:val="en-US"/>
        </w:rPr>
        <w:t>Marius Göbel</w:t>
      </w:r>
    </w:p>
    <w:p w14:paraId="540C14DC" w14:textId="7318DDAA" w:rsidR="00481293" w:rsidRPr="00BB7EFC" w:rsidRDefault="00481293" w:rsidP="00F6785E">
      <w:pPr>
        <w:spacing w:after="0"/>
        <w:jc w:val="both"/>
        <w:rPr>
          <w:rFonts w:ascii="Georgia" w:hAnsi="Georgia"/>
          <w:sz w:val="19"/>
          <w:szCs w:val="19"/>
        </w:rPr>
      </w:pPr>
    </w:p>
    <w:sectPr w:rsidR="00481293" w:rsidRPr="00BB7EFC"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04A"/>
    <w:rsid w:val="000A7E9F"/>
    <w:rsid w:val="000B3FA6"/>
    <w:rsid w:val="001C7DC8"/>
    <w:rsid w:val="002F0948"/>
    <w:rsid w:val="003945EC"/>
    <w:rsid w:val="00481293"/>
    <w:rsid w:val="00486780"/>
    <w:rsid w:val="005330D9"/>
    <w:rsid w:val="005D5A7D"/>
    <w:rsid w:val="00603849"/>
    <w:rsid w:val="00626AD2"/>
    <w:rsid w:val="007851E3"/>
    <w:rsid w:val="008C7F65"/>
    <w:rsid w:val="00A15AE9"/>
    <w:rsid w:val="00A2304A"/>
    <w:rsid w:val="00BB7EFC"/>
    <w:rsid w:val="00BE50A8"/>
    <w:rsid w:val="00C577EB"/>
    <w:rsid w:val="00C75860"/>
    <w:rsid w:val="00C80BD1"/>
    <w:rsid w:val="00D03377"/>
    <w:rsid w:val="00E161D7"/>
    <w:rsid w:val="00EA49E5"/>
    <w:rsid w:val="00EF3AA6"/>
    <w:rsid w:val="00F6785E"/>
    <w:rsid w:val="00F91B94"/>
    <w:rsid w:val="00FC0051"/>
    <w:rsid w:val="00FD75B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262FB"/>
  <w15:chartTrackingRefBased/>
  <w15:docId w15:val="{1ADF8F21-D241-4D53-B9EE-E9E682B15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2304A"/>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0A7E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360606">
      <w:bodyDiv w:val="1"/>
      <w:marLeft w:val="0"/>
      <w:marRight w:val="0"/>
      <w:marTop w:val="0"/>
      <w:marBottom w:val="0"/>
      <w:divBdr>
        <w:top w:val="none" w:sz="0" w:space="0" w:color="auto"/>
        <w:left w:val="none" w:sz="0" w:space="0" w:color="auto"/>
        <w:bottom w:val="none" w:sz="0" w:space="0" w:color="auto"/>
        <w:right w:val="none" w:sz="0" w:space="0" w:color="auto"/>
      </w:divBdr>
    </w:div>
    <w:div w:id="1546599826">
      <w:bodyDiv w:val="1"/>
      <w:marLeft w:val="0"/>
      <w:marRight w:val="0"/>
      <w:marTop w:val="0"/>
      <w:marBottom w:val="0"/>
      <w:divBdr>
        <w:top w:val="none" w:sz="0" w:space="0" w:color="auto"/>
        <w:left w:val="none" w:sz="0" w:space="0" w:color="auto"/>
        <w:bottom w:val="none" w:sz="0" w:space="0" w:color="auto"/>
        <w:right w:val="none" w:sz="0" w:space="0" w:color="auto"/>
      </w:divBdr>
    </w:div>
    <w:div w:id="190907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518</Words>
  <Characters>3266</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Marius</dc:creator>
  <cp:keywords/>
  <dc:description/>
  <cp:lastModifiedBy>David Döbele</cp:lastModifiedBy>
  <cp:revision>10</cp:revision>
  <cp:lastPrinted>2022-12-28T15:14:00Z</cp:lastPrinted>
  <dcterms:created xsi:type="dcterms:W3CDTF">2022-08-20T16:32:00Z</dcterms:created>
  <dcterms:modified xsi:type="dcterms:W3CDTF">2023-01-03T19:43:00Z</dcterms:modified>
</cp:coreProperties>
</file>