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02"/>
        <w:tblW w:w="11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3848"/>
        <w:gridCol w:w="2423"/>
        <w:gridCol w:w="3350"/>
      </w:tblGrid>
      <w:tr w:rsidR="005349FD" w:rsidRPr="00D539E8" w14:paraId="547F8BCC" w14:textId="77777777" w:rsidTr="00816C8D">
        <w:trPr>
          <w:trHeight w:val="113"/>
        </w:trPr>
        <w:tc>
          <w:tcPr>
            <w:tcW w:w="11430" w:type="dxa"/>
            <w:gridSpan w:val="4"/>
            <w:vAlign w:val="bottom"/>
          </w:tcPr>
          <w:p w14:paraId="1330DC49" w14:textId="77777777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539E8">
              <w:rPr>
                <w:rFonts w:ascii="Times New Roman" w:hAnsi="Times New Roman"/>
                <w:b/>
                <w:bCs/>
                <w:sz w:val="44"/>
                <w:szCs w:val="44"/>
              </w:rPr>
              <w:t>Till Kolig</w:t>
            </w:r>
          </w:p>
        </w:tc>
      </w:tr>
      <w:tr w:rsidR="005349FD" w:rsidRPr="00D539E8" w14:paraId="2625B537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3C23028D" w14:textId="6275258B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539E8">
              <w:rPr>
                <w:rFonts w:ascii="Times New Roman" w:hAnsi="Times New Roman"/>
              </w:rPr>
              <w:t>4</w:t>
            </w:r>
            <w:r w:rsidR="00B8648B"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Middlesex Street, London, E1 7</w:t>
            </w:r>
            <w:r w:rsidR="00B8648B">
              <w:rPr>
                <w:rFonts w:ascii="Times New Roman" w:hAnsi="Times New Roman"/>
              </w:rPr>
              <w:t>EZ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 xml:space="preserve">| </w:t>
            </w:r>
            <w:r w:rsidRPr="00635A5A">
              <w:rPr>
                <w:rFonts w:ascii="Times New Roman" w:hAnsi="Times New Roman"/>
              </w:rPr>
              <w:t>koligtill@gmail.com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|</w:t>
            </w:r>
            <w:r>
              <w:rPr>
                <w:rFonts w:ascii="Times New Roman" w:hAnsi="Times New Roman"/>
              </w:rPr>
              <w:t xml:space="preserve"> +</w:t>
            </w:r>
            <w:r w:rsidRPr="00D539E8">
              <w:rPr>
                <w:rFonts w:ascii="Times New Roman" w:hAnsi="Times New Roman"/>
              </w:rPr>
              <w:t>49(0)1608023456</w:t>
            </w:r>
          </w:p>
        </w:tc>
      </w:tr>
      <w:tr w:rsidR="005349FD" w:rsidRPr="00D539E8" w14:paraId="63995A37" w14:textId="77777777" w:rsidTr="00816C8D">
        <w:trPr>
          <w:trHeight w:val="403"/>
        </w:trPr>
        <w:tc>
          <w:tcPr>
            <w:tcW w:w="11430" w:type="dxa"/>
            <w:gridSpan w:val="4"/>
            <w:tcBorders>
              <w:bottom w:val="single" w:sz="4" w:space="0" w:color="auto"/>
            </w:tcBorders>
            <w:vAlign w:val="bottom"/>
          </w:tcPr>
          <w:p w14:paraId="0FA5B83B" w14:textId="3D8317AC" w:rsidR="005349FD" w:rsidRPr="00D539E8" w:rsidRDefault="005349FD" w:rsidP="00816C8D">
            <w:pPr>
              <w:spacing w:after="0" w:line="240" w:lineRule="auto"/>
              <w:rPr>
                <w:rFonts w:ascii="Times New Roman" w:hAnsi="Times New Roman"/>
              </w:rPr>
            </w:pPr>
            <w:r w:rsidRPr="00D539E8">
              <w:rPr>
                <w:rFonts w:ascii="Times New Roman" w:hAnsi="Times New Roman"/>
                <w:b/>
              </w:rPr>
              <w:t>EDUCATION</w:t>
            </w:r>
          </w:p>
        </w:tc>
      </w:tr>
      <w:tr w:rsidR="005349FD" w:rsidRPr="00D539E8" w14:paraId="4FD0EF15" w14:textId="77777777" w:rsidTr="001E2257">
        <w:trPr>
          <w:trHeight w:val="346"/>
        </w:trPr>
        <w:tc>
          <w:tcPr>
            <w:tcW w:w="8080" w:type="dxa"/>
            <w:gridSpan w:val="3"/>
            <w:tcBorders>
              <w:top w:val="single" w:sz="4" w:space="0" w:color="auto"/>
            </w:tcBorders>
            <w:vAlign w:val="bottom"/>
          </w:tcPr>
          <w:p w14:paraId="5018371E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King’s College London</w:t>
            </w:r>
          </w:p>
        </w:tc>
        <w:tc>
          <w:tcPr>
            <w:tcW w:w="3350" w:type="dxa"/>
            <w:tcBorders>
              <w:top w:val="single" w:sz="4" w:space="0" w:color="auto"/>
            </w:tcBorders>
            <w:vAlign w:val="bottom"/>
          </w:tcPr>
          <w:p w14:paraId="4C075190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London, United Kingdom</w:t>
            </w:r>
          </w:p>
        </w:tc>
      </w:tr>
      <w:tr w:rsidR="005349FD" w:rsidRPr="00D539E8" w14:paraId="72E8514C" w14:textId="77777777" w:rsidTr="001E2257">
        <w:trPr>
          <w:trHeight w:val="170"/>
        </w:trPr>
        <w:tc>
          <w:tcPr>
            <w:tcW w:w="8080" w:type="dxa"/>
            <w:gridSpan w:val="3"/>
            <w:vAlign w:val="bottom"/>
          </w:tcPr>
          <w:p w14:paraId="1D70D671" w14:textId="574A6EBD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M.Sc. in Banking &amp; Finance</w:t>
            </w:r>
            <w:r w:rsidR="00582473">
              <w:rPr>
                <w:rFonts w:ascii="Times New Roman" w:hAnsi="Times New Roman"/>
                <w:i/>
              </w:rPr>
              <w:t xml:space="preserve"> (Expected: Distinction</w:t>
            </w:r>
            <w:r w:rsidR="0013170E">
              <w:rPr>
                <w:rFonts w:ascii="Times New Roman" w:hAnsi="Times New Roman"/>
                <w:i/>
              </w:rPr>
              <w:t>, Top 5% of Cohort</w:t>
            </w:r>
            <w:r w:rsidR="00582473">
              <w:rPr>
                <w:rFonts w:ascii="Times New Roman" w:hAnsi="Times New Roman"/>
                <w:i/>
              </w:rPr>
              <w:t>)</w:t>
            </w:r>
          </w:p>
        </w:tc>
        <w:tc>
          <w:tcPr>
            <w:tcW w:w="3350" w:type="dxa"/>
            <w:vAlign w:val="bottom"/>
          </w:tcPr>
          <w:p w14:paraId="0CDF706A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09/2025 – 09/2026</w:t>
            </w:r>
          </w:p>
        </w:tc>
      </w:tr>
      <w:tr w:rsidR="005349FD" w:rsidRPr="00D539E8" w14:paraId="18C3480B" w14:textId="77777777" w:rsidTr="00816C8D">
        <w:trPr>
          <w:trHeight w:val="397"/>
        </w:trPr>
        <w:tc>
          <w:tcPr>
            <w:tcW w:w="11430" w:type="dxa"/>
            <w:gridSpan w:val="4"/>
            <w:vAlign w:val="bottom"/>
          </w:tcPr>
          <w:p w14:paraId="05179C65" w14:textId="102110BB" w:rsidR="00565FAB" w:rsidRPr="00565FAB" w:rsidRDefault="00565FAB" w:rsidP="00565FAB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Leading a team of six students as Group Coordinator </w:t>
            </w:r>
            <w:r w:rsidR="00363D3A">
              <w:rPr>
                <w:rFonts w:ascii="Times New Roman" w:hAnsi="Times New Roman"/>
                <w:lang w:val="en-GB"/>
              </w:rPr>
              <w:t>at</w:t>
            </w:r>
            <w:r>
              <w:rPr>
                <w:rFonts w:ascii="Times New Roman" w:hAnsi="Times New Roman"/>
                <w:lang w:val="en-GB"/>
              </w:rPr>
              <w:t xml:space="preserve"> the King’s Investment Fund</w:t>
            </w:r>
          </w:p>
          <w:p w14:paraId="0A1C9256" w14:textId="7CE9910F" w:rsidR="00532E60" w:rsidRPr="00E03F90" w:rsidRDefault="00D97C37" w:rsidP="00532E60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One of </w:t>
            </w:r>
            <w:r w:rsidR="00E47E90">
              <w:rPr>
                <w:rFonts w:ascii="Times New Roman" w:hAnsi="Times New Roman"/>
                <w:lang w:val="en-GB"/>
              </w:rPr>
              <w:t>fifteen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="00901709">
              <w:rPr>
                <w:rFonts w:ascii="Times New Roman" w:hAnsi="Times New Roman"/>
                <w:lang w:val="en-GB"/>
              </w:rPr>
              <w:t>Equity Associate</w:t>
            </w:r>
            <w:r>
              <w:rPr>
                <w:rFonts w:ascii="Times New Roman" w:hAnsi="Times New Roman"/>
                <w:lang w:val="en-GB"/>
              </w:rPr>
              <w:t xml:space="preserve">s managing a student run investment fund </w:t>
            </w:r>
            <w:r w:rsidR="00901709">
              <w:rPr>
                <w:rFonts w:ascii="Times New Roman" w:hAnsi="Times New Roman"/>
                <w:lang w:val="en-GB"/>
              </w:rPr>
              <w:t>at King’s Capita</w:t>
            </w:r>
            <w:r>
              <w:rPr>
                <w:rFonts w:ascii="Times New Roman" w:hAnsi="Times New Roman"/>
                <w:lang w:val="en-GB"/>
              </w:rPr>
              <w:t>l</w:t>
            </w:r>
            <w:r w:rsidR="00901709">
              <w:rPr>
                <w:rFonts w:ascii="Times New Roman" w:hAnsi="Times New Roman"/>
                <w:lang w:val="en-GB"/>
              </w:rPr>
              <w:t xml:space="preserve"> </w:t>
            </w:r>
          </w:p>
          <w:p w14:paraId="7C1DA802" w14:textId="6B64DC69" w:rsidR="00E03F90" w:rsidRPr="00E03F90" w:rsidRDefault="00532E60" w:rsidP="00E03F90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Societies:</w:t>
            </w:r>
            <w:r w:rsidR="003D70C9">
              <w:rPr>
                <w:rFonts w:ascii="Times New Roman" w:hAnsi="Times New Roman"/>
                <w:lang w:val="en-GB"/>
              </w:rPr>
              <w:t xml:space="preserve"> </w:t>
            </w:r>
            <w:r w:rsidR="00901709">
              <w:rPr>
                <w:rFonts w:ascii="Times New Roman" w:hAnsi="Times New Roman"/>
                <w:lang w:val="en-GB"/>
              </w:rPr>
              <w:t xml:space="preserve">King’s Business Club, </w:t>
            </w:r>
            <w:r>
              <w:rPr>
                <w:rFonts w:ascii="Times New Roman" w:hAnsi="Times New Roman"/>
                <w:lang w:val="en-GB"/>
              </w:rPr>
              <w:t>London Finance and Business Union,</w:t>
            </w:r>
            <w:r w:rsidR="00901709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KCL Motorsport Club</w:t>
            </w:r>
            <w:r w:rsidR="00915CE2">
              <w:rPr>
                <w:rFonts w:ascii="Times New Roman" w:hAnsi="Times New Roman"/>
                <w:lang w:val="en-GB"/>
              </w:rPr>
              <w:t>, King’s Athletics</w:t>
            </w:r>
          </w:p>
        </w:tc>
      </w:tr>
      <w:tr w:rsidR="005349FD" w:rsidRPr="00D539E8" w14:paraId="4B825B43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16AF967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Victoria International University of Applied Sciences</w:t>
            </w:r>
          </w:p>
        </w:tc>
        <w:tc>
          <w:tcPr>
            <w:tcW w:w="3350" w:type="dxa"/>
            <w:vAlign w:val="bottom"/>
          </w:tcPr>
          <w:p w14:paraId="692BAC6A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2A02DBD4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62F403BC" w14:textId="5A541980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B.A. in Business Administration – Dual Study Programme</w:t>
            </w:r>
            <w:r w:rsidR="008F7987">
              <w:rPr>
                <w:rFonts w:ascii="Times New Roman" w:hAnsi="Times New Roman"/>
                <w:i/>
              </w:rPr>
              <w:t xml:space="preserve"> (Final Thesis Grade: 1.6)</w:t>
            </w:r>
          </w:p>
        </w:tc>
        <w:tc>
          <w:tcPr>
            <w:tcW w:w="3350" w:type="dxa"/>
            <w:vAlign w:val="bottom"/>
          </w:tcPr>
          <w:p w14:paraId="464040CD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10/2021 – 09/2024</w:t>
            </w:r>
          </w:p>
        </w:tc>
      </w:tr>
      <w:tr w:rsidR="005349FD" w:rsidRPr="00D539E8" w14:paraId="01869A30" w14:textId="77777777" w:rsidTr="00816C8D">
        <w:trPr>
          <w:trHeight w:val="567"/>
        </w:trPr>
        <w:tc>
          <w:tcPr>
            <w:tcW w:w="11430" w:type="dxa"/>
            <w:gridSpan w:val="4"/>
            <w:vAlign w:val="bottom"/>
          </w:tcPr>
          <w:p w14:paraId="15EF45CE" w14:textId="5EF707D8" w:rsidR="00D0080E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Bachelor’s thesis: Developed a multi-factor regression model to predict broker success based on variables</w:t>
            </w:r>
          </w:p>
          <w:p w14:paraId="1755A0EB" w14:textId="77777777" w:rsidR="00D0080E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Proposed and implemented a new integration process that structured the first weeks and months of new brokers, leading to measurable improvements in early productivity and overall revenue contribution</w:t>
            </w:r>
          </w:p>
          <w:p w14:paraId="4B0B09DF" w14:textId="6248A59F" w:rsidR="00D0080E" w:rsidRPr="00125A0C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Demonstrated that optimi</w:t>
            </w:r>
            <w:r w:rsidR="00D53C61">
              <w:rPr>
                <w:rFonts w:ascii="Times New Roman" w:hAnsi="Times New Roman"/>
                <w:lang w:val="en-GB"/>
              </w:rPr>
              <w:t>s</w:t>
            </w:r>
            <w:r>
              <w:rPr>
                <w:rFonts w:ascii="Times New Roman" w:hAnsi="Times New Roman"/>
                <w:lang w:val="en-GB"/>
              </w:rPr>
              <w:t>ed onboarding reduced inefficiencies and increased revenue by accelerating brokers’ first sales</w:t>
            </w:r>
          </w:p>
        </w:tc>
      </w:tr>
      <w:tr w:rsidR="005349FD" w:rsidRPr="00D539E8" w14:paraId="1F2A9491" w14:textId="77777777" w:rsidTr="00816C8D">
        <w:trPr>
          <w:trHeight w:val="397"/>
        </w:trPr>
        <w:tc>
          <w:tcPr>
            <w:tcW w:w="5657" w:type="dxa"/>
            <w:gridSpan w:val="2"/>
            <w:tcBorders>
              <w:bottom w:val="single" w:sz="4" w:space="0" w:color="auto"/>
            </w:tcBorders>
            <w:vAlign w:val="bottom"/>
          </w:tcPr>
          <w:p w14:paraId="23D5E5AD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WORK EXPERIENCE</w:t>
            </w:r>
          </w:p>
        </w:tc>
        <w:tc>
          <w:tcPr>
            <w:tcW w:w="5773" w:type="dxa"/>
            <w:gridSpan w:val="2"/>
            <w:tcBorders>
              <w:bottom w:val="single" w:sz="4" w:space="0" w:color="auto"/>
            </w:tcBorders>
            <w:vAlign w:val="bottom"/>
          </w:tcPr>
          <w:p w14:paraId="5FD8E73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349FD" w:rsidRPr="00D539E8" w14:paraId="4B042263" w14:textId="77777777" w:rsidTr="001E2257">
        <w:trPr>
          <w:trHeight w:val="283"/>
        </w:trPr>
        <w:tc>
          <w:tcPr>
            <w:tcW w:w="8080" w:type="dxa"/>
            <w:gridSpan w:val="3"/>
            <w:tcBorders>
              <w:top w:val="single" w:sz="4" w:space="0" w:color="auto"/>
            </w:tcBorders>
            <w:vAlign w:val="bottom"/>
          </w:tcPr>
          <w:p w14:paraId="3F92323A" w14:textId="0B537066" w:rsidR="00D0080E" w:rsidRPr="00D539E8" w:rsidRDefault="00EA4E5A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STJ Advisors</w:t>
            </w:r>
            <w:r w:rsidR="00D0080E" w:rsidRPr="00D539E8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350" w:type="dxa"/>
            <w:tcBorders>
              <w:top w:val="single" w:sz="4" w:space="0" w:color="auto"/>
            </w:tcBorders>
            <w:vAlign w:val="bottom"/>
          </w:tcPr>
          <w:p w14:paraId="669DB3B5" w14:textId="76B00F7E" w:rsidR="00D0080E" w:rsidRPr="00D539E8" w:rsidRDefault="00EA4E5A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London</w:t>
            </w:r>
            <w:r w:rsidR="00D0080E" w:rsidRPr="00D539E8">
              <w:rPr>
                <w:rFonts w:ascii="Times New Roman" w:hAnsi="Times New Roman"/>
                <w:b/>
                <w:bCs/>
              </w:rPr>
              <w:t xml:space="preserve">, </w:t>
            </w:r>
            <w:r>
              <w:rPr>
                <w:rFonts w:ascii="Times New Roman" w:hAnsi="Times New Roman"/>
                <w:b/>
                <w:bCs/>
              </w:rPr>
              <w:t>United Kingdom</w:t>
            </w:r>
          </w:p>
        </w:tc>
      </w:tr>
      <w:tr w:rsidR="005349FD" w:rsidRPr="00D539E8" w14:paraId="5A714A04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78A7FE90" w14:textId="6D118397" w:rsidR="00D0080E" w:rsidRPr="00D539E8" w:rsidRDefault="00EA4E5A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 xml:space="preserve">Summer </w:t>
            </w:r>
            <w:r w:rsidR="00D0080E" w:rsidRPr="00D539E8">
              <w:rPr>
                <w:rFonts w:ascii="Times New Roman" w:hAnsi="Times New Roman"/>
                <w:bCs/>
                <w:i/>
                <w:iCs/>
              </w:rPr>
              <w:t xml:space="preserve">Intern </w:t>
            </w:r>
            <w:r w:rsidR="00D0080E" w:rsidRPr="00D539E8">
              <w:rPr>
                <w:rFonts w:ascii="Times New Roman" w:hAnsi="Times New Roman"/>
                <w:i/>
              </w:rPr>
              <w:t xml:space="preserve">– </w:t>
            </w:r>
            <w:r w:rsidR="00C560A6">
              <w:rPr>
                <w:rFonts w:ascii="Times New Roman" w:hAnsi="Times New Roman"/>
                <w:i/>
              </w:rPr>
              <w:t>Investment Banking</w:t>
            </w:r>
            <w:ins w:id="0" w:author="David Döbele" w:date="2026-05-21T22:40:00Z" w16du:dateUtc="2026-05-21T20:40:00Z">
              <w:r w:rsidR="00300CA0">
                <w:rPr>
                  <w:rFonts w:ascii="Times New Roman" w:hAnsi="Times New Roman"/>
                  <w:i/>
                </w:rPr>
                <w:t xml:space="preserve"> (incoming, contract already signed)</w:t>
              </w:r>
            </w:ins>
          </w:p>
        </w:tc>
        <w:tc>
          <w:tcPr>
            <w:tcW w:w="3350" w:type="dxa"/>
            <w:vAlign w:val="bottom"/>
          </w:tcPr>
          <w:p w14:paraId="5FDDC8E8" w14:textId="7F71A0CA" w:rsidR="00D0080E" w:rsidRPr="00D539E8" w:rsidRDefault="00EA4E5A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  <w:iCs/>
              </w:rPr>
              <w:t>0</w:t>
            </w:r>
            <w:r w:rsidR="001E2257">
              <w:rPr>
                <w:rFonts w:ascii="Times New Roman" w:hAnsi="Times New Roman"/>
                <w:i/>
                <w:iCs/>
              </w:rPr>
              <w:t>7</w:t>
            </w:r>
            <w:r w:rsidR="00D0080E" w:rsidRPr="00D539E8">
              <w:rPr>
                <w:rFonts w:ascii="Times New Roman" w:hAnsi="Times New Roman"/>
                <w:i/>
                <w:iCs/>
              </w:rPr>
              <w:t>/202</w:t>
            </w:r>
            <w:r>
              <w:rPr>
                <w:rFonts w:ascii="Times New Roman" w:hAnsi="Times New Roman"/>
                <w:i/>
                <w:iCs/>
              </w:rPr>
              <w:t>6</w:t>
            </w:r>
            <w:r w:rsidR="00D0080E" w:rsidRPr="00D539E8">
              <w:rPr>
                <w:rFonts w:ascii="Times New Roman" w:hAnsi="Times New Roman"/>
                <w:i/>
                <w:iCs/>
              </w:rPr>
              <w:t xml:space="preserve"> – </w:t>
            </w:r>
            <w:r>
              <w:rPr>
                <w:rFonts w:ascii="Times New Roman" w:hAnsi="Times New Roman"/>
                <w:i/>
                <w:iCs/>
              </w:rPr>
              <w:t>0</w:t>
            </w:r>
            <w:r w:rsidR="001E2257">
              <w:rPr>
                <w:rFonts w:ascii="Times New Roman" w:hAnsi="Times New Roman"/>
                <w:i/>
                <w:iCs/>
              </w:rPr>
              <w:t>8</w:t>
            </w:r>
            <w:r w:rsidR="00D0080E" w:rsidRPr="00D539E8">
              <w:rPr>
                <w:rFonts w:ascii="Times New Roman" w:hAnsi="Times New Roman"/>
                <w:i/>
                <w:iCs/>
              </w:rPr>
              <w:t>/202</w:t>
            </w:r>
            <w:r>
              <w:rPr>
                <w:rFonts w:ascii="Times New Roman" w:hAnsi="Times New Roman"/>
                <w:i/>
                <w:iCs/>
              </w:rPr>
              <w:t>6</w:t>
            </w:r>
          </w:p>
        </w:tc>
      </w:tr>
      <w:tr w:rsidR="005349FD" w:rsidRPr="00D539E8" w14:paraId="1E10C632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47315E35" w14:textId="402B3FA7" w:rsidR="00EA4E5A" w:rsidRPr="00EA4E5A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del w:id="1" w:author="David Döbele" w:date="2026-05-21T22:39:00Z" w16du:dateUtc="2026-05-21T20:39:00Z">
              <w:r w:rsidDel="00300CA0">
                <w:rPr>
                  <w:rFonts w:ascii="Times New Roman" w:hAnsi="Times New Roman"/>
                  <w:lang w:val="en-GB"/>
                </w:rPr>
                <w:delText>S</w:delText>
              </w:r>
              <w:r w:rsidR="00EA4E5A" w:rsidDel="00300CA0">
                <w:rPr>
                  <w:rFonts w:ascii="Times New Roman" w:hAnsi="Times New Roman"/>
                  <w:lang w:val="en-GB"/>
                </w:rPr>
                <w:delText>upport</w:delText>
              </w:r>
              <w:r w:rsidDel="00300CA0">
                <w:rPr>
                  <w:rFonts w:ascii="Times New Roman" w:hAnsi="Times New Roman"/>
                  <w:lang w:val="en-GB"/>
                </w:rPr>
                <w:delText>ing</w:delText>
              </w:r>
              <w:r w:rsidR="00EA4E5A" w:rsidDel="00300CA0">
                <w:rPr>
                  <w:rFonts w:ascii="Times New Roman" w:hAnsi="Times New Roman"/>
                  <w:lang w:val="en-GB"/>
                </w:rPr>
                <w:delText xml:space="preserve"> </w:delText>
              </w:r>
            </w:del>
            <w:ins w:id="2" w:author="David Döbele" w:date="2026-05-21T22:39:00Z" w16du:dateUtc="2026-05-21T20:39:00Z">
              <w:r w:rsidR="00300CA0">
                <w:rPr>
                  <w:rFonts w:ascii="Times New Roman" w:hAnsi="Times New Roman"/>
                  <w:lang w:val="en-GB"/>
                </w:rPr>
                <w:t>Will support</w:t>
              </w:r>
              <w:r w:rsidR="00300CA0">
                <w:rPr>
                  <w:rFonts w:ascii="Times New Roman" w:hAnsi="Times New Roman"/>
                  <w:lang w:val="en-GB"/>
                </w:rPr>
                <w:t xml:space="preserve"> </w:t>
              </w:r>
            </w:ins>
            <w:r w:rsidR="00C560A6">
              <w:rPr>
                <w:rFonts w:ascii="Times New Roman" w:hAnsi="Times New Roman"/>
                <w:lang w:val="en-GB"/>
              </w:rPr>
              <w:t>capital markets</w:t>
            </w:r>
            <w:r w:rsidR="00EA4E5A">
              <w:rPr>
                <w:rFonts w:ascii="Times New Roman" w:hAnsi="Times New Roman"/>
                <w:lang w:val="en-GB"/>
              </w:rPr>
              <w:t xml:space="preserve"> and strategic advisory mandates through market analysis</w:t>
            </w:r>
            <w:r w:rsidR="00C560A6">
              <w:rPr>
                <w:rFonts w:ascii="Times New Roman" w:hAnsi="Times New Roman"/>
                <w:lang w:val="en-GB"/>
              </w:rPr>
              <w:t xml:space="preserve"> </w:t>
            </w:r>
            <w:r w:rsidR="00EA4E5A">
              <w:rPr>
                <w:rFonts w:ascii="Times New Roman" w:hAnsi="Times New Roman"/>
                <w:lang w:val="en-GB"/>
              </w:rPr>
              <w:t>and</w:t>
            </w:r>
            <w:r w:rsidR="00C560A6">
              <w:rPr>
                <w:rFonts w:ascii="Times New Roman" w:hAnsi="Times New Roman"/>
                <w:lang w:val="en-GB"/>
              </w:rPr>
              <w:t xml:space="preserve"> preparation of client</w:t>
            </w:r>
            <w:r w:rsidR="00EA4E5A">
              <w:rPr>
                <w:rFonts w:ascii="Times New Roman" w:hAnsi="Times New Roman"/>
                <w:lang w:val="en-GB"/>
              </w:rPr>
              <w:t xml:space="preserve"> mater</w:t>
            </w:r>
            <w:r w:rsidR="00C560A6">
              <w:rPr>
                <w:rFonts w:ascii="Times New Roman" w:hAnsi="Times New Roman"/>
                <w:lang w:val="en-GB"/>
              </w:rPr>
              <w:t>ials</w:t>
            </w:r>
          </w:p>
          <w:p w14:paraId="04391CC1" w14:textId="0B0017C1" w:rsidR="00EA4E5A" w:rsidRPr="00EA4E5A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del w:id="3" w:author="David Döbele" w:date="2026-05-21T22:39:00Z" w16du:dateUtc="2026-05-21T20:39:00Z">
              <w:r w:rsidDel="00300CA0">
                <w:rPr>
                  <w:rFonts w:ascii="Times New Roman" w:hAnsi="Times New Roman"/>
                  <w:lang w:val="en-GB"/>
                </w:rPr>
                <w:delText>A</w:delText>
              </w:r>
              <w:r w:rsidR="00EA4E5A" w:rsidDel="00300CA0">
                <w:rPr>
                  <w:rFonts w:ascii="Times New Roman" w:hAnsi="Times New Roman"/>
                  <w:lang w:val="en-GB"/>
                </w:rPr>
                <w:delText>ssist</w:delText>
              </w:r>
              <w:r w:rsidDel="00300CA0">
                <w:rPr>
                  <w:rFonts w:ascii="Times New Roman" w:hAnsi="Times New Roman"/>
                  <w:lang w:val="en-GB"/>
                </w:rPr>
                <w:delText>ing</w:delText>
              </w:r>
              <w:r w:rsidR="00EA4E5A" w:rsidDel="00300CA0">
                <w:rPr>
                  <w:rFonts w:ascii="Times New Roman" w:hAnsi="Times New Roman"/>
                  <w:lang w:val="en-GB"/>
                </w:rPr>
                <w:delText xml:space="preserve"> </w:delText>
              </w:r>
            </w:del>
            <w:ins w:id="4" w:author="David Döbele" w:date="2026-05-21T22:39:00Z" w16du:dateUtc="2026-05-21T20:39:00Z">
              <w:r w:rsidR="00300CA0">
                <w:rPr>
                  <w:rFonts w:ascii="Times New Roman" w:hAnsi="Times New Roman"/>
                  <w:lang w:val="en-GB"/>
                </w:rPr>
                <w:t>Will assist</w:t>
              </w:r>
              <w:r w:rsidR="00300CA0">
                <w:rPr>
                  <w:rFonts w:ascii="Times New Roman" w:hAnsi="Times New Roman"/>
                  <w:lang w:val="en-GB"/>
                </w:rPr>
                <w:t xml:space="preserve"> </w:t>
              </w:r>
            </w:ins>
            <w:r w:rsidR="00C560A6">
              <w:rPr>
                <w:rFonts w:ascii="Times New Roman" w:hAnsi="Times New Roman"/>
                <w:lang w:val="en-GB"/>
              </w:rPr>
              <w:t xml:space="preserve">with </w:t>
            </w:r>
            <w:r w:rsidR="00EA4E5A">
              <w:rPr>
                <w:rFonts w:ascii="Times New Roman" w:hAnsi="Times New Roman"/>
                <w:lang w:val="en-GB"/>
              </w:rPr>
              <w:t>transaction execution workstream</w:t>
            </w:r>
            <w:r w:rsidR="00C560A6">
              <w:rPr>
                <w:rFonts w:ascii="Times New Roman" w:hAnsi="Times New Roman"/>
                <w:lang w:val="en-GB"/>
              </w:rPr>
              <w:t>s</w:t>
            </w:r>
            <w:r w:rsidR="00EA4E5A">
              <w:rPr>
                <w:rFonts w:ascii="Times New Roman" w:hAnsi="Times New Roman"/>
                <w:lang w:val="en-GB"/>
              </w:rPr>
              <w:t xml:space="preserve"> across live and prospective mandates within lean deal teams</w:t>
            </w:r>
          </w:p>
        </w:tc>
      </w:tr>
      <w:tr w:rsidR="005349FD" w:rsidRPr="00D539E8" w14:paraId="22B04D34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1689A5AD" w14:textId="10F4849C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IMAP M&amp;A Consultants AG</w:t>
            </w:r>
          </w:p>
        </w:tc>
        <w:tc>
          <w:tcPr>
            <w:tcW w:w="3350" w:type="dxa"/>
            <w:vAlign w:val="bottom"/>
          </w:tcPr>
          <w:p w14:paraId="39A5A4CE" w14:textId="0F901CFB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  <w:bCs/>
              </w:rPr>
              <w:t>Munich, Germany</w:t>
            </w:r>
          </w:p>
        </w:tc>
      </w:tr>
      <w:tr w:rsidR="005349FD" w:rsidRPr="00D539E8" w14:paraId="25331466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608E799D" w14:textId="26B4878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Cs/>
                <w:i/>
                <w:iCs/>
              </w:rPr>
              <w:t xml:space="preserve">Intern </w:t>
            </w:r>
            <w:r w:rsidRPr="00D539E8">
              <w:rPr>
                <w:rFonts w:ascii="Times New Roman" w:hAnsi="Times New Roman"/>
                <w:i/>
              </w:rPr>
              <w:t xml:space="preserve">– </w:t>
            </w:r>
            <w:r w:rsidRPr="00D539E8">
              <w:rPr>
                <w:rFonts w:ascii="Times New Roman" w:hAnsi="Times New Roman"/>
                <w:bCs/>
                <w:i/>
                <w:iCs/>
              </w:rPr>
              <w:t>Mergers &amp; Acquisitions</w:t>
            </w:r>
          </w:p>
        </w:tc>
        <w:tc>
          <w:tcPr>
            <w:tcW w:w="3350" w:type="dxa"/>
            <w:vAlign w:val="bottom"/>
          </w:tcPr>
          <w:p w14:paraId="54DC5EF1" w14:textId="76BFFE50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  <w:iCs/>
              </w:rPr>
              <w:t>11/2025 – 12/2025</w:t>
            </w:r>
          </w:p>
        </w:tc>
      </w:tr>
      <w:tr w:rsidR="005349FD" w:rsidRPr="00D539E8" w14:paraId="5CC95638" w14:textId="77777777" w:rsidTr="00816C8D">
        <w:trPr>
          <w:trHeight w:val="340"/>
        </w:trPr>
        <w:tc>
          <w:tcPr>
            <w:tcW w:w="11430" w:type="dxa"/>
            <w:gridSpan w:val="4"/>
            <w:vAlign w:val="bottom"/>
          </w:tcPr>
          <w:p w14:paraId="79A10865" w14:textId="34E4561E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Contributed to the sell-side acquisition process f</w:t>
            </w:r>
            <w:r w:rsidR="001815E6">
              <w:rPr>
                <w:rFonts w:ascii="Times New Roman" w:hAnsi="Times New Roman"/>
                <w:lang w:val="en-GB"/>
              </w:rPr>
              <w:t>or</w:t>
            </w:r>
            <w:r>
              <w:rPr>
                <w:rFonts w:ascii="Times New Roman" w:hAnsi="Times New Roman"/>
                <w:lang w:val="en-GB"/>
              </w:rPr>
              <w:t xml:space="preserve"> a</w:t>
            </w:r>
            <w:r w:rsidR="001815E6">
              <w:rPr>
                <w:rFonts w:ascii="Times New Roman" w:hAnsi="Times New Roman"/>
                <w:lang w:val="en-GB"/>
              </w:rPr>
              <w:t xml:space="preserve"> technology services</w:t>
            </w:r>
            <w:r>
              <w:rPr>
                <w:rFonts w:ascii="Times New Roman" w:hAnsi="Times New Roman"/>
                <w:lang w:val="en-GB"/>
              </w:rPr>
              <w:t xml:space="preserve"> company valued at €30+ million EV by drafting core CIM and MP sections and performing comparable company and transaction analyses</w:t>
            </w:r>
          </w:p>
          <w:p w14:paraId="1588DCFF" w14:textId="5B07301F" w:rsidR="00EA4E5A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Built a buyside long</w:t>
            </w:r>
            <w:r w:rsidR="00FC75F3">
              <w:rPr>
                <w:rFonts w:ascii="Times New Roman" w:hAnsi="Times New Roman"/>
                <w:lang w:val="en-GB"/>
              </w:rPr>
              <w:t>list</w:t>
            </w:r>
            <w:r>
              <w:rPr>
                <w:rFonts w:ascii="Times New Roman" w:hAnsi="Times New Roman"/>
                <w:lang w:val="en-GB"/>
              </w:rPr>
              <w:t xml:space="preserve"> of 50</w:t>
            </w:r>
            <w:r w:rsidR="009545C6">
              <w:rPr>
                <w:rFonts w:ascii="Times New Roman" w:hAnsi="Times New Roman"/>
                <w:lang w:val="en-GB"/>
              </w:rPr>
              <w:t>+</w:t>
            </w:r>
            <w:r>
              <w:rPr>
                <w:rFonts w:ascii="Times New Roman" w:hAnsi="Times New Roman"/>
                <w:lang w:val="en-GB"/>
              </w:rPr>
              <w:t xml:space="preserve"> acquisition targets with </w:t>
            </w:r>
            <w:r w:rsidR="00FC75F3">
              <w:rPr>
                <w:rFonts w:ascii="Times New Roman" w:hAnsi="Times New Roman"/>
                <w:lang w:val="en-GB"/>
              </w:rPr>
              <w:t>at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="00FC75F3">
              <w:rPr>
                <w:rFonts w:ascii="Times New Roman" w:hAnsi="Times New Roman"/>
                <w:lang w:val="en-GB"/>
              </w:rPr>
              <w:t>least</w:t>
            </w:r>
            <w:r>
              <w:rPr>
                <w:rFonts w:ascii="Times New Roman" w:hAnsi="Times New Roman"/>
                <w:lang w:val="en-GB"/>
              </w:rPr>
              <w:t xml:space="preserve"> €1 million EBITDA for a </w:t>
            </w:r>
            <w:r w:rsidR="00FC75F3">
              <w:rPr>
                <w:rFonts w:ascii="Times New Roman" w:hAnsi="Times New Roman"/>
                <w:lang w:val="en-GB"/>
              </w:rPr>
              <w:t xml:space="preserve">PE client with </w:t>
            </w:r>
            <w:r>
              <w:rPr>
                <w:rFonts w:ascii="Times New Roman" w:hAnsi="Times New Roman"/>
                <w:lang w:val="en-GB"/>
              </w:rPr>
              <w:t>€13 billion AUM</w:t>
            </w:r>
          </w:p>
          <w:p w14:paraId="7843D182" w14:textId="0DCE9682" w:rsidR="00EA4E5A" w:rsidRPr="00EA4E5A" w:rsidRDefault="001815E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proofErr w:type="spellStart"/>
            <w:r>
              <w:rPr>
                <w:rFonts w:ascii="Times New Roman" w:hAnsi="Times New Roman"/>
              </w:rPr>
              <w:t>Analysed</w:t>
            </w:r>
            <w:proofErr w:type="spellEnd"/>
            <w:r w:rsidR="00EA4E5A" w:rsidRPr="00EA4E5A">
              <w:rPr>
                <w:rFonts w:ascii="Times New Roman" w:hAnsi="Times New Roman"/>
              </w:rPr>
              <w:t xml:space="preserve"> 15+ NBOs, a</w:t>
            </w:r>
            <w:r w:rsidR="00C560A6">
              <w:rPr>
                <w:rFonts w:ascii="Times New Roman" w:hAnsi="Times New Roman"/>
              </w:rPr>
              <w:t>ssessing</w:t>
            </w:r>
            <w:r w:rsidR="00EA4E5A" w:rsidRPr="00EA4E5A">
              <w:rPr>
                <w:rFonts w:ascii="Times New Roman" w:hAnsi="Times New Roman"/>
              </w:rPr>
              <w:t xml:space="preserve"> valuations and strategic rationale to support senior bankers in shortlisting top offers</w:t>
            </w:r>
          </w:p>
        </w:tc>
      </w:tr>
      <w:tr w:rsidR="005349FD" w:rsidRPr="00D539E8" w14:paraId="7F8D9EF2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04903AD8" w14:textId="7777777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PwC Germany</w:t>
            </w:r>
          </w:p>
        </w:tc>
        <w:tc>
          <w:tcPr>
            <w:tcW w:w="3350" w:type="dxa"/>
            <w:vAlign w:val="bottom"/>
          </w:tcPr>
          <w:p w14:paraId="2C2E194E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3C816ED1" w14:textId="77777777" w:rsidTr="001E2257">
        <w:trPr>
          <w:trHeight w:val="113"/>
        </w:trPr>
        <w:tc>
          <w:tcPr>
            <w:tcW w:w="8080" w:type="dxa"/>
            <w:gridSpan w:val="3"/>
            <w:vAlign w:val="bottom"/>
          </w:tcPr>
          <w:p w14:paraId="7717B368" w14:textId="586C9C2D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Intern – </w:t>
            </w:r>
            <w:r w:rsidR="000C5484">
              <w:rPr>
                <w:rFonts w:ascii="Times New Roman" w:hAnsi="Times New Roman"/>
                <w:i/>
              </w:rPr>
              <w:t>Transaction Services</w:t>
            </w:r>
          </w:p>
        </w:tc>
        <w:tc>
          <w:tcPr>
            <w:tcW w:w="3350" w:type="dxa"/>
            <w:vAlign w:val="bottom"/>
          </w:tcPr>
          <w:p w14:paraId="634A829B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02/2025 – 07/2025</w:t>
            </w:r>
          </w:p>
        </w:tc>
      </w:tr>
      <w:tr w:rsidR="005349FD" w:rsidRPr="00D539E8" w14:paraId="3E05329B" w14:textId="77777777" w:rsidTr="00816C8D">
        <w:trPr>
          <w:trHeight w:val="510"/>
        </w:trPr>
        <w:tc>
          <w:tcPr>
            <w:tcW w:w="11430" w:type="dxa"/>
            <w:gridSpan w:val="4"/>
            <w:vAlign w:val="bottom"/>
          </w:tcPr>
          <w:p w14:paraId="4C852117" w14:textId="17CC0ED6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Built and refined valuation models, including DCF, purchase price allocation, and fixed asset valuations for live projects involving BASF, Fujitec, and </w:t>
            </w:r>
            <w:proofErr w:type="spellStart"/>
            <w:r>
              <w:rPr>
                <w:rFonts w:ascii="Times New Roman" w:hAnsi="Times New Roman"/>
                <w:lang w:val="en-GB"/>
              </w:rPr>
              <w:t>Fressnapf</w:t>
            </w:r>
            <w:proofErr w:type="spellEnd"/>
            <w:r>
              <w:rPr>
                <w:rFonts w:ascii="Times New Roman" w:hAnsi="Times New Roman"/>
                <w:lang w:val="en-GB"/>
              </w:rPr>
              <w:t xml:space="preserve">, </w:t>
            </w:r>
            <w:r w:rsidR="00C560A6">
              <w:rPr>
                <w:rFonts w:ascii="Times New Roman" w:hAnsi="Times New Roman"/>
                <w:lang w:val="en-GB"/>
              </w:rPr>
              <w:t>supporting transactions</w:t>
            </w:r>
            <w:r>
              <w:rPr>
                <w:rFonts w:ascii="Times New Roman" w:hAnsi="Times New Roman"/>
                <w:lang w:val="en-GB"/>
              </w:rPr>
              <w:t xml:space="preserve"> with enterprise values up to €1.3 billion</w:t>
            </w:r>
          </w:p>
          <w:p w14:paraId="2A534F0A" w14:textId="2D3B4D54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 xml:space="preserve">Prepared </w:t>
            </w:r>
            <w:r>
              <w:rPr>
                <w:rFonts w:ascii="Times New Roman" w:hAnsi="Times New Roman"/>
                <w:lang w:val="en-GB"/>
              </w:rPr>
              <w:t>client-facing presentations and internal pitch decks, backing €100+ million deal proposals to senior management</w:t>
            </w:r>
          </w:p>
          <w:p w14:paraId="590C0ABF" w14:textId="371801D9" w:rsidR="00EA4E5A" w:rsidRPr="00137FC3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Conducted</w:t>
            </w:r>
            <w:r>
              <w:rPr>
                <w:rFonts w:ascii="Times New Roman" w:hAnsi="Times New Roman"/>
                <w:lang w:val="en-GB"/>
              </w:rPr>
              <w:t xml:space="preserve"> 10+ industry, market, and product research, integrating findings into valuation models used in live projects</w:t>
            </w:r>
          </w:p>
        </w:tc>
      </w:tr>
      <w:tr w:rsidR="005349FD" w:rsidRPr="00D539E8" w14:paraId="375BD2FF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68732964" w14:textId="7777777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Engel &amp; Völkers</w:t>
            </w:r>
          </w:p>
        </w:tc>
        <w:tc>
          <w:tcPr>
            <w:tcW w:w="3350" w:type="dxa"/>
            <w:vAlign w:val="bottom"/>
          </w:tcPr>
          <w:p w14:paraId="2507CD4D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3EDE011A" w14:textId="77777777" w:rsidTr="001E2257">
        <w:trPr>
          <w:trHeight w:val="57"/>
        </w:trPr>
        <w:tc>
          <w:tcPr>
            <w:tcW w:w="8080" w:type="dxa"/>
            <w:gridSpan w:val="3"/>
            <w:vAlign w:val="bottom"/>
          </w:tcPr>
          <w:p w14:paraId="58BA5A2D" w14:textId="77777777" w:rsidR="00EA4E5A" w:rsidRPr="00D539E8" w:rsidRDefault="00EA4E5A" w:rsidP="00EA4E5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Dual Student – Business Operations &amp; Growth</w:t>
            </w:r>
          </w:p>
        </w:tc>
        <w:tc>
          <w:tcPr>
            <w:tcW w:w="3350" w:type="dxa"/>
            <w:vAlign w:val="bottom"/>
          </w:tcPr>
          <w:p w14:paraId="00224C84" w14:textId="77777777" w:rsidR="00EA4E5A" w:rsidRPr="00D539E8" w:rsidRDefault="00EA4E5A" w:rsidP="00EA4E5A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10/2021 – 09/2024</w:t>
            </w:r>
          </w:p>
        </w:tc>
      </w:tr>
      <w:tr w:rsidR="005349FD" w:rsidRPr="00D539E8" w14:paraId="37287265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0A9911D9" w14:textId="4ABA9521" w:rsidR="001815E6" w:rsidRPr="001815E6" w:rsidRDefault="001815E6" w:rsidP="001815E6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Developed a regression analysis of 100+ broker datasets, identifying six </w:t>
            </w:r>
            <w:r w:rsidRPr="008D2405">
              <w:rPr>
                <w:rFonts w:ascii="Times New Roman" w:hAnsi="Times New Roman"/>
                <w:lang w:val="en-GB"/>
              </w:rPr>
              <w:t xml:space="preserve">key </w:t>
            </w:r>
            <w:r>
              <w:rPr>
                <w:rFonts w:ascii="Times New Roman" w:hAnsi="Times New Roman"/>
                <w:lang w:val="en-GB"/>
              </w:rPr>
              <w:t xml:space="preserve">drivers that affected revenue growth </w:t>
            </w:r>
          </w:p>
          <w:p w14:paraId="65DD0F2C" w14:textId="53A20B51" w:rsidR="00EA4E5A" w:rsidRPr="00125A0C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Implemented KPI dashboards and onboarding tools that shortened brokers’ time-to-</w:t>
            </w:r>
            <w:proofErr w:type="gramStart"/>
            <w:r>
              <w:rPr>
                <w:rFonts w:ascii="Times New Roman" w:hAnsi="Times New Roman"/>
                <w:lang w:val="en-GB"/>
              </w:rPr>
              <w:t>first-sale</w:t>
            </w:r>
            <w:proofErr w:type="gramEnd"/>
            <w:r>
              <w:rPr>
                <w:rFonts w:ascii="Times New Roman" w:hAnsi="Times New Roman"/>
                <w:lang w:val="en-GB"/>
              </w:rPr>
              <w:t xml:space="preserve"> by 25% and increased first-year revenue by 18%, contributing to higher overall team productivity</w:t>
            </w:r>
          </w:p>
          <w:p w14:paraId="7C1F7E56" w14:textId="4C7C9213" w:rsidR="00EA4E5A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Enhanced employee retention by 12% by introducing standardised evaluation criteria</w:t>
            </w:r>
            <w:r w:rsidR="00C560A6">
              <w:rPr>
                <w:rFonts w:ascii="Times New Roman" w:hAnsi="Times New Roman"/>
                <w:lang w:val="en-GB"/>
              </w:rPr>
              <w:t xml:space="preserve"> and performance tracking</w:t>
            </w:r>
          </w:p>
          <w:p w14:paraId="416768B3" w14:textId="3B6112F8" w:rsidR="00EA4E5A" w:rsidRPr="008D2405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Designed and rolled out a three-phase onboarding framework, ensuring brokers are systematically integrated</w:t>
            </w:r>
          </w:p>
        </w:tc>
      </w:tr>
      <w:tr w:rsidR="005349FD" w:rsidRPr="00D539E8" w14:paraId="536E8EC9" w14:textId="77777777" w:rsidTr="00816C8D">
        <w:trPr>
          <w:trHeight w:val="397"/>
        </w:trPr>
        <w:tc>
          <w:tcPr>
            <w:tcW w:w="11430" w:type="dxa"/>
            <w:gridSpan w:val="4"/>
            <w:tcBorders>
              <w:bottom w:val="single" w:sz="4" w:space="0" w:color="auto"/>
            </w:tcBorders>
            <w:vAlign w:val="bottom"/>
          </w:tcPr>
          <w:p w14:paraId="25B95E97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>
              <w:rPr>
                <w:rFonts w:ascii="Times New Roman" w:hAnsi="Times New Roman"/>
                <w:b/>
                <w:lang w:val="en-GB"/>
              </w:rPr>
              <w:t>ENTREPRENEURIAL ACTIVITY</w:t>
            </w:r>
          </w:p>
        </w:tc>
      </w:tr>
      <w:tr w:rsidR="005349FD" w:rsidRPr="00D539E8" w14:paraId="1B588E9E" w14:textId="77777777" w:rsidTr="001E2257">
        <w:trPr>
          <w:trHeight w:val="346"/>
        </w:trPr>
        <w:tc>
          <w:tcPr>
            <w:tcW w:w="8080" w:type="dxa"/>
            <w:gridSpan w:val="3"/>
            <w:tcBorders>
              <w:top w:val="single" w:sz="4" w:space="0" w:color="auto"/>
            </w:tcBorders>
            <w:vAlign w:val="bottom"/>
          </w:tcPr>
          <w:p w14:paraId="53689D3E" w14:textId="77777777" w:rsidR="00EA4E5A" w:rsidRPr="00D539E8" w:rsidRDefault="00EA4E5A" w:rsidP="00EA4E5A">
            <w:pPr>
              <w:pStyle w:val="NoSpacing1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Investment Portfolio</w:t>
            </w:r>
          </w:p>
        </w:tc>
        <w:tc>
          <w:tcPr>
            <w:tcW w:w="3350" w:type="dxa"/>
            <w:tcBorders>
              <w:top w:val="single" w:sz="4" w:space="0" w:color="auto"/>
            </w:tcBorders>
            <w:vAlign w:val="bottom"/>
          </w:tcPr>
          <w:p w14:paraId="6F6546C3" w14:textId="77777777" w:rsidR="00EA4E5A" w:rsidRPr="00D539E8" w:rsidRDefault="00EA4E5A" w:rsidP="00EA4E5A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Berlin, Germany</w:t>
            </w:r>
          </w:p>
        </w:tc>
      </w:tr>
      <w:tr w:rsidR="005349FD" w:rsidRPr="00D539E8" w14:paraId="0E925E9B" w14:textId="77777777" w:rsidTr="001E2257">
        <w:trPr>
          <w:trHeight w:val="57"/>
        </w:trPr>
        <w:tc>
          <w:tcPr>
            <w:tcW w:w="8080" w:type="dxa"/>
            <w:gridSpan w:val="3"/>
            <w:vAlign w:val="bottom"/>
          </w:tcPr>
          <w:p w14:paraId="2F640CE8" w14:textId="77777777" w:rsidR="00EA4E5A" w:rsidRPr="00D539E8" w:rsidRDefault="00EA4E5A" w:rsidP="00EA4E5A">
            <w:pPr>
              <w:pStyle w:val="NoSpacing1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>Founder and Portfolio Manager</w:t>
            </w:r>
          </w:p>
        </w:tc>
        <w:tc>
          <w:tcPr>
            <w:tcW w:w="3350" w:type="dxa"/>
            <w:vAlign w:val="bottom"/>
          </w:tcPr>
          <w:p w14:paraId="2C4FDB07" w14:textId="77777777" w:rsidR="00EA4E5A" w:rsidRPr="00D539E8" w:rsidRDefault="00EA4E5A" w:rsidP="00EA4E5A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>04/2022 – today</w:t>
            </w:r>
          </w:p>
        </w:tc>
      </w:tr>
      <w:tr w:rsidR="005349FD" w:rsidRPr="00D539E8" w14:paraId="2160D188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20442997" w14:textId="01457E8A" w:rsidR="00EA4E5A" w:rsidRPr="00D539E8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Independently manage a personal equities portfolio since age 18, consistently outperforming the S&amp;P 500</w:t>
            </w:r>
          </w:p>
          <w:p w14:paraId="71FC520E" w14:textId="37598DC3" w:rsidR="00EA4E5A" w:rsidRPr="00D539E8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 xml:space="preserve">Conducted detailed </w:t>
            </w:r>
            <w:r w:rsidR="001815E6">
              <w:rPr>
                <w:rFonts w:ascii="Times New Roman" w:hAnsi="Times New Roman"/>
                <w:lang w:val="en-GB"/>
              </w:rPr>
              <w:t>company, valuation, and industry analysis to identify investment opportunities across public markets</w:t>
            </w:r>
          </w:p>
          <w:p w14:paraId="77E4D8DF" w14:textId="6171161A" w:rsidR="00EA4E5A" w:rsidRPr="00D539E8" w:rsidRDefault="001815E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Generated multiple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100%</w:t>
            </w:r>
            <w:r>
              <w:rPr>
                <w:rFonts w:ascii="Times New Roman" w:hAnsi="Times New Roman"/>
                <w:lang w:val="en-GB"/>
              </w:rPr>
              <w:t xml:space="preserve">+ </w:t>
            </w:r>
            <w:r w:rsidRPr="00D539E8">
              <w:rPr>
                <w:rFonts w:ascii="Times New Roman" w:hAnsi="Times New Roman"/>
                <w:lang w:val="en-GB"/>
              </w:rPr>
              <w:t>returns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through conviction driven investment selection and disciplined portfolio management</w:t>
            </w:r>
          </w:p>
        </w:tc>
      </w:tr>
      <w:tr w:rsidR="005349FD" w:rsidRPr="00D539E8" w14:paraId="6CD61DB6" w14:textId="77777777" w:rsidTr="001E2257">
        <w:trPr>
          <w:trHeight w:val="340"/>
        </w:trPr>
        <w:tc>
          <w:tcPr>
            <w:tcW w:w="8080" w:type="dxa"/>
            <w:gridSpan w:val="3"/>
            <w:vAlign w:val="bottom"/>
          </w:tcPr>
          <w:p w14:paraId="1A532540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Shopify Store</w:t>
            </w:r>
          </w:p>
        </w:tc>
        <w:tc>
          <w:tcPr>
            <w:tcW w:w="3350" w:type="dxa"/>
            <w:vAlign w:val="bottom"/>
          </w:tcPr>
          <w:p w14:paraId="02C8CFBC" w14:textId="77777777" w:rsidR="00EA4E5A" w:rsidRPr="00D539E8" w:rsidRDefault="00EA4E5A" w:rsidP="00EA4E5A">
            <w:pPr>
              <w:tabs>
                <w:tab w:val="left" w:pos="9810"/>
              </w:tabs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5349FD" w:rsidRPr="00D539E8" w14:paraId="5B335F50" w14:textId="77777777" w:rsidTr="001E2257">
        <w:trPr>
          <w:trHeight w:val="20"/>
        </w:trPr>
        <w:tc>
          <w:tcPr>
            <w:tcW w:w="8080" w:type="dxa"/>
            <w:gridSpan w:val="3"/>
            <w:vAlign w:val="bottom"/>
          </w:tcPr>
          <w:p w14:paraId="6D3EB4B8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Founder and Store Manager</w:t>
            </w:r>
          </w:p>
        </w:tc>
        <w:tc>
          <w:tcPr>
            <w:tcW w:w="3350" w:type="dxa"/>
            <w:vAlign w:val="bottom"/>
          </w:tcPr>
          <w:p w14:paraId="19A7F374" w14:textId="77777777" w:rsidR="00EA4E5A" w:rsidRPr="00D539E8" w:rsidRDefault="00EA4E5A" w:rsidP="00EA4E5A">
            <w:pPr>
              <w:pStyle w:val="NoSpacing1"/>
              <w:jc w:val="right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02/2024 – 08/2024</w:t>
            </w:r>
          </w:p>
        </w:tc>
      </w:tr>
      <w:tr w:rsidR="005349FD" w:rsidRPr="00D539E8" w14:paraId="60E4C6F9" w14:textId="77777777" w:rsidTr="00816C8D">
        <w:trPr>
          <w:trHeight w:val="20"/>
        </w:trPr>
        <w:tc>
          <w:tcPr>
            <w:tcW w:w="11430" w:type="dxa"/>
            <w:gridSpan w:val="4"/>
            <w:vAlign w:val="bottom"/>
          </w:tcPr>
          <w:p w14:paraId="5CDC666A" w14:textId="5C757958" w:rsidR="00EA4E5A" w:rsidRPr="00D539E8" w:rsidRDefault="009545C6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lang w:val="en-GB"/>
              </w:rPr>
              <w:t>Launched and operated a D2C Shopify storefront, managing sourcing, logistics, digital marketing and sales analytics</w:t>
            </w:r>
          </w:p>
          <w:p w14:paraId="74538346" w14:textId="4F39A4EE" w:rsidR="00EA4E5A" w:rsidRPr="009545C6" w:rsidRDefault="00EA4E5A" w:rsidP="00EA4E5A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Generated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€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1,500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 xml:space="preserve"> 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revenue 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in 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week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one through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a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€</w:t>
            </w: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 xml:space="preserve">100 </w:t>
            </w:r>
            <w:r>
              <w:rPr>
                <w:rFonts w:ascii="Times New Roman" w:eastAsia="Times New Roman" w:hAnsi="Times New Roman"/>
                <w:color w:val="000000"/>
                <w:lang w:val="en-GB"/>
              </w:rPr>
              <w:t>targeted influencer marketing</w:t>
            </w:r>
            <w:r w:rsidR="009545C6">
              <w:rPr>
                <w:rFonts w:ascii="Times New Roman" w:eastAsia="Times New Roman" w:hAnsi="Times New Roman"/>
                <w:color w:val="000000"/>
                <w:lang w:val="en-GB"/>
              </w:rPr>
              <w:t xml:space="preserve"> campaign</w:t>
            </w:r>
          </w:p>
          <w:p w14:paraId="737EC1FC" w14:textId="6AEE98CF" w:rsidR="009545C6" w:rsidRPr="009545C6" w:rsidRDefault="009545C6" w:rsidP="009545C6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lang w:val="en-GB"/>
              </w:rPr>
              <w:t>Gained first hand exposure to platform monetisation, unit economics and performance marketing</w:t>
            </w:r>
          </w:p>
        </w:tc>
      </w:tr>
      <w:tr w:rsidR="005349FD" w:rsidRPr="00D539E8" w14:paraId="241B591C" w14:textId="77777777" w:rsidTr="00816C8D">
        <w:trPr>
          <w:trHeight w:val="397"/>
        </w:trPr>
        <w:tc>
          <w:tcPr>
            <w:tcW w:w="11430" w:type="dxa"/>
            <w:gridSpan w:val="4"/>
            <w:tcBorders>
              <w:bottom w:val="single" w:sz="4" w:space="0" w:color="auto"/>
            </w:tcBorders>
            <w:vAlign w:val="bottom"/>
          </w:tcPr>
          <w:p w14:paraId="43B223FC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SKILLS &amp; INTERESTS</w:t>
            </w:r>
          </w:p>
        </w:tc>
      </w:tr>
      <w:tr w:rsidR="005349FD" w:rsidRPr="00D539E8" w14:paraId="6603F64E" w14:textId="77777777" w:rsidTr="00816C8D">
        <w:trPr>
          <w:trHeight w:val="340"/>
        </w:trPr>
        <w:tc>
          <w:tcPr>
            <w:tcW w:w="1809" w:type="dxa"/>
            <w:tcBorders>
              <w:top w:val="single" w:sz="4" w:space="0" w:color="auto"/>
            </w:tcBorders>
            <w:vAlign w:val="bottom"/>
          </w:tcPr>
          <w:p w14:paraId="4836437D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Languages:</w:t>
            </w:r>
          </w:p>
        </w:tc>
        <w:tc>
          <w:tcPr>
            <w:tcW w:w="9621" w:type="dxa"/>
            <w:gridSpan w:val="3"/>
            <w:tcBorders>
              <w:top w:val="single" w:sz="4" w:space="0" w:color="auto"/>
            </w:tcBorders>
            <w:vAlign w:val="bottom"/>
          </w:tcPr>
          <w:p w14:paraId="64C7F4B7" w14:textId="2F9160CE" w:rsidR="00EA4E5A" w:rsidRPr="00D539E8" w:rsidRDefault="00EA4E5A" w:rsidP="00EA4E5A">
            <w:pPr>
              <w:pStyle w:val="NoSpacing1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German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), English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</w:t>
            </w:r>
            <w:r w:rsidRPr="00901709">
              <w:rPr>
                <w:rFonts w:ascii="Times New Roman" w:hAnsi="Times New Roman"/>
                <w:i/>
                <w:iCs/>
                <w:lang w:val="en-GB"/>
              </w:rPr>
              <w:t xml:space="preserve"> </w:t>
            </w:r>
          </w:p>
        </w:tc>
      </w:tr>
      <w:tr w:rsidR="005349FD" w:rsidRPr="00D539E8" w14:paraId="6C98FFA4" w14:textId="77777777" w:rsidTr="00816C8D">
        <w:trPr>
          <w:trHeight w:val="340"/>
        </w:trPr>
        <w:tc>
          <w:tcPr>
            <w:tcW w:w="1809" w:type="dxa"/>
            <w:vAlign w:val="bottom"/>
          </w:tcPr>
          <w:p w14:paraId="410D08C5" w14:textId="77777777" w:rsidR="00EA4E5A" w:rsidRPr="00D539E8" w:rsidRDefault="00EA4E5A" w:rsidP="00EA4E5A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Technical:</w:t>
            </w:r>
          </w:p>
        </w:tc>
        <w:tc>
          <w:tcPr>
            <w:tcW w:w="9621" w:type="dxa"/>
            <w:gridSpan w:val="3"/>
            <w:vAlign w:val="bottom"/>
          </w:tcPr>
          <w:p w14:paraId="2C163FC4" w14:textId="1AAFCD3C" w:rsidR="00EA4E5A" w:rsidRPr="00D539E8" w:rsidRDefault="00543819" w:rsidP="00EA4E5A">
            <w:pPr>
              <w:pStyle w:val="NoSpacing1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ChatGPT &amp; Claude, </w:t>
            </w:r>
            <w:r w:rsidR="00EA4E5A">
              <w:rPr>
                <w:rFonts w:ascii="Times New Roman" w:hAnsi="Times New Roman"/>
                <w:lang w:val="en-GB"/>
              </w:rPr>
              <w:t>Bloomberg Terminal,</w:t>
            </w:r>
            <w:r>
              <w:rPr>
                <w:rFonts w:ascii="Times New Roman" w:hAnsi="Times New Roman"/>
                <w:lang w:val="en-GB"/>
              </w:rPr>
              <w:t xml:space="preserve"> Microsoft Office, </w:t>
            </w:r>
            <w:r w:rsidR="00EA4E5A">
              <w:rPr>
                <w:rFonts w:ascii="Times New Roman" w:hAnsi="Times New Roman"/>
                <w:lang w:val="en-GB"/>
              </w:rPr>
              <w:t>MATLAB, Stata, Capital</w:t>
            </w:r>
            <w:r w:rsidR="001E2257">
              <w:rPr>
                <w:rFonts w:ascii="Times New Roman" w:hAnsi="Times New Roman"/>
                <w:lang w:val="en-GB"/>
              </w:rPr>
              <w:t xml:space="preserve"> </w:t>
            </w:r>
            <w:r w:rsidR="00EA4E5A">
              <w:rPr>
                <w:rFonts w:ascii="Times New Roman" w:hAnsi="Times New Roman"/>
                <w:lang w:val="en-GB"/>
              </w:rPr>
              <w:t>IQ</w:t>
            </w:r>
            <w:r>
              <w:rPr>
                <w:rFonts w:ascii="Times New Roman" w:hAnsi="Times New Roman"/>
                <w:lang w:val="en-GB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lang w:val="en-GB"/>
              </w:rPr>
              <w:t>Thinkcell</w:t>
            </w:r>
            <w:proofErr w:type="spellEnd"/>
          </w:p>
        </w:tc>
      </w:tr>
      <w:tr w:rsidR="005349FD" w:rsidRPr="00D539E8" w14:paraId="522F1226" w14:textId="77777777" w:rsidTr="00816C8D">
        <w:trPr>
          <w:trHeight w:val="340"/>
        </w:trPr>
        <w:tc>
          <w:tcPr>
            <w:tcW w:w="1809" w:type="dxa"/>
            <w:vAlign w:val="bottom"/>
          </w:tcPr>
          <w:p w14:paraId="10A431B9" w14:textId="77777777" w:rsidR="00EA4E5A" w:rsidRPr="00D539E8" w:rsidRDefault="00EA4E5A" w:rsidP="00EA4E5A">
            <w:pPr>
              <w:pStyle w:val="NoSpacing1"/>
              <w:ind w:left="720" w:hanging="720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Interests:</w:t>
            </w:r>
          </w:p>
        </w:tc>
        <w:tc>
          <w:tcPr>
            <w:tcW w:w="9621" w:type="dxa"/>
            <w:gridSpan w:val="3"/>
            <w:vAlign w:val="bottom"/>
          </w:tcPr>
          <w:p w14:paraId="061441DB" w14:textId="7E9A12AE" w:rsidR="00EA4E5A" w:rsidRPr="00D539E8" w:rsidRDefault="00303022" w:rsidP="00EA4E5A">
            <w:pPr>
              <w:pStyle w:val="NoSpacing1"/>
              <w:ind w:left="720" w:hanging="720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Ultrarunning (50</w:t>
            </w:r>
            <w:r w:rsidR="00A003C3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>km+),</w:t>
            </w:r>
            <w:r w:rsidR="00EA4E5A">
              <w:rPr>
                <w:rFonts w:ascii="Times New Roman" w:hAnsi="Times New Roman"/>
                <w:lang w:val="en-GB"/>
              </w:rPr>
              <w:t xml:space="preserve"> Jump </w:t>
            </w:r>
            <w:r w:rsidR="00EA4E5A" w:rsidRPr="00D539E8">
              <w:rPr>
                <w:rFonts w:ascii="Times New Roman" w:hAnsi="Times New Roman"/>
                <w:lang w:val="en-GB"/>
              </w:rPr>
              <w:t>Training,</w:t>
            </w:r>
            <w:r w:rsidR="00EA4E5A">
              <w:rPr>
                <w:rFonts w:ascii="Times New Roman" w:hAnsi="Times New Roman"/>
                <w:lang w:val="en-GB"/>
              </w:rPr>
              <w:t xml:space="preserve"> Cooking,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 </w:t>
            </w:r>
            <w:r>
              <w:rPr>
                <w:rFonts w:ascii="Times New Roman" w:hAnsi="Times New Roman"/>
                <w:lang w:val="en-GB"/>
              </w:rPr>
              <w:t xml:space="preserve">NBA, F1, 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Reading the </w:t>
            </w:r>
            <w:r w:rsidR="00EA4E5A">
              <w:rPr>
                <w:rFonts w:ascii="Times New Roman" w:hAnsi="Times New Roman"/>
                <w:lang w:val="en-GB"/>
              </w:rPr>
              <w:t xml:space="preserve">FT 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&amp; </w:t>
            </w:r>
            <w:r w:rsidR="00EA4E5A">
              <w:rPr>
                <w:rFonts w:ascii="Times New Roman" w:hAnsi="Times New Roman"/>
                <w:lang w:val="en-GB"/>
              </w:rPr>
              <w:t xml:space="preserve">Political Economy </w:t>
            </w:r>
            <w:r w:rsidR="00EA4E5A" w:rsidRPr="00D539E8">
              <w:rPr>
                <w:rFonts w:ascii="Times New Roman" w:hAnsi="Times New Roman"/>
                <w:lang w:val="en-GB"/>
              </w:rPr>
              <w:t xml:space="preserve">Books                                            </w:t>
            </w:r>
          </w:p>
        </w:tc>
      </w:tr>
    </w:tbl>
    <w:p w14:paraId="4C1C7A61" w14:textId="77777777" w:rsidR="00B47FE3" w:rsidRPr="007A5210" w:rsidRDefault="00B47FE3" w:rsidP="00D0756A">
      <w:pPr>
        <w:spacing w:after="0" w:line="240" w:lineRule="auto"/>
        <w:rPr>
          <w:rFonts w:ascii="Times New Roman" w:hAnsi="Times New Roman"/>
          <w:sz w:val="2"/>
          <w:szCs w:val="2"/>
        </w:rPr>
      </w:pPr>
    </w:p>
    <w:sectPr w:rsidR="00B47FE3" w:rsidRPr="007A5210" w:rsidSect="00D0080E">
      <w:pgSz w:w="12240" w:h="15840"/>
      <w:pgMar w:top="284" w:right="567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7178" w14:textId="77777777" w:rsidR="00117C0A" w:rsidRPr="00D539E8" w:rsidRDefault="00117C0A" w:rsidP="00F41267">
      <w:pPr>
        <w:spacing w:after="0" w:line="240" w:lineRule="auto"/>
      </w:pPr>
      <w:r w:rsidRPr="00D539E8">
        <w:separator/>
      </w:r>
    </w:p>
  </w:endnote>
  <w:endnote w:type="continuationSeparator" w:id="0">
    <w:p w14:paraId="474886C1" w14:textId="77777777" w:rsidR="00117C0A" w:rsidRPr="00D539E8" w:rsidRDefault="00117C0A" w:rsidP="00F41267">
      <w:pPr>
        <w:spacing w:after="0" w:line="240" w:lineRule="auto"/>
      </w:pPr>
      <w:r w:rsidRPr="00D539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0C6C" w14:textId="77777777" w:rsidR="00117C0A" w:rsidRPr="00D539E8" w:rsidRDefault="00117C0A" w:rsidP="00F41267">
      <w:pPr>
        <w:spacing w:after="0" w:line="240" w:lineRule="auto"/>
      </w:pPr>
      <w:r w:rsidRPr="00D539E8">
        <w:separator/>
      </w:r>
    </w:p>
  </w:footnote>
  <w:footnote w:type="continuationSeparator" w:id="0">
    <w:p w14:paraId="6A7BC44B" w14:textId="77777777" w:rsidR="00117C0A" w:rsidRPr="00D539E8" w:rsidRDefault="00117C0A" w:rsidP="00F41267">
      <w:pPr>
        <w:spacing w:after="0" w:line="240" w:lineRule="auto"/>
      </w:pPr>
      <w:r w:rsidRPr="00D539E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2744AA30"/>
    <w:lvl w:ilvl="0" w:tplc="8AB4925E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sz w:val="20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394486">
    <w:abstractNumId w:val="47"/>
  </w:num>
  <w:num w:numId="2" w16cid:durableId="974137525">
    <w:abstractNumId w:val="40"/>
  </w:num>
  <w:num w:numId="3" w16cid:durableId="185872441">
    <w:abstractNumId w:val="36"/>
  </w:num>
  <w:num w:numId="4" w16cid:durableId="1115364267">
    <w:abstractNumId w:val="13"/>
  </w:num>
  <w:num w:numId="5" w16cid:durableId="542408670">
    <w:abstractNumId w:val="41"/>
  </w:num>
  <w:num w:numId="6" w16cid:durableId="1004937005">
    <w:abstractNumId w:val="20"/>
  </w:num>
  <w:num w:numId="7" w16cid:durableId="416446653">
    <w:abstractNumId w:val="37"/>
  </w:num>
  <w:num w:numId="8" w16cid:durableId="1448886844">
    <w:abstractNumId w:val="11"/>
  </w:num>
  <w:num w:numId="9" w16cid:durableId="2138722292">
    <w:abstractNumId w:val="14"/>
  </w:num>
  <w:num w:numId="10" w16cid:durableId="156120546">
    <w:abstractNumId w:val="45"/>
  </w:num>
  <w:num w:numId="11" w16cid:durableId="759066525">
    <w:abstractNumId w:val="30"/>
  </w:num>
  <w:num w:numId="12" w16cid:durableId="11298945">
    <w:abstractNumId w:val="9"/>
  </w:num>
  <w:num w:numId="13" w16cid:durableId="1495489405">
    <w:abstractNumId w:val="1"/>
  </w:num>
  <w:num w:numId="14" w16cid:durableId="1721904203">
    <w:abstractNumId w:val="2"/>
  </w:num>
  <w:num w:numId="15" w16cid:durableId="1729646812">
    <w:abstractNumId w:val="3"/>
  </w:num>
  <w:num w:numId="16" w16cid:durableId="1414426138">
    <w:abstractNumId w:val="10"/>
  </w:num>
  <w:num w:numId="17" w16cid:durableId="938417560">
    <w:abstractNumId w:val="16"/>
  </w:num>
  <w:num w:numId="18" w16cid:durableId="85269487">
    <w:abstractNumId w:val="23"/>
  </w:num>
  <w:num w:numId="19" w16cid:durableId="1941373724">
    <w:abstractNumId w:val="29"/>
  </w:num>
  <w:num w:numId="20" w16cid:durableId="1356271039">
    <w:abstractNumId w:val="46"/>
  </w:num>
  <w:num w:numId="21" w16cid:durableId="1086418157">
    <w:abstractNumId w:val="0"/>
  </w:num>
  <w:num w:numId="22" w16cid:durableId="1765685699">
    <w:abstractNumId w:val="15"/>
  </w:num>
  <w:num w:numId="23" w16cid:durableId="764767872">
    <w:abstractNumId w:val="31"/>
  </w:num>
  <w:num w:numId="24" w16cid:durableId="226378369">
    <w:abstractNumId w:val="26"/>
  </w:num>
  <w:num w:numId="25" w16cid:durableId="2129547233">
    <w:abstractNumId w:val="8"/>
  </w:num>
  <w:num w:numId="26" w16cid:durableId="706881434">
    <w:abstractNumId w:val="12"/>
  </w:num>
  <w:num w:numId="27" w16cid:durableId="1093550003">
    <w:abstractNumId w:val="44"/>
  </w:num>
  <w:num w:numId="28" w16cid:durableId="355742369">
    <w:abstractNumId w:val="27"/>
  </w:num>
  <w:num w:numId="29" w16cid:durableId="106317073">
    <w:abstractNumId w:val="21"/>
  </w:num>
  <w:num w:numId="30" w16cid:durableId="1945108926">
    <w:abstractNumId w:val="39"/>
  </w:num>
  <w:num w:numId="31" w16cid:durableId="1330252454">
    <w:abstractNumId w:val="4"/>
  </w:num>
  <w:num w:numId="32" w16cid:durableId="1305433121">
    <w:abstractNumId w:val="6"/>
  </w:num>
  <w:num w:numId="33" w16cid:durableId="1351565810">
    <w:abstractNumId w:val="32"/>
  </w:num>
  <w:num w:numId="34" w16cid:durableId="28343009">
    <w:abstractNumId w:val="28"/>
  </w:num>
  <w:num w:numId="35" w16cid:durableId="1893957601">
    <w:abstractNumId w:val="17"/>
  </w:num>
  <w:num w:numId="36" w16cid:durableId="574826029">
    <w:abstractNumId w:val="5"/>
  </w:num>
  <w:num w:numId="37" w16cid:durableId="527374821">
    <w:abstractNumId w:val="18"/>
  </w:num>
  <w:num w:numId="38" w16cid:durableId="1110393977">
    <w:abstractNumId w:val="43"/>
  </w:num>
  <w:num w:numId="39" w16cid:durableId="628509875">
    <w:abstractNumId w:val="7"/>
  </w:num>
  <w:num w:numId="40" w16cid:durableId="173303314">
    <w:abstractNumId w:val="33"/>
  </w:num>
  <w:num w:numId="41" w16cid:durableId="464616199">
    <w:abstractNumId w:val="42"/>
  </w:num>
  <w:num w:numId="42" w16cid:durableId="2095079365">
    <w:abstractNumId w:val="22"/>
  </w:num>
  <w:num w:numId="43" w16cid:durableId="799689047">
    <w:abstractNumId w:val="24"/>
  </w:num>
  <w:num w:numId="44" w16cid:durableId="2076514499">
    <w:abstractNumId w:val="35"/>
  </w:num>
  <w:num w:numId="45" w16cid:durableId="1602491351">
    <w:abstractNumId w:val="25"/>
  </w:num>
  <w:num w:numId="46" w16cid:durableId="274949608">
    <w:abstractNumId w:val="19"/>
  </w:num>
  <w:num w:numId="47" w16cid:durableId="465784476">
    <w:abstractNumId w:val="38"/>
  </w:num>
  <w:num w:numId="48" w16cid:durableId="444231406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0F75"/>
    <w:rsid w:val="00001AB9"/>
    <w:rsid w:val="0002520B"/>
    <w:rsid w:val="000303D4"/>
    <w:rsid w:val="0004220B"/>
    <w:rsid w:val="00043988"/>
    <w:rsid w:val="00053102"/>
    <w:rsid w:val="000536A9"/>
    <w:rsid w:val="000551AF"/>
    <w:rsid w:val="000556A6"/>
    <w:rsid w:val="00062911"/>
    <w:rsid w:val="00066385"/>
    <w:rsid w:val="00067857"/>
    <w:rsid w:val="00071CDA"/>
    <w:rsid w:val="00077EA2"/>
    <w:rsid w:val="00090775"/>
    <w:rsid w:val="00095566"/>
    <w:rsid w:val="00096318"/>
    <w:rsid w:val="00097D78"/>
    <w:rsid w:val="000A75FA"/>
    <w:rsid w:val="000B68A8"/>
    <w:rsid w:val="000B6CEE"/>
    <w:rsid w:val="000C019A"/>
    <w:rsid w:val="000C1B48"/>
    <w:rsid w:val="000C4330"/>
    <w:rsid w:val="000C5484"/>
    <w:rsid w:val="000C5B77"/>
    <w:rsid w:val="000C796C"/>
    <w:rsid w:val="000D7BE9"/>
    <w:rsid w:val="000D7D7B"/>
    <w:rsid w:val="000E09FB"/>
    <w:rsid w:val="000E1041"/>
    <w:rsid w:val="000E3E67"/>
    <w:rsid w:val="000F0285"/>
    <w:rsid w:val="000F0DC8"/>
    <w:rsid w:val="000F3050"/>
    <w:rsid w:val="00100911"/>
    <w:rsid w:val="00102F45"/>
    <w:rsid w:val="00107D1C"/>
    <w:rsid w:val="001149D6"/>
    <w:rsid w:val="0011558D"/>
    <w:rsid w:val="00117C0A"/>
    <w:rsid w:val="0012256A"/>
    <w:rsid w:val="00124C1F"/>
    <w:rsid w:val="00124C51"/>
    <w:rsid w:val="00125A0C"/>
    <w:rsid w:val="00126092"/>
    <w:rsid w:val="0013170E"/>
    <w:rsid w:val="00131B4C"/>
    <w:rsid w:val="001342D1"/>
    <w:rsid w:val="00137FC3"/>
    <w:rsid w:val="00150977"/>
    <w:rsid w:val="00150C91"/>
    <w:rsid w:val="0015215A"/>
    <w:rsid w:val="00153A38"/>
    <w:rsid w:val="001562F9"/>
    <w:rsid w:val="00157CB0"/>
    <w:rsid w:val="00162435"/>
    <w:rsid w:val="0016344C"/>
    <w:rsid w:val="00166973"/>
    <w:rsid w:val="00170439"/>
    <w:rsid w:val="0017066A"/>
    <w:rsid w:val="00177A67"/>
    <w:rsid w:val="001815E6"/>
    <w:rsid w:val="001821EB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362"/>
    <w:rsid w:val="001D6D16"/>
    <w:rsid w:val="001E2257"/>
    <w:rsid w:val="001E251C"/>
    <w:rsid w:val="001E3646"/>
    <w:rsid w:val="002007B3"/>
    <w:rsid w:val="002011C6"/>
    <w:rsid w:val="00202144"/>
    <w:rsid w:val="002029F8"/>
    <w:rsid w:val="00202F9C"/>
    <w:rsid w:val="00207CDE"/>
    <w:rsid w:val="0021061F"/>
    <w:rsid w:val="0021574E"/>
    <w:rsid w:val="0023746E"/>
    <w:rsid w:val="00247B96"/>
    <w:rsid w:val="00256C97"/>
    <w:rsid w:val="00262783"/>
    <w:rsid w:val="00270351"/>
    <w:rsid w:val="002709FD"/>
    <w:rsid w:val="002710CF"/>
    <w:rsid w:val="00273256"/>
    <w:rsid w:val="00281406"/>
    <w:rsid w:val="00287162"/>
    <w:rsid w:val="002B585F"/>
    <w:rsid w:val="002C382B"/>
    <w:rsid w:val="002D08C6"/>
    <w:rsid w:val="002D3B6D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289E"/>
    <w:rsid w:val="002F6F18"/>
    <w:rsid w:val="00300B7E"/>
    <w:rsid w:val="00300CA0"/>
    <w:rsid w:val="003025EF"/>
    <w:rsid w:val="00303022"/>
    <w:rsid w:val="00303A23"/>
    <w:rsid w:val="00304DF5"/>
    <w:rsid w:val="00306F5D"/>
    <w:rsid w:val="003234B9"/>
    <w:rsid w:val="00327333"/>
    <w:rsid w:val="00331CE1"/>
    <w:rsid w:val="00332356"/>
    <w:rsid w:val="003360CA"/>
    <w:rsid w:val="00344D90"/>
    <w:rsid w:val="00346BAC"/>
    <w:rsid w:val="003565FC"/>
    <w:rsid w:val="0036205C"/>
    <w:rsid w:val="00363D3A"/>
    <w:rsid w:val="00373795"/>
    <w:rsid w:val="0037418A"/>
    <w:rsid w:val="00380260"/>
    <w:rsid w:val="00380D05"/>
    <w:rsid w:val="00387DFC"/>
    <w:rsid w:val="00391233"/>
    <w:rsid w:val="00391507"/>
    <w:rsid w:val="003A0507"/>
    <w:rsid w:val="003A1941"/>
    <w:rsid w:val="003A7CFD"/>
    <w:rsid w:val="003B1BA5"/>
    <w:rsid w:val="003C32BA"/>
    <w:rsid w:val="003C39CE"/>
    <w:rsid w:val="003C7164"/>
    <w:rsid w:val="003C7791"/>
    <w:rsid w:val="003D70C9"/>
    <w:rsid w:val="003E08B1"/>
    <w:rsid w:val="003E107C"/>
    <w:rsid w:val="003F0E90"/>
    <w:rsid w:val="003F5AF8"/>
    <w:rsid w:val="003F5F23"/>
    <w:rsid w:val="0040039D"/>
    <w:rsid w:val="0040456E"/>
    <w:rsid w:val="004051E4"/>
    <w:rsid w:val="0040597F"/>
    <w:rsid w:val="00413C9E"/>
    <w:rsid w:val="00421F1F"/>
    <w:rsid w:val="0042213A"/>
    <w:rsid w:val="0042276E"/>
    <w:rsid w:val="00436A37"/>
    <w:rsid w:val="004378A0"/>
    <w:rsid w:val="004437DE"/>
    <w:rsid w:val="00454B42"/>
    <w:rsid w:val="00454EA0"/>
    <w:rsid w:val="0045531B"/>
    <w:rsid w:val="00475354"/>
    <w:rsid w:val="00476254"/>
    <w:rsid w:val="00487016"/>
    <w:rsid w:val="00497D8E"/>
    <w:rsid w:val="004A3187"/>
    <w:rsid w:val="004B2626"/>
    <w:rsid w:val="004B2998"/>
    <w:rsid w:val="004B498B"/>
    <w:rsid w:val="004B58DF"/>
    <w:rsid w:val="004B70F3"/>
    <w:rsid w:val="004C15C7"/>
    <w:rsid w:val="004C2C5B"/>
    <w:rsid w:val="004C3F53"/>
    <w:rsid w:val="004C58A3"/>
    <w:rsid w:val="004C6E86"/>
    <w:rsid w:val="004C72F7"/>
    <w:rsid w:val="004D1065"/>
    <w:rsid w:val="004D1079"/>
    <w:rsid w:val="004D5BA4"/>
    <w:rsid w:val="004E350C"/>
    <w:rsid w:val="004E7785"/>
    <w:rsid w:val="004F1016"/>
    <w:rsid w:val="004F2481"/>
    <w:rsid w:val="004F4C2A"/>
    <w:rsid w:val="00501EA4"/>
    <w:rsid w:val="00513B95"/>
    <w:rsid w:val="00516115"/>
    <w:rsid w:val="00520C4F"/>
    <w:rsid w:val="005259CB"/>
    <w:rsid w:val="00527EC5"/>
    <w:rsid w:val="00532E60"/>
    <w:rsid w:val="005349FD"/>
    <w:rsid w:val="00535AD7"/>
    <w:rsid w:val="005368E5"/>
    <w:rsid w:val="00537376"/>
    <w:rsid w:val="00541D98"/>
    <w:rsid w:val="00542E47"/>
    <w:rsid w:val="00543819"/>
    <w:rsid w:val="00545B8E"/>
    <w:rsid w:val="0054750F"/>
    <w:rsid w:val="00554986"/>
    <w:rsid w:val="0056225B"/>
    <w:rsid w:val="0056395C"/>
    <w:rsid w:val="00565FAB"/>
    <w:rsid w:val="005670AA"/>
    <w:rsid w:val="0057374C"/>
    <w:rsid w:val="005766A0"/>
    <w:rsid w:val="00576D70"/>
    <w:rsid w:val="005818D6"/>
    <w:rsid w:val="00582473"/>
    <w:rsid w:val="00583537"/>
    <w:rsid w:val="00597580"/>
    <w:rsid w:val="005B1563"/>
    <w:rsid w:val="005C1347"/>
    <w:rsid w:val="005C2ACF"/>
    <w:rsid w:val="005D09E5"/>
    <w:rsid w:val="005D4895"/>
    <w:rsid w:val="005D7023"/>
    <w:rsid w:val="005D7B62"/>
    <w:rsid w:val="005E0763"/>
    <w:rsid w:val="005E29D7"/>
    <w:rsid w:val="005E53FB"/>
    <w:rsid w:val="005E719B"/>
    <w:rsid w:val="00600F7C"/>
    <w:rsid w:val="00616018"/>
    <w:rsid w:val="00622676"/>
    <w:rsid w:val="00623197"/>
    <w:rsid w:val="00623EB3"/>
    <w:rsid w:val="00625E80"/>
    <w:rsid w:val="00630770"/>
    <w:rsid w:val="006344DB"/>
    <w:rsid w:val="00634980"/>
    <w:rsid w:val="00635A5A"/>
    <w:rsid w:val="00644140"/>
    <w:rsid w:val="00653578"/>
    <w:rsid w:val="00653FFF"/>
    <w:rsid w:val="00655545"/>
    <w:rsid w:val="006604D8"/>
    <w:rsid w:val="00664D72"/>
    <w:rsid w:val="0066540D"/>
    <w:rsid w:val="006665C4"/>
    <w:rsid w:val="00667B75"/>
    <w:rsid w:val="00670D8A"/>
    <w:rsid w:val="00672F6F"/>
    <w:rsid w:val="00676E46"/>
    <w:rsid w:val="006856B5"/>
    <w:rsid w:val="006862D6"/>
    <w:rsid w:val="006A44D6"/>
    <w:rsid w:val="006A4B81"/>
    <w:rsid w:val="006B1840"/>
    <w:rsid w:val="006B63F3"/>
    <w:rsid w:val="006B74A9"/>
    <w:rsid w:val="006C5DB2"/>
    <w:rsid w:val="006D2CF0"/>
    <w:rsid w:val="006D3079"/>
    <w:rsid w:val="006D56AF"/>
    <w:rsid w:val="006D6AC5"/>
    <w:rsid w:val="006E59B0"/>
    <w:rsid w:val="006F27EE"/>
    <w:rsid w:val="006F63E6"/>
    <w:rsid w:val="006F726B"/>
    <w:rsid w:val="007004E4"/>
    <w:rsid w:val="00706BA9"/>
    <w:rsid w:val="0070775C"/>
    <w:rsid w:val="00710016"/>
    <w:rsid w:val="00712828"/>
    <w:rsid w:val="00713A2E"/>
    <w:rsid w:val="00716465"/>
    <w:rsid w:val="00717199"/>
    <w:rsid w:val="007215D2"/>
    <w:rsid w:val="007232FA"/>
    <w:rsid w:val="007263F4"/>
    <w:rsid w:val="0073101D"/>
    <w:rsid w:val="00736D87"/>
    <w:rsid w:val="00746843"/>
    <w:rsid w:val="00746EF6"/>
    <w:rsid w:val="007504E5"/>
    <w:rsid w:val="00753B65"/>
    <w:rsid w:val="00757A11"/>
    <w:rsid w:val="00762E5D"/>
    <w:rsid w:val="007746BF"/>
    <w:rsid w:val="00774E9E"/>
    <w:rsid w:val="007802E7"/>
    <w:rsid w:val="007A2881"/>
    <w:rsid w:val="007A5210"/>
    <w:rsid w:val="007B3B34"/>
    <w:rsid w:val="007C04E3"/>
    <w:rsid w:val="007C1D46"/>
    <w:rsid w:val="007C459D"/>
    <w:rsid w:val="007F5389"/>
    <w:rsid w:val="008059CA"/>
    <w:rsid w:val="00814460"/>
    <w:rsid w:val="00816C8D"/>
    <w:rsid w:val="0082510E"/>
    <w:rsid w:val="00825F9B"/>
    <w:rsid w:val="00826818"/>
    <w:rsid w:val="008328E1"/>
    <w:rsid w:val="00833EB9"/>
    <w:rsid w:val="0084139A"/>
    <w:rsid w:val="008418C7"/>
    <w:rsid w:val="00852184"/>
    <w:rsid w:val="00856A3A"/>
    <w:rsid w:val="00863363"/>
    <w:rsid w:val="00864897"/>
    <w:rsid w:val="00866F57"/>
    <w:rsid w:val="008703F3"/>
    <w:rsid w:val="00870ACA"/>
    <w:rsid w:val="00870CFF"/>
    <w:rsid w:val="008765D2"/>
    <w:rsid w:val="0087759F"/>
    <w:rsid w:val="008873B2"/>
    <w:rsid w:val="00890627"/>
    <w:rsid w:val="008A4E31"/>
    <w:rsid w:val="008A5FD2"/>
    <w:rsid w:val="008B572E"/>
    <w:rsid w:val="008B60F1"/>
    <w:rsid w:val="008C18C4"/>
    <w:rsid w:val="008D1A12"/>
    <w:rsid w:val="008D1A84"/>
    <w:rsid w:val="008D2405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8F7987"/>
    <w:rsid w:val="00901709"/>
    <w:rsid w:val="00901E35"/>
    <w:rsid w:val="009027E6"/>
    <w:rsid w:val="00902F89"/>
    <w:rsid w:val="0090715A"/>
    <w:rsid w:val="00915659"/>
    <w:rsid w:val="00915CE2"/>
    <w:rsid w:val="00916A49"/>
    <w:rsid w:val="00920EC6"/>
    <w:rsid w:val="00923F14"/>
    <w:rsid w:val="009265DC"/>
    <w:rsid w:val="00926A5C"/>
    <w:rsid w:val="00931C8D"/>
    <w:rsid w:val="00936E41"/>
    <w:rsid w:val="009545C6"/>
    <w:rsid w:val="00965677"/>
    <w:rsid w:val="00970078"/>
    <w:rsid w:val="00970ECD"/>
    <w:rsid w:val="00974B4F"/>
    <w:rsid w:val="00976019"/>
    <w:rsid w:val="00981F27"/>
    <w:rsid w:val="0099068A"/>
    <w:rsid w:val="009930ED"/>
    <w:rsid w:val="00995159"/>
    <w:rsid w:val="009967B9"/>
    <w:rsid w:val="0099784A"/>
    <w:rsid w:val="009A629F"/>
    <w:rsid w:val="009A7CEB"/>
    <w:rsid w:val="009B3BAB"/>
    <w:rsid w:val="009C1C13"/>
    <w:rsid w:val="009C4A72"/>
    <w:rsid w:val="009D7BEE"/>
    <w:rsid w:val="009E013C"/>
    <w:rsid w:val="009E39BD"/>
    <w:rsid w:val="009E52D1"/>
    <w:rsid w:val="009E5D55"/>
    <w:rsid w:val="009F429E"/>
    <w:rsid w:val="009F537D"/>
    <w:rsid w:val="00A0023C"/>
    <w:rsid w:val="00A003C3"/>
    <w:rsid w:val="00A076DD"/>
    <w:rsid w:val="00A17FCE"/>
    <w:rsid w:val="00A22980"/>
    <w:rsid w:val="00A253B2"/>
    <w:rsid w:val="00A306BF"/>
    <w:rsid w:val="00A47DC3"/>
    <w:rsid w:val="00A5793F"/>
    <w:rsid w:val="00A616F7"/>
    <w:rsid w:val="00A67260"/>
    <w:rsid w:val="00A737F9"/>
    <w:rsid w:val="00A755D5"/>
    <w:rsid w:val="00A76B6C"/>
    <w:rsid w:val="00A82CB4"/>
    <w:rsid w:val="00A86FBC"/>
    <w:rsid w:val="00AA650C"/>
    <w:rsid w:val="00AC13B2"/>
    <w:rsid w:val="00AC147C"/>
    <w:rsid w:val="00AC68FD"/>
    <w:rsid w:val="00AC7178"/>
    <w:rsid w:val="00AC776A"/>
    <w:rsid w:val="00AC7E10"/>
    <w:rsid w:val="00AD1C00"/>
    <w:rsid w:val="00AD6B15"/>
    <w:rsid w:val="00AD701F"/>
    <w:rsid w:val="00AE1C38"/>
    <w:rsid w:val="00AE798F"/>
    <w:rsid w:val="00AF12E3"/>
    <w:rsid w:val="00AF52D4"/>
    <w:rsid w:val="00B03F03"/>
    <w:rsid w:val="00B11A18"/>
    <w:rsid w:val="00B129D8"/>
    <w:rsid w:val="00B13F5C"/>
    <w:rsid w:val="00B21337"/>
    <w:rsid w:val="00B21FD2"/>
    <w:rsid w:val="00B2611C"/>
    <w:rsid w:val="00B26AEC"/>
    <w:rsid w:val="00B27695"/>
    <w:rsid w:val="00B36D1B"/>
    <w:rsid w:val="00B371A4"/>
    <w:rsid w:val="00B47BAB"/>
    <w:rsid w:val="00B47FE3"/>
    <w:rsid w:val="00B518A8"/>
    <w:rsid w:val="00B57645"/>
    <w:rsid w:val="00B6021F"/>
    <w:rsid w:val="00B66DD3"/>
    <w:rsid w:val="00B67139"/>
    <w:rsid w:val="00B73703"/>
    <w:rsid w:val="00B808DD"/>
    <w:rsid w:val="00B8249E"/>
    <w:rsid w:val="00B8411B"/>
    <w:rsid w:val="00B85BA4"/>
    <w:rsid w:val="00B8648B"/>
    <w:rsid w:val="00B91BA6"/>
    <w:rsid w:val="00B923BF"/>
    <w:rsid w:val="00B92602"/>
    <w:rsid w:val="00B94AC5"/>
    <w:rsid w:val="00B94B64"/>
    <w:rsid w:val="00B96DB3"/>
    <w:rsid w:val="00BA4682"/>
    <w:rsid w:val="00BA5A2F"/>
    <w:rsid w:val="00BB480B"/>
    <w:rsid w:val="00BB5225"/>
    <w:rsid w:val="00BB6C1C"/>
    <w:rsid w:val="00BC5C28"/>
    <w:rsid w:val="00BC6DDD"/>
    <w:rsid w:val="00BC77FC"/>
    <w:rsid w:val="00BE0EB5"/>
    <w:rsid w:val="00BE398D"/>
    <w:rsid w:val="00C043B7"/>
    <w:rsid w:val="00C05695"/>
    <w:rsid w:val="00C0719B"/>
    <w:rsid w:val="00C144E9"/>
    <w:rsid w:val="00C16013"/>
    <w:rsid w:val="00C23DDF"/>
    <w:rsid w:val="00C25625"/>
    <w:rsid w:val="00C26599"/>
    <w:rsid w:val="00C26ACB"/>
    <w:rsid w:val="00C27F2F"/>
    <w:rsid w:val="00C343F8"/>
    <w:rsid w:val="00C354A7"/>
    <w:rsid w:val="00C359F0"/>
    <w:rsid w:val="00C36B69"/>
    <w:rsid w:val="00C413D2"/>
    <w:rsid w:val="00C41A76"/>
    <w:rsid w:val="00C42E4E"/>
    <w:rsid w:val="00C43264"/>
    <w:rsid w:val="00C43F0B"/>
    <w:rsid w:val="00C47B26"/>
    <w:rsid w:val="00C521F7"/>
    <w:rsid w:val="00C54D1E"/>
    <w:rsid w:val="00C560A6"/>
    <w:rsid w:val="00C5731D"/>
    <w:rsid w:val="00C60C1B"/>
    <w:rsid w:val="00C62487"/>
    <w:rsid w:val="00C7066C"/>
    <w:rsid w:val="00C7215C"/>
    <w:rsid w:val="00C7414C"/>
    <w:rsid w:val="00C7465F"/>
    <w:rsid w:val="00C74C8F"/>
    <w:rsid w:val="00C75A42"/>
    <w:rsid w:val="00C76390"/>
    <w:rsid w:val="00C77A9D"/>
    <w:rsid w:val="00C77DAC"/>
    <w:rsid w:val="00C8069C"/>
    <w:rsid w:val="00C806B4"/>
    <w:rsid w:val="00C82A45"/>
    <w:rsid w:val="00C862C5"/>
    <w:rsid w:val="00C86554"/>
    <w:rsid w:val="00C879A3"/>
    <w:rsid w:val="00C93FA9"/>
    <w:rsid w:val="00C9656C"/>
    <w:rsid w:val="00C97407"/>
    <w:rsid w:val="00CA1D48"/>
    <w:rsid w:val="00CA2A16"/>
    <w:rsid w:val="00CA2BD7"/>
    <w:rsid w:val="00CB56EC"/>
    <w:rsid w:val="00CB69FA"/>
    <w:rsid w:val="00CC3457"/>
    <w:rsid w:val="00CC4F47"/>
    <w:rsid w:val="00CC5EC4"/>
    <w:rsid w:val="00CC643F"/>
    <w:rsid w:val="00CD1D80"/>
    <w:rsid w:val="00CD286D"/>
    <w:rsid w:val="00CD291D"/>
    <w:rsid w:val="00CE28B2"/>
    <w:rsid w:val="00CE4477"/>
    <w:rsid w:val="00CE56B8"/>
    <w:rsid w:val="00CF43E1"/>
    <w:rsid w:val="00CF6283"/>
    <w:rsid w:val="00D0080E"/>
    <w:rsid w:val="00D00C4C"/>
    <w:rsid w:val="00D0756A"/>
    <w:rsid w:val="00D11CB7"/>
    <w:rsid w:val="00D12114"/>
    <w:rsid w:val="00D15B57"/>
    <w:rsid w:val="00D31074"/>
    <w:rsid w:val="00D311BA"/>
    <w:rsid w:val="00D3673C"/>
    <w:rsid w:val="00D36964"/>
    <w:rsid w:val="00D4136E"/>
    <w:rsid w:val="00D437E1"/>
    <w:rsid w:val="00D457B3"/>
    <w:rsid w:val="00D466CA"/>
    <w:rsid w:val="00D539E8"/>
    <w:rsid w:val="00D53C61"/>
    <w:rsid w:val="00D57DDF"/>
    <w:rsid w:val="00D6414A"/>
    <w:rsid w:val="00D64AAA"/>
    <w:rsid w:val="00D7220D"/>
    <w:rsid w:val="00D80DA8"/>
    <w:rsid w:val="00D83EFD"/>
    <w:rsid w:val="00D848CA"/>
    <w:rsid w:val="00D85AF8"/>
    <w:rsid w:val="00D905AC"/>
    <w:rsid w:val="00D97C37"/>
    <w:rsid w:val="00DA499C"/>
    <w:rsid w:val="00DA54FA"/>
    <w:rsid w:val="00DA55CA"/>
    <w:rsid w:val="00DA7D53"/>
    <w:rsid w:val="00DB06EA"/>
    <w:rsid w:val="00DB3F20"/>
    <w:rsid w:val="00DC50AC"/>
    <w:rsid w:val="00DC5DBE"/>
    <w:rsid w:val="00DC63B4"/>
    <w:rsid w:val="00DD0E85"/>
    <w:rsid w:val="00DE38E4"/>
    <w:rsid w:val="00DF0F21"/>
    <w:rsid w:val="00DF2BF9"/>
    <w:rsid w:val="00DF39B7"/>
    <w:rsid w:val="00DF7284"/>
    <w:rsid w:val="00DF779C"/>
    <w:rsid w:val="00E03F90"/>
    <w:rsid w:val="00E05CDA"/>
    <w:rsid w:val="00E077A4"/>
    <w:rsid w:val="00E12EBB"/>
    <w:rsid w:val="00E17CF9"/>
    <w:rsid w:val="00E23CBF"/>
    <w:rsid w:val="00E23D3B"/>
    <w:rsid w:val="00E272F8"/>
    <w:rsid w:val="00E279F0"/>
    <w:rsid w:val="00E3308D"/>
    <w:rsid w:val="00E371E0"/>
    <w:rsid w:val="00E47E90"/>
    <w:rsid w:val="00E53077"/>
    <w:rsid w:val="00E54CB5"/>
    <w:rsid w:val="00E55604"/>
    <w:rsid w:val="00E5737E"/>
    <w:rsid w:val="00E60FA0"/>
    <w:rsid w:val="00E73D0B"/>
    <w:rsid w:val="00E7536C"/>
    <w:rsid w:val="00E87B87"/>
    <w:rsid w:val="00E96C09"/>
    <w:rsid w:val="00EA08CC"/>
    <w:rsid w:val="00EA4E5A"/>
    <w:rsid w:val="00EB29C7"/>
    <w:rsid w:val="00EB7E3A"/>
    <w:rsid w:val="00EC0EDE"/>
    <w:rsid w:val="00EC345E"/>
    <w:rsid w:val="00ED373D"/>
    <w:rsid w:val="00EE088B"/>
    <w:rsid w:val="00EE1D62"/>
    <w:rsid w:val="00EE1F70"/>
    <w:rsid w:val="00EF7CC6"/>
    <w:rsid w:val="00F006EF"/>
    <w:rsid w:val="00F05CD0"/>
    <w:rsid w:val="00F11CD7"/>
    <w:rsid w:val="00F1655D"/>
    <w:rsid w:val="00F16762"/>
    <w:rsid w:val="00F254C6"/>
    <w:rsid w:val="00F3105D"/>
    <w:rsid w:val="00F310C2"/>
    <w:rsid w:val="00F34781"/>
    <w:rsid w:val="00F34C7D"/>
    <w:rsid w:val="00F41267"/>
    <w:rsid w:val="00F4156F"/>
    <w:rsid w:val="00F44FDC"/>
    <w:rsid w:val="00F508C0"/>
    <w:rsid w:val="00F57312"/>
    <w:rsid w:val="00F57625"/>
    <w:rsid w:val="00F62B7D"/>
    <w:rsid w:val="00F71B3D"/>
    <w:rsid w:val="00F762CB"/>
    <w:rsid w:val="00F807F8"/>
    <w:rsid w:val="00F83D86"/>
    <w:rsid w:val="00F848B9"/>
    <w:rsid w:val="00F97A48"/>
    <w:rsid w:val="00FA15A8"/>
    <w:rsid w:val="00FA193F"/>
    <w:rsid w:val="00FA1CFC"/>
    <w:rsid w:val="00FA74E7"/>
    <w:rsid w:val="00FB1B9D"/>
    <w:rsid w:val="00FB3820"/>
    <w:rsid w:val="00FC093B"/>
    <w:rsid w:val="00FC4C14"/>
    <w:rsid w:val="00FC75F3"/>
    <w:rsid w:val="00FC7DFB"/>
    <w:rsid w:val="00FD247D"/>
    <w:rsid w:val="00FD437C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536C"/>
    <w:pPr>
      <w:spacing w:after="200" w:line="276" w:lineRule="auto"/>
    </w:pPr>
    <w:rPr>
      <w:sz w:val="22"/>
      <w:szCs w:val="22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enabsatz">
    <w:name w:val="List Paragraph"/>
    <w:basedOn w:val="Standard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Textkrper2">
    <w:name w:val="Body Text 2"/>
    <w:basedOn w:val="Standard"/>
    <w:link w:val="Textkrper2Zchn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Textkrper2Zchn">
    <w:name w:val="Textkörper 2 Zchn"/>
    <w:link w:val="Textkrper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Textkrper3">
    <w:name w:val="Body Text 3"/>
    <w:basedOn w:val="Standard"/>
    <w:link w:val="Textkrper3Zchn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9A629F"/>
    <w:rPr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Kommentarzeichen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link w:val="Kommentartext"/>
    <w:uiPriority w:val="99"/>
    <w:semiHidden/>
    <w:rsid w:val="00066385"/>
    <w:rPr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KommentarthemaZchn">
    <w:name w:val="Kommentarthema Zchn"/>
    <w:link w:val="Kommentarthema"/>
    <w:uiPriority w:val="99"/>
    <w:semiHidden/>
    <w:rsid w:val="0006638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2E7F4A"/>
    <w:rPr>
      <w:rFonts w:ascii="Calibri" w:eastAsia="Calibri" w:hAnsi="Calibri" w:cs="Times New Roman"/>
    </w:rPr>
  </w:style>
  <w:style w:type="character" w:customStyle="1" w:styleId="berschrift1Zchn">
    <w:name w:val="Überschrift 1 Zchn"/>
    <w:link w:val="berschrift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D457B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D457B3"/>
  </w:style>
  <w:style w:type="table" w:customStyle="1" w:styleId="TableGrid1">
    <w:name w:val="Table Grid1"/>
    <w:basedOn w:val="NormaleTabelle"/>
    <w:next w:val="Tabellenraster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Standard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berarbeitung">
    <w:name w:val="Revision"/>
    <w:hidden/>
    <w:uiPriority w:val="99"/>
    <w:semiHidden/>
    <w:rsid w:val="00C16013"/>
    <w:rPr>
      <w:sz w:val="22"/>
      <w:szCs w:val="22"/>
    </w:rPr>
  </w:style>
  <w:style w:type="paragraph" w:styleId="Kopfzeile">
    <w:name w:val="header"/>
    <w:basedOn w:val="Standard"/>
    <w:link w:val="KopfzeileZchn"/>
    <w:uiPriority w:val="99"/>
    <w:unhideWhenUsed/>
    <w:rsid w:val="00F412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1267"/>
    <w:rPr>
      <w:sz w:val="22"/>
      <w:szCs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62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598</Words>
  <Characters>3773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4363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David Döbele</cp:lastModifiedBy>
  <cp:revision>3</cp:revision>
  <cp:lastPrinted>2025-06-05T20:33:00Z</cp:lastPrinted>
  <dcterms:created xsi:type="dcterms:W3CDTF">2026-05-21T12:50:00Z</dcterms:created>
  <dcterms:modified xsi:type="dcterms:W3CDTF">2026-05-21T20:40:00Z</dcterms:modified>
</cp:coreProperties>
</file>