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5EF0AE" w14:textId="77777777" w:rsidR="00FC7284" w:rsidRPr="00FC7284" w:rsidRDefault="00FC7284" w:rsidP="00FC7284">
      <w:pPr>
        <w:jc w:val="right"/>
        <w:rPr>
          <w:rFonts w:ascii="Georgia" w:eastAsia="Calibri" w:hAnsi="Georgia" w:cs="Arial"/>
          <w:sz w:val="21"/>
          <w:szCs w:val="21"/>
        </w:rPr>
      </w:pPr>
      <w:r w:rsidRPr="00FC7284">
        <w:rPr>
          <w:rFonts w:ascii="Georgia" w:eastAsia="Calibri" w:hAnsi="Georgia" w:cs="Arial"/>
          <w:sz w:val="21"/>
          <w:szCs w:val="21"/>
        </w:rPr>
        <w:t>Darius Kallenbach</w:t>
      </w:r>
    </w:p>
    <w:p w14:paraId="5D4DB68C" w14:textId="2EFD4F9F" w:rsidR="00E27371" w:rsidRDefault="00F43AF9" w:rsidP="00E27371">
      <w:pPr>
        <w:jc w:val="right"/>
        <w:rPr>
          <w:rFonts w:ascii="Georgia" w:eastAsia="Calibri" w:hAnsi="Georgia" w:cs="Arial"/>
          <w:sz w:val="21"/>
          <w:szCs w:val="21"/>
        </w:rPr>
      </w:pPr>
      <w:proofErr w:type="spellStart"/>
      <w:r>
        <w:rPr>
          <w:rFonts w:ascii="Georgia" w:eastAsia="Calibri" w:hAnsi="Georgia" w:cs="Arial"/>
          <w:sz w:val="21"/>
          <w:szCs w:val="21"/>
        </w:rPr>
        <w:t>Senefelderstraße</w:t>
      </w:r>
      <w:proofErr w:type="spellEnd"/>
      <w:r>
        <w:rPr>
          <w:rFonts w:ascii="Georgia" w:eastAsia="Calibri" w:hAnsi="Georgia" w:cs="Arial"/>
          <w:sz w:val="21"/>
          <w:szCs w:val="21"/>
        </w:rPr>
        <w:t xml:space="preserve"> 15</w:t>
      </w:r>
    </w:p>
    <w:p w14:paraId="4141124B" w14:textId="2C0947A6" w:rsidR="00F43AF9" w:rsidRPr="00FC7284" w:rsidRDefault="00317682" w:rsidP="00E27371">
      <w:pPr>
        <w:jc w:val="right"/>
        <w:rPr>
          <w:rFonts w:ascii="Georgia" w:eastAsia="Calibri" w:hAnsi="Georgia" w:cs="Arial"/>
          <w:sz w:val="21"/>
          <w:szCs w:val="21"/>
        </w:rPr>
      </w:pPr>
      <w:r>
        <w:rPr>
          <w:rFonts w:ascii="Georgia" w:eastAsia="Calibri" w:hAnsi="Georgia" w:cs="Arial"/>
          <w:sz w:val="21"/>
          <w:szCs w:val="21"/>
        </w:rPr>
        <w:t xml:space="preserve">63069 </w:t>
      </w:r>
      <w:r w:rsidR="00F43AF9">
        <w:rPr>
          <w:rFonts w:ascii="Georgia" w:eastAsia="Calibri" w:hAnsi="Georgia" w:cs="Arial"/>
          <w:sz w:val="21"/>
          <w:szCs w:val="21"/>
        </w:rPr>
        <w:t>Offenbach am Main</w:t>
      </w:r>
    </w:p>
    <w:p w14:paraId="649ECD12" w14:textId="599289BB" w:rsidR="007B25EE" w:rsidRPr="007B25EE" w:rsidRDefault="006E3866" w:rsidP="007B25EE">
      <w:pPr>
        <w:rPr>
          <w:rFonts w:ascii="Georgia" w:eastAsia="Calibri" w:hAnsi="Georgia" w:cs="Arial"/>
          <w:sz w:val="21"/>
          <w:szCs w:val="21"/>
        </w:rPr>
      </w:pPr>
      <w:proofErr w:type="spellStart"/>
      <w:r>
        <w:rPr>
          <w:rFonts w:ascii="Georgia" w:eastAsia="Calibri" w:hAnsi="Georgia" w:cs="Arial"/>
          <w:sz w:val="21"/>
          <w:szCs w:val="21"/>
        </w:rPr>
        <w:t>Upsters</w:t>
      </w:r>
      <w:proofErr w:type="spellEnd"/>
      <w:r w:rsidR="00B81E22">
        <w:rPr>
          <w:rFonts w:ascii="Georgia" w:eastAsia="Calibri" w:hAnsi="Georgia" w:cs="Arial"/>
          <w:sz w:val="21"/>
          <w:szCs w:val="21"/>
        </w:rPr>
        <w:t xml:space="preserve"> Energy GmbH</w:t>
      </w:r>
    </w:p>
    <w:p w14:paraId="1A4CF4EE" w14:textId="77777777" w:rsidR="006E3866" w:rsidRDefault="006E3866" w:rsidP="00A33AAD">
      <w:pPr>
        <w:rPr>
          <w:rFonts w:ascii="Georgia" w:hAnsi="Georgia" w:cs="Arial"/>
          <w:sz w:val="21"/>
          <w:szCs w:val="21"/>
        </w:rPr>
      </w:pPr>
      <w:r w:rsidRPr="006E3866">
        <w:rPr>
          <w:rFonts w:ascii="Georgia" w:hAnsi="Georgia" w:cs="Arial"/>
          <w:sz w:val="21"/>
          <w:szCs w:val="21"/>
        </w:rPr>
        <w:t xml:space="preserve">Mörfelder Landstraße 70, </w:t>
      </w:r>
    </w:p>
    <w:p w14:paraId="4A654FED" w14:textId="2C81E177" w:rsidR="00A74425" w:rsidRDefault="006E3866" w:rsidP="00A33AAD">
      <w:pPr>
        <w:rPr>
          <w:rFonts w:ascii="Georgia" w:hAnsi="Georgia" w:cs="Arial"/>
          <w:sz w:val="21"/>
          <w:szCs w:val="21"/>
        </w:rPr>
      </w:pPr>
      <w:r w:rsidRPr="006E3866">
        <w:rPr>
          <w:rFonts w:ascii="Georgia" w:hAnsi="Georgia" w:cs="Arial"/>
          <w:sz w:val="21"/>
          <w:szCs w:val="21"/>
        </w:rPr>
        <w:t>60598 Frankfurt am Main</w:t>
      </w:r>
    </w:p>
    <w:p w14:paraId="71CDD840" w14:textId="2BB80DB7" w:rsidR="00792266" w:rsidRDefault="00792266" w:rsidP="00A33AAD">
      <w:pPr>
        <w:rPr>
          <w:rFonts w:ascii="Georgia" w:hAnsi="Georgia" w:cs="Arial"/>
          <w:sz w:val="21"/>
          <w:szCs w:val="21"/>
        </w:rPr>
      </w:pPr>
    </w:p>
    <w:p w14:paraId="33DB971F" w14:textId="252BBE71" w:rsidR="00FC7284" w:rsidRPr="00FC7284" w:rsidRDefault="00FC7284" w:rsidP="00FC7284">
      <w:pPr>
        <w:jc w:val="right"/>
        <w:rPr>
          <w:rFonts w:ascii="Georgia" w:eastAsia="Calibri" w:hAnsi="Georgia" w:cs="Arial"/>
          <w:sz w:val="21"/>
          <w:szCs w:val="21"/>
        </w:rPr>
      </w:pPr>
      <w:r w:rsidRPr="00FC7284">
        <w:rPr>
          <w:rFonts w:ascii="Georgia" w:eastAsia="Calibri" w:hAnsi="Georgia" w:cs="Arial"/>
          <w:sz w:val="21"/>
          <w:szCs w:val="21"/>
        </w:rPr>
        <w:t xml:space="preserve">Rohrbach, </w:t>
      </w:r>
      <w:r w:rsidR="004A12B2">
        <w:rPr>
          <w:rFonts w:ascii="Georgia" w:eastAsia="Calibri" w:hAnsi="Georgia" w:cs="Arial"/>
          <w:sz w:val="21"/>
          <w:szCs w:val="21"/>
        </w:rPr>
        <w:t>24</w:t>
      </w:r>
      <w:r w:rsidR="00A17835">
        <w:rPr>
          <w:rFonts w:ascii="Georgia" w:eastAsia="Calibri" w:hAnsi="Georgia" w:cs="Arial"/>
          <w:sz w:val="21"/>
          <w:szCs w:val="21"/>
        </w:rPr>
        <w:t>.03</w:t>
      </w:r>
      <w:r w:rsidRPr="00FC7284">
        <w:rPr>
          <w:rFonts w:ascii="Georgia" w:eastAsia="Calibri" w:hAnsi="Georgia" w:cs="Arial"/>
          <w:sz w:val="21"/>
          <w:szCs w:val="21"/>
        </w:rPr>
        <w:t>.2024</w:t>
      </w:r>
    </w:p>
    <w:p w14:paraId="0A415CA7" w14:textId="77777777" w:rsidR="00FC7284" w:rsidRPr="00FC7284" w:rsidRDefault="00FC7284" w:rsidP="00FC7284">
      <w:pPr>
        <w:jc w:val="right"/>
        <w:rPr>
          <w:rFonts w:ascii="Georgia" w:eastAsia="Calibri" w:hAnsi="Georgia"/>
          <w:sz w:val="21"/>
          <w:szCs w:val="21"/>
        </w:rPr>
      </w:pPr>
    </w:p>
    <w:p w14:paraId="088C24B9" w14:textId="6CF42A8E" w:rsidR="00FC7284" w:rsidRPr="00FC7284" w:rsidRDefault="00FC7284" w:rsidP="00FC7284">
      <w:pPr>
        <w:rPr>
          <w:rFonts w:ascii="Georgia" w:eastAsia="Calibri" w:hAnsi="Georgia" w:cs="Arial"/>
          <w:b/>
          <w:bCs/>
          <w:sz w:val="21"/>
          <w:szCs w:val="21"/>
        </w:rPr>
      </w:pPr>
      <w:r w:rsidRPr="00FC7284">
        <w:rPr>
          <w:rFonts w:ascii="Georgia" w:eastAsia="Calibri" w:hAnsi="Georgia" w:cs="Arial"/>
          <w:b/>
          <w:bCs/>
          <w:sz w:val="21"/>
          <w:szCs w:val="21"/>
        </w:rPr>
        <w:t xml:space="preserve">Bewerbung um ein Praktikum im Bereich </w:t>
      </w:r>
      <w:proofErr w:type="spellStart"/>
      <w:r w:rsidR="007918DC">
        <w:rPr>
          <w:rFonts w:ascii="Georgia" w:eastAsia="Calibri" w:hAnsi="Georgia" w:cs="Arial"/>
          <w:b/>
          <w:bCs/>
          <w:sz w:val="21"/>
          <w:szCs w:val="21"/>
        </w:rPr>
        <w:t>Founders</w:t>
      </w:r>
      <w:proofErr w:type="spellEnd"/>
      <w:r w:rsidR="007918DC">
        <w:rPr>
          <w:rFonts w:ascii="Georgia" w:eastAsia="Calibri" w:hAnsi="Georgia" w:cs="Arial"/>
          <w:b/>
          <w:bCs/>
          <w:sz w:val="21"/>
          <w:szCs w:val="21"/>
        </w:rPr>
        <w:t xml:space="preserve"> </w:t>
      </w:r>
      <w:r w:rsidR="00126AD0">
        <w:rPr>
          <w:rFonts w:ascii="Georgia" w:eastAsia="Calibri" w:hAnsi="Georgia" w:cs="Arial"/>
          <w:b/>
          <w:bCs/>
          <w:sz w:val="21"/>
          <w:szCs w:val="21"/>
        </w:rPr>
        <w:t>Associate</w:t>
      </w:r>
    </w:p>
    <w:p w14:paraId="03698D93" w14:textId="77777777" w:rsidR="00FC7284" w:rsidRPr="00FC7284" w:rsidRDefault="00FC7284" w:rsidP="00FC7284">
      <w:pPr>
        <w:rPr>
          <w:rFonts w:ascii="Georgia" w:eastAsia="Calibri" w:hAnsi="Georgia"/>
          <w:sz w:val="21"/>
          <w:szCs w:val="21"/>
        </w:rPr>
      </w:pPr>
    </w:p>
    <w:p w14:paraId="41A6A710" w14:textId="27840C3D" w:rsidR="00621AD1" w:rsidRPr="00621AD1" w:rsidRDefault="00621AD1" w:rsidP="00621AD1">
      <w:pPr>
        <w:rPr>
          <w:rFonts w:ascii="Georgia" w:hAnsi="Georgia"/>
          <w:sz w:val="21"/>
          <w:szCs w:val="21"/>
        </w:rPr>
      </w:pPr>
      <w:r w:rsidRPr="00621AD1">
        <w:rPr>
          <w:rFonts w:ascii="Georgia" w:hAnsi="Georgia"/>
          <w:sz w:val="21"/>
          <w:szCs w:val="21"/>
        </w:rPr>
        <w:t>Sehr geehrte Damen und Herren,</w:t>
      </w:r>
      <w:r w:rsidRPr="00621AD1">
        <w:rPr>
          <w:rFonts w:ascii="Georgia" w:hAnsi="Georgia"/>
          <w:sz w:val="21"/>
          <w:szCs w:val="21"/>
        </w:rPr>
        <w:br/>
      </w:r>
      <w:r w:rsidRPr="00621AD1">
        <w:rPr>
          <w:rFonts w:ascii="Georgia" w:hAnsi="Georgia"/>
          <w:sz w:val="21"/>
          <w:szCs w:val="21"/>
        </w:rPr>
        <w:br/>
        <w:t>im Rahmen meines Wirtschaftsstudiums an der Johann</w:t>
      </w:r>
      <w:r>
        <w:rPr>
          <w:rFonts w:ascii="Georgia" w:hAnsi="Georgia"/>
          <w:sz w:val="21"/>
          <w:szCs w:val="21"/>
        </w:rPr>
        <w:t>-</w:t>
      </w:r>
      <w:r w:rsidRPr="00621AD1">
        <w:rPr>
          <w:rFonts w:ascii="Georgia" w:hAnsi="Georgia"/>
          <w:sz w:val="21"/>
          <w:szCs w:val="21"/>
        </w:rPr>
        <w:t xml:space="preserve">Wolfgang-Goethe-Universität und meiner Praxiserfahrungen habe ich ein tiefes Verständnis für Unternehmensentwicklung und Prozessoptimierung aufgebaut. Besonders durch mein kürzlich abgeschlossenes Praktikum als Junior ERP-Consultant bei </w:t>
      </w:r>
      <w:del w:id="0" w:author="David Döbele" w:date="2024-10-22T19:27:00Z" w16du:dateUtc="2024-10-22T17:27:00Z">
        <w:r w:rsidRPr="00621AD1" w:rsidDel="002610AB">
          <w:rPr>
            <w:rFonts w:ascii="Georgia" w:hAnsi="Georgia"/>
            <w:sz w:val="21"/>
            <w:szCs w:val="21"/>
          </w:rPr>
          <w:delText xml:space="preserve">der Incedo Services GmbH </w:delText>
        </w:r>
      </w:del>
      <w:ins w:id="1" w:author="David Döbele" w:date="2024-10-22T19:27:00Z" w16du:dateUtc="2024-10-22T17:27:00Z">
        <w:r w:rsidR="002610AB">
          <w:rPr>
            <w:rFonts w:ascii="Georgia" w:hAnsi="Georgia"/>
            <w:sz w:val="21"/>
            <w:szCs w:val="21"/>
          </w:rPr>
          <w:t xml:space="preserve">einer jungen Unternehmensberatung </w:t>
        </w:r>
      </w:ins>
      <w:r w:rsidRPr="00621AD1">
        <w:rPr>
          <w:rFonts w:ascii="Georgia" w:hAnsi="Georgia"/>
          <w:sz w:val="21"/>
          <w:szCs w:val="21"/>
        </w:rPr>
        <w:t>konnte ich meine Kenntnisse in der Implementierung und Integration von Unternehmenssoftware vertiefen. Hier habe ich Kunden bei der Einführung neuer ERP-Systeme beraten und die Projekte bis zum Go-Live begleitet. Auch die Durchführung von Datenmigrationen und die Erstellung von Marketingkampagnen gehörten zu meinen Aufgaben. Diese Erfahrung hat meine analytischen und organisatorischen Fähigkeiten weiter gefördert und mein Interesse an der Unternehmensberatung weiter verstärkt.</w:t>
      </w:r>
      <w:r w:rsidRPr="00621AD1">
        <w:rPr>
          <w:rFonts w:ascii="Georgia" w:hAnsi="Georgia"/>
          <w:sz w:val="21"/>
          <w:szCs w:val="21"/>
        </w:rPr>
        <w:br/>
      </w:r>
      <w:r w:rsidRPr="00621AD1">
        <w:rPr>
          <w:rFonts w:ascii="Georgia" w:hAnsi="Georgia"/>
          <w:sz w:val="21"/>
          <w:szCs w:val="21"/>
        </w:rPr>
        <w:br/>
        <w:t xml:space="preserve">Mit meinem aktuellen Notenschnitt von 1,6 im zweiten Semester habe ich mir eine solide Basis im Bereich Wirtschaftswissenschaften geschaffen. Zudem nutze ich meine Zeit weiterhin, um praktische Erfahrungen zu sammeln, wie zum Beispiel als Werkstudent im </w:t>
      </w:r>
      <w:proofErr w:type="spellStart"/>
      <w:r w:rsidRPr="00621AD1">
        <w:rPr>
          <w:rFonts w:ascii="Georgia" w:hAnsi="Georgia"/>
          <w:sz w:val="21"/>
          <w:szCs w:val="21"/>
        </w:rPr>
        <w:t>Social</w:t>
      </w:r>
      <w:proofErr w:type="spellEnd"/>
      <w:r w:rsidRPr="00621AD1">
        <w:rPr>
          <w:rFonts w:ascii="Georgia" w:hAnsi="Georgia"/>
          <w:sz w:val="21"/>
          <w:szCs w:val="21"/>
        </w:rPr>
        <w:t xml:space="preserve">-Media-Marketing bei der </w:t>
      </w:r>
      <w:proofErr w:type="spellStart"/>
      <w:r w:rsidRPr="00621AD1">
        <w:rPr>
          <w:rFonts w:ascii="Georgia" w:hAnsi="Georgia"/>
          <w:sz w:val="21"/>
          <w:szCs w:val="21"/>
        </w:rPr>
        <w:t>Reflect</w:t>
      </w:r>
      <w:proofErr w:type="spellEnd"/>
      <w:r w:rsidRPr="00621AD1">
        <w:rPr>
          <w:rFonts w:ascii="Georgia" w:hAnsi="Georgia"/>
          <w:sz w:val="21"/>
          <w:szCs w:val="21"/>
        </w:rPr>
        <w:t xml:space="preserve"> GmbH &amp; Co. KG. Hier bin ich für die Verwaltung von LinkedIn-Profilen, die Erstellung von Inhalten sowie die Betreuung der Unternehmenswebsite zuständig.</w:t>
      </w:r>
      <w:r w:rsidRPr="00621AD1">
        <w:rPr>
          <w:rFonts w:ascii="Georgia" w:hAnsi="Georgia"/>
          <w:sz w:val="21"/>
          <w:szCs w:val="21"/>
        </w:rPr>
        <w:br/>
      </w:r>
      <w:r w:rsidRPr="00621AD1">
        <w:rPr>
          <w:rFonts w:ascii="Georgia" w:hAnsi="Georgia"/>
          <w:sz w:val="21"/>
          <w:szCs w:val="21"/>
        </w:rPr>
        <w:br/>
        <w:t xml:space="preserve">Während meines Praktikums bei der West Vancouver </w:t>
      </w:r>
      <w:proofErr w:type="spellStart"/>
      <w:r w:rsidRPr="00621AD1">
        <w:rPr>
          <w:rFonts w:ascii="Georgia" w:hAnsi="Georgia"/>
          <w:sz w:val="21"/>
          <w:szCs w:val="21"/>
        </w:rPr>
        <w:t>Foundation</w:t>
      </w:r>
      <w:proofErr w:type="spellEnd"/>
      <w:r w:rsidRPr="00621AD1">
        <w:rPr>
          <w:rFonts w:ascii="Georgia" w:hAnsi="Georgia"/>
          <w:sz w:val="21"/>
          <w:szCs w:val="21"/>
        </w:rPr>
        <w:t xml:space="preserve"> habe ich als Assistent der Geschäftsführung eigenverantwortlich Projekte durchgeführt, die von der Erstellung eines Jahresberichts bis hin zur Optimierung der Website reichten. Diese vielseitigen Tätigkeiten haben meine Fähigkeiten in der Datenanalyse, im Projektmanagement und im kreativen Arbeiten gestärkt.</w:t>
      </w:r>
      <w:r w:rsidRPr="00621AD1">
        <w:rPr>
          <w:rFonts w:ascii="Georgia" w:hAnsi="Georgia"/>
          <w:sz w:val="21"/>
          <w:szCs w:val="21"/>
        </w:rPr>
        <w:br/>
      </w:r>
      <w:r w:rsidRPr="00621AD1">
        <w:rPr>
          <w:rFonts w:ascii="Georgia" w:hAnsi="Georgia"/>
          <w:sz w:val="21"/>
          <w:szCs w:val="21"/>
        </w:rPr>
        <w:br/>
        <w:t xml:space="preserve">Die dynamische und innovative Umgebung eines Start-ups, wie bei </w:t>
      </w:r>
      <w:proofErr w:type="spellStart"/>
      <w:r w:rsidRPr="00621AD1">
        <w:rPr>
          <w:rFonts w:ascii="Georgia" w:hAnsi="Georgia"/>
          <w:sz w:val="21"/>
          <w:szCs w:val="21"/>
        </w:rPr>
        <w:t>Upsters</w:t>
      </w:r>
      <w:proofErr w:type="spellEnd"/>
      <w:r w:rsidRPr="00621AD1">
        <w:rPr>
          <w:rFonts w:ascii="Georgia" w:hAnsi="Georgia"/>
          <w:sz w:val="21"/>
          <w:szCs w:val="21"/>
        </w:rPr>
        <w:t xml:space="preserve"> Energy, reizt mich besonders, da ich hier meine erworbenen Fähigkeiten optimal einbringen und gleichzeitig neue Herausforderungen meistern kann. Zudem habe ich ein starkes Netzwerk an Gründern und Unternehmern aus meinem Umfeld, was mein Verständnis für die Start-up-Mentalität vertieft. Als leidenschaftlicher Leistungssportler im Judo, der bereits in der ersten Bundesliga aktiv ist, bin ich es gewohnt, mit viel Druck umzugehen, diszipliniert zu arbeiten und ehrgeizige Ziele zu verfolgen – Eigenschaften, die mir auch im beruflichen Umfeld zugutekommen.</w:t>
      </w:r>
      <w:r w:rsidRPr="00621AD1">
        <w:rPr>
          <w:rFonts w:ascii="Georgia" w:hAnsi="Georgia"/>
          <w:sz w:val="21"/>
          <w:szCs w:val="21"/>
        </w:rPr>
        <w:br/>
      </w:r>
      <w:r w:rsidRPr="00621AD1">
        <w:rPr>
          <w:rFonts w:ascii="Georgia" w:hAnsi="Georgia"/>
          <w:sz w:val="21"/>
          <w:szCs w:val="21"/>
        </w:rPr>
        <w:br/>
        <w:t xml:space="preserve">Von dem Praktikum im Bereich </w:t>
      </w:r>
      <w:proofErr w:type="spellStart"/>
      <w:r w:rsidRPr="00621AD1">
        <w:rPr>
          <w:rFonts w:ascii="Georgia" w:hAnsi="Georgia"/>
          <w:sz w:val="21"/>
          <w:szCs w:val="21"/>
        </w:rPr>
        <w:t>Founders</w:t>
      </w:r>
      <w:proofErr w:type="spellEnd"/>
      <w:r w:rsidRPr="00621AD1">
        <w:rPr>
          <w:rFonts w:ascii="Georgia" w:hAnsi="Georgia"/>
          <w:sz w:val="21"/>
          <w:szCs w:val="21"/>
        </w:rPr>
        <w:t xml:space="preserve"> Associate verspreche ich mir eine Vertiefung meiner Kenntnisse in der Organisationsentwicklung sowie die Möglichkeit, mein Wissen in einer praxisnahen und zukunftsorientierten Umgebung anzuwenden. Ich freue mich darauf, meine Fähigkeiten in Ihrem Unternehmen unter Beweis zu stellen und wäre sehr dankbar für die Gelegenheit, Sie in einem persönlichen Gespräch von meiner Eignung zu überzeugen.</w:t>
      </w:r>
      <w:r w:rsidRPr="00621AD1">
        <w:rPr>
          <w:rFonts w:ascii="Georgia" w:hAnsi="Georgia"/>
          <w:sz w:val="21"/>
          <w:szCs w:val="21"/>
        </w:rPr>
        <w:br/>
      </w:r>
      <w:r w:rsidRPr="00621AD1">
        <w:rPr>
          <w:rFonts w:ascii="Georgia" w:hAnsi="Georgia"/>
          <w:sz w:val="21"/>
          <w:szCs w:val="21"/>
        </w:rPr>
        <w:br/>
        <w:t>Mit freundlichen Grüßen,</w:t>
      </w:r>
      <w:r w:rsidRPr="00621AD1">
        <w:rPr>
          <w:rFonts w:ascii="Georgia" w:hAnsi="Georgia"/>
          <w:sz w:val="21"/>
          <w:szCs w:val="21"/>
        </w:rPr>
        <w:br/>
      </w:r>
      <w:r w:rsidRPr="00621AD1">
        <w:rPr>
          <w:rFonts w:ascii="Georgia" w:hAnsi="Georgia"/>
          <w:sz w:val="21"/>
          <w:szCs w:val="21"/>
        </w:rPr>
        <w:br/>
        <w:t>Darius Kallenbach</w:t>
      </w:r>
    </w:p>
    <w:p w14:paraId="4A23D81E" w14:textId="6D588A4B" w:rsidR="008B5090" w:rsidRPr="00621AD1" w:rsidRDefault="008B5090">
      <w:pPr>
        <w:rPr>
          <w:rFonts w:ascii="Georgia" w:hAnsi="Georgia"/>
          <w:sz w:val="21"/>
          <w:szCs w:val="21"/>
        </w:rPr>
      </w:pPr>
    </w:p>
    <w:p w14:paraId="6B8A7244" w14:textId="2A7D6528" w:rsidR="00C007A3" w:rsidRPr="00621AD1" w:rsidRDefault="00C007A3">
      <w:pPr>
        <w:rPr>
          <w:rFonts w:ascii="Georgia" w:hAnsi="Georgia"/>
          <w:sz w:val="21"/>
          <w:szCs w:val="21"/>
        </w:rPr>
      </w:pPr>
    </w:p>
    <w:sectPr w:rsidR="00C007A3" w:rsidRPr="00621AD1" w:rsidSect="000B12A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avid Döbele">
    <w15:presenceInfo w15:providerId="AD" w15:userId="S::david.doebele@pumpkinadvisory.onmicrosoft.com::a00222db-f5a0-4b93-9122-d1c61d8643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39"/>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284"/>
    <w:rsid w:val="00001EA6"/>
    <w:rsid w:val="00006C23"/>
    <w:rsid w:val="000144B1"/>
    <w:rsid w:val="00014BF3"/>
    <w:rsid w:val="00022F3E"/>
    <w:rsid w:val="000237C4"/>
    <w:rsid w:val="00036681"/>
    <w:rsid w:val="000405DA"/>
    <w:rsid w:val="00043682"/>
    <w:rsid w:val="00053532"/>
    <w:rsid w:val="000621E7"/>
    <w:rsid w:val="000669BB"/>
    <w:rsid w:val="000860E0"/>
    <w:rsid w:val="00090CB7"/>
    <w:rsid w:val="00091A47"/>
    <w:rsid w:val="00092415"/>
    <w:rsid w:val="000956AE"/>
    <w:rsid w:val="000A14DD"/>
    <w:rsid w:val="000A1EC4"/>
    <w:rsid w:val="000A3788"/>
    <w:rsid w:val="000B126F"/>
    <w:rsid w:val="000B12A5"/>
    <w:rsid w:val="000B21B8"/>
    <w:rsid w:val="000B67EB"/>
    <w:rsid w:val="000C0CF4"/>
    <w:rsid w:val="000C243A"/>
    <w:rsid w:val="000C45AC"/>
    <w:rsid w:val="000C4A5D"/>
    <w:rsid w:val="000D3171"/>
    <w:rsid w:val="000D512D"/>
    <w:rsid w:val="000E3047"/>
    <w:rsid w:val="000F1FD6"/>
    <w:rsid w:val="000F327B"/>
    <w:rsid w:val="000F6899"/>
    <w:rsid w:val="001019F7"/>
    <w:rsid w:val="001077E0"/>
    <w:rsid w:val="00110883"/>
    <w:rsid w:val="001108BD"/>
    <w:rsid w:val="00112EC5"/>
    <w:rsid w:val="00123478"/>
    <w:rsid w:val="00123673"/>
    <w:rsid w:val="0012587F"/>
    <w:rsid w:val="00126AD0"/>
    <w:rsid w:val="00127A63"/>
    <w:rsid w:val="00132D78"/>
    <w:rsid w:val="00135424"/>
    <w:rsid w:val="00135B59"/>
    <w:rsid w:val="00140FB6"/>
    <w:rsid w:val="001419AD"/>
    <w:rsid w:val="00145F36"/>
    <w:rsid w:val="00146213"/>
    <w:rsid w:val="001505B5"/>
    <w:rsid w:val="0015682A"/>
    <w:rsid w:val="001646F0"/>
    <w:rsid w:val="00164763"/>
    <w:rsid w:val="00174BA9"/>
    <w:rsid w:val="00176896"/>
    <w:rsid w:val="00183030"/>
    <w:rsid w:val="00184DA4"/>
    <w:rsid w:val="00191D4E"/>
    <w:rsid w:val="001B7661"/>
    <w:rsid w:val="001C245D"/>
    <w:rsid w:val="001C4416"/>
    <w:rsid w:val="001C7C39"/>
    <w:rsid w:val="001D1DC8"/>
    <w:rsid w:val="001D77DF"/>
    <w:rsid w:val="001E1CF3"/>
    <w:rsid w:val="001E7442"/>
    <w:rsid w:val="001F3A96"/>
    <w:rsid w:val="00203DAC"/>
    <w:rsid w:val="002048B1"/>
    <w:rsid w:val="002204E1"/>
    <w:rsid w:val="0022458C"/>
    <w:rsid w:val="00226539"/>
    <w:rsid w:val="00231E96"/>
    <w:rsid w:val="00234541"/>
    <w:rsid w:val="00237411"/>
    <w:rsid w:val="0024489F"/>
    <w:rsid w:val="0025644F"/>
    <w:rsid w:val="002610AB"/>
    <w:rsid w:val="00264D2D"/>
    <w:rsid w:val="002664EC"/>
    <w:rsid w:val="0027521E"/>
    <w:rsid w:val="002760D3"/>
    <w:rsid w:val="002771F5"/>
    <w:rsid w:val="002773BD"/>
    <w:rsid w:val="00281CD0"/>
    <w:rsid w:val="0028576A"/>
    <w:rsid w:val="002910F0"/>
    <w:rsid w:val="00292BBE"/>
    <w:rsid w:val="00294BCA"/>
    <w:rsid w:val="002A57C9"/>
    <w:rsid w:val="002C00F4"/>
    <w:rsid w:val="002C01FC"/>
    <w:rsid w:val="002C0A95"/>
    <w:rsid w:val="002D0CEF"/>
    <w:rsid w:val="002D2A71"/>
    <w:rsid w:val="002D74FF"/>
    <w:rsid w:val="002E05A6"/>
    <w:rsid w:val="002E3991"/>
    <w:rsid w:val="002E4900"/>
    <w:rsid w:val="002E7EBF"/>
    <w:rsid w:val="00301265"/>
    <w:rsid w:val="003017C6"/>
    <w:rsid w:val="003113E0"/>
    <w:rsid w:val="00317682"/>
    <w:rsid w:val="0032390E"/>
    <w:rsid w:val="00325365"/>
    <w:rsid w:val="003359E6"/>
    <w:rsid w:val="00336B68"/>
    <w:rsid w:val="003435CD"/>
    <w:rsid w:val="00350F3E"/>
    <w:rsid w:val="003526CE"/>
    <w:rsid w:val="00354E2C"/>
    <w:rsid w:val="00367D77"/>
    <w:rsid w:val="003703AA"/>
    <w:rsid w:val="00375162"/>
    <w:rsid w:val="003870EF"/>
    <w:rsid w:val="00391F1D"/>
    <w:rsid w:val="00394FD4"/>
    <w:rsid w:val="003A53AC"/>
    <w:rsid w:val="003B4148"/>
    <w:rsid w:val="003C2E5C"/>
    <w:rsid w:val="003D53F6"/>
    <w:rsid w:val="003D6C43"/>
    <w:rsid w:val="003E1D7F"/>
    <w:rsid w:val="003E634E"/>
    <w:rsid w:val="003E6859"/>
    <w:rsid w:val="003E6FE7"/>
    <w:rsid w:val="003E7EAB"/>
    <w:rsid w:val="00400214"/>
    <w:rsid w:val="004015D6"/>
    <w:rsid w:val="004078D1"/>
    <w:rsid w:val="004169A0"/>
    <w:rsid w:val="004228E9"/>
    <w:rsid w:val="00423EF0"/>
    <w:rsid w:val="00427A11"/>
    <w:rsid w:val="00433DEC"/>
    <w:rsid w:val="00436858"/>
    <w:rsid w:val="0045494D"/>
    <w:rsid w:val="00474DD2"/>
    <w:rsid w:val="00485139"/>
    <w:rsid w:val="00487643"/>
    <w:rsid w:val="00487A04"/>
    <w:rsid w:val="00490395"/>
    <w:rsid w:val="004911DD"/>
    <w:rsid w:val="00496595"/>
    <w:rsid w:val="004A12B2"/>
    <w:rsid w:val="004B1E52"/>
    <w:rsid w:val="004B2E7E"/>
    <w:rsid w:val="004B3BA9"/>
    <w:rsid w:val="004C68E7"/>
    <w:rsid w:val="004C7AFA"/>
    <w:rsid w:val="004D1425"/>
    <w:rsid w:val="004D2E4D"/>
    <w:rsid w:val="004D5906"/>
    <w:rsid w:val="004F3029"/>
    <w:rsid w:val="004F4C0A"/>
    <w:rsid w:val="004F7233"/>
    <w:rsid w:val="005104AE"/>
    <w:rsid w:val="00510E10"/>
    <w:rsid w:val="00512357"/>
    <w:rsid w:val="00514AD7"/>
    <w:rsid w:val="00514F11"/>
    <w:rsid w:val="00520D60"/>
    <w:rsid w:val="005265BF"/>
    <w:rsid w:val="005352A7"/>
    <w:rsid w:val="00536A1A"/>
    <w:rsid w:val="005375B9"/>
    <w:rsid w:val="00544869"/>
    <w:rsid w:val="0054790B"/>
    <w:rsid w:val="005545EA"/>
    <w:rsid w:val="005568EE"/>
    <w:rsid w:val="0056053E"/>
    <w:rsid w:val="005631B4"/>
    <w:rsid w:val="005670CD"/>
    <w:rsid w:val="00571E8C"/>
    <w:rsid w:val="00572ABB"/>
    <w:rsid w:val="00580C6B"/>
    <w:rsid w:val="00592943"/>
    <w:rsid w:val="005A1870"/>
    <w:rsid w:val="005A6B2A"/>
    <w:rsid w:val="005C07AA"/>
    <w:rsid w:val="005C6E33"/>
    <w:rsid w:val="005D0803"/>
    <w:rsid w:val="005D6EA7"/>
    <w:rsid w:val="005E30E8"/>
    <w:rsid w:val="005E6C66"/>
    <w:rsid w:val="005E6EA0"/>
    <w:rsid w:val="005F05E1"/>
    <w:rsid w:val="005F0E62"/>
    <w:rsid w:val="00600BF7"/>
    <w:rsid w:val="00603D84"/>
    <w:rsid w:val="00604F8F"/>
    <w:rsid w:val="0060767F"/>
    <w:rsid w:val="00611E48"/>
    <w:rsid w:val="00616103"/>
    <w:rsid w:val="00621AD1"/>
    <w:rsid w:val="006327A2"/>
    <w:rsid w:val="006353EB"/>
    <w:rsid w:val="00653EDE"/>
    <w:rsid w:val="00657900"/>
    <w:rsid w:val="00671F21"/>
    <w:rsid w:val="006739ED"/>
    <w:rsid w:val="006773AE"/>
    <w:rsid w:val="00682DEB"/>
    <w:rsid w:val="006836ED"/>
    <w:rsid w:val="006841E1"/>
    <w:rsid w:val="0069214E"/>
    <w:rsid w:val="00692193"/>
    <w:rsid w:val="00692587"/>
    <w:rsid w:val="00693D07"/>
    <w:rsid w:val="006B0B3E"/>
    <w:rsid w:val="006B4E80"/>
    <w:rsid w:val="006B5C31"/>
    <w:rsid w:val="006B7489"/>
    <w:rsid w:val="006D4621"/>
    <w:rsid w:val="006D5426"/>
    <w:rsid w:val="006E182E"/>
    <w:rsid w:val="006E3866"/>
    <w:rsid w:val="006F0F71"/>
    <w:rsid w:val="006F3CDF"/>
    <w:rsid w:val="006F6948"/>
    <w:rsid w:val="00700026"/>
    <w:rsid w:val="0070569C"/>
    <w:rsid w:val="00713950"/>
    <w:rsid w:val="00720CFB"/>
    <w:rsid w:val="0073227F"/>
    <w:rsid w:val="00735945"/>
    <w:rsid w:val="0073631D"/>
    <w:rsid w:val="00737442"/>
    <w:rsid w:val="007449C2"/>
    <w:rsid w:val="00747C8F"/>
    <w:rsid w:val="0075139C"/>
    <w:rsid w:val="00760105"/>
    <w:rsid w:val="00774D03"/>
    <w:rsid w:val="00783A7C"/>
    <w:rsid w:val="00790C4E"/>
    <w:rsid w:val="007918DC"/>
    <w:rsid w:val="00792266"/>
    <w:rsid w:val="007A30B5"/>
    <w:rsid w:val="007A30E5"/>
    <w:rsid w:val="007B1E19"/>
    <w:rsid w:val="007B25EE"/>
    <w:rsid w:val="007B5842"/>
    <w:rsid w:val="007B75BC"/>
    <w:rsid w:val="007C070E"/>
    <w:rsid w:val="007C7E1D"/>
    <w:rsid w:val="007D25E7"/>
    <w:rsid w:val="007D5F7A"/>
    <w:rsid w:val="007D6D60"/>
    <w:rsid w:val="007F660F"/>
    <w:rsid w:val="00803B0A"/>
    <w:rsid w:val="008041DD"/>
    <w:rsid w:val="00817E0F"/>
    <w:rsid w:val="0082438F"/>
    <w:rsid w:val="00825D7C"/>
    <w:rsid w:val="00827388"/>
    <w:rsid w:val="008324CA"/>
    <w:rsid w:val="008429D8"/>
    <w:rsid w:val="00851EB9"/>
    <w:rsid w:val="008531BD"/>
    <w:rsid w:val="0086265E"/>
    <w:rsid w:val="0087332D"/>
    <w:rsid w:val="00880853"/>
    <w:rsid w:val="00880FDA"/>
    <w:rsid w:val="0088357A"/>
    <w:rsid w:val="00897709"/>
    <w:rsid w:val="008A2720"/>
    <w:rsid w:val="008A3B0F"/>
    <w:rsid w:val="008A3E27"/>
    <w:rsid w:val="008B4988"/>
    <w:rsid w:val="008B5090"/>
    <w:rsid w:val="008C0615"/>
    <w:rsid w:val="008D40F7"/>
    <w:rsid w:val="008F597F"/>
    <w:rsid w:val="008F7587"/>
    <w:rsid w:val="00904DEA"/>
    <w:rsid w:val="00913CF0"/>
    <w:rsid w:val="00920FDA"/>
    <w:rsid w:val="00921E9D"/>
    <w:rsid w:val="00931398"/>
    <w:rsid w:val="00934DD4"/>
    <w:rsid w:val="00936635"/>
    <w:rsid w:val="009461CD"/>
    <w:rsid w:val="0094694A"/>
    <w:rsid w:val="009478FA"/>
    <w:rsid w:val="009666FC"/>
    <w:rsid w:val="0097249F"/>
    <w:rsid w:val="00972E89"/>
    <w:rsid w:val="00974CAC"/>
    <w:rsid w:val="00976C54"/>
    <w:rsid w:val="0097753C"/>
    <w:rsid w:val="00977E2F"/>
    <w:rsid w:val="00980B56"/>
    <w:rsid w:val="00981EC7"/>
    <w:rsid w:val="00982669"/>
    <w:rsid w:val="009912AF"/>
    <w:rsid w:val="00994B55"/>
    <w:rsid w:val="009A1391"/>
    <w:rsid w:val="009B22D3"/>
    <w:rsid w:val="009C753D"/>
    <w:rsid w:val="009D49F0"/>
    <w:rsid w:val="009D70E8"/>
    <w:rsid w:val="009E5021"/>
    <w:rsid w:val="009E72FA"/>
    <w:rsid w:val="009F6B2E"/>
    <w:rsid w:val="00A019E9"/>
    <w:rsid w:val="00A03F2F"/>
    <w:rsid w:val="00A120F1"/>
    <w:rsid w:val="00A16DB2"/>
    <w:rsid w:val="00A17835"/>
    <w:rsid w:val="00A2289D"/>
    <w:rsid w:val="00A24036"/>
    <w:rsid w:val="00A324D7"/>
    <w:rsid w:val="00A33AAD"/>
    <w:rsid w:val="00A34B07"/>
    <w:rsid w:val="00A34FB4"/>
    <w:rsid w:val="00A35533"/>
    <w:rsid w:val="00A4354B"/>
    <w:rsid w:val="00A43897"/>
    <w:rsid w:val="00A439CC"/>
    <w:rsid w:val="00A45FF6"/>
    <w:rsid w:val="00A516E0"/>
    <w:rsid w:val="00A51D4B"/>
    <w:rsid w:val="00A540BC"/>
    <w:rsid w:val="00A550B2"/>
    <w:rsid w:val="00A566F3"/>
    <w:rsid w:val="00A64FCE"/>
    <w:rsid w:val="00A71A3D"/>
    <w:rsid w:val="00A73E25"/>
    <w:rsid w:val="00A74425"/>
    <w:rsid w:val="00A818D9"/>
    <w:rsid w:val="00A922EC"/>
    <w:rsid w:val="00AA3F3A"/>
    <w:rsid w:val="00AA4A93"/>
    <w:rsid w:val="00AB03E5"/>
    <w:rsid w:val="00AB3DF5"/>
    <w:rsid w:val="00AC03EE"/>
    <w:rsid w:val="00AC3D72"/>
    <w:rsid w:val="00AC4F94"/>
    <w:rsid w:val="00AE22D5"/>
    <w:rsid w:val="00AE5718"/>
    <w:rsid w:val="00AF2C19"/>
    <w:rsid w:val="00AF33F1"/>
    <w:rsid w:val="00B0589F"/>
    <w:rsid w:val="00B1015A"/>
    <w:rsid w:val="00B117E0"/>
    <w:rsid w:val="00B16F51"/>
    <w:rsid w:val="00B2341F"/>
    <w:rsid w:val="00B318C8"/>
    <w:rsid w:val="00B32699"/>
    <w:rsid w:val="00B429D4"/>
    <w:rsid w:val="00B456EB"/>
    <w:rsid w:val="00B45FB7"/>
    <w:rsid w:val="00B4746A"/>
    <w:rsid w:val="00B60070"/>
    <w:rsid w:val="00B61378"/>
    <w:rsid w:val="00B629BF"/>
    <w:rsid w:val="00B65892"/>
    <w:rsid w:val="00B8073D"/>
    <w:rsid w:val="00B81E22"/>
    <w:rsid w:val="00B92641"/>
    <w:rsid w:val="00BA00D8"/>
    <w:rsid w:val="00BB06AC"/>
    <w:rsid w:val="00BB2103"/>
    <w:rsid w:val="00BC1B15"/>
    <w:rsid w:val="00BD31D9"/>
    <w:rsid w:val="00BE1C43"/>
    <w:rsid w:val="00BE544C"/>
    <w:rsid w:val="00BE58EA"/>
    <w:rsid w:val="00BF7B12"/>
    <w:rsid w:val="00C007A3"/>
    <w:rsid w:val="00C03921"/>
    <w:rsid w:val="00C060EF"/>
    <w:rsid w:val="00C13618"/>
    <w:rsid w:val="00C23708"/>
    <w:rsid w:val="00C23F0A"/>
    <w:rsid w:val="00C26B0C"/>
    <w:rsid w:val="00C342A7"/>
    <w:rsid w:val="00C415AB"/>
    <w:rsid w:val="00C51AB9"/>
    <w:rsid w:val="00C65B4C"/>
    <w:rsid w:val="00C67415"/>
    <w:rsid w:val="00C72A65"/>
    <w:rsid w:val="00C81D01"/>
    <w:rsid w:val="00C855A4"/>
    <w:rsid w:val="00C91AC7"/>
    <w:rsid w:val="00CA0980"/>
    <w:rsid w:val="00CA263E"/>
    <w:rsid w:val="00CA3579"/>
    <w:rsid w:val="00CB0084"/>
    <w:rsid w:val="00CB0E14"/>
    <w:rsid w:val="00CB1461"/>
    <w:rsid w:val="00CF3710"/>
    <w:rsid w:val="00CF648A"/>
    <w:rsid w:val="00CF77A7"/>
    <w:rsid w:val="00D14447"/>
    <w:rsid w:val="00D1753B"/>
    <w:rsid w:val="00D201DF"/>
    <w:rsid w:val="00D24280"/>
    <w:rsid w:val="00D25117"/>
    <w:rsid w:val="00D34D34"/>
    <w:rsid w:val="00D36F28"/>
    <w:rsid w:val="00D424A5"/>
    <w:rsid w:val="00D44CD5"/>
    <w:rsid w:val="00D54302"/>
    <w:rsid w:val="00D660EC"/>
    <w:rsid w:val="00D66D12"/>
    <w:rsid w:val="00D77D8B"/>
    <w:rsid w:val="00D90805"/>
    <w:rsid w:val="00D924AE"/>
    <w:rsid w:val="00D96933"/>
    <w:rsid w:val="00DC1E56"/>
    <w:rsid w:val="00DC3C9F"/>
    <w:rsid w:val="00DC3D49"/>
    <w:rsid w:val="00DC664C"/>
    <w:rsid w:val="00DD049F"/>
    <w:rsid w:val="00DD0A1F"/>
    <w:rsid w:val="00DD2D5C"/>
    <w:rsid w:val="00DD3766"/>
    <w:rsid w:val="00DE3BC9"/>
    <w:rsid w:val="00DE4DCC"/>
    <w:rsid w:val="00DF20E6"/>
    <w:rsid w:val="00DF7F07"/>
    <w:rsid w:val="00E00A24"/>
    <w:rsid w:val="00E03749"/>
    <w:rsid w:val="00E10A81"/>
    <w:rsid w:val="00E110CA"/>
    <w:rsid w:val="00E1153C"/>
    <w:rsid w:val="00E124E4"/>
    <w:rsid w:val="00E235FD"/>
    <w:rsid w:val="00E25DBF"/>
    <w:rsid w:val="00E27371"/>
    <w:rsid w:val="00E305C8"/>
    <w:rsid w:val="00E40262"/>
    <w:rsid w:val="00E43723"/>
    <w:rsid w:val="00E71831"/>
    <w:rsid w:val="00E75CB5"/>
    <w:rsid w:val="00E801CB"/>
    <w:rsid w:val="00E8127A"/>
    <w:rsid w:val="00E9271B"/>
    <w:rsid w:val="00EA0E41"/>
    <w:rsid w:val="00EA1203"/>
    <w:rsid w:val="00EA699D"/>
    <w:rsid w:val="00EB0295"/>
    <w:rsid w:val="00EB111A"/>
    <w:rsid w:val="00EC5DA7"/>
    <w:rsid w:val="00EE2B81"/>
    <w:rsid w:val="00EE4F8C"/>
    <w:rsid w:val="00EE59DB"/>
    <w:rsid w:val="00EE676F"/>
    <w:rsid w:val="00EF6B84"/>
    <w:rsid w:val="00F00BBE"/>
    <w:rsid w:val="00F05067"/>
    <w:rsid w:val="00F07F87"/>
    <w:rsid w:val="00F10DFB"/>
    <w:rsid w:val="00F11B14"/>
    <w:rsid w:val="00F1334A"/>
    <w:rsid w:val="00F14B35"/>
    <w:rsid w:val="00F43AF9"/>
    <w:rsid w:val="00F43B0D"/>
    <w:rsid w:val="00F43FEB"/>
    <w:rsid w:val="00F523D5"/>
    <w:rsid w:val="00F5265E"/>
    <w:rsid w:val="00F55491"/>
    <w:rsid w:val="00F61E34"/>
    <w:rsid w:val="00F72304"/>
    <w:rsid w:val="00F849DB"/>
    <w:rsid w:val="00F8530A"/>
    <w:rsid w:val="00F87B3C"/>
    <w:rsid w:val="00F93F2E"/>
    <w:rsid w:val="00F97AB0"/>
    <w:rsid w:val="00FA0113"/>
    <w:rsid w:val="00FA4300"/>
    <w:rsid w:val="00FA7027"/>
    <w:rsid w:val="00FC3915"/>
    <w:rsid w:val="00FC7284"/>
    <w:rsid w:val="00FE0032"/>
    <w:rsid w:val="00FE4022"/>
    <w:rsid w:val="00FF06C0"/>
    <w:rsid w:val="00FF0ABE"/>
    <w:rsid w:val="00FF5DD7"/>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40B7C"/>
  <w15:chartTrackingRefBased/>
  <w15:docId w15:val="{FFD3C6D1-38D7-1B49-A75C-3EA61BDEC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10DFB"/>
    <w:rPr>
      <w:rFonts w:ascii="Times New Roman" w:eastAsia="Times New Roman" w:hAnsi="Times New Roman" w:cs="Times New Roman"/>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F8530A"/>
    <w:rPr>
      <w:color w:val="0563C1" w:themeColor="hyperlink"/>
      <w:u w:val="single"/>
    </w:rPr>
  </w:style>
  <w:style w:type="character" w:styleId="NichtaufgelsteErwhnung">
    <w:name w:val="Unresolved Mention"/>
    <w:basedOn w:val="Absatz-Standardschriftart"/>
    <w:uiPriority w:val="99"/>
    <w:semiHidden/>
    <w:unhideWhenUsed/>
    <w:rsid w:val="00F8530A"/>
    <w:rPr>
      <w:color w:val="605E5C"/>
      <w:shd w:val="clear" w:color="auto" w:fill="E1DFDD"/>
    </w:rPr>
  </w:style>
  <w:style w:type="paragraph" w:styleId="StandardWeb">
    <w:name w:val="Normal (Web)"/>
    <w:basedOn w:val="Standard"/>
    <w:uiPriority w:val="99"/>
    <w:semiHidden/>
    <w:unhideWhenUsed/>
    <w:rsid w:val="00BA00D8"/>
    <w:pPr>
      <w:spacing w:before="100" w:beforeAutospacing="1" w:after="100" w:afterAutospacing="1"/>
    </w:pPr>
  </w:style>
  <w:style w:type="character" w:customStyle="1" w:styleId="apple-converted-space">
    <w:name w:val="apple-converted-space"/>
    <w:basedOn w:val="Absatz-Standardschriftart"/>
    <w:rsid w:val="00F10DFB"/>
  </w:style>
  <w:style w:type="paragraph" w:styleId="berarbeitung">
    <w:name w:val="Revision"/>
    <w:hidden/>
    <w:uiPriority w:val="99"/>
    <w:semiHidden/>
    <w:rsid w:val="002610AB"/>
    <w:rPr>
      <w:rFonts w:ascii="Times New Roman" w:eastAsia="Times New Roman" w:hAnsi="Times New Roman" w:cs="Times New Roman"/>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0267849">
      <w:bodyDiv w:val="1"/>
      <w:marLeft w:val="0"/>
      <w:marRight w:val="0"/>
      <w:marTop w:val="0"/>
      <w:marBottom w:val="0"/>
      <w:divBdr>
        <w:top w:val="none" w:sz="0" w:space="0" w:color="auto"/>
        <w:left w:val="none" w:sz="0" w:space="0" w:color="auto"/>
        <w:bottom w:val="none" w:sz="0" w:space="0" w:color="auto"/>
        <w:right w:val="none" w:sz="0" w:space="0" w:color="auto"/>
      </w:divBdr>
    </w:div>
    <w:div w:id="271788583">
      <w:bodyDiv w:val="1"/>
      <w:marLeft w:val="0"/>
      <w:marRight w:val="0"/>
      <w:marTop w:val="0"/>
      <w:marBottom w:val="0"/>
      <w:divBdr>
        <w:top w:val="none" w:sz="0" w:space="0" w:color="auto"/>
        <w:left w:val="none" w:sz="0" w:space="0" w:color="auto"/>
        <w:bottom w:val="none" w:sz="0" w:space="0" w:color="auto"/>
        <w:right w:val="none" w:sz="0" w:space="0" w:color="auto"/>
      </w:divBdr>
    </w:div>
    <w:div w:id="392894732">
      <w:bodyDiv w:val="1"/>
      <w:marLeft w:val="0"/>
      <w:marRight w:val="0"/>
      <w:marTop w:val="0"/>
      <w:marBottom w:val="0"/>
      <w:divBdr>
        <w:top w:val="none" w:sz="0" w:space="0" w:color="auto"/>
        <w:left w:val="none" w:sz="0" w:space="0" w:color="auto"/>
        <w:bottom w:val="none" w:sz="0" w:space="0" w:color="auto"/>
        <w:right w:val="none" w:sz="0" w:space="0" w:color="auto"/>
      </w:divBdr>
    </w:div>
    <w:div w:id="566571337">
      <w:bodyDiv w:val="1"/>
      <w:marLeft w:val="0"/>
      <w:marRight w:val="0"/>
      <w:marTop w:val="0"/>
      <w:marBottom w:val="0"/>
      <w:divBdr>
        <w:top w:val="none" w:sz="0" w:space="0" w:color="auto"/>
        <w:left w:val="none" w:sz="0" w:space="0" w:color="auto"/>
        <w:bottom w:val="none" w:sz="0" w:space="0" w:color="auto"/>
        <w:right w:val="none" w:sz="0" w:space="0" w:color="auto"/>
      </w:divBdr>
    </w:div>
    <w:div w:id="689184875">
      <w:bodyDiv w:val="1"/>
      <w:marLeft w:val="0"/>
      <w:marRight w:val="0"/>
      <w:marTop w:val="0"/>
      <w:marBottom w:val="0"/>
      <w:divBdr>
        <w:top w:val="none" w:sz="0" w:space="0" w:color="auto"/>
        <w:left w:val="none" w:sz="0" w:space="0" w:color="auto"/>
        <w:bottom w:val="none" w:sz="0" w:space="0" w:color="auto"/>
        <w:right w:val="none" w:sz="0" w:space="0" w:color="auto"/>
      </w:divBdr>
      <w:divsChild>
        <w:div w:id="533201841">
          <w:marLeft w:val="0"/>
          <w:marRight w:val="0"/>
          <w:marTop w:val="0"/>
          <w:marBottom w:val="0"/>
          <w:divBdr>
            <w:top w:val="single" w:sz="2" w:space="0" w:color="E3E3E3"/>
            <w:left w:val="single" w:sz="2" w:space="0" w:color="E3E3E3"/>
            <w:bottom w:val="single" w:sz="2" w:space="0" w:color="E3E3E3"/>
            <w:right w:val="single" w:sz="2" w:space="0" w:color="E3E3E3"/>
          </w:divBdr>
          <w:divsChild>
            <w:div w:id="1263152562">
              <w:marLeft w:val="0"/>
              <w:marRight w:val="0"/>
              <w:marTop w:val="0"/>
              <w:marBottom w:val="0"/>
              <w:divBdr>
                <w:top w:val="single" w:sz="2" w:space="0" w:color="E3E3E3"/>
                <w:left w:val="single" w:sz="2" w:space="0" w:color="E3E3E3"/>
                <w:bottom w:val="single" w:sz="2" w:space="0" w:color="E3E3E3"/>
                <w:right w:val="single" w:sz="2" w:space="0" w:color="E3E3E3"/>
              </w:divBdr>
              <w:divsChild>
                <w:div w:id="1449465536">
                  <w:marLeft w:val="0"/>
                  <w:marRight w:val="0"/>
                  <w:marTop w:val="0"/>
                  <w:marBottom w:val="0"/>
                  <w:divBdr>
                    <w:top w:val="single" w:sz="2" w:space="0" w:color="E3E3E3"/>
                    <w:left w:val="single" w:sz="2" w:space="0" w:color="E3E3E3"/>
                    <w:bottom w:val="single" w:sz="2" w:space="0" w:color="E3E3E3"/>
                    <w:right w:val="single" w:sz="2" w:space="0" w:color="E3E3E3"/>
                  </w:divBdr>
                  <w:divsChild>
                    <w:div w:id="192691510">
                      <w:marLeft w:val="0"/>
                      <w:marRight w:val="0"/>
                      <w:marTop w:val="0"/>
                      <w:marBottom w:val="0"/>
                      <w:divBdr>
                        <w:top w:val="single" w:sz="2" w:space="0" w:color="E3E3E3"/>
                        <w:left w:val="single" w:sz="2" w:space="0" w:color="E3E3E3"/>
                        <w:bottom w:val="single" w:sz="2" w:space="0" w:color="E3E3E3"/>
                        <w:right w:val="single" w:sz="2" w:space="0" w:color="E3E3E3"/>
                      </w:divBdr>
                      <w:divsChild>
                        <w:div w:id="17685034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9964924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12692537">
          <w:marLeft w:val="0"/>
          <w:marRight w:val="0"/>
          <w:marTop w:val="0"/>
          <w:marBottom w:val="0"/>
          <w:divBdr>
            <w:top w:val="single" w:sz="2" w:space="0" w:color="E3E3E3"/>
            <w:left w:val="single" w:sz="2" w:space="0" w:color="E3E3E3"/>
            <w:bottom w:val="single" w:sz="2" w:space="0" w:color="E3E3E3"/>
            <w:right w:val="single" w:sz="2" w:space="0" w:color="E3E3E3"/>
          </w:divBdr>
          <w:divsChild>
            <w:div w:id="1911423542">
              <w:marLeft w:val="0"/>
              <w:marRight w:val="0"/>
              <w:marTop w:val="0"/>
              <w:marBottom w:val="0"/>
              <w:divBdr>
                <w:top w:val="single" w:sz="2" w:space="0" w:color="E3E3E3"/>
                <w:left w:val="single" w:sz="2" w:space="0" w:color="E3E3E3"/>
                <w:bottom w:val="single" w:sz="2" w:space="0" w:color="E3E3E3"/>
                <w:right w:val="single" w:sz="2" w:space="0" w:color="E3E3E3"/>
              </w:divBdr>
              <w:divsChild>
                <w:div w:id="986936655">
                  <w:marLeft w:val="0"/>
                  <w:marRight w:val="0"/>
                  <w:marTop w:val="0"/>
                  <w:marBottom w:val="0"/>
                  <w:divBdr>
                    <w:top w:val="single" w:sz="2" w:space="0" w:color="E3E3E3"/>
                    <w:left w:val="single" w:sz="2" w:space="0" w:color="E3E3E3"/>
                    <w:bottom w:val="single" w:sz="2" w:space="0" w:color="E3E3E3"/>
                    <w:right w:val="single" w:sz="2" w:space="0" w:color="E3E3E3"/>
                  </w:divBdr>
                  <w:divsChild>
                    <w:div w:id="1892810987">
                      <w:marLeft w:val="0"/>
                      <w:marRight w:val="0"/>
                      <w:marTop w:val="0"/>
                      <w:marBottom w:val="0"/>
                      <w:divBdr>
                        <w:top w:val="single" w:sz="2" w:space="0" w:color="E3E3E3"/>
                        <w:left w:val="single" w:sz="2" w:space="0" w:color="E3E3E3"/>
                        <w:bottom w:val="single" w:sz="2" w:space="0" w:color="E3E3E3"/>
                        <w:right w:val="single" w:sz="2" w:space="0" w:color="E3E3E3"/>
                      </w:divBdr>
                      <w:divsChild>
                        <w:div w:id="16128624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752358029">
      <w:bodyDiv w:val="1"/>
      <w:marLeft w:val="0"/>
      <w:marRight w:val="0"/>
      <w:marTop w:val="0"/>
      <w:marBottom w:val="0"/>
      <w:divBdr>
        <w:top w:val="none" w:sz="0" w:space="0" w:color="auto"/>
        <w:left w:val="none" w:sz="0" w:space="0" w:color="auto"/>
        <w:bottom w:val="none" w:sz="0" w:space="0" w:color="auto"/>
        <w:right w:val="none" w:sz="0" w:space="0" w:color="auto"/>
      </w:divBdr>
      <w:divsChild>
        <w:div w:id="684013113">
          <w:marLeft w:val="0"/>
          <w:marRight w:val="0"/>
          <w:marTop w:val="0"/>
          <w:marBottom w:val="0"/>
          <w:divBdr>
            <w:top w:val="single" w:sz="2" w:space="0" w:color="E3E3E3"/>
            <w:left w:val="single" w:sz="2" w:space="0" w:color="E3E3E3"/>
            <w:bottom w:val="single" w:sz="2" w:space="0" w:color="E3E3E3"/>
            <w:right w:val="single" w:sz="2" w:space="0" w:color="E3E3E3"/>
          </w:divBdr>
          <w:divsChild>
            <w:div w:id="1342199715">
              <w:marLeft w:val="0"/>
              <w:marRight w:val="0"/>
              <w:marTop w:val="0"/>
              <w:marBottom w:val="0"/>
              <w:divBdr>
                <w:top w:val="single" w:sz="2" w:space="0" w:color="E3E3E3"/>
                <w:left w:val="single" w:sz="2" w:space="0" w:color="E3E3E3"/>
                <w:bottom w:val="single" w:sz="2" w:space="0" w:color="E3E3E3"/>
                <w:right w:val="single" w:sz="2" w:space="0" w:color="E3E3E3"/>
              </w:divBdr>
              <w:divsChild>
                <w:div w:id="728069257">
                  <w:marLeft w:val="0"/>
                  <w:marRight w:val="0"/>
                  <w:marTop w:val="0"/>
                  <w:marBottom w:val="0"/>
                  <w:divBdr>
                    <w:top w:val="single" w:sz="2" w:space="0" w:color="E3E3E3"/>
                    <w:left w:val="single" w:sz="2" w:space="0" w:color="E3E3E3"/>
                    <w:bottom w:val="single" w:sz="2" w:space="0" w:color="E3E3E3"/>
                    <w:right w:val="single" w:sz="2" w:space="0" w:color="E3E3E3"/>
                  </w:divBdr>
                  <w:divsChild>
                    <w:div w:id="885802273">
                      <w:marLeft w:val="0"/>
                      <w:marRight w:val="0"/>
                      <w:marTop w:val="0"/>
                      <w:marBottom w:val="0"/>
                      <w:divBdr>
                        <w:top w:val="single" w:sz="2" w:space="0" w:color="E3E3E3"/>
                        <w:left w:val="single" w:sz="2" w:space="0" w:color="E3E3E3"/>
                        <w:bottom w:val="single" w:sz="2" w:space="0" w:color="E3E3E3"/>
                        <w:right w:val="single" w:sz="2" w:space="0" w:color="E3E3E3"/>
                      </w:divBdr>
                      <w:divsChild>
                        <w:div w:id="652416813">
                          <w:marLeft w:val="0"/>
                          <w:marRight w:val="0"/>
                          <w:marTop w:val="0"/>
                          <w:marBottom w:val="0"/>
                          <w:divBdr>
                            <w:top w:val="single" w:sz="2" w:space="0" w:color="E3E3E3"/>
                            <w:left w:val="single" w:sz="2" w:space="0" w:color="E3E3E3"/>
                            <w:bottom w:val="single" w:sz="2" w:space="0" w:color="E3E3E3"/>
                            <w:right w:val="single" w:sz="2" w:space="0" w:color="E3E3E3"/>
                          </w:divBdr>
                          <w:divsChild>
                            <w:div w:id="850876807">
                              <w:marLeft w:val="0"/>
                              <w:marRight w:val="0"/>
                              <w:marTop w:val="100"/>
                              <w:marBottom w:val="100"/>
                              <w:divBdr>
                                <w:top w:val="single" w:sz="2" w:space="0" w:color="E3E3E3"/>
                                <w:left w:val="single" w:sz="2" w:space="0" w:color="E3E3E3"/>
                                <w:bottom w:val="single" w:sz="2" w:space="0" w:color="E3E3E3"/>
                                <w:right w:val="single" w:sz="2" w:space="0" w:color="E3E3E3"/>
                              </w:divBdr>
                              <w:divsChild>
                                <w:div w:id="2129425744">
                                  <w:marLeft w:val="0"/>
                                  <w:marRight w:val="0"/>
                                  <w:marTop w:val="0"/>
                                  <w:marBottom w:val="0"/>
                                  <w:divBdr>
                                    <w:top w:val="single" w:sz="2" w:space="0" w:color="E3E3E3"/>
                                    <w:left w:val="single" w:sz="2" w:space="0" w:color="E3E3E3"/>
                                    <w:bottom w:val="single" w:sz="2" w:space="0" w:color="E3E3E3"/>
                                    <w:right w:val="single" w:sz="2" w:space="0" w:color="E3E3E3"/>
                                  </w:divBdr>
                                  <w:divsChild>
                                    <w:div w:id="708993818">
                                      <w:marLeft w:val="0"/>
                                      <w:marRight w:val="0"/>
                                      <w:marTop w:val="0"/>
                                      <w:marBottom w:val="0"/>
                                      <w:divBdr>
                                        <w:top w:val="single" w:sz="2" w:space="0" w:color="E3E3E3"/>
                                        <w:left w:val="single" w:sz="2" w:space="0" w:color="E3E3E3"/>
                                        <w:bottom w:val="single" w:sz="2" w:space="0" w:color="E3E3E3"/>
                                        <w:right w:val="single" w:sz="2" w:space="0" w:color="E3E3E3"/>
                                      </w:divBdr>
                                      <w:divsChild>
                                        <w:div w:id="162821920">
                                          <w:marLeft w:val="0"/>
                                          <w:marRight w:val="0"/>
                                          <w:marTop w:val="0"/>
                                          <w:marBottom w:val="0"/>
                                          <w:divBdr>
                                            <w:top w:val="single" w:sz="2" w:space="0" w:color="E3E3E3"/>
                                            <w:left w:val="single" w:sz="2" w:space="0" w:color="E3E3E3"/>
                                            <w:bottom w:val="single" w:sz="2" w:space="0" w:color="E3E3E3"/>
                                            <w:right w:val="single" w:sz="2" w:space="0" w:color="E3E3E3"/>
                                          </w:divBdr>
                                          <w:divsChild>
                                            <w:div w:id="1367830946">
                                              <w:marLeft w:val="0"/>
                                              <w:marRight w:val="0"/>
                                              <w:marTop w:val="0"/>
                                              <w:marBottom w:val="0"/>
                                              <w:divBdr>
                                                <w:top w:val="single" w:sz="2" w:space="0" w:color="E3E3E3"/>
                                                <w:left w:val="single" w:sz="2" w:space="0" w:color="E3E3E3"/>
                                                <w:bottom w:val="single" w:sz="2" w:space="0" w:color="E3E3E3"/>
                                                <w:right w:val="single" w:sz="2" w:space="0" w:color="E3E3E3"/>
                                              </w:divBdr>
                                              <w:divsChild>
                                                <w:div w:id="1639920919">
                                                  <w:marLeft w:val="0"/>
                                                  <w:marRight w:val="0"/>
                                                  <w:marTop w:val="0"/>
                                                  <w:marBottom w:val="0"/>
                                                  <w:divBdr>
                                                    <w:top w:val="single" w:sz="2" w:space="0" w:color="E3E3E3"/>
                                                    <w:left w:val="single" w:sz="2" w:space="0" w:color="E3E3E3"/>
                                                    <w:bottom w:val="single" w:sz="2" w:space="0" w:color="E3E3E3"/>
                                                    <w:right w:val="single" w:sz="2" w:space="0" w:color="E3E3E3"/>
                                                  </w:divBdr>
                                                  <w:divsChild>
                                                    <w:div w:id="15712291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264413581">
          <w:marLeft w:val="0"/>
          <w:marRight w:val="0"/>
          <w:marTop w:val="0"/>
          <w:marBottom w:val="0"/>
          <w:divBdr>
            <w:top w:val="none" w:sz="0" w:space="0" w:color="auto"/>
            <w:left w:val="none" w:sz="0" w:space="0" w:color="auto"/>
            <w:bottom w:val="none" w:sz="0" w:space="0" w:color="auto"/>
            <w:right w:val="none" w:sz="0" w:space="0" w:color="auto"/>
          </w:divBdr>
        </w:div>
      </w:divsChild>
    </w:div>
    <w:div w:id="791174068">
      <w:bodyDiv w:val="1"/>
      <w:marLeft w:val="0"/>
      <w:marRight w:val="0"/>
      <w:marTop w:val="0"/>
      <w:marBottom w:val="0"/>
      <w:divBdr>
        <w:top w:val="none" w:sz="0" w:space="0" w:color="auto"/>
        <w:left w:val="none" w:sz="0" w:space="0" w:color="auto"/>
        <w:bottom w:val="none" w:sz="0" w:space="0" w:color="auto"/>
        <w:right w:val="none" w:sz="0" w:space="0" w:color="auto"/>
      </w:divBdr>
    </w:div>
    <w:div w:id="816067250">
      <w:bodyDiv w:val="1"/>
      <w:marLeft w:val="0"/>
      <w:marRight w:val="0"/>
      <w:marTop w:val="0"/>
      <w:marBottom w:val="0"/>
      <w:divBdr>
        <w:top w:val="none" w:sz="0" w:space="0" w:color="auto"/>
        <w:left w:val="none" w:sz="0" w:space="0" w:color="auto"/>
        <w:bottom w:val="none" w:sz="0" w:space="0" w:color="auto"/>
        <w:right w:val="none" w:sz="0" w:space="0" w:color="auto"/>
      </w:divBdr>
      <w:divsChild>
        <w:div w:id="287395620">
          <w:marLeft w:val="0"/>
          <w:marRight w:val="0"/>
          <w:marTop w:val="0"/>
          <w:marBottom w:val="0"/>
          <w:divBdr>
            <w:top w:val="none" w:sz="0" w:space="0" w:color="auto"/>
            <w:left w:val="none" w:sz="0" w:space="0" w:color="auto"/>
            <w:bottom w:val="none" w:sz="0" w:space="0" w:color="auto"/>
            <w:right w:val="none" w:sz="0" w:space="0" w:color="auto"/>
          </w:divBdr>
          <w:divsChild>
            <w:div w:id="649334952">
              <w:marLeft w:val="0"/>
              <w:marRight w:val="0"/>
              <w:marTop w:val="0"/>
              <w:marBottom w:val="0"/>
              <w:divBdr>
                <w:top w:val="none" w:sz="0" w:space="0" w:color="auto"/>
                <w:left w:val="none" w:sz="0" w:space="0" w:color="auto"/>
                <w:bottom w:val="none" w:sz="0" w:space="0" w:color="auto"/>
                <w:right w:val="none" w:sz="0" w:space="0" w:color="auto"/>
              </w:divBdr>
              <w:divsChild>
                <w:div w:id="1679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5169093">
      <w:bodyDiv w:val="1"/>
      <w:marLeft w:val="0"/>
      <w:marRight w:val="0"/>
      <w:marTop w:val="0"/>
      <w:marBottom w:val="0"/>
      <w:divBdr>
        <w:top w:val="none" w:sz="0" w:space="0" w:color="auto"/>
        <w:left w:val="none" w:sz="0" w:space="0" w:color="auto"/>
        <w:bottom w:val="none" w:sz="0" w:space="0" w:color="auto"/>
        <w:right w:val="none" w:sz="0" w:space="0" w:color="auto"/>
      </w:divBdr>
      <w:divsChild>
        <w:div w:id="304749164">
          <w:marLeft w:val="0"/>
          <w:marRight w:val="0"/>
          <w:marTop w:val="0"/>
          <w:marBottom w:val="0"/>
          <w:divBdr>
            <w:top w:val="none" w:sz="0" w:space="0" w:color="auto"/>
            <w:left w:val="none" w:sz="0" w:space="0" w:color="auto"/>
            <w:bottom w:val="none" w:sz="0" w:space="0" w:color="auto"/>
            <w:right w:val="none" w:sz="0" w:space="0" w:color="auto"/>
          </w:divBdr>
          <w:divsChild>
            <w:div w:id="1488781819">
              <w:marLeft w:val="0"/>
              <w:marRight w:val="0"/>
              <w:marTop w:val="0"/>
              <w:marBottom w:val="0"/>
              <w:divBdr>
                <w:top w:val="none" w:sz="0" w:space="0" w:color="auto"/>
                <w:left w:val="none" w:sz="0" w:space="0" w:color="auto"/>
                <w:bottom w:val="none" w:sz="0" w:space="0" w:color="auto"/>
                <w:right w:val="none" w:sz="0" w:space="0" w:color="auto"/>
              </w:divBdr>
              <w:divsChild>
                <w:div w:id="1802266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5738795">
      <w:bodyDiv w:val="1"/>
      <w:marLeft w:val="0"/>
      <w:marRight w:val="0"/>
      <w:marTop w:val="0"/>
      <w:marBottom w:val="0"/>
      <w:divBdr>
        <w:top w:val="none" w:sz="0" w:space="0" w:color="auto"/>
        <w:left w:val="none" w:sz="0" w:space="0" w:color="auto"/>
        <w:bottom w:val="none" w:sz="0" w:space="0" w:color="auto"/>
        <w:right w:val="none" w:sz="0" w:space="0" w:color="auto"/>
      </w:divBdr>
      <w:divsChild>
        <w:div w:id="587159286">
          <w:marLeft w:val="0"/>
          <w:marRight w:val="0"/>
          <w:marTop w:val="0"/>
          <w:marBottom w:val="0"/>
          <w:divBdr>
            <w:top w:val="none" w:sz="0" w:space="0" w:color="auto"/>
            <w:left w:val="none" w:sz="0" w:space="0" w:color="auto"/>
            <w:bottom w:val="none" w:sz="0" w:space="0" w:color="auto"/>
            <w:right w:val="none" w:sz="0" w:space="0" w:color="auto"/>
          </w:divBdr>
        </w:div>
        <w:div w:id="1394623033">
          <w:marLeft w:val="0"/>
          <w:marRight w:val="0"/>
          <w:marTop w:val="0"/>
          <w:marBottom w:val="0"/>
          <w:divBdr>
            <w:top w:val="single" w:sz="2" w:space="0" w:color="E3E3E3"/>
            <w:left w:val="single" w:sz="2" w:space="0" w:color="E3E3E3"/>
            <w:bottom w:val="single" w:sz="2" w:space="0" w:color="E3E3E3"/>
            <w:right w:val="single" w:sz="2" w:space="0" w:color="E3E3E3"/>
          </w:divBdr>
          <w:divsChild>
            <w:div w:id="213665038">
              <w:marLeft w:val="0"/>
              <w:marRight w:val="0"/>
              <w:marTop w:val="0"/>
              <w:marBottom w:val="0"/>
              <w:divBdr>
                <w:top w:val="single" w:sz="2" w:space="0" w:color="E3E3E3"/>
                <w:left w:val="single" w:sz="2" w:space="0" w:color="E3E3E3"/>
                <w:bottom w:val="single" w:sz="2" w:space="0" w:color="E3E3E3"/>
                <w:right w:val="single" w:sz="2" w:space="0" w:color="E3E3E3"/>
              </w:divBdr>
              <w:divsChild>
                <w:div w:id="1164666217">
                  <w:marLeft w:val="0"/>
                  <w:marRight w:val="0"/>
                  <w:marTop w:val="0"/>
                  <w:marBottom w:val="0"/>
                  <w:divBdr>
                    <w:top w:val="single" w:sz="2" w:space="0" w:color="E3E3E3"/>
                    <w:left w:val="single" w:sz="2" w:space="0" w:color="E3E3E3"/>
                    <w:bottom w:val="single" w:sz="2" w:space="0" w:color="E3E3E3"/>
                    <w:right w:val="single" w:sz="2" w:space="0" w:color="E3E3E3"/>
                  </w:divBdr>
                  <w:divsChild>
                    <w:div w:id="470368255">
                      <w:marLeft w:val="0"/>
                      <w:marRight w:val="0"/>
                      <w:marTop w:val="0"/>
                      <w:marBottom w:val="0"/>
                      <w:divBdr>
                        <w:top w:val="single" w:sz="2" w:space="0" w:color="E3E3E3"/>
                        <w:left w:val="single" w:sz="2" w:space="0" w:color="E3E3E3"/>
                        <w:bottom w:val="single" w:sz="2" w:space="0" w:color="E3E3E3"/>
                        <w:right w:val="single" w:sz="2" w:space="0" w:color="E3E3E3"/>
                      </w:divBdr>
                      <w:divsChild>
                        <w:div w:id="393969066">
                          <w:marLeft w:val="0"/>
                          <w:marRight w:val="0"/>
                          <w:marTop w:val="0"/>
                          <w:marBottom w:val="0"/>
                          <w:divBdr>
                            <w:top w:val="single" w:sz="2" w:space="0" w:color="E3E3E3"/>
                            <w:left w:val="single" w:sz="2" w:space="0" w:color="E3E3E3"/>
                            <w:bottom w:val="single" w:sz="2" w:space="0" w:color="E3E3E3"/>
                            <w:right w:val="single" w:sz="2" w:space="0" w:color="E3E3E3"/>
                          </w:divBdr>
                          <w:divsChild>
                            <w:div w:id="231696809">
                              <w:marLeft w:val="0"/>
                              <w:marRight w:val="0"/>
                              <w:marTop w:val="100"/>
                              <w:marBottom w:val="100"/>
                              <w:divBdr>
                                <w:top w:val="single" w:sz="2" w:space="0" w:color="E3E3E3"/>
                                <w:left w:val="single" w:sz="2" w:space="0" w:color="E3E3E3"/>
                                <w:bottom w:val="single" w:sz="2" w:space="0" w:color="E3E3E3"/>
                                <w:right w:val="single" w:sz="2" w:space="0" w:color="E3E3E3"/>
                              </w:divBdr>
                              <w:divsChild>
                                <w:div w:id="1347635195">
                                  <w:marLeft w:val="0"/>
                                  <w:marRight w:val="0"/>
                                  <w:marTop w:val="0"/>
                                  <w:marBottom w:val="0"/>
                                  <w:divBdr>
                                    <w:top w:val="single" w:sz="2" w:space="0" w:color="E3E3E3"/>
                                    <w:left w:val="single" w:sz="2" w:space="0" w:color="E3E3E3"/>
                                    <w:bottom w:val="single" w:sz="2" w:space="0" w:color="E3E3E3"/>
                                    <w:right w:val="single" w:sz="2" w:space="0" w:color="E3E3E3"/>
                                  </w:divBdr>
                                  <w:divsChild>
                                    <w:div w:id="1581869582">
                                      <w:marLeft w:val="0"/>
                                      <w:marRight w:val="0"/>
                                      <w:marTop w:val="0"/>
                                      <w:marBottom w:val="0"/>
                                      <w:divBdr>
                                        <w:top w:val="single" w:sz="2" w:space="0" w:color="E3E3E3"/>
                                        <w:left w:val="single" w:sz="2" w:space="0" w:color="E3E3E3"/>
                                        <w:bottom w:val="single" w:sz="2" w:space="0" w:color="E3E3E3"/>
                                        <w:right w:val="single" w:sz="2" w:space="0" w:color="E3E3E3"/>
                                      </w:divBdr>
                                      <w:divsChild>
                                        <w:div w:id="1914853037">
                                          <w:marLeft w:val="0"/>
                                          <w:marRight w:val="0"/>
                                          <w:marTop w:val="0"/>
                                          <w:marBottom w:val="0"/>
                                          <w:divBdr>
                                            <w:top w:val="single" w:sz="2" w:space="0" w:color="E3E3E3"/>
                                            <w:left w:val="single" w:sz="2" w:space="0" w:color="E3E3E3"/>
                                            <w:bottom w:val="single" w:sz="2" w:space="0" w:color="E3E3E3"/>
                                            <w:right w:val="single" w:sz="2" w:space="0" w:color="E3E3E3"/>
                                          </w:divBdr>
                                          <w:divsChild>
                                            <w:div w:id="1286697568">
                                              <w:marLeft w:val="0"/>
                                              <w:marRight w:val="0"/>
                                              <w:marTop w:val="0"/>
                                              <w:marBottom w:val="0"/>
                                              <w:divBdr>
                                                <w:top w:val="single" w:sz="2" w:space="0" w:color="E3E3E3"/>
                                                <w:left w:val="single" w:sz="2" w:space="0" w:color="E3E3E3"/>
                                                <w:bottom w:val="single" w:sz="2" w:space="0" w:color="E3E3E3"/>
                                                <w:right w:val="single" w:sz="2" w:space="0" w:color="E3E3E3"/>
                                              </w:divBdr>
                                              <w:divsChild>
                                                <w:div w:id="1160151021">
                                                  <w:marLeft w:val="0"/>
                                                  <w:marRight w:val="0"/>
                                                  <w:marTop w:val="0"/>
                                                  <w:marBottom w:val="0"/>
                                                  <w:divBdr>
                                                    <w:top w:val="single" w:sz="2" w:space="0" w:color="E3E3E3"/>
                                                    <w:left w:val="single" w:sz="2" w:space="0" w:color="E3E3E3"/>
                                                    <w:bottom w:val="single" w:sz="2" w:space="0" w:color="E3E3E3"/>
                                                    <w:right w:val="single" w:sz="2" w:space="0" w:color="E3E3E3"/>
                                                  </w:divBdr>
                                                  <w:divsChild>
                                                    <w:div w:id="3282130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106772655">
      <w:bodyDiv w:val="1"/>
      <w:marLeft w:val="0"/>
      <w:marRight w:val="0"/>
      <w:marTop w:val="0"/>
      <w:marBottom w:val="0"/>
      <w:divBdr>
        <w:top w:val="none" w:sz="0" w:space="0" w:color="auto"/>
        <w:left w:val="none" w:sz="0" w:space="0" w:color="auto"/>
        <w:bottom w:val="none" w:sz="0" w:space="0" w:color="auto"/>
        <w:right w:val="none" w:sz="0" w:space="0" w:color="auto"/>
      </w:divBdr>
      <w:divsChild>
        <w:div w:id="1901555915">
          <w:marLeft w:val="0"/>
          <w:marRight w:val="0"/>
          <w:marTop w:val="0"/>
          <w:marBottom w:val="0"/>
          <w:divBdr>
            <w:top w:val="none" w:sz="0" w:space="0" w:color="auto"/>
            <w:left w:val="none" w:sz="0" w:space="0" w:color="auto"/>
            <w:bottom w:val="none" w:sz="0" w:space="0" w:color="auto"/>
            <w:right w:val="none" w:sz="0" w:space="0" w:color="auto"/>
          </w:divBdr>
          <w:divsChild>
            <w:div w:id="1037048863">
              <w:marLeft w:val="0"/>
              <w:marRight w:val="0"/>
              <w:marTop w:val="0"/>
              <w:marBottom w:val="0"/>
              <w:divBdr>
                <w:top w:val="none" w:sz="0" w:space="0" w:color="auto"/>
                <w:left w:val="none" w:sz="0" w:space="0" w:color="auto"/>
                <w:bottom w:val="none" w:sz="0" w:space="0" w:color="auto"/>
                <w:right w:val="none" w:sz="0" w:space="0" w:color="auto"/>
              </w:divBdr>
              <w:divsChild>
                <w:div w:id="37566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682714">
      <w:bodyDiv w:val="1"/>
      <w:marLeft w:val="0"/>
      <w:marRight w:val="0"/>
      <w:marTop w:val="0"/>
      <w:marBottom w:val="0"/>
      <w:divBdr>
        <w:top w:val="none" w:sz="0" w:space="0" w:color="auto"/>
        <w:left w:val="none" w:sz="0" w:space="0" w:color="auto"/>
        <w:bottom w:val="none" w:sz="0" w:space="0" w:color="auto"/>
        <w:right w:val="none" w:sz="0" w:space="0" w:color="auto"/>
      </w:divBdr>
      <w:divsChild>
        <w:div w:id="1228414246">
          <w:marLeft w:val="0"/>
          <w:marRight w:val="0"/>
          <w:marTop w:val="0"/>
          <w:marBottom w:val="0"/>
          <w:divBdr>
            <w:top w:val="none" w:sz="0" w:space="0" w:color="auto"/>
            <w:left w:val="none" w:sz="0" w:space="0" w:color="auto"/>
            <w:bottom w:val="none" w:sz="0" w:space="0" w:color="auto"/>
            <w:right w:val="none" w:sz="0" w:space="0" w:color="auto"/>
          </w:divBdr>
        </w:div>
      </w:divsChild>
    </w:div>
    <w:div w:id="1282881365">
      <w:bodyDiv w:val="1"/>
      <w:marLeft w:val="0"/>
      <w:marRight w:val="0"/>
      <w:marTop w:val="0"/>
      <w:marBottom w:val="0"/>
      <w:divBdr>
        <w:top w:val="none" w:sz="0" w:space="0" w:color="auto"/>
        <w:left w:val="none" w:sz="0" w:space="0" w:color="auto"/>
        <w:bottom w:val="none" w:sz="0" w:space="0" w:color="auto"/>
        <w:right w:val="none" w:sz="0" w:space="0" w:color="auto"/>
      </w:divBdr>
    </w:div>
    <w:div w:id="1324243258">
      <w:bodyDiv w:val="1"/>
      <w:marLeft w:val="0"/>
      <w:marRight w:val="0"/>
      <w:marTop w:val="0"/>
      <w:marBottom w:val="0"/>
      <w:divBdr>
        <w:top w:val="none" w:sz="0" w:space="0" w:color="auto"/>
        <w:left w:val="none" w:sz="0" w:space="0" w:color="auto"/>
        <w:bottom w:val="none" w:sz="0" w:space="0" w:color="auto"/>
        <w:right w:val="none" w:sz="0" w:space="0" w:color="auto"/>
      </w:divBdr>
      <w:divsChild>
        <w:div w:id="1043217651">
          <w:marLeft w:val="0"/>
          <w:marRight w:val="0"/>
          <w:marTop w:val="0"/>
          <w:marBottom w:val="0"/>
          <w:divBdr>
            <w:top w:val="none" w:sz="0" w:space="0" w:color="auto"/>
            <w:left w:val="none" w:sz="0" w:space="0" w:color="auto"/>
            <w:bottom w:val="none" w:sz="0" w:space="0" w:color="auto"/>
            <w:right w:val="none" w:sz="0" w:space="0" w:color="auto"/>
          </w:divBdr>
          <w:divsChild>
            <w:div w:id="2132701550">
              <w:marLeft w:val="0"/>
              <w:marRight w:val="0"/>
              <w:marTop w:val="0"/>
              <w:marBottom w:val="0"/>
              <w:divBdr>
                <w:top w:val="none" w:sz="0" w:space="0" w:color="auto"/>
                <w:left w:val="none" w:sz="0" w:space="0" w:color="auto"/>
                <w:bottom w:val="none" w:sz="0" w:space="0" w:color="auto"/>
                <w:right w:val="none" w:sz="0" w:space="0" w:color="auto"/>
              </w:divBdr>
              <w:divsChild>
                <w:div w:id="11274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9680493">
      <w:bodyDiv w:val="1"/>
      <w:marLeft w:val="0"/>
      <w:marRight w:val="0"/>
      <w:marTop w:val="0"/>
      <w:marBottom w:val="0"/>
      <w:divBdr>
        <w:top w:val="none" w:sz="0" w:space="0" w:color="auto"/>
        <w:left w:val="none" w:sz="0" w:space="0" w:color="auto"/>
        <w:bottom w:val="none" w:sz="0" w:space="0" w:color="auto"/>
        <w:right w:val="none" w:sz="0" w:space="0" w:color="auto"/>
      </w:divBdr>
    </w:div>
    <w:div w:id="1467353936">
      <w:bodyDiv w:val="1"/>
      <w:marLeft w:val="0"/>
      <w:marRight w:val="0"/>
      <w:marTop w:val="0"/>
      <w:marBottom w:val="0"/>
      <w:divBdr>
        <w:top w:val="none" w:sz="0" w:space="0" w:color="auto"/>
        <w:left w:val="none" w:sz="0" w:space="0" w:color="auto"/>
        <w:bottom w:val="none" w:sz="0" w:space="0" w:color="auto"/>
        <w:right w:val="none" w:sz="0" w:space="0" w:color="auto"/>
      </w:divBdr>
    </w:div>
    <w:div w:id="1747418483">
      <w:bodyDiv w:val="1"/>
      <w:marLeft w:val="0"/>
      <w:marRight w:val="0"/>
      <w:marTop w:val="0"/>
      <w:marBottom w:val="0"/>
      <w:divBdr>
        <w:top w:val="none" w:sz="0" w:space="0" w:color="auto"/>
        <w:left w:val="none" w:sz="0" w:space="0" w:color="auto"/>
        <w:bottom w:val="none" w:sz="0" w:space="0" w:color="auto"/>
        <w:right w:val="none" w:sz="0" w:space="0" w:color="auto"/>
      </w:divBdr>
      <w:divsChild>
        <w:div w:id="1136996848">
          <w:marLeft w:val="0"/>
          <w:marRight w:val="0"/>
          <w:marTop w:val="0"/>
          <w:marBottom w:val="0"/>
          <w:divBdr>
            <w:top w:val="none" w:sz="0" w:space="0" w:color="auto"/>
            <w:left w:val="none" w:sz="0" w:space="0" w:color="auto"/>
            <w:bottom w:val="none" w:sz="0" w:space="0" w:color="auto"/>
            <w:right w:val="none" w:sz="0" w:space="0" w:color="auto"/>
          </w:divBdr>
          <w:divsChild>
            <w:div w:id="314452249">
              <w:marLeft w:val="0"/>
              <w:marRight w:val="0"/>
              <w:marTop w:val="0"/>
              <w:marBottom w:val="0"/>
              <w:divBdr>
                <w:top w:val="none" w:sz="0" w:space="0" w:color="auto"/>
                <w:left w:val="none" w:sz="0" w:space="0" w:color="auto"/>
                <w:bottom w:val="none" w:sz="0" w:space="0" w:color="auto"/>
                <w:right w:val="none" w:sz="0" w:space="0" w:color="auto"/>
              </w:divBdr>
              <w:divsChild>
                <w:div w:id="104125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467078">
      <w:bodyDiv w:val="1"/>
      <w:marLeft w:val="0"/>
      <w:marRight w:val="0"/>
      <w:marTop w:val="0"/>
      <w:marBottom w:val="0"/>
      <w:divBdr>
        <w:top w:val="none" w:sz="0" w:space="0" w:color="auto"/>
        <w:left w:val="none" w:sz="0" w:space="0" w:color="auto"/>
        <w:bottom w:val="none" w:sz="0" w:space="0" w:color="auto"/>
        <w:right w:val="none" w:sz="0" w:space="0" w:color="auto"/>
      </w:divBdr>
      <w:divsChild>
        <w:div w:id="911278149">
          <w:marLeft w:val="0"/>
          <w:marRight w:val="0"/>
          <w:marTop w:val="0"/>
          <w:marBottom w:val="0"/>
          <w:divBdr>
            <w:top w:val="none" w:sz="0" w:space="0" w:color="auto"/>
            <w:left w:val="none" w:sz="0" w:space="0" w:color="auto"/>
            <w:bottom w:val="none" w:sz="0" w:space="0" w:color="auto"/>
            <w:right w:val="none" w:sz="0" w:space="0" w:color="auto"/>
          </w:divBdr>
          <w:divsChild>
            <w:div w:id="545875416">
              <w:marLeft w:val="0"/>
              <w:marRight w:val="0"/>
              <w:marTop w:val="0"/>
              <w:marBottom w:val="0"/>
              <w:divBdr>
                <w:top w:val="none" w:sz="0" w:space="0" w:color="auto"/>
                <w:left w:val="none" w:sz="0" w:space="0" w:color="auto"/>
                <w:bottom w:val="none" w:sz="0" w:space="0" w:color="auto"/>
                <w:right w:val="none" w:sz="0" w:space="0" w:color="auto"/>
              </w:divBdr>
              <w:divsChild>
                <w:div w:id="108141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759043">
      <w:bodyDiv w:val="1"/>
      <w:marLeft w:val="0"/>
      <w:marRight w:val="0"/>
      <w:marTop w:val="0"/>
      <w:marBottom w:val="0"/>
      <w:divBdr>
        <w:top w:val="none" w:sz="0" w:space="0" w:color="auto"/>
        <w:left w:val="none" w:sz="0" w:space="0" w:color="auto"/>
        <w:bottom w:val="none" w:sz="0" w:space="0" w:color="auto"/>
        <w:right w:val="none" w:sz="0" w:space="0" w:color="auto"/>
      </w:divBdr>
      <w:divsChild>
        <w:div w:id="1054811355">
          <w:marLeft w:val="0"/>
          <w:marRight w:val="0"/>
          <w:marTop w:val="0"/>
          <w:marBottom w:val="0"/>
          <w:divBdr>
            <w:top w:val="single" w:sz="2" w:space="0" w:color="E3E3E3"/>
            <w:left w:val="single" w:sz="2" w:space="0" w:color="E3E3E3"/>
            <w:bottom w:val="single" w:sz="2" w:space="0" w:color="E3E3E3"/>
            <w:right w:val="single" w:sz="2" w:space="0" w:color="E3E3E3"/>
          </w:divBdr>
          <w:divsChild>
            <w:div w:id="67383751">
              <w:marLeft w:val="0"/>
              <w:marRight w:val="0"/>
              <w:marTop w:val="0"/>
              <w:marBottom w:val="0"/>
              <w:divBdr>
                <w:top w:val="single" w:sz="2" w:space="0" w:color="E3E3E3"/>
                <w:left w:val="single" w:sz="2" w:space="0" w:color="E3E3E3"/>
                <w:bottom w:val="single" w:sz="2" w:space="0" w:color="E3E3E3"/>
                <w:right w:val="single" w:sz="2" w:space="0" w:color="E3E3E3"/>
              </w:divBdr>
              <w:divsChild>
                <w:div w:id="105732522">
                  <w:marLeft w:val="0"/>
                  <w:marRight w:val="0"/>
                  <w:marTop w:val="0"/>
                  <w:marBottom w:val="0"/>
                  <w:divBdr>
                    <w:top w:val="single" w:sz="2" w:space="0" w:color="E3E3E3"/>
                    <w:left w:val="single" w:sz="2" w:space="0" w:color="E3E3E3"/>
                    <w:bottom w:val="single" w:sz="2" w:space="0" w:color="E3E3E3"/>
                    <w:right w:val="single" w:sz="2" w:space="0" w:color="E3E3E3"/>
                  </w:divBdr>
                  <w:divsChild>
                    <w:div w:id="1466049785">
                      <w:marLeft w:val="0"/>
                      <w:marRight w:val="0"/>
                      <w:marTop w:val="0"/>
                      <w:marBottom w:val="0"/>
                      <w:divBdr>
                        <w:top w:val="single" w:sz="2" w:space="0" w:color="E3E3E3"/>
                        <w:left w:val="single" w:sz="2" w:space="0" w:color="E3E3E3"/>
                        <w:bottom w:val="single" w:sz="2" w:space="0" w:color="E3E3E3"/>
                        <w:right w:val="single" w:sz="2" w:space="0" w:color="E3E3E3"/>
                      </w:divBdr>
                      <w:divsChild>
                        <w:div w:id="11285468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5672992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06160838">
          <w:marLeft w:val="0"/>
          <w:marRight w:val="0"/>
          <w:marTop w:val="0"/>
          <w:marBottom w:val="0"/>
          <w:divBdr>
            <w:top w:val="single" w:sz="2" w:space="0" w:color="E3E3E3"/>
            <w:left w:val="single" w:sz="2" w:space="0" w:color="E3E3E3"/>
            <w:bottom w:val="single" w:sz="2" w:space="0" w:color="E3E3E3"/>
            <w:right w:val="single" w:sz="2" w:space="0" w:color="E3E3E3"/>
          </w:divBdr>
          <w:divsChild>
            <w:div w:id="230239404">
              <w:marLeft w:val="0"/>
              <w:marRight w:val="0"/>
              <w:marTop w:val="0"/>
              <w:marBottom w:val="0"/>
              <w:divBdr>
                <w:top w:val="single" w:sz="2" w:space="0" w:color="E3E3E3"/>
                <w:left w:val="single" w:sz="2" w:space="0" w:color="E3E3E3"/>
                <w:bottom w:val="single" w:sz="2" w:space="0" w:color="E3E3E3"/>
                <w:right w:val="single" w:sz="2" w:space="0" w:color="E3E3E3"/>
              </w:divBdr>
              <w:divsChild>
                <w:div w:id="1722827017">
                  <w:marLeft w:val="0"/>
                  <w:marRight w:val="0"/>
                  <w:marTop w:val="0"/>
                  <w:marBottom w:val="0"/>
                  <w:divBdr>
                    <w:top w:val="single" w:sz="2" w:space="0" w:color="E3E3E3"/>
                    <w:left w:val="single" w:sz="2" w:space="0" w:color="E3E3E3"/>
                    <w:bottom w:val="single" w:sz="2" w:space="0" w:color="E3E3E3"/>
                    <w:right w:val="single" w:sz="2" w:space="0" w:color="E3E3E3"/>
                  </w:divBdr>
                  <w:divsChild>
                    <w:div w:id="853955989">
                      <w:marLeft w:val="0"/>
                      <w:marRight w:val="0"/>
                      <w:marTop w:val="0"/>
                      <w:marBottom w:val="0"/>
                      <w:divBdr>
                        <w:top w:val="single" w:sz="2" w:space="0" w:color="E3E3E3"/>
                        <w:left w:val="single" w:sz="2" w:space="0" w:color="E3E3E3"/>
                        <w:bottom w:val="single" w:sz="2" w:space="0" w:color="E3E3E3"/>
                        <w:right w:val="single" w:sz="2" w:space="0" w:color="E3E3E3"/>
                      </w:divBdr>
                      <w:divsChild>
                        <w:div w:id="6006524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833763179">
      <w:bodyDiv w:val="1"/>
      <w:marLeft w:val="0"/>
      <w:marRight w:val="0"/>
      <w:marTop w:val="0"/>
      <w:marBottom w:val="0"/>
      <w:divBdr>
        <w:top w:val="none" w:sz="0" w:space="0" w:color="auto"/>
        <w:left w:val="none" w:sz="0" w:space="0" w:color="auto"/>
        <w:bottom w:val="none" w:sz="0" w:space="0" w:color="auto"/>
        <w:right w:val="none" w:sz="0" w:space="0" w:color="auto"/>
      </w:divBdr>
    </w:div>
    <w:div w:id="1925410944">
      <w:bodyDiv w:val="1"/>
      <w:marLeft w:val="0"/>
      <w:marRight w:val="0"/>
      <w:marTop w:val="0"/>
      <w:marBottom w:val="0"/>
      <w:divBdr>
        <w:top w:val="none" w:sz="0" w:space="0" w:color="auto"/>
        <w:left w:val="none" w:sz="0" w:space="0" w:color="auto"/>
        <w:bottom w:val="none" w:sz="0" w:space="0" w:color="auto"/>
        <w:right w:val="none" w:sz="0" w:space="0" w:color="auto"/>
      </w:divBdr>
      <w:divsChild>
        <w:div w:id="754978987">
          <w:marLeft w:val="0"/>
          <w:marRight w:val="0"/>
          <w:marTop w:val="0"/>
          <w:marBottom w:val="0"/>
          <w:divBdr>
            <w:top w:val="none" w:sz="0" w:space="0" w:color="auto"/>
            <w:left w:val="none" w:sz="0" w:space="0" w:color="auto"/>
            <w:bottom w:val="none" w:sz="0" w:space="0" w:color="auto"/>
            <w:right w:val="none" w:sz="0" w:space="0" w:color="auto"/>
          </w:divBdr>
        </w:div>
      </w:divsChild>
    </w:div>
    <w:div w:id="1997687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DF7CD5-1737-D343-B88F-C31423FBD4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411</Words>
  <Characters>2593</Characters>
  <Application>Microsoft Office Word</Application>
  <DocSecurity>0</DocSecurity>
  <Lines>21</Lines>
  <Paragraphs>5</Paragraphs>
  <ScaleCrop>false</ScaleCrop>
  <Company/>
  <LinksUpToDate>false</LinksUpToDate>
  <CharactersWithSpaces>2999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darius kallenbach</dc:creator>
  <cp:keywords/>
  <dc:description/>
  <cp:lastModifiedBy>David Döbele</cp:lastModifiedBy>
  <cp:revision>4</cp:revision>
  <cp:lastPrinted>2024-03-24T09:11:00Z</cp:lastPrinted>
  <dcterms:created xsi:type="dcterms:W3CDTF">2024-10-22T11:47:00Z</dcterms:created>
  <dcterms:modified xsi:type="dcterms:W3CDTF">2024-10-22T17:28:00Z</dcterms:modified>
</cp:coreProperties>
</file>