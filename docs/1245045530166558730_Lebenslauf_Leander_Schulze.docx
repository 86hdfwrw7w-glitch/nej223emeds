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AA337" w14:textId="2EBC3CEE" w:rsidR="00AF6774" w:rsidRDefault="00AF677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TableNormal1"/>
        <w:tblW w:w="0" w:type="auto"/>
        <w:tblInd w:w="0" w:type="dxa"/>
        <w:tblLook w:val="0400" w:firstRow="0" w:lastRow="0" w:firstColumn="0" w:lastColumn="0" w:noHBand="0" w:noVBand="1"/>
      </w:tblPr>
      <w:tblGrid>
        <w:gridCol w:w="2072"/>
        <w:gridCol w:w="4573"/>
        <w:gridCol w:w="2711"/>
        <w:tblGridChange w:id="0">
          <w:tblGrid>
            <w:gridCol w:w="2072"/>
            <w:gridCol w:w="4573"/>
            <w:gridCol w:w="2711"/>
          </w:tblGrid>
        </w:tblGridChange>
      </w:tblGrid>
      <w:tr w:rsidR="00AF6774" w14:paraId="7A61DCCD" w14:textId="77777777" w:rsidTr="00651975">
        <w:trPr>
          <w:trHeight w:val="227"/>
        </w:trPr>
        <w:tc>
          <w:tcPr>
            <w:tcW w:w="9356" w:type="dxa"/>
            <w:gridSpan w:val="3"/>
          </w:tcPr>
          <w:p w14:paraId="60C471F3" w14:textId="0B71CB2D" w:rsidR="006A2D82" w:rsidRPr="00250F6B" w:rsidRDefault="00B96C69" w:rsidP="0036003E">
            <w:pPr>
              <w:spacing w:after="0" w:line="240" w:lineRule="auto"/>
              <w:jc w:val="center"/>
              <w:rPr>
                <w:rFonts w:ascii="Times New Roman" w:eastAsia="Georgia" w:hAnsi="Times New Roman" w:cs="Times New Roman"/>
                <w:sz w:val="20"/>
                <w:szCs w:val="20"/>
              </w:rPr>
            </w:pPr>
            <w:r w:rsidRPr="00250F6B">
              <w:rPr>
                <w:rFonts w:ascii="Times New Roman" w:eastAsia="Georgia" w:hAnsi="Times New Roman" w:cs="Times New Roman"/>
                <w:b/>
                <w:smallCaps/>
                <w:sz w:val="48"/>
                <w:szCs w:val="48"/>
              </w:rPr>
              <w:t>Leander Jonas Schulze</w:t>
            </w:r>
            <w:r w:rsidR="00875D9A" w:rsidRPr="00250F6B">
              <w:rPr>
                <w:rFonts w:ascii="Times New Roman" w:eastAsia="Georgia" w:hAnsi="Times New Roman" w:cs="Times New Roman"/>
                <w:b/>
                <w:smallCaps/>
                <w:sz w:val="48"/>
                <w:szCs w:val="48"/>
              </w:rPr>
              <w:t xml:space="preserve"> </w:t>
            </w:r>
            <w:r w:rsidR="00875D9A" w:rsidRPr="00250F6B">
              <w:rPr>
                <w:rFonts w:ascii="Times New Roman" w:eastAsia="Georgia" w:hAnsi="Times New Roman" w:cs="Times New Roman"/>
                <w:b/>
                <w:smallCaps/>
                <w:sz w:val="48"/>
                <w:szCs w:val="48"/>
              </w:rPr>
              <w:br/>
            </w:r>
            <w:r w:rsidR="00D81FFA">
              <w:rPr>
                <w:rFonts w:ascii="Times New Roman" w:eastAsia="Georgia" w:hAnsi="Times New Roman" w:cs="Times New Roman"/>
                <w:sz w:val="20"/>
                <w:szCs w:val="20"/>
              </w:rPr>
              <w:t>Hansaallee</w:t>
            </w:r>
            <w:r w:rsidRPr="00250F6B">
              <w:rPr>
                <w:rFonts w:ascii="Times New Roman" w:eastAsia="Georgia" w:hAnsi="Times New Roman" w:cs="Times New Roman"/>
                <w:sz w:val="20"/>
                <w:szCs w:val="20"/>
              </w:rPr>
              <w:t xml:space="preserve"> </w:t>
            </w:r>
            <w:r w:rsidR="00D81FFA">
              <w:rPr>
                <w:rFonts w:ascii="Times New Roman" w:eastAsia="Georgia" w:hAnsi="Times New Roman" w:cs="Times New Roman"/>
                <w:sz w:val="20"/>
                <w:szCs w:val="20"/>
              </w:rPr>
              <w:t>139</w:t>
            </w:r>
            <w:r w:rsidR="00875D9A" w:rsidRPr="00250F6B">
              <w:rPr>
                <w:rFonts w:ascii="Times New Roman" w:eastAsia="Georgia" w:hAnsi="Times New Roman" w:cs="Times New Roman"/>
                <w:sz w:val="20"/>
                <w:szCs w:val="20"/>
              </w:rPr>
              <w:t xml:space="preserve">, </w:t>
            </w:r>
            <w:r w:rsidRPr="00250F6B">
              <w:rPr>
                <w:rFonts w:ascii="Times New Roman" w:eastAsia="Georgia" w:hAnsi="Times New Roman" w:cs="Times New Roman"/>
                <w:sz w:val="20"/>
                <w:szCs w:val="20"/>
              </w:rPr>
              <w:t>603</w:t>
            </w:r>
            <w:r w:rsidR="00D81FFA">
              <w:rPr>
                <w:rFonts w:ascii="Times New Roman" w:eastAsia="Georgia" w:hAnsi="Times New Roman" w:cs="Times New Roman"/>
                <w:sz w:val="20"/>
                <w:szCs w:val="20"/>
              </w:rPr>
              <w:t>20</w:t>
            </w:r>
            <w:r w:rsidR="003C2112" w:rsidRPr="00250F6B">
              <w:rPr>
                <w:rFonts w:ascii="Times New Roman" w:eastAsia="Georgia" w:hAnsi="Times New Roman" w:cs="Times New Roman"/>
                <w:sz w:val="20"/>
                <w:szCs w:val="20"/>
              </w:rPr>
              <w:t xml:space="preserve"> </w:t>
            </w:r>
            <w:r w:rsidRPr="00250F6B">
              <w:rPr>
                <w:rFonts w:ascii="Times New Roman" w:eastAsia="Georgia" w:hAnsi="Times New Roman" w:cs="Times New Roman"/>
                <w:sz w:val="20"/>
                <w:szCs w:val="20"/>
              </w:rPr>
              <w:t>Frankfurt am Main</w:t>
            </w:r>
          </w:p>
          <w:p w14:paraId="4046E23C" w14:textId="2EBEC60A" w:rsidR="00AF6774" w:rsidRPr="00250F6B" w:rsidRDefault="00E00C7B" w:rsidP="0036003E">
            <w:pPr>
              <w:spacing w:after="0" w:line="240" w:lineRule="auto"/>
              <w:jc w:val="center"/>
              <w:rPr>
                <w:rFonts w:ascii="Times New Roman" w:eastAsia="Georgia" w:hAnsi="Times New Roman" w:cs="Times New Roman"/>
                <w:b/>
                <w:smallCaps/>
                <w:sz w:val="48"/>
                <w:szCs w:val="48"/>
              </w:rPr>
            </w:pPr>
            <w:r w:rsidRPr="00250F6B">
              <w:rPr>
                <w:rFonts w:ascii="Times New Roman" w:eastAsia="Georgia" w:hAnsi="Times New Roman" w:cs="Times New Roman"/>
                <w:sz w:val="20"/>
                <w:szCs w:val="20"/>
              </w:rPr>
              <w:t xml:space="preserve">+49 </w:t>
            </w:r>
            <w:r w:rsidR="00875D9A" w:rsidRPr="00250F6B">
              <w:rPr>
                <w:rFonts w:ascii="Times New Roman" w:eastAsia="Georgia" w:hAnsi="Times New Roman" w:cs="Times New Roman"/>
                <w:sz w:val="20"/>
                <w:szCs w:val="20"/>
              </w:rPr>
              <w:t>1</w:t>
            </w:r>
            <w:r w:rsidR="00B96C69" w:rsidRPr="00250F6B">
              <w:rPr>
                <w:rFonts w:ascii="Times New Roman" w:eastAsia="Georgia" w:hAnsi="Times New Roman" w:cs="Times New Roman"/>
                <w:sz w:val="20"/>
                <w:szCs w:val="20"/>
              </w:rPr>
              <w:t>73 6187444</w:t>
            </w:r>
            <w:r w:rsidRPr="00250F6B">
              <w:rPr>
                <w:rFonts w:ascii="Times New Roman" w:eastAsia="Georgia" w:hAnsi="Times New Roman" w:cs="Times New Roman"/>
                <w:sz w:val="20"/>
                <w:szCs w:val="20"/>
              </w:rPr>
              <w:t xml:space="preserve"> | </w:t>
            </w:r>
            <w:r w:rsidR="00B96C69" w:rsidRPr="00250F6B">
              <w:rPr>
                <w:rFonts w:ascii="Times New Roman" w:eastAsia="Georgia" w:hAnsi="Times New Roman" w:cs="Times New Roman"/>
                <w:sz w:val="20"/>
                <w:szCs w:val="20"/>
              </w:rPr>
              <w:t>leander.schulze@outlook.de</w:t>
            </w:r>
            <w:r w:rsidRPr="00250F6B">
              <w:rPr>
                <w:rFonts w:ascii="Times New Roman" w:eastAsia="Georgia" w:hAnsi="Times New Roman" w:cs="Times New Roman"/>
                <w:sz w:val="20"/>
                <w:szCs w:val="20"/>
              </w:rPr>
              <w:t xml:space="preserve"> | </w:t>
            </w:r>
            <w:r w:rsidR="0036003E">
              <w:rPr>
                <w:rFonts w:ascii="Times New Roman" w:eastAsia="Georgia" w:hAnsi="Times New Roman" w:cs="Times New Roman"/>
                <w:sz w:val="20"/>
                <w:szCs w:val="20"/>
              </w:rPr>
              <w:t xml:space="preserve">geb. am </w:t>
            </w:r>
            <w:r w:rsidR="00875D9A" w:rsidRPr="00250F6B">
              <w:rPr>
                <w:rFonts w:ascii="Times New Roman" w:eastAsia="Georgia" w:hAnsi="Times New Roman" w:cs="Times New Roman"/>
                <w:sz w:val="20"/>
                <w:szCs w:val="20"/>
              </w:rPr>
              <w:t>2</w:t>
            </w:r>
            <w:r w:rsidR="00B96C69" w:rsidRPr="00250F6B">
              <w:rPr>
                <w:rFonts w:ascii="Times New Roman" w:eastAsia="Georgia" w:hAnsi="Times New Roman" w:cs="Times New Roman"/>
                <w:sz w:val="20"/>
                <w:szCs w:val="20"/>
              </w:rPr>
              <w:t>3</w:t>
            </w:r>
            <w:r w:rsidR="00875D9A" w:rsidRPr="00250F6B">
              <w:rPr>
                <w:rFonts w:ascii="Times New Roman" w:eastAsia="Georgia" w:hAnsi="Times New Roman" w:cs="Times New Roman"/>
                <w:sz w:val="20"/>
                <w:szCs w:val="20"/>
              </w:rPr>
              <w:t>.0</w:t>
            </w:r>
            <w:r w:rsidR="00B96C69" w:rsidRPr="00250F6B">
              <w:rPr>
                <w:rFonts w:ascii="Times New Roman" w:eastAsia="Georgia" w:hAnsi="Times New Roman" w:cs="Times New Roman"/>
                <w:sz w:val="20"/>
                <w:szCs w:val="20"/>
              </w:rPr>
              <w:t>8</w:t>
            </w:r>
            <w:r w:rsidR="00875D9A" w:rsidRPr="00250F6B">
              <w:rPr>
                <w:rFonts w:ascii="Times New Roman" w:eastAsia="Georgia" w:hAnsi="Times New Roman" w:cs="Times New Roman"/>
                <w:sz w:val="20"/>
                <w:szCs w:val="20"/>
              </w:rPr>
              <w:t>.200</w:t>
            </w:r>
            <w:r w:rsidR="00B96C69" w:rsidRPr="00250F6B">
              <w:rPr>
                <w:rFonts w:ascii="Times New Roman" w:eastAsia="Georgia" w:hAnsi="Times New Roman" w:cs="Times New Roman"/>
                <w:sz w:val="20"/>
                <w:szCs w:val="20"/>
              </w:rPr>
              <w:t>2</w:t>
            </w:r>
            <w:r w:rsidR="00875D9A" w:rsidRPr="00250F6B">
              <w:rPr>
                <w:rFonts w:ascii="Times New Roman" w:eastAsia="Georgia" w:hAnsi="Times New Roman" w:cs="Times New Roman"/>
                <w:sz w:val="20"/>
                <w:szCs w:val="20"/>
              </w:rPr>
              <w:t xml:space="preserve"> in </w:t>
            </w:r>
            <w:r w:rsidR="00B96C69" w:rsidRPr="00250F6B">
              <w:rPr>
                <w:rFonts w:ascii="Times New Roman" w:eastAsia="Georgia" w:hAnsi="Times New Roman" w:cs="Times New Roman"/>
                <w:sz w:val="20"/>
                <w:szCs w:val="20"/>
              </w:rPr>
              <w:t>Wolfsbur</w:t>
            </w:r>
            <w:r w:rsidR="006F13A9" w:rsidRPr="00250F6B">
              <w:rPr>
                <w:rFonts w:ascii="Times New Roman" w:eastAsia="Georgia" w:hAnsi="Times New Roman" w:cs="Times New Roman"/>
                <w:sz w:val="20"/>
                <w:szCs w:val="20"/>
              </w:rPr>
              <w:t>g</w:t>
            </w:r>
          </w:p>
        </w:tc>
      </w:tr>
      <w:tr w:rsidR="007D66D3" w14:paraId="73469F3F" w14:textId="77777777" w:rsidTr="00651975">
        <w:trPr>
          <w:trHeight w:val="510"/>
        </w:trPr>
        <w:tc>
          <w:tcPr>
            <w:tcW w:w="9356" w:type="dxa"/>
            <w:gridSpan w:val="3"/>
            <w:vAlign w:val="bottom"/>
          </w:tcPr>
          <w:p w14:paraId="1760AFD8" w14:textId="6757D97B" w:rsidR="007D66D3" w:rsidRPr="00250F6B" w:rsidRDefault="007D66D3" w:rsidP="0036003E">
            <w:pPr>
              <w:spacing w:after="0" w:line="240" w:lineRule="auto"/>
              <w:jc w:val="center"/>
              <w:rPr>
                <w:rFonts w:ascii="Times New Roman" w:eastAsia="Georgia" w:hAnsi="Times New Roman" w:cs="Times New Roman"/>
                <w:sz w:val="28"/>
                <w:szCs w:val="28"/>
              </w:rPr>
            </w:pPr>
            <w:r w:rsidRPr="00250F6B">
              <w:rPr>
                <w:rFonts w:ascii="Times New Roman" w:eastAsia="Georgia" w:hAnsi="Times New Roman" w:cs="Times New Roman"/>
                <w:b/>
                <w:smallCaps/>
                <w:sz w:val="28"/>
                <w:szCs w:val="28"/>
              </w:rPr>
              <w:t>Schule &amp; Studium</w:t>
            </w:r>
          </w:p>
        </w:tc>
      </w:tr>
      <w:tr w:rsidR="00AF6774" w14:paraId="183F74BC" w14:textId="77777777" w:rsidTr="00651975">
        <w:trPr>
          <w:trHeight w:val="340"/>
        </w:trPr>
        <w:tc>
          <w:tcPr>
            <w:tcW w:w="6645" w:type="dxa"/>
            <w:gridSpan w:val="2"/>
            <w:tcBorders>
              <w:top w:val="single" w:sz="4" w:space="0" w:color="auto"/>
            </w:tcBorders>
            <w:vAlign w:val="bottom"/>
          </w:tcPr>
          <w:p w14:paraId="77583369" w14:textId="398A1816" w:rsidR="00AF6774" w:rsidRPr="00250F6B" w:rsidRDefault="004A7193" w:rsidP="0036003E">
            <w:pPr>
              <w:spacing w:after="0" w:line="240" w:lineRule="auto"/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</w:rPr>
            </w:pPr>
            <w:r w:rsidRPr="00250F6B"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</w:rPr>
              <w:t xml:space="preserve">Johann </w:t>
            </w:r>
            <w:proofErr w:type="gramStart"/>
            <w:r w:rsidRPr="00250F6B"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</w:rPr>
              <w:t>Wolfgang</w:t>
            </w:r>
            <w:r w:rsidR="00DE6EF4"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</w:rPr>
              <w:t xml:space="preserve"> </w:t>
            </w:r>
            <w:r w:rsidR="00875D9A" w:rsidRPr="00250F6B"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</w:rPr>
              <w:t>Goethe</w:t>
            </w:r>
            <w:r w:rsidRPr="00250F6B"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</w:rPr>
              <w:t>-</w:t>
            </w:r>
            <w:r w:rsidR="00875D9A" w:rsidRPr="00250F6B"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</w:rPr>
              <w:t>Universität</w:t>
            </w:r>
            <w:proofErr w:type="gramEnd"/>
            <w:r w:rsidR="00875D9A" w:rsidRPr="00250F6B"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</w:rPr>
              <w:t xml:space="preserve"> </w:t>
            </w:r>
          </w:p>
        </w:tc>
        <w:tc>
          <w:tcPr>
            <w:tcW w:w="2711" w:type="dxa"/>
            <w:tcBorders>
              <w:top w:val="single" w:sz="4" w:space="0" w:color="auto"/>
            </w:tcBorders>
            <w:vAlign w:val="bottom"/>
          </w:tcPr>
          <w:p w14:paraId="0DB94958" w14:textId="454A73F1" w:rsidR="00AF6774" w:rsidRPr="00250F6B" w:rsidRDefault="00875D9A" w:rsidP="0036003E">
            <w:pPr>
              <w:spacing w:after="0" w:line="240" w:lineRule="auto"/>
              <w:ind w:left="720" w:hanging="360"/>
              <w:jc w:val="right"/>
              <w:rPr>
                <w:rFonts w:ascii="Times New Roman" w:eastAsia="Georgia" w:hAnsi="Times New Roman" w:cs="Times New Roman"/>
                <w:i/>
                <w:smallCaps/>
                <w:sz w:val="23"/>
                <w:szCs w:val="23"/>
              </w:rPr>
            </w:pPr>
            <w:r w:rsidRPr="00250F6B">
              <w:rPr>
                <w:rFonts w:ascii="Times New Roman" w:eastAsia="Georgia" w:hAnsi="Times New Roman" w:cs="Times New Roman"/>
                <w:i/>
                <w:smallCaps/>
                <w:sz w:val="23"/>
                <w:szCs w:val="23"/>
              </w:rPr>
              <w:t>Frankfurt</w:t>
            </w:r>
            <w:r w:rsidR="002C0064" w:rsidRPr="00250F6B">
              <w:rPr>
                <w:rFonts w:ascii="Times New Roman" w:eastAsia="Georgia" w:hAnsi="Times New Roman" w:cs="Times New Roman"/>
                <w:i/>
                <w:smallCaps/>
                <w:sz w:val="23"/>
                <w:szCs w:val="23"/>
              </w:rPr>
              <w:t xml:space="preserve"> </w:t>
            </w:r>
            <w:r w:rsidR="002C0064" w:rsidRPr="00250F6B">
              <w:rPr>
                <w:rFonts w:ascii="Times New Roman" w:eastAsia="Georgia" w:hAnsi="Times New Roman" w:cs="Times New Roman"/>
                <w:i/>
                <w:smallCaps/>
                <w:color w:val="000000"/>
                <w:sz w:val="23"/>
                <w:szCs w:val="23"/>
              </w:rPr>
              <w:t>am</w:t>
            </w:r>
            <w:r w:rsidR="002C0064" w:rsidRPr="00250F6B">
              <w:rPr>
                <w:rFonts w:ascii="Times New Roman" w:eastAsia="Georgia" w:hAnsi="Times New Roman" w:cs="Times New Roman"/>
                <w:i/>
                <w:smallCaps/>
                <w:sz w:val="23"/>
                <w:szCs w:val="23"/>
              </w:rPr>
              <w:t xml:space="preserve"> Main</w:t>
            </w:r>
          </w:p>
        </w:tc>
      </w:tr>
      <w:tr w:rsidR="00AF6774" w14:paraId="63DCB714" w14:textId="77777777" w:rsidTr="00651975">
        <w:trPr>
          <w:trHeight w:val="20"/>
        </w:trPr>
        <w:tc>
          <w:tcPr>
            <w:tcW w:w="6645" w:type="dxa"/>
            <w:gridSpan w:val="2"/>
          </w:tcPr>
          <w:p w14:paraId="556E19E0" w14:textId="26922ACD" w:rsidR="00AF6774" w:rsidRPr="00250F6B" w:rsidRDefault="00E00C7B" w:rsidP="0036003E">
            <w:pPr>
              <w:spacing w:after="0" w:line="240" w:lineRule="auto"/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250F6B">
              <w:rPr>
                <w:rFonts w:ascii="Times New Roman" w:eastAsia="Georgia" w:hAnsi="Times New Roman" w:cs="Times New Roman"/>
                <w:sz w:val="18"/>
                <w:szCs w:val="18"/>
              </w:rPr>
              <w:t xml:space="preserve">B.Sc. in </w:t>
            </w:r>
            <w:r w:rsidR="00875D9A" w:rsidRPr="00250F6B">
              <w:rPr>
                <w:rFonts w:ascii="Times New Roman" w:eastAsia="Georgia" w:hAnsi="Times New Roman" w:cs="Times New Roman"/>
                <w:sz w:val="18"/>
                <w:szCs w:val="18"/>
              </w:rPr>
              <w:t xml:space="preserve">Wirtschaftswissenschaften </w:t>
            </w:r>
          </w:p>
        </w:tc>
        <w:tc>
          <w:tcPr>
            <w:tcW w:w="2711" w:type="dxa"/>
          </w:tcPr>
          <w:p w14:paraId="7BE38E72" w14:textId="42745A60" w:rsidR="00AF6774" w:rsidRPr="00250F6B" w:rsidRDefault="003A4586" w:rsidP="0036003E">
            <w:pPr>
              <w:spacing w:after="0" w:line="240" w:lineRule="auto"/>
              <w:jc w:val="right"/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250F6B">
              <w:rPr>
                <w:rFonts w:ascii="Times New Roman" w:eastAsia="Georgia" w:hAnsi="Times New Roman" w:cs="Times New Roman"/>
                <w:sz w:val="18"/>
                <w:szCs w:val="18"/>
              </w:rPr>
              <w:t>04</w:t>
            </w:r>
            <w:r w:rsidR="00875D9A" w:rsidRPr="00250F6B">
              <w:rPr>
                <w:rFonts w:ascii="Times New Roman" w:eastAsia="Georgia" w:hAnsi="Times New Roman" w:cs="Times New Roman"/>
                <w:sz w:val="18"/>
                <w:szCs w:val="18"/>
              </w:rPr>
              <w:t>/202</w:t>
            </w:r>
            <w:r w:rsidRPr="00250F6B">
              <w:rPr>
                <w:rFonts w:ascii="Times New Roman" w:eastAsia="Georgia" w:hAnsi="Times New Roman" w:cs="Times New Roman"/>
                <w:sz w:val="18"/>
                <w:szCs w:val="18"/>
              </w:rPr>
              <w:t>3</w:t>
            </w:r>
            <w:r w:rsidR="008A6C31" w:rsidRPr="00250F6B">
              <w:rPr>
                <w:rFonts w:ascii="Times New Roman" w:eastAsia="Georgia" w:hAnsi="Times New Roman" w:cs="Times New Roman"/>
                <w:sz w:val="18"/>
                <w:szCs w:val="18"/>
              </w:rPr>
              <w:t xml:space="preserve"> – heute</w:t>
            </w:r>
            <w:r w:rsidR="008D53F7" w:rsidRPr="00250F6B">
              <w:rPr>
                <w:rFonts w:ascii="Times New Roman" w:eastAsia="Georgia" w:hAnsi="Times New Roman" w:cs="Times New Roman"/>
                <w:sz w:val="18"/>
                <w:szCs w:val="18"/>
              </w:rPr>
              <w:t xml:space="preserve"> </w:t>
            </w:r>
            <w:r w:rsidR="00875D9A" w:rsidRPr="00250F6B">
              <w:rPr>
                <w:rFonts w:ascii="Times New Roman" w:eastAsia="Georgia" w:hAnsi="Times New Roman" w:cs="Times New Roman"/>
                <w:sz w:val="18"/>
                <w:szCs w:val="18"/>
              </w:rPr>
              <w:t xml:space="preserve"> </w:t>
            </w:r>
          </w:p>
        </w:tc>
      </w:tr>
      <w:tr w:rsidR="00CB0820" w14:paraId="79894691" w14:textId="77777777" w:rsidTr="00651975">
        <w:trPr>
          <w:trHeight w:val="20"/>
        </w:trPr>
        <w:tc>
          <w:tcPr>
            <w:tcW w:w="9356" w:type="dxa"/>
            <w:gridSpan w:val="3"/>
          </w:tcPr>
          <w:p w14:paraId="6474FA03" w14:textId="10BC26C6" w:rsidR="00CB0820" w:rsidRDefault="0004066C" w:rsidP="0036003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  <w:t>Schwerpunkt: Finance &amp; Accounting</w:t>
            </w:r>
            <w:r w:rsidR="00CB0820" w:rsidRPr="00250F6B"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  <w:t xml:space="preserve">  </w:t>
            </w:r>
          </w:p>
          <w:p w14:paraId="5C746D13" w14:textId="2AD7C5E6" w:rsidR="005E489B" w:rsidRPr="00250F6B" w:rsidRDefault="005E489B" w:rsidP="0036003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  <w:t>Aktueller Notendurchschnitt: 1,</w:t>
            </w:r>
            <w:r w:rsidR="000966D4"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  <w:t>9</w:t>
            </w:r>
          </w:p>
        </w:tc>
      </w:tr>
      <w:tr w:rsidR="0085318C" w14:paraId="7A94D984" w14:textId="77777777" w:rsidTr="00651975">
        <w:trPr>
          <w:trHeight w:val="340"/>
        </w:trPr>
        <w:tc>
          <w:tcPr>
            <w:tcW w:w="6645" w:type="dxa"/>
            <w:gridSpan w:val="2"/>
            <w:vAlign w:val="bottom"/>
          </w:tcPr>
          <w:p w14:paraId="4F958571" w14:textId="354E7E12" w:rsidR="0085318C" w:rsidRPr="0085318C" w:rsidRDefault="0085318C" w:rsidP="0036003E">
            <w:pPr>
              <w:spacing w:after="0" w:line="240" w:lineRule="auto"/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  <w:lang w:val="en-US"/>
              </w:rPr>
            </w:pPr>
            <w:r w:rsidRPr="0085318C"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  <w:lang w:val="en-US"/>
              </w:rPr>
              <w:t>City University of Hong Kong</w:t>
            </w:r>
          </w:p>
        </w:tc>
        <w:tc>
          <w:tcPr>
            <w:tcW w:w="2711" w:type="dxa"/>
            <w:vAlign w:val="bottom"/>
          </w:tcPr>
          <w:p w14:paraId="362D153F" w14:textId="766509F8" w:rsidR="0085318C" w:rsidRPr="00250F6B" w:rsidRDefault="0085318C" w:rsidP="0036003E">
            <w:pPr>
              <w:spacing w:after="0" w:line="240" w:lineRule="auto"/>
              <w:ind w:left="720" w:hanging="360"/>
              <w:jc w:val="right"/>
              <w:rPr>
                <w:rFonts w:ascii="Times New Roman" w:eastAsia="Georgia" w:hAnsi="Times New Roman" w:cs="Times New Roman"/>
                <w:i/>
                <w:smallCaps/>
                <w:color w:val="000000"/>
                <w:sz w:val="23"/>
                <w:szCs w:val="23"/>
              </w:rPr>
            </w:pPr>
            <w:r>
              <w:rPr>
                <w:rFonts w:ascii="Times New Roman" w:eastAsia="Georgia" w:hAnsi="Times New Roman" w:cs="Times New Roman"/>
                <w:i/>
                <w:smallCaps/>
                <w:color w:val="000000"/>
                <w:sz w:val="23"/>
                <w:szCs w:val="23"/>
              </w:rPr>
              <w:t>Hong Kong</w:t>
            </w:r>
          </w:p>
        </w:tc>
      </w:tr>
      <w:tr w:rsidR="0085318C" w14:paraId="691DFF19" w14:textId="77777777" w:rsidTr="00651975">
        <w:trPr>
          <w:trHeight w:val="20"/>
        </w:trPr>
        <w:tc>
          <w:tcPr>
            <w:tcW w:w="6645" w:type="dxa"/>
            <w:gridSpan w:val="2"/>
          </w:tcPr>
          <w:p w14:paraId="1BBC3087" w14:textId="2094ADDF" w:rsidR="0085318C" w:rsidRPr="009F1791" w:rsidRDefault="0085318C" w:rsidP="00853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Georgia" w:hAnsi="Times New Roman" w:cs="Times New Roman"/>
                <w:iCs/>
                <w:color w:val="000000"/>
                <w:sz w:val="18"/>
                <w:szCs w:val="18"/>
              </w:rPr>
            </w:pPr>
            <w:r w:rsidRPr="009F1791">
              <w:rPr>
                <w:rFonts w:ascii="Times New Roman" w:eastAsia="Georgia" w:hAnsi="Times New Roman" w:cs="Times New Roman"/>
                <w:iCs/>
                <w:color w:val="000000"/>
                <w:sz w:val="18"/>
                <w:szCs w:val="18"/>
              </w:rPr>
              <w:t>Auslandssemester (geplant</w:t>
            </w:r>
            <w:r w:rsidR="009F1791" w:rsidRPr="009F1791">
              <w:rPr>
                <w:rFonts w:ascii="Times New Roman" w:eastAsia="Georgia" w:hAnsi="Times New Roman" w:cs="Times New Roman"/>
                <w:iCs/>
                <w:color w:val="000000"/>
                <w:sz w:val="18"/>
                <w:szCs w:val="18"/>
              </w:rPr>
              <w:t>, Zusage erhalten</w:t>
            </w:r>
            <w:r w:rsidRPr="009F1791">
              <w:rPr>
                <w:rFonts w:ascii="Times New Roman" w:eastAsia="Georgia" w:hAnsi="Times New Roman" w:cs="Times New Roman"/>
                <w:iCs/>
                <w:color w:val="000000"/>
                <w:sz w:val="18"/>
                <w:szCs w:val="18"/>
              </w:rPr>
              <w:t xml:space="preserve">) </w:t>
            </w:r>
          </w:p>
        </w:tc>
        <w:tc>
          <w:tcPr>
            <w:tcW w:w="2711" w:type="dxa"/>
          </w:tcPr>
          <w:p w14:paraId="5F2D54E0" w14:textId="0EA50BB1" w:rsidR="0085318C" w:rsidRPr="0085318C" w:rsidRDefault="0085318C" w:rsidP="00853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</w:pPr>
            <w:r w:rsidRPr="00250F6B">
              <w:rPr>
                <w:rFonts w:ascii="Times New Roman" w:eastAsia="Georgia" w:hAnsi="Times New Roman" w:cs="Times New Roman"/>
                <w:sz w:val="18"/>
                <w:szCs w:val="18"/>
              </w:rPr>
              <w:t>0</w:t>
            </w:r>
            <w:r>
              <w:rPr>
                <w:rFonts w:ascii="Times New Roman" w:eastAsia="Georgia" w:hAnsi="Times New Roman" w:cs="Times New Roman"/>
                <w:sz w:val="18"/>
                <w:szCs w:val="18"/>
              </w:rPr>
              <w:t>8</w:t>
            </w:r>
            <w:r w:rsidRPr="00250F6B">
              <w:rPr>
                <w:rFonts w:ascii="Times New Roman" w:eastAsia="Georgia" w:hAnsi="Times New Roman" w:cs="Times New Roman"/>
                <w:sz w:val="18"/>
                <w:szCs w:val="18"/>
              </w:rPr>
              <w:t>/202</w:t>
            </w:r>
            <w:r>
              <w:rPr>
                <w:rFonts w:ascii="Times New Roman" w:eastAsia="Georgia" w:hAnsi="Times New Roman" w:cs="Times New Roman"/>
                <w:sz w:val="18"/>
                <w:szCs w:val="18"/>
              </w:rPr>
              <w:t>4</w:t>
            </w:r>
            <w:r w:rsidRPr="00250F6B">
              <w:rPr>
                <w:rFonts w:ascii="Times New Roman" w:eastAsia="Georgia" w:hAnsi="Times New Roman" w:cs="Times New Roman"/>
                <w:sz w:val="18"/>
                <w:szCs w:val="18"/>
              </w:rPr>
              <w:t xml:space="preserve"> – </w:t>
            </w:r>
            <w:r>
              <w:rPr>
                <w:rFonts w:ascii="Times New Roman" w:eastAsia="Georgia" w:hAnsi="Times New Roman" w:cs="Times New Roman"/>
                <w:sz w:val="18"/>
                <w:szCs w:val="18"/>
              </w:rPr>
              <w:t>12/2024</w:t>
            </w:r>
            <w:r w:rsidRPr="00250F6B">
              <w:rPr>
                <w:rFonts w:ascii="Times New Roman" w:eastAsia="Georgia" w:hAnsi="Times New Roman" w:cs="Times New Roman"/>
                <w:sz w:val="18"/>
                <w:szCs w:val="18"/>
              </w:rPr>
              <w:t xml:space="preserve">  </w:t>
            </w:r>
          </w:p>
        </w:tc>
      </w:tr>
      <w:tr w:rsidR="00AF6774" w14:paraId="636BF282" w14:textId="77777777" w:rsidTr="00651975">
        <w:trPr>
          <w:trHeight w:val="340"/>
        </w:trPr>
        <w:tc>
          <w:tcPr>
            <w:tcW w:w="6645" w:type="dxa"/>
            <w:gridSpan w:val="2"/>
            <w:vAlign w:val="bottom"/>
          </w:tcPr>
          <w:p w14:paraId="5388C2D3" w14:textId="64FBC81F" w:rsidR="00AF6774" w:rsidRPr="00250F6B" w:rsidRDefault="00B96C69" w:rsidP="0036003E">
            <w:pPr>
              <w:spacing w:after="0" w:line="240" w:lineRule="auto"/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250F6B"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</w:rPr>
              <w:t>Ratsgymnasium Wolfsburg</w:t>
            </w:r>
            <w:r w:rsidR="00875D9A" w:rsidRPr="00250F6B"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</w:rPr>
              <w:t xml:space="preserve"> </w:t>
            </w:r>
          </w:p>
        </w:tc>
        <w:tc>
          <w:tcPr>
            <w:tcW w:w="2711" w:type="dxa"/>
            <w:vAlign w:val="bottom"/>
          </w:tcPr>
          <w:p w14:paraId="40A70B5E" w14:textId="4E067345" w:rsidR="00AF6774" w:rsidRPr="00250F6B" w:rsidRDefault="00732588" w:rsidP="0036003E">
            <w:pPr>
              <w:spacing w:after="0" w:line="240" w:lineRule="auto"/>
              <w:ind w:left="720" w:hanging="360"/>
              <w:jc w:val="right"/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250F6B">
              <w:rPr>
                <w:rFonts w:ascii="Times New Roman" w:eastAsia="Georgia" w:hAnsi="Times New Roman" w:cs="Times New Roman"/>
                <w:i/>
                <w:smallCaps/>
                <w:color w:val="000000"/>
                <w:sz w:val="23"/>
                <w:szCs w:val="23"/>
              </w:rPr>
              <w:t>W</w:t>
            </w:r>
            <w:r w:rsidR="00273B3E" w:rsidRPr="00250F6B">
              <w:rPr>
                <w:rFonts w:ascii="Times New Roman" w:eastAsia="Georgia" w:hAnsi="Times New Roman" w:cs="Times New Roman"/>
                <w:i/>
                <w:smallCaps/>
                <w:color w:val="000000"/>
                <w:sz w:val="23"/>
                <w:szCs w:val="23"/>
              </w:rPr>
              <w:t>olfsburg</w:t>
            </w:r>
          </w:p>
        </w:tc>
      </w:tr>
      <w:tr w:rsidR="00AF6774" w14:paraId="0B884813" w14:textId="77777777" w:rsidTr="00651975">
        <w:trPr>
          <w:trHeight w:val="20"/>
        </w:trPr>
        <w:tc>
          <w:tcPr>
            <w:tcW w:w="6645" w:type="dxa"/>
            <w:gridSpan w:val="2"/>
          </w:tcPr>
          <w:p w14:paraId="3F434B81" w14:textId="689F1EA3" w:rsidR="00AF6774" w:rsidRPr="00250F6B" w:rsidRDefault="00E00C7B" w:rsidP="0036003E">
            <w:pPr>
              <w:spacing w:after="0" w:line="240" w:lineRule="auto"/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250F6B">
              <w:rPr>
                <w:rFonts w:ascii="Times New Roman" w:eastAsia="Georgia" w:hAnsi="Times New Roman" w:cs="Times New Roman"/>
                <w:sz w:val="18"/>
                <w:szCs w:val="18"/>
              </w:rPr>
              <w:t xml:space="preserve">Allgemeine Hochschulreife (Note: </w:t>
            </w:r>
            <w:r w:rsidR="00875D9A" w:rsidRPr="00250F6B">
              <w:rPr>
                <w:rFonts w:ascii="Times New Roman" w:eastAsia="Georgia" w:hAnsi="Times New Roman" w:cs="Times New Roman"/>
                <w:sz w:val="18"/>
                <w:szCs w:val="18"/>
              </w:rPr>
              <w:t>2</w:t>
            </w:r>
            <w:r w:rsidR="00DC252E">
              <w:rPr>
                <w:rFonts w:ascii="Times New Roman" w:eastAsia="Georgia" w:hAnsi="Times New Roman" w:cs="Times New Roman"/>
                <w:sz w:val="18"/>
                <w:szCs w:val="18"/>
              </w:rPr>
              <w:t>,</w:t>
            </w:r>
            <w:r w:rsidR="00875D9A" w:rsidRPr="00250F6B">
              <w:rPr>
                <w:rFonts w:ascii="Times New Roman" w:eastAsia="Georgia" w:hAnsi="Times New Roman" w:cs="Times New Roman"/>
                <w:sz w:val="18"/>
                <w:szCs w:val="18"/>
              </w:rPr>
              <w:t>1</w:t>
            </w:r>
            <w:r w:rsidRPr="00250F6B">
              <w:rPr>
                <w:rFonts w:ascii="Times New Roman" w:eastAsia="Georgia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2711" w:type="dxa"/>
          </w:tcPr>
          <w:p w14:paraId="13B46B62" w14:textId="0902A90C" w:rsidR="00AF6774" w:rsidRPr="00250F6B" w:rsidRDefault="00E00C7B" w:rsidP="0036003E">
            <w:pPr>
              <w:spacing w:after="0" w:line="240" w:lineRule="auto"/>
              <w:jc w:val="right"/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250F6B">
              <w:rPr>
                <w:rFonts w:ascii="Times New Roman" w:eastAsia="Georgia" w:hAnsi="Times New Roman" w:cs="Times New Roman"/>
                <w:sz w:val="18"/>
                <w:szCs w:val="18"/>
              </w:rPr>
              <w:t>09/20</w:t>
            </w:r>
            <w:r w:rsidR="00AF1484" w:rsidRPr="00250F6B">
              <w:rPr>
                <w:rFonts w:ascii="Times New Roman" w:eastAsia="Georgia" w:hAnsi="Times New Roman" w:cs="Times New Roman"/>
                <w:sz w:val="18"/>
                <w:szCs w:val="18"/>
              </w:rPr>
              <w:t>14</w:t>
            </w:r>
            <w:r w:rsidRPr="00250F6B">
              <w:rPr>
                <w:rFonts w:ascii="Times New Roman" w:eastAsia="Georgia" w:hAnsi="Times New Roman" w:cs="Times New Roman"/>
                <w:sz w:val="18"/>
                <w:szCs w:val="18"/>
              </w:rPr>
              <w:t xml:space="preserve"> – 06/20</w:t>
            </w:r>
            <w:r w:rsidR="00067E30" w:rsidRPr="00250F6B">
              <w:rPr>
                <w:rFonts w:ascii="Times New Roman" w:eastAsia="Georgia" w:hAnsi="Times New Roman" w:cs="Times New Roman"/>
                <w:sz w:val="18"/>
                <w:szCs w:val="18"/>
              </w:rPr>
              <w:t>22</w:t>
            </w:r>
          </w:p>
        </w:tc>
      </w:tr>
      <w:tr w:rsidR="00AF6774" w14:paraId="71CB3636" w14:textId="77777777" w:rsidTr="00651975">
        <w:trPr>
          <w:trHeight w:val="20"/>
        </w:trPr>
        <w:tc>
          <w:tcPr>
            <w:tcW w:w="9356" w:type="dxa"/>
            <w:gridSpan w:val="3"/>
          </w:tcPr>
          <w:p w14:paraId="0641C098" w14:textId="57FEB130" w:rsidR="00AF6774" w:rsidRPr="00250F6B" w:rsidRDefault="00E00C7B" w:rsidP="0036003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</w:pPr>
            <w:r w:rsidRPr="00250F6B"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  <w:t xml:space="preserve">Schwerpunktfächer: </w:t>
            </w:r>
            <w:r w:rsidR="00B96C69" w:rsidRPr="00250F6B"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  <w:t>Mathematik, Chemie, Geografie</w:t>
            </w:r>
            <w:r w:rsidR="00875D9A" w:rsidRPr="00250F6B"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</w:p>
          <w:p w14:paraId="238649D5" w14:textId="020D8EA6" w:rsidR="00AF6774" w:rsidRPr="00250F6B" w:rsidRDefault="00B96C69" w:rsidP="0036003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</w:pPr>
            <w:r w:rsidRPr="00250F6B"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  <w:t>Teilnahme Promotion School 2018</w:t>
            </w:r>
          </w:p>
        </w:tc>
      </w:tr>
      <w:tr w:rsidR="00AF6774" w14:paraId="3894BA1C" w14:textId="77777777" w:rsidTr="00651975">
        <w:trPr>
          <w:trHeight w:val="510"/>
        </w:trPr>
        <w:tc>
          <w:tcPr>
            <w:tcW w:w="9356" w:type="dxa"/>
            <w:gridSpan w:val="3"/>
            <w:vAlign w:val="bottom"/>
          </w:tcPr>
          <w:p w14:paraId="1BEB9A8C" w14:textId="77777777" w:rsidR="00AF6774" w:rsidRPr="00250F6B" w:rsidRDefault="00E00C7B" w:rsidP="003600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Georgia" w:hAnsi="Times New Roman" w:cs="Times New Roman"/>
                <w:b/>
                <w:smallCaps/>
                <w:color w:val="000000"/>
                <w:sz w:val="28"/>
                <w:szCs w:val="28"/>
              </w:rPr>
            </w:pPr>
            <w:r w:rsidRPr="00250F6B">
              <w:rPr>
                <w:rFonts w:ascii="Times New Roman" w:eastAsia="Georgia" w:hAnsi="Times New Roman" w:cs="Times New Roman"/>
                <w:b/>
                <w:smallCaps/>
                <w:sz w:val="28"/>
                <w:szCs w:val="28"/>
              </w:rPr>
              <w:t>Praxiserfahrungen</w:t>
            </w:r>
          </w:p>
        </w:tc>
      </w:tr>
      <w:tr w:rsidR="005E489B" w:rsidRPr="005E489B" w14:paraId="0CEECEE1" w14:textId="77777777" w:rsidTr="00651975">
        <w:trPr>
          <w:trHeight w:val="340"/>
        </w:trPr>
        <w:tc>
          <w:tcPr>
            <w:tcW w:w="6645" w:type="dxa"/>
            <w:gridSpan w:val="2"/>
            <w:tcBorders>
              <w:top w:val="single" w:sz="4" w:space="0" w:color="auto"/>
            </w:tcBorders>
            <w:vAlign w:val="bottom"/>
          </w:tcPr>
          <w:p w14:paraId="14DCD73E" w14:textId="18531FB0" w:rsidR="005E489B" w:rsidRPr="00250F6B" w:rsidRDefault="005E489B" w:rsidP="0036003E">
            <w:pPr>
              <w:spacing w:after="0" w:line="240" w:lineRule="auto"/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  <w:lang w:val="en-US"/>
              </w:rPr>
            </w:pPr>
            <w:r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  <w:lang w:val="en-US"/>
              </w:rPr>
              <w:t xml:space="preserve">IMAP M&amp;A </w:t>
            </w:r>
            <w:proofErr w:type="gramStart"/>
            <w:r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  <w:lang w:val="en-US"/>
              </w:rPr>
              <w:t>Consultants</w:t>
            </w:r>
            <w:proofErr w:type="gramEnd"/>
            <w:r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  <w:lang w:val="en-US"/>
              </w:rPr>
              <w:t xml:space="preserve"> AG</w:t>
            </w:r>
          </w:p>
        </w:tc>
        <w:tc>
          <w:tcPr>
            <w:tcW w:w="2711" w:type="dxa"/>
            <w:tcBorders>
              <w:top w:val="single" w:sz="4" w:space="0" w:color="auto"/>
            </w:tcBorders>
            <w:vAlign w:val="bottom"/>
          </w:tcPr>
          <w:p w14:paraId="773A26C8" w14:textId="11E87CE9" w:rsidR="005E489B" w:rsidRPr="005E489B" w:rsidRDefault="00FE367C" w:rsidP="0036003E">
            <w:pPr>
              <w:spacing w:after="0" w:line="240" w:lineRule="auto"/>
              <w:ind w:left="720" w:hanging="360"/>
              <w:jc w:val="right"/>
              <w:rPr>
                <w:rFonts w:ascii="Times New Roman" w:eastAsia="Georgia" w:hAnsi="Times New Roman" w:cs="Times New Roman"/>
                <w:i/>
                <w:smallCaps/>
                <w:color w:val="000000"/>
                <w:sz w:val="23"/>
                <w:szCs w:val="23"/>
                <w:lang w:val="en-US"/>
              </w:rPr>
            </w:pPr>
            <w:r>
              <w:rPr>
                <w:rFonts w:ascii="Times New Roman" w:eastAsia="Georgia" w:hAnsi="Times New Roman" w:cs="Times New Roman"/>
                <w:i/>
                <w:smallCaps/>
                <w:color w:val="000000"/>
                <w:sz w:val="23"/>
                <w:szCs w:val="23"/>
                <w:lang w:val="en-US"/>
              </w:rPr>
              <w:t>Mannheim</w:t>
            </w:r>
          </w:p>
        </w:tc>
      </w:tr>
      <w:tr w:rsidR="00FE367C" w:rsidRPr="005E489B" w14:paraId="4F9443FF" w14:textId="77777777" w:rsidTr="00651975">
        <w:trPr>
          <w:trHeight w:val="20"/>
        </w:trPr>
        <w:tc>
          <w:tcPr>
            <w:tcW w:w="6645" w:type="dxa"/>
            <w:gridSpan w:val="2"/>
          </w:tcPr>
          <w:p w14:paraId="3040F55E" w14:textId="1F0CB3F0" w:rsidR="00FE367C" w:rsidRPr="00FE367C" w:rsidRDefault="00FE367C" w:rsidP="00FE367C">
            <w:pPr>
              <w:spacing w:after="0" w:line="240" w:lineRule="auto"/>
              <w:rPr>
                <w:rFonts w:ascii="Times New Roman" w:eastAsia="Georgia" w:hAnsi="Times New Roman" w:cs="Times New Roman"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Georgia" w:hAnsi="Times New Roman" w:cs="Times New Roman"/>
                <w:iCs/>
                <w:color w:val="000000"/>
                <w:sz w:val="18"/>
                <w:szCs w:val="18"/>
              </w:rPr>
              <w:t xml:space="preserve">Praktikant </w:t>
            </w:r>
            <w:proofErr w:type="gramStart"/>
            <w:r>
              <w:rPr>
                <w:rFonts w:ascii="Times New Roman" w:eastAsia="Georgia" w:hAnsi="Times New Roman" w:cs="Times New Roman"/>
                <w:iCs/>
                <w:color w:val="000000"/>
                <w:sz w:val="18"/>
                <w:szCs w:val="18"/>
              </w:rPr>
              <w:t>im Mergers</w:t>
            </w:r>
            <w:proofErr w:type="gramEnd"/>
            <w:r>
              <w:rPr>
                <w:rFonts w:ascii="Times New Roman" w:eastAsia="Georgia" w:hAnsi="Times New Roman" w:cs="Times New Roman"/>
                <w:iCs/>
                <w:color w:val="000000"/>
                <w:sz w:val="18"/>
                <w:szCs w:val="18"/>
              </w:rPr>
              <w:t xml:space="preserve"> &amp; Acquisitions </w:t>
            </w:r>
          </w:p>
        </w:tc>
        <w:tc>
          <w:tcPr>
            <w:tcW w:w="2711" w:type="dxa"/>
          </w:tcPr>
          <w:p w14:paraId="581598D0" w14:textId="2DB79CBC" w:rsidR="00FE367C" w:rsidRPr="00FE367C" w:rsidRDefault="00CD0718" w:rsidP="00CD0718">
            <w:pPr>
              <w:spacing w:after="0" w:line="240" w:lineRule="auto"/>
              <w:jc w:val="right"/>
              <w:rPr>
                <w:rFonts w:ascii="Times New Roman" w:eastAsia="Georgia" w:hAnsi="Times New Roman" w:cs="Times New Roman"/>
                <w:iCs/>
                <w:color w:val="000000"/>
                <w:sz w:val="18"/>
                <w:szCs w:val="18"/>
              </w:rPr>
            </w:pPr>
            <w:r w:rsidRPr="00250F6B">
              <w:rPr>
                <w:rFonts w:ascii="Times New Roman" w:eastAsia="Georgia" w:hAnsi="Times New Roman" w:cs="Times New Roman"/>
                <w:sz w:val="18"/>
                <w:szCs w:val="18"/>
              </w:rPr>
              <w:t>0</w:t>
            </w:r>
            <w:r>
              <w:rPr>
                <w:rFonts w:ascii="Times New Roman" w:eastAsia="Georgia" w:hAnsi="Times New Roman" w:cs="Times New Roman"/>
                <w:sz w:val="18"/>
                <w:szCs w:val="18"/>
              </w:rPr>
              <w:t>3</w:t>
            </w:r>
            <w:r w:rsidRPr="00250F6B">
              <w:rPr>
                <w:rFonts w:ascii="Times New Roman" w:eastAsia="Georgia" w:hAnsi="Times New Roman" w:cs="Times New Roman"/>
                <w:sz w:val="18"/>
                <w:szCs w:val="18"/>
              </w:rPr>
              <w:t>/202</w:t>
            </w:r>
            <w:r>
              <w:rPr>
                <w:rFonts w:ascii="Times New Roman" w:eastAsia="Georgia" w:hAnsi="Times New Roman" w:cs="Times New Roman"/>
                <w:sz w:val="18"/>
                <w:szCs w:val="18"/>
              </w:rPr>
              <w:t>4</w:t>
            </w:r>
            <w:r w:rsidRPr="00250F6B">
              <w:rPr>
                <w:rFonts w:ascii="Times New Roman" w:eastAsia="Georgia" w:hAnsi="Times New Roman" w:cs="Times New Roman"/>
                <w:sz w:val="18"/>
                <w:szCs w:val="18"/>
              </w:rPr>
              <w:t xml:space="preserve"> – </w:t>
            </w:r>
            <w:r>
              <w:rPr>
                <w:rFonts w:ascii="Times New Roman" w:eastAsia="Georgia" w:hAnsi="Times New Roman" w:cs="Times New Roman"/>
                <w:sz w:val="18"/>
                <w:szCs w:val="18"/>
              </w:rPr>
              <w:t>05</w:t>
            </w:r>
            <w:r w:rsidRPr="00250F6B">
              <w:rPr>
                <w:rFonts w:ascii="Times New Roman" w:eastAsia="Georgia" w:hAnsi="Times New Roman" w:cs="Times New Roman"/>
                <w:sz w:val="18"/>
                <w:szCs w:val="18"/>
              </w:rPr>
              <w:t>/202</w:t>
            </w:r>
            <w:r>
              <w:rPr>
                <w:rFonts w:ascii="Times New Roman" w:eastAsia="Georgia" w:hAnsi="Times New Roman" w:cs="Times New Roman"/>
                <w:sz w:val="18"/>
                <w:szCs w:val="18"/>
              </w:rPr>
              <w:t>4</w:t>
            </w:r>
          </w:p>
        </w:tc>
      </w:tr>
      <w:tr w:rsidR="00D52D60" w:rsidRPr="005E489B" w14:paraId="756A7472" w14:textId="77777777" w:rsidTr="00651975">
        <w:trPr>
          <w:trHeight w:val="20"/>
        </w:trPr>
        <w:tc>
          <w:tcPr>
            <w:tcW w:w="9356" w:type="dxa"/>
            <w:gridSpan w:val="3"/>
          </w:tcPr>
          <w:p w14:paraId="69A36B97" w14:textId="3A886EA3" w:rsidR="00D52D60" w:rsidRPr="000966D4" w:rsidRDefault="000966D4" w:rsidP="00D52D60">
            <w:pPr>
              <w:pStyle w:val="Listenabsatz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</w:pPr>
            <w:r w:rsidRPr="000966D4"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  <w:t>Erstell</w:t>
            </w:r>
            <w:r w:rsidR="00A446EE"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  <w:t>en</w:t>
            </w:r>
            <w:r w:rsidRPr="000966D4"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  <w:t xml:space="preserve"> von Unternehmenskurzprofilen und Präsentationen</w:t>
            </w:r>
          </w:p>
          <w:p w14:paraId="4B514FE9" w14:textId="6B85E54B" w:rsidR="000966D4" w:rsidRPr="000966D4" w:rsidRDefault="000966D4" w:rsidP="00D52D60">
            <w:pPr>
              <w:pStyle w:val="Listenabsatz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</w:pPr>
            <w:r w:rsidRPr="000966D4"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  <w:t>Erarbeiten von Longlists und Research</w:t>
            </w:r>
          </w:p>
          <w:p w14:paraId="31CBE059" w14:textId="344591B0" w:rsidR="000966D4" w:rsidRPr="00D52D60" w:rsidRDefault="00651975" w:rsidP="00D52D60">
            <w:pPr>
              <w:pStyle w:val="Listenabsatz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Georgia" w:hAnsi="Times New Roman" w:cs="Times New Roman"/>
                <w:iCs/>
                <w:color w:val="000000"/>
                <w:sz w:val="18"/>
                <w:szCs w:val="18"/>
              </w:rPr>
            </w:pPr>
            <w:ins w:id="1" w:author="David Döbele" w:date="2024-05-28T18:03:00Z">
              <w:r>
                <w:rPr>
                  <w:rFonts w:ascii="Times New Roman" w:eastAsia="Georgia" w:hAnsi="Times New Roman" w:cs="Times New Roman"/>
                  <w:i/>
                  <w:color w:val="000000"/>
                  <w:sz w:val="18"/>
                  <w:szCs w:val="18"/>
                </w:rPr>
                <w:t xml:space="preserve">Durchführung von </w:t>
              </w:r>
            </w:ins>
            <w:r w:rsidR="000966D4" w:rsidRPr="000966D4"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  <w:t>Unternehmensbewertungen</w:t>
            </w:r>
            <w:ins w:id="2" w:author="David Döbele" w:date="2024-05-28T18:03:00Z">
              <w:r>
                <w:rPr>
                  <w:rFonts w:ascii="Times New Roman" w:eastAsia="Georgia" w:hAnsi="Times New Roman" w:cs="Times New Roman"/>
                  <w:i/>
                  <w:color w:val="000000"/>
                  <w:sz w:val="18"/>
                  <w:szCs w:val="18"/>
                </w:rPr>
                <w:t xml:space="preserve"> mit DCF und Multiples</w:t>
              </w:r>
            </w:ins>
            <w:r w:rsidR="000966D4" w:rsidRPr="000966D4"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  <w:t xml:space="preserve"> mithilfe von Datenbanken </w:t>
            </w:r>
            <w:ins w:id="3" w:author="David Döbele" w:date="2024-05-28T18:03:00Z">
              <w:r>
                <w:rPr>
                  <w:rFonts w:ascii="Times New Roman" w:eastAsia="Georgia" w:hAnsi="Times New Roman" w:cs="Times New Roman"/>
                  <w:i/>
                  <w:color w:val="000000"/>
                  <w:sz w:val="18"/>
                  <w:szCs w:val="18"/>
                </w:rPr>
                <w:t xml:space="preserve">von vornehmlich mittelständischen Unternehmen (Umsatz ca. 10 bis 40 Millionen EUR) </w:t>
              </w:r>
            </w:ins>
            <w:ins w:id="4" w:author="David Döbele" w:date="2024-05-28T18:04:00Z">
              <w:r>
                <w:rPr>
                  <w:rFonts w:ascii="Times New Roman" w:eastAsia="Georgia" w:hAnsi="Times New Roman" w:cs="Times New Roman"/>
                  <w:i/>
                  <w:color w:val="000000"/>
                  <w:sz w:val="18"/>
                  <w:szCs w:val="18"/>
                </w:rPr>
                <w:t>aus dem X- und Y-Sektor</w:t>
              </w:r>
            </w:ins>
          </w:p>
        </w:tc>
      </w:tr>
      <w:tr w:rsidR="005E489B" w14:paraId="73AB0E51" w14:textId="77777777" w:rsidTr="00651975">
        <w:trPr>
          <w:trHeight w:val="340"/>
        </w:trPr>
        <w:tc>
          <w:tcPr>
            <w:tcW w:w="6645" w:type="dxa"/>
            <w:gridSpan w:val="2"/>
            <w:vAlign w:val="bottom"/>
          </w:tcPr>
          <w:p w14:paraId="43F628D0" w14:textId="37409070" w:rsidR="005E489B" w:rsidRPr="00250F6B" w:rsidRDefault="005E489B" w:rsidP="005E489B">
            <w:pPr>
              <w:spacing w:after="0" w:line="240" w:lineRule="auto"/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  <w:lang w:val="en-US"/>
              </w:rPr>
            </w:pPr>
            <w:r w:rsidRPr="00250F6B"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  <w:lang w:val="en-US"/>
              </w:rPr>
              <w:t>M2P Consulting</w:t>
            </w:r>
            <w:r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  <w:lang w:val="en-US"/>
              </w:rPr>
              <w:t xml:space="preserve"> GmbH</w:t>
            </w:r>
          </w:p>
        </w:tc>
        <w:tc>
          <w:tcPr>
            <w:tcW w:w="2711" w:type="dxa"/>
            <w:vAlign w:val="bottom"/>
          </w:tcPr>
          <w:p w14:paraId="55889438" w14:textId="740A1641" w:rsidR="005E489B" w:rsidRPr="00250F6B" w:rsidRDefault="005E489B" w:rsidP="005E489B">
            <w:pPr>
              <w:spacing w:after="0" w:line="240" w:lineRule="auto"/>
              <w:ind w:left="720" w:hanging="360"/>
              <w:jc w:val="right"/>
              <w:rPr>
                <w:rFonts w:ascii="Times New Roman" w:eastAsia="Georgia" w:hAnsi="Times New Roman" w:cs="Times New Roman"/>
                <w:i/>
                <w:smallCaps/>
                <w:color w:val="000000"/>
                <w:sz w:val="23"/>
                <w:szCs w:val="23"/>
              </w:rPr>
            </w:pPr>
            <w:r w:rsidRPr="00250F6B">
              <w:rPr>
                <w:rFonts w:ascii="Times New Roman" w:eastAsia="Georgia" w:hAnsi="Times New Roman" w:cs="Times New Roman"/>
                <w:i/>
                <w:smallCaps/>
                <w:color w:val="000000"/>
                <w:sz w:val="23"/>
                <w:szCs w:val="23"/>
              </w:rPr>
              <w:t>Frankfurt</w:t>
            </w:r>
            <w:r w:rsidRPr="00250F6B">
              <w:rPr>
                <w:rFonts w:ascii="Times New Roman" w:eastAsia="Georgia" w:hAnsi="Times New Roman" w:cs="Times New Roman"/>
                <w:i/>
                <w:smallCaps/>
                <w:sz w:val="23"/>
                <w:szCs w:val="23"/>
              </w:rPr>
              <w:t xml:space="preserve"> am Main</w:t>
            </w:r>
          </w:p>
        </w:tc>
      </w:tr>
      <w:tr w:rsidR="00BA414A" w14:paraId="0952AAED" w14:textId="77777777" w:rsidTr="00651975">
        <w:trPr>
          <w:trHeight w:val="20"/>
        </w:trPr>
        <w:tc>
          <w:tcPr>
            <w:tcW w:w="6645" w:type="dxa"/>
            <w:gridSpan w:val="2"/>
            <w:vAlign w:val="bottom"/>
          </w:tcPr>
          <w:p w14:paraId="47DB6757" w14:textId="43856A75" w:rsidR="00BA414A" w:rsidRPr="00250F6B" w:rsidRDefault="00BA414A" w:rsidP="005E489B">
            <w:pPr>
              <w:spacing w:after="0" w:line="240" w:lineRule="auto"/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>
              <w:rPr>
                <w:rFonts w:ascii="Times New Roman" w:eastAsia="Georgia" w:hAnsi="Times New Roman" w:cs="Times New Roman"/>
                <w:sz w:val="18"/>
                <w:szCs w:val="18"/>
              </w:rPr>
              <w:t>Werkstudent in der Unterneh</w:t>
            </w:r>
            <w:r w:rsidR="00123991">
              <w:rPr>
                <w:rFonts w:ascii="Times New Roman" w:eastAsia="Georgia" w:hAnsi="Times New Roman" w:cs="Times New Roman"/>
                <w:sz w:val="18"/>
                <w:szCs w:val="18"/>
              </w:rPr>
              <w:t>mensberatung</w:t>
            </w:r>
          </w:p>
        </w:tc>
        <w:tc>
          <w:tcPr>
            <w:tcW w:w="2711" w:type="dxa"/>
          </w:tcPr>
          <w:p w14:paraId="4718466D" w14:textId="537AF46A" w:rsidR="00BA414A" w:rsidRPr="00250F6B" w:rsidRDefault="00123991" w:rsidP="005E489B">
            <w:pPr>
              <w:spacing w:after="0" w:line="240" w:lineRule="auto"/>
              <w:jc w:val="right"/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>
              <w:rPr>
                <w:rFonts w:ascii="Times New Roman" w:eastAsia="Georgia" w:hAnsi="Times New Roman" w:cs="Times New Roman"/>
                <w:sz w:val="18"/>
                <w:szCs w:val="18"/>
              </w:rPr>
              <w:t>11</w:t>
            </w:r>
            <w:r w:rsidRPr="00250F6B">
              <w:rPr>
                <w:rFonts w:ascii="Times New Roman" w:eastAsia="Georgia" w:hAnsi="Times New Roman" w:cs="Times New Roman"/>
                <w:sz w:val="18"/>
                <w:szCs w:val="18"/>
              </w:rPr>
              <w:t xml:space="preserve">/2023 – </w:t>
            </w:r>
            <w:r w:rsidR="000A74B7">
              <w:rPr>
                <w:rFonts w:ascii="Times New Roman" w:eastAsia="Georgia" w:hAnsi="Times New Roman" w:cs="Times New Roman"/>
                <w:sz w:val="18"/>
                <w:szCs w:val="18"/>
              </w:rPr>
              <w:t>12/2023</w:t>
            </w:r>
          </w:p>
        </w:tc>
      </w:tr>
      <w:tr w:rsidR="00123991" w14:paraId="5F7C06D8" w14:textId="77777777" w:rsidTr="00651975">
        <w:trPr>
          <w:trHeight w:val="20"/>
        </w:trPr>
        <w:tc>
          <w:tcPr>
            <w:tcW w:w="9356" w:type="dxa"/>
            <w:gridSpan w:val="3"/>
            <w:vAlign w:val="bottom"/>
          </w:tcPr>
          <w:p w14:paraId="57A1769D" w14:textId="27ABB73D" w:rsidR="00123991" w:rsidRDefault="00123991" w:rsidP="00123991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  <w:t xml:space="preserve">Unterstützung auf einem </w:t>
            </w:r>
            <w:r w:rsidRPr="00651975">
              <w:rPr>
                <w:rFonts w:ascii="Times New Roman" w:eastAsia="Georgia" w:hAnsi="Times New Roman" w:cs="Times New Roman"/>
                <w:b/>
                <w:bCs/>
                <w:i/>
                <w:color w:val="000000"/>
                <w:sz w:val="18"/>
                <w:szCs w:val="18"/>
                <w:rPrChange w:id="5" w:author="David Döbele" w:date="2024-05-28T18:04:00Z">
                  <w:rPr>
                    <w:rFonts w:ascii="Times New Roman" w:eastAsia="Georgia" w:hAnsi="Times New Roman" w:cs="Times New Roman"/>
                    <w:i/>
                    <w:color w:val="000000"/>
                    <w:sz w:val="18"/>
                    <w:szCs w:val="18"/>
                  </w:rPr>
                </w:rPrChange>
              </w:rPr>
              <w:t>Projekt</w:t>
            </w:r>
            <w:r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r w:rsidR="0004066C"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  <w:t>bei</w:t>
            </w:r>
            <w:r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  <w:t xml:space="preserve"> eine</w:t>
            </w:r>
            <w:r w:rsidR="0004066C"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  <w:t>r</w:t>
            </w:r>
            <w:r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  <w:t xml:space="preserve"> große</w:t>
            </w:r>
            <w:r w:rsidR="0004066C"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  <w:t>n</w:t>
            </w:r>
            <w:r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  <w:t xml:space="preserve"> Fluggesellschaft</w:t>
            </w:r>
          </w:p>
          <w:p w14:paraId="57512818" w14:textId="52676393" w:rsidR="00123991" w:rsidRPr="00123991" w:rsidRDefault="00123991" w:rsidP="00123991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  <w:t>Entwicklung und Vorantreiben des Top-Down bzw. Bottom-Up Ansatzes</w:t>
            </w:r>
          </w:p>
        </w:tc>
      </w:tr>
      <w:tr w:rsidR="005E489B" w14:paraId="43EFD55C" w14:textId="77777777" w:rsidTr="00651975">
        <w:trPr>
          <w:trHeight w:val="20"/>
        </w:trPr>
        <w:tc>
          <w:tcPr>
            <w:tcW w:w="6645" w:type="dxa"/>
            <w:gridSpan w:val="2"/>
            <w:vAlign w:val="bottom"/>
          </w:tcPr>
          <w:p w14:paraId="4940BF5E" w14:textId="73EB42BF" w:rsidR="005E489B" w:rsidRPr="00250F6B" w:rsidRDefault="005E489B" w:rsidP="005E489B">
            <w:pPr>
              <w:spacing w:after="0" w:line="240" w:lineRule="auto"/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</w:rPr>
            </w:pPr>
            <w:r w:rsidRPr="00250F6B">
              <w:rPr>
                <w:rFonts w:ascii="Times New Roman" w:eastAsia="Georgia" w:hAnsi="Times New Roman" w:cs="Times New Roman"/>
                <w:sz w:val="18"/>
                <w:szCs w:val="18"/>
              </w:rPr>
              <w:t>Praktikant in der Unternehmensberatung</w:t>
            </w:r>
          </w:p>
        </w:tc>
        <w:tc>
          <w:tcPr>
            <w:tcW w:w="2711" w:type="dxa"/>
          </w:tcPr>
          <w:p w14:paraId="53FA49D8" w14:textId="14BC6B1B" w:rsidR="005E489B" w:rsidRPr="00250F6B" w:rsidRDefault="005E489B" w:rsidP="005E489B">
            <w:pPr>
              <w:spacing w:after="0" w:line="240" w:lineRule="auto"/>
              <w:jc w:val="right"/>
              <w:rPr>
                <w:rFonts w:ascii="Times New Roman" w:eastAsia="Georgia" w:hAnsi="Times New Roman" w:cs="Times New Roman"/>
                <w:i/>
                <w:smallCaps/>
                <w:color w:val="000000"/>
                <w:sz w:val="23"/>
                <w:szCs w:val="23"/>
              </w:rPr>
            </w:pPr>
            <w:r w:rsidRPr="00250F6B">
              <w:rPr>
                <w:rFonts w:ascii="Times New Roman" w:eastAsia="Georgia" w:hAnsi="Times New Roman" w:cs="Times New Roman"/>
                <w:sz w:val="18"/>
                <w:szCs w:val="18"/>
              </w:rPr>
              <w:t>08/2023 – 10/2023</w:t>
            </w:r>
          </w:p>
        </w:tc>
      </w:tr>
      <w:tr w:rsidR="005E489B" w14:paraId="20BF22FC" w14:textId="77777777" w:rsidTr="00651975">
        <w:trPr>
          <w:trHeight w:val="20"/>
        </w:trPr>
        <w:tc>
          <w:tcPr>
            <w:tcW w:w="9356" w:type="dxa"/>
            <w:gridSpan w:val="3"/>
            <w:vAlign w:val="bottom"/>
          </w:tcPr>
          <w:p w14:paraId="69A67C11" w14:textId="3F0D6CE2" w:rsidR="005E489B" w:rsidRPr="00123991" w:rsidRDefault="00123991" w:rsidP="00123991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  <w:t>Analyse großer Datenmengen mithilfe von Python und künstlicher Intelligenz</w:t>
            </w:r>
          </w:p>
          <w:p w14:paraId="2DE0B652" w14:textId="6395E5FC" w:rsidR="005E489B" w:rsidRPr="005E489B" w:rsidRDefault="005E489B" w:rsidP="005E489B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  <w:t xml:space="preserve">Erstellen von Unternehmenspräsentationen und </w:t>
            </w:r>
            <w:proofErr w:type="spellStart"/>
            <w:r w:rsidR="000F71D3"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  <w:t>Proposals</w:t>
            </w:r>
            <w:proofErr w:type="spellEnd"/>
          </w:p>
        </w:tc>
      </w:tr>
      <w:tr w:rsidR="005E489B" w14:paraId="723B9D01" w14:textId="77777777" w:rsidTr="00651975">
        <w:trPr>
          <w:trHeight w:val="340"/>
        </w:trPr>
        <w:tc>
          <w:tcPr>
            <w:tcW w:w="6645" w:type="dxa"/>
            <w:gridSpan w:val="2"/>
            <w:vAlign w:val="bottom"/>
          </w:tcPr>
          <w:p w14:paraId="6F5F1218" w14:textId="360B7A89" w:rsidR="005E489B" w:rsidRPr="00250F6B" w:rsidRDefault="005E489B" w:rsidP="005E489B">
            <w:pPr>
              <w:spacing w:after="0" w:line="240" w:lineRule="auto"/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</w:rPr>
            </w:pPr>
            <w:r w:rsidRPr="00250F6B"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</w:rPr>
              <w:t xml:space="preserve">App Audit GmbH </w:t>
            </w:r>
          </w:p>
        </w:tc>
        <w:tc>
          <w:tcPr>
            <w:tcW w:w="2711" w:type="dxa"/>
            <w:vAlign w:val="bottom"/>
          </w:tcPr>
          <w:p w14:paraId="2D460507" w14:textId="1A24DA15" w:rsidR="005E489B" w:rsidRPr="00250F6B" w:rsidRDefault="005E489B" w:rsidP="005E489B">
            <w:pPr>
              <w:spacing w:after="0" w:line="240" w:lineRule="auto"/>
              <w:ind w:left="720" w:hanging="360"/>
              <w:jc w:val="right"/>
              <w:rPr>
                <w:rFonts w:ascii="Times New Roman" w:eastAsia="Georgia" w:hAnsi="Times New Roman" w:cs="Times New Roman"/>
                <w:i/>
                <w:smallCaps/>
                <w:color w:val="000000"/>
                <w:sz w:val="23"/>
                <w:szCs w:val="23"/>
              </w:rPr>
            </w:pPr>
            <w:r w:rsidRPr="00250F6B">
              <w:rPr>
                <w:rFonts w:ascii="Times New Roman" w:eastAsia="Georgia" w:hAnsi="Times New Roman" w:cs="Times New Roman"/>
                <w:i/>
                <w:smallCaps/>
                <w:color w:val="000000"/>
                <w:sz w:val="23"/>
                <w:szCs w:val="23"/>
              </w:rPr>
              <w:t>Gensingen</w:t>
            </w:r>
          </w:p>
        </w:tc>
      </w:tr>
      <w:tr w:rsidR="005E489B" w14:paraId="241BE519" w14:textId="77777777" w:rsidTr="00651975">
        <w:trPr>
          <w:trHeight w:val="20"/>
        </w:trPr>
        <w:tc>
          <w:tcPr>
            <w:tcW w:w="6645" w:type="dxa"/>
            <w:gridSpan w:val="2"/>
            <w:vAlign w:val="bottom"/>
          </w:tcPr>
          <w:p w14:paraId="63AD2D1B" w14:textId="79E1F916" w:rsidR="005E489B" w:rsidRPr="00250F6B" w:rsidRDefault="005E489B" w:rsidP="005E489B">
            <w:pPr>
              <w:spacing w:after="0" w:line="240" w:lineRule="auto"/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</w:rPr>
            </w:pPr>
            <w:r w:rsidRPr="00250F6B">
              <w:rPr>
                <w:rFonts w:ascii="Times New Roman" w:eastAsia="Georgia" w:hAnsi="Times New Roman" w:cs="Times New Roman"/>
                <w:sz w:val="18"/>
                <w:szCs w:val="18"/>
              </w:rPr>
              <w:t>Praktikant in der Wirtschaftsprüfung</w:t>
            </w:r>
          </w:p>
        </w:tc>
        <w:tc>
          <w:tcPr>
            <w:tcW w:w="2711" w:type="dxa"/>
          </w:tcPr>
          <w:p w14:paraId="05A84997" w14:textId="33B4980F" w:rsidR="005E489B" w:rsidRPr="00250F6B" w:rsidRDefault="005E489B" w:rsidP="005E489B">
            <w:pPr>
              <w:spacing w:after="0" w:line="240" w:lineRule="auto"/>
              <w:ind w:left="720" w:hanging="360"/>
              <w:jc w:val="right"/>
              <w:rPr>
                <w:rFonts w:ascii="Times New Roman" w:eastAsia="Georgia" w:hAnsi="Times New Roman" w:cs="Times New Roman"/>
                <w:i/>
                <w:smallCaps/>
                <w:color w:val="000000"/>
                <w:sz w:val="23"/>
                <w:szCs w:val="23"/>
              </w:rPr>
            </w:pPr>
            <w:r w:rsidRPr="00250F6B">
              <w:rPr>
                <w:rFonts w:ascii="Times New Roman" w:eastAsia="Georgia" w:hAnsi="Times New Roman" w:cs="Times New Roman"/>
                <w:sz w:val="18"/>
                <w:szCs w:val="18"/>
              </w:rPr>
              <w:t>02/2023 – 03/2023</w:t>
            </w:r>
          </w:p>
        </w:tc>
      </w:tr>
      <w:tr w:rsidR="005E489B" w14:paraId="78772DD0" w14:textId="77777777" w:rsidTr="00651975">
        <w:trPr>
          <w:trHeight w:val="340"/>
        </w:trPr>
        <w:tc>
          <w:tcPr>
            <w:tcW w:w="9356" w:type="dxa"/>
            <w:gridSpan w:val="3"/>
            <w:vAlign w:val="bottom"/>
          </w:tcPr>
          <w:p w14:paraId="60656CAC" w14:textId="05BDF9E8" w:rsidR="005E489B" w:rsidRPr="00250F6B" w:rsidRDefault="005E489B" w:rsidP="005E489B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</w:pPr>
            <w:r w:rsidRPr="00250F6B"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  <w:t xml:space="preserve">Mitarbeit </w:t>
            </w:r>
            <w:r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  <w:t xml:space="preserve">an </w:t>
            </w:r>
            <w:r w:rsidRPr="00250F6B"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  <w:t xml:space="preserve">Jahresabschlüssen und WpHG-Prüfungen </w:t>
            </w:r>
          </w:p>
          <w:p w14:paraId="1EFA03F9" w14:textId="171FBA63" w:rsidR="005E489B" w:rsidRPr="0004066C" w:rsidRDefault="005E489B" w:rsidP="0004066C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</w:pPr>
            <w:r w:rsidRPr="00250F6B"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  <w:t>Unterstützung bei der Erstellung der Prüfberichte</w:t>
            </w:r>
          </w:p>
        </w:tc>
      </w:tr>
      <w:tr w:rsidR="005E489B" w14:paraId="2A41244D" w14:textId="77777777" w:rsidTr="00651975">
        <w:trPr>
          <w:trHeight w:val="340"/>
        </w:trPr>
        <w:tc>
          <w:tcPr>
            <w:tcW w:w="6645" w:type="dxa"/>
            <w:gridSpan w:val="2"/>
            <w:vAlign w:val="bottom"/>
          </w:tcPr>
          <w:p w14:paraId="4EC5893F" w14:textId="15AC9951" w:rsidR="005E489B" w:rsidRPr="00250F6B" w:rsidRDefault="005E489B" w:rsidP="005E489B">
            <w:pPr>
              <w:spacing w:after="0" w:line="240" w:lineRule="auto"/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</w:rPr>
            </w:pPr>
            <w:proofErr w:type="spellStart"/>
            <w:r w:rsidRPr="00250F6B"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</w:rPr>
              <w:t>Phaeno</w:t>
            </w:r>
            <w:proofErr w:type="spellEnd"/>
            <w:r w:rsidRPr="00250F6B"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</w:rPr>
              <w:t xml:space="preserve"> gGmbH</w:t>
            </w:r>
          </w:p>
        </w:tc>
        <w:tc>
          <w:tcPr>
            <w:tcW w:w="2711" w:type="dxa"/>
            <w:vAlign w:val="bottom"/>
          </w:tcPr>
          <w:p w14:paraId="0B2F223D" w14:textId="7165934A" w:rsidR="005E489B" w:rsidRPr="00250F6B" w:rsidRDefault="005E489B" w:rsidP="005E489B">
            <w:pPr>
              <w:spacing w:after="0" w:line="240" w:lineRule="auto"/>
              <w:ind w:left="720" w:hanging="360"/>
              <w:jc w:val="right"/>
              <w:rPr>
                <w:rFonts w:ascii="Times New Roman" w:eastAsia="Georgia" w:hAnsi="Times New Roman" w:cs="Times New Roman"/>
                <w:i/>
                <w:smallCaps/>
                <w:sz w:val="23"/>
                <w:szCs w:val="23"/>
              </w:rPr>
            </w:pPr>
            <w:r w:rsidRPr="00250F6B">
              <w:rPr>
                <w:rFonts w:ascii="Times New Roman" w:eastAsia="Georgia" w:hAnsi="Times New Roman" w:cs="Times New Roman"/>
                <w:i/>
                <w:smallCaps/>
                <w:sz w:val="23"/>
                <w:szCs w:val="23"/>
              </w:rPr>
              <w:t>Wolfsburg</w:t>
            </w:r>
          </w:p>
        </w:tc>
      </w:tr>
      <w:tr w:rsidR="005E489B" w14:paraId="138BD460" w14:textId="77777777" w:rsidTr="00651975">
        <w:trPr>
          <w:trHeight w:val="20"/>
        </w:trPr>
        <w:tc>
          <w:tcPr>
            <w:tcW w:w="6645" w:type="dxa"/>
            <w:gridSpan w:val="2"/>
            <w:vAlign w:val="bottom"/>
          </w:tcPr>
          <w:p w14:paraId="02B7DBC8" w14:textId="6E2BB2D8" w:rsidR="005E489B" w:rsidRPr="00250F6B" w:rsidRDefault="005E489B" w:rsidP="005E489B">
            <w:pPr>
              <w:spacing w:after="0" w:line="240" w:lineRule="auto"/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</w:rPr>
            </w:pPr>
            <w:r w:rsidRPr="00250F6B">
              <w:rPr>
                <w:rFonts w:ascii="Times New Roman" w:eastAsia="Georgia" w:hAnsi="Times New Roman" w:cs="Times New Roman"/>
                <w:sz w:val="18"/>
                <w:szCs w:val="18"/>
              </w:rPr>
              <w:t>Besucherbetreuer im Science Center Wolfsburg</w:t>
            </w:r>
          </w:p>
        </w:tc>
        <w:tc>
          <w:tcPr>
            <w:tcW w:w="2711" w:type="dxa"/>
          </w:tcPr>
          <w:p w14:paraId="62773DD4" w14:textId="5404381B" w:rsidR="005E489B" w:rsidRPr="00250F6B" w:rsidRDefault="005E489B" w:rsidP="005E489B">
            <w:pPr>
              <w:spacing w:after="0" w:line="240" w:lineRule="auto"/>
              <w:jc w:val="right"/>
              <w:rPr>
                <w:rFonts w:ascii="Times New Roman" w:eastAsia="Georgia" w:hAnsi="Times New Roman" w:cs="Times New Roman"/>
                <w:i/>
                <w:smallCaps/>
                <w:sz w:val="23"/>
                <w:szCs w:val="23"/>
              </w:rPr>
            </w:pPr>
            <w:r w:rsidRPr="00250F6B">
              <w:rPr>
                <w:rFonts w:ascii="Times New Roman" w:eastAsia="Georgia" w:hAnsi="Times New Roman" w:cs="Times New Roman"/>
                <w:sz w:val="18"/>
                <w:szCs w:val="18"/>
              </w:rPr>
              <w:t>10/2022 – 01/2023</w:t>
            </w:r>
          </w:p>
        </w:tc>
      </w:tr>
      <w:tr w:rsidR="005E489B" w14:paraId="556E7E22" w14:textId="77777777" w:rsidTr="00651975">
        <w:tblPrEx>
          <w:tblW w:w="0" w:type="auto"/>
          <w:tblInd w:w="0" w:type="dxa"/>
          <w:tblLook w:val="0400" w:firstRow="0" w:lastRow="0" w:firstColumn="0" w:lastColumn="0" w:noHBand="0" w:noVBand="1"/>
          <w:tblPrExChange w:id="6" w:author="David Döbele" w:date="2024-05-28T18:05:00Z">
            <w:tblPrEx>
              <w:tblW w:w="0" w:type="auto"/>
              <w:tblInd w:w="0" w:type="dxa"/>
              <w:tblLook w:val="0400" w:firstRow="0" w:lastRow="0" w:firstColumn="0" w:lastColumn="0" w:noHBand="0" w:noVBand="1"/>
            </w:tblPrEx>
          </w:tblPrExChange>
        </w:tblPrEx>
        <w:trPr>
          <w:trHeight w:val="113"/>
          <w:trPrChange w:id="7" w:author="David Döbele" w:date="2024-05-28T18:05:00Z">
            <w:trPr>
              <w:trHeight w:val="283"/>
            </w:trPr>
          </w:trPrChange>
        </w:trPr>
        <w:tc>
          <w:tcPr>
            <w:tcW w:w="9356" w:type="dxa"/>
            <w:gridSpan w:val="3"/>
            <w:vAlign w:val="bottom"/>
            <w:tcPrChange w:id="8" w:author="David Döbele" w:date="2024-05-28T18:05:00Z">
              <w:tcPr>
                <w:tcW w:w="9356" w:type="dxa"/>
                <w:gridSpan w:val="3"/>
                <w:vAlign w:val="bottom"/>
              </w:tcPr>
            </w:tcPrChange>
          </w:tcPr>
          <w:p w14:paraId="2978254A" w14:textId="1E93BBAF" w:rsidR="005E489B" w:rsidRPr="00250F6B" w:rsidDel="00651975" w:rsidRDefault="005E489B" w:rsidP="005E489B">
            <w:pPr>
              <w:numPr>
                <w:ilvl w:val="0"/>
                <w:numId w:val="2"/>
              </w:numPr>
              <w:spacing w:after="0" w:line="240" w:lineRule="auto"/>
              <w:rPr>
                <w:del w:id="9" w:author="David Döbele" w:date="2024-05-28T18:05:00Z"/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</w:pPr>
            <w:r w:rsidRPr="00250F6B"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  <w:t xml:space="preserve">Vorführung des </w:t>
            </w:r>
            <w:ins w:id="10" w:author="David Döbele" w:date="2024-05-28T18:05:00Z">
              <w:r w:rsidR="00651975">
                <w:rPr>
                  <w:rFonts w:ascii="Times New Roman" w:eastAsia="Georgia" w:hAnsi="Times New Roman" w:cs="Times New Roman"/>
                  <w:i/>
                  <w:color w:val="000000"/>
                  <w:sz w:val="18"/>
                  <w:szCs w:val="18"/>
                </w:rPr>
                <w:t>Versuchs „</w:t>
              </w:r>
            </w:ins>
            <w:r w:rsidRPr="00250F6B"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  <w:t>Feuertornado</w:t>
            </w:r>
            <w:del w:id="11" w:author="David Döbele" w:date="2024-05-28T18:05:00Z">
              <w:r w:rsidRPr="00250F6B" w:rsidDel="00651975">
                <w:rPr>
                  <w:rFonts w:ascii="Times New Roman" w:eastAsia="Georgia" w:hAnsi="Times New Roman" w:cs="Times New Roman"/>
                  <w:i/>
                  <w:color w:val="000000"/>
                  <w:sz w:val="18"/>
                  <w:szCs w:val="18"/>
                </w:rPr>
                <w:delText>s</w:delText>
              </w:r>
            </w:del>
            <w:ins w:id="12" w:author="David Döbele" w:date="2024-05-28T18:05:00Z">
              <w:r w:rsidR="00651975">
                <w:rPr>
                  <w:rFonts w:ascii="Times New Roman" w:eastAsia="Georgia" w:hAnsi="Times New Roman" w:cs="Times New Roman"/>
                  <w:i/>
                  <w:color w:val="000000"/>
                  <w:sz w:val="18"/>
                  <w:szCs w:val="18"/>
                </w:rPr>
                <w:t>“</w:t>
              </w:r>
            </w:ins>
            <w:r w:rsidRPr="00250F6B"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  <w:t xml:space="preserve"> vor Publikum</w:t>
            </w:r>
            <w:ins w:id="13" w:author="David Döbele" w:date="2024-05-28T18:05:00Z">
              <w:r w:rsidR="00651975">
                <w:rPr>
                  <w:rFonts w:ascii="Times New Roman" w:eastAsia="Georgia" w:hAnsi="Times New Roman" w:cs="Times New Roman"/>
                  <w:i/>
                  <w:color w:val="000000"/>
                  <w:sz w:val="18"/>
                  <w:szCs w:val="18"/>
                </w:rPr>
                <w:t xml:space="preserve">, </w:t>
              </w:r>
            </w:ins>
          </w:p>
          <w:p w14:paraId="3ADD4360" w14:textId="708C6539" w:rsidR="005E489B" w:rsidRPr="00651975" w:rsidRDefault="005E489B" w:rsidP="00651975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</w:pPr>
            <w:proofErr w:type="spellStart"/>
            <w:r w:rsidRPr="00651975"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  <w:t>Betreuung</w:t>
            </w:r>
            <w:proofErr w:type="spellEnd"/>
            <w:r w:rsidRPr="00651975"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  <w:t xml:space="preserve"> der Kunden</w:t>
            </w:r>
            <w:r w:rsidR="00AE62B1" w:rsidRPr="00651975"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  <w:t xml:space="preserve"> und Schulklassen</w:t>
            </w:r>
          </w:p>
        </w:tc>
      </w:tr>
      <w:tr w:rsidR="005E489B" w14:paraId="2BC55308" w14:textId="77777777" w:rsidTr="00651975">
        <w:trPr>
          <w:trHeight w:val="340"/>
        </w:trPr>
        <w:tc>
          <w:tcPr>
            <w:tcW w:w="6645" w:type="dxa"/>
            <w:gridSpan w:val="2"/>
            <w:vAlign w:val="bottom"/>
          </w:tcPr>
          <w:p w14:paraId="3CB4A86D" w14:textId="1E95B382" w:rsidR="005E489B" w:rsidRPr="00250F6B" w:rsidRDefault="005E489B" w:rsidP="005E489B">
            <w:pPr>
              <w:spacing w:after="0" w:line="240" w:lineRule="auto"/>
              <w:rPr>
                <w:rFonts w:ascii="Times New Roman" w:eastAsia="Georgia" w:hAnsi="Times New Roman" w:cs="Times New Roman"/>
                <w:sz w:val="23"/>
                <w:szCs w:val="23"/>
              </w:rPr>
            </w:pPr>
            <w:r w:rsidRPr="00250F6B"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</w:rPr>
              <w:t>Volkswagen AG</w:t>
            </w:r>
          </w:p>
        </w:tc>
        <w:tc>
          <w:tcPr>
            <w:tcW w:w="2711" w:type="dxa"/>
            <w:vAlign w:val="bottom"/>
          </w:tcPr>
          <w:p w14:paraId="79AE38C8" w14:textId="400B9C3F" w:rsidR="005E489B" w:rsidRPr="00250F6B" w:rsidRDefault="005E489B" w:rsidP="005E489B">
            <w:pPr>
              <w:spacing w:after="0" w:line="240" w:lineRule="auto"/>
              <w:ind w:left="720" w:hanging="360"/>
              <w:jc w:val="right"/>
              <w:rPr>
                <w:rFonts w:ascii="Times New Roman" w:eastAsia="Georgia" w:hAnsi="Times New Roman" w:cs="Times New Roman"/>
                <w:i/>
                <w:smallCaps/>
                <w:sz w:val="23"/>
                <w:szCs w:val="23"/>
              </w:rPr>
            </w:pPr>
            <w:r w:rsidRPr="00250F6B">
              <w:rPr>
                <w:rFonts w:ascii="Times New Roman" w:eastAsia="Georgia" w:hAnsi="Times New Roman" w:cs="Times New Roman"/>
                <w:i/>
                <w:smallCaps/>
                <w:sz w:val="23"/>
                <w:szCs w:val="23"/>
              </w:rPr>
              <w:t>Wolfsburg</w:t>
            </w:r>
          </w:p>
        </w:tc>
      </w:tr>
      <w:tr w:rsidR="005E489B" w14:paraId="2D2CC5C7" w14:textId="77777777" w:rsidTr="00651975">
        <w:trPr>
          <w:trHeight w:val="20"/>
        </w:trPr>
        <w:tc>
          <w:tcPr>
            <w:tcW w:w="6645" w:type="dxa"/>
            <w:gridSpan w:val="2"/>
            <w:vAlign w:val="bottom"/>
          </w:tcPr>
          <w:p w14:paraId="4C0F35D8" w14:textId="534681E9" w:rsidR="005E489B" w:rsidRPr="00250F6B" w:rsidRDefault="005E489B" w:rsidP="005E489B">
            <w:pPr>
              <w:spacing w:after="0" w:line="240" w:lineRule="auto"/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250F6B">
              <w:rPr>
                <w:rFonts w:ascii="Times New Roman" w:eastAsia="Georgia" w:hAnsi="Times New Roman" w:cs="Times New Roman"/>
                <w:sz w:val="18"/>
                <w:szCs w:val="18"/>
              </w:rPr>
              <w:t>Produktionshelfer – Ferienjob</w:t>
            </w:r>
          </w:p>
        </w:tc>
        <w:tc>
          <w:tcPr>
            <w:tcW w:w="2711" w:type="dxa"/>
            <w:vAlign w:val="bottom"/>
          </w:tcPr>
          <w:p w14:paraId="7E91746F" w14:textId="5EF7197D" w:rsidR="005E489B" w:rsidRPr="00250F6B" w:rsidRDefault="005E489B" w:rsidP="005E489B">
            <w:pPr>
              <w:spacing w:after="0" w:line="240" w:lineRule="auto"/>
              <w:jc w:val="right"/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250F6B">
              <w:rPr>
                <w:rFonts w:ascii="Times New Roman" w:eastAsia="Georgia" w:hAnsi="Times New Roman" w:cs="Times New Roman"/>
                <w:sz w:val="18"/>
                <w:szCs w:val="18"/>
              </w:rPr>
              <w:t>07/2021 – 08/2021</w:t>
            </w:r>
          </w:p>
        </w:tc>
      </w:tr>
      <w:tr w:rsidR="005E489B" w14:paraId="2B650944" w14:textId="77777777" w:rsidTr="00651975">
        <w:trPr>
          <w:trHeight w:val="510"/>
        </w:trPr>
        <w:tc>
          <w:tcPr>
            <w:tcW w:w="9356" w:type="dxa"/>
            <w:gridSpan w:val="3"/>
            <w:vAlign w:val="bottom"/>
          </w:tcPr>
          <w:p w14:paraId="283F9C89" w14:textId="77777777" w:rsidR="005E489B" w:rsidRPr="00250F6B" w:rsidRDefault="005E489B" w:rsidP="005E48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Georgia" w:hAnsi="Times New Roman" w:cs="Times New Roman"/>
                <w:b/>
                <w:i/>
                <w:smallCaps/>
                <w:color w:val="000000"/>
                <w:sz w:val="28"/>
                <w:szCs w:val="28"/>
              </w:rPr>
            </w:pPr>
            <w:proofErr w:type="spellStart"/>
            <w:r w:rsidRPr="00250F6B">
              <w:rPr>
                <w:rFonts w:ascii="Times New Roman" w:eastAsia="Georgia" w:hAnsi="Times New Roman" w:cs="Times New Roman"/>
                <w:b/>
                <w:smallCaps/>
                <w:sz w:val="28"/>
                <w:szCs w:val="28"/>
              </w:rPr>
              <w:t>Ausseruniversitäres</w:t>
            </w:r>
            <w:proofErr w:type="spellEnd"/>
            <w:r w:rsidRPr="00250F6B">
              <w:rPr>
                <w:rFonts w:ascii="Times New Roman" w:eastAsia="Georgia" w:hAnsi="Times New Roman" w:cs="Times New Roman"/>
                <w:b/>
                <w:smallCaps/>
                <w:color w:val="000000"/>
                <w:sz w:val="28"/>
                <w:szCs w:val="28"/>
              </w:rPr>
              <w:t xml:space="preserve"> Engagement</w:t>
            </w:r>
          </w:p>
        </w:tc>
      </w:tr>
      <w:tr w:rsidR="005E489B" w14:paraId="78BBE844" w14:textId="77777777" w:rsidTr="00651975">
        <w:trPr>
          <w:trHeight w:val="340"/>
        </w:trPr>
        <w:tc>
          <w:tcPr>
            <w:tcW w:w="6645" w:type="dxa"/>
            <w:gridSpan w:val="2"/>
            <w:tcBorders>
              <w:top w:val="single" w:sz="4" w:space="0" w:color="auto"/>
            </w:tcBorders>
            <w:vAlign w:val="bottom"/>
          </w:tcPr>
          <w:p w14:paraId="6879A5E7" w14:textId="54320CAF" w:rsidR="005E489B" w:rsidRPr="00250F6B" w:rsidRDefault="00AE62B1" w:rsidP="005E489B">
            <w:pPr>
              <w:spacing w:after="0" w:line="240" w:lineRule="auto"/>
              <w:rPr>
                <w:rFonts w:ascii="Times New Roman" w:eastAsia="Georgia" w:hAnsi="Times New Roman" w:cs="Times New Roman"/>
                <w:b/>
                <w:smallCaps/>
                <w:color w:val="000000"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Times New Roman" w:eastAsia="Georgia" w:hAnsi="Times New Roman" w:cs="Times New Roman"/>
                <w:b/>
                <w:smallCaps/>
                <w:color w:val="000000"/>
                <w:sz w:val="23"/>
                <w:szCs w:val="23"/>
                <w:lang w:val="en-US"/>
              </w:rPr>
              <w:t>KinderHelden</w:t>
            </w:r>
            <w:proofErr w:type="spellEnd"/>
            <w:r>
              <w:rPr>
                <w:rFonts w:ascii="Times New Roman" w:eastAsia="Georgia" w:hAnsi="Times New Roman" w:cs="Times New Roman"/>
                <w:b/>
                <w:smallCaps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Georgia" w:hAnsi="Times New Roman" w:cs="Times New Roman"/>
                <w:b/>
                <w:smallCaps/>
                <w:color w:val="000000"/>
                <w:sz w:val="23"/>
                <w:szCs w:val="23"/>
                <w:lang w:val="en-US"/>
              </w:rPr>
              <w:t>gGmbH</w:t>
            </w:r>
            <w:proofErr w:type="spellEnd"/>
          </w:p>
        </w:tc>
        <w:tc>
          <w:tcPr>
            <w:tcW w:w="2711" w:type="dxa"/>
            <w:tcBorders>
              <w:top w:val="single" w:sz="4" w:space="0" w:color="auto"/>
            </w:tcBorders>
            <w:vAlign w:val="bottom"/>
          </w:tcPr>
          <w:p w14:paraId="1DDE6B02" w14:textId="77F5FFCC" w:rsidR="005E489B" w:rsidRPr="00250F6B" w:rsidRDefault="005E489B" w:rsidP="005E48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 w:hanging="360"/>
              <w:jc w:val="right"/>
              <w:rPr>
                <w:rFonts w:ascii="Times New Roman" w:eastAsia="Georgia" w:hAnsi="Times New Roman" w:cs="Times New Roman"/>
                <w:i/>
                <w:smallCaps/>
                <w:color w:val="000000"/>
                <w:sz w:val="23"/>
                <w:szCs w:val="23"/>
              </w:rPr>
            </w:pPr>
            <w:r w:rsidRPr="00250F6B">
              <w:rPr>
                <w:rFonts w:ascii="Times New Roman" w:eastAsia="Georgia" w:hAnsi="Times New Roman" w:cs="Times New Roman"/>
                <w:i/>
                <w:smallCaps/>
                <w:color w:val="000000"/>
                <w:sz w:val="23"/>
                <w:szCs w:val="23"/>
              </w:rPr>
              <w:t xml:space="preserve">Frankfurt am Main </w:t>
            </w:r>
          </w:p>
        </w:tc>
      </w:tr>
      <w:tr w:rsidR="005E489B" w14:paraId="6BBF2384" w14:textId="77777777" w:rsidTr="00651975">
        <w:trPr>
          <w:trHeight w:val="20"/>
        </w:trPr>
        <w:tc>
          <w:tcPr>
            <w:tcW w:w="6645" w:type="dxa"/>
            <w:gridSpan w:val="2"/>
            <w:vAlign w:val="bottom"/>
          </w:tcPr>
          <w:p w14:paraId="05747CC0" w14:textId="2776CDDD" w:rsidR="005E489B" w:rsidRPr="00250F6B" w:rsidRDefault="00AE62B1" w:rsidP="005E489B">
            <w:pPr>
              <w:spacing w:after="0" w:line="240" w:lineRule="auto"/>
              <w:rPr>
                <w:rFonts w:ascii="Times New Roman" w:eastAsia="Georgia" w:hAnsi="Times New Roman" w:cs="Times New Roman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Mentor für ein </w:t>
            </w:r>
            <w:r w:rsidR="0004066C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Grundschulkind</w:t>
            </w:r>
          </w:p>
        </w:tc>
        <w:tc>
          <w:tcPr>
            <w:tcW w:w="2711" w:type="dxa"/>
            <w:vAlign w:val="bottom"/>
          </w:tcPr>
          <w:p w14:paraId="60E27C15" w14:textId="5F70F24C" w:rsidR="005E489B" w:rsidRPr="00250F6B" w:rsidRDefault="005E489B" w:rsidP="005E489B">
            <w:pPr>
              <w:spacing w:after="0" w:line="240" w:lineRule="auto"/>
              <w:jc w:val="right"/>
              <w:rPr>
                <w:rFonts w:ascii="Times New Roman" w:eastAsia="Georgia" w:hAnsi="Times New Roman" w:cs="Times New Roman"/>
                <w:i/>
                <w:smallCaps/>
                <w:color w:val="000000"/>
                <w:sz w:val="23"/>
                <w:szCs w:val="23"/>
              </w:rPr>
            </w:pPr>
            <w:r w:rsidRPr="00250F6B">
              <w:rPr>
                <w:rFonts w:ascii="Times New Roman" w:eastAsia="Georgia" w:hAnsi="Times New Roman" w:cs="Times New Roman"/>
                <w:sz w:val="18"/>
                <w:szCs w:val="18"/>
              </w:rPr>
              <w:t>0</w:t>
            </w:r>
            <w:r w:rsidR="00AE62B1">
              <w:rPr>
                <w:rFonts w:ascii="Times New Roman" w:eastAsia="Georgia" w:hAnsi="Times New Roman" w:cs="Times New Roman"/>
                <w:sz w:val="18"/>
                <w:szCs w:val="18"/>
              </w:rPr>
              <w:t>3</w:t>
            </w:r>
            <w:r w:rsidRPr="00250F6B">
              <w:rPr>
                <w:rFonts w:ascii="Times New Roman" w:eastAsia="Georgia" w:hAnsi="Times New Roman" w:cs="Times New Roman"/>
                <w:sz w:val="18"/>
                <w:szCs w:val="18"/>
              </w:rPr>
              <w:t>/202</w:t>
            </w:r>
            <w:r w:rsidR="00AE62B1">
              <w:rPr>
                <w:rFonts w:ascii="Times New Roman" w:eastAsia="Georgia" w:hAnsi="Times New Roman" w:cs="Times New Roman"/>
                <w:sz w:val="18"/>
                <w:szCs w:val="18"/>
              </w:rPr>
              <w:t>4</w:t>
            </w:r>
            <w:r w:rsidRPr="00250F6B">
              <w:rPr>
                <w:rFonts w:ascii="Times New Roman" w:eastAsia="Georgia" w:hAnsi="Times New Roman" w:cs="Times New Roman"/>
                <w:sz w:val="18"/>
                <w:szCs w:val="18"/>
              </w:rPr>
              <w:t xml:space="preserve"> – </w:t>
            </w:r>
            <w:r w:rsidR="00AE62B1">
              <w:rPr>
                <w:rFonts w:ascii="Times New Roman" w:eastAsia="Georgia" w:hAnsi="Times New Roman" w:cs="Times New Roman"/>
                <w:sz w:val="18"/>
                <w:szCs w:val="18"/>
              </w:rPr>
              <w:t>heute</w:t>
            </w:r>
          </w:p>
        </w:tc>
      </w:tr>
      <w:tr w:rsidR="005E489B" w14:paraId="37B8F8FF" w14:textId="77777777" w:rsidTr="00651975">
        <w:trPr>
          <w:trHeight w:val="20"/>
        </w:trPr>
        <w:tc>
          <w:tcPr>
            <w:tcW w:w="9356" w:type="dxa"/>
            <w:gridSpan w:val="3"/>
          </w:tcPr>
          <w:p w14:paraId="43F71388" w14:textId="77777777" w:rsidR="0004066C" w:rsidRDefault="00AE62B1" w:rsidP="0004066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  <w:t xml:space="preserve">Förderung eines Kindes mit </w:t>
            </w:r>
            <w:r w:rsidR="000966D4"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  <w:t>erschwerten</w:t>
            </w:r>
            <w:r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  <w:t xml:space="preserve"> Startbedingungen</w:t>
            </w:r>
          </w:p>
          <w:p w14:paraId="537E84C9" w14:textId="31D2281B" w:rsidR="0004066C" w:rsidRPr="0004066C" w:rsidRDefault="0004066C" w:rsidP="0004066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  <w:t>Wöchentliche Treffen zum Lesen, Lernen und Spielen</w:t>
            </w:r>
          </w:p>
        </w:tc>
      </w:tr>
      <w:tr w:rsidR="005E489B" w:rsidRPr="004C781A" w14:paraId="68873892" w14:textId="77777777" w:rsidTr="00651975">
        <w:trPr>
          <w:trHeight w:val="340"/>
        </w:trPr>
        <w:tc>
          <w:tcPr>
            <w:tcW w:w="6645" w:type="dxa"/>
            <w:gridSpan w:val="2"/>
            <w:vAlign w:val="bottom"/>
          </w:tcPr>
          <w:p w14:paraId="525D017F" w14:textId="105A667F" w:rsidR="005E489B" w:rsidRPr="004C781A" w:rsidRDefault="005E489B" w:rsidP="005E48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  <w:lang w:val="en-US"/>
              </w:rPr>
            </w:pPr>
            <w:r>
              <w:rPr>
                <w:rFonts w:ascii="Times New Roman" w:eastAsia="Georgia" w:hAnsi="Times New Roman" w:cs="Times New Roman"/>
                <w:b/>
                <w:smallCaps/>
                <w:color w:val="000000"/>
                <w:sz w:val="23"/>
                <w:szCs w:val="23"/>
                <w:lang w:val="en-US"/>
              </w:rPr>
              <w:t>Rock Your Life!</w:t>
            </w:r>
          </w:p>
        </w:tc>
        <w:tc>
          <w:tcPr>
            <w:tcW w:w="2711" w:type="dxa"/>
            <w:vAlign w:val="bottom"/>
          </w:tcPr>
          <w:p w14:paraId="46027D21" w14:textId="6443B1C9" w:rsidR="005E489B" w:rsidRPr="004C781A" w:rsidRDefault="005E489B" w:rsidP="005E48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  <w:lang w:val="en-US"/>
              </w:rPr>
            </w:pPr>
            <w:r w:rsidRPr="00250F6B">
              <w:rPr>
                <w:rFonts w:ascii="Times New Roman" w:eastAsia="Georgia" w:hAnsi="Times New Roman" w:cs="Times New Roman"/>
                <w:i/>
                <w:smallCaps/>
                <w:color w:val="000000"/>
                <w:sz w:val="23"/>
                <w:szCs w:val="23"/>
              </w:rPr>
              <w:t>Frankfurt am Main</w:t>
            </w:r>
          </w:p>
        </w:tc>
      </w:tr>
      <w:tr w:rsidR="005E489B" w:rsidRPr="004C781A" w14:paraId="26E03B99" w14:textId="77777777" w:rsidTr="00651975">
        <w:trPr>
          <w:trHeight w:val="23"/>
        </w:trPr>
        <w:tc>
          <w:tcPr>
            <w:tcW w:w="6645" w:type="dxa"/>
            <w:gridSpan w:val="2"/>
            <w:vAlign w:val="bottom"/>
          </w:tcPr>
          <w:p w14:paraId="2E7E3B05" w14:textId="4D6765A5" w:rsidR="005E489B" w:rsidRPr="004C781A" w:rsidRDefault="005E489B" w:rsidP="005E48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  <w:lang w:val="de-DE"/>
              </w:rPr>
            </w:pPr>
            <w:r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Aktives </w:t>
            </w:r>
            <w:r w:rsidRPr="00250F6B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Mitglied </w:t>
            </w:r>
            <w:r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einer gemeinnützigen Bildungsinitiative im Fundraising</w:t>
            </w:r>
          </w:p>
        </w:tc>
        <w:tc>
          <w:tcPr>
            <w:tcW w:w="2711" w:type="dxa"/>
            <w:vAlign w:val="bottom"/>
          </w:tcPr>
          <w:p w14:paraId="3BAAEA03" w14:textId="598ECCDF" w:rsidR="005E489B" w:rsidRPr="00250F6B" w:rsidRDefault="005E489B" w:rsidP="005E48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eastAsia="Georgia" w:hAnsi="Times New Roman" w:cs="Times New Roman"/>
                <w:i/>
                <w:smallCaps/>
                <w:color w:val="000000"/>
                <w:sz w:val="23"/>
                <w:szCs w:val="23"/>
              </w:rPr>
            </w:pPr>
            <w:r w:rsidRPr="00250F6B">
              <w:rPr>
                <w:rFonts w:ascii="Times New Roman" w:eastAsia="Georgia" w:hAnsi="Times New Roman" w:cs="Times New Roman"/>
                <w:sz w:val="18"/>
                <w:szCs w:val="18"/>
              </w:rPr>
              <w:t>0</w:t>
            </w:r>
            <w:r>
              <w:rPr>
                <w:rFonts w:ascii="Times New Roman" w:eastAsia="Georgia" w:hAnsi="Times New Roman" w:cs="Times New Roman"/>
                <w:sz w:val="18"/>
                <w:szCs w:val="18"/>
              </w:rPr>
              <w:t>5</w:t>
            </w:r>
            <w:r w:rsidRPr="00250F6B">
              <w:rPr>
                <w:rFonts w:ascii="Times New Roman" w:eastAsia="Georgia" w:hAnsi="Times New Roman" w:cs="Times New Roman"/>
                <w:sz w:val="18"/>
                <w:szCs w:val="18"/>
              </w:rPr>
              <w:t xml:space="preserve">/2023 – </w:t>
            </w:r>
            <w:r w:rsidR="00AE62B1">
              <w:rPr>
                <w:rFonts w:ascii="Times New Roman" w:eastAsia="Georgia" w:hAnsi="Times New Roman" w:cs="Times New Roman"/>
                <w:sz w:val="18"/>
                <w:szCs w:val="18"/>
              </w:rPr>
              <w:t>02/2024</w:t>
            </w:r>
          </w:p>
        </w:tc>
      </w:tr>
      <w:tr w:rsidR="005E489B" w14:paraId="4404AC25" w14:textId="77777777" w:rsidTr="00651975">
        <w:trPr>
          <w:trHeight w:val="510"/>
        </w:trPr>
        <w:tc>
          <w:tcPr>
            <w:tcW w:w="9356" w:type="dxa"/>
            <w:gridSpan w:val="3"/>
            <w:vAlign w:val="bottom"/>
          </w:tcPr>
          <w:p w14:paraId="34052261" w14:textId="0612365E" w:rsidR="005E489B" w:rsidRPr="00250F6B" w:rsidRDefault="005E489B" w:rsidP="005E489B">
            <w:pPr>
              <w:spacing w:after="0" w:line="240" w:lineRule="auto"/>
              <w:jc w:val="center"/>
              <w:rPr>
                <w:rFonts w:ascii="Times New Roman" w:eastAsia="Georgia" w:hAnsi="Times New Roman" w:cs="Times New Roman"/>
                <w:b/>
                <w:smallCaps/>
              </w:rPr>
            </w:pPr>
            <w:r w:rsidRPr="00250F6B">
              <w:rPr>
                <w:rFonts w:ascii="Times New Roman" w:eastAsia="Georgia" w:hAnsi="Times New Roman" w:cs="Times New Roman"/>
                <w:b/>
                <w:smallCaps/>
                <w:sz w:val="28"/>
                <w:szCs w:val="28"/>
              </w:rPr>
              <w:t>Fähigkeiten &amp; Interessen</w:t>
            </w:r>
          </w:p>
        </w:tc>
      </w:tr>
      <w:tr w:rsidR="005E489B" w14:paraId="3C19BF2B" w14:textId="77777777" w:rsidTr="00651975">
        <w:trPr>
          <w:trHeight w:val="340"/>
        </w:trPr>
        <w:tc>
          <w:tcPr>
            <w:tcW w:w="2072" w:type="dxa"/>
            <w:tcBorders>
              <w:top w:val="single" w:sz="4" w:space="0" w:color="auto"/>
            </w:tcBorders>
            <w:vAlign w:val="bottom"/>
          </w:tcPr>
          <w:p w14:paraId="39FD3C04" w14:textId="77777777" w:rsidR="005E489B" w:rsidRPr="00250F6B" w:rsidRDefault="005E489B" w:rsidP="005E489B">
            <w:pPr>
              <w:spacing w:after="0" w:line="240" w:lineRule="auto"/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250F6B">
              <w:rPr>
                <w:rFonts w:ascii="Times New Roman" w:eastAsia="Georgia" w:hAnsi="Times New Roman" w:cs="Times New Roman"/>
                <w:sz w:val="18"/>
                <w:szCs w:val="18"/>
              </w:rPr>
              <w:t>Sprachen:</w:t>
            </w:r>
          </w:p>
        </w:tc>
        <w:tc>
          <w:tcPr>
            <w:tcW w:w="7284" w:type="dxa"/>
            <w:gridSpan w:val="2"/>
            <w:tcBorders>
              <w:top w:val="single" w:sz="4" w:space="0" w:color="auto"/>
            </w:tcBorders>
            <w:vAlign w:val="bottom"/>
          </w:tcPr>
          <w:p w14:paraId="58E74A49" w14:textId="386282F1" w:rsidR="005E489B" w:rsidRPr="00250F6B" w:rsidRDefault="005E489B" w:rsidP="005E489B">
            <w:pPr>
              <w:spacing w:after="0" w:line="240" w:lineRule="auto"/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250F6B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Deutsch </w:t>
            </w:r>
            <w:r w:rsidRPr="00250F6B"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  <w:t>(Muttersprache)</w:t>
            </w:r>
            <w:r w:rsidRPr="00250F6B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, Englisch </w:t>
            </w:r>
            <w:r w:rsidRPr="00250F6B"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  <w:t xml:space="preserve">(fließend), </w:t>
            </w:r>
            <w:r w:rsidRPr="00DC252E">
              <w:rPr>
                <w:rFonts w:ascii="Times New Roman" w:eastAsia="Georgia" w:hAnsi="Times New Roman" w:cs="Times New Roman"/>
                <w:iCs/>
                <w:color w:val="000000"/>
                <w:sz w:val="18"/>
                <w:szCs w:val="18"/>
              </w:rPr>
              <w:t xml:space="preserve">Spanisch </w:t>
            </w:r>
            <w:r w:rsidRPr="00250F6B"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  <w:t>(Grundkenntnisse)</w:t>
            </w:r>
          </w:p>
        </w:tc>
      </w:tr>
      <w:tr w:rsidR="005E489B" w:rsidRPr="00651975" w14:paraId="6B6D18B9" w14:textId="77777777" w:rsidTr="00651975">
        <w:trPr>
          <w:trHeight w:val="340"/>
        </w:trPr>
        <w:tc>
          <w:tcPr>
            <w:tcW w:w="2072" w:type="dxa"/>
            <w:vAlign w:val="bottom"/>
          </w:tcPr>
          <w:p w14:paraId="19EF08DF" w14:textId="77777777" w:rsidR="005E489B" w:rsidRPr="00250F6B" w:rsidRDefault="005E489B" w:rsidP="005E489B">
            <w:pPr>
              <w:spacing w:after="0" w:line="240" w:lineRule="auto"/>
              <w:rPr>
                <w:rFonts w:ascii="Times New Roman" w:eastAsia="Georgia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250F6B">
              <w:rPr>
                <w:rFonts w:ascii="Times New Roman" w:eastAsia="Georgia" w:hAnsi="Times New Roman" w:cs="Times New Roman"/>
                <w:sz w:val="18"/>
                <w:szCs w:val="18"/>
                <w:lang w:val="en-US"/>
              </w:rPr>
              <w:t>Technisch</w:t>
            </w:r>
            <w:proofErr w:type="spellEnd"/>
            <w:r w:rsidRPr="00250F6B">
              <w:rPr>
                <w:rFonts w:ascii="Times New Roman" w:eastAsia="Georgia" w:hAnsi="Times New Roman" w:cs="Times New Roman"/>
                <w:sz w:val="18"/>
                <w:szCs w:val="18"/>
                <w:lang w:val="en-US"/>
              </w:rPr>
              <w:t>:</w:t>
            </w:r>
          </w:p>
        </w:tc>
        <w:tc>
          <w:tcPr>
            <w:tcW w:w="7284" w:type="dxa"/>
            <w:gridSpan w:val="2"/>
            <w:vAlign w:val="bottom"/>
          </w:tcPr>
          <w:p w14:paraId="015D17F7" w14:textId="7D615461" w:rsidR="005E489B" w:rsidRPr="00250F6B" w:rsidRDefault="005E489B" w:rsidP="005E489B">
            <w:pPr>
              <w:spacing w:after="0" w:line="240" w:lineRule="auto"/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  <w:lang w:val="en-US"/>
              </w:rPr>
            </w:pPr>
            <w:r w:rsidRPr="00250F6B">
              <w:rPr>
                <w:rFonts w:ascii="Times New Roman" w:eastAsia="Georgia" w:hAnsi="Times New Roman" w:cs="Times New Roman"/>
                <w:color w:val="000000"/>
                <w:sz w:val="18"/>
                <w:szCs w:val="18"/>
                <w:lang w:val="en-US"/>
              </w:rPr>
              <w:t xml:space="preserve">Microsoft Office </w:t>
            </w:r>
            <w:r w:rsidRPr="00DC252E">
              <w:rPr>
                <w:rFonts w:ascii="Times New Roman" w:eastAsia="Georgia" w:hAnsi="Times New Roman" w:cs="Times New Roman"/>
                <w:i/>
                <w:iCs/>
                <w:color w:val="000000"/>
                <w:sz w:val="18"/>
                <w:szCs w:val="18"/>
                <w:lang w:val="en-US"/>
              </w:rPr>
              <w:t>(Word, PowerPoint, Excel)</w:t>
            </w:r>
          </w:p>
        </w:tc>
      </w:tr>
      <w:tr w:rsidR="005E489B" w14:paraId="43E3CC3B" w14:textId="77777777" w:rsidTr="00651975">
        <w:trPr>
          <w:trHeight w:val="340"/>
        </w:trPr>
        <w:tc>
          <w:tcPr>
            <w:tcW w:w="2072" w:type="dxa"/>
            <w:vAlign w:val="bottom"/>
          </w:tcPr>
          <w:p w14:paraId="7217E141" w14:textId="77777777" w:rsidR="005E489B" w:rsidRPr="00250F6B" w:rsidRDefault="005E489B" w:rsidP="005E489B">
            <w:pPr>
              <w:spacing w:after="0" w:line="240" w:lineRule="auto"/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250F6B">
              <w:rPr>
                <w:rFonts w:ascii="Times New Roman" w:eastAsia="Georgia" w:hAnsi="Times New Roman" w:cs="Times New Roman"/>
                <w:sz w:val="18"/>
                <w:szCs w:val="18"/>
              </w:rPr>
              <w:t xml:space="preserve">Interessen: </w:t>
            </w:r>
          </w:p>
        </w:tc>
        <w:tc>
          <w:tcPr>
            <w:tcW w:w="7284" w:type="dxa"/>
            <w:gridSpan w:val="2"/>
            <w:vAlign w:val="bottom"/>
          </w:tcPr>
          <w:p w14:paraId="4D620197" w14:textId="7199153E" w:rsidR="005E489B" w:rsidRPr="00250F6B" w:rsidRDefault="005E489B" w:rsidP="005E489B">
            <w:pPr>
              <w:spacing w:after="0" w:line="240" w:lineRule="auto"/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  <w:r w:rsidRPr="00250F6B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Kraftsport </w:t>
            </w:r>
            <w:r w:rsidRPr="00DC252E">
              <w:rPr>
                <w:rFonts w:ascii="Times New Roman" w:eastAsia="Georgia" w:hAnsi="Times New Roman" w:cs="Times New Roman"/>
                <w:i/>
                <w:iCs/>
                <w:color w:val="000000"/>
                <w:sz w:val="18"/>
                <w:szCs w:val="18"/>
              </w:rPr>
              <w:t>(seit circa drei Jahren)</w:t>
            </w:r>
            <w:r w:rsidRPr="00250F6B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, </w:t>
            </w:r>
            <w:r w:rsidR="00A446EE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Laufen, </w:t>
            </w:r>
            <w:r w:rsidRPr="00250F6B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Tischtennis, Schach, Musik</w:t>
            </w:r>
          </w:p>
        </w:tc>
      </w:tr>
      <w:tr w:rsidR="005E489B" w14:paraId="513D930D" w14:textId="77777777" w:rsidTr="00651975">
        <w:trPr>
          <w:trHeight w:val="850"/>
        </w:trPr>
        <w:tc>
          <w:tcPr>
            <w:tcW w:w="9356" w:type="dxa"/>
            <w:gridSpan w:val="3"/>
            <w:vAlign w:val="bottom"/>
          </w:tcPr>
          <w:p w14:paraId="577BFCFA" w14:textId="2A0E1078" w:rsidR="005E489B" w:rsidRPr="00250F6B" w:rsidRDefault="005E489B" w:rsidP="005E489B">
            <w:pPr>
              <w:spacing w:line="240" w:lineRule="auto"/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  <w:r w:rsidRPr="00250F6B">
              <w:rPr>
                <w:rFonts w:ascii="Times New Roman" w:eastAsia="Georgia" w:hAnsi="Times New Roman" w:cs="Times New Roman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60288" behindDoc="0" locked="0" layoutInCell="1" allowOverlap="1" wp14:anchorId="3C918532" wp14:editId="578BE8E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40640</wp:posOffset>
                  </wp:positionV>
                  <wp:extent cx="798945" cy="203200"/>
                  <wp:effectExtent l="0" t="0" r="1270" b="0"/>
                  <wp:wrapThrough wrapText="bothSides">
                    <wp:wrapPolygon edited="0">
                      <wp:start x="0" y="0"/>
                      <wp:lineTo x="0" y="20250"/>
                      <wp:lineTo x="21291" y="20250"/>
                      <wp:lineTo x="21291" y="0"/>
                      <wp:lineTo x="0" y="0"/>
                    </wp:wrapPolygon>
                  </wp:wrapThrough>
                  <wp:docPr id="21457439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5743929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945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9B0085C" w14:textId="596256AC" w:rsidR="005E489B" w:rsidRPr="00250F6B" w:rsidRDefault="005E489B" w:rsidP="005E489B">
            <w:pPr>
              <w:spacing w:line="240" w:lineRule="auto"/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  <w:r w:rsidRPr="00250F6B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Frankfurt am Main, </w:t>
            </w:r>
            <w:r w:rsidR="004B617B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28</w:t>
            </w:r>
            <w:r w:rsidRPr="00250F6B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.</w:t>
            </w:r>
            <w:r w:rsidR="00BF79B0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0</w:t>
            </w:r>
            <w:r w:rsidR="004B617B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5</w:t>
            </w:r>
            <w:r w:rsidRPr="00250F6B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.202</w:t>
            </w:r>
            <w:r w:rsidR="00BF79B0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4</w:t>
            </w:r>
          </w:p>
        </w:tc>
      </w:tr>
    </w:tbl>
    <w:p w14:paraId="423F4D90" w14:textId="6054ED8C" w:rsidR="00AF6774" w:rsidRDefault="00AF6774">
      <w:pPr>
        <w:rPr>
          <w:sz w:val="18"/>
          <w:szCs w:val="18"/>
        </w:rPr>
      </w:pPr>
    </w:p>
    <w:sectPr w:rsidR="00AF6774" w:rsidSect="00651975">
      <w:footerReference w:type="even" r:id="rId10"/>
      <w:pgSz w:w="11906" w:h="16838"/>
      <w:pgMar w:top="1021" w:right="1247" w:bottom="624" w:left="1247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69CF07" w14:textId="77777777" w:rsidR="001957D1" w:rsidRDefault="001957D1">
      <w:pPr>
        <w:spacing w:after="0" w:line="240" w:lineRule="auto"/>
      </w:pPr>
      <w:r>
        <w:separator/>
      </w:r>
    </w:p>
  </w:endnote>
  <w:endnote w:type="continuationSeparator" w:id="0">
    <w:p w14:paraId="339731C0" w14:textId="77777777" w:rsidR="001957D1" w:rsidRDefault="001957D1">
      <w:pPr>
        <w:spacing w:after="0" w:line="240" w:lineRule="auto"/>
      </w:pPr>
      <w:r>
        <w:continuationSeparator/>
      </w:r>
    </w:p>
  </w:endnote>
  <w:endnote w:type="continuationNotice" w:id="1">
    <w:p w14:paraId="5252217B" w14:textId="77777777" w:rsidR="001957D1" w:rsidRDefault="001957D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B62AF5" w14:textId="77777777" w:rsidR="00AF6774" w:rsidRDefault="00E00C7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000000">
      <w:rPr>
        <w:color w:val="000000"/>
      </w:rPr>
      <w:fldChar w:fldCharType="separate"/>
    </w:r>
    <w:r>
      <w:rPr>
        <w:color w:val="000000"/>
      </w:rPr>
      <w:fldChar w:fldCharType="end"/>
    </w:r>
  </w:p>
  <w:p w14:paraId="369AC608" w14:textId="77777777" w:rsidR="00AF6774" w:rsidRDefault="00AF6774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B0DC8C" w14:textId="77777777" w:rsidR="001957D1" w:rsidRDefault="001957D1">
      <w:pPr>
        <w:spacing w:after="0" w:line="240" w:lineRule="auto"/>
      </w:pPr>
      <w:r>
        <w:separator/>
      </w:r>
    </w:p>
  </w:footnote>
  <w:footnote w:type="continuationSeparator" w:id="0">
    <w:p w14:paraId="69357014" w14:textId="77777777" w:rsidR="001957D1" w:rsidRDefault="001957D1">
      <w:pPr>
        <w:spacing w:after="0" w:line="240" w:lineRule="auto"/>
      </w:pPr>
      <w:r>
        <w:continuationSeparator/>
      </w:r>
    </w:p>
  </w:footnote>
  <w:footnote w:type="continuationNotice" w:id="1">
    <w:p w14:paraId="6B374540" w14:textId="77777777" w:rsidR="001957D1" w:rsidRDefault="001957D1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F0A36"/>
    <w:multiLevelType w:val="hybridMultilevel"/>
    <w:tmpl w:val="CA1E74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090DE4"/>
    <w:multiLevelType w:val="hybridMultilevel"/>
    <w:tmpl w:val="3AFE6C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B97708"/>
    <w:multiLevelType w:val="hybridMultilevel"/>
    <w:tmpl w:val="9106FA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DD2DE7"/>
    <w:multiLevelType w:val="hybridMultilevel"/>
    <w:tmpl w:val="5E8453E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AC879C0"/>
    <w:multiLevelType w:val="hybridMultilevel"/>
    <w:tmpl w:val="0B2289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302744"/>
    <w:multiLevelType w:val="multilevel"/>
    <w:tmpl w:val="932EE0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2AF13B1"/>
    <w:multiLevelType w:val="multilevel"/>
    <w:tmpl w:val="23B2D0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4FB3109"/>
    <w:multiLevelType w:val="hybridMultilevel"/>
    <w:tmpl w:val="A628C2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F31018"/>
    <w:multiLevelType w:val="hybridMultilevel"/>
    <w:tmpl w:val="138A0886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9BE7C24"/>
    <w:multiLevelType w:val="multilevel"/>
    <w:tmpl w:val="4C34EE7E"/>
    <w:lvl w:ilvl="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6A9F1A1C"/>
    <w:multiLevelType w:val="hybridMultilevel"/>
    <w:tmpl w:val="B8CCFC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6048736">
    <w:abstractNumId w:val="5"/>
  </w:num>
  <w:num w:numId="2" w16cid:durableId="1389262482">
    <w:abstractNumId w:val="6"/>
  </w:num>
  <w:num w:numId="3" w16cid:durableId="1162813377">
    <w:abstractNumId w:val="9"/>
  </w:num>
  <w:num w:numId="4" w16cid:durableId="47650503">
    <w:abstractNumId w:val="1"/>
  </w:num>
  <w:num w:numId="5" w16cid:durableId="611673457">
    <w:abstractNumId w:val="8"/>
  </w:num>
  <w:num w:numId="6" w16cid:durableId="1160191942">
    <w:abstractNumId w:val="2"/>
  </w:num>
  <w:num w:numId="7" w16cid:durableId="321933079">
    <w:abstractNumId w:val="7"/>
  </w:num>
  <w:num w:numId="8" w16cid:durableId="131603590">
    <w:abstractNumId w:val="10"/>
  </w:num>
  <w:num w:numId="9" w16cid:durableId="812528998">
    <w:abstractNumId w:val="3"/>
  </w:num>
  <w:num w:numId="10" w16cid:durableId="787241115">
    <w:abstractNumId w:val="0"/>
  </w:num>
  <w:num w:numId="11" w16cid:durableId="1323311791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advisory.onmicrosoft.com::a00222db-f5a0-4b93-9122-d1c61d8643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9"/>
  <w:proofState w:spelling="clean" w:grammar="clean"/>
  <w:trackRevisions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774"/>
    <w:rsid w:val="000148BD"/>
    <w:rsid w:val="00017CDF"/>
    <w:rsid w:val="00025DB1"/>
    <w:rsid w:val="000265C0"/>
    <w:rsid w:val="00030A47"/>
    <w:rsid w:val="00033DD3"/>
    <w:rsid w:val="0004066C"/>
    <w:rsid w:val="00047500"/>
    <w:rsid w:val="00067E30"/>
    <w:rsid w:val="00073C6C"/>
    <w:rsid w:val="00074D40"/>
    <w:rsid w:val="000901E6"/>
    <w:rsid w:val="000966D4"/>
    <w:rsid w:val="000A74B7"/>
    <w:rsid w:val="000F185C"/>
    <w:rsid w:val="000F71D3"/>
    <w:rsid w:val="000F74CF"/>
    <w:rsid w:val="00110593"/>
    <w:rsid w:val="00112474"/>
    <w:rsid w:val="00114233"/>
    <w:rsid w:val="00123991"/>
    <w:rsid w:val="0013450E"/>
    <w:rsid w:val="00140A77"/>
    <w:rsid w:val="00144EBE"/>
    <w:rsid w:val="00145A99"/>
    <w:rsid w:val="0017617E"/>
    <w:rsid w:val="001957D1"/>
    <w:rsid w:val="001A026B"/>
    <w:rsid w:val="001B5230"/>
    <w:rsid w:val="001C4202"/>
    <w:rsid w:val="001D546B"/>
    <w:rsid w:val="001E765D"/>
    <w:rsid w:val="002076B3"/>
    <w:rsid w:val="00211053"/>
    <w:rsid w:val="00211E51"/>
    <w:rsid w:val="0022025F"/>
    <w:rsid w:val="00221006"/>
    <w:rsid w:val="002213C7"/>
    <w:rsid w:val="00250F6B"/>
    <w:rsid w:val="002535A0"/>
    <w:rsid w:val="00255C3D"/>
    <w:rsid w:val="00272DA2"/>
    <w:rsid w:val="0027328A"/>
    <w:rsid w:val="00273B3E"/>
    <w:rsid w:val="002A4A77"/>
    <w:rsid w:val="002C0064"/>
    <w:rsid w:val="002C39F4"/>
    <w:rsid w:val="002C53D8"/>
    <w:rsid w:val="002D1F9A"/>
    <w:rsid w:val="002D6456"/>
    <w:rsid w:val="002E2638"/>
    <w:rsid w:val="002E49EF"/>
    <w:rsid w:val="00304A26"/>
    <w:rsid w:val="003074B7"/>
    <w:rsid w:val="003107F1"/>
    <w:rsid w:val="00322A3A"/>
    <w:rsid w:val="00340679"/>
    <w:rsid w:val="0036003E"/>
    <w:rsid w:val="00361E9C"/>
    <w:rsid w:val="003805F1"/>
    <w:rsid w:val="00387D2B"/>
    <w:rsid w:val="003A4586"/>
    <w:rsid w:val="003A5D77"/>
    <w:rsid w:val="003B2E1C"/>
    <w:rsid w:val="003C2112"/>
    <w:rsid w:val="003E2B23"/>
    <w:rsid w:val="003F259F"/>
    <w:rsid w:val="00421749"/>
    <w:rsid w:val="0042467E"/>
    <w:rsid w:val="0043176B"/>
    <w:rsid w:val="00444F94"/>
    <w:rsid w:val="00454FF7"/>
    <w:rsid w:val="00455E64"/>
    <w:rsid w:val="00460A60"/>
    <w:rsid w:val="004626A0"/>
    <w:rsid w:val="004745EA"/>
    <w:rsid w:val="004772C9"/>
    <w:rsid w:val="00480260"/>
    <w:rsid w:val="00497084"/>
    <w:rsid w:val="004A347D"/>
    <w:rsid w:val="004A7193"/>
    <w:rsid w:val="004B31C5"/>
    <w:rsid w:val="004B617B"/>
    <w:rsid w:val="004C1E35"/>
    <w:rsid w:val="004C642B"/>
    <w:rsid w:val="004C757B"/>
    <w:rsid w:val="004C781A"/>
    <w:rsid w:val="004E362B"/>
    <w:rsid w:val="004F4AF8"/>
    <w:rsid w:val="004F5951"/>
    <w:rsid w:val="00513F30"/>
    <w:rsid w:val="005213FD"/>
    <w:rsid w:val="00561E20"/>
    <w:rsid w:val="00565BF5"/>
    <w:rsid w:val="00581C2D"/>
    <w:rsid w:val="0058739B"/>
    <w:rsid w:val="005A340D"/>
    <w:rsid w:val="005A3962"/>
    <w:rsid w:val="005B3F9E"/>
    <w:rsid w:val="005D6D74"/>
    <w:rsid w:val="005E489B"/>
    <w:rsid w:val="00611459"/>
    <w:rsid w:val="00612577"/>
    <w:rsid w:val="00635548"/>
    <w:rsid w:val="0064432B"/>
    <w:rsid w:val="006471D2"/>
    <w:rsid w:val="00651975"/>
    <w:rsid w:val="00662EB8"/>
    <w:rsid w:val="00674D8E"/>
    <w:rsid w:val="00681898"/>
    <w:rsid w:val="00692F09"/>
    <w:rsid w:val="0069638D"/>
    <w:rsid w:val="006A2D82"/>
    <w:rsid w:val="006C1A3F"/>
    <w:rsid w:val="006F13A9"/>
    <w:rsid w:val="00732588"/>
    <w:rsid w:val="00736A2E"/>
    <w:rsid w:val="007413F1"/>
    <w:rsid w:val="00745D96"/>
    <w:rsid w:val="00751C88"/>
    <w:rsid w:val="0075384E"/>
    <w:rsid w:val="00755342"/>
    <w:rsid w:val="00766DAF"/>
    <w:rsid w:val="00771642"/>
    <w:rsid w:val="0079176B"/>
    <w:rsid w:val="00794F7E"/>
    <w:rsid w:val="007A2BA3"/>
    <w:rsid w:val="007B70CB"/>
    <w:rsid w:val="007D3450"/>
    <w:rsid w:val="007D66D3"/>
    <w:rsid w:val="007F1E03"/>
    <w:rsid w:val="007F72AE"/>
    <w:rsid w:val="00823668"/>
    <w:rsid w:val="00851E77"/>
    <w:rsid w:val="0085318C"/>
    <w:rsid w:val="008710E4"/>
    <w:rsid w:val="00871F58"/>
    <w:rsid w:val="00875D9A"/>
    <w:rsid w:val="00881CDB"/>
    <w:rsid w:val="008953B7"/>
    <w:rsid w:val="008A5D20"/>
    <w:rsid w:val="008A6C31"/>
    <w:rsid w:val="008C357E"/>
    <w:rsid w:val="008C40E4"/>
    <w:rsid w:val="008D53F7"/>
    <w:rsid w:val="008E7927"/>
    <w:rsid w:val="008F0338"/>
    <w:rsid w:val="008F09BC"/>
    <w:rsid w:val="00905395"/>
    <w:rsid w:val="00926600"/>
    <w:rsid w:val="0092785B"/>
    <w:rsid w:val="00937B3F"/>
    <w:rsid w:val="00950165"/>
    <w:rsid w:val="00952F34"/>
    <w:rsid w:val="009612AD"/>
    <w:rsid w:val="00975202"/>
    <w:rsid w:val="009758A1"/>
    <w:rsid w:val="009A2686"/>
    <w:rsid w:val="009A60A7"/>
    <w:rsid w:val="009B3281"/>
    <w:rsid w:val="009B6774"/>
    <w:rsid w:val="009C069C"/>
    <w:rsid w:val="009C67E9"/>
    <w:rsid w:val="009D14CC"/>
    <w:rsid w:val="009D67E4"/>
    <w:rsid w:val="009F1791"/>
    <w:rsid w:val="009F3BF8"/>
    <w:rsid w:val="00A02700"/>
    <w:rsid w:val="00A127BA"/>
    <w:rsid w:val="00A2068D"/>
    <w:rsid w:val="00A32071"/>
    <w:rsid w:val="00A446EE"/>
    <w:rsid w:val="00A455D3"/>
    <w:rsid w:val="00A50AA5"/>
    <w:rsid w:val="00A609A5"/>
    <w:rsid w:val="00A63846"/>
    <w:rsid w:val="00A76B71"/>
    <w:rsid w:val="00A82404"/>
    <w:rsid w:val="00A843B8"/>
    <w:rsid w:val="00AA19A6"/>
    <w:rsid w:val="00AA2746"/>
    <w:rsid w:val="00AA65C2"/>
    <w:rsid w:val="00AB02E4"/>
    <w:rsid w:val="00AB10FA"/>
    <w:rsid w:val="00AD4E83"/>
    <w:rsid w:val="00AE60C3"/>
    <w:rsid w:val="00AE62B1"/>
    <w:rsid w:val="00AF1484"/>
    <w:rsid w:val="00AF6774"/>
    <w:rsid w:val="00AF7F81"/>
    <w:rsid w:val="00B003A6"/>
    <w:rsid w:val="00B06D58"/>
    <w:rsid w:val="00B326FF"/>
    <w:rsid w:val="00B44B13"/>
    <w:rsid w:val="00B50451"/>
    <w:rsid w:val="00B532C0"/>
    <w:rsid w:val="00B6406A"/>
    <w:rsid w:val="00B9010D"/>
    <w:rsid w:val="00B948F6"/>
    <w:rsid w:val="00B96394"/>
    <w:rsid w:val="00B96C69"/>
    <w:rsid w:val="00BA414A"/>
    <w:rsid w:val="00BB464B"/>
    <w:rsid w:val="00BC1E57"/>
    <w:rsid w:val="00BC79B1"/>
    <w:rsid w:val="00BE54CA"/>
    <w:rsid w:val="00BF40C0"/>
    <w:rsid w:val="00BF79B0"/>
    <w:rsid w:val="00C00E5F"/>
    <w:rsid w:val="00C14CE3"/>
    <w:rsid w:val="00C431E6"/>
    <w:rsid w:val="00C45507"/>
    <w:rsid w:val="00C53CED"/>
    <w:rsid w:val="00C620CF"/>
    <w:rsid w:val="00C808AE"/>
    <w:rsid w:val="00CB0820"/>
    <w:rsid w:val="00CD0718"/>
    <w:rsid w:val="00CE2573"/>
    <w:rsid w:val="00CE257D"/>
    <w:rsid w:val="00D01754"/>
    <w:rsid w:val="00D0270E"/>
    <w:rsid w:val="00D1661E"/>
    <w:rsid w:val="00D24C63"/>
    <w:rsid w:val="00D5188F"/>
    <w:rsid w:val="00D52D60"/>
    <w:rsid w:val="00D66265"/>
    <w:rsid w:val="00D81FFA"/>
    <w:rsid w:val="00D95EE4"/>
    <w:rsid w:val="00DB54B9"/>
    <w:rsid w:val="00DC252E"/>
    <w:rsid w:val="00DC670E"/>
    <w:rsid w:val="00DD700F"/>
    <w:rsid w:val="00DE0ED1"/>
    <w:rsid w:val="00DE6EF4"/>
    <w:rsid w:val="00DF147B"/>
    <w:rsid w:val="00E00C7B"/>
    <w:rsid w:val="00E12BFB"/>
    <w:rsid w:val="00E51F5D"/>
    <w:rsid w:val="00E64BD8"/>
    <w:rsid w:val="00E70148"/>
    <w:rsid w:val="00E82AE0"/>
    <w:rsid w:val="00E87F28"/>
    <w:rsid w:val="00E910C9"/>
    <w:rsid w:val="00EB3801"/>
    <w:rsid w:val="00ED059B"/>
    <w:rsid w:val="00F322D2"/>
    <w:rsid w:val="00F33F55"/>
    <w:rsid w:val="00F51B9A"/>
    <w:rsid w:val="00F53020"/>
    <w:rsid w:val="00F54FB2"/>
    <w:rsid w:val="00FB7F12"/>
    <w:rsid w:val="00FD4353"/>
    <w:rsid w:val="00FE367C"/>
    <w:rsid w:val="00FF0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F7CF2"/>
  <w15:docId w15:val="{BA2FAECE-FFF5-9146-9B57-A390C2141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erarbeitung">
    <w:name w:val="Revision"/>
    <w:hidden/>
    <w:uiPriority w:val="99"/>
    <w:semiHidden/>
    <w:rsid w:val="009758A1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2C0064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2C0064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2C0064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C0064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C006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153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M5drJQ+FSM2GEBOutLPuiQ+ROQ==">AMUW2mULzGq0bRHwyMpvDVrRrkX3N7MvEWGHGI1gcyGuI4a0kZAXrWfDvGdZ6N4eAFEcTXoyTabu4F2LnAVvM4nyBb3zYxrLWYSe73/pCD4wx//dWQESHZQ=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BDC59E0-8A76-964E-9E81-1DF0CB5432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345</Words>
  <Characters>2179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David Döbele</cp:lastModifiedBy>
  <cp:revision>33</cp:revision>
  <cp:lastPrinted>2023-05-18T15:15:00Z</cp:lastPrinted>
  <dcterms:created xsi:type="dcterms:W3CDTF">2023-05-18T15:15:00Z</dcterms:created>
  <dcterms:modified xsi:type="dcterms:W3CDTF">2024-05-28T16:06:00Z</dcterms:modified>
</cp:coreProperties>
</file>