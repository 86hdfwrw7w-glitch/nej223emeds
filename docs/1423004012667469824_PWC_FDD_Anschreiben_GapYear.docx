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776D8C2A" w:rsidR="006D2592" w:rsidRPr="00D5001E" w:rsidRDefault="00585826" w:rsidP="00B84B95">
      <w:pPr>
        <w:spacing w:after="0" w:line="240" w:lineRule="auto"/>
        <w:jc w:val="right"/>
        <w:rPr>
          <w:rFonts w:ascii="Times New Roman" w:hAnsi="Times New Roman" w:cs="Times New Roman"/>
          <w:sz w:val="20"/>
          <w:szCs w:val="20"/>
          <w:rPrChange w:id="0"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sz w:val="20"/>
          <w:szCs w:val="20"/>
          <w:rPrChange w:id="1" w:author="David Döbele" w:date="2025-10-01T19:49:00Z" w16du:dateUtc="2025-10-01T17:49:00Z">
            <w:rPr>
              <w:rFonts w:ascii="Times New Roman" w:hAnsi="Times New Roman" w:cs="Times New Roman"/>
              <w:sz w:val="19"/>
              <w:szCs w:val="19"/>
            </w:rPr>
          </w:rPrChange>
        </w:rPr>
        <w:t>Denis Zitzer</w:t>
      </w:r>
    </w:p>
    <w:p w14:paraId="2458A2A0" w14:textId="43D304CE" w:rsidR="00857C6F" w:rsidRPr="00D5001E" w:rsidRDefault="00585826" w:rsidP="00B84B95">
      <w:pPr>
        <w:spacing w:after="0" w:line="240" w:lineRule="auto"/>
        <w:jc w:val="right"/>
        <w:rPr>
          <w:rFonts w:ascii="Times New Roman" w:hAnsi="Times New Roman" w:cs="Times New Roman"/>
          <w:sz w:val="20"/>
          <w:szCs w:val="20"/>
          <w:rPrChange w:id="2"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sz w:val="20"/>
          <w:szCs w:val="20"/>
          <w:rPrChange w:id="3" w:author="David Döbele" w:date="2025-10-01T19:49:00Z" w16du:dateUtc="2025-10-01T17:49:00Z">
            <w:rPr>
              <w:rFonts w:ascii="Times New Roman" w:hAnsi="Times New Roman" w:cs="Times New Roman"/>
              <w:sz w:val="19"/>
              <w:szCs w:val="19"/>
            </w:rPr>
          </w:rPrChange>
        </w:rPr>
        <w:t>Max-Hufschmidt-Straße 15</w:t>
      </w:r>
      <w:r w:rsidR="00447DBE" w:rsidRPr="00D5001E">
        <w:rPr>
          <w:rFonts w:ascii="Times New Roman" w:hAnsi="Times New Roman" w:cs="Times New Roman"/>
          <w:sz w:val="20"/>
          <w:szCs w:val="20"/>
          <w:rPrChange w:id="4" w:author="David Döbele" w:date="2025-10-01T19:49:00Z" w16du:dateUtc="2025-10-01T17:49:00Z">
            <w:rPr>
              <w:rFonts w:ascii="Times New Roman" w:hAnsi="Times New Roman" w:cs="Times New Roman"/>
              <w:sz w:val="19"/>
              <w:szCs w:val="19"/>
            </w:rPr>
          </w:rPrChange>
        </w:rPr>
        <w:t>, 1310</w:t>
      </w:r>
    </w:p>
    <w:p w14:paraId="451AEE20" w14:textId="34AE6B07" w:rsidR="00857C6F" w:rsidRPr="00D5001E" w:rsidRDefault="00447DBE" w:rsidP="00B84B95">
      <w:pPr>
        <w:spacing w:after="0" w:line="240" w:lineRule="auto"/>
        <w:jc w:val="right"/>
        <w:rPr>
          <w:rFonts w:ascii="Times New Roman" w:hAnsi="Times New Roman" w:cs="Times New Roman"/>
          <w:sz w:val="20"/>
          <w:szCs w:val="20"/>
          <w:rPrChange w:id="5"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sz w:val="20"/>
          <w:szCs w:val="20"/>
          <w:rPrChange w:id="6" w:author="David Döbele" w:date="2025-10-01T19:49:00Z" w16du:dateUtc="2025-10-01T17:49:00Z">
            <w:rPr>
              <w:rFonts w:ascii="Times New Roman" w:hAnsi="Times New Roman" w:cs="Times New Roman"/>
              <w:sz w:val="19"/>
              <w:szCs w:val="19"/>
            </w:rPr>
          </w:rPrChange>
        </w:rPr>
        <w:t>55130 Mainz</w:t>
      </w:r>
    </w:p>
    <w:p w14:paraId="12BA391A" w14:textId="162D1201" w:rsidR="006A7895" w:rsidRPr="00D5001E" w:rsidRDefault="00BB60CF" w:rsidP="00B84B95">
      <w:pPr>
        <w:spacing w:after="0" w:line="240" w:lineRule="auto"/>
        <w:jc w:val="right"/>
        <w:rPr>
          <w:rFonts w:ascii="Times New Roman" w:hAnsi="Times New Roman" w:cs="Times New Roman"/>
          <w:sz w:val="20"/>
          <w:szCs w:val="20"/>
          <w:rPrChange w:id="7"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color w:val="000000"/>
          <w:sz w:val="20"/>
          <w:szCs w:val="20"/>
          <w:rPrChange w:id="8" w:author="David Döbele" w:date="2025-10-01T19:49:00Z" w16du:dateUtc="2025-10-01T17:49:00Z">
            <w:rPr>
              <w:rFonts w:ascii="Times New Roman" w:hAnsi="Times New Roman" w:cs="Times New Roman"/>
              <w:color w:val="000000"/>
              <w:sz w:val="19"/>
              <w:szCs w:val="19"/>
            </w:rPr>
          </w:rPrChange>
        </w:rPr>
        <w:t>d</w:t>
      </w:r>
      <w:r w:rsidR="00447DBE" w:rsidRPr="00D5001E">
        <w:rPr>
          <w:rFonts w:ascii="Times New Roman" w:hAnsi="Times New Roman" w:cs="Times New Roman"/>
          <w:color w:val="000000"/>
          <w:sz w:val="20"/>
          <w:szCs w:val="20"/>
          <w:rPrChange w:id="9" w:author="David Döbele" w:date="2025-10-01T19:49:00Z" w16du:dateUtc="2025-10-01T17:49:00Z">
            <w:rPr>
              <w:rFonts w:ascii="Times New Roman" w:hAnsi="Times New Roman" w:cs="Times New Roman"/>
              <w:color w:val="000000"/>
              <w:sz w:val="19"/>
              <w:szCs w:val="19"/>
            </w:rPr>
          </w:rPrChange>
        </w:rPr>
        <w:t>enis</w:t>
      </w:r>
      <w:r w:rsidRPr="00D5001E">
        <w:rPr>
          <w:rFonts w:ascii="Times New Roman" w:hAnsi="Times New Roman" w:cs="Times New Roman"/>
          <w:color w:val="000000"/>
          <w:sz w:val="20"/>
          <w:szCs w:val="20"/>
          <w:rPrChange w:id="10" w:author="David Döbele" w:date="2025-10-01T19:49:00Z" w16du:dateUtc="2025-10-01T17:49:00Z">
            <w:rPr>
              <w:rFonts w:ascii="Times New Roman" w:hAnsi="Times New Roman" w:cs="Times New Roman"/>
              <w:color w:val="000000"/>
              <w:sz w:val="19"/>
              <w:szCs w:val="19"/>
            </w:rPr>
          </w:rPrChange>
        </w:rPr>
        <w:t>.</w:t>
      </w:r>
      <w:r w:rsidR="00447DBE" w:rsidRPr="00D5001E">
        <w:rPr>
          <w:rFonts w:ascii="Times New Roman" w:hAnsi="Times New Roman" w:cs="Times New Roman"/>
          <w:color w:val="000000"/>
          <w:sz w:val="20"/>
          <w:szCs w:val="20"/>
          <w:rPrChange w:id="11" w:author="David Döbele" w:date="2025-10-01T19:49:00Z" w16du:dateUtc="2025-10-01T17:49:00Z">
            <w:rPr>
              <w:rFonts w:ascii="Times New Roman" w:hAnsi="Times New Roman" w:cs="Times New Roman"/>
              <w:color w:val="000000"/>
              <w:sz w:val="19"/>
              <w:szCs w:val="19"/>
            </w:rPr>
          </w:rPrChange>
        </w:rPr>
        <w:t>zitzer@</w:t>
      </w:r>
      <w:r w:rsidRPr="00D5001E">
        <w:rPr>
          <w:rFonts w:ascii="Times New Roman" w:hAnsi="Times New Roman" w:cs="Times New Roman"/>
          <w:color w:val="000000"/>
          <w:sz w:val="20"/>
          <w:szCs w:val="20"/>
          <w:rPrChange w:id="12" w:author="David Döbele" w:date="2025-10-01T19:49:00Z" w16du:dateUtc="2025-10-01T17:49:00Z">
            <w:rPr>
              <w:rFonts w:ascii="Times New Roman" w:hAnsi="Times New Roman" w:cs="Times New Roman"/>
              <w:color w:val="000000"/>
              <w:sz w:val="19"/>
              <w:szCs w:val="19"/>
            </w:rPr>
          </w:rPrChange>
        </w:rPr>
        <w:t>freenet.de</w:t>
      </w:r>
    </w:p>
    <w:p w14:paraId="170FE07D" w14:textId="3C3CC150" w:rsidR="00F270C0" w:rsidRPr="00D5001E" w:rsidRDefault="006D2592" w:rsidP="004256BF">
      <w:pPr>
        <w:spacing w:after="0" w:line="240" w:lineRule="auto"/>
        <w:jc w:val="right"/>
        <w:rPr>
          <w:rFonts w:ascii="Times New Roman" w:hAnsi="Times New Roman" w:cs="Times New Roman"/>
          <w:color w:val="000000"/>
          <w:sz w:val="20"/>
          <w:szCs w:val="20"/>
          <w:rPrChange w:id="13" w:author="David Döbele" w:date="2025-10-01T19:49:00Z" w16du:dateUtc="2025-10-01T17:49:00Z">
            <w:rPr>
              <w:rFonts w:ascii="Times New Roman" w:hAnsi="Times New Roman" w:cs="Times New Roman"/>
              <w:color w:val="000000"/>
              <w:sz w:val="19"/>
              <w:szCs w:val="19"/>
            </w:rPr>
          </w:rPrChange>
        </w:rPr>
      </w:pPr>
      <w:r w:rsidRPr="00D5001E">
        <w:rPr>
          <w:rFonts w:ascii="Times New Roman" w:hAnsi="Times New Roman" w:cs="Times New Roman"/>
          <w:color w:val="000000"/>
          <w:sz w:val="20"/>
          <w:szCs w:val="20"/>
          <w:rPrChange w:id="14" w:author="David Döbele" w:date="2025-10-01T19:49:00Z" w16du:dateUtc="2025-10-01T17:49:00Z">
            <w:rPr>
              <w:rFonts w:ascii="Times New Roman" w:hAnsi="Times New Roman" w:cs="Times New Roman"/>
              <w:color w:val="000000"/>
              <w:sz w:val="19"/>
              <w:szCs w:val="19"/>
            </w:rPr>
          </w:rPrChange>
        </w:rPr>
        <w:t>+</w:t>
      </w:r>
      <w:r w:rsidR="00857C6F" w:rsidRPr="00D5001E">
        <w:rPr>
          <w:rFonts w:ascii="Times New Roman" w:hAnsi="Times New Roman" w:cs="Times New Roman"/>
          <w:color w:val="000000"/>
          <w:sz w:val="20"/>
          <w:szCs w:val="20"/>
          <w:rPrChange w:id="15" w:author="David Döbele" w:date="2025-10-01T19:49:00Z" w16du:dateUtc="2025-10-01T17:49:00Z">
            <w:rPr>
              <w:rFonts w:ascii="Times New Roman" w:hAnsi="Times New Roman" w:cs="Times New Roman"/>
              <w:color w:val="000000"/>
              <w:sz w:val="19"/>
              <w:szCs w:val="19"/>
            </w:rPr>
          </w:rPrChange>
        </w:rPr>
        <w:t xml:space="preserve">49 </w:t>
      </w:r>
      <w:r w:rsidR="00447DBE" w:rsidRPr="00D5001E">
        <w:rPr>
          <w:rFonts w:ascii="Times New Roman" w:hAnsi="Times New Roman" w:cs="Times New Roman"/>
          <w:color w:val="000000"/>
          <w:sz w:val="20"/>
          <w:szCs w:val="20"/>
          <w:rPrChange w:id="16" w:author="David Döbele" w:date="2025-10-01T19:49:00Z" w16du:dateUtc="2025-10-01T17:49:00Z">
            <w:rPr>
              <w:rFonts w:ascii="Times New Roman" w:hAnsi="Times New Roman" w:cs="Times New Roman"/>
              <w:color w:val="000000"/>
              <w:sz w:val="19"/>
              <w:szCs w:val="19"/>
            </w:rPr>
          </w:rPrChange>
        </w:rPr>
        <w:t>176</w:t>
      </w:r>
      <w:r w:rsidR="00F87E21" w:rsidRPr="00D5001E">
        <w:rPr>
          <w:rFonts w:ascii="Times New Roman" w:hAnsi="Times New Roman" w:cs="Times New Roman"/>
          <w:color w:val="000000"/>
          <w:sz w:val="20"/>
          <w:szCs w:val="20"/>
          <w:rPrChange w:id="17" w:author="David Döbele" w:date="2025-10-01T19:49:00Z" w16du:dateUtc="2025-10-01T17:49:00Z">
            <w:rPr>
              <w:rFonts w:ascii="Times New Roman" w:hAnsi="Times New Roman" w:cs="Times New Roman"/>
              <w:color w:val="000000"/>
              <w:sz w:val="19"/>
              <w:szCs w:val="19"/>
            </w:rPr>
          </w:rPrChange>
        </w:rPr>
        <w:t xml:space="preserve"> </w:t>
      </w:r>
      <w:r w:rsidR="00447DBE" w:rsidRPr="00D5001E">
        <w:rPr>
          <w:rFonts w:ascii="Times New Roman" w:hAnsi="Times New Roman" w:cs="Times New Roman"/>
          <w:color w:val="000000"/>
          <w:sz w:val="20"/>
          <w:szCs w:val="20"/>
          <w:rPrChange w:id="18" w:author="David Döbele" w:date="2025-10-01T19:49:00Z" w16du:dateUtc="2025-10-01T17:49:00Z">
            <w:rPr>
              <w:rFonts w:ascii="Times New Roman" w:hAnsi="Times New Roman" w:cs="Times New Roman"/>
              <w:color w:val="000000"/>
              <w:sz w:val="19"/>
              <w:szCs w:val="19"/>
            </w:rPr>
          </w:rPrChange>
        </w:rPr>
        <w:t>60969</w:t>
      </w:r>
      <w:r w:rsidR="00F87E21" w:rsidRPr="00D5001E">
        <w:rPr>
          <w:rFonts w:ascii="Times New Roman" w:hAnsi="Times New Roman" w:cs="Times New Roman"/>
          <w:color w:val="000000"/>
          <w:sz w:val="20"/>
          <w:szCs w:val="20"/>
          <w:rPrChange w:id="19" w:author="David Döbele" w:date="2025-10-01T19:49:00Z" w16du:dateUtc="2025-10-01T17:49:00Z">
            <w:rPr>
              <w:rFonts w:ascii="Times New Roman" w:hAnsi="Times New Roman" w:cs="Times New Roman"/>
              <w:color w:val="000000"/>
              <w:sz w:val="19"/>
              <w:szCs w:val="19"/>
            </w:rPr>
          </w:rPrChange>
        </w:rPr>
        <w:t>729</w:t>
      </w:r>
    </w:p>
    <w:p w14:paraId="4FFA7063" w14:textId="6F81ACBD" w:rsidR="00F74175" w:rsidRPr="00D5001E" w:rsidRDefault="00D96691" w:rsidP="004256BF">
      <w:pPr>
        <w:spacing w:after="0" w:line="240" w:lineRule="auto"/>
        <w:rPr>
          <w:rFonts w:ascii="Times New Roman" w:hAnsi="Times New Roman" w:cs="Times New Roman"/>
          <w:color w:val="000000"/>
          <w:sz w:val="20"/>
          <w:szCs w:val="20"/>
          <w:rPrChange w:id="20" w:author="David Döbele" w:date="2025-10-01T19:49:00Z" w16du:dateUtc="2025-10-01T17:49:00Z">
            <w:rPr>
              <w:rFonts w:ascii="Times New Roman" w:hAnsi="Times New Roman" w:cs="Times New Roman"/>
              <w:color w:val="000000"/>
              <w:sz w:val="19"/>
              <w:szCs w:val="19"/>
            </w:rPr>
          </w:rPrChange>
        </w:rPr>
      </w:pPr>
      <w:r w:rsidRPr="00D5001E">
        <w:rPr>
          <w:rFonts w:ascii="Times New Roman" w:hAnsi="Times New Roman" w:cs="Times New Roman"/>
          <w:color w:val="000000"/>
          <w:sz w:val="20"/>
          <w:szCs w:val="20"/>
          <w:rPrChange w:id="21" w:author="David Döbele" w:date="2025-10-01T19:49:00Z" w16du:dateUtc="2025-10-01T17:49:00Z">
            <w:rPr>
              <w:rFonts w:ascii="Times New Roman" w:hAnsi="Times New Roman" w:cs="Times New Roman"/>
              <w:color w:val="000000"/>
              <w:sz w:val="19"/>
              <w:szCs w:val="19"/>
            </w:rPr>
          </w:rPrChange>
        </w:rPr>
        <w:t>PricewaterhouseCoopers</w:t>
      </w:r>
      <w:r w:rsidR="00547EF8" w:rsidRPr="00D5001E">
        <w:rPr>
          <w:rFonts w:ascii="Times New Roman" w:hAnsi="Times New Roman" w:cs="Times New Roman"/>
          <w:color w:val="000000"/>
          <w:sz w:val="20"/>
          <w:szCs w:val="20"/>
          <w:rPrChange w:id="22" w:author="David Döbele" w:date="2025-10-01T19:49:00Z" w16du:dateUtc="2025-10-01T17:49:00Z">
            <w:rPr>
              <w:rFonts w:ascii="Times New Roman" w:hAnsi="Times New Roman" w:cs="Times New Roman"/>
              <w:color w:val="000000"/>
              <w:sz w:val="19"/>
              <w:szCs w:val="19"/>
            </w:rPr>
          </w:rPrChange>
        </w:rPr>
        <w:t xml:space="preserve"> GmbH</w:t>
      </w:r>
    </w:p>
    <w:p w14:paraId="561FEF0C" w14:textId="6F2A5888" w:rsidR="00261E7D" w:rsidRPr="00D5001E" w:rsidRDefault="00261E7D" w:rsidP="004256BF">
      <w:pPr>
        <w:spacing w:after="0" w:line="240" w:lineRule="auto"/>
        <w:rPr>
          <w:rFonts w:ascii="Times New Roman" w:hAnsi="Times New Roman" w:cs="Times New Roman"/>
          <w:color w:val="000000"/>
          <w:sz w:val="20"/>
          <w:szCs w:val="20"/>
          <w:rPrChange w:id="23" w:author="David Döbele" w:date="2025-10-01T19:49:00Z" w16du:dateUtc="2025-10-01T17:49:00Z">
            <w:rPr>
              <w:rFonts w:ascii="Times New Roman" w:hAnsi="Times New Roman" w:cs="Times New Roman"/>
              <w:color w:val="000000"/>
              <w:sz w:val="19"/>
              <w:szCs w:val="19"/>
            </w:rPr>
          </w:rPrChange>
        </w:rPr>
      </w:pPr>
      <w:r w:rsidRPr="00D5001E">
        <w:rPr>
          <w:rFonts w:ascii="Times New Roman" w:hAnsi="Times New Roman" w:cs="Times New Roman"/>
          <w:color w:val="000000"/>
          <w:sz w:val="20"/>
          <w:szCs w:val="20"/>
          <w:rPrChange w:id="24" w:author="David Döbele" w:date="2025-10-01T19:49:00Z" w16du:dateUtc="2025-10-01T17:49:00Z">
            <w:rPr>
              <w:rFonts w:ascii="Times New Roman" w:hAnsi="Times New Roman" w:cs="Times New Roman"/>
              <w:color w:val="000000"/>
              <w:sz w:val="19"/>
              <w:szCs w:val="19"/>
            </w:rPr>
          </w:rPrChange>
        </w:rPr>
        <w:t>Wirtschaftsprüfungsgesellschaft</w:t>
      </w:r>
    </w:p>
    <w:p w14:paraId="6A013FD1" w14:textId="18114B30" w:rsidR="00F74175" w:rsidRPr="00D5001E" w:rsidRDefault="00547EF8" w:rsidP="004256BF">
      <w:pPr>
        <w:spacing w:after="0" w:line="240" w:lineRule="auto"/>
        <w:rPr>
          <w:rFonts w:ascii="Times New Roman" w:hAnsi="Times New Roman" w:cs="Times New Roman"/>
          <w:sz w:val="20"/>
          <w:szCs w:val="20"/>
          <w:rPrChange w:id="25"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sz w:val="20"/>
          <w:szCs w:val="20"/>
          <w:rPrChange w:id="26" w:author="David Döbele" w:date="2025-10-01T19:49:00Z" w16du:dateUtc="2025-10-01T17:49:00Z">
            <w:rPr>
              <w:rFonts w:ascii="Times New Roman" w:hAnsi="Times New Roman" w:cs="Times New Roman"/>
              <w:sz w:val="19"/>
              <w:szCs w:val="19"/>
            </w:rPr>
          </w:rPrChange>
        </w:rPr>
        <w:t>Friedrich-Ebert-Anlage 35</w:t>
      </w:r>
      <w:r w:rsidR="00B25FEC" w:rsidRPr="00D5001E">
        <w:rPr>
          <w:rFonts w:ascii="Times New Roman" w:hAnsi="Times New Roman" w:cs="Times New Roman"/>
          <w:sz w:val="20"/>
          <w:szCs w:val="20"/>
          <w:rPrChange w:id="27" w:author="David Döbele" w:date="2025-10-01T19:49:00Z" w16du:dateUtc="2025-10-01T17:49:00Z">
            <w:rPr>
              <w:rFonts w:ascii="Times New Roman" w:hAnsi="Times New Roman" w:cs="Times New Roman"/>
              <w:sz w:val="19"/>
              <w:szCs w:val="19"/>
            </w:rPr>
          </w:rPrChange>
        </w:rPr>
        <w:t xml:space="preserve"> – </w:t>
      </w:r>
      <w:r w:rsidRPr="00D5001E">
        <w:rPr>
          <w:rFonts w:ascii="Times New Roman" w:hAnsi="Times New Roman" w:cs="Times New Roman"/>
          <w:sz w:val="20"/>
          <w:szCs w:val="20"/>
          <w:rPrChange w:id="28" w:author="David Döbele" w:date="2025-10-01T19:49:00Z" w16du:dateUtc="2025-10-01T17:49:00Z">
            <w:rPr>
              <w:rFonts w:ascii="Times New Roman" w:hAnsi="Times New Roman" w:cs="Times New Roman"/>
              <w:sz w:val="19"/>
              <w:szCs w:val="19"/>
            </w:rPr>
          </w:rPrChange>
        </w:rPr>
        <w:t>37</w:t>
      </w:r>
      <w:r w:rsidR="00F74175" w:rsidRPr="00D5001E">
        <w:rPr>
          <w:rFonts w:ascii="Times New Roman" w:hAnsi="Times New Roman" w:cs="Times New Roman"/>
          <w:sz w:val="20"/>
          <w:szCs w:val="20"/>
          <w:rPrChange w:id="29" w:author="David Döbele" w:date="2025-10-01T19:49:00Z" w16du:dateUtc="2025-10-01T17:49:00Z">
            <w:rPr>
              <w:rFonts w:ascii="Times New Roman" w:hAnsi="Times New Roman" w:cs="Times New Roman"/>
              <w:sz w:val="19"/>
              <w:szCs w:val="19"/>
            </w:rPr>
          </w:rPrChange>
        </w:rPr>
        <w:br/>
      </w:r>
      <w:r w:rsidR="00AF235A" w:rsidRPr="00D5001E">
        <w:rPr>
          <w:rFonts w:ascii="Times New Roman" w:hAnsi="Times New Roman" w:cs="Times New Roman"/>
          <w:sz w:val="20"/>
          <w:szCs w:val="20"/>
          <w:rPrChange w:id="30" w:author="David Döbele" w:date="2025-10-01T19:49:00Z" w16du:dateUtc="2025-10-01T17:49:00Z">
            <w:rPr>
              <w:rFonts w:ascii="Times New Roman" w:hAnsi="Times New Roman" w:cs="Times New Roman"/>
              <w:sz w:val="19"/>
              <w:szCs w:val="19"/>
            </w:rPr>
          </w:rPrChange>
        </w:rPr>
        <w:t>603</w:t>
      </w:r>
      <w:r w:rsidRPr="00D5001E">
        <w:rPr>
          <w:rFonts w:ascii="Times New Roman" w:hAnsi="Times New Roman" w:cs="Times New Roman"/>
          <w:sz w:val="20"/>
          <w:szCs w:val="20"/>
          <w:rPrChange w:id="31" w:author="David Döbele" w:date="2025-10-01T19:49:00Z" w16du:dateUtc="2025-10-01T17:49:00Z">
            <w:rPr>
              <w:rFonts w:ascii="Times New Roman" w:hAnsi="Times New Roman" w:cs="Times New Roman"/>
              <w:sz w:val="19"/>
              <w:szCs w:val="19"/>
            </w:rPr>
          </w:rPrChange>
        </w:rPr>
        <w:t>27</w:t>
      </w:r>
      <w:r w:rsidR="00AF235A" w:rsidRPr="00D5001E">
        <w:rPr>
          <w:rFonts w:ascii="Times New Roman" w:hAnsi="Times New Roman" w:cs="Times New Roman"/>
          <w:sz w:val="20"/>
          <w:szCs w:val="20"/>
          <w:rPrChange w:id="32" w:author="David Döbele" w:date="2025-10-01T19:49:00Z" w16du:dateUtc="2025-10-01T17:49:00Z">
            <w:rPr>
              <w:rFonts w:ascii="Times New Roman" w:hAnsi="Times New Roman" w:cs="Times New Roman"/>
              <w:sz w:val="19"/>
              <w:szCs w:val="19"/>
            </w:rPr>
          </w:rPrChange>
        </w:rPr>
        <w:t xml:space="preserve"> Frankfurt am Main</w:t>
      </w:r>
      <w:r w:rsidR="00F74175" w:rsidRPr="00D5001E">
        <w:rPr>
          <w:rFonts w:ascii="Times New Roman" w:hAnsi="Times New Roman" w:cs="Times New Roman"/>
          <w:sz w:val="20"/>
          <w:szCs w:val="20"/>
          <w:rPrChange w:id="33" w:author="David Döbele" w:date="2025-10-01T19:49:00Z" w16du:dateUtc="2025-10-01T17:49:00Z">
            <w:rPr>
              <w:rFonts w:ascii="Times New Roman" w:hAnsi="Times New Roman" w:cs="Times New Roman"/>
              <w:sz w:val="19"/>
              <w:szCs w:val="19"/>
            </w:rPr>
          </w:rPrChange>
        </w:rPr>
        <w:t xml:space="preserve"> </w:t>
      </w:r>
    </w:p>
    <w:p w14:paraId="3C98F28B" w14:textId="58128468" w:rsidR="006848E0" w:rsidRPr="00D5001E" w:rsidRDefault="00F87E21" w:rsidP="004256BF">
      <w:pPr>
        <w:spacing w:after="0" w:line="240" w:lineRule="auto"/>
        <w:jc w:val="right"/>
        <w:rPr>
          <w:rFonts w:ascii="Times New Roman" w:hAnsi="Times New Roman" w:cs="Times New Roman"/>
          <w:sz w:val="20"/>
          <w:szCs w:val="20"/>
          <w:rPrChange w:id="34"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sz w:val="20"/>
          <w:szCs w:val="20"/>
          <w:rPrChange w:id="35" w:author="David Döbele" w:date="2025-10-01T19:49:00Z" w16du:dateUtc="2025-10-01T17:49:00Z">
            <w:rPr>
              <w:rFonts w:ascii="Times New Roman" w:hAnsi="Times New Roman" w:cs="Times New Roman"/>
              <w:sz w:val="19"/>
              <w:szCs w:val="19"/>
            </w:rPr>
          </w:rPrChange>
        </w:rPr>
        <w:t>Mainz</w:t>
      </w:r>
      <w:r w:rsidR="002D594E" w:rsidRPr="00D5001E">
        <w:rPr>
          <w:rFonts w:ascii="Times New Roman" w:hAnsi="Times New Roman" w:cs="Times New Roman"/>
          <w:sz w:val="20"/>
          <w:szCs w:val="20"/>
          <w:rPrChange w:id="36" w:author="David Döbele" w:date="2025-10-01T19:49:00Z" w16du:dateUtc="2025-10-01T17:49:00Z">
            <w:rPr>
              <w:rFonts w:ascii="Times New Roman" w:hAnsi="Times New Roman" w:cs="Times New Roman"/>
              <w:sz w:val="19"/>
              <w:szCs w:val="19"/>
            </w:rPr>
          </w:rPrChange>
        </w:rPr>
        <w:t xml:space="preserve">, </w:t>
      </w:r>
      <w:r w:rsidR="000C7F3D" w:rsidRPr="00D5001E">
        <w:rPr>
          <w:rFonts w:ascii="Times New Roman" w:hAnsi="Times New Roman" w:cs="Times New Roman"/>
          <w:sz w:val="20"/>
          <w:szCs w:val="20"/>
          <w:rPrChange w:id="37" w:author="David Döbele" w:date="2025-10-01T19:49:00Z" w16du:dateUtc="2025-10-01T17:49:00Z">
            <w:rPr>
              <w:rFonts w:ascii="Times New Roman" w:hAnsi="Times New Roman" w:cs="Times New Roman"/>
              <w:sz w:val="19"/>
              <w:szCs w:val="19"/>
            </w:rPr>
          </w:rPrChange>
        </w:rPr>
        <w:t>30</w:t>
      </w:r>
      <w:r w:rsidR="00D96691" w:rsidRPr="00D5001E">
        <w:rPr>
          <w:rFonts w:ascii="Times New Roman" w:hAnsi="Times New Roman" w:cs="Times New Roman"/>
          <w:sz w:val="20"/>
          <w:szCs w:val="20"/>
          <w:rPrChange w:id="38" w:author="David Döbele" w:date="2025-10-01T19:49:00Z" w16du:dateUtc="2025-10-01T17:49:00Z">
            <w:rPr>
              <w:rFonts w:ascii="Times New Roman" w:hAnsi="Times New Roman" w:cs="Times New Roman"/>
              <w:sz w:val="19"/>
              <w:szCs w:val="19"/>
            </w:rPr>
          </w:rPrChange>
        </w:rPr>
        <w:t>.09.2025</w:t>
      </w:r>
    </w:p>
    <w:p w14:paraId="3A430329" w14:textId="77777777" w:rsidR="0034731A" w:rsidRPr="00D5001E" w:rsidRDefault="0034731A" w:rsidP="004256BF">
      <w:pPr>
        <w:spacing w:after="0" w:line="240" w:lineRule="auto"/>
        <w:jc w:val="right"/>
        <w:rPr>
          <w:rFonts w:ascii="Times New Roman" w:hAnsi="Times New Roman" w:cs="Times New Roman"/>
          <w:sz w:val="20"/>
          <w:szCs w:val="20"/>
          <w:rPrChange w:id="39" w:author="David Döbele" w:date="2025-10-01T19:49:00Z" w16du:dateUtc="2025-10-01T17:49:00Z">
            <w:rPr>
              <w:rFonts w:ascii="Times New Roman" w:hAnsi="Times New Roman" w:cs="Times New Roman"/>
              <w:sz w:val="19"/>
              <w:szCs w:val="19"/>
            </w:rPr>
          </w:rPrChange>
        </w:rPr>
      </w:pPr>
    </w:p>
    <w:p w14:paraId="0098600D" w14:textId="29EA85B0" w:rsidR="000A5AB8" w:rsidRPr="00D5001E" w:rsidRDefault="0099776A" w:rsidP="004256BF">
      <w:pPr>
        <w:spacing w:after="0" w:line="240" w:lineRule="auto"/>
        <w:rPr>
          <w:rFonts w:ascii="Times New Roman" w:hAnsi="Times New Roman" w:cs="Times New Roman"/>
          <w:b/>
          <w:sz w:val="20"/>
          <w:szCs w:val="20"/>
          <w:rPrChange w:id="40" w:author="David Döbele" w:date="2025-10-01T19:49:00Z" w16du:dateUtc="2025-10-01T17:49:00Z">
            <w:rPr>
              <w:rFonts w:ascii="Times New Roman" w:hAnsi="Times New Roman" w:cs="Times New Roman"/>
              <w:b/>
              <w:sz w:val="19"/>
              <w:szCs w:val="19"/>
            </w:rPr>
          </w:rPrChange>
        </w:rPr>
      </w:pPr>
      <w:r w:rsidRPr="00D5001E">
        <w:rPr>
          <w:rFonts w:ascii="Times New Roman" w:hAnsi="Times New Roman" w:cs="Times New Roman"/>
          <w:b/>
          <w:sz w:val="20"/>
          <w:szCs w:val="20"/>
          <w:rPrChange w:id="41" w:author="David Döbele" w:date="2025-10-01T19:49:00Z" w16du:dateUtc="2025-10-01T17:49:00Z">
            <w:rPr>
              <w:rFonts w:ascii="Times New Roman" w:hAnsi="Times New Roman" w:cs="Times New Roman"/>
              <w:b/>
              <w:sz w:val="19"/>
              <w:szCs w:val="19"/>
            </w:rPr>
          </w:rPrChange>
        </w:rPr>
        <w:t xml:space="preserve">Bewerbung um ein Praktikum im </w:t>
      </w:r>
      <w:r w:rsidR="00547EF8" w:rsidRPr="00D5001E">
        <w:rPr>
          <w:rFonts w:ascii="Times New Roman" w:hAnsi="Times New Roman" w:cs="Times New Roman"/>
          <w:b/>
          <w:sz w:val="20"/>
          <w:szCs w:val="20"/>
          <w:rPrChange w:id="42" w:author="David Döbele" w:date="2025-10-01T19:49:00Z" w16du:dateUtc="2025-10-01T17:49:00Z">
            <w:rPr>
              <w:rFonts w:ascii="Times New Roman" w:hAnsi="Times New Roman" w:cs="Times New Roman"/>
              <w:b/>
              <w:sz w:val="19"/>
              <w:szCs w:val="19"/>
            </w:rPr>
          </w:rPrChange>
        </w:rPr>
        <w:t>Bereich Financial Due Diligence</w:t>
      </w:r>
    </w:p>
    <w:p w14:paraId="3A5BDDA8" w14:textId="77777777" w:rsidR="004A615C" w:rsidRPr="00D5001E" w:rsidRDefault="004A615C" w:rsidP="004256BF">
      <w:pPr>
        <w:spacing w:after="0" w:line="240" w:lineRule="auto"/>
        <w:rPr>
          <w:rFonts w:ascii="Times New Roman" w:hAnsi="Times New Roman" w:cs="Times New Roman"/>
          <w:b/>
          <w:sz w:val="20"/>
          <w:szCs w:val="20"/>
          <w:rPrChange w:id="43" w:author="David Döbele" w:date="2025-10-01T19:49:00Z" w16du:dateUtc="2025-10-01T17:49:00Z">
            <w:rPr>
              <w:rFonts w:ascii="Times New Roman" w:hAnsi="Times New Roman" w:cs="Times New Roman"/>
              <w:b/>
              <w:sz w:val="19"/>
              <w:szCs w:val="19"/>
            </w:rPr>
          </w:rPrChange>
        </w:rPr>
      </w:pPr>
    </w:p>
    <w:p w14:paraId="61CDE0AD" w14:textId="5D9C3695" w:rsidR="00034B68" w:rsidRPr="00D5001E" w:rsidRDefault="0099776A" w:rsidP="004256BF">
      <w:pPr>
        <w:spacing w:after="0" w:line="240" w:lineRule="auto"/>
        <w:jc w:val="both"/>
        <w:rPr>
          <w:rFonts w:ascii="Times New Roman" w:hAnsi="Times New Roman" w:cs="Times New Roman"/>
          <w:sz w:val="20"/>
          <w:szCs w:val="20"/>
          <w:rPrChange w:id="44"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sz w:val="20"/>
          <w:szCs w:val="20"/>
          <w:rPrChange w:id="45" w:author="David Döbele" w:date="2025-10-01T19:49:00Z" w16du:dateUtc="2025-10-01T17:49:00Z">
            <w:rPr>
              <w:rFonts w:ascii="Times New Roman" w:hAnsi="Times New Roman" w:cs="Times New Roman"/>
              <w:sz w:val="19"/>
              <w:szCs w:val="19"/>
            </w:rPr>
          </w:rPrChange>
        </w:rPr>
        <w:t>Sehr geehrte Damen und Herren</w:t>
      </w:r>
      <w:r w:rsidR="00E65B09" w:rsidRPr="00D5001E">
        <w:rPr>
          <w:rFonts w:ascii="Times New Roman" w:hAnsi="Times New Roman" w:cs="Times New Roman"/>
          <w:sz w:val="20"/>
          <w:szCs w:val="20"/>
          <w:rPrChange w:id="46" w:author="David Döbele" w:date="2025-10-01T19:49:00Z" w16du:dateUtc="2025-10-01T17:49:00Z">
            <w:rPr>
              <w:rFonts w:ascii="Times New Roman" w:hAnsi="Times New Roman" w:cs="Times New Roman"/>
              <w:sz w:val="19"/>
              <w:szCs w:val="19"/>
            </w:rPr>
          </w:rPrChange>
        </w:rPr>
        <w:t xml:space="preserve">, </w:t>
      </w:r>
    </w:p>
    <w:p w14:paraId="433CF1AE" w14:textId="14106765" w:rsidR="00E65B09" w:rsidRPr="00D5001E" w:rsidRDefault="00E65B09" w:rsidP="004256BF">
      <w:pPr>
        <w:spacing w:after="0" w:line="240" w:lineRule="auto"/>
        <w:jc w:val="both"/>
        <w:rPr>
          <w:rFonts w:ascii="Times New Roman" w:hAnsi="Times New Roman" w:cs="Times New Roman"/>
          <w:sz w:val="20"/>
          <w:szCs w:val="20"/>
          <w:rPrChange w:id="47" w:author="David Döbele" w:date="2025-10-01T19:49:00Z" w16du:dateUtc="2025-10-01T17:49:00Z">
            <w:rPr>
              <w:rFonts w:ascii="Times New Roman" w:hAnsi="Times New Roman" w:cs="Times New Roman"/>
              <w:sz w:val="19"/>
              <w:szCs w:val="19"/>
            </w:rPr>
          </w:rPrChange>
        </w:rPr>
      </w:pPr>
    </w:p>
    <w:p w14:paraId="17DA825B" w14:textId="346A3AE4" w:rsidR="00B25FEC" w:rsidRPr="00D5001E" w:rsidRDefault="00B25FEC" w:rsidP="00B25FEC">
      <w:pPr>
        <w:spacing w:after="0" w:line="240" w:lineRule="auto"/>
        <w:jc w:val="both"/>
        <w:rPr>
          <w:rFonts w:ascii="Times New Roman" w:hAnsi="Times New Roman" w:cs="Times New Roman"/>
          <w:sz w:val="20"/>
          <w:szCs w:val="20"/>
          <w:rPrChange w:id="48"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sz w:val="20"/>
          <w:szCs w:val="20"/>
          <w:rPrChange w:id="49" w:author="David Döbele" w:date="2025-10-01T19:49:00Z" w16du:dateUtc="2025-10-01T17:49:00Z">
            <w:rPr>
              <w:rFonts w:ascii="Times New Roman" w:hAnsi="Times New Roman" w:cs="Times New Roman"/>
              <w:sz w:val="19"/>
              <w:szCs w:val="19"/>
            </w:rPr>
          </w:rPrChange>
        </w:rPr>
        <w:t>schon während meiner Schulzeit</w:t>
      </w:r>
      <w:ins w:id="50" w:author="David Döbele" w:date="2025-10-01T19:45:00Z" w16du:dateUtc="2025-10-01T17:45:00Z">
        <w:r w:rsidR="000375E4" w:rsidRPr="00D5001E">
          <w:rPr>
            <w:rFonts w:ascii="Times New Roman" w:hAnsi="Times New Roman" w:cs="Times New Roman"/>
            <w:sz w:val="20"/>
            <w:szCs w:val="20"/>
            <w:rPrChange w:id="51" w:author="David Döbele" w:date="2025-10-01T19:49:00Z" w16du:dateUtc="2025-10-01T17:49:00Z">
              <w:rPr>
                <w:rFonts w:ascii="Times New Roman" w:hAnsi="Times New Roman" w:cs="Times New Roman"/>
                <w:sz w:val="19"/>
                <w:szCs w:val="19"/>
              </w:rPr>
            </w:rPrChange>
          </w:rPr>
          <w:t xml:space="preserve"> </w:t>
        </w:r>
      </w:ins>
      <w:del w:id="52" w:author="David Döbele" w:date="2025-10-01T19:45:00Z" w16du:dateUtc="2025-10-01T17:45:00Z">
        <w:r w:rsidRPr="00D5001E" w:rsidDel="000375E4">
          <w:rPr>
            <w:rFonts w:ascii="Times New Roman" w:hAnsi="Times New Roman" w:cs="Times New Roman"/>
            <w:sz w:val="20"/>
            <w:szCs w:val="20"/>
            <w:rPrChange w:id="53" w:author="David Döbele" w:date="2025-10-01T19:49:00Z" w16du:dateUtc="2025-10-01T17:49:00Z">
              <w:rPr>
                <w:rFonts w:ascii="Times New Roman" w:hAnsi="Times New Roman" w:cs="Times New Roman"/>
                <w:sz w:val="19"/>
                <w:szCs w:val="19"/>
              </w:rPr>
            </w:rPrChange>
          </w:rPr>
          <w:delText xml:space="preserve">, noch vor der Oberstufe, </w:delText>
        </w:r>
      </w:del>
      <w:r w:rsidRPr="00D5001E">
        <w:rPr>
          <w:rFonts w:ascii="Times New Roman" w:hAnsi="Times New Roman" w:cs="Times New Roman"/>
          <w:sz w:val="20"/>
          <w:szCs w:val="20"/>
          <w:rPrChange w:id="54" w:author="David Döbele" w:date="2025-10-01T19:49:00Z" w16du:dateUtc="2025-10-01T17:49:00Z">
            <w:rPr>
              <w:rFonts w:ascii="Times New Roman" w:hAnsi="Times New Roman" w:cs="Times New Roman"/>
              <w:sz w:val="19"/>
              <w:szCs w:val="19"/>
            </w:rPr>
          </w:rPrChange>
        </w:rPr>
        <w:t xml:space="preserve">habe ich begonnen, mich mit dem Kapitalmarkt auseinanderzusetzen, wobei insbesondere Wertpapiere zu diesem Zeitpunkt mein Interesse weckten. Damit ging einher, dass ich häufig Börsennachrichten verfolgte. Dabei sind mir insbesondere Meldungen zu Unternehmensakquisitionen in Erinnerung geblieben, die mein Interesse an diesem Bereich nachhaltig gestärkt haben. So kann ich mich noch immer sehr gut an die damalige Fusion von T-Mobile US und Sprint erinnern, die der Deutschen Telekom als Muttergesellschaft noch immer nachhaltig wachsende Erträge bereitet und das Jahresergebnis erheblich verbessert. Durch Praktika, den Austausch mit anderen ambitionierten Studenten in meinem Netzwerk sowie Workshops an der Universität wurde mir bewusst, dass </w:t>
      </w:r>
      <w:r w:rsidR="00326F38" w:rsidRPr="00D5001E">
        <w:rPr>
          <w:rFonts w:ascii="Times New Roman" w:hAnsi="Times New Roman" w:cs="Times New Roman"/>
          <w:sz w:val="20"/>
          <w:szCs w:val="20"/>
          <w:rPrChange w:id="55" w:author="David Döbele" w:date="2025-10-01T19:49:00Z" w16du:dateUtc="2025-10-01T17:49:00Z">
            <w:rPr>
              <w:rFonts w:ascii="Times New Roman" w:hAnsi="Times New Roman" w:cs="Times New Roman"/>
              <w:sz w:val="19"/>
              <w:szCs w:val="19"/>
            </w:rPr>
          </w:rPrChange>
        </w:rPr>
        <w:t>das M&amp;A</w:t>
      </w:r>
      <w:r w:rsidRPr="00D5001E">
        <w:rPr>
          <w:rFonts w:ascii="Times New Roman" w:hAnsi="Times New Roman" w:cs="Times New Roman"/>
          <w:sz w:val="20"/>
          <w:szCs w:val="20"/>
          <w:rPrChange w:id="56" w:author="David Döbele" w:date="2025-10-01T19:49:00Z" w16du:dateUtc="2025-10-01T17:49:00Z">
            <w:rPr>
              <w:rFonts w:ascii="Times New Roman" w:hAnsi="Times New Roman" w:cs="Times New Roman"/>
              <w:sz w:val="19"/>
              <w:szCs w:val="19"/>
            </w:rPr>
          </w:rPrChange>
        </w:rPr>
        <w:t xml:space="preserve"> für mich das perfekte Berufsbild ist. </w:t>
      </w:r>
      <w:del w:id="57" w:author="David Döbele" w:date="2025-10-01T19:45:00Z" w16du:dateUtc="2025-10-01T17:45:00Z">
        <w:r w:rsidRPr="00D5001E" w:rsidDel="000375E4">
          <w:rPr>
            <w:rFonts w:ascii="Times New Roman" w:hAnsi="Times New Roman" w:cs="Times New Roman"/>
            <w:sz w:val="20"/>
            <w:szCs w:val="20"/>
            <w:rPrChange w:id="58" w:author="David Döbele" w:date="2025-10-01T19:49:00Z" w16du:dateUtc="2025-10-01T17:49:00Z">
              <w:rPr>
                <w:rFonts w:ascii="Times New Roman" w:hAnsi="Times New Roman" w:cs="Times New Roman"/>
                <w:sz w:val="19"/>
                <w:szCs w:val="19"/>
              </w:rPr>
            </w:rPrChange>
          </w:rPr>
          <w:delText xml:space="preserve">Sie </w:delText>
        </w:r>
      </w:del>
      <w:ins w:id="59" w:author="David Döbele" w:date="2025-10-01T19:45:00Z" w16du:dateUtc="2025-10-01T17:45:00Z">
        <w:r w:rsidR="000375E4" w:rsidRPr="00D5001E">
          <w:rPr>
            <w:rFonts w:ascii="Times New Roman" w:hAnsi="Times New Roman" w:cs="Times New Roman"/>
            <w:sz w:val="20"/>
            <w:szCs w:val="20"/>
            <w:rPrChange w:id="60" w:author="David Döbele" w:date="2025-10-01T19:49:00Z" w16du:dateUtc="2025-10-01T17:49:00Z">
              <w:rPr>
                <w:rFonts w:ascii="Times New Roman" w:hAnsi="Times New Roman" w:cs="Times New Roman"/>
                <w:sz w:val="19"/>
                <w:szCs w:val="19"/>
              </w:rPr>
            </w:rPrChange>
          </w:rPr>
          <w:t>Es</w:t>
        </w:r>
        <w:r w:rsidR="000375E4" w:rsidRPr="00D5001E">
          <w:rPr>
            <w:rFonts w:ascii="Times New Roman" w:hAnsi="Times New Roman" w:cs="Times New Roman"/>
            <w:sz w:val="20"/>
            <w:szCs w:val="20"/>
            <w:rPrChange w:id="61" w:author="David Döbele" w:date="2025-10-01T19:49:00Z" w16du:dateUtc="2025-10-01T17:49:00Z">
              <w:rPr>
                <w:rFonts w:ascii="Times New Roman" w:hAnsi="Times New Roman" w:cs="Times New Roman"/>
                <w:sz w:val="19"/>
                <w:szCs w:val="19"/>
              </w:rPr>
            </w:rPrChange>
          </w:rPr>
          <w:t xml:space="preserve"> </w:t>
        </w:r>
      </w:ins>
      <w:r w:rsidRPr="00D5001E">
        <w:rPr>
          <w:rFonts w:ascii="Times New Roman" w:hAnsi="Times New Roman" w:cs="Times New Roman"/>
          <w:sz w:val="20"/>
          <w:szCs w:val="20"/>
          <w:rPrChange w:id="62" w:author="David Döbele" w:date="2025-10-01T19:49:00Z" w16du:dateUtc="2025-10-01T17:49:00Z">
            <w:rPr>
              <w:rFonts w:ascii="Times New Roman" w:hAnsi="Times New Roman" w:cs="Times New Roman"/>
              <w:sz w:val="19"/>
              <w:szCs w:val="19"/>
            </w:rPr>
          </w:rPrChange>
        </w:rPr>
        <w:t>bietet eine steile Lernkurve, ein leistungsorientiertes Umfeld, den Kontakt zu spannenden Persönlichkeiten und die Möglichkeit, durch seine Arbeit etwas zu bewegen. Um mein bisher gesammeltes Wissen weiter in der Praxis zu vertiefen, möchte ich Sie ab Oktober 2026 als Praktikant in Ihrem Frankfurter Office für eine Dauer von zwölf Wochen unterstützen.</w:t>
      </w:r>
    </w:p>
    <w:p w14:paraId="34C78D04" w14:textId="77777777" w:rsidR="00B25FEC" w:rsidRPr="00D5001E" w:rsidRDefault="00B25FEC" w:rsidP="00B25FEC">
      <w:pPr>
        <w:spacing w:after="0" w:line="240" w:lineRule="auto"/>
        <w:jc w:val="both"/>
        <w:rPr>
          <w:rFonts w:ascii="Times New Roman" w:hAnsi="Times New Roman" w:cs="Times New Roman"/>
          <w:sz w:val="20"/>
          <w:szCs w:val="20"/>
          <w:rPrChange w:id="63" w:author="David Döbele" w:date="2025-10-01T19:49:00Z" w16du:dateUtc="2025-10-01T17:49:00Z">
            <w:rPr>
              <w:rFonts w:ascii="Times New Roman" w:hAnsi="Times New Roman" w:cs="Times New Roman"/>
              <w:sz w:val="19"/>
              <w:szCs w:val="19"/>
            </w:rPr>
          </w:rPrChange>
        </w:rPr>
      </w:pPr>
    </w:p>
    <w:p w14:paraId="6E6CC065" w14:textId="082D510F" w:rsidR="00B25FEC" w:rsidRPr="00D5001E" w:rsidRDefault="00B25FEC" w:rsidP="00B25FEC">
      <w:pPr>
        <w:spacing w:after="0" w:line="240" w:lineRule="auto"/>
        <w:jc w:val="both"/>
        <w:rPr>
          <w:rFonts w:ascii="Times New Roman" w:hAnsi="Times New Roman" w:cs="Times New Roman"/>
          <w:sz w:val="20"/>
          <w:szCs w:val="20"/>
          <w:rPrChange w:id="64"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sz w:val="20"/>
          <w:szCs w:val="20"/>
          <w:rPrChange w:id="65" w:author="David Döbele" w:date="2025-10-01T19:49:00Z" w16du:dateUtc="2025-10-01T17:49:00Z">
            <w:rPr>
              <w:rFonts w:ascii="Times New Roman" w:hAnsi="Times New Roman" w:cs="Times New Roman"/>
              <w:sz w:val="19"/>
              <w:szCs w:val="19"/>
            </w:rPr>
          </w:rPrChange>
        </w:rPr>
        <w:t xml:space="preserve">Nach meinem Abitur im Juni 2023 begann ich direkt im Oktober mein Studium der Wirtschaftswissenschaften an der </w:t>
      </w:r>
      <w:del w:id="66" w:author="David Döbele" w:date="2025-10-01T19:46:00Z" w16du:dateUtc="2025-10-01T17:46:00Z">
        <w:r w:rsidRPr="00D5001E" w:rsidDel="000375E4">
          <w:rPr>
            <w:rFonts w:ascii="Times New Roman" w:hAnsi="Times New Roman" w:cs="Times New Roman"/>
            <w:sz w:val="20"/>
            <w:szCs w:val="20"/>
            <w:rPrChange w:id="67" w:author="David Döbele" w:date="2025-10-01T19:49:00Z" w16du:dateUtc="2025-10-01T17:49:00Z">
              <w:rPr>
                <w:rFonts w:ascii="Times New Roman" w:hAnsi="Times New Roman" w:cs="Times New Roman"/>
                <w:sz w:val="19"/>
                <w:szCs w:val="19"/>
              </w:rPr>
            </w:rPrChange>
          </w:rPr>
          <w:delText>Johannes Gutenberg-Universität in</w:delText>
        </w:r>
      </w:del>
      <w:ins w:id="68" w:author="David Döbele" w:date="2025-10-01T19:46:00Z" w16du:dateUtc="2025-10-01T17:46:00Z">
        <w:r w:rsidR="000375E4" w:rsidRPr="00D5001E">
          <w:rPr>
            <w:rFonts w:ascii="Times New Roman" w:hAnsi="Times New Roman" w:cs="Times New Roman"/>
            <w:sz w:val="20"/>
            <w:szCs w:val="20"/>
            <w:rPrChange w:id="69" w:author="David Döbele" w:date="2025-10-01T19:49:00Z" w16du:dateUtc="2025-10-01T17:49:00Z">
              <w:rPr>
                <w:rFonts w:ascii="Times New Roman" w:hAnsi="Times New Roman" w:cs="Times New Roman"/>
                <w:sz w:val="19"/>
                <w:szCs w:val="19"/>
              </w:rPr>
            </w:rPrChange>
          </w:rPr>
          <w:t>Uni</w:t>
        </w:r>
      </w:ins>
      <w:r w:rsidRPr="00D5001E">
        <w:rPr>
          <w:rFonts w:ascii="Times New Roman" w:hAnsi="Times New Roman" w:cs="Times New Roman"/>
          <w:sz w:val="20"/>
          <w:szCs w:val="20"/>
          <w:rPrChange w:id="70" w:author="David Döbele" w:date="2025-10-01T19:49:00Z" w16du:dateUtc="2025-10-01T17:49:00Z">
            <w:rPr>
              <w:rFonts w:ascii="Times New Roman" w:hAnsi="Times New Roman" w:cs="Times New Roman"/>
              <w:sz w:val="19"/>
              <w:szCs w:val="19"/>
            </w:rPr>
          </w:rPrChange>
        </w:rPr>
        <w:t xml:space="preserve"> Mainz. Dabei habe ich relevante </w:t>
      </w:r>
      <w:ins w:id="71" w:author="David Döbele" w:date="2025-10-01T19:46:00Z" w16du:dateUtc="2025-10-01T17:46:00Z">
        <w:r w:rsidR="000375E4" w:rsidRPr="00D5001E">
          <w:rPr>
            <w:rFonts w:ascii="Times New Roman" w:hAnsi="Times New Roman" w:cs="Times New Roman"/>
            <w:sz w:val="20"/>
            <w:szCs w:val="20"/>
            <w:rPrChange w:id="72" w:author="David Döbele" w:date="2025-10-01T19:49:00Z" w16du:dateUtc="2025-10-01T17:49:00Z">
              <w:rPr>
                <w:rFonts w:ascii="Times New Roman" w:hAnsi="Times New Roman" w:cs="Times New Roman"/>
                <w:sz w:val="19"/>
                <w:szCs w:val="19"/>
              </w:rPr>
            </w:rPrChange>
          </w:rPr>
          <w:t>Finance-</w:t>
        </w:r>
      </w:ins>
      <w:r w:rsidRPr="00D5001E">
        <w:rPr>
          <w:rFonts w:ascii="Times New Roman" w:hAnsi="Times New Roman" w:cs="Times New Roman"/>
          <w:sz w:val="20"/>
          <w:szCs w:val="20"/>
          <w:rPrChange w:id="73" w:author="David Döbele" w:date="2025-10-01T19:49:00Z" w16du:dateUtc="2025-10-01T17:49:00Z">
            <w:rPr>
              <w:rFonts w:ascii="Times New Roman" w:hAnsi="Times New Roman" w:cs="Times New Roman"/>
              <w:sz w:val="19"/>
              <w:szCs w:val="19"/>
            </w:rPr>
          </w:rPrChange>
        </w:rPr>
        <w:t xml:space="preserve">Module nicht nur mit sehr guten Klausurergebnissen abgeschlossen, sondern bin auch einigen </w:t>
      </w:r>
      <w:del w:id="74" w:author="David Döbele" w:date="2025-10-01T19:46:00Z" w16du:dateUtc="2025-10-01T17:46:00Z">
        <w:r w:rsidRPr="00D5001E" w:rsidDel="000375E4">
          <w:rPr>
            <w:rFonts w:ascii="Times New Roman" w:hAnsi="Times New Roman" w:cs="Times New Roman"/>
            <w:sz w:val="20"/>
            <w:szCs w:val="20"/>
            <w:rPrChange w:id="75" w:author="David Döbele" w:date="2025-10-01T19:49:00Z" w16du:dateUtc="2025-10-01T17:49:00Z">
              <w:rPr>
                <w:rFonts w:ascii="Times New Roman" w:hAnsi="Times New Roman" w:cs="Times New Roman"/>
                <w:sz w:val="19"/>
                <w:szCs w:val="19"/>
              </w:rPr>
            </w:rPrChange>
          </w:rPr>
          <w:delText xml:space="preserve">studentischen </w:delText>
        </w:r>
      </w:del>
      <w:r w:rsidRPr="00D5001E">
        <w:rPr>
          <w:rFonts w:ascii="Times New Roman" w:hAnsi="Times New Roman" w:cs="Times New Roman"/>
          <w:sz w:val="20"/>
          <w:szCs w:val="20"/>
          <w:rPrChange w:id="76" w:author="David Döbele" w:date="2025-10-01T19:49:00Z" w16du:dateUtc="2025-10-01T17:49:00Z">
            <w:rPr>
              <w:rFonts w:ascii="Times New Roman" w:hAnsi="Times New Roman" w:cs="Times New Roman"/>
              <w:sz w:val="19"/>
              <w:szCs w:val="19"/>
            </w:rPr>
          </w:rPrChange>
        </w:rPr>
        <w:t xml:space="preserve">Organisationen, wie dem Arbeitskreis Börse Mainz und dem Entrepreneurs Club Mainz, beigetreten. Dort ist man nicht nur an interessanten Workshops und Vorträgen beteiligt, sondern trifft auch viele ambitionierte Studenten, um sein Netzwerk zu erweitern. Meine Stärken, die mich zu einem relevanten Kandidaten für das Praktikum machen, sind meine analytischen Fähigkeiten und mein geübter Umgang mit </w:t>
      </w:r>
      <w:del w:id="77" w:author="David Döbele" w:date="2025-10-01T19:46:00Z" w16du:dateUtc="2025-10-01T17:46:00Z">
        <w:r w:rsidRPr="00D5001E" w:rsidDel="000375E4">
          <w:rPr>
            <w:rFonts w:ascii="Times New Roman" w:hAnsi="Times New Roman" w:cs="Times New Roman"/>
            <w:sz w:val="20"/>
            <w:szCs w:val="20"/>
            <w:rPrChange w:id="78" w:author="David Döbele" w:date="2025-10-01T19:49:00Z" w16du:dateUtc="2025-10-01T17:49:00Z">
              <w:rPr>
                <w:rFonts w:ascii="Times New Roman" w:hAnsi="Times New Roman" w:cs="Times New Roman"/>
                <w:sz w:val="19"/>
                <w:szCs w:val="19"/>
              </w:rPr>
            </w:rPrChange>
          </w:rPr>
          <w:delText xml:space="preserve">Microsoft Office, insbesondere mit </w:delText>
        </w:r>
      </w:del>
      <w:r w:rsidRPr="00D5001E">
        <w:rPr>
          <w:rFonts w:ascii="Times New Roman" w:hAnsi="Times New Roman" w:cs="Times New Roman"/>
          <w:sz w:val="20"/>
          <w:szCs w:val="20"/>
          <w:rPrChange w:id="79" w:author="David Döbele" w:date="2025-10-01T19:49:00Z" w16du:dateUtc="2025-10-01T17:49:00Z">
            <w:rPr>
              <w:rFonts w:ascii="Times New Roman" w:hAnsi="Times New Roman" w:cs="Times New Roman"/>
              <w:sz w:val="19"/>
              <w:szCs w:val="19"/>
            </w:rPr>
          </w:rPrChange>
        </w:rPr>
        <w:t xml:space="preserve">Excel und PowerPoint, wofür ich während meines Praktikums in der Wirtschaftsprüfung bei BDO häufig gelobt wurde. Zudem verfüge ich über umfassendes Wissen in Accounting und </w:t>
      </w:r>
      <w:proofErr w:type="spellStart"/>
      <w:r w:rsidRPr="00D5001E">
        <w:rPr>
          <w:rFonts w:ascii="Times New Roman" w:hAnsi="Times New Roman" w:cs="Times New Roman"/>
          <w:sz w:val="20"/>
          <w:szCs w:val="20"/>
          <w:rPrChange w:id="80" w:author="David Döbele" w:date="2025-10-01T19:49:00Z" w16du:dateUtc="2025-10-01T17:49:00Z">
            <w:rPr>
              <w:rFonts w:ascii="Times New Roman" w:hAnsi="Times New Roman" w:cs="Times New Roman"/>
              <w:sz w:val="19"/>
              <w:szCs w:val="19"/>
            </w:rPr>
          </w:rPrChange>
        </w:rPr>
        <w:t>Valuation</w:t>
      </w:r>
      <w:proofErr w:type="spellEnd"/>
      <w:r w:rsidRPr="00D5001E">
        <w:rPr>
          <w:rFonts w:ascii="Times New Roman" w:hAnsi="Times New Roman" w:cs="Times New Roman"/>
          <w:sz w:val="20"/>
          <w:szCs w:val="20"/>
          <w:rPrChange w:id="81" w:author="David Döbele" w:date="2025-10-01T19:49:00Z" w16du:dateUtc="2025-10-01T17:49:00Z">
            <w:rPr>
              <w:rFonts w:ascii="Times New Roman" w:hAnsi="Times New Roman" w:cs="Times New Roman"/>
              <w:sz w:val="19"/>
              <w:szCs w:val="19"/>
            </w:rPr>
          </w:rPrChange>
        </w:rPr>
        <w:t xml:space="preserve">, das ich in meinem </w:t>
      </w:r>
      <w:ins w:id="82" w:author="David Döbele" w:date="2025-10-01T19:47:00Z" w16du:dateUtc="2025-10-01T17:47:00Z">
        <w:r w:rsidR="000375E4" w:rsidRPr="00D5001E">
          <w:rPr>
            <w:rFonts w:ascii="Times New Roman" w:hAnsi="Times New Roman" w:cs="Times New Roman"/>
            <w:sz w:val="20"/>
            <w:szCs w:val="20"/>
            <w:rPrChange w:id="83" w:author="David Döbele" w:date="2025-10-01T19:49:00Z" w16du:dateUtc="2025-10-01T17:49:00Z">
              <w:rPr>
                <w:rFonts w:ascii="Times New Roman" w:hAnsi="Times New Roman" w:cs="Times New Roman"/>
                <w:sz w:val="19"/>
                <w:szCs w:val="19"/>
              </w:rPr>
            </w:rPrChange>
          </w:rPr>
          <w:t xml:space="preserve">anstehenden </w:t>
        </w:r>
      </w:ins>
      <w:del w:id="84" w:author="David Döbele" w:date="2025-10-01T19:47:00Z" w16du:dateUtc="2025-10-01T17:47:00Z">
        <w:r w:rsidRPr="00D5001E" w:rsidDel="000375E4">
          <w:rPr>
            <w:rFonts w:ascii="Times New Roman" w:hAnsi="Times New Roman" w:cs="Times New Roman"/>
            <w:sz w:val="20"/>
            <w:szCs w:val="20"/>
            <w:rPrChange w:id="85" w:author="David Döbele" w:date="2025-10-01T19:49:00Z" w16du:dateUtc="2025-10-01T17:49:00Z">
              <w:rPr>
                <w:rFonts w:ascii="Times New Roman" w:hAnsi="Times New Roman" w:cs="Times New Roman"/>
                <w:sz w:val="19"/>
                <w:szCs w:val="19"/>
              </w:rPr>
            </w:rPrChange>
          </w:rPr>
          <w:delText>Investmentbanking</w:delText>
        </w:r>
      </w:del>
      <w:ins w:id="86" w:author="David Döbele" w:date="2025-10-01T19:47:00Z" w16du:dateUtc="2025-10-01T17:47:00Z">
        <w:r w:rsidR="000375E4" w:rsidRPr="00D5001E">
          <w:rPr>
            <w:rFonts w:ascii="Times New Roman" w:hAnsi="Times New Roman" w:cs="Times New Roman"/>
            <w:sz w:val="20"/>
            <w:szCs w:val="20"/>
            <w:rPrChange w:id="87" w:author="David Döbele" w:date="2025-10-01T19:49:00Z" w16du:dateUtc="2025-10-01T17:49:00Z">
              <w:rPr>
                <w:rFonts w:ascii="Times New Roman" w:hAnsi="Times New Roman" w:cs="Times New Roman"/>
                <w:sz w:val="19"/>
                <w:szCs w:val="19"/>
              </w:rPr>
            </w:rPrChange>
          </w:rPr>
          <w:t>M&amp;A</w:t>
        </w:r>
      </w:ins>
      <w:r w:rsidRPr="00D5001E">
        <w:rPr>
          <w:rFonts w:ascii="Times New Roman" w:hAnsi="Times New Roman" w:cs="Times New Roman"/>
          <w:sz w:val="20"/>
          <w:szCs w:val="20"/>
          <w:rPrChange w:id="88" w:author="David Döbele" w:date="2025-10-01T19:49:00Z" w16du:dateUtc="2025-10-01T17:49:00Z">
            <w:rPr>
              <w:rFonts w:ascii="Times New Roman" w:hAnsi="Times New Roman" w:cs="Times New Roman"/>
              <w:sz w:val="19"/>
              <w:szCs w:val="19"/>
            </w:rPr>
          </w:rPrChange>
        </w:rPr>
        <w:t xml:space="preserve">-Praktikum bei BLOK Management </w:t>
      </w:r>
      <w:del w:id="89" w:author="David Döbele" w:date="2025-10-01T19:47:00Z" w16du:dateUtc="2025-10-01T17:47:00Z">
        <w:r w:rsidRPr="00D5001E" w:rsidDel="000375E4">
          <w:rPr>
            <w:rFonts w:ascii="Times New Roman" w:hAnsi="Times New Roman" w:cs="Times New Roman"/>
            <w:sz w:val="20"/>
            <w:szCs w:val="20"/>
            <w:rPrChange w:id="90" w:author="David Döbele" w:date="2025-10-01T19:49:00Z" w16du:dateUtc="2025-10-01T17:49:00Z">
              <w:rPr>
                <w:rFonts w:ascii="Times New Roman" w:hAnsi="Times New Roman" w:cs="Times New Roman"/>
                <w:sz w:val="19"/>
                <w:szCs w:val="19"/>
              </w:rPr>
            </w:rPrChange>
          </w:rPr>
          <w:delText>deutlich unter Beweis stellen</w:delText>
        </w:r>
      </w:del>
      <w:ins w:id="91" w:author="David Döbele" w:date="2025-10-01T19:47:00Z" w16du:dateUtc="2025-10-01T17:47:00Z">
        <w:r w:rsidR="000375E4" w:rsidRPr="00D5001E">
          <w:rPr>
            <w:rFonts w:ascii="Times New Roman" w:hAnsi="Times New Roman" w:cs="Times New Roman"/>
            <w:sz w:val="20"/>
            <w:szCs w:val="20"/>
            <w:rPrChange w:id="92" w:author="David Döbele" w:date="2025-10-01T19:49:00Z" w16du:dateUtc="2025-10-01T17:49:00Z">
              <w:rPr>
                <w:rFonts w:ascii="Times New Roman" w:hAnsi="Times New Roman" w:cs="Times New Roman"/>
                <w:sz w:val="19"/>
                <w:szCs w:val="19"/>
              </w:rPr>
            </w:rPrChange>
          </w:rPr>
          <w:t>weiter ausbauen</w:t>
        </w:r>
      </w:ins>
      <w:r w:rsidRPr="00D5001E">
        <w:rPr>
          <w:rFonts w:ascii="Times New Roman" w:hAnsi="Times New Roman" w:cs="Times New Roman"/>
          <w:sz w:val="20"/>
          <w:szCs w:val="20"/>
          <w:rPrChange w:id="93" w:author="David Döbele" w:date="2025-10-01T19:49:00Z" w16du:dateUtc="2025-10-01T17:49:00Z">
            <w:rPr>
              <w:rFonts w:ascii="Times New Roman" w:hAnsi="Times New Roman" w:cs="Times New Roman"/>
              <w:sz w:val="19"/>
              <w:szCs w:val="19"/>
            </w:rPr>
          </w:rPrChange>
        </w:rPr>
        <w:t xml:space="preserve"> werde. Auch Teamfähigkeit, die während meines Praktikums zentral und wichtig war, hat sich als eine meiner Stärken bestätigt. So pflege ich noch immer gute Beziehungen zu meinen ehemaligen </w:t>
      </w:r>
      <w:del w:id="94" w:author="David Döbele" w:date="2025-10-01T19:48:00Z" w16du:dateUtc="2025-10-01T17:48:00Z">
        <w:r w:rsidRPr="00D5001E" w:rsidDel="000375E4">
          <w:rPr>
            <w:rFonts w:ascii="Times New Roman" w:hAnsi="Times New Roman" w:cs="Times New Roman"/>
            <w:sz w:val="20"/>
            <w:szCs w:val="20"/>
            <w:rPrChange w:id="95" w:author="David Döbele" w:date="2025-10-01T19:49:00Z" w16du:dateUtc="2025-10-01T17:49:00Z">
              <w:rPr>
                <w:rFonts w:ascii="Times New Roman" w:hAnsi="Times New Roman" w:cs="Times New Roman"/>
                <w:sz w:val="19"/>
                <w:szCs w:val="19"/>
              </w:rPr>
            </w:rPrChange>
          </w:rPr>
          <w:delText>Vorgesetzten und Teammitgliedern</w:delText>
        </w:r>
      </w:del>
      <w:ins w:id="96" w:author="David Döbele" w:date="2025-10-01T19:48:00Z" w16du:dateUtc="2025-10-01T17:48:00Z">
        <w:r w:rsidR="000375E4" w:rsidRPr="00D5001E">
          <w:rPr>
            <w:rFonts w:ascii="Times New Roman" w:hAnsi="Times New Roman" w:cs="Times New Roman"/>
            <w:sz w:val="20"/>
            <w:szCs w:val="20"/>
            <w:rPrChange w:id="97" w:author="David Döbele" w:date="2025-10-01T19:49:00Z" w16du:dateUtc="2025-10-01T17:49:00Z">
              <w:rPr>
                <w:rFonts w:ascii="Times New Roman" w:hAnsi="Times New Roman" w:cs="Times New Roman"/>
                <w:sz w:val="19"/>
                <w:szCs w:val="19"/>
              </w:rPr>
            </w:rPrChange>
          </w:rPr>
          <w:t>Kollegen</w:t>
        </w:r>
      </w:ins>
      <w:r w:rsidRPr="00D5001E">
        <w:rPr>
          <w:rFonts w:ascii="Times New Roman" w:hAnsi="Times New Roman" w:cs="Times New Roman"/>
          <w:sz w:val="20"/>
          <w:szCs w:val="20"/>
          <w:rPrChange w:id="98" w:author="David Döbele" w:date="2025-10-01T19:49:00Z" w16du:dateUtc="2025-10-01T17:49:00Z">
            <w:rPr>
              <w:rFonts w:ascii="Times New Roman" w:hAnsi="Times New Roman" w:cs="Times New Roman"/>
              <w:sz w:val="19"/>
              <w:szCs w:val="19"/>
            </w:rPr>
          </w:rPrChange>
        </w:rPr>
        <w:t>. Einfühlungsvermögen und Empathie zählen ebenfalls zu meinen Stärken, Fähigkeiten, die in der M&amp;A-Beratung,</w:t>
      </w:r>
      <w:r w:rsidR="00326F38" w:rsidRPr="00D5001E">
        <w:rPr>
          <w:rFonts w:ascii="Times New Roman" w:hAnsi="Times New Roman" w:cs="Times New Roman"/>
          <w:sz w:val="20"/>
          <w:szCs w:val="20"/>
          <w:rPrChange w:id="99" w:author="David Döbele" w:date="2025-10-01T19:49:00Z" w16du:dateUtc="2025-10-01T17:49:00Z">
            <w:rPr>
              <w:rFonts w:ascii="Times New Roman" w:hAnsi="Times New Roman" w:cs="Times New Roman"/>
              <w:sz w:val="19"/>
              <w:szCs w:val="19"/>
            </w:rPr>
          </w:rPrChange>
        </w:rPr>
        <w:t xml:space="preserve"> und damit auch in der </w:t>
      </w:r>
      <w:r w:rsidR="005B666F" w:rsidRPr="00D5001E">
        <w:rPr>
          <w:rFonts w:ascii="Times New Roman" w:hAnsi="Times New Roman" w:cs="Times New Roman"/>
          <w:sz w:val="20"/>
          <w:szCs w:val="20"/>
          <w:rPrChange w:id="100" w:author="David Döbele" w:date="2025-10-01T19:49:00Z" w16du:dateUtc="2025-10-01T17:49:00Z">
            <w:rPr>
              <w:rFonts w:ascii="Times New Roman" w:hAnsi="Times New Roman" w:cs="Times New Roman"/>
              <w:sz w:val="19"/>
              <w:szCs w:val="19"/>
            </w:rPr>
          </w:rPrChange>
        </w:rPr>
        <w:t>Financial Due Diligence</w:t>
      </w:r>
      <w:r w:rsidR="00326F38" w:rsidRPr="00D5001E">
        <w:rPr>
          <w:rFonts w:ascii="Times New Roman" w:hAnsi="Times New Roman" w:cs="Times New Roman"/>
          <w:sz w:val="20"/>
          <w:szCs w:val="20"/>
          <w:rPrChange w:id="101" w:author="David Döbele" w:date="2025-10-01T19:49:00Z" w16du:dateUtc="2025-10-01T17:49:00Z">
            <w:rPr>
              <w:rFonts w:ascii="Times New Roman" w:hAnsi="Times New Roman" w:cs="Times New Roman"/>
              <w:sz w:val="19"/>
              <w:szCs w:val="19"/>
            </w:rPr>
          </w:rPrChange>
        </w:rPr>
        <w:t xml:space="preserve"> als sehr wichtige</w:t>
      </w:r>
      <w:r w:rsidR="005828AE" w:rsidRPr="00D5001E">
        <w:rPr>
          <w:rFonts w:ascii="Times New Roman" w:hAnsi="Times New Roman" w:cs="Times New Roman"/>
          <w:sz w:val="20"/>
          <w:szCs w:val="20"/>
          <w:rPrChange w:id="102" w:author="David Döbele" w:date="2025-10-01T19:49:00Z" w16du:dateUtc="2025-10-01T17:49:00Z">
            <w:rPr>
              <w:rFonts w:ascii="Times New Roman" w:hAnsi="Times New Roman" w:cs="Times New Roman"/>
              <w:sz w:val="19"/>
              <w:szCs w:val="19"/>
            </w:rPr>
          </w:rPrChange>
        </w:rPr>
        <w:t xml:space="preserve">r Bestandteil, </w:t>
      </w:r>
      <w:r w:rsidRPr="00D5001E">
        <w:rPr>
          <w:rFonts w:ascii="Times New Roman" w:hAnsi="Times New Roman" w:cs="Times New Roman"/>
          <w:sz w:val="20"/>
          <w:szCs w:val="20"/>
          <w:rPrChange w:id="103" w:author="David Döbele" w:date="2025-10-01T19:49:00Z" w16du:dateUtc="2025-10-01T17:49:00Z">
            <w:rPr>
              <w:rFonts w:ascii="Times New Roman" w:hAnsi="Times New Roman" w:cs="Times New Roman"/>
              <w:sz w:val="19"/>
              <w:szCs w:val="19"/>
            </w:rPr>
          </w:rPrChange>
        </w:rPr>
        <w:t xml:space="preserve">besonders gefragt sind. Vor allem aber zeichnen mich Ehrgeiz und Durchhaltevermögen aus, was ich unter anderem in der </w:t>
      </w:r>
      <w:proofErr w:type="spellStart"/>
      <w:r w:rsidRPr="00D5001E">
        <w:rPr>
          <w:rFonts w:ascii="Times New Roman" w:hAnsi="Times New Roman" w:cs="Times New Roman"/>
          <w:sz w:val="20"/>
          <w:szCs w:val="20"/>
          <w:rPrChange w:id="104" w:author="David Döbele" w:date="2025-10-01T19:49:00Z" w16du:dateUtc="2025-10-01T17:49:00Z">
            <w:rPr>
              <w:rFonts w:ascii="Times New Roman" w:hAnsi="Times New Roman" w:cs="Times New Roman"/>
              <w:sz w:val="19"/>
              <w:szCs w:val="19"/>
            </w:rPr>
          </w:rPrChange>
        </w:rPr>
        <w:t>busy-season</w:t>
      </w:r>
      <w:proofErr w:type="spellEnd"/>
      <w:r w:rsidRPr="00D5001E">
        <w:rPr>
          <w:rFonts w:ascii="Times New Roman" w:hAnsi="Times New Roman" w:cs="Times New Roman"/>
          <w:sz w:val="20"/>
          <w:szCs w:val="20"/>
          <w:rPrChange w:id="105" w:author="David Döbele" w:date="2025-10-01T19:49:00Z" w16du:dateUtc="2025-10-01T17:49:00Z">
            <w:rPr>
              <w:rFonts w:ascii="Times New Roman" w:hAnsi="Times New Roman" w:cs="Times New Roman"/>
              <w:sz w:val="19"/>
              <w:szCs w:val="19"/>
            </w:rPr>
          </w:rPrChange>
        </w:rPr>
        <w:t xml:space="preserve"> bei BDO ausgiebig gezeigt habe, wo Deadlines in Bezug auf die Berichte sehr wichtig sind und hoher Druck besteht. Alle genannten Eigenschaften und Stärken sind für </w:t>
      </w:r>
      <w:r w:rsidR="00326F38" w:rsidRPr="00D5001E">
        <w:rPr>
          <w:rFonts w:ascii="Times New Roman" w:hAnsi="Times New Roman" w:cs="Times New Roman"/>
          <w:sz w:val="20"/>
          <w:szCs w:val="20"/>
          <w:rPrChange w:id="106" w:author="David Döbele" w:date="2025-10-01T19:49:00Z" w16du:dateUtc="2025-10-01T17:49:00Z">
            <w:rPr>
              <w:rFonts w:ascii="Times New Roman" w:hAnsi="Times New Roman" w:cs="Times New Roman"/>
              <w:sz w:val="19"/>
              <w:szCs w:val="19"/>
            </w:rPr>
          </w:rPrChange>
        </w:rPr>
        <w:t>die Financial Due Diligence</w:t>
      </w:r>
      <w:r w:rsidRPr="00D5001E">
        <w:rPr>
          <w:rFonts w:ascii="Times New Roman" w:hAnsi="Times New Roman" w:cs="Times New Roman"/>
          <w:sz w:val="20"/>
          <w:szCs w:val="20"/>
          <w:rPrChange w:id="107" w:author="David Döbele" w:date="2025-10-01T19:49:00Z" w16du:dateUtc="2025-10-01T17:49:00Z">
            <w:rPr>
              <w:rFonts w:ascii="Times New Roman" w:hAnsi="Times New Roman" w:cs="Times New Roman"/>
              <w:sz w:val="19"/>
              <w:szCs w:val="19"/>
            </w:rPr>
          </w:rPrChange>
        </w:rPr>
        <w:t xml:space="preserve"> von hoher Relevanz, weshalb ich sicher bin, dass Sie von mir als Praktikant profitieren werden und ich ein optimaler Kandidat für diese Stelle bin.</w:t>
      </w:r>
    </w:p>
    <w:p w14:paraId="7C562689" w14:textId="77777777" w:rsidR="00A81A51" w:rsidRPr="00D5001E" w:rsidRDefault="00A81A51" w:rsidP="004256BF">
      <w:pPr>
        <w:spacing w:after="0" w:line="240" w:lineRule="auto"/>
        <w:jc w:val="both"/>
        <w:rPr>
          <w:rFonts w:ascii="Times New Roman" w:hAnsi="Times New Roman" w:cs="Times New Roman"/>
          <w:sz w:val="20"/>
          <w:szCs w:val="20"/>
          <w:rPrChange w:id="108" w:author="David Döbele" w:date="2025-10-01T19:49:00Z" w16du:dateUtc="2025-10-01T17:49:00Z">
            <w:rPr>
              <w:rFonts w:ascii="Times New Roman" w:hAnsi="Times New Roman" w:cs="Times New Roman"/>
              <w:sz w:val="19"/>
              <w:szCs w:val="19"/>
            </w:rPr>
          </w:rPrChange>
        </w:rPr>
      </w:pPr>
    </w:p>
    <w:p w14:paraId="7D5DCF87" w14:textId="7D1EFE8E" w:rsidR="00B25FEC" w:rsidRPr="00D5001E" w:rsidRDefault="00B25FEC" w:rsidP="00B25FEC">
      <w:pPr>
        <w:spacing w:after="0" w:line="240" w:lineRule="auto"/>
        <w:jc w:val="both"/>
        <w:rPr>
          <w:rFonts w:ascii="Times New Roman" w:hAnsi="Times New Roman" w:cs="Times New Roman"/>
          <w:sz w:val="20"/>
          <w:szCs w:val="20"/>
          <w:rPrChange w:id="109"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sz w:val="20"/>
          <w:szCs w:val="20"/>
          <w:rPrChange w:id="110" w:author="David Döbele" w:date="2025-10-01T19:49:00Z" w16du:dateUtc="2025-10-01T17:49:00Z">
            <w:rPr>
              <w:rFonts w:ascii="Times New Roman" w:hAnsi="Times New Roman" w:cs="Times New Roman"/>
              <w:sz w:val="19"/>
              <w:szCs w:val="19"/>
            </w:rPr>
          </w:rPrChange>
        </w:rPr>
        <w:t xml:space="preserve">Was PwC für mich besonders attraktiv macht, ist die Kombination aus sehr erfahrenen Experten mit vielen Jahren Transaktionserfahrung und einem vielseitigen Mandantenportfolio, das vor allem große, bekannte und etablierte Unternehmen umfasst. Ebenso spannend finde ich die breite Aufstellung in zahlreiche Sektoren, die PwC ein sehr dynamisches Arbeitsumfeld verleiht. Besonders beeindruckt mich in diesem Zusammenhang die Sell-Side-Beratung von PwC beim Verkauf der </w:t>
      </w:r>
      <w:proofErr w:type="spellStart"/>
      <w:r w:rsidRPr="00D5001E">
        <w:rPr>
          <w:rFonts w:ascii="Times New Roman" w:hAnsi="Times New Roman" w:cs="Times New Roman"/>
          <w:sz w:val="20"/>
          <w:szCs w:val="20"/>
          <w:rPrChange w:id="111" w:author="David Döbele" w:date="2025-10-01T19:49:00Z" w16du:dateUtc="2025-10-01T17:49:00Z">
            <w:rPr>
              <w:rFonts w:ascii="Times New Roman" w:hAnsi="Times New Roman" w:cs="Times New Roman"/>
              <w:sz w:val="19"/>
              <w:szCs w:val="19"/>
            </w:rPr>
          </w:rPrChange>
        </w:rPr>
        <w:t>sevDesk</w:t>
      </w:r>
      <w:proofErr w:type="spellEnd"/>
      <w:r w:rsidRPr="00D5001E">
        <w:rPr>
          <w:rFonts w:ascii="Times New Roman" w:hAnsi="Times New Roman" w:cs="Times New Roman"/>
          <w:sz w:val="20"/>
          <w:szCs w:val="20"/>
          <w:rPrChange w:id="112" w:author="David Döbele" w:date="2025-10-01T19:49:00Z" w16du:dateUtc="2025-10-01T17:49:00Z">
            <w:rPr>
              <w:rFonts w:ascii="Times New Roman" w:hAnsi="Times New Roman" w:cs="Times New Roman"/>
              <w:sz w:val="19"/>
              <w:szCs w:val="19"/>
            </w:rPr>
          </w:rPrChange>
        </w:rPr>
        <w:t xml:space="preserve"> GmbH an die französische </w:t>
      </w:r>
      <w:proofErr w:type="spellStart"/>
      <w:r w:rsidRPr="00D5001E">
        <w:rPr>
          <w:rFonts w:ascii="Times New Roman" w:hAnsi="Times New Roman" w:cs="Times New Roman"/>
          <w:sz w:val="20"/>
          <w:szCs w:val="20"/>
          <w:rPrChange w:id="113" w:author="David Döbele" w:date="2025-10-01T19:49:00Z" w16du:dateUtc="2025-10-01T17:49:00Z">
            <w:rPr>
              <w:rFonts w:ascii="Times New Roman" w:hAnsi="Times New Roman" w:cs="Times New Roman"/>
              <w:sz w:val="19"/>
              <w:szCs w:val="19"/>
            </w:rPr>
          </w:rPrChange>
        </w:rPr>
        <w:t>Cegid</w:t>
      </w:r>
      <w:proofErr w:type="spellEnd"/>
      <w:r w:rsidRPr="00D5001E">
        <w:rPr>
          <w:rFonts w:ascii="Times New Roman" w:hAnsi="Times New Roman" w:cs="Times New Roman"/>
          <w:sz w:val="20"/>
          <w:szCs w:val="20"/>
          <w:rPrChange w:id="114" w:author="David Döbele" w:date="2025-10-01T19:49:00Z" w16du:dateUtc="2025-10-01T17:49:00Z">
            <w:rPr>
              <w:rFonts w:ascii="Times New Roman" w:hAnsi="Times New Roman" w:cs="Times New Roman"/>
              <w:sz w:val="19"/>
              <w:szCs w:val="19"/>
            </w:rPr>
          </w:rPrChange>
        </w:rPr>
        <w:t xml:space="preserve"> SA. </w:t>
      </w:r>
      <w:proofErr w:type="spellStart"/>
      <w:r w:rsidRPr="00D5001E">
        <w:rPr>
          <w:rFonts w:ascii="Times New Roman" w:hAnsi="Times New Roman" w:cs="Times New Roman"/>
          <w:sz w:val="20"/>
          <w:szCs w:val="20"/>
          <w:rPrChange w:id="115" w:author="David Döbele" w:date="2025-10-01T19:49:00Z" w16du:dateUtc="2025-10-01T17:49:00Z">
            <w:rPr>
              <w:rFonts w:ascii="Times New Roman" w:hAnsi="Times New Roman" w:cs="Times New Roman"/>
              <w:sz w:val="19"/>
              <w:szCs w:val="19"/>
            </w:rPr>
          </w:rPrChange>
        </w:rPr>
        <w:t>sevDesk</w:t>
      </w:r>
      <w:proofErr w:type="spellEnd"/>
      <w:r w:rsidRPr="00D5001E">
        <w:rPr>
          <w:rFonts w:ascii="Times New Roman" w:hAnsi="Times New Roman" w:cs="Times New Roman"/>
          <w:sz w:val="20"/>
          <w:szCs w:val="20"/>
          <w:rPrChange w:id="116" w:author="David Döbele" w:date="2025-10-01T19:49:00Z" w16du:dateUtc="2025-10-01T17:49:00Z">
            <w:rPr>
              <w:rFonts w:ascii="Times New Roman" w:hAnsi="Times New Roman" w:cs="Times New Roman"/>
              <w:sz w:val="19"/>
              <w:szCs w:val="19"/>
            </w:rPr>
          </w:rPrChange>
        </w:rPr>
        <w:t xml:space="preserve"> ist ein erfolgreiches deutsches Softwareunternehmen, das Lösungen im Bereich Accounting und Steuersoftware anbietet. Diese Transaktion spricht mich besonders an, einerseits aufgrund meiner ausgeprägten Technologieaffinität und andererseits, weil sie verdeutlicht, dass PwC nicht nur national, sondern auch international ein gefragter Partner für anspruchsvolle Beratungsmandate ist. Ich schätze an PwC besonders die steile Lernkurve, die durch die enge Zusammenarbeit mit erfahrenen Kollegen ermöglicht wird. Durch meine analytischen Fähigkeiten, mein starkes Interesse an transaktionsspezifischen Fragestellungen sowie meinen Wunsch, in einem professionellen und dynamischen Umfeld mitzuwirken, bin ich </w:t>
      </w:r>
      <w:r w:rsidR="006A5C6B" w:rsidRPr="00D5001E">
        <w:rPr>
          <w:rFonts w:ascii="Times New Roman" w:hAnsi="Times New Roman" w:cs="Times New Roman"/>
          <w:sz w:val="20"/>
          <w:szCs w:val="20"/>
          <w:rPrChange w:id="117" w:author="David Döbele" w:date="2025-10-01T19:49:00Z" w16du:dateUtc="2025-10-01T17:49:00Z">
            <w:rPr>
              <w:rFonts w:ascii="Times New Roman" w:hAnsi="Times New Roman" w:cs="Times New Roman"/>
              <w:sz w:val="19"/>
              <w:szCs w:val="19"/>
            </w:rPr>
          </w:rPrChange>
        </w:rPr>
        <w:t xml:space="preserve">davon </w:t>
      </w:r>
      <w:r w:rsidRPr="00D5001E">
        <w:rPr>
          <w:rFonts w:ascii="Times New Roman" w:hAnsi="Times New Roman" w:cs="Times New Roman"/>
          <w:sz w:val="20"/>
          <w:szCs w:val="20"/>
          <w:rPrChange w:id="118" w:author="David Döbele" w:date="2025-10-01T19:49:00Z" w16du:dateUtc="2025-10-01T17:49:00Z">
            <w:rPr>
              <w:rFonts w:ascii="Times New Roman" w:hAnsi="Times New Roman" w:cs="Times New Roman"/>
              <w:sz w:val="19"/>
              <w:szCs w:val="19"/>
            </w:rPr>
          </w:rPrChange>
        </w:rPr>
        <w:t>überzeugt, dass PwC das ideale Unternehmen ist, um mich sowohl fachlich als auch persönlich weiterzuentwickeln.</w:t>
      </w:r>
    </w:p>
    <w:p w14:paraId="12EF68B4" w14:textId="77777777" w:rsidR="00B25FEC" w:rsidRPr="00D5001E" w:rsidRDefault="00B25FEC" w:rsidP="00B25FEC">
      <w:pPr>
        <w:spacing w:after="0" w:line="240" w:lineRule="auto"/>
        <w:jc w:val="both"/>
        <w:rPr>
          <w:rFonts w:ascii="Times New Roman" w:hAnsi="Times New Roman" w:cs="Times New Roman"/>
          <w:sz w:val="20"/>
          <w:szCs w:val="20"/>
          <w:rPrChange w:id="119" w:author="David Döbele" w:date="2025-10-01T19:49:00Z" w16du:dateUtc="2025-10-01T17:49:00Z">
            <w:rPr>
              <w:rFonts w:ascii="Times New Roman" w:hAnsi="Times New Roman" w:cs="Times New Roman"/>
              <w:sz w:val="19"/>
              <w:szCs w:val="19"/>
            </w:rPr>
          </w:rPrChange>
        </w:rPr>
      </w:pPr>
    </w:p>
    <w:p w14:paraId="0F1FD5B8" w14:textId="725FD045" w:rsidR="00B25FEC" w:rsidRPr="00D5001E" w:rsidRDefault="00B25FEC" w:rsidP="00B25FEC">
      <w:pPr>
        <w:spacing w:after="0" w:line="240" w:lineRule="auto"/>
        <w:jc w:val="both"/>
        <w:rPr>
          <w:rFonts w:ascii="Times New Roman" w:hAnsi="Times New Roman" w:cs="Times New Roman"/>
          <w:sz w:val="20"/>
          <w:szCs w:val="20"/>
          <w:rPrChange w:id="120" w:author="David Döbele" w:date="2025-10-01T19:49:00Z" w16du:dateUtc="2025-10-01T17:49:00Z">
            <w:rPr>
              <w:rFonts w:ascii="Times New Roman" w:hAnsi="Times New Roman" w:cs="Times New Roman"/>
              <w:sz w:val="19"/>
              <w:szCs w:val="19"/>
            </w:rPr>
          </w:rPrChange>
        </w:rPr>
      </w:pPr>
      <w:commentRangeStart w:id="121"/>
      <w:r w:rsidRPr="00D5001E">
        <w:rPr>
          <w:rFonts w:ascii="Times New Roman" w:hAnsi="Times New Roman" w:cs="Times New Roman"/>
          <w:sz w:val="20"/>
          <w:szCs w:val="20"/>
          <w:rPrChange w:id="122" w:author="David Döbele" w:date="2025-10-01T19:49:00Z" w16du:dateUtc="2025-10-01T17:49:00Z">
            <w:rPr>
              <w:rFonts w:ascii="Times New Roman" w:hAnsi="Times New Roman" w:cs="Times New Roman"/>
              <w:sz w:val="19"/>
              <w:szCs w:val="19"/>
            </w:rPr>
          </w:rPrChange>
        </w:rPr>
        <w:t xml:space="preserve">Von </w:t>
      </w:r>
      <w:commentRangeEnd w:id="121"/>
      <w:r w:rsidRPr="00D5001E">
        <w:rPr>
          <w:rStyle w:val="Kommentarzeichen"/>
          <w:rFonts w:ascii="Times New Roman" w:hAnsi="Times New Roman" w:cs="Times New Roman"/>
          <w:sz w:val="20"/>
          <w:szCs w:val="20"/>
          <w:rPrChange w:id="123" w:author="David Döbele" w:date="2025-10-01T19:49:00Z" w16du:dateUtc="2025-10-01T17:49:00Z">
            <w:rPr>
              <w:rStyle w:val="Kommentarzeichen"/>
              <w:rFonts w:ascii="Times New Roman" w:hAnsi="Times New Roman" w:cs="Times New Roman"/>
              <w:sz w:val="19"/>
              <w:szCs w:val="19"/>
            </w:rPr>
          </w:rPrChange>
        </w:rPr>
        <w:commentReference w:id="121"/>
      </w:r>
      <w:r w:rsidRPr="00D5001E">
        <w:rPr>
          <w:rFonts w:ascii="Times New Roman" w:hAnsi="Times New Roman" w:cs="Times New Roman"/>
          <w:sz w:val="20"/>
          <w:szCs w:val="20"/>
          <w:rPrChange w:id="124" w:author="David Döbele" w:date="2025-10-01T19:49:00Z" w16du:dateUtc="2025-10-01T17:49:00Z">
            <w:rPr>
              <w:rFonts w:ascii="Times New Roman" w:hAnsi="Times New Roman" w:cs="Times New Roman"/>
              <w:sz w:val="19"/>
              <w:szCs w:val="19"/>
            </w:rPr>
          </w:rPrChange>
        </w:rPr>
        <w:t xml:space="preserve">der Stelle erhoffe ich mir die Möglichkeit, meine bisherigen Erfahrungen einzubringen und gleichzeitig eine steile Lernkurve zu durchlaufen. Besonders reizt es mich, in einem Umfeld zu arbeiten, in dem Teamarbeit sehr geschätzt wird. Ich bin </w:t>
      </w:r>
      <w:r w:rsidR="006A5C6B" w:rsidRPr="00D5001E">
        <w:rPr>
          <w:rFonts w:ascii="Times New Roman" w:hAnsi="Times New Roman" w:cs="Times New Roman"/>
          <w:sz w:val="20"/>
          <w:szCs w:val="20"/>
          <w:rPrChange w:id="125" w:author="David Döbele" w:date="2025-10-01T19:49:00Z" w16du:dateUtc="2025-10-01T17:49:00Z">
            <w:rPr>
              <w:rFonts w:ascii="Times New Roman" w:hAnsi="Times New Roman" w:cs="Times New Roman"/>
              <w:sz w:val="19"/>
              <w:szCs w:val="19"/>
            </w:rPr>
          </w:rPrChange>
        </w:rPr>
        <w:t xml:space="preserve">davon </w:t>
      </w:r>
      <w:r w:rsidRPr="00D5001E">
        <w:rPr>
          <w:rFonts w:ascii="Times New Roman" w:hAnsi="Times New Roman" w:cs="Times New Roman"/>
          <w:sz w:val="20"/>
          <w:szCs w:val="20"/>
          <w:rPrChange w:id="126" w:author="David Döbele" w:date="2025-10-01T19:49:00Z" w16du:dateUtc="2025-10-01T17:49:00Z">
            <w:rPr>
              <w:rFonts w:ascii="Times New Roman" w:hAnsi="Times New Roman" w:cs="Times New Roman"/>
              <w:sz w:val="19"/>
              <w:szCs w:val="19"/>
            </w:rPr>
          </w:rPrChange>
        </w:rPr>
        <w:t>überzeugt, dass ich durch meinen Ehrgeiz, meine Ausdauer und meine hohe Motivation hervorragend zu Ihnen passe und schnell Verantwortung übernehmen kann. Gleichzeitig freue ich mich darauf, von den Erfahrungen meiner Kollegen zu profitieren, mich fachlich wie persönlich weiterzuentwickeln und so einen echten Mehrwert für Ihr Team zu schaffen.</w:t>
      </w:r>
    </w:p>
    <w:p w14:paraId="1F1F3928" w14:textId="77777777" w:rsidR="00C604ED" w:rsidRPr="00D5001E" w:rsidRDefault="00C604ED" w:rsidP="004256BF">
      <w:pPr>
        <w:spacing w:after="0" w:line="240" w:lineRule="auto"/>
        <w:jc w:val="both"/>
        <w:rPr>
          <w:rFonts w:ascii="Times New Roman" w:hAnsi="Times New Roman" w:cs="Times New Roman"/>
          <w:sz w:val="20"/>
          <w:szCs w:val="20"/>
          <w:rPrChange w:id="127" w:author="David Döbele" w:date="2025-10-01T19:49:00Z" w16du:dateUtc="2025-10-01T17:49:00Z">
            <w:rPr>
              <w:rFonts w:ascii="Times New Roman" w:hAnsi="Times New Roman" w:cs="Times New Roman"/>
              <w:sz w:val="19"/>
              <w:szCs w:val="19"/>
            </w:rPr>
          </w:rPrChange>
        </w:rPr>
      </w:pPr>
    </w:p>
    <w:p w14:paraId="3BDB02BA" w14:textId="385DA8BD" w:rsidR="00BB3512" w:rsidRPr="00D5001E" w:rsidRDefault="0099776A" w:rsidP="004256BF">
      <w:pPr>
        <w:spacing w:after="0" w:line="240" w:lineRule="auto"/>
        <w:jc w:val="both"/>
        <w:rPr>
          <w:rFonts w:ascii="Times New Roman" w:hAnsi="Times New Roman" w:cs="Times New Roman"/>
          <w:sz w:val="20"/>
          <w:szCs w:val="20"/>
          <w:rPrChange w:id="128"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sz w:val="20"/>
          <w:szCs w:val="20"/>
          <w:rPrChange w:id="129" w:author="David Döbele" w:date="2025-10-01T19:49:00Z" w16du:dateUtc="2025-10-01T17:49:00Z">
            <w:rPr>
              <w:rFonts w:ascii="Times New Roman" w:hAnsi="Times New Roman" w:cs="Times New Roman"/>
              <w:sz w:val="19"/>
              <w:szCs w:val="19"/>
            </w:rPr>
          </w:rPrChange>
        </w:rPr>
        <w:t>Mit freundlichen Grüßen</w:t>
      </w:r>
    </w:p>
    <w:p w14:paraId="3C9CBF48" w14:textId="1F40C987" w:rsidR="006A5C6B" w:rsidRPr="00D5001E" w:rsidRDefault="006A5C6B" w:rsidP="004256BF">
      <w:pPr>
        <w:spacing w:after="0" w:line="240" w:lineRule="auto"/>
        <w:jc w:val="both"/>
        <w:rPr>
          <w:rFonts w:ascii="Times New Roman" w:hAnsi="Times New Roman" w:cs="Times New Roman"/>
          <w:sz w:val="20"/>
          <w:szCs w:val="20"/>
          <w:rPrChange w:id="130" w:author="David Döbele" w:date="2025-10-01T19:49:00Z" w16du:dateUtc="2025-10-01T17:49:00Z">
            <w:rPr>
              <w:rFonts w:ascii="Times New Roman" w:hAnsi="Times New Roman" w:cs="Times New Roman"/>
              <w:sz w:val="19"/>
              <w:szCs w:val="19"/>
            </w:rPr>
          </w:rPrChange>
        </w:rPr>
      </w:pPr>
      <w:r w:rsidRPr="00D5001E">
        <w:rPr>
          <w:rFonts w:ascii="Times New Roman" w:hAnsi="Times New Roman" w:cs="Times New Roman"/>
          <w:sz w:val="20"/>
          <w:szCs w:val="20"/>
          <w:rPrChange w:id="131" w:author="David Döbele" w:date="2025-10-01T19:49:00Z" w16du:dateUtc="2025-10-01T17:49:00Z">
            <w:rPr>
              <w:rFonts w:ascii="Times New Roman" w:hAnsi="Times New Roman" w:cs="Times New Roman"/>
              <w:sz w:val="19"/>
              <w:szCs w:val="19"/>
            </w:rPr>
          </w:rPrChange>
        </w:rPr>
        <w:t>Unterschrift</w:t>
      </w:r>
    </w:p>
    <w:sectPr w:rsidR="006A5C6B" w:rsidRPr="00D5001E" w:rsidSect="00D5001E">
      <w:pgSz w:w="11906" w:h="16838"/>
      <w:pgMar w:top="794" w:right="1077" w:bottom="397" w:left="1077" w:header="709" w:footer="709" w:gutter="0"/>
      <w:cols w:space="708"/>
      <w:docGrid w:linePitch="360"/>
      <w:sectPrChange w:id="132" w:author="David Döbele" w:date="2025-10-01T19:49:00Z" w16du:dateUtc="2025-10-01T17:49:00Z">
        <w:sectPr w:rsidR="006A5C6B" w:rsidRPr="00D5001E" w:rsidSect="00D5001E">
          <w:pgMar w:top="1247" w:right="1418" w:bottom="397" w:left="1418" w:header="709" w:footer="709"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1" w:author="Catharina Freier" w:date="2025-09-28T00:24:00Z" w:initials="CF">
    <w:p w14:paraId="7576ACD9" w14:textId="5AECF883" w:rsidR="00B25FEC" w:rsidRDefault="00B25FEC" w:rsidP="00B25FEC">
      <w:r>
        <w:rPr>
          <w:rStyle w:val="Kommentarzeichen"/>
        </w:rPr>
        <w:annotationRef/>
      </w:r>
      <w:r>
        <w:rPr>
          <w:sz w:val="20"/>
          <w:szCs w:val="20"/>
        </w:rPr>
        <w:t>Dein Anschreiben ist gut formuliert, die Länge ist nur meiner Meinung nach schon etwas grenzwertig</w:t>
      </w:r>
      <w:r w:rsidR="006A5C6B">
        <w:rPr>
          <w:sz w:val="20"/>
          <w:szCs w:val="20"/>
        </w:rPr>
        <w:t xml:space="preserve"> (9,5 ist eine recht kleine Schriftgröße)</w:t>
      </w:r>
      <w:r>
        <w:rPr>
          <w:sz w:val="20"/>
          <w:szCs w:val="20"/>
        </w:rPr>
        <w:t>. Es wäre super, wenn du es schaffst, ein paar Sätze zu entfernen, die dir weniger wichtig sind.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76AC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FBB93" w16cex:dateUtc="2025-09-27T2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76ACD9" w16cid:durableId="54DFBB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rson w15:author="Catharina Freier">
    <w15:presenceInfo w15:providerId="AD" w15:userId="S::catharina.freier@pumpkincareeres.onmicrosoft.com::2a0dfad8-64e5-4aa7-8211-17b0a64b40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5E6"/>
    <w:rsid w:val="00032339"/>
    <w:rsid w:val="00034B68"/>
    <w:rsid w:val="000375E4"/>
    <w:rsid w:val="0004591A"/>
    <w:rsid w:val="00046459"/>
    <w:rsid w:val="000555E4"/>
    <w:rsid w:val="0005670D"/>
    <w:rsid w:val="000710B0"/>
    <w:rsid w:val="00073C82"/>
    <w:rsid w:val="00081359"/>
    <w:rsid w:val="000A154E"/>
    <w:rsid w:val="000A5AB8"/>
    <w:rsid w:val="000A6678"/>
    <w:rsid w:val="000A7DEB"/>
    <w:rsid w:val="000B1E6B"/>
    <w:rsid w:val="000C55DE"/>
    <w:rsid w:val="000C652B"/>
    <w:rsid w:val="000C7F3D"/>
    <w:rsid w:val="000E24F8"/>
    <w:rsid w:val="000F371C"/>
    <w:rsid w:val="000F64EC"/>
    <w:rsid w:val="00103B82"/>
    <w:rsid w:val="001057B1"/>
    <w:rsid w:val="00113B78"/>
    <w:rsid w:val="00117F83"/>
    <w:rsid w:val="001255FF"/>
    <w:rsid w:val="001366BE"/>
    <w:rsid w:val="00146C8E"/>
    <w:rsid w:val="00152DF9"/>
    <w:rsid w:val="00156A98"/>
    <w:rsid w:val="001669DB"/>
    <w:rsid w:val="00171D11"/>
    <w:rsid w:val="00173275"/>
    <w:rsid w:val="0018076B"/>
    <w:rsid w:val="001819B1"/>
    <w:rsid w:val="001871CF"/>
    <w:rsid w:val="001A4522"/>
    <w:rsid w:val="001B3217"/>
    <w:rsid w:val="001C0CAA"/>
    <w:rsid w:val="001C17FC"/>
    <w:rsid w:val="001D079A"/>
    <w:rsid w:val="001D4C8A"/>
    <w:rsid w:val="001E0088"/>
    <w:rsid w:val="001E0903"/>
    <w:rsid w:val="001E1D73"/>
    <w:rsid w:val="001E1EE7"/>
    <w:rsid w:val="001F57CC"/>
    <w:rsid w:val="002042CB"/>
    <w:rsid w:val="002055EC"/>
    <w:rsid w:val="002062F6"/>
    <w:rsid w:val="00212042"/>
    <w:rsid w:val="002213EE"/>
    <w:rsid w:val="0023683A"/>
    <w:rsid w:val="00245A9E"/>
    <w:rsid w:val="002467A0"/>
    <w:rsid w:val="002536DC"/>
    <w:rsid w:val="00255EC1"/>
    <w:rsid w:val="00257D2A"/>
    <w:rsid w:val="00261E7D"/>
    <w:rsid w:val="002627D2"/>
    <w:rsid w:val="00264191"/>
    <w:rsid w:val="0027047C"/>
    <w:rsid w:val="002708C2"/>
    <w:rsid w:val="00274324"/>
    <w:rsid w:val="0027671C"/>
    <w:rsid w:val="00283AF5"/>
    <w:rsid w:val="0029356C"/>
    <w:rsid w:val="002A5B9F"/>
    <w:rsid w:val="002A7364"/>
    <w:rsid w:val="002B1CD0"/>
    <w:rsid w:val="002B72C3"/>
    <w:rsid w:val="002C334A"/>
    <w:rsid w:val="002D309E"/>
    <w:rsid w:val="002D594E"/>
    <w:rsid w:val="002E39B8"/>
    <w:rsid w:val="002E5C1B"/>
    <w:rsid w:val="002F51FA"/>
    <w:rsid w:val="00311A15"/>
    <w:rsid w:val="003178F2"/>
    <w:rsid w:val="003250EA"/>
    <w:rsid w:val="00325B63"/>
    <w:rsid w:val="00326F38"/>
    <w:rsid w:val="00335617"/>
    <w:rsid w:val="003421B1"/>
    <w:rsid w:val="0034731A"/>
    <w:rsid w:val="00351AF9"/>
    <w:rsid w:val="003568BA"/>
    <w:rsid w:val="00375D2D"/>
    <w:rsid w:val="003811BC"/>
    <w:rsid w:val="003823FD"/>
    <w:rsid w:val="0038671F"/>
    <w:rsid w:val="003947A8"/>
    <w:rsid w:val="003D464F"/>
    <w:rsid w:val="003D5032"/>
    <w:rsid w:val="003D5D1E"/>
    <w:rsid w:val="003F3290"/>
    <w:rsid w:val="003F5D3F"/>
    <w:rsid w:val="003F688C"/>
    <w:rsid w:val="00403518"/>
    <w:rsid w:val="0040721F"/>
    <w:rsid w:val="00415608"/>
    <w:rsid w:val="00424CAF"/>
    <w:rsid w:val="004256BF"/>
    <w:rsid w:val="00434D23"/>
    <w:rsid w:val="004403CB"/>
    <w:rsid w:val="00447DBE"/>
    <w:rsid w:val="00453C2F"/>
    <w:rsid w:val="00454C0B"/>
    <w:rsid w:val="00455CC3"/>
    <w:rsid w:val="0046226E"/>
    <w:rsid w:val="00474FC2"/>
    <w:rsid w:val="00492923"/>
    <w:rsid w:val="004A12CD"/>
    <w:rsid w:val="004A1501"/>
    <w:rsid w:val="004A1E2B"/>
    <w:rsid w:val="004A497D"/>
    <w:rsid w:val="004A615C"/>
    <w:rsid w:val="004B2876"/>
    <w:rsid w:val="004B4510"/>
    <w:rsid w:val="004C156C"/>
    <w:rsid w:val="004C174A"/>
    <w:rsid w:val="004E7374"/>
    <w:rsid w:val="004F0488"/>
    <w:rsid w:val="004F12C6"/>
    <w:rsid w:val="004F5309"/>
    <w:rsid w:val="00500EFA"/>
    <w:rsid w:val="00506322"/>
    <w:rsid w:val="00507BBD"/>
    <w:rsid w:val="005407D6"/>
    <w:rsid w:val="00542F06"/>
    <w:rsid w:val="00547EF8"/>
    <w:rsid w:val="00553EC8"/>
    <w:rsid w:val="00556C46"/>
    <w:rsid w:val="005705F7"/>
    <w:rsid w:val="00570B1D"/>
    <w:rsid w:val="00574140"/>
    <w:rsid w:val="005762CF"/>
    <w:rsid w:val="00581B03"/>
    <w:rsid w:val="005828AE"/>
    <w:rsid w:val="005842A0"/>
    <w:rsid w:val="00585826"/>
    <w:rsid w:val="00590834"/>
    <w:rsid w:val="00590E7F"/>
    <w:rsid w:val="00593C9C"/>
    <w:rsid w:val="005A5DA0"/>
    <w:rsid w:val="005A6479"/>
    <w:rsid w:val="005B231F"/>
    <w:rsid w:val="005B666F"/>
    <w:rsid w:val="005C55F7"/>
    <w:rsid w:val="005D7D49"/>
    <w:rsid w:val="005E00BC"/>
    <w:rsid w:val="005E63B8"/>
    <w:rsid w:val="005F350B"/>
    <w:rsid w:val="005F5486"/>
    <w:rsid w:val="00603752"/>
    <w:rsid w:val="00627546"/>
    <w:rsid w:val="00632F05"/>
    <w:rsid w:val="0063723B"/>
    <w:rsid w:val="006409AB"/>
    <w:rsid w:val="00647413"/>
    <w:rsid w:val="006502BE"/>
    <w:rsid w:val="00664EC3"/>
    <w:rsid w:val="006848E0"/>
    <w:rsid w:val="006A5C6B"/>
    <w:rsid w:val="006A7895"/>
    <w:rsid w:val="006B302C"/>
    <w:rsid w:val="006C3D15"/>
    <w:rsid w:val="006D2287"/>
    <w:rsid w:val="006D2592"/>
    <w:rsid w:val="006E7DBC"/>
    <w:rsid w:val="006F2540"/>
    <w:rsid w:val="006F58EC"/>
    <w:rsid w:val="00706233"/>
    <w:rsid w:val="00711405"/>
    <w:rsid w:val="007251EA"/>
    <w:rsid w:val="007340D7"/>
    <w:rsid w:val="007405F9"/>
    <w:rsid w:val="007472BD"/>
    <w:rsid w:val="00755A3D"/>
    <w:rsid w:val="0076471B"/>
    <w:rsid w:val="007675B1"/>
    <w:rsid w:val="00797EF1"/>
    <w:rsid w:val="007A3246"/>
    <w:rsid w:val="007A64C5"/>
    <w:rsid w:val="007A719D"/>
    <w:rsid w:val="007B1B2B"/>
    <w:rsid w:val="007C59D2"/>
    <w:rsid w:val="007D2E67"/>
    <w:rsid w:val="007E4326"/>
    <w:rsid w:val="007F0344"/>
    <w:rsid w:val="007F7EA0"/>
    <w:rsid w:val="008049F7"/>
    <w:rsid w:val="00807293"/>
    <w:rsid w:val="0083750F"/>
    <w:rsid w:val="00837E1D"/>
    <w:rsid w:val="0084189F"/>
    <w:rsid w:val="008428CF"/>
    <w:rsid w:val="0085213A"/>
    <w:rsid w:val="00852BF5"/>
    <w:rsid w:val="008565FD"/>
    <w:rsid w:val="00857C6F"/>
    <w:rsid w:val="008657E3"/>
    <w:rsid w:val="008658D5"/>
    <w:rsid w:val="00867CED"/>
    <w:rsid w:val="00874503"/>
    <w:rsid w:val="00883B55"/>
    <w:rsid w:val="0089337A"/>
    <w:rsid w:val="008A248F"/>
    <w:rsid w:val="008B2ADB"/>
    <w:rsid w:val="008B402E"/>
    <w:rsid w:val="008C27C1"/>
    <w:rsid w:val="008D518B"/>
    <w:rsid w:val="008D6664"/>
    <w:rsid w:val="008D7CDB"/>
    <w:rsid w:val="008E100E"/>
    <w:rsid w:val="008E39AC"/>
    <w:rsid w:val="008E4BA9"/>
    <w:rsid w:val="008E7A27"/>
    <w:rsid w:val="008E7D17"/>
    <w:rsid w:val="009163B4"/>
    <w:rsid w:val="009412D3"/>
    <w:rsid w:val="00957B1F"/>
    <w:rsid w:val="00964CCE"/>
    <w:rsid w:val="00972ACE"/>
    <w:rsid w:val="00974AF8"/>
    <w:rsid w:val="0097635F"/>
    <w:rsid w:val="009861B1"/>
    <w:rsid w:val="00991E04"/>
    <w:rsid w:val="0099776A"/>
    <w:rsid w:val="009A256E"/>
    <w:rsid w:val="009B1963"/>
    <w:rsid w:val="009B2D5D"/>
    <w:rsid w:val="009B576B"/>
    <w:rsid w:val="009C5CAB"/>
    <w:rsid w:val="009C6223"/>
    <w:rsid w:val="009D07DC"/>
    <w:rsid w:val="009D3BBF"/>
    <w:rsid w:val="009F46A7"/>
    <w:rsid w:val="009F6E44"/>
    <w:rsid w:val="00A1282E"/>
    <w:rsid w:val="00A14247"/>
    <w:rsid w:val="00A255F4"/>
    <w:rsid w:val="00A40D57"/>
    <w:rsid w:val="00A44493"/>
    <w:rsid w:val="00A53760"/>
    <w:rsid w:val="00A60E22"/>
    <w:rsid w:val="00A71163"/>
    <w:rsid w:val="00A81A51"/>
    <w:rsid w:val="00AA2791"/>
    <w:rsid w:val="00AA4C7C"/>
    <w:rsid w:val="00AB35A7"/>
    <w:rsid w:val="00AB4CD0"/>
    <w:rsid w:val="00AC04DB"/>
    <w:rsid w:val="00AC61EE"/>
    <w:rsid w:val="00AC66C4"/>
    <w:rsid w:val="00AC7086"/>
    <w:rsid w:val="00AD6BAB"/>
    <w:rsid w:val="00AE26F5"/>
    <w:rsid w:val="00AE3A33"/>
    <w:rsid w:val="00AF235A"/>
    <w:rsid w:val="00AF58A7"/>
    <w:rsid w:val="00B135CE"/>
    <w:rsid w:val="00B25FEC"/>
    <w:rsid w:val="00B339B8"/>
    <w:rsid w:val="00B346A7"/>
    <w:rsid w:val="00B43970"/>
    <w:rsid w:val="00B50A34"/>
    <w:rsid w:val="00B50ACD"/>
    <w:rsid w:val="00B54C38"/>
    <w:rsid w:val="00B5613E"/>
    <w:rsid w:val="00B57CB1"/>
    <w:rsid w:val="00B60297"/>
    <w:rsid w:val="00B77DCE"/>
    <w:rsid w:val="00B80332"/>
    <w:rsid w:val="00B8076A"/>
    <w:rsid w:val="00B81653"/>
    <w:rsid w:val="00B81B0E"/>
    <w:rsid w:val="00B84B95"/>
    <w:rsid w:val="00B84C7B"/>
    <w:rsid w:val="00B87CA9"/>
    <w:rsid w:val="00B94278"/>
    <w:rsid w:val="00B9666E"/>
    <w:rsid w:val="00BA7B48"/>
    <w:rsid w:val="00BB2684"/>
    <w:rsid w:val="00BB3512"/>
    <w:rsid w:val="00BB3C75"/>
    <w:rsid w:val="00BB60CF"/>
    <w:rsid w:val="00BB69EB"/>
    <w:rsid w:val="00BF522D"/>
    <w:rsid w:val="00C0214A"/>
    <w:rsid w:val="00C030C1"/>
    <w:rsid w:val="00C068E6"/>
    <w:rsid w:val="00C07AD7"/>
    <w:rsid w:val="00C11649"/>
    <w:rsid w:val="00C1562F"/>
    <w:rsid w:val="00C3296E"/>
    <w:rsid w:val="00C368A0"/>
    <w:rsid w:val="00C53264"/>
    <w:rsid w:val="00C604ED"/>
    <w:rsid w:val="00C6717B"/>
    <w:rsid w:val="00C71380"/>
    <w:rsid w:val="00C717DC"/>
    <w:rsid w:val="00C7396F"/>
    <w:rsid w:val="00C87593"/>
    <w:rsid w:val="00C9003C"/>
    <w:rsid w:val="00C97ECA"/>
    <w:rsid w:val="00CA1160"/>
    <w:rsid w:val="00CA702E"/>
    <w:rsid w:val="00CA7350"/>
    <w:rsid w:val="00CB639D"/>
    <w:rsid w:val="00CD51E6"/>
    <w:rsid w:val="00CE433B"/>
    <w:rsid w:val="00CF1753"/>
    <w:rsid w:val="00CF6751"/>
    <w:rsid w:val="00D30CEA"/>
    <w:rsid w:val="00D5001E"/>
    <w:rsid w:val="00D71D8E"/>
    <w:rsid w:val="00D7548B"/>
    <w:rsid w:val="00D9281A"/>
    <w:rsid w:val="00D96691"/>
    <w:rsid w:val="00DA3404"/>
    <w:rsid w:val="00DA524B"/>
    <w:rsid w:val="00DB471D"/>
    <w:rsid w:val="00DD1863"/>
    <w:rsid w:val="00DD3349"/>
    <w:rsid w:val="00DD3DE4"/>
    <w:rsid w:val="00DD54E1"/>
    <w:rsid w:val="00DD6747"/>
    <w:rsid w:val="00DE1FBC"/>
    <w:rsid w:val="00DE5C3D"/>
    <w:rsid w:val="00DF1666"/>
    <w:rsid w:val="00E02500"/>
    <w:rsid w:val="00E10D8F"/>
    <w:rsid w:val="00E12ED8"/>
    <w:rsid w:val="00E14C16"/>
    <w:rsid w:val="00E162C9"/>
    <w:rsid w:val="00E3005D"/>
    <w:rsid w:val="00E30491"/>
    <w:rsid w:val="00E473ED"/>
    <w:rsid w:val="00E47DAF"/>
    <w:rsid w:val="00E55575"/>
    <w:rsid w:val="00E562A6"/>
    <w:rsid w:val="00E62550"/>
    <w:rsid w:val="00E65B09"/>
    <w:rsid w:val="00E83116"/>
    <w:rsid w:val="00E914E5"/>
    <w:rsid w:val="00E91B86"/>
    <w:rsid w:val="00E91DE7"/>
    <w:rsid w:val="00E92331"/>
    <w:rsid w:val="00EA6CEC"/>
    <w:rsid w:val="00EA7AC2"/>
    <w:rsid w:val="00EB7996"/>
    <w:rsid w:val="00EC000C"/>
    <w:rsid w:val="00EF2FD5"/>
    <w:rsid w:val="00F11473"/>
    <w:rsid w:val="00F12739"/>
    <w:rsid w:val="00F20995"/>
    <w:rsid w:val="00F253C5"/>
    <w:rsid w:val="00F26BAF"/>
    <w:rsid w:val="00F270C0"/>
    <w:rsid w:val="00F30624"/>
    <w:rsid w:val="00F314AE"/>
    <w:rsid w:val="00F34B9F"/>
    <w:rsid w:val="00F40D4D"/>
    <w:rsid w:val="00F4717F"/>
    <w:rsid w:val="00F5301B"/>
    <w:rsid w:val="00F55CE3"/>
    <w:rsid w:val="00F61481"/>
    <w:rsid w:val="00F621D3"/>
    <w:rsid w:val="00F74175"/>
    <w:rsid w:val="00F87E21"/>
    <w:rsid w:val="00F92A04"/>
    <w:rsid w:val="00F96C0C"/>
    <w:rsid w:val="00FA4972"/>
    <w:rsid w:val="00FA503B"/>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A81A51"/>
    <w:pPr>
      <w:spacing w:after="0" w:line="240" w:lineRule="auto"/>
    </w:pPr>
  </w:style>
  <w:style w:type="character" w:styleId="Kommentarzeichen">
    <w:name w:val="annotation reference"/>
    <w:basedOn w:val="Absatz-Standardschriftart"/>
    <w:uiPriority w:val="99"/>
    <w:semiHidden/>
    <w:unhideWhenUsed/>
    <w:rsid w:val="006848E0"/>
    <w:rPr>
      <w:sz w:val="16"/>
      <w:szCs w:val="16"/>
    </w:rPr>
  </w:style>
  <w:style w:type="paragraph" w:styleId="Kommentartext">
    <w:name w:val="annotation text"/>
    <w:basedOn w:val="Standard"/>
    <w:link w:val="KommentartextZchn"/>
    <w:uiPriority w:val="99"/>
    <w:semiHidden/>
    <w:unhideWhenUsed/>
    <w:rsid w:val="006848E0"/>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6848E0"/>
    <w:rPr>
      <w:sz w:val="20"/>
      <w:szCs w:val="20"/>
    </w:rPr>
  </w:style>
  <w:style w:type="paragraph" w:styleId="Kommentarthema">
    <w:name w:val="annotation subject"/>
    <w:basedOn w:val="Kommentartext"/>
    <w:next w:val="Kommentartext"/>
    <w:link w:val="KommentarthemaZchn"/>
    <w:uiPriority w:val="99"/>
    <w:semiHidden/>
    <w:unhideWhenUsed/>
    <w:rsid w:val="006848E0"/>
    <w:rPr>
      <w:b/>
      <w:bCs/>
    </w:rPr>
  </w:style>
  <w:style w:type="character" w:customStyle="1" w:styleId="KommentarthemaZchn">
    <w:name w:val="Kommentarthema Zchn"/>
    <w:basedOn w:val="KommentartextZchn"/>
    <w:link w:val="Kommentarthema"/>
    <w:uiPriority w:val="99"/>
    <w:semiHidden/>
    <w:rsid w:val="006848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77875770">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46617150">
      <w:bodyDiv w:val="1"/>
      <w:marLeft w:val="0"/>
      <w:marRight w:val="0"/>
      <w:marTop w:val="0"/>
      <w:marBottom w:val="0"/>
      <w:divBdr>
        <w:top w:val="none" w:sz="0" w:space="0" w:color="auto"/>
        <w:left w:val="none" w:sz="0" w:space="0" w:color="auto"/>
        <w:bottom w:val="none" w:sz="0" w:space="0" w:color="auto"/>
        <w:right w:val="none" w:sz="0" w:space="0" w:color="auto"/>
      </w:divBdr>
      <w:divsChild>
        <w:div w:id="1162896248">
          <w:marLeft w:val="0"/>
          <w:marRight w:val="0"/>
          <w:marTop w:val="0"/>
          <w:marBottom w:val="0"/>
          <w:divBdr>
            <w:top w:val="none" w:sz="0" w:space="0" w:color="auto"/>
            <w:left w:val="none" w:sz="0" w:space="0" w:color="auto"/>
            <w:bottom w:val="none" w:sz="0" w:space="0" w:color="auto"/>
            <w:right w:val="none" w:sz="0" w:space="0" w:color="auto"/>
          </w:divBdr>
          <w:divsChild>
            <w:div w:id="785391650">
              <w:marLeft w:val="0"/>
              <w:marRight w:val="0"/>
              <w:marTop w:val="0"/>
              <w:marBottom w:val="0"/>
              <w:divBdr>
                <w:top w:val="none" w:sz="0" w:space="0" w:color="auto"/>
                <w:left w:val="none" w:sz="0" w:space="0" w:color="auto"/>
                <w:bottom w:val="none" w:sz="0" w:space="0" w:color="auto"/>
                <w:right w:val="none" w:sz="0" w:space="0" w:color="auto"/>
              </w:divBdr>
              <w:divsChild>
                <w:div w:id="15538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66601429">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34329200">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69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67769235">
      <w:bodyDiv w:val="1"/>
      <w:marLeft w:val="0"/>
      <w:marRight w:val="0"/>
      <w:marTop w:val="0"/>
      <w:marBottom w:val="0"/>
      <w:divBdr>
        <w:top w:val="none" w:sz="0" w:space="0" w:color="auto"/>
        <w:left w:val="none" w:sz="0" w:space="0" w:color="auto"/>
        <w:bottom w:val="none" w:sz="0" w:space="0" w:color="auto"/>
        <w:right w:val="none" w:sz="0" w:space="0" w:color="auto"/>
      </w:divBdr>
      <w:divsChild>
        <w:div w:id="1832284891">
          <w:marLeft w:val="0"/>
          <w:marRight w:val="0"/>
          <w:marTop w:val="0"/>
          <w:marBottom w:val="0"/>
          <w:divBdr>
            <w:top w:val="none" w:sz="0" w:space="0" w:color="auto"/>
            <w:left w:val="none" w:sz="0" w:space="0" w:color="auto"/>
            <w:bottom w:val="none" w:sz="0" w:space="0" w:color="auto"/>
            <w:right w:val="none" w:sz="0" w:space="0" w:color="auto"/>
          </w:divBdr>
          <w:divsChild>
            <w:div w:id="1888687295">
              <w:marLeft w:val="0"/>
              <w:marRight w:val="0"/>
              <w:marTop w:val="0"/>
              <w:marBottom w:val="0"/>
              <w:divBdr>
                <w:top w:val="none" w:sz="0" w:space="0" w:color="auto"/>
                <w:left w:val="none" w:sz="0" w:space="0" w:color="auto"/>
                <w:bottom w:val="none" w:sz="0" w:space="0" w:color="auto"/>
                <w:right w:val="none" w:sz="0" w:space="0" w:color="auto"/>
              </w:divBdr>
              <w:divsChild>
                <w:div w:id="103003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744</Words>
  <Characters>4694</Characters>
  <Application>Microsoft Office Word</Application>
  <DocSecurity>0</DocSecurity>
  <Lines>39</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11</cp:revision>
  <cp:lastPrinted>2025-07-29T07:21:00Z</cp:lastPrinted>
  <dcterms:created xsi:type="dcterms:W3CDTF">2025-09-30T11:14:00Z</dcterms:created>
  <dcterms:modified xsi:type="dcterms:W3CDTF">2025-10-01T17:49:00Z</dcterms:modified>
</cp:coreProperties>
</file>