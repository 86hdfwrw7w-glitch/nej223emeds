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B156D" w14:textId="6E3A55DF" w:rsidR="003B4761" w:rsidRDefault="00007E05" w:rsidP="00270763">
      <w:pPr>
        <w:spacing w:line="360" w:lineRule="auto"/>
        <w:jc w:val="center"/>
        <w:rPr>
          <w:b/>
        </w:rPr>
      </w:pPr>
      <w:del w:id="0" w:author="D L" w:date="2022-10-10T19:04:00Z">
        <w:r w:rsidDel="00007E05">
          <w:rPr>
            <w:b/>
          </w:rPr>
          <w:delText>e</w:delText>
        </w:r>
      </w:del>
      <w:r w:rsidR="003B4761" w:rsidRPr="002B4D43">
        <w:rPr>
          <w:b/>
        </w:rPr>
        <w:t>Ausformulierter Lebenslauf Studienstiftung</w:t>
      </w:r>
    </w:p>
    <w:p w14:paraId="1DF38857" w14:textId="77777777" w:rsidR="009017FE" w:rsidRPr="002B4D43" w:rsidRDefault="009017FE" w:rsidP="00270763">
      <w:pPr>
        <w:spacing w:line="360" w:lineRule="auto"/>
        <w:jc w:val="both"/>
        <w:rPr>
          <w:b/>
        </w:rPr>
      </w:pPr>
    </w:p>
    <w:p w14:paraId="4A25F45F" w14:textId="3D17D5EF" w:rsidR="009B7BD6" w:rsidRDefault="00D72422" w:rsidP="00270763">
      <w:pPr>
        <w:spacing w:line="360" w:lineRule="auto"/>
        <w:jc w:val="both"/>
      </w:pPr>
      <w:r>
        <w:t xml:space="preserve">Sehr geehrte </w:t>
      </w:r>
      <w:r w:rsidR="00C749C7">
        <w:t>Auswahlkommission der Studienstiftung des deutschen Volkes,</w:t>
      </w:r>
      <w:r w:rsidR="00BB75FA">
        <w:t xml:space="preserve"> </w:t>
      </w:r>
    </w:p>
    <w:p w14:paraId="14D87C6C" w14:textId="59E658E3" w:rsidR="00D97D01" w:rsidRPr="00CE34DA" w:rsidRDefault="00D97D01" w:rsidP="00270763">
      <w:pPr>
        <w:spacing w:line="360" w:lineRule="auto"/>
        <w:jc w:val="both"/>
      </w:pPr>
      <w:r>
        <w:t xml:space="preserve">ich heiße Ben Litzinger und bin 19-jähriger Student an der WHU – Otto Beisheim School </w:t>
      </w:r>
      <w:proofErr w:type="spellStart"/>
      <w:r>
        <w:t>of</w:t>
      </w:r>
      <w:proofErr w:type="spellEnd"/>
      <w:r>
        <w:t xml:space="preserve"> Management</w:t>
      </w:r>
      <w:r w:rsidR="00F20D95">
        <w:t xml:space="preserve">. </w:t>
      </w:r>
      <w:r w:rsidR="00387411" w:rsidRPr="00387411">
        <w:t>Die Frage, wie ich mein Leben in Zukunft gestalten möchte und welchen Einfluss ich mit ihm bewirken kann und will, nahm für mich mit dem Ende der Schulzeit immer mehr an Bedeutung zu. Ich habe erkannt, dass ich einen positiven Einfluss auf Projekte und meine Mitmenschen leisten kann und mich das nachhaltig erfüllt.</w:t>
      </w:r>
      <w:r w:rsidR="00BA7EEE">
        <w:t xml:space="preserve"> </w:t>
      </w:r>
      <w:r w:rsidR="00D26271">
        <w:t xml:space="preserve">Dafür ist es </w:t>
      </w:r>
      <w:r w:rsidR="00B3745D">
        <w:t>essenziell</w:t>
      </w:r>
      <w:r w:rsidR="00D26271">
        <w:t xml:space="preserve"> mutig zu sein, </w:t>
      </w:r>
      <w:r w:rsidR="00DA4B68">
        <w:t>Chancen zu erkenn</w:t>
      </w:r>
      <w:r w:rsidR="00B3745D">
        <w:t>en</w:t>
      </w:r>
      <w:r w:rsidR="00DA4B68">
        <w:t xml:space="preserve"> und zu </w:t>
      </w:r>
      <w:r w:rsidR="00B3745D">
        <w:t xml:space="preserve">nutzen. </w:t>
      </w:r>
      <w:r w:rsidR="00B3745D" w:rsidRPr="00CE34DA">
        <w:t>Viel</w:t>
      </w:r>
      <w:r w:rsidR="00A145D9" w:rsidRPr="00CE34DA">
        <w:t xml:space="preserve"> zu häufig liefert man sich an gegebene Umstände aus.</w:t>
      </w:r>
      <w:r w:rsidR="008C0E1E" w:rsidRPr="00CE34DA">
        <w:t xml:space="preserve"> Meist</w:t>
      </w:r>
      <w:r w:rsidR="00292F7C" w:rsidRPr="00CE34DA">
        <w:t xml:space="preserve"> schätzt man die eigenen Möglichkeiten </w:t>
      </w:r>
      <w:r w:rsidR="004A6E8A" w:rsidRPr="00CE34DA">
        <w:t>zu gering ein</w:t>
      </w:r>
      <w:r w:rsidR="00120F3F" w:rsidRPr="00CE34DA">
        <w:t xml:space="preserve"> und ungenutzte Chancen erkennt man entweder gar nicht oder erst</w:t>
      </w:r>
      <w:r w:rsidR="000B7173" w:rsidRPr="00CE34DA">
        <w:t xml:space="preserve"> im Nachhinein</w:t>
      </w:r>
      <w:r w:rsidR="00120F3F" w:rsidRPr="00CE34DA">
        <w:t xml:space="preserve">. </w:t>
      </w:r>
      <w:r w:rsidR="008307E8" w:rsidRPr="00CE34DA">
        <w:t xml:space="preserve">Ich möchte Initiative zeigen und Verantwortung übernehmen, um Ideen </w:t>
      </w:r>
      <w:r w:rsidR="00EA5343" w:rsidRPr="00CE34DA">
        <w:t>zu verwirklichen</w:t>
      </w:r>
      <w:r w:rsidR="00594F74" w:rsidRPr="00CE34DA">
        <w:t xml:space="preserve"> und</w:t>
      </w:r>
      <w:r w:rsidR="006B7CA6" w:rsidRPr="00CE34DA">
        <w:t xml:space="preserve"> der Gesellschaft einen Mehrwert bieten.</w:t>
      </w:r>
    </w:p>
    <w:p w14:paraId="52C659A3" w14:textId="7E536315" w:rsidR="001832B2" w:rsidRDefault="008671E4" w:rsidP="00270763">
      <w:pPr>
        <w:spacing w:line="360" w:lineRule="auto"/>
        <w:jc w:val="both"/>
        <w:rPr>
          <w:ins w:id="1" w:author="Litzinger, Ben" w:date="2022-10-11T10:29:00Z"/>
        </w:rPr>
      </w:pPr>
      <w:r>
        <w:t xml:space="preserve">Nach einem frühen Umzug </w:t>
      </w:r>
      <w:r w:rsidR="00B95485">
        <w:t xml:space="preserve">aus Düsseldorf </w:t>
      </w:r>
      <w:r>
        <w:t>wuchs ich gemeinsam mit meiner älteren Schwester in Bad Camberg auf.</w:t>
      </w:r>
      <w:ins w:id="2" w:author="Litzinger, Ben" w:date="2022-10-11T10:29:00Z">
        <w:r w:rsidR="001832B2">
          <w:t xml:space="preserve"> </w:t>
        </w:r>
        <w:r w:rsidR="001832B2">
          <w:t>Schon in der Grundschulzeit war ich häufig nach der Schule den ganzen Tag mit meinen Hobbies und Interessen beschäftigt</w:t>
        </w:r>
        <w:r w:rsidR="001832B2" w:rsidRPr="00CE34DA">
          <w:t>.</w:t>
        </w:r>
        <w:r w:rsidR="001832B2">
          <w:t xml:space="preserve"> Das war möglich, da ich nur wenig Zeit in die Schule investieren musste. In Mathematik konnte ich den Lernstoff sehr schnell erfassen und bekam Zusatzaufgaben, um mich nicht zu langweilen. Ich hatte großes Glück mit meiner Grundschullehrerin, welche mich nicht nur menschlich prägte, sondern auch fachlich über den Unterricht hinaus unterstütze. Sie schenkte mir Vertrauen und ich durfte zum Beispiel eine Mathematik-Stunde über ein Thema meiner Wahl halten. Des Weiteren gewann ich den Vorlesewettbewerb in unserer lokalen Bücherei und erhielt den einen Sonderpreis für Mathematik in der Grundschule.</w:t>
        </w:r>
      </w:ins>
    </w:p>
    <w:p w14:paraId="27F545C9" w14:textId="0CF94B31" w:rsidR="00031271" w:rsidRDefault="008671E4" w:rsidP="00270763">
      <w:pPr>
        <w:spacing w:line="360" w:lineRule="auto"/>
        <w:jc w:val="both"/>
        <w:rPr>
          <w:ins w:id="3" w:author="Litzinger, Ben" w:date="2022-10-11T09:56:00Z"/>
        </w:rPr>
      </w:pPr>
      <w:del w:id="4" w:author="Litzinger, Ben" w:date="2022-10-11T10:29:00Z">
        <w:r w:rsidDel="001832B2">
          <w:delText xml:space="preserve"> </w:delText>
        </w:r>
      </w:del>
      <w:r w:rsidR="003B4761">
        <w:t>In meiner Kindheit war ich getrieben alles auszuprobieren</w:t>
      </w:r>
      <w:ins w:id="5" w:author="D L" w:date="2022-10-10T19:05:00Z">
        <w:r w:rsidR="00007E05">
          <w:t>,</w:t>
        </w:r>
      </w:ins>
      <w:r w:rsidR="003B4761">
        <w:t xml:space="preserve"> was mich interessiert</w:t>
      </w:r>
      <w:r w:rsidR="00534FB4">
        <w:t>e</w:t>
      </w:r>
      <w:r w:rsidR="003B4761">
        <w:t xml:space="preserve">. Ich fing mit 5 Jahren an Schlagzeugunterricht zu nehmen und übte regelmäßig mit meinem Vater Klavier. </w:t>
      </w:r>
      <w:r w:rsidR="00AA5973">
        <w:t>An der Musik begeister</w:t>
      </w:r>
      <w:ins w:id="6" w:author="D L" w:date="2022-10-10T19:07:00Z">
        <w:r w:rsidR="00007E05">
          <w:t>n</w:t>
        </w:r>
      </w:ins>
      <w:del w:id="7" w:author="D L" w:date="2022-10-10T19:07:00Z">
        <w:r w:rsidR="00AA5973" w:rsidDel="00007E05">
          <w:delText>t</w:delText>
        </w:r>
      </w:del>
      <w:r w:rsidR="00AA5973">
        <w:t xml:space="preserve"> mich</w:t>
      </w:r>
      <w:r w:rsidR="00646F9E">
        <w:t xml:space="preserve"> die </w:t>
      </w:r>
      <w:r w:rsidR="00123677">
        <w:t>Verbindung</w:t>
      </w:r>
      <w:ins w:id="8" w:author="D L" w:date="2022-10-10T19:07:00Z">
        <w:r w:rsidR="00007E05">
          <w:t>en</w:t>
        </w:r>
      </w:ins>
      <w:r w:rsidR="00123677">
        <w:t>,</w:t>
      </w:r>
      <w:r w:rsidR="00646F9E">
        <w:t xml:space="preserve"> die </w:t>
      </w:r>
      <w:del w:id="9" w:author="D L" w:date="2022-10-10T19:06:00Z">
        <w:r w:rsidR="00646F9E" w:rsidDel="00007E05">
          <w:delText xml:space="preserve">entsteht, </w:delText>
        </w:r>
      </w:del>
      <w:r w:rsidR="00CE34DA" w:rsidRPr="00CE34DA">
        <w:t xml:space="preserve">beim gemeinsamen Musizieren </w:t>
      </w:r>
      <w:del w:id="10" w:author="D L" w:date="2022-10-10T19:06:00Z">
        <w:r w:rsidR="00646F9E" w:rsidDel="00007E05">
          <w:delText>zusammenspielt</w:delText>
        </w:r>
        <w:r w:rsidR="004C779E" w:rsidDel="00007E05">
          <w:delText xml:space="preserve"> </w:delText>
        </w:r>
      </w:del>
      <w:ins w:id="11" w:author="D L" w:date="2022-10-10T19:06:00Z">
        <w:r w:rsidR="00007E05">
          <w:t>entsteh</w:t>
        </w:r>
      </w:ins>
      <w:ins w:id="12" w:author="D L" w:date="2022-10-10T19:07:00Z">
        <w:r w:rsidR="00007E05">
          <w:t>en</w:t>
        </w:r>
      </w:ins>
      <w:ins w:id="13" w:author="D L" w:date="2022-10-10T19:06:00Z">
        <w:r w:rsidR="00007E05">
          <w:t xml:space="preserve">, </w:t>
        </w:r>
      </w:ins>
      <w:r w:rsidR="004C779E">
        <w:t xml:space="preserve">und </w:t>
      </w:r>
      <w:r w:rsidR="00CE34DA" w:rsidRPr="00CE34DA">
        <w:t xml:space="preserve">die </w:t>
      </w:r>
      <w:r w:rsidR="00D23A31" w:rsidRPr="00491CC8">
        <w:t>Emotionen</w:t>
      </w:r>
      <w:r w:rsidR="00CE34DA">
        <w:t>, die Musik hervorruft</w:t>
      </w:r>
      <w:r w:rsidR="0059672A">
        <w:t xml:space="preserve">. </w:t>
      </w:r>
      <w:r w:rsidR="00A04452">
        <w:t>Aus den mittlerweile 14 Jahren Schlagzeugunterricht resultierte meine langjährige Mitgliedschaft im TG Blasorchester, in dem ich, seit ich 8 Jahre alt bin</w:t>
      </w:r>
      <w:ins w:id="14" w:author="D L" w:date="2022-10-10T19:07:00Z">
        <w:r w:rsidR="00007E05">
          <w:t>,</w:t>
        </w:r>
      </w:ins>
      <w:r w:rsidR="00A04452">
        <w:t xml:space="preserve"> bei den erwachsenen Musikerinnen und Musikern mitspiele</w:t>
      </w:r>
      <w:r w:rsidR="002A76B3">
        <w:t>.</w:t>
      </w:r>
      <w:r w:rsidR="008F655C">
        <w:t xml:space="preserve"> </w:t>
      </w:r>
      <w:r w:rsidR="008F655C" w:rsidRPr="008F655C">
        <w:t xml:space="preserve">Nach vielen erfolgreichen Konzerten und </w:t>
      </w:r>
      <w:r w:rsidR="00CE34DA">
        <w:t>Konzertwettbewerben</w:t>
      </w:r>
      <w:r w:rsidR="00CE34DA" w:rsidRPr="00CE34DA">
        <w:t xml:space="preserve"> </w:t>
      </w:r>
      <w:r w:rsidR="008F655C" w:rsidRPr="008F655C">
        <w:t>entschloss ich mich</w:t>
      </w:r>
      <w:del w:id="15" w:author="Litzinger, Ben" w:date="2022-10-11T09:47:00Z">
        <w:r w:rsidR="008F655C" w:rsidRPr="008F655C" w:rsidDel="007604F5">
          <w:delText xml:space="preserve"> </w:delText>
        </w:r>
      </w:del>
      <w:del w:id="16" w:author="D L" w:date="2022-10-10T19:08:00Z">
        <w:r w:rsidR="008F655C" w:rsidRPr="008F655C" w:rsidDel="00007E05">
          <w:delText xml:space="preserve">nochmal dazu </w:delText>
        </w:r>
      </w:del>
      <w:del w:id="17" w:author="Litzinger, Ben" w:date="2022-10-11T09:47:00Z">
        <w:r w:rsidR="008F655C" w:rsidRPr="008F655C" w:rsidDel="007604F5">
          <w:delText>mich</w:delText>
        </w:r>
      </w:del>
      <w:r w:rsidR="008F655C" w:rsidRPr="008F655C">
        <w:t xml:space="preserve"> </w:t>
      </w:r>
      <w:ins w:id="18" w:author="D L" w:date="2022-10-10T19:08:00Z">
        <w:r w:rsidR="00007E05">
          <w:t xml:space="preserve">zu einer </w:t>
        </w:r>
      </w:ins>
      <w:r w:rsidR="008F655C" w:rsidRPr="008F655C">
        <w:t>theoretisch</w:t>
      </w:r>
      <w:ins w:id="19" w:author="D L" w:date="2022-10-10T19:08:00Z">
        <w:r w:rsidR="00007E05">
          <w:t>en</w:t>
        </w:r>
      </w:ins>
      <w:r w:rsidR="008F655C" w:rsidRPr="008F655C">
        <w:t xml:space="preserve"> und praktisch</w:t>
      </w:r>
      <w:ins w:id="20" w:author="D L" w:date="2022-10-10T19:08:00Z">
        <w:r w:rsidR="00007E05">
          <w:t xml:space="preserve">en </w:t>
        </w:r>
      </w:ins>
      <w:del w:id="21" w:author="D L" w:date="2022-10-10T19:09:00Z">
        <w:r w:rsidR="008F655C" w:rsidRPr="008F655C" w:rsidDel="00007E05">
          <w:delText xml:space="preserve"> </w:delText>
        </w:r>
      </w:del>
      <w:del w:id="22" w:author="D L" w:date="2022-10-10T19:08:00Z">
        <w:r w:rsidR="008F655C" w:rsidRPr="008F655C" w:rsidDel="00007E05">
          <w:delText>w</w:delText>
        </w:r>
      </w:del>
      <w:del w:id="23" w:author="D L" w:date="2022-10-10T19:09:00Z">
        <w:r w:rsidR="008F655C" w:rsidRPr="008F655C" w:rsidDel="00007E05">
          <w:delText>eiter</w:delText>
        </w:r>
      </w:del>
      <w:del w:id="24" w:author="D L" w:date="2022-10-10T19:08:00Z">
        <w:r w:rsidR="008F655C" w:rsidRPr="008F655C" w:rsidDel="00007E05">
          <w:delText>zubilden</w:delText>
        </w:r>
      </w:del>
      <w:ins w:id="25" w:author="D L" w:date="2022-10-10T19:09:00Z">
        <w:del w:id="26" w:author="Litzinger, Ben" w:date="2022-10-11T09:53:00Z">
          <w:r w:rsidR="00007E05" w:rsidDel="00E84AFC">
            <w:delText xml:space="preserve"> </w:delText>
          </w:r>
        </w:del>
        <w:r w:rsidR="00007E05">
          <w:t>musikalischen Weiterbildung</w:t>
        </w:r>
      </w:ins>
      <w:r w:rsidR="008F655C" w:rsidRPr="008F655C">
        <w:t xml:space="preserve">. Dafür nahm ich an den </w:t>
      </w:r>
      <w:r w:rsidR="008F655C" w:rsidRPr="00491CC8">
        <w:t>Jugendleistungslehrgängen</w:t>
      </w:r>
      <w:r w:rsidR="008F655C" w:rsidRPr="008F655C">
        <w:t xml:space="preserve"> in Alsfeld teil.</w:t>
      </w:r>
      <w:r w:rsidR="00C029F9">
        <w:t xml:space="preserve"> D</w:t>
      </w:r>
      <w:ins w:id="27" w:author="D L" w:date="2022-10-10T19:09:00Z">
        <w:r w:rsidR="00007E05">
          <w:t>ie</w:t>
        </w:r>
      </w:ins>
      <w:del w:id="28" w:author="D L" w:date="2022-10-10T19:09:00Z">
        <w:r w:rsidR="00C029F9" w:rsidDel="00007E05">
          <w:delText>er</w:delText>
        </w:r>
      </w:del>
      <w:r w:rsidR="00C029F9">
        <w:t xml:space="preserve"> einwöchige</w:t>
      </w:r>
      <w:ins w:id="29" w:author="D L" w:date="2022-10-10T19:09:00Z">
        <w:r w:rsidR="00007E05">
          <w:t>n</w:t>
        </w:r>
      </w:ins>
      <w:r w:rsidR="00C029F9">
        <w:t xml:space="preserve"> Lehrg</w:t>
      </w:r>
      <w:ins w:id="30" w:author="D L" w:date="2022-10-10T19:09:00Z">
        <w:r w:rsidR="00007E05">
          <w:t>ä</w:t>
        </w:r>
      </w:ins>
      <w:del w:id="31" w:author="D L" w:date="2022-10-10T19:09:00Z">
        <w:r w:rsidR="00C029F9" w:rsidDel="00007E05">
          <w:delText>a</w:delText>
        </w:r>
      </w:del>
      <w:r w:rsidR="00C029F9">
        <w:t>ng</w:t>
      </w:r>
      <w:ins w:id="32" w:author="D L" w:date="2022-10-10T19:09:00Z">
        <w:r w:rsidR="00007E05">
          <w:t>e</w:t>
        </w:r>
      </w:ins>
      <w:r w:rsidR="00C029F9">
        <w:t xml:space="preserve"> endet</w:t>
      </w:r>
      <w:ins w:id="33" w:author="D L" w:date="2022-10-10T19:10:00Z">
        <w:r w:rsidR="00007E05">
          <w:t>en</w:t>
        </w:r>
      </w:ins>
      <w:r w:rsidR="00C029F9">
        <w:t xml:space="preserve"> mit einer Theorie- und Praxisprüfung </w:t>
      </w:r>
      <w:r w:rsidR="008D2B2A">
        <w:t xml:space="preserve">für </w:t>
      </w:r>
      <w:ins w:id="34" w:author="D L" w:date="2022-10-10T19:10:00Z">
        <w:r w:rsidR="00007E05">
          <w:t>m</w:t>
        </w:r>
      </w:ins>
      <w:del w:id="35" w:author="D L" w:date="2022-10-10T19:10:00Z">
        <w:r w:rsidR="008D2B2A" w:rsidDel="00007E05">
          <w:delText>s</w:delText>
        </w:r>
      </w:del>
      <w:r w:rsidR="008D2B2A">
        <w:t>ein Instrument. Bei über 70 Teilnehmern wurde ich in zwei von drei Jahren Lehrgangsbester.</w:t>
      </w:r>
    </w:p>
    <w:p w14:paraId="759C1C5C" w14:textId="77777777" w:rsidR="00E84AFC" w:rsidDel="00E84AFC" w:rsidRDefault="00E84AFC" w:rsidP="00E84AFC">
      <w:pPr>
        <w:spacing w:line="360" w:lineRule="auto"/>
        <w:jc w:val="both"/>
        <w:rPr>
          <w:del w:id="36" w:author="Litzinger, Ben" w:date="2022-10-11T09:56:00Z"/>
          <w:moveTo w:id="37" w:author="Litzinger, Ben" w:date="2022-10-11T09:56:00Z"/>
        </w:rPr>
      </w:pPr>
      <w:moveToRangeStart w:id="38" w:author="Litzinger, Ben" w:date="2022-10-11T09:56:00Z" w:name="move116374604"/>
      <w:moveTo w:id="39" w:author="Litzinger, Ben" w:date="2022-10-11T09:56:00Z">
        <w:r w:rsidRPr="00930336">
          <w:t xml:space="preserve">Meine Zielstrebigkeit und Beharrlichkeit an </w:t>
        </w:r>
        <w:r>
          <w:t>meinen Fähigkeiten zu arbeiten</w:t>
        </w:r>
        <w:r w:rsidRPr="00930336">
          <w:t>, zeigt sich an dem autodidaktischen Lernen des Klavierspielens, welches ich seit</w:t>
        </w:r>
        <w:r>
          <w:t>dem ich 14 Jahre alt bin, praktiziere</w:t>
        </w:r>
        <w:r w:rsidRPr="00930336">
          <w:t>.</w:t>
        </w:r>
        <w:r>
          <w:t xml:space="preserve"> </w:t>
        </w:r>
        <w:r>
          <w:lastRenderedPageBreak/>
          <w:t>Jeden Tag setzte ich mich nach der Schule ans Klavier und übte. Fugen von Johann Sebastian Bach und Improvisation begeistern mich am meisten. In der 10. Klasse begann ich mir die freizugänglichen Musiktheorievorlesungen von Prof. Manfred Dings anzusehen. Hier konnte ich nicht nur besonders viel lernen, ich verlor auch die Abschreckung vor Universitätsvorlesungen, welche ich vorher in gewisser Weise hatte. Gerade bringe ich mir noch das Saxophonspielen bei.</w:t>
        </w:r>
      </w:moveTo>
    </w:p>
    <w:moveToRangeEnd w:id="38"/>
    <w:p w14:paraId="68D20A4A" w14:textId="77777777" w:rsidR="00E84AFC" w:rsidRDefault="00E84AFC" w:rsidP="00270763">
      <w:pPr>
        <w:spacing w:line="360" w:lineRule="auto"/>
        <w:jc w:val="both"/>
      </w:pPr>
    </w:p>
    <w:p w14:paraId="3B9CC796" w14:textId="6EB14186" w:rsidR="007C1FF3" w:rsidDel="001832B2" w:rsidRDefault="00CE34DA" w:rsidP="00270763">
      <w:pPr>
        <w:spacing w:line="360" w:lineRule="auto"/>
        <w:jc w:val="both"/>
        <w:rPr>
          <w:del w:id="40" w:author="Litzinger, Ben" w:date="2022-10-11T10:29:00Z"/>
        </w:rPr>
      </w:pPr>
      <w:del w:id="41" w:author="Litzinger, Ben" w:date="2022-10-11T10:29:00Z">
        <w:r w:rsidDel="001832B2">
          <w:delText>Schon in der Grundschulzeit war ich häufig nach der Schule den ganzen Tag mit meinen Hobbies und Interessen beschäftigt</w:delText>
        </w:r>
        <w:r w:rsidRPr="00CE34DA" w:rsidDel="001832B2">
          <w:delText>.</w:delText>
        </w:r>
        <w:r w:rsidR="007C1FF3" w:rsidDel="001832B2">
          <w:delText xml:space="preserve"> Das war möglich, da ich nur wenig Zeit in die Schule investieren musste. </w:delText>
        </w:r>
        <w:r w:rsidR="00EA4AF0" w:rsidDel="001832B2">
          <w:delText>I</w:delText>
        </w:r>
        <w:r w:rsidR="007C1FF3" w:rsidDel="001832B2">
          <w:delText xml:space="preserve">n Mathematik konnte ich den </w:delText>
        </w:r>
        <w:r w:rsidR="00EA4AF0" w:rsidDel="001832B2">
          <w:delText>Lerns</w:delText>
        </w:r>
        <w:r w:rsidR="007C1FF3" w:rsidDel="001832B2">
          <w:delText>toff sehr schnell erfassen und bekam Zusatzaufgaben, um mich nicht zu langweilen. Ich hatte großes Glück mit meiner Grundschullehrerin, welche</w:delText>
        </w:r>
        <w:r w:rsidR="006115F3" w:rsidDel="001832B2">
          <w:delText xml:space="preserve"> mich</w:delText>
        </w:r>
        <w:r w:rsidR="007C1FF3" w:rsidDel="001832B2">
          <w:delText xml:space="preserve"> nicht nur menschlich prägte, sondern auch fachlich über den Unterricht hinaus unterstütze. Sie schenkte mir Vertrauen und ich durfte zum Beispiel eine Mathematik-Stunde über ein Thema meiner Wahl halten.</w:delText>
        </w:r>
      </w:del>
      <w:ins w:id="42" w:author="D L" w:date="2022-10-10T19:11:00Z">
        <w:del w:id="43" w:author="Litzinger, Ben" w:date="2022-10-11T09:49:00Z">
          <w:r w:rsidR="00007E05" w:rsidDel="007604F5">
            <w:br/>
          </w:r>
        </w:del>
      </w:ins>
      <w:ins w:id="44" w:author="D L" w:date="2022-10-10T19:19:00Z">
        <w:del w:id="45" w:author="Litzinger, Ben" w:date="2022-10-11T09:28:00Z">
          <w:r w:rsidR="00C04908" w:rsidDel="00D56765">
            <w:delText>Vorlesewettbewerb gewonnen.</w:delText>
          </w:r>
        </w:del>
        <w:del w:id="46" w:author="Litzinger, Ben" w:date="2022-10-11T09:47:00Z">
          <w:r w:rsidR="00C04908" w:rsidDel="007604F5">
            <w:br/>
          </w:r>
        </w:del>
      </w:ins>
      <w:ins w:id="47" w:author="D L" w:date="2022-10-10T19:11:00Z">
        <w:del w:id="48" w:author="Litzinger, Ben" w:date="2022-10-11T09:32:00Z">
          <w:r w:rsidR="00007E05" w:rsidDel="008013FE">
            <w:delText>Sonderpreis Mathematik als jüngster Teilnehmer (wa</w:delText>
          </w:r>
        </w:del>
      </w:ins>
      <w:ins w:id="49" w:author="D L" w:date="2022-10-10T19:12:00Z">
        <w:del w:id="50" w:author="Litzinger, Ben" w:date="2022-10-11T09:32:00Z">
          <w:r w:rsidR="00007E05" w:rsidDel="008013FE">
            <w:delText>r</w:delText>
          </w:r>
        </w:del>
      </w:ins>
      <w:ins w:id="51" w:author="D L" w:date="2022-10-10T19:11:00Z">
        <w:del w:id="52" w:author="Litzinger, Ben" w:date="2022-10-11T09:32:00Z">
          <w:r w:rsidR="00007E05" w:rsidDel="008013FE">
            <w:delText xml:space="preserve"> das Mathe im Advent oder so ähnlich).</w:delText>
          </w:r>
        </w:del>
      </w:ins>
    </w:p>
    <w:p w14:paraId="361295A9" w14:textId="7DC943F1" w:rsidR="00E96826" w:rsidRDefault="00E96826" w:rsidP="00270763">
      <w:pPr>
        <w:spacing w:line="360" w:lineRule="auto"/>
        <w:jc w:val="both"/>
      </w:pPr>
      <w:r>
        <w:t xml:space="preserve">Seitdem ich 7 Jahre alt bin, spiele ich Handball beim SV Bad Camberg. Mit 16 Jahren suchte ich nochmal eine neue sportliche Herausforderung und wechselte zum TV Idstein, welcher zwei Ligen höher spielt. Ich wuchs schnell in meine neue Mannschaft hinein und aus Mitspielern wurden sehr gute Freunde. In unserem letzten gemeinsamen Jahr in der Jugend erreichten wir schließlich auch unser Ziel und wurden Bezirksoberligameister. Während meines vorletzten Jahres in der </w:t>
      </w:r>
      <w:r w:rsidRPr="00E976C3">
        <w:t>Handballjugend</w:t>
      </w:r>
      <w:r>
        <w:t xml:space="preserve"> entschloss ich mich die Ausbildung zum Schiedsrichter zu machen. Hiermit wollte ich mich bewusst herausfordern. </w:t>
      </w:r>
      <w:r w:rsidRPr="00FE7BEC">
        <w:t xml:space="preserve">In der Ausübung dieser Tätigkeit </w:t>
      </w:r>
      <w:del w:id="53" w:author="D L" w:date="2022-10-10T19:14:00Z">
        <w:r w:rsidRPr="00FE7BEC" w:rsidDel="00C04908">
          <w:delText>wollte ich mich vor allem dazu zwingen</w:delText>
        </w:r>
      </w:del>
      <w:ins w:id="54" w:author="D L" w:date="2022-10-10T19:13:00Z">
        <w:r w:rsidR="00C04908">
          <w:t xml:space="preserve">wollte ich </w:t>
        </w:r>
      </w:ins>
      <w:ins w:id="55" w:author="D L" w:date="2022-10-10T19:14:00Z">
        <w:r w:rsidR="00C04908">
          <w:t>mich</w:t>
        </w:r>
      </w:ins>
      <w:ins w:id="56" w:author="D L" w:date="2022-10-10T19:13:00Z">
        <w:r w:rsidR="00C04908">
          <w:t xml:space="preserve"> der Herausforderu</w:t>
        </w:r>
      </w:ins>
      <w:ins w:id="57" w:author="D L" w:date="2022-10-10T19:14:00Z">
        <w:r w:rsidR="00C04908">
          <w:t>ng stellen</w:t>
        </w:r>
      </w:ins>
      <w:r w:rsidRPr="00FE7BEC">
        <w:t>, Entscheidungen in schwierigen Situationen zu treffen und hinter ihnen zu stehen.</w:t>
      </w:r>
      <w:r>
        <w:t xml:space="preserve"> Ruhe zu bewahren und auch professionell mit Fehlentscheidungen umzugehen sind Fähigkeiten, </w:t>
      </w:r>
      <w:r w:rsidRPr="00E976C3">
        <w:t xml:space="preserve">die </w:t>
      </w:r>
      <w:r w:rsidR="00E976C3" w:rsidRPr="00E976C3">
        <w:t>ich</w:t>
      </w:r>
      <w:r w:rsidRPr="00E976C3">
        <w:t xml:space="preserve"> nur über viel Praxis und Reflektion </w:t>
      </w:r>
      <w:r w:rsidR="00E976C3" w:rsidRPr="00E976C3">
        <w:t>ausprägen konnte.</w:t>
      </w:r>
      <w:r>
        <w:t xml:space="preserve"> </w:t>
      </w:r>
      <w:r w:rsidR="00E976C3">
        <w:t>Ferner</w:t>
      </w:r>
      <w:r>
        <w:t xml:space="preserve"> wurde </w:t>
      </w:r>
      <w:r w:rsidR="00E976C3">
        <w:t xml:space="preserve">ich mit 16 </w:t>
      </w:r>
      <w:r>
        <w:t>zweitbester im Landesentscheid Hessen im Ballwurf bei „Jugend trainiert für Olympia“</w:t>
      </w:r>
      <w:del w:id="58" w:author="D L" w:date="2022-10-10T19:15:00Z">
        <w:r w:rsidDel="00C04908">
          <w:delText xml:space="preserve"> im Jahr</w:delText>
        </w:r>
      </w:del>
      <w:r w:rsidR="00E976C3">
        <w:t>.</w:t>
      </w:r>
    </w:p>
    <w:p w14:paraId="16595DC0" w14:textId="624DE7E7" w:rsidR="00B93051" w:rsidRDefault="00E976C3" w:rsidP="00270763">
      <w:pPr>
        <w:spacing w:line="360" w:lineRule="auto"/>
        <w:jc w:val="both"/>
      </w:pPr>
      <w:r>
        <w:t xml:space="preserve">Handball war allerdings nicht der einzige Sport, den ich ausführte. </w:t>
      </w:r>
      <w:r w:rsidR="00031271">
        <w:t xml:space="preserve">Ich fing mit Judo an und spielte viel Tischtennis mit meinem Vater. </w:t>
      </w:r>
      <w:r w:rsidR="00E55582">
        <w:t xml:space="preserve">Da ich ehrgeizig </w:t>
      </w:r>
      <w:r w:rsidR="006115F3">
        <w:t>bin</w:t>
      </w:r>
      <w:ins w:id="59" w:author="D L" w:date="2022-10-10T19:15:00Z">
        <w:r w:rsidR="00C04908">
          <w:t>,</w:t>
        </w:r>
      </w:ins>
      <w:r w:rsidR="006115F3">
        <w:t xml:space="preserve"> </w:t>
      </w:r>
      <w:r w:rsidR="00031271">
        <w:t>wollte ich Turniere spielen</w:t>
      </w:r>
      <w:r w:rsidR="001D7D54">
        <w:t>.</w:t>
      </w:r>
      <w:r w:rsidR="008764FB">
        <w:t xml:space="preserve"> </w:t>
      </w:r>
      <w:r w:rsidR="00E96826">
        <w:t xml:space="preserve">Daraufhin </w:t>
      </w:r>
      <w:r w:rsidR="008764FB">
        <w:t xml:space="preserve">gewann </w:t>
      </w:r>
      <w:r>
        <w:t xml:space="preserve">ich </w:t>
      </w:r>
      <w:r w:rsidR="008764FB">
        <w:t>die Vereinsmeisterschaften und spielte</w:t>
      </w:r>
      <w:r w:rsidR="00E55582">
        <w:t xml:space="preserve"> </w:t>
      </w:r>
      <w:r w:rsidR="00531B1F">
        <w:t>auf Bezirksebene</w:t>
      </w:r>
      <w:r w:rsidR="00031271">
        <w:t xml:space="preserve">. </w:t>
      </w:r>
      <w:r>
        <w:t>Im Fußball schaffte ich es mit zwölf Jahren in die Talentförderung des DFB.</w:t>
      </w:r>
      <w:r w:rsidR="00031271">
        <w:t xml:space="preserve"> Der Leistungsdruck </w:t>
      </w:r>
      <w:r>
        <w:t xml:space="preserve">und häufigen Trainings </w:t>
      </w:r>
      <w:r w:rsidR="00031271">
        <w:t>wurde</w:t>
      </w:r>
      <w:r>
        <w:t>n</w:t>
      </w:r>
      <w:r w:rsidR="00031271">
        <w:t xml:space="preserve"> mir </w:t>
      </w:r>
      <w:ins w:id="60" w:author="D L" w:date="2022-10-10T19:16:00Z">
        <w:r w:rsidR="00C04908">
          <w:t xml:space="preserve">damals als 11-jähriger Junge </w:t>
        </w:r>
      </w:ins>
      <w:del w:id="61" w:author="D L" w:date="2022-10-10T19:16:00Z">
        <w:r w:rsidR="00031271" w:rsidDel="00C04908">
          <w:delText xml:space="preserve">nach </w:delText>
        </w:r>
        <w:r w:rsidR="00A919F0" w:rsidDel="00C04908">
          <w:delText>zwei Jahren</w:delText>
        </w:r>
        <w:r w:rsidR="00031271" w:rsidDel="00C04908">
          <w:delText xml:space="preserve"> </w:delText>
        </w:r>
      </w:del>
      <w:r w:rsidR="00031271">
        <w:t xml:space="preserve">zu </w:t>
      </w:r>
      <w:r>
        <w:t>viel. Rückblickend bin ich mir nicht</w:t>
      </w:r>
      <w:r w:rsidR="00093589">
        <w:t xml:space="preserve"> sicher, ob ich diese Entscheidung bereue oder nich</w:t>
      </w:r>
      <w:r>
        <w:t>t. In diesen zwei Jahren lernte ich aber,</w:t>
      </w:r>
      <w:r w:rsidR="00031271">
        <w:t xml:space="preserve"> dass </w:t>
      </w:r>
      <w:r w:rsidR="00EE49B3">
        <w:t xml:space="preserve">Ehrgeiz, </w:t>
      </w:r>
      <w:r w:rsidR="00031271">
        <w:t>Durchhaltevermögen und</w:t>
      </w:r>
      <w:r w:rsidR="00EE49B3">
        <w:t xml:space="preserve"> besonders </w:t>
      </w:r>
      <w:r w:rsidR="00EE49B3" w:rsidRPr="00E976C3">
        <w:t>Konstanz</w:t>
      </w:r>
      <w:r w:rsidR="00031271">
        <w:t xml:space="preserve"> zum Erfolg führen.</w:t>
      </w:r>
    </w:p>
    <w:p w14:paraId="4C903601" w14:textId="6058E2E4" w:rsidR="00865B28" w:rsidDel="00E84AFC" w:rsidRDefault="00930336" w:rsidP="00270763">
      <w:pPr>
        <w:spacing w:line="360" w:lineRule="auto"/>
        <w:jc w:val="both"/>
        <w:rPr>
          <w:moveFrom w:id="62" w:author="Litzinger, Ben" w:date="2022-10-11T09:56:00Z"/>
        </w:rPr>
      </w:pPr>
      <w:moveFromRangeStart w:id="63" w:author="Litzinger, Ben" w:date="2022-10-11T09:56:00Z" w:name="move116374604"/>
      <w:moveFrom w:id="64" w:author="Litzinger, Ben" w:date="2022-10-11T09:56:00Z">
        <w:r w:rsidRPr="00930336" w:rsidDel="00E84AFC">
          <w:t xml:space="preserve">Meine Zielstrebigkeit und Beharrlichkeit an </w:t>
        </w:r>
        <w:r w:rsidR="00E976C3" w:rsidDel="00E84AFC">
          <w:t>meinen Fähigkeiten zu arbeiten</w:t>
        </w:r>
        <w:r w:rsidRPr="00930336" w:rsidDel="00E84AFC">
          <w:t>, zeigt sich an dem autodidaktischen Lernen des Klavierspielens, welches ich seit</w:t>
        </w:r>
        <w:r w:rsidDel="00E84AFC">
          <w:t>dem ich 14 Jahre alt bin, praktiziere</w:t>
        </w:r>
        <w:r w:rsidRPr="00930336" w:rsidDel="00E84AFC">
          <w:t>.</w:t>
        </w:r>
        <w:r w:rsidR="00865B28" w:rsidDel="00E84AFC">
          <w:t xml:space="preserve"> Jeden Tag setz</w:t>
        </w:r>
        <w:ins w:id="65" w:author="D L" w:date="2022-10-10T19:17:00Z">
          <w:r w:rsidR="00C04908" w:rsidDel="00E84AFC">
            <w:t>t</w:t>
          </w:r>
        </w:ins>
        <w:r w:rsidR="00865B28" w:rsidDel="00E84AFC">
          <w:t>e ich mich nach der Schule ans Klavier und übte.</w:t>
        </w:r>
        <w:r w:rsidR="00077003" w:rsidDel="00E84AFC">
          <w:t xml:space="preserve"> Fugen von Johann Sebastian Bach und Improvisation begeistern mich am meisten</w:t>
        </w:r>
        <w:r w:rsidR="00865B28" w:rsidDel="00E84AFC">
          <w:t>. In der 10. Klasse begann ich</w:t>
        </w:r>
        <w:r w:rsidR="00B6034D" w:rsidDel="00E84AFC">
          <w:t xml:space="preserve"> mir</w:t>
        </w:r>
        <w:r w:rsidR="00865B28" w:rsidDel="00E84AFC">
          <w:t xml:space="preserve"> die freizugänglichen Musiktheorievorlesungen von Prof. Manfred</w:t>
        </w:r>
        <w:r w:rsidR="00276CFF" w:rsidDel="00E84AFC">
          <w:t xml:space="preserve"> Dings anzusehen</w:t>
        </w:r>
        <w:r w:rsidR="00865B28" w:rsidDel="00E84AFC">
          <w:t xml:space="preserve">. </w:t>
        </w:r>
        <w:r w:rsidR="00980E27" w:rsidDel="00E84AFC">
          <w:t xml:space="preserve">Hier konnte ich </w:t>
        </w:r>
        <w:r w:rsidR="00DE3476" w:rsidDel="00E84AFC">
          <w:t xml:space="preserve">nicht nur </w:t>
        </w:r>
        <w:r w:rsidR="00C046E1" w:rsidDel="00E84AFC">
          <w:t xml:space="preserve">besonders viel lernen, ich </w:t>
        </w:r>
        <w:r w:rsidR="002757E7" w:rsidDel="00E84AFC">
          <w:t>verlor</w:t>
        </w:r>
        <w:r w:rsidR="00C046E1" w:rsidDel="00E84AFC">
          <w:t xml:space="preserve"> auch</w:t>
        </w:r>
        <w:r w:rsidR="007D530B" w:rsidDel="00E84AFC">
          <w:t xml:space="preserve"> die Abschreckung vor Universitätsvorlesungen, welche ich vorher in gewisser Weise hatte.</w:t>
        </w:r>
        <w:r w:rsidR="00780083" w:rsidDel="00E84AFC">
          <w:t xml:space="preserve"> Gerade bringe ich mir noch das Saxophonspielen bei.</w:t>
        </w:r>
      </w:moveFrom>
    </w:p>
    <w:moveFromRangeEnd w:id="63"/>
    <w:p w14:paraId="0AA0EC54" w14:textId="48290C5E" w:rsidR="00A04452" w:rsidRDefault="00AC0AF6" w:rsidP="00270763">
      <w:pPr>
        <w:spacing w:line="360" w:lineRule="auto"/>
        <w:jc w:val="both"/>
      </w:pPr>
      <w:r>
        <w:t>Ich begann nun auch immer häufiger</w:t>
      </w:r>
      <w:r w:rsidR="00B260CD">
        <w:t xml:space="preserve"> mir</w:t>
      </w:r>
      <w:r>
        <w:t xml:space="preserve"> Mathematikvorlesungen</w:t>
      </w:r>
      <w:r w:rsidR="00B260CD">
        <w:t xml:space="preserve"> anzusehen</w:t>
      </w:r>
      <w:r>
        <w:t>.</w:t>
      </w:r>
      <w:r w:rsidR="0073186E">
        <w:t xml:space="preserve"> </w:t>
      </w:r>
      <w:r w:rsidR="00B2437C">
        <w:t>Besonders Prof. Dr. Edmund Weitz</w:t>
      </w:r>
      <w:r w:rsidR="00780083">
        <w:t xml:space="preserve"> von der</w:t>
      </w:r>
      <w:r w:rsidR="00744F20">
        <w:t xml:space="preserve"> HAW Hamburg </w:t>
      </w:r>
      <w:r w:rsidR="007B3690">
        <w:t>konnte mich hierfür begeistern.</w:t>
      </w:r>
    </w:p>
    <w:p w14:paraId="460FE64B" w14:textId="17A82B27" w:rsidR="00DD78A4" w:rsidRDefault="009F3027" w:rsidP="00270763">
      <w:pPr>
        <w:spacing w:line="360" w:lineRule="auto"/>
        <w:jc w:val="both"/>
      </w:pPr>
      <w:r>
        <w:t>Währen</w:t>
      </w:r>
      <w:r w:rsidR="002725D3">
        <w:t xml:space="preserve">d der Mittelstufe engagierte ich mich als Klassensprecher </w:t>
      </w:r>
      <w:r w:rsidR="00976A4B">
        <w:t xml:space="preserve">und in der Chor AG. </w:t>
      </w:r>
      <w:r w:rsidR="007C7C04">
        <w:t xml:space="preserve">Außerdem führten wir ein Projekt mit </w:t>
      </w:r>
      <w:r w:rsidR="007C2D33">
        <w:t>einer lokalen Hilfsorganisation „Unser Laden“ durch</w:t>
      </w:r>
      <w:r w:rsidR="00585141">
        <w:t xml:space="preserve">. </w:t>
      </w:r>
      <w:r w:rsidR="007C2D33">
        <w:t xml:space="preserve">Wir sammelten Essen und Kleidung, um sie an </w:t>
      </w:r>
      <w:r w:rsidR="003C29E7">
        <w:t>Menschen unterhalb der Armutsgrenze zu verschenken</w:t>
      </w:r>
      <w:r w:rsidR="00DD78A4">
        <w:t>.</w:t>
      </w:r>
    </w:p>
    <w:p w14:paraId="4083BD71" w14:textId="77777777" w:rsidR="007604F5" w:rsidRDefault="00DD78A4" w:rsidP="00270763">
      <w:pPr>
        <w:spacing w:line="360" w:lineRule="auto"/>
        <w:jc w:val="both"/>
        <w:rPr>
          <w:ins w:id="66" w:author="Litzinger, Ben" w:date="2022-10-11T09:45:00Z"/>
        </w:rPr>
      </w:pPr>
      <w:r>
        <w:t xml:space="preserve">Um </w:t>
      </w:r>
      <w:r w:rsidR="003812E6">
        <w:t>finanziell weniger abhängig von meinen Eltern zu sein, arbeitet</w:t>
      </w:r>
      <w:ins w:id="67" w:author="D L" w:date="2022-10-10T19:18:00Z">
        <w:r w:rsidR="00C04908">
          <w:t>e</w:t>
        </w:r>
      </w:ins>
      <w:r w:rsidR="003812E6">
        <w:t xml:space="preserve"> ich während meiner Oberstufe</w:t>
      </w:r>
      <w:r w:rsidR="00493211">
        <w:t>nzeit</w:t>
      </w:r>
      <w:r w:rsidR="003812E6">
        <w:t xml:space="preserve"> bei REWE und als Nachhilfel</w:t>
      </w:r>
      <w:r w:rsidR="00A90CA5">
        <w:t>ehrer.</w:t>
      </w:r>
      <w:r w:rsidR="00D26906">
        <w:t xml:space="preserve"> Hier zeigte ich einen guten und geduldigen Umgang mit Menschen</w:t>
      </w:r>
      <w:r w:rsidR="00CB3A7C">
        <w:t xml:space="preserve"> sowie freundlichen und kompetenten Kundenkontakt</w:t>
      </w:r>
      <w:r w:rsidR="00D26906">
        <w:t>.</w:t>
      </w:r>
      <w:r w:rsidR="009325A8">
        <w:t xml:space="preserve"> Ich </w:t>
      </w:r>
      <w:r w:rsidR="00CB3A7C">
        <w:t>bereite</w:t>
      </w:r>
      <w:r w:rsidR="00F0115B">
        <w:t>te mehr als zehn Nachhilfeschüler intensiv auf ihr</w:t>
      </w:r>
      <w:r w:rsidR="00926F90">
        <w:t>e</w:t>
      </w:r>
      <w:r w:rsidR="00F0115B">
        <w:t xml:space="preserve"> Realschul</w:t>
      </w:r>
      <w:r w:rsidR="00926F90">
        <w:t>prüfungen</w:t>
      </w:r>
      <w:r w:rsidR="00F0115B">
        <w:t xml:space="preserve"> mit</w:t>
      </w:r>
      <w:r w:rsidR="00926F90">
        <w:t xml:space="preserve"> individuellen Lernplänen vor</w:t>
      </w:r>
      <w:r w:rsidR="00794A83">
        <w:t>.</w:t>
      </w:r>
      <w:ins w:id="68" w:author="D L" w:date="2022-10-10T19:18:00Z">
        <w:r w:rsidR="00C04908">
          <w:t xml:space="preserve"> </w:t>
        </w:r>
      </w:ins>
    </w:p>
    <w:p w14:paraId="0D89B6DE" w14:textId="6DF0AD14" w:rsidR="007604F5" w:rsidRPr="007F4129" w:rsidRDefault="007604F5" w:rsidP="007604F5">
      <w:pPr>
        <w:spacing w:line="360" w:lineRule="auto"/>
        <w:jc w:val="both"/>
        <w:rPr>
          <w:moveTo w:id="69" w:author="Litzinger, Ben" w:date="2022-10-11T09:45:00Z"/>
        </w:rPr>
      </w:pPr>
      <w:moveToRangeStart w:id="70" w:author="Litzinger, Ben" w:date="2022-10-11T09:45:00Z" w:name="move116373932"/>
      <w:moveTo w:id="71" w:author="Litzinger, Ben" w:date="2022-10-11T09:45:00Z">
        <w:r w:rsidRPr="007F4129">
          <w:lastRenderedPageBreak/>
          <w:t>Ich absolvierte ein Sch</w:t>
        </w:r>
        <w:r>
          <w:t xml:space="preserve">ülerpraktikum bei einer Wassertechnikfirma in Wiesbaden und eines bei dem Architekten </w:t>
        </w:r>
        <w:proofErr w:type="spellStart"/>
        <w:r>
          <w:t>teambau</w:t>
        </w:r>
        <w:proofErr w:type="spellEnd"/>
        <w:r>
          <w:t xml:space="preserve"> Bauentwicklung und -betreuung GmbH. Zwischen Schule und Studium absolvierte ich ein sechswöchiges Praktikum bei der Wirtschaftsprüfungsgesellschaft Baker Tilly GmbH &amp; Co. KG</w:t>
        </w:r>
      </w:moveTo>
      <w:ins w:id="72" w:author="Litzinger, Ben" w:date="2022-10-11T09:45:00Z">
        <w:r>
          <w:t xml:space="preserve"> in München</w:t>
        </w:r>
      </w:ins>
      <w:moveTo w:id="73" w:author="Litzinger, Ben" w:date="2022-10-11T09:45:00Z">
        <w:r>
          <w:t>. Hier führte ich Prüfungshandlungen im Rahmen der Jahresabschlussprüfung von mittelständischen Unternehmen und Konzernen durch und half bei der Kundenakquise.</w:t>
        </w:r>
      </w:moveTo>
    </w:p>
    <w:moveToRangeEnd w:id="70"/>
    <w:p w14:paraId="018C0AC6" w14:textId="36C5999B" w:rsidR="00DD78A4" w:rsidDel="007604F5" w:rsidRDefault="00C04908" w:rsidP="00270763">
      <w:pPr>
        <w:spacing w:line="360" w:lineRule="auto"/>
        <w:jc w:val="both"/>
        <w:rPr>
          <w:del w:id="74" w:author="Litzinger, Ben" w:date="2022-10-11T09:45:00Z"/>
        </w:rPr>
      </w:pPr>
      <w:ins w:id="75" w:author="D L" w:date="2022-10-10T19:18:00Z">
        <w:del w:id="76" w:author="Litzinger, Ben" w:date="2022-10-11T09:45:00Z">
          <w:r w:rsidDel="007604F5">
            <w:br/>
            <w:delText>Prakt</w:delText>
          </w:r>
        </w:del>
      </w:ins>
      <w:ins w:id="77" w:author="D L" w:date="2022-10-10T19:19:00Z">
        <w:del w:id="78" w:author="Litzinger, Ben" w:date="2022-10-11T09:45:00Z">
          <w:r w:rsidDel="007604F5">
            <w:delText>ika</w:delText>
          </w:r>
        </w:del>
      </w:ins>
    </w:p>
    <w:p w14:paraId="62026948" w14:textId="2A42F8FF" w:rsidR="00E976E4" w:rsidRDefault="00CE4279" w:rsidP="00270763">
      <w:pPr>
        <w:spacing w:line="360" w:lineRule="auto"/>
        <w:jc w:val="both"/>
      </w:pPr>
      <w:r>
        <w:t>Meine Oberstufenzeit wollte ich so strukturiert und geplant wie möglich angehen.</w:t>
      </w:r>
      <w:r w:rsidR="00C95952">
        <w:t xml:space="preserve"> Hierfür</w:t>
      </w:r>
      <w:r w:rsidR="00533653">
        <w:t xml:space="preserve"> entwarf ich mit Excel und VBA ein</w:t>
      </w:r>
      <w:r w:rsidR="00E976E4">
        <w:t>en Oberstufenplaner. Dadurch war es mir möglich</w:t>
      </w:r>
      <w:ins w:id="79" w:author="D L" w:date="2022-10-10T19:21:00Z">
        <w:r w:rsidR="00C04908">
          <w:t>,</w:t>
        </w:r>
      </w:ins>
      <w:r w:rsidR="00E976E4">
        <w:t xml:space="preserve"> meinen </w:t>
      </w:r>
      <w:r w:rsidR="008D0DC1">
        <w:t xml:space="preserve">abiturrelevanten </w:t>
      </w:r>
      <w:r w:rsidR="00E976E4">
        <w:t>Notenschnitt trotz meiner zeitaufwendigen Hobbies, Engagements und Arbeit</w:t>
      </w:r>
      <w:r w:rsidR="003812E6">
        <w:t xml:space="preserve"> </w:t>
      </w:r>
      <w:r w:rsidR="006B26D2">
        <w:t>von 1,2 auf 1,0 anzuheben. Ich habe gelernt auch unter Zeitdruck hervorragende Leistungen zu erbringen</w:t>
      </w:r>
      <w:ins w:id="80" w:author="D L" w:date="2022-10-10T19:22:00Z">
        <w:r w:rsidR="00C04908">
          <w:t>,</w:t>
        </w:r>
      </w:ins>
      <w:del w:id="81" w:author="D L" w:date="2022-10-10T19:22:00Z">
        <w:r w:rsidR="006B26D2" w:rsidDel="00C04908">
          <w:delText xml:space="preserve"> und</w:delText>
        </w:r>
      </w:del>
      <w:r w:rsidR="006B26D2">
        <w:t xml:space="preserve"> meine Zeit zu planen und effektiv zu nutzen.</w:t>
      </w:r>
      <w:r w:rsidR="00FC7E4C">
        <w:t xml:space="preserve"> </w:t>
      </w:r>
      <w:r w:rsidR="000F63F4">
        <w:t>Mein Oberstufenleiter war so überzeugt von meinem Oberstufenplaner, dass er ihn von dort an für die Beratung aller Schüler benutzte.</w:t>
      </w:r>
      <w:r w:rsidR="001F6B7D">
        <w:t xml:space="preserve"> Ich</w:t>
      </w:r>
      <w:r w:rsidR="00F009EC">
        <w:t xml:space="preserve"> schloss mein Abitur mit </w:t>
      </w:r>
      <w:r w:rsidR="00794A83">
        <w:t>der Note 1</w:t>
      </w:r>
      <w:ins w:id="82" w:author="D L" w:date="2022-10-10T19:22:00Z">
        <w:r w:rsidR="00C04908">
          <w:t>,</w:t>
        </w:r>
      </w:ins>
      <w:del w:id="83" w:author="D L" w:date="2022-10-10T19:22:00Z">
        <w:r w:rsidR="00794A83" w:rsidDel="00C04908">
          <w:delText>.</w:delText>
        </w:r>
      </w:del>
      <w:r w:rsidR="00794A83">
        <w:t>0 ab. In meinen Leistungskursen Mathematik und Sport erzielte ich einen Durchschnitt von</w:t>
      </w:r>
      <w:r w:rsidR="005A35F4">
        <w:t xml:space="preserve"> 0</w:t>
      </w:r>
      <w:ins w:id="84" w:author="D L" w:date="2022-10-10T19:22:00Z">
        <w:r w:rsidR="00C04908">
          <w:t>,</w:t>
        </w:r>
      </w:ins>
      <w:del w:id="85" w:author="D L" w:date="2022-10-10T19:22:00Z">
        <w:r w:rsidR="005A35F4" w:rsidDel="00C04908">
          <w:delText>.</w:delText>
        </w:r>
      </w:del>
      <w:r w:rsidR="005A35F4">
        <w:t>8</w:t>
      </w:r>
      <w:r w:rsidR="00B67DCE">
        <w:t xml:space="preserve">. </w:t>
      </w:r>
      <w:r w:rsidR="005A693B">
        <w:t>Da ich volle Punktzahl im Matheabitur schrieb</w:t>
      </w:r>
      <w:r w:rsidR="006E3CBC">
        <w:t xml:space="preserve"> und Jahrgangsbester war, </w:t>
      </w:r>
      <w:r w:rsidR="00B67DCE">
        <w:t xml:space="preserve">erhielt </w:t>
      </w:r>
      <w:r w:rsidR="006E3CBC">
        <w:t xml:space="preserve">ich </w:t>
      </w:r>
      <w:r w:rsidR="00D158FC">
        <w:t xml:space="preserve">den Abiturpreis in Mathematik </w:t>
      </w:r>
      <w:r w:rsidR="005A693B">
        <w:t>für herausragende Leistungen im Mathematikabitur</w:t>
      </w:r>
      <w:r w:rsidR="00B3617F">
        <w:t>.</w:t>
      </w:r>
    </w:p>
    <w:p w14:paraId="2DE3B349" w14:textId="67BFD7C2" w:rsidR="004A6CC8" w:rsidRDefault="004A6CC8" w:rsidP="00270763">
      <w:pPr>
        <w:spacing w:line="360" w:lineRule="auto"/>
        <w:jc w:val="both"/>
      </w:pPr>
      <w:r>
        <w:t xml:space="preserve">Eine spannende Erfahrung für mich war die Teilnahme an der </w:t>
      </w:r>
      <w:r w:rsidR="003266F6">
        <w:t>deutschen Schülerakademie. In der Regel wird ein Schüler pro Schule ausgewählt</w:t>
      </w:r>
      <w:r w:rsidR="004B76A3">
        <w:t xml:space="preserve">, welcher </w:t>
      </w:r>
      <w:r w:rsidR="00830FBA">
        <w:t>zwei Wochen</w:t>
      </w:r>
      <w:r w:rsidR="00971D2E">
        <w:t xml:space="preserve"> in </w:t>
      </w:r>
      <w:r w:rsidR="0000298F">
        <w:t>Internaten in ganz Deutschland an einem Kurs</w:t>
      </w:r>
      <w:r w:rsidR="00830FBA">
        <w:t xml:space="preserve"> seiner Wahl teilnimmt. </w:t>
      </w:r>
      <w:r w:rsidR="00FA0F68">
        <w:t>Ich wählte den Kurs „Moderne Kryptographie“, der sich hauptsächlich mit Zero</w:t>
      </w:r>
      <w:ins w:id="86" w:author="D L" w:date="2022-10-10T19:23:00Z">
        <w:r w:rsidR="00817DDE">
          <w:t>-</w:t>
        </w:r>
      </w:ins>
      <w:del w:id="87" w:author="D L" w:date="2022-10-10T19:23:00Z">
        <w:r w:rsidR="00FA0F68" w:rsidDel="00817DDE">
          <w:delText xml:space="preserve"> </w:delText>
        </w:r>
      </w:del>
      <w:r w:rsidR="00FA0F68">
        <w:t>Knowledge</w:t>
      </w:r>
      <w:ins w:id="88" w:author="D L" w:date="2022-10-10T19:23:00Z">
        <w:r w:rsidR="00817DDE">
          <w:t>-</w:t>
        </w:r>
      </w:ins>
      <w:del w:id="89" w:author="D L" w:date="2022-10-10T19:23:00Z">
        <w:r w:rsidR="00FA0F68" w:rsidDel="00817DDE">
          <w:delText xml:space="preserve"> </w:delText>
        </w:r>
      </w:del>
      <w:r w:rsidR="00FA0F68">
        <w:t xml:space="preserve">Beweisen befasste. </w:t>
      </w:r>
      <w:r w:rsidR="00B70B45">
        <w:t>In dieser spannenden und lehrreichen Zeit arbeiteten wir</w:t>
      </w:r>
      <w:r w:rsidR="00E255E4">
        <w:t xml:space="preserve"> in Teams an komplexen Fragestellungen</w:t>
      </w:r>
      <w:r w:rsidR="00137931">
        <w:t>. Mittlerweile bin ich Mitglied des Clubs der Ehemaligen.</w:t>
      </w:r>
    </w:p>
    <w:p w14:paraId="2EC6066E" w14:textId="4CD00379" w:rsidR="002B4D43" w:rsidRDefault="001832B2" w:rsidP="00270763">
      <w:pPr>
        <w:spacing w:line="360" w:lineRule="auto"/>
        <w:jc w:val="both"/>
      </w:pPr>
      <w:ins w:id="90" w:author="Litzinger, Ben" w:date="2022-10-11T10:32:00Z">
        <w:r>
          <w:t>Ausland</w:t>
        </w:r>
      </w:ins>
      <w:ins w:id="91" w:author="Litzinger, Ben" w:date="2022-10-11T10:33:00Z">
        <w:r>
          <w:t>serfahrung konnte ich durch einen</w:t>
        </w:r>
      </w:ins>
      <w:del w:id="92" w:author="Litzinger, Ben" w:date="2022-10-11T10:33:00Z">
        <w:r w:rsidR="00AF5FA4" w:rsidDel="001832B2">
          <w:delText>Ein</w:delText>
        </w:r>
      </w:del>
      <w:r w:rsidR="00AF5FA4">
        <w:t xml:space="preserve"> Sprachurlaub in Malta, bei dem ich morgens Englischunterricht mit </w:t>
      </w:r>
      <w:r w:rsidR="00EC038C">
        <w:t xml:space="preserve">internationalen Schülern </w:t>
      </w:r>
      <w:r w:rsidR="003C2BCD">
        <w:t xml:space="preserve">hatte </w:t>
      </w:r>
      <w:r w:rsidR="0026266D">
        <w:t xml:space="preserve">und am Rest des Tages die </w:t>
      </w:r>
      <w:r w:rsidR="0046485A">
        <w:t>Kultur und Natur kennenlernte</w:t>
      </w:r>
      <w:ins w:id="93" w:author="Litzinger, Ben" w:date="2022-10-11T10:33:00Z">
        <w:r>
          <w:t xml:space="preserve"> sowie einen</w:t>
        </w:r>
      </w:ins>
      <w:del w:id="94" w:author="Litzinger, Ben" w:date="2022-10-11T10:32:00Z">
        <w:r w:rsidR="003C2BCD" w:rsidDel="001832B2">
          <w:delText xml:space="preserve"> </w:delText>
        </w:r>
        <w:r w:rsidR="00713ABF" w:rsidDel="001832B2">
          <w:delText>zeigte mir in jungem Alter, dass es eine Bereicherung</w:delText>
        </w:r>
        <w:r w:rsidR="00D6291E" w:rsidDel="001832B2">
          <w:delText xml:space="preserve"> ist</w:delText>
        </w:r>
      </w:del>
      <w:ins w:id="95" w:author="D L" w:date="2022-10-10T19:23:00Z">
        <w:del w:id="96" w:author="Litzinger, Ben" w:date="2022-10-11T10:32:00Z">
          <w:r w:rsidR="00817DDE" w:rsidDel="001832B2">
            <w:delText>,</w:delText>
          </w:r>
        </w:del>
      </w:ins>
      <w:del w:id="97" w:author="Litzinger, Ben" w:date="2022-10-11T10:32:00Z">
        <w:r w:rsidR="00713ABF" w:rsidDel="001832B2">
          <w:delText xml:space="preserve"> sich mit </w:delText>
        </w:r>
        <w:r w:rsidR="001C2689" w:rsidDel="001832B2">
          <w:delText xml:space="preserve">neuen Personen mit diversen Herkünften auszutauschen. </w:delText>
        </w:r>
      </w:del>
      <w:del w:id="98" w:author="Litzinger, Ben" w:date="2022-10-11T10:33:00Z">
        <w:r w:rsidR="001C2689" w:rsidDel="001832B2">
          <w:delText>Weitere Auslandserfahrung konnte ich in einem</w:delText>
        </w:r>
      </w:del>
      <w:r w:rsidR="001C2689">
        <w:t xml:space="preserve"> dreiwöchigen </w:t>
      </w:r>
      <w:r w:rsidR="00903DD0">
        <w:t>Schülera</w:t>
      </w:r>
      <w:r w:rsidR="001C2689">
        <w:t>ustausch</w:t>
      </w:r>
      <w:r w:rsidR="00903DD0">
        <w:t xml:space="preserve"> in Indiana</w:t>
      </w:r>
      <w:r w:rsidR="0096602C">
        <w:t xml:space="preserve"> </w:t>
      </w:r>
      <w:r w:rsidR="00903DD0">
        <w:t xml:space="preserve">sammeln. </w:t>
      </w:r>
      <w:r w:rsidR="004142F8">
        <w:t>Ich habe es immer genossen</w:t>
      </w:r>
      <w:ins w:id="99" w:author="D L" w:date="2022-10-10T19:24:00Z">
        <w:r w:rsidR="00817DDE">
          <w:t>,</w:t>
        </w:r>
      </w:ins>
      <w:r w:rsidR="004142F8">
        <w:t xml:space="preserve"> </w:t>
      </w:r>
      <w:r w:rsidR="00137931">
        <w:t>andere</w:t>
      </w:r>
      <w:r w:rsidR="004142F8">
        <w:t xml:space="preserve"> Kulturen kennen</w:t>
      </w:r>
      <w:del w:id="100" w:author="D L" w:date="2022-10-10T19:24:00Z">
        <w:r w:rsidR="004142F8" w:rsidDel="00817DDE">
          <w:delText xml:space="preserve"> </w:delText>
        </w:r>
      </w:del>
      <w:r w:rsidR="004142F8">
        <w:t>zu</w:t>
      </w:r>
      <w:del w:id="101" w:author="D L" w:date="2022-10-10T19:24:00Z">
        <w:r w:rsidR="004142F8" w:rsidDel="00817DDE">
          <w:delText xml:space="preserve"> </w:delText>
        </w:r>
      </w:del>
      <w:r w:rsidR="004142F8">
        <w:t>lernen.</w:t>
      </w:r>
      <w:r w:rsidR="00DF2563">
        <w:t xml:space="preserve"> Im Ausland, auf den Musiklehrgängen in Alsfeld, der Schülerakademie oder der Einführungswoche an der WHU habe ich </w:t>
      </w:r>
      <w:r w:rsidR="00137931">
        <w:t>gelernt</w:t>
      </w:r>
      <w:r w:rsidR="00DF2563">
        <w:t>, dass es den Horizont enorm erweitert</w:t>
      </w:r>
      <w:ins w:id="102" w:author="D L" w:date="2022-10-10T19:24:00Z">
        <w:r w:rsidR="00817DDE">
          <w:t>,</w:t>
        </w:r>
      </w:ins>
      <w:r w:rsidR="00DF2563">
        <w:t xml:space="preserve"> sich mit engagierten Personen mit diversen Hintergründen auszutauschen. Sie ermöglichen es </w:t>
      </w:r>
      <w:ins w:id="103" w:author="D L" w:date="2022-10-10T19:24:00Z">
        <w:r w:rsidR="00817DDE">
          <w:t xml:space="preserve">mir, </w:t>
        </w:r>
      </w:ins>
      <w:del w:id="104" w:author="D L" w:date="2022-10-10T19:24:00Z">
        <w:r w:rsidR="00DF2563" w:rsidDel="00817DDE">
          <w:delText>einem</w:delText>
        </w:r>
      </w:del>
      <w:r w:rsidR="00DF2563">
        <w:t xml:space="preserve"> neue Perspektiven und Denkweisen einzunehmen</w:t>
      </w:r>
      <w:r w:rsidR="00137931">
        <w:t>.</w:t>
      </w:r>
    </w:p>
    <w:p w14:paraId="7714C47E" w14:textId="38D99515" w:rsidR="00FC6717" w:rsidRPr="007F4129" w:rsidDel="007604F5" w:rsidRDefault="007F4129" w:rsidP="00270763">
      <w:pPr>
        <w:spacing w:line="360" w:lineRule="auto"/>
        <w:jc w:val="both"/>
        <w:rPr>
          <w:moveFrom w:id="105" w:author="Litzinger, Ben" w:date="2022-10-11T09:45:00Z"/>
        </w:rPr>
      </w:pPr>
      <w:moveFromRangeStart w:id="106" w:author="Litzinger, Ben" w:date="2022-10-11T09:45:00Z" w:name="move116373932"/>
      <w:moveFrom w:id="107" w:author="Litzinger, Ben" w:date="2022-10-11T09:45:00Z">
        <w:r w:rsidRPr="007F4129" w:rsidDel="007604F5">
          <w:t>Ich absolvierte ein Sch</w:t>
        </w:r>
        <w:r w:rsidDel="007604F5">
          <w:t xml:space="preserve">ülerpraktikum bei </w:t>
        </w:r>
        <w:r w:rsidR="00581A32" w:rsidDel="007604F5">
          <w:t xml:space="preserve">einer Wassertechnikfirma in Wiesbaden und eines bei </w:t>
        </w:r>
        <w:r w:rsidR="00991940" w:rsidDel="007604F5">
          <w:t xml:space="preserve">dem Architekten teambau Bauentwicklung und -betreuung GmbH. </w:t>
        </w:r>
        <w:r w:rsidR="004D7B77" w:rsidDel="007604F5">
          <w:t xml:space="preserve">Zwischen Schule und Studium absolvierte ich </w:t>
        </w:r>
        <w:r w:rsidR="00647EE4" w:rsidDel="007604F5">
          <w:t xml:space="preserve">ein </w:t>
        </w:r>
        <w:r w:rsidR="002B28EA" w:rsidDel="007604F5">
          <w:t xml:space="preserve">sechswöchiges Praktikum bei der Wirtschaftsprüfungsgesellschaft Baker </w:t>
        </w:r>
        <w:r w:rsidR="00DC1855" w:rsidDel="007604F5">
          <w:t>Tilly GmbH &amp; Co. KG.</w:t>
        </w:r>
        <w:r w:rsidR="00963D17" w:rsidDel="007604F5">
          <w:t xml:space="preserve"> Hier</w:t>
        </w:r>
        <w:r w:rsidR="00DC1855" w:rsidDel="007604F5">
          <w:t xml:space="preserve"> </w:t>
        </w:r>
        <w:r w:rsidR="00DB19F4" w:rsidDel="007604F5">
          <w:t>führte</w:t>
        </w:r>
        <w:r w:rsidR="00137931" w:rsidDel="007604F5">
          <w:t xml:space="preserve"> ich</w:t>
        </w:r>
        <w:r w:rsidR="00DB19F4" w:rsidDel="007604F5">
          <w:t xml:space="preserve"> Prüfungshandlungen im Rahmen der Jahresabschlussprüfung von mittelständischen Unternehmen und Konzernen durch</w:t>
        </w:r>
        <w:r w:rsidR="00137931" w:rsidDel="007604F5">
          <w:t xml:space="preserve"> und half bei der Kundenakquise.</w:t>
        </w:r>
      </w:moveFrom>
    </w:p>
    <w:moveFromRangeEnd w:id="106"/>
    <w:p w14:paraId="79C5FEDB" w14:textId="32267A47" w:rsidR="007A7624" w:rsidRDefault="009C7B01" w:rsidP="00270763">
      <w:pPr>
        <w:spacing w:line="360" w:lineRule="auto"/>
        <w:jc w:val="both"/>
      </w:pPr>
      <w:r>
        <w:t>D</w:t>
      </w:r>
      <w:r w:rsidR="00CD18D3">
        <w:t xml:space="preserve">ie WHU ist die richtige Universität für mich </w:t>
      </w:r>
      <w:r w:rsidR="00D0046E">
        <w:t>auf Grund</w:t>
      </w:r>
      <w:r w:rsidR="00CD18D3">
        <w:t xml:space="preserve"> der einzigartigen Gemeinschaft</w:t>
      </w:r>
      <w:r w:rsidR="00657D4A">
        <w:t>, dem Exzellenzanspruch an ihre Studenten und den Spezialisierungsmöglichkeiten in höheren Semestern.</w:t>
      </w:r>
      <w:r w:rsidR="00CD18D3">
        <w:t xml:space="preserve"> </w:t>
      </w:r>
      <w:r w:rsidR="00657D4A">
        <w:t>Sie</w:t>
      </w:r>
      <w:r w:rsidR="00F33D76" w:rsidRPr="00F33D76">
        <w:t xml:space="preserve"> bietet eine Vielzahl </w:t>
      </w:r>
      <w:r w:rsidR="00F33D76">
        <w:t>von studentischen Initiativen an</w:t>
      </w:r>
      <w:r w:rsidR="00C8027C">
        <w:t>,</w:t>
      </w:r>
      <w:r w:rsidR="00F33D76">
        <w:t xml:space="preserve"> in denen man sich engagieren und</w:t>
      </w:r>
      <w:r w:rsidR="00137931">
        <w:t xml:space="preserve"> </w:t>
      </w:r>
      <w:ins w:id="108" w:author="D L" w:date="2022-10-10T19:26:00Z">
        <w:r w:rsidR="00817DDE">
          <w:t>l</w:t>
        </w:r>
      </w:ins>
      <w:del w:id="109" w:author="D L" w:date="2022-10-10T19:26:00Z">
        <w:r w:rsidR="00137931" w:rsidDel="00817DDE">
          <w:delText>L</w:delText>
        </w:r>
      </w:del>
      <w:r w:rsidR="00F33D76">
        <w:t>ernen kann</w:t>
      </w:r>
      <w:r w:rsidR="00836140">
        <w:t xml:space="preserve">. </w:t>
      </w:r>
      <w:ins w:id="110" w:author="Litzinger, Ben" w:date="2022-10-11T09:46:00Z">
        <w:r w:rsidR="007604F5">
          <w:t>Außerdem bin</w:t>
        </w:r>
      </w:ins>
      <w:del w:id="111" w:author="Litzinger, Ben" w:date="2022-10-11T09:46:00Z">
        <w:r w:rsidR="00AA1B79" w:rsidDel="007604F5">
          <w:delText>Ich bin</w:delText>
        </w:r>
      </w:del>
      <w:ins w:id="112" w:author="Litzinger, Ben" w:date="2022-10-11T09:46:00Z">
        <w:r w:rsidR="007604F5">
          <w:t xml:space="preserve"> ich</w:t>
        </w:r>
      </w:ins>
      <w:r w:rsidR="00AA1B79">
        <w:t xml:space="preserve"> Mitglied</w:t>
      </w:r>
      <w:r w:rsidR="00787BCA">
        <w:t xml:space="preserve"> der „WHU Finance Society“</w:t>
      </w:r>
      <w:r w:rsidR="00482B28">
        <w:t xml:space="preserve">. </w:t>
      </w:r>
      <w:r w:rsidR="00787BCA">
        <w:t xml:space="preserve">Als Autor </w:t>
      </w:r>
      <w:r w:rsidR="00482B28">
        <w:t xml:space="preserve">für den Bereich „Tech“ </w:t>
      </w:r>
      <w:r w:rsidR="000E3951">
        <w:t>schreibe ich wöchentlich</w:t>
      </w:r>
      <w:r w:rsidR="00482B28">
        <w:t xml:space="preserve"> einen Artikel über die wichtigsten Ereignisse </w:t>
      </w:r>
      <w:r w:rsidR="004804B3">
        <w:t>im Technologiesektor</w:t>
      </w:r>
      <w:r w:rsidR="00657D4A">
        <w:t xml:space="preserve">. Außerdem habe ich die </w:t>
      </w:r>
      <w:proofErr w:type="spellStart"/>
      <w:r w:rsidR="00657D4A">
        <w:t>StartUp</w:t>
      </w:r>
      <w:proofErr w:type="spellEnd"/>
      <w:r w:rsidR="00657D4A">
        <w:t xml:space="preserve"> Konferenz </w:t>
      </w:r>
      <w:proofErr w:type="spellStart"/>
      <w:r w:rsidR="00657D4A">
        <w:t>IdeaLab</w:t>
      </w:r>
      <w:proofErr w:type="spellEnd"/>
      <w:r w:rsidR="00657D4A">
        <w:t xml:space="preserve">! </w:t>
      </w:r>
      <w:r w:rsidR="007E4377">
        <w:t xml:space="preserve">2022 mit über 650 Teilnehmern </w:t>
      </w:r>
      <w:ins w:id="113" w:author="D L" w:date="2022-10-10T19:26:00Z">
        <w:r w:rsidR="00817DDE">
          <w:t>mit</w:t>
        </w:r>
      </w:ins>
      <w:r w:rsidR="007E4377">
        <w:t>organisiert.</w:t>
      </w:r>
      <w:ins w:id="114" w:author="D L" w:date="2022-10-10T19:20:00Z">
        <w:del w:id="115" w:author="Litzinger, Ben" w:date="2022-10-11T10:33:00Z">
          <w:r w:rsidR="00C04908" w:rsidDel="001832B2">
            <w:br/>
          </w:r>
        </w:del>
        <w:del w:id="116" w:author="Litzinger, Ben" w:date="2022-10-11T09:46:00Z">
          <w:r w:rsidR="00C04908" w:rsidDel="007604F5">
            <w:br/>
            <w:delText>Die Reihenfolge der Absätze entweder chronologisc</w:delText>
          </w:r>
        </w:del>
      </w:ins>
      <w:ins w:id="117" w:author="D L" w:date="2022-10-10T19:21:00Z">
        <w:del w:id="118" w:author="Litzinger, Ben" w:date="2022-10-11T09:46:00Z">
          <w:r w:rsidR="00C04908" w:rsidDel="007604F5">
            <w:delText>h oder thematisch sortieren (z.B. Handball und Musik geht etwas durcheinander).</w:delText>
          </w:r>
        </w:del>
      </w:ins>
    </w:p>
    <w:sectPr w:rsidR="007A762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 L">
    <w15:presenceInfo w15:providerId="Windows Live" w15:userId="82ac1f85a0d1e355"/>
  </w15:person>
  <w15:person w15:author="Litzinger, Ben">
    <w15:presenceInfo w15:providerId="None" w15:userId="Litzinger, Be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761"/>
    <w:rsid w:val="0000298F"/>
    <w:rsid w:val="00007E05"/>
    <w:rsid w:val="0001160F"/>
    <w:rsid w:val="00023190"/>
    <w:rsid w:val="00031271"/>
    <w:rsid w:val="00077003"/>
    <w:rsid w:val="00082A9C"/>
    <w:rsid w:val="00093589"/>
    <w:rsid w:val="000A18D1"/>
    <w:rsid w:val="000A583B"/>
    <w:rsid w:val="000B176F"/>
    <w:rsid w:val="000B2219"/>
    <w:rsid w:val="000B7173"/>
    <w:rsid w:val="000B7603"/>
    <w:rsid w:val="000C05A1"/>
    <w:rsid w:val="000C2999"/>
    <w:rsid w:val="000C674E"/>
    <w:rsid w:val="000D5E7E"/>
    <w:rsid w:val="000E3951"/>
    <w:rsid w:val="000E6760"/>
    <w:rsid w:val="000F63F4"/>
    <w:rsid w:val="0010341C"/>
    <w:rsid w:val="0010469D"/>
    <w:rsid w:val="0011625D"/>
    <w:rsid w:val="00120F3F"/>
    <w:rsid w:val="00123677"/>
    <w:rsid w:val="00125188"/>
    <w:rsid w:val="00137931"/>
    <w:rsid w:val="00137D79"/>
    <w:rsid w:val="00141A28"/>
    <w:rsid w:val="00162D45"/>
    <w:rsid w:val="001832B2"/>
    <w:rsid w:val="00195502"/>
    <w:rsid w:val="001C2689"/>
    <w:rsid w:val="001D6413"/>
    <w:rsid w:val="001D7618"/>
    <w:rsid w:val="001D7D54"/>
    <w:rsid w:val="001E0FF5"/>
    <w:rsid w:val="001F6B7D"/>
    <w:rsid w:val="00207D42"/>
    <w:rsid w:val="0021114F"/>
    <w:rsid w:val="002168AF"/>
    <w:rsid w:val="00222737"/>
    <w:rsid w:val="002434D6"/>
    <w:rsid w:val="0026266D"/>
    <w:rsid w:val="00270763"/>
    <w:rsid w:val="002725D3"/>
    <w:rsid w:val="002757E7"/>
    <w:rsid w:val="00276CFF"/>
    <w:rsid w:val="002835EA"/>
    <w:rsid w:val="00292F7C"/>
    <w:rsid w:val="00294C5B"/>
    <w:rsid w:val="002A275F"/>
    <w:rsid w:val="002A7493"/>
    <w:rsid w:val="002A76B3"/>
    <w:rsid w:val="002B26DD"/>
    <w:rsid w:val="002B28EA"/>
    <w:rsid w:val="002B4D43"/>
    <w:rsid w:val="002B564E"/>
    <w:rsid w:val="002C3612"/>
    <w:rsid w:val="002D09C5"/>
    <w:rsid w:val="002F21ED"/>
    <w:rsid w:val="002F7688"/>
    <w:rsid w:val="003262FC"/>
    <w:rsid w:val="003266F6"/>
    <w:rsid w:val="00326EF1"/>
    <w:rsid w:val="00333D98"/>
    <w:rsid w:val="003410EE"/>
    <w:rsid w:val="0034736E"/>
    <w:rsid w:val="00350180"/>
    <w:rsid w:val="00361EE5"/>
    <w:rsid w:val="0037189A"/>
    <w:rsid w:val="003812E6"/>
    <w:rsid w:val="003845DE"/>
    <w:rsid w:val="00387411"/>
    <w:rsid w:val="00397C9A"/>
    <w:rsid w:val="003A3488"/>
    <w:rsid w:val="003B4761"/>
    <w:rsid w:val="003C29E7"/>
    <w:rsid w:val="003C2BCD"/>
    <w:rsid w:val="003F320A"/>
    <w:rsid w:val="00402BFF"/>
    <w:rsid w:val="00403A8F"/>
    <w:rsid w:val="004142F8"/>
    <w:rsid w:val="00425AA6"/>
    <w:rsid w:val="00427FFD"/>
    <w:rsid w:val="0046058A"/>
    <w:rsid w:val="0046485A"/>
    <w:rsid w:val="004714FC"/>
    <w:rsid w:val="00472AAD"/>
    <w:rsid w:val="004755C7"/>
    <w:rsid w:val="00475B0F"/>
    <w:rsid w:val="004804B3"/>
    <w:rsid w:val="00482B28"/>
    <w:rsid w:val="00484CFF"/>
    <w:rsid w:val="00486F37"/>
    <w:rsid w:val="00491CC8"/>
    <w:rsid w:val="00493211"/>
    <w:rsid w:val="004A0C1B"/>
    <w:rsid w:val="004A6CC8"/>
    <w:rsid w:val="004A6E8A"/>
    <w:rsid w:val="004B76A3"/>
    <w:rsid w:val="004C779E"/>
    <w:rsid w:val="004D263F"/>
    <w:rsid w:val="004D7B77"/>
    <w:rsid w:val="00505729"/>
    <w:rsid w:val="005122D0"/>
    <w:rsid w:val="0051724F"/>
    <w:rsid w:val="00531B1F"/>
    <w:rsid w:val="00533653"/>
    <w:rsid w:val="00534FB4"/>
    <w:rsid w:val="00565FCE"/>
    <w:rsid w:val="00581A32"/>
    <w:rsid w:val="00585141"/>
    <w:rsid w:val="00594F74"/>
    <w:rsid w:val="0059672A"/>
    <w:rsid w:val="005968F7"/>
    <w:rsid w:val="005A35F4"/>
    <w:rsid w:val="005A3A3B"/>
    <w:rsid w:val="005A693B"/>
    <w:rsid w:val="005C291E"/>
    <w:rsid w:val="005F4245"/>
    <w:rsid w:val="006115F3"/>
    <w:rsid w:val="0062745B"/>
    <w:rsid w:val="00646F9E"/>
    <w:rsid w:val="00647EE4"/>
    <w:rsid w:val="00651149"/>
    <w:rsid w:val="00655E14"/>
    <w:rsid w:val="00657D4A"/>
    <w:rsid w:val="006B183B"/>
    <w:rsid w:val="006B26D2"/>
    <w:rsid w:val="006B7CA6"/>
    <w:rsid w:val="006D218A"/>
    <w:rsid w:val="006E031C"/>
    <w:rsid w:val="006E137D"/>
    <w:rsid w:val="006E17ED"/>
    <w:rsid w:val="006E3CBC"/>
    <w:rsid w:val="006E3FAA"/>
    <w:rsid w:val="006E7F8A"/>
    <w:rsid w:val="006F702F"/>
    <w:rsid w:val="00713ABF"/>
    <w:rsid w:val="0073186E"/>
    <w:rsid w:val="00744F20"/>
    <w:rsid w:val="00745177"/>
    <w:rsid w:val="00746172"/>
    <w:rsid w:val="007503CF"/>
    <w:rsid w:val="007569B8"/>
    <w:rsid w:val="007604F5"/>
    <w:rsid w:val="00780083"/>
    <w:rsid w:val="00787BCA"/>
    <w:rsid w:val="007912FE"/>
    <w:rsid w:val="00793834"/>
    <w:rsid w:val="00794A83"/>
    <w:rsid w:val="007A37AE"/>
    <w:rsid w:val="007A7624"/>
    <w:rsid w:val="007B121C"/>
    <w:rsid w:val="007B3690"/>
    <w:rsid w:val="007C0E98"/>
    <w:rsid w:val="007C1FF3"/>
    <w:rsid w:val="007C2D33"/>
    <w:rsid w:val="007C7C04"/>
    <w:rsid w:val="007D466D"/>
    <w:rsid w:val="007D530B"/>
    <w:rsid w:val="007E4377"/>
    <w:rsid w:val="007F4129"/>
    <w:rsid w:val="008013FE"/>
    <w:rsid w:val="00804B1E"/>
    <w:rsid w:val="00817DDE"/>
    <w:rsid w:val="008210A0"/>
    <w:rsid w:val="0082281B"/>
    <w:rsid w:val="008307E8"/>
    <w:rsid w:val="00830FBA"/>
    <w:rsid w:val="00831A9A"/>
    <w:rsid w:val="00835F0F"/>
    <w:rsid w:val="00836140"/>
    <w:rsid w:val="00865B28"/>
    <w:rsid w:val="008671E4"/>
    <w:rsid w:val="00870D05"/>
    <w:rsid w:val="00872661"/>
    <w:rsid w:val="008764FB"/>
    <w:rsid w:val="00883597"/>
    <w:rsid w:val="008955D0"/>
    <w:rsid w:val="008B5B1C"/>
    <w:rsid w:val="008C0E1E"/>
    <w:rsid w:val="008D0D90"/>
    <w:rsid w:val="008D0DC1"/>
    <w:rsid w:val="008D2B2A"/>
    <w:rsid w:val="008E1C4C"/>
    <w:rsid w:val="008E5EB8"/>
    <w:rsid w:val="008F655C"/>
    <w:rsid w:val="009017FE"/>
    <w:rsid w:val="00903DD0"/>
    <w:rsid w:val="00910464"/>
    <w:rsid w:val="00914365"/>
    <w:rsid w:val="009215D6"/>
    <w:rsid w:val="00926F90"/>
    <w:rsid w:val="00930336"/>
    <w:rsid w:val="009325A8"/>
    <w:rsid w:val="009401DD"/>
    <w:rsid w:val="00943782"/>
    <w:rsid w:val="00945EB3"/>
    <w:rsid w:val="00946B05"/>
    <w:rsid w:val="00950732"/>
    <w:rsid w:val="00963D17"/>
    <w:rsid w:val="0096602C"/>
    <w:rsid w:val="00971D2E"/>
    <w:rsid w:val="00972675"/>
    <w:rsid w:val="00976A4B"/>
    <w:rsid w:val="00980E27"/>
    <w:rsid w:val="0098546E"/>
    <w:rsid w:val="00991940"/>
    <w:rsid w:val="009A07F1"/>
    <w:rsid w:val="009B4FC6"/>
    <w:rsid w:val="009B7BD6"/>
    <w:rsid w:val="009C7B01"/>
    <w:rsid w:val="009E3E73"/>
    <w:rsid w:val="009F3027"/>
    <w:rsid w:val="009F667D"/>
    <w:rsid w:val="00A04452"/>
    <w:rsid w:val="00A145D9"/>
    <w:rsid w:val="00A2306B"/>
    <w:rsid w:val="00A23B90"/>
    <w:rsid w:val="00A406F6"/>
    <w:rsid w:val="00A90CA5"/>
    <w:rsid w:val="00A919F0"/>
    <w:rsid w:val="00AA1603"/>
    <w:rsid w:val="00AA1B79"/>
    <w:rsid w:val="00AA3004"/>
    <w:rsid w:val="00AA3BC7"/>
    <w:rsid w:val="00AA5973"/>
    <w:rsid w:val="00AA5E63"/>
    <w:rsid w:val="00AC0AF6"/>
    <w:rsid w:val="00AF2BBB"/>
    <w:rsid w:val="00AF5FA4"/>
    <w:rsid w:val="00B00733"/>
    <w:rsid w:val="00B163C7"/>
    <w:rsid w:val="00B169E1"/>
    <w:rsid w:val="00B2437C"/>
    <w:rsid w:val="00B260CD"/>
    <w:rsid w:val="00B2714A"/>
    <w:rsid w:val="00B3617F"/>
    <w:rsid w:val="00B3745D"/>
    <w:rsid w:val="00B37FF9"/>
    <w:rsid w:val="00B45959"/>
    <w:rsid w:val="00B523F3"/>
    <w:rsid w:val="00B6034D"/>
    <w:rsid w:val="00B66D19"/>
    <w:rsid w:val="00B67DCE"/>
    <w:rsid w:val="00B70B45"/>
    <w:rsid w:val="00B74F93"/>
    <w:rsid w:val="00B93051"/>
    <w:rsid w:val="00B943C7"/>
    <w:rsid w:val="00B95485"/>
    <w:rsid w:val="00BA2E45"/>
    <w:rsid w:val="00BA362C"/>
    <w:rsid w:val="00BA5B29"/>
    <w:rsid w:val="00BA7EEE"/>
    <w:rsid w:val="00BB75FA"/>
    <w:rsid w:val="00BB7753"/>
    <w:rsid w:val="00BC2C9F"/>
    <w:rsid w:val="00BE25D2"/>
    <w:rsid w:val="00BF17A0"/>
    <w:rsid w:val="00BF41F5"/>
    <w:rsid w:val="00C013EF"/>
    <w:rsid w:val="00C0260F"/>
    <w:rsid w:val="00C029F9"/>
    <w:rsid w:val="00C046E1"/>
    <w:rsid w:val="00C04908"/>
    <w:rsid w:val="00C07CED"/>
    <w:rsid w:val="00C100A5"/>
    <w:rsid w:val="00C108F8"/>
    <w:rsid w:val="00C216F8"/>
    <w:rsid w:val="00C64FBA"/>
    <w:rsid w:val="00C66881"/>
    <w:rsid w:val="00C749C7"/>
    <w:rsid w:val="00C80036"/>
    <w:rsid w:val="00C8027C"/>
    <w:rsid w:val="00C82FFC"/>
    <w:rsid w:val="00C87480"/>
    <w:rsid w:val="00C95952"/>
    <w:rsid w:val="00CB3A7C"/>
    <w:rsid w:val="00CB3FC7"/>
    <w:rsid w:val="00CB6E8B"/>
    <w:rsid w:val="00CC228F"/>
    <w:rsid w:val="00CD18D3"/>
    <w:rsid w:val="00CE0AB9"/>
    <w:rsid w:val="00CE34DA"/>
    <w:rsid w:val="00CE4279"/>
    <w:rsid w:val="00CF6679"/>
    <w:rsid w:val="00D0046E"/>
    <w:rsid w:val="00D07229"/>
    <w:rsid w:val="00D157BD"/>
    <w:rsid w:val="00D158FC"/>
    <w:rsid w:val="00D16940"/>
    <w:rsid w:val="00D21D04"/>
    <w:rsid w:val="00D23310"/>
    <w:rsid w:val="00D23A31"/>
    <w:rsid w:val="00D26271"/>
    <w:rsid w:val="00D26906"/>
    <w:rsid w:val="00D558E6"/>
    <w:rsid w:val="00D56765"/>
    <w:rsid w:val="00D6291E"/>
    <w:rsid w:val="00D72422"/>
    <w:rsid w:val="00D97D01"/>
    <w:rsid w:val="00DA188C"/>
    <w:rsid w:val="00DA4B68"/>
    <w:rsid w:val="00DB19F4"/>
    <w:rsid w:val="00DB3A0D"/>
    <w:rsid w:val="00DC1855"/>
    <w:rsid w:val="00DD78A4"/>
    <w:rsid w:val="00DE3476"/>
    <w:rsid w:val="00DF2563"/>
    <w:rsid w:val="00DF766E"/>
    <w:rsid w:val="00E246E4"/>
    <w:rsid w:val="00E255E4"/>
    <w:rsid w:val="00E408C2"/>
    <w:rsid w:val="00E55582"/>
    <w:rsid w:val="00E616EA"/>
    <w:rsid w:val="00E76AD9"/>
    <w:rsid w:val="00E81BAE"/>
    <w:rsid w:val="00E84AFC"/>
    <w:rsid w:val="00E96826"/>
    <w:rsid w:val="00E976C3"/>
    <w:rsid w:val="00E976E4"/>
    <w:rsid w:val="00EA4AF0"/>
    <w:rsid w:val="00EA5343"/>
    <w:rsid w:val="00EC038C"/>
    <w:rsid w:val="00EC040B"/>
    <w:rsid w:val="00ED12CD"/>
    <w:rsid w:val="00ED137A"/>
    <w:rsid w:val="00EE49B3"/>
    <w:rsid w:val="00EE6D45"/>
    <w:rsid w:val="00EE7CC6"/>
    <w:rsid w:val="00F009EC"/>
    <w:rsid w:val="00F0115B"/>
    <w:rsid w:val="00F108C4"/>
    <w:rsid w:val="00F11150"/>
    <w:rsid w:val="00F20D95"/>
    <w:rsid w:val="00F26CE8"/>
    <w:rsid w:val="00F33D76"/>
    <w:rsid w:val="00F36141"/>
    <w:rsid w:val="00F67DDD"/>
    <w:rsid w:val="00F9636F"/>
    <w:rsid w:val="00FA0F68"/>
    <w:rsid w:val="00FB6B68"/>
    <w:rsid w:val="00FB7BA3"/>
    <w:rsid w:val="00FC6717"/>
    <w:rsid w:val="00FC7E4C"/>
    <w:rsid w:val="00FD3763"/>
    <w:rsid w:val="00FE5174"/>
    <w:rsid w:val="00FE7621"/>
    <w:rsid w:val="00FE7BEC"/>
    <w:rsid w:val="00FF5D5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634C3"/>
  <w15:chartTrackingRefBased/>
  <w15:docId w15:val="{2069F917-BF71-4836-BBFC-BC9AE343B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491CC8"/>
    <w:rPr>
      <w:sz w:val="16"/>
      <w:szCs w:val="16"/>
    </w:rPr>
  </w:style>
  <w:style w:type="paragraph" w:styleId="Kommentartext">
    <w:name w:val="annotation text"/>
    <w:basedOn w:val="Standard"/>
    <w:link w:val="KommentartextZchn"/>
    <w:uiPriority w:val="99"/>
    <w:semiHidden/>
    <w:unhideWhenUsed/>
    <w:rsid w:val="00491CC8"/>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491CC8"/>
    <w:rPr>
      <w:sz w:val="20"/>
      <w:szCs w:val="20"/>
    </w:rPr>
  </w:style>
  <w:style w:type="paragraph" w:styleId="Kommentarthema">
    <w:name w:val="annotation subject"/>
    <w:basedOn w:val="Kommentartext"/>
    <w:next w:val="Kommentartext"/>
    <w:link w:val="KommentarthemaZchn"/>
    <w:uiPriority w:val="99"/>
    <w:semiHidden/>
    <w:unhideWhenUsed/>
    <w:rsid w:val="00491CC8"/>
    <w:rPr>
      <w:b/>
      <w:bCs/>
    </w:rPr>
  </w:style>
  <w:style w:type="character" w:customStyle="1" w:styleId="KommentarthemaZchn">
    <w:name w:val="Kommentarthema Zchn"/>
    <w:basedOn w:val="KommentartextZchn"/>
    <w:link w:val="Kommentarthema"/>
    <w:uiPriority w:val="99"/>
    <w:semiHidden/>
    <w:rsid w:val="00491CC8"/>
    <w:rPr>
      <w:b/>
      <w:bCs/>
      <w:sz w:val="20"/>
      <w:szCs w:val="20"/>
    </w:rPr>
  </w:style>
  <w:style w:type="paragraph" w:styleId="berarbeitung">
    <w:name w:val="Revision"/>
    <w:hidden/>
    <w:uiPriority w:val="99"/>
    <w:semiHidden/>
    <w:rsid w:val="00007E0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customXml" Target="../customXml/item4.xml"/><Relationship Id="rId9" Type="http://schemas.microsoft.com/office/2011/relationships/people" Target="peop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DCAF0073D9BC84D8A8C950EEC6A7655" ma:contentTypeVersion="13" ma:contentTypeDescription="Ein neues Dokument erstellen." ma:contentTypeScope="" ma:versionID="942640f208ececa281b6df58ebb3a63a">
  <xsd:schema xmlns:xsd="http://www.w3.org/2001/XMLSchema" xmlns:xs="http://www.w3.org/2001/XMLSchema" xmlns:p="http://schemas.microsoft.com/office/2006/metadata/properties" xmlns:ns3="bfd53c2d-1855-48eb-9976-859d2d4100b2" xmlns:ns4="48cfa7be-f718-4569-a624-69531f1b4afe" targetNamespace="http://schemas.microsoft.com/office/2006/metadata/properties" ma:root="true" ma:fieldsID="e46646889cdef9ecb3c872c1d0a4f0ba" ns3:_="" ns4:_="">
    <xsd:import namespace="bfd53c2d-1855-48eb-9976-859d2d4100b2"/>
    <xsd:import namespace="48cfa7be-f718-4569-a624-69531f1b4af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d53c2d-1855-48eb-9976-859d2d410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8cfa7be-f718-4569-a624-69531f1b4afe"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SharingHintHash" ma:index="12"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DECE8E-92BC-4AE3-89BD-2E02FBB97C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d53c2d-1855-48eb-9976-859d2d4100b2"/>
    <ds:schemaRef ds:uri="48cfa7be-f718-4569-a624-69531f1b4a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B7A9951-DD5E-4D66-95AB-154307EC1584}">
  <ds:schemaRefs>
    <ds:schemaRef ds:uri="http://schemas.openxmlformats.org/officeDocument/2006/bibliography"/>
  </ds:schemaRefs>
</ds:datastoreItem>
</file>

<file path=customXml/itemProps3.xml><?xml version="1.0" encoding="utf-8"?>
<ds:datastoreItem xmlns:ds="http://schemas.openxmlformats.org/officeDocument/2006/customXml" ds:itemID="{D03C6332-F2B7-4686-B8A2-FF88310B77E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5951CD4-2B81-418A-BCC7-07A2D30C43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1509</Words>
  <Characters>9509</Characters>
  <Application>Microsoft Office Word</Application>
  <DocSecurity>0</DocSecurity>
  <Lines>79</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Litzinger</dc:creator>
  <cp:keywords/>
  <dc:description/>
  <cp:lastModifiedBy>Litzinger, Ben</cp:lastModifiedBy>
  <cp:revision>3</cp:revision>
  <dcterms:created xsi:type="dcterms:W3CDTF">2022-10-11T08:48:00Z</dcterms:created>
  <dcterms:modified xsi:type="dcterms:W3CDTF">2022-10-11T08:54:00Z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0x010100EDCAF0073D9BC84D8A8C950EEC6A7655</vt:lpwstr>
  </property>
</Properties>
</file>