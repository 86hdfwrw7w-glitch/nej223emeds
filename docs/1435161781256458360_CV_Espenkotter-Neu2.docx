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3118"/>
        <w:gridCol w:w="1559"/>
        <w:gridCol w:w="426"/>
        <w:gridCol w:w="425"/>
        <w:gridCol w:w="283"/>
        <w:gridCol w:w="426"/>
        <w:gridCol w:w="141"/>
        <w:gridCol w:w="709"/>
        <w:gridCol w:w="1134"/>
        <w:tblGridChange w:id="0">
          <w:tblGrid>
            <w:gridCol w:w="1135"/>
            <w:gridCol w:w="992"/>
            <w:gridCol w:w="3685"/>
            <w:gridCol w:w="426"/>
            <w:gridCol w:w="425"/>
            <w:gridCol w:w="283"/>
            <w:gridCol w:w="426"/>
            <w:gridCol w:w="141"/>
            <w:gridCol w:w="709"/>
            <w:gridCol w:w="1134"/>
          </w:tblGrid>
        </w:tblGridChange>
      </w:tblGrid>
      <w:tr w:rsidR="002508C2" w:rsidRPr="00DF2E9F" w14:paraId="5DF08F91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11DD220E" w14:textId="6D1FFC9D" w:rsidR="002508C2" w:rsidRPr="00DF2E9F" w:rsidRDefault="000914BE" w:rsidP="00DF2E9F">
            <w:pPr>
              <w:jc w:val="center"/>
              <w:rPr>
                <w:rFonts w:ascii="Arial" w:hAnsi="Arial" w:cs="Arial"/>
              </w:rPr>
            </w:pPr>
            <w:r w:rsidRPr="00DF2E9F">
              <w:rPr>
                <w:rFonts w:ascii="Arial" w:hAnsi="Arial" w:cs="Arial"/>
                <w:b/>
                <w:smallCaps/>
                <w:sz w:val="48"/>
                <w:szCs w:val="32"/>
              </w:rPr>
              <w:t xml:space="preserve">Maximilian </w:t>
            </w:r>
            <w:r w:rsidR="00240504" w:rsidRPr="00DF2E9F">
              <w:rPr>
                <w:rFonts w:ascii="Arial" w:hAnsi="Arial" w:cs="Arial"/>
                <w:b/>
                <w:smallCaps/>
                <w:sz w:val="48"/>
                <w:szCs w:val="32"/>
              </w:rPr>
              <w:t>Espenkötter</w:t>
            </w:r>
            <w:r w:rsidR="008050E4" w:rsidRPr="00DF2E9F">
              <w:rPr>
                <w:rFonts w:ascii="Arial" w:hAnsi="Arial" w:cs="Arial"/>
                <w:sz w:val="44"/>
                <w:szCs w:val="64"/>
              </w:rPr>
              <w:br/>
            </w:r>
            <w:r w:rsidR="00240504" w:rsidRPr="00DF2E9F">
              <w:rPr>
                <w:rFonts w:ascii="Arial" w:hAnsi="Arial" w:cs="Arial"/>
                <w:sz w:val="20"/>
              </w:rPr>
              <w:t>Georgenstraße 12</w:t>
            </w:r>
            <w:r w:rsidR="00853438" w:rsidRPr="00DF2E9F">
              <w:rPr>
                <w:rFonts w:ascii="Arial" w:hAnsi="Arial" w:cs="Arial"/>
                <w:sz w:val="20"/>
              </w:rPr>
              <w:t xml:space="preserve">, </w:t>
            </w:r>
            <w:r w:rsidR="00240504" w:rsidRPr="00DF2E9F">
              <w:rPr>
                <w:rFonts w:ascii="Arial" w:hAnsi="Arial" w:cs="Arial"/>
                <w:sz w:val="20"/>
              </w:rPr>
              <w:t>72764</w:t>
            </w:r>
            <w:r w:rsidR="0091331D" w:rsidRPr="00DF2E9F">
              <w:rPr>
                <w:rFonts w:ascii="Arial" w:hAnsi="Arial" w:cs="Arial"/>
                <w:sz w:val="20"/>
              </w:rPr>
              <w:t xml:space="preserve"> </w:t>
            </w:r>
            <w:r w:rsidR="00240504" w:rsidRPr="00DF2E9F">
              <w:rPr>
                <w:rFonts w:ascii="Arial" w:hAnsi="Arial" w:cs="Arial"/>
                <w:sz w:val="20"/>
              </w:rPr>
              <w:t>Reutlingen</w:t>
            </w:r>
          </w:p>
          <w:p w14:paraId="722A5AF6" w14:textId="371EECAB" w:rsidR="008050E4" w:rsidRPr="00DF2E9F" w:rsidRDefault="002B2091" w:rsidP="00DF2E9F">
            <w:pPr>
              <w:jc w:val="center"/>
              <w:rPr>
                <w:rFonts w:ascii="Arial" w:hAnsi="Arial" w:cs="Arial"/>
                <w:lang w:val="de-AT"/>
              </w:rPr>
            </w:pPr>
            <w:r w:rsidRPr="00DF2E9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F2E9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152</w:t>
            </w:r>
            <w:r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07651</w:t>
            </w:r>
            <w:r w:rsidR="0091331D"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216</w:t>
            </w:r>
            <w:r w:rsidR="00AB016A"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espenkoetter</w:t>
            </w:r>
            <w:r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@outlook.de </w:t>
            </w:r>
            <w:r w:rsidR="008050E4"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29.01.2005</w:t>
            </w:r>
            <w:r w:rsidR="00853438" w:rsidRPr="00DF2E9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240504" w:rsidRPr="00DF2E9F">
              <w:rPr>
                <w:rFonts w:ascii="Arial" w:hAnsi="Arial" w:cs="Arial"/>
                <w:color w:val="000000"/>
                <w:sz w:val="20"/>
                <w:lang w:val="de-AT"/>
              </w:rPr>
              <w:t>Stadthagen</w:t>
            </w:r>
          </w:p>
        </w:tc>
      </w:tr>
      <w:tr w:rsidR="002508C2" w:rsidRPr="00DF2E9F" w14:paraId="0FCADE56" w14:textId="77777777" w:rsidTr="009039EA">
        <w:trPr>
          <w:trHeight w:val="454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F2E9F" w:rsidRDefault="006E2C9C" w:rsidP="00DF2E9F">
            <w:pPr>
              <w:jc w:val="center"/>
              <w:rPr>
                <w:rFonts w:ascii="Arial" w:hAnsi="Arial" w:cs="Arial"/>
                <w:sz w:val="28"/>
              </w:rPr>
            </w:pPr>
            <w:r w:rsidRPr="00DF2E9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F2E9F" w14:paraId="7D1DEBF7" w14:textId="77777777" w:rsidTr="009039EA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2BF9646" w:rsidR="00D1492F" w:rsidRPr="00DF2E9F" w:rsidRDefault="00240504" w:rsidP="00DF2E9F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ESB Business School 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496D072D" w:rsidR="00D1492F" w:rsidRPr="00DF2E9F" w:rsidRDefault="00240504" w:rsidP="00DF2E9F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>Reutlingen</w:t>
            </w:r>
          </w:p>
        </w:tc>
      </w:tr>
      <w:tr w:rsidR="00870EAC" w:rsidRPr="00DF2E9F" w14:paraId="61E5D482" w14:textId="77777777" w:rsidTr="009039EA">
        <w:trPr>
          <w:trHeight w:val="20"/>
        </w:trPr>
        <w:tc>
          <w:tcPr>
            <w:tcW w:w="7372" w:type="dxa"/>
            <w:gridSpan w:val="7"/>
            <w:vAlign w:val="bottom"/>
          </w:tcPr>
          <w:p w14:paraId="49E23BA1" w14:textId="49755786" w:rsidR="00870EAC" w:rsidRPr="00DF2E9F" w:rsidRDefault="00870EAC" w:rsidP="00DF2E9F">
            <w:pPr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sz w:val="18"/>
                <w:lang w:val="en-US"/>
              </w:rPr>
              <w:t>B.Sc. in International Management – Double Degree (Deutsch-Englisch) (Note: 2,</w:t>
            </w:r>
            <w:r w:rsidR="00FA7988">
              <w:rPr>
                <w:rFonts w:ascii="Arial" w:hAnsi="Arial" w:cs="Arial"/>
                <w:sz w:val="18"/>
                <w:lang w:val="en-US"/>
              </w:rPr>
              <w:t>0</w:t>
            </w:r>
            <w:r w:rsidRPr="00DF2E9F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1984" w:type="dxa"/>
            <w:gridSpan w:val="3"/>
            <w:vAlign w:val="bottom"/>
          </w:tcPr>
          <w:p w14:paraId="419A9228" w14:textId="42A83411" w:rsidR="00870EAC" w:rsidRPr="00DF2E9F" w:rsidRDefault="00870EAC" w:rsidP="00DF2E9F">
            <w:pPr>
              <w:jc w:val="right"/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>09/2024 – heute</w:t>
            </w:r>
          </w:p>
        </w:tc>
      </w:tr>
      <w:tr w:rsidR="00D5280E" w:rsidRPr="00DD3934" w14:paraId="7EABE9F1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015CC027" w14:textId="6FAF21EA" w:rsidR="00B17D95" w:rsidRPr="00DF2E9F" w:rsidRDefault="00027A90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B46D34" w:rsidRPr="00B46D34">
              <w:rPr>
                <w:rFonts w:ascii="Arial" w:hAnsi="Arial" w:cs="Arial"/>
                <w:i/>
                <w:iCs/>
                <w:color w:val="000000"/>
                <w:sz w:val="18"/>
              </w:rPr>
              <w:t>Management Kompe</w:t>
            </w:r>
            <w:r w:rsid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tenzen 2 (Note: 1,1), </w:t>
            </w:r>
            <w:r w:rsidR="00654ACB" w:rsidRPr="00B46D34">
              <w:rPr>
                <w:rFonts w:ascii="Arial" w:hAnsi="Arial" w:cs="Arial"/>
                <w:i/>
                <w:iCs/>
                <w:color w:val="000000"/>
                <w:sz w:val="18"/>
              </w:rPr>
              <w:t>Quantitative Methoden 1 (</w:t>
            </w:r>
            <w:r w:rsidR="00AE2693" w:rsidRP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 w:rsidR="00654ACB" w:rsidRP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1,5), </w:t>
            </w:r>
            <w:r w:rsid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Internes Rechnungswesen (Note: 1,9), Grundlagen Finanzierung (Note: 2,1), Grundlagen BWL (Note: 2,2) </w:t>
            </w:r>
          </w:p>
          <w:p w14:paraId="622CC6E5" w14:textId="0F1ACCD0" w:rsidR="00DD3934" w:rsidRPr="00D713BA" w:rsidRDefault="00DD3934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713BA">
              <w:rPr>
                <w:rFonts w:ascii="Arial" w:hAnsi="Arial" w:cs="Arial"/>
                <w:i/>
                <w:iCs/>
                <w:color w:val="000000"/>
                <w:sz w:val="18"/>
              </w:rPr>
              <w:t>Mitglied der Studienkom</w:t>
            </w:r>
            <w:r w:rsidR="00B46D34">
              <w:rPr>
                <w:rFonts w:ascii="Arial" w:hAnsi="Arial" w:cs="Arial"/>
                <w:i/>
                <w:iCs/>
                <w:color w:val="000000"/>
                <w:sz w:val="18"/>
              </w:rPr>
              <w:t>m</w:t>
            </w:r>
            <w:r w:rsidRPr="00D713BA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ission </w:t>
            </w:r>
            <w:r w:rsidR="00D82176">
              <w:rPr>
                <w:rFonts w:ascii="Arial" w:hAnsi="Arial" w:cs="Arial"/>
                <w:i/>
                <w:iCs/>
                <w:color w:val="000000"/>
                <w:sz w:val="18"/>
              </w:rPr>
              <w:t>und Mitgestaltung curricularer Verbesserungen im Studiengang</w:t>
            </w:r>
          </w:p>
          <w:p w14:paraId="7A71E6B0" w14:textId="0A04194B" w:rsidR="00426D7E" w:rsidRPr="00DD3934" w:rsidRDefault="00027A90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D39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Teilnahme an </w:t>
            </w:r>
            <w:r w:rsidR="00D8217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praxisorientierten </w:t>
            </w:r>
            <w:r w:rsidR="00DD3934" w:rsidRPr="00DD3934">
              <w:rPr>
                <w:rFonts w:ascii="Arial" w:hAnsi="Arial" w:cs="Arial"/>
                <w:i/>
                <w:iCs/>
                <w:color w:val="000000"/>
                <w:sz w:val="18"/>
              </w:rPr>
              <w:t>Case Studies</w:t>
            </w:r>
            <w:r w:rsidR="00B46D34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 w:rsidR="008B7905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zur Bewertung von Investitionsprojekten </w:t>
            </w:r>
          </w:p>
        </w:tc>
      </w:tr>
      <w:tr w:rsidR="00D5280E" w:rsidRPr="00DF2E9F" w14:paraId="013361E1" w14:textId="77777777" w:rsidTr="009039EA">
        <w:trPr>
          <w:trHeight w:val="340"/>
        </w:trPr>
        <w:tc>
          <w:tcPr>
            <w:tcW w:w="6238" w:type="dxa"/>
            <w:gridSpan w:val="4"/>
            <w:vAlign w:val="bottom"/>
          </w:tcPr>
          <w:p w14:paraId="197620E3" w14:textId="659BEE2F" w:rsidR="00D1492F" w:rsidRPr="00DF2E9F" w:rsidRDefault="00240504" w:rsidP="00DF2E9F">
            <w:pPr>
              <w:rPr>
                <w:rFonts w:ascii="Arial" w:hAnsi="Arial" w:cs="Arial"/>
                <w:sz w:val="23"/>
                <w:szCs w:val="23"/>
              </w:rPr>
            </w:pPr>
            <w:r w:rsidRPr="00DF2E9F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Lancaster University </w:t>
            </w:r>
          </w:p>
        </w:tc>
        <w:tc>
          <w:tcPr>
            <w:tcW w:w="3118" w:type="dxa"/>
            <w:gridSpan w:val="6"/>
            <w:vAlign w:val="bottom"/>
          </w:tcPr>
          <w:p w14:paraId="63D86F51" w14:textId="5442E665" w:rsidR="00D1492F" w:rsidRPr="00DF2E9F" w:rsidRDefault="00240504" w:rsidP="00DF2E9F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>Lancaster</w:t>
            </w:r>
            <w:r w:rsidR="0091331D"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, </w:t>
            </w:r>
            <w:r w:rsidR="00870EAC"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>Großbritannien</w:t>
            </w:r>
          </w:p>
        </w:tc>
      </w:tr>
      <w:tr w:rsidR="00D5280E" w:rsidRPr="00DF2E9F" w14:paraId="62632213" w14:textId="77777777" w:rsidTr="009039EA">
        <w:trPr>
          <w:trHeight w:val="20"/>
        </w:trPr>
        <w:tc>
          <w:tcPr>
            <w:tcW w:w="8222" w:type="dxa"/>
            <w:gridSpan w:val="9"/>
            <w:vAlign w:val="bottom"/>
          </w:tcPr>
          <w:p w14:paraId="5F71027E" w14:textId="5D0EADF8" w:rsidR="00D1492F" w:rsidRPr="00DF2E9F" w:rsidRDefault="00707FF1" w:rsidP="00DF2E9F">
            <w:pPr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sz w:val="18"/>
                <w:lang w:val="en-US"/>
              </w:rPr>
              <w:t xml:space="preserve">B.Sc. Hons. </w:t>
            </w:r>
            <w:r w:rsidR="000B2086" w:rsidRPr="00DF2E9F">
              <w:rPr>
                <w:rFonts w:ascii="Arial" w:hAnsi="Arial" w:cs="Arial"/>
                <w:sz w:val="18"/>
                <w:lang w:val="en-US"/>
              </w:rPr>
              <w:t xml:space="preserve">in </w:t>
            </w:r>
            <w:r w:rsidRPr="00DF2E9F">
              <w:rPr>
                <w:rFonts w:ascii="Arial" w:hAnsi="Arial" w:cs="Arial"/>
                <w:sz w:val="18"/>
                <w:lang w:val="en-US"/>
              </w:rPr>
              <w:t xml:space="preserve">International Business Management – Double </w:t>
            </w:r>
            <w:r w:rsidR="005A5E1B" w:rsidRPr="00DF2E9F">
              <w:rPr>
                <w:rFonts w:ascii="Arial" w:hAnsi="Arial" w:cs="Arial"/>
                <w:sz w:val="18"/>
                <w:lang w:val="en-US"/>
              </w:rPr>
              <w:t xml:space="preserve">Degree </w:t>
            </w:r>
            <w:r w:rsidR="00737CAA" w:rsidRPr="00DF2E9F">
              <w:rPr>
                <w:rFonts w:ascii="Arial" w:hAnsi="Arial" w:cs="Arial"/>
                <w:sz w:val="18"/>
                <w:lang w:val="en-US"/>
              </w:rPr>
              <w:t>(Deutsch-Englisch)</w:t>
            </w:r>
          </w:p>
        </w:tc>
        <w:tc>
          <w:tcPr>
            <w:tcW w:w="1134" w:type="dxa"/>
          </w:tcPr>
          <w:p w14:paraId="51FC9814" w14:textId="5FDD40D4" w:rsidR="00D1492F" w:rsidRPr="00DF2E9F" w:rsidRDefault="00AE2693" w:rsidP="00DF2E9F">
            <w:pPr>
              <w:jc w:val="right"/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>a</w:t>
            </w:r>
            <w:r w:rsidR="00240504" w:rsidRPr="00DF2E9F">
              <w:rPr>
                <w:rFonts w:ascii="Arial" w:hAnsi="Arial" w:cs="Arial"/>
                <w:sz w:val="18"/>
              </w:rPr>
              <w:t>b 10/2026</w:t>
            </w:r>
          </w:p>
        </w:tc>
      </w:tr>
      <w:tr w:rsidR="00D5280E" w:rsidRPr="00DF2E9F" w14:paraId="1C51E2FF" w14:textId="77777777" w:rsidTr="009039EA">
        <w:trPr>
          <w:trHeight w:val="340"/>
        </w:trPr>
        <w:tc>
          <w:tcPr>
            <w:tcW w:w="5812" w:type="dxa"/>
            <w:gridSpan w:val="3"/>
            <w:vAlign w:val="bottom"/>
          </w:tcPr>
          <w:p w14:paraId="4BAC65D2" w14:textId="133D734A" w:rsidR="00665BF3" w:rsidRPr="00DF2E9F" w:rsidRDefault="00413A25" w:rsidP="00DF2E9F">
            <w:pPr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Wilhelm-Busch-Gymnasium </w:t>
            </w:r>
          </w:p>
        </w:tc>
        <w:tc>
          <w:tcPr>
            <w:tcW w:w="3544" w:type="dxa"/>
            <w:gridSpan w:val="7"/>
            <w:vAlign w:val="bottom"/>
          </w:tcPr>
          <w:p w14:paraId="2FCB10D7" w14:textId="41035CFE" w:rsidR="00665BF3" w:rsidRPr="00DF2E9F" w:rsidRDefault="00413A25" w:rsidP="00DF2E9F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>Stadthagen</w:t>
            </w:r>
          </w:p>
        </w:tc>
      </w:tr>
      <w:tr w:rsidR="0091331D" w:rsidRPr="00DF2E9F" w14:paraId="312B82BC" w14:textId="77777777" w:rsidTr="009039EA">
        <w:trPr>
          <w:trHeight w:val="20"/>
        </w:trPr>
        <w:tc>
          <w:tcPr>
            <w:tcW w:w="5812" w:type="dxa"/>
            <w:gridSpan w:val="3"/>
            <w:vAlign w:val="bottom"/>
          </w:tcPr>
          <w:p w14:paraId="1CEE182B" w14:textId="35402F31" w:rsidR="0091331D" w:rsidRPr="00DF2E9F" w:rsidRDefault="0091331D" w:rsidP="00DF2E9F">
            <w:pPr>
              <w:rPr>
                <w:rFonts w:ascii="Arial" w:hAnsi="Arial" w:cs="Arial"/>
                <w:sz w:val="18"/>
                <w:lang w:val="de-AT"/>
              </w:rPr>
            </w:pPr>
            <w:r w:rsidRPr="00DF2E9F">
              <w:rPr>
                <w:rFonts w:ascii="Arial" w:hAnsi="Arial" w:cs="Arial"/>
                <w:sz w:val="18"/>
                <w:lang w:val="de-AT"/>
              </w:rPr>
              <w:t>Allgemeine Hochschulreife (Note: 1,</w:t>
            </w:r>
            <w:r w:rsidR="00413A25" w:rsidRPr="00DF2E9F">
              <w:rPr>
                <w:rFonts w:ascii="Arial" w:hAnsi="Arial" w:cs="Arial"/>
                <w:sz w:val="18"/>
                <w:lang w:val="de-AT"/>
              </w:rPr>
              <w:t>6</w:t>
            </w:r>
            <w:r w:rsidRPr="00DF2E9F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3544" w:type="dxa"/>
            <w:gridSpan w:val="7"/>
            <w:vAlign w:val="bottom"/>
          </w:tcPr>
          <w:p w14:paraId="7521EA6E" w14:textId="3DB85EBC" w:rsidR="0091331D" w:rsidRPr="00DF2E9F" w:rsidRDefault="0091331D" w:rsidP="00DF2E9F">
            <w:pPr>
              <w:jc w:val="right"/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>09/</w:t>
            </w:r>
            <w:r w:rsidR="00707FF1" w:rsidRPr="00DF2E9F">
              <w:rPr>
                <w:rFonts w:ascii="Arial" w:hAnsi="Arial" w:cs="Arial"/>
                <w:sz w:val="18"/>
              </w:rPr>
              <w:t>2015</w:t>
            </w:r>
            <w:r w:rsidRPr="00DF2E9F">
              <w:rPr>
                <w:rFonts w:ascii="Arial" w:hAnsi="Arial" w:cs="Arial"/>
                <w:sz w:val="18"/>
              </w:rPr>
              <w:t xml:space="preserve"> – 06/</w:t>
            </w:r>
            <w:r w:rsidR="00707FF1" w:rsidRPr="00DF2E9F">
              <w:rPr>
                <w:rFonts w:ascii="Arial" w:hAnsi="Arial" w:cs="Arial"/>
                <w:sz w:val="18"/>
              </w:rPr>
              <w:t>2024</w:t>
            </w:r>
          </w:p>
        </w:tc>
      </w:tr>
      <w:tr w:rsidR="00D5280E" w:rsidRPr="00DF2E9F" w14:paraId="69F47C1D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1C34CC60" w14:textId="0ACB8DCE" w:rsidR="005A5E1B" w:rsidRPr="00DF2E9F" w:rsidRDefault="00707FF1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iCs/>
                <w:sz w:val="18"/>
              </w:rPr>
              <w:t>Leistungskurse</w:t>
            </w:r>
            <w:r w:rsidR="0091331D" w:rsidRPr="00DF2E9F">
              <w:rPr>
                <w:rFonts w:ascii="Arial" w:hAnsi="Arial" w:cs="Arial"/>
                <w:i/>
                <w:iCs/>
                <w:sz w:val="18"/>
              </w:rPr>
              <w:t xml:space="preserve">: </w:t>
            </w:r>
            <w:r w:rsidRPr="00DF2E9F">
              <w:rPr>
                <w:rFonts w:ascii="Arial" w:hAnsi="Arial" w:cs="Arial"/>
                <w:i/>
                <w:iCs/>
                <w:sz w:val="18"/>
              </w:rPr>
              <w:t>Geschichte</w:t>
            </w:r>
            <w:r w:rsidR="0091331D" w:rsidRPr="00DF2E9F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 w:rsidRPr="00DF2E9F">
              <w:rPr>
                <w:rFonts w:ascii="Arial" w:hAnsi="Arial" w:cs="Arial"/>
                <w:i/>
                <w:iCs/>
                <w:sz w:val="18"/>
              </w:rPr>
              <w:t>Spanisch</w:t>
            </w:r>
            <w:r w:rsidR="0091331D" w:rsidRPr="00DF2E9F">
              <w:rPr>
                <w:rFonts w:ascii="Arial" w:hAnsi="Arial" w:cs="Arial"/>
                <w:i/>
                <w:iCs/>
                <w:sz w:val="18"/>
              </w:rPr>
              <w:t>, Politik</w:t>
            </w:r>
            <w:r w:rsidR="000B57B6" w:rsidRPr="00DF2E9F">
              <w:rPr>
                <w:rFonts w:ascii="Arial" w:hAnsi="Arial" w:cs="Arial"/>
                <w:i/>
                <w:iCs/>
                <w:sz w:val="18"/>
              </w:rPr>
              <w:t>/</w:t>
            </w:r>
            <w:r w:rsidRPr="00DF2E9F">
              <w:rPr>
                <w:rFonts w:ascii="Arial" w:hAnsi="Arial" w:cs="Arial"/>
                <w:i/>
                <w:iCs/>
                <w:sz w:val="18"/>
              </w:rPr>
              <w:t>Wirtschaft</w:t>
            </w:r>
          </w:p>
          <w:p w14:paraId="78FF228B" w14:textId="2BDFF469" w:rsidR="00707FF1" w:rsidRPr="00DF2E9F" w:rsidRDefault="00FB24D5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iCs/>
                <w:sz w:val="18"/>
              </w:rPr>
              <w:t xml:space="preserve">Gewinn des </w:t>
            </w:r>
            <w:r w:rsidR="000B2086" w:rsidRPr="00DF2E9F">
              <w:rPr>
                <w:rFonts w:ascii="Arial" w:hAnsi="Arial" w:cs="Arial"/>
                <w:i/>
                <w:iCs/>
                <w:sz w:val="18"/>
              </w:rPr>
              <w:t xml:space="preserve">dritten </w:t>
            </w:r>
            <w:r w:rsidRPr="00DF2E9F">
              <w:rPr>
                <w:rFonts w:ascii="Arial" w:hAnsi="Arial" w:cs="Arial"/>
                <w:i/>
                <w:iCs/>
                <w:sz w:val="18"/>
              </w:rPr>
              <w:t xml:space="preserve">Landespreises beim Bundeswettbewerb Fremdsprachen in Spanisch </w:t>
            </w:r>
          </w:p>
          <w:p w14:paraId="23575F6C" w14:textId="6B830C0F" w:rsidR="00707FF1" w:rsidRPr="00DF2E9F" w:rsidRDefault="00707FF1" w:rsidP="00DF2E9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DF2E9F">
              <w:rPr>
                <w:rFonts w:ascii="Arial" w:hAnsi="Arial" w:cs="Arial"/>
                <w:i/>
                <w:iCs/>
                <w:sz w:val="18"/>
              </w:rPr>
              <w:t xml:space="preserve">Klassensprecher </w:t>
            </w:r>
            <w:r w:rsidR="005D2E3D">
              <w:rPr>
                <w:rFonts w:ascii="Arial" w:hAnsi="Arial" w:cs="Arial"/>
                <w:i/>
                <w:iCs/>
                <w:sz w:val="18"/>
              </w:rPr>
              <w:t xml:space="preserve">und Mitglied der </w:t>
            </w:r>
            <w:r w:rsidR="008B7905">
              <w:rPr>
                <w:rFonts w:ascii="Arial" w:hAnsi="Arial" w:cs="Arial"/>
                <w:i/>
                <w:iCs/>
                <w:sz w:val="18"/>
              </w:rPr>
              <w:t>Schülervertretung</w:t>
            </w:r>
          </w:p>
        </w:tc>
      </w:tr>
      <w:tr w:rsidR="00D5280E" w:rsidRPr="00DF2E9F" w14:paraId="3A2665B3" w14:textId="77777777" w:rsidTr="00CC53DA">
        <w:trPr>
          <w:trHeight w:val="454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F2E9F" w:rsidRDefault="006E2C9C" w:rsidP="00DF2E9F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F2E9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940EAC" w:rsidRPr="00DF2E9F" w14:paraId="46F401E7" w14:textId="77777777" w:rsidTr="00CC53DA">
        <w:trPr>
          <w:trHeight w:val="340"/>
        </w:trPr>
        <w:tc>
          <w:tcPr>
            <w:tcW w:w="6663" w:type="dxa"/>
            <w:gridSpan w:val="5"/>
            <w:vAlign w:val="bottom"/>
          </w:tcPr>
          <w:p w14:paraId="0420C19E" w14:textId="2E7D9DEF" w:rsidR="00940EAC" w:rsidRPr="00DF2E9F" w:rsidRDefault="00940EAC" w:rsidP="00CC53DA">
            <w:pPr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Pric</w:t>
            </w:r>
            <w:r w:rsidR="007203DE"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e</w:t>
            </w:r>
            <w:r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waterhouseCoopers GmbH</w:t>
            </w:r>
          </w:p>
        </w:tc>
        <w:tc>
          <w:tcPr>
            <w:tcW w:w="2693" w:type="dxa"/>
            <w:gridSpan w:val="5"/>
            <w:vAlign w:val="bottom"/>
          </w:tcPr>
          <w:p w14:paraId="77B07135" w14:textId="32D8B785" w:rsidR="00940EAC" w:rsidRPr="00DF2E9F" w:rsidRDefault="00940EAC" w:rsidP="00CC53D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Stuttgart</w:t>
            </w:r>
          </w:p>
        </w:tc>
      </w:tr>
      <w:tr w:rsidR="00940EAC" w:rsidRPr="00DF2E9F" w14:paraId="767E8ECE" w14:textId="77777777" w:rsidTr="00940EAC">
        <w:trPr>
          <w:trHeight w:val="135"/>
        </w:trPr>
        <w:tc>
          <w:tcPr>
            <w:tcW w:w="6663" w:type="dxa"/>
            <w:gridSpan w:val="5"/>
            <w:vAlign w:val="bottom"/>
          </w:tcPr>
          <w:p w14:paraId="2D76BB0C" w14:textId="4E9CDF0A" w:rsidR="00940EAC" w:rsidRPr="00FA7988" w:rsidRDefault="009F572F" w:rsidP="00CC53DA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 w:rsidRPr="00FA7988">
              <w:rPr>
                <w:rFonts w:ascii="Arial" w:hAnsi="Arial" w:cs="Arial"/>
                <w:sz w:val="18"/>
              </w:rPr>
              <w:t xml:space="preserve">Praktikant </w:t>
            </w:r>
            <w:r w:rsidR="00992637">
              <w:rPr>
                <w:rFonts w:ascii="Arial" w:hAnsi="Arial" w:cs="Arial"/>
                <w:sz w:val="18"/>
              </w:rPr>
              <w:t>in der Wirtschaftsprüfung</w:t>
            </w:r>
          </w:p>
        </w:tc>
        <w:tc>
          <w:tcPr>
            <w:tcW w:w="2693" w:type="dxa"/>
            <w:gridSpan w:val="5"/>
            <w:vAlign w:val="bottom"/>
          </w:tcPr>
          <w:p w14:paraId="3EF274FB" w14:textId="5D17BD67" w:rsidR="00940EAC" w:rsidRPr="00940EAC" w:rsidRDefault="00940EAC" w:rsidP="00CC53DA">
            <w:pPr>
              <w:jc w:val="right"/>
              <w:rPr>
                <w:rFonts w:ascii="Arial" w:hAnsi="Arial" w:cs="Arial"/>
                <w:bCs/>
                <w:i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09</w:t>
            </w:r>
            <w:r w:rsidRPr="00DF2E9F">
              <w:rPr>
                <w:rFonts w:ascii="Arial" w:hAnsi="Arial" w:cs="Arial"/>
                <w:sz w:val="18"/>
              </w:rPr>
              <w:t>/202</w:t>
            </w:r>
            <w:r>
              <w:rPr>
                <w:rFonts w:ascii="Arial" w:hAnsi="Arial" w:cs="Arial"/>
                <w:sz w:val="18"/>
              </w:rPr>
              <w:t xml:space="preserve">5 </w:t>
            </w:r>
            <w:r w:rsidRPr="00DF2E9F">
              <w:rPr>
                <w:rFonts w:ascii="Arial" w:hAnsi="Arial" w:cs="Arial"/>
                <w:sz w:val="18"/>
              </w:rPr>
              <w:t xml:space="preserve">– </w:t>
            </w:r>
            <w:r w:rsidR="00310948">
              <w:rPr>
                <w:rFonts w:ascii="Arial" w:hAnsi="Arial" w:cs="Arial"/>
                <w:sz w:val="18"/>
              </w:rPr>
              <w:t>heute</w:t>
            </w:r>
          </w:p>
        </w:tc>
      </w:tr>
      <w:tr w:rsidR="000D2EA6" w:rsidRPr="00DF2E9F" w14:paraId="46551281" w14:textId="77777777" w:rsidTr="000D2EA6">
        <w:trPr>
          <w:trHeight w:val="135"/>
        </w:trPr>
        <w:tc>
          <w:tcPr>
            <w:tcW w:w="9356" w:type="dxa"/>
            <w:gridSpan w:val="10"/>
            <w:vAlign w:val="bottom"/>
          </w:tcPr>
          <w:p w14:paraId="554A7C8C" w14:textId="7D83D367" w:rsidR="00E62105" w:rsidRPr="00E62105" w:rsidRDefault="0071255B" w:rsidP="000D2EA6">
            <w:pPr>
              <w:pStyle w:val="Listenabsatz"/>
              <w:numPr>
                <w:ilvl w:val="0"/>
                <w:numId w:val="36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Prüfung </w:t>
            </w:r>
            <w:r w:rsidR="00E62105">
              <w:rPr>
                <w:rFonts w:ascii="Arial" w:hAnsi="Arial" w:cs="Arial"/>
                <w:i/>
                <w:iCs/>
                <w:sz w:val="18"/>
                <w:lang w:val="de-AT"/>
              </w:rPr>
              <w:t>des Jahres</w:t>
            </w:r>
            <w:r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 – und Konzernabschl</w:t>
            </w:r>
            <w:r w:rsidR="00CD699F">
              <w:rPr>
                <w:rFonts w:ascii="Arial" w:hAnsi="Arial" w:cs="Arial"/>
                <w:i/>
                <w:iCs/>
                <w:sz w:val="18"/>
                <w:lang w:val="de-AT"/>
              </w:rPr>
              <w:t>uss</w:t>
            </w:r>
            <w:r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 nach HGB und IFRS </w:t>
            </w:r>
            <w:r w:rsidR="00E62105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eines international tätigen Konzerns aus der </w:t>
            </w:r>
            <w:r w:rsidR="00CD699F">
              <w:rPr>
                <w:rFonts w:ascii="Arial" w:hAnsi="Arial" w:cs="Arial"/>
                <w:i/>
                <w:iCs/>
                <w:sz w:val="18"/>
                <w:lang w:val="de-AT"/>
              </w:rPr>
              <w:t>TIC-Branche</w:t>
            </w:r>
            <w:r w:rsidR="00E62105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 (&gt;4 Mrd. € Umsatz) zur Beurteilung der finanziellen Lage </w:t>
            </w:r>
          </w:p>
          <w:p w14:paraId="45F6EFDA" w14:textId="400B0984" w:rsidR="000D2EA6" w:rsidRPr="00CD699F" w:rsidRDefault="00F23349" w:rsidP="000D2EA6">
            <w:pPr>
              <w:pStyle w:val="Listenabsatz"/>
              <w:numPr>
                <w:ilvl w:val="0"/>
                <w:numId w:val="36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CD699F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Analyse von Bilanz- und GuV-Positionen insbesondere Umsatzerlöse, Forderungen und Personalaufwand </w:t>
            </w:r>
          </w:p>
          <w:p w14:paraId="4DDE02F1" w14:textId="08721C34" w:rsidR="00F23349" w:rsidRPr="00CD699F" w:rsidRDefault="00CD699F" w:rsidP="000D2EA6">
            <w:pPr>
              <w:pStyle w:val="Listenabsatz"/>
              <w:numPr>
                <w:ilvl w:val="0"/>
                <w:numId w:val="36"/>
              </w:numPr>
              <w:rPr>
                <w:rFonts w:ascii="Arial" w:hAnsi="Arial" w:cs="Arial"/>
                <w:sz w:val="18"/>
              </w:rPr>
            </w:pPr>
            <w:r w:rsidRPr="00CD699F">
              <w:rPr>
                <w:rFonts w:ascii="Arial" w:hAnsi="Arial" w:cs="Arial"/>
                <w:i/>
                <w:iCs/>
                <w:sz w:val="18"/>
              </w:rPr>
              <w:t>Identifikatio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n </w:t>
            </w:r>
            <w:r w:rsidR="000475CE">
              <w:rPr>
                <w:rFonts w:ascii="Arial" w:hAnsi="Arial" w:cs="Arial"/>
                <w:i/>
                <w:iCs/>
                <w:sz w:val="18"/>
              </w:rPr>
              <w:t>von finanziellen Abweichungen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="000475CE">
              <w:rPr>
                <w:rFonts w:ascii="Arial" w:hAnsi="Arial" w:cs="Arial"/>
                <w:i/>
                <w:iCs/>
                <w:sz w:val="18"/>
              </w:rPr>
              <w:t>und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 Trends in der Umsatz-, Kosten- und Ergebnisentwicklung</w:t>
            </w:r>
          </w:p>
          <w:p w14:paraId="487EDF9B" w14:textId="3F0A49E1" w:rsidR="00CD699F" w:rsidRPr="000D2EA6" w:rsidRDefault="00D6342B" w:rsidP="000D2EA6">
            <w:pPr>
              <w:pStyle w:val="Listenabsatz"/>
              <w:numPr>
                <w:ilvl w:val="0"/>
                <w:numId w:val="36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Ableitung </w:t>
            </w:r>
            <w:r w:rsidR="002C2FDC">
              <w:rPr>
                <w:rFonts w:ascii="Arial" w:hAnsi="Arial" w:cs="Arial"/>
                <w:sz w:val="18"/>
              </w:rPr>
              <w:t>finanzieller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8604E">
              <w:rPr>
                <w:rFonts w:ascii="Arial" w:hAnsi="Arial" w:cs="Arial"/>
                <w:sz w:val="18"/>
              </w:rPr>
              <w:t xml:space="preserve">Auswirkungen aus IFRS-16-Bewertung zur Unterstützung von </w:t>
            </w:r>
            <w:r w:rsidR="000475CE">
              <w:rPr>
                <w:rFonts w:ascii="Arial" w:hAnsi="Arial" w:cs="Arial"/>
                <w:sz w:val="18"/>
              </w:rPr>
              <w:t>Unternehmensanalysen</w:t>
            </w:r>
          </w:p>
        </w:tc>
      </w:tr>
      <w:tr w:rsidR="00CC53DA" w:rsidRPr="00DF2E9F" w14:paraId="127C64E2" w14:textId="77777777" w:rsidTr="00CC53DA">
        <w:trPr>
          <w:trHeight w:val="340"/>
        </w:trPr>
        <w:tc>
          <w:tcPr>
            <w:tcW w:w="6663" w:type="dxa"/>
            <w:gridSpan w:val="5"/>
            <w:vAlign w:val="bottom"/>
          </w:tcPr>
          <w:p w14:paraId="38F27285" w14:textId="596B6758" w:rsidR="00CC53DA" w:rsidRPr="00DF2E9F" w:rsidRDefault="00CC53DA" w:rsidP="00CC53DA">
            <w:pPr>
              <w:rPr>
                <w:rFonts w:ascii="Arial" w:hAnsi="Arial" w:cs="Arial"/>
                <w:sz w:val="23"/>
                <w:szCs w:val="23"/>
                <w:lang w:val="en-US"/>
              </w:rPr>
            </w:pPr>
            <w:r w:rsidRPr="00DF2E9F"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 xml:space="preserve">ESB Student Consulting </w:t>
            </w:r>
            <w:proofErr w:type="spellStart"/>
            <w:r w:rsidRPr="00DF2E9F"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2693" w:type="dxa"/>
            <w:gridSpan w:val="5"/>
            <w:vAlign w:val="bottom"/>
          </w:tcPr>
          <w:p w14:paraId="4820196E" w14:textId="2B55CF5D" w:rsidR="00CC53DA" w:rsidRPr="00DF2E9F" w:rsidRDefault="00CC53DA" w:rsidP="00CC53D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i/>
                <w:smallCaps/>
                <w:sz w:val="23"/>
                <w:szCs w:val="23"/>
              </w:rPr>
              <w:t>Reutlingen</w:t>
            </w:r>
          </w:p>
        </w:tc>
      </w:tr>
      <w:tr w:rsidR="00CC53DA" w:rsidRPr="00DF2E9F" w14:paraId="707E5D29" w14:textId="77777777" w:rsidTr="009039EA">
        <w:trPr>
          <w:trHeight w:val="20"/>
        </w:trPr>
        <w:tc>
          <w:tcPr>
            <w:tcW w:w="6238" w:type="dxa"/>
            <w:gridSpan w:val="4"/>
            <w:vAlign w:val="bottom"/>
          </w:tcPr>
          <w:p w14:paraId="45DA8BE8" w14:textId="434EF8D8" w:rsidR="00CC53DA" w:rsidRPr="00DF2E9F" w:rsidRDefault="003843A9" w:rsidP="00CC53DA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 xml:space="preserve">Senior </w:t>
            </w:r>
            <w:r w:rsidR="00CC53DA" w:rsidRPr="00DF2E9F">
              <w:rPr>
                <w:rFonts w:ascii="Arial" w:hAnsi="Arial" w:cs="Arial"/>
                <w:sz w:val="18"/>
                <w:lang w:val="en-US"/>
              </w:rPr>
              <w:t>Consultant</w:t>
            </w:r>
          </w:p>
        </w:tc>
        <w:tc>
          <w:tcPr>
            <w:tcW w:w="3118" w:type="dxa"/>
            <w:gridSpan w:val="6"/>
            <w:vAlign w:val="bottom"/>
          </w:tcPr>
          <w:p w14:paraId="6C360C2F" w14:textId="68C91318" w:rsidR="00CC53DA" w:rsidRPr="00DF2E9F" w:rsidRDefault="00CC53DA" w:rsidP="00CC53DA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sz w:val="18"/>
                <w:lang w:val="en-US"/>
              </w:rPr>
              <w:t xml:space="preserve">03/2025 – </w:t>
            </w:r>
            <w:r w:rsidR="00FA7988">
              <w:rPr>
                <w:rFonts w:ascii="Arial" w:hAnsi="Arial" w:cs="Arial"/>
                <w:sz w:val="18"/>
                <w:lang w:val="en-US"/>
              </w:rPr>
              <w:t>07/2025</w:t>
            </w:r>
          </w:p>
        </w:tc>
      </w:tr>
      <w:tr w:rsidR="00CC53DA" w:rsidRPr="00DF2E9F" w14:paraId="59BA24DA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6D80C18A" w14:textId="6E9EABFF" w:rsidR="00CC53DA" w:rsidRPr="00DF2E9F" w:rsidRDefault="00CC53DA" w:rsidP="00CC53DA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sz w:val="18"/>
                <w:lang w:val="de-AT"/>
              </w:rPr>
            </w:pPr>
            <w:r w:rsidRPr="00DF2E9F">
              <w:rPr>
                <w:rFonts w:ascii="Arial" w:hAnsi="Arial" w:cs="Arial"/>
                <w:sz w:val="18"/>
                <w:lang w:val="de-AT"/>
              </w:rPr>
              <w:t xml:space="preserve">Beratung eines </w:t>
            </w:r>
            <w:r w:rsidR="002C0E1E">
              <w:rPr>
                <w:rFonts w:ascii="Arial" w:hAnsi="Arial" w:cs="Arial"/>
                <w:sz w:val="18"/>
                <w:lang w:val="de-AT"/>
              </w:rPr>
              <w:t>HR</w:t>
            </w:r>
            <w:r w:rsidR="009352B2">
              <w:rPr>
                <w:rFonts w:ascii="Arial" w:hAnsi="Arial" w:cs="Arial"/>
                <w:sz w:val="18"/>
                <w:lang w:val="de-AT"/>
              </w:rPr>
              <w:t>-Software Start-Up</w:t>
            </w:r>
            <w:r w:rsidR="00AF04FF">
              <w:rPr>
                <w:rFonts w:ascii="Arial" w:hAnsi="Arial" w:cs="Arial"/>
                <w:sz w:val="18"/>
                <w:lang w:val="de-AT"/>
              </w:rPr>
              <w:t xml:space="preserve">s innerhalb eines Investment </w:t>
            </w:r>
            <w:proofErr w:type="spellStart"/>
            <w:r w:rsidR="00AF04FF">
              <w:rPr>
                <w:rFonts w:ascii="Arial" w:hAnsi="Arial" w:cs="Arial"/>
                <w:sz w:val="18"/>
                <w:lang w:val="de-AT"/>
              </w:rPr>
              <w:t>Strategy</w:t>
            </w:r>
            <w:proofErr w:type="spellEnd"/>
            <w:r w:rsidR="00AF04FF">
              <w:rPr>
                <w:rFonts w:ascii="Arial" w:hAnsi="Arial" w:cs="Arial"/>
                <w:sz w:val="18"/>
                <w:lang w:val="de-AT"/>
              </w:rPr>
              <w:t xml:space="preserve"> Projekts</w:t>
            </w:r>
            <w:r w:rsidR="007014DB">
              <w:rPr>
                <w:rFonts w:ascii="Arial" w:hAnsi="Arial" w:cs="Arial"/>
                <w:sz w:val="18"/>
                <w:lang w:val="de-AT"/>
              </w:rPr>
              <w:t xml:space="preserve"> mit Fokus auf Kapitalbeschaffung und Wachstumsstrategie</w:t>
            </w:r>
            <w:r w:rsidR="00AF04F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  <w:p w14:paraId="4B31425A" w14:textId="77777777" w:rsidR="00CC53DA" w:rsidRDefault="003843A9" w:rsidP="00CA6AFF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Erarbeitung </w:t>
            </w:r>
            <w:r w:rsidR="00CA6AFF">
              <w:rPr>
                <w:rFonts w:ascii="Arial" w:hAnsi="Arial" w:cs="Arial"/>
                <w:sz w:val="18"/>
                <w:lang w:val="de-AT"/>
              </w:rPr>
              <w:t xml:space="preserve">eines Financial Forecast Modells, das zur Investorenansprache </w:t>
            </w:r>
            <w:r w:rsidR="00A4016A">
              <w:rPr>
                <w:rFonts w:ascii="Arial" w:hAnsi="Arial" w:cs="Arial"/>
                <w:sz w:val="18"/>
                <w:lang w:val="de-AT"/>
              </w:rPr>
              <w:t xml:space="preserve">im Rahmen einer </w:t>
            </w:r>
            <w:proofErr w:type="spellStart"/>
            <w:r w:rsidR="00A4016A">
              <w:rPr>
                <w:rFonts w:ascii="Arial" w:hAnsi="Arial" w:cs="Arial"/>
                <w:sz w:val="18"/>
                <w:lang w:val="de-AT"/>
              </w:rPr>
              <w:t>Pre</w:t>
            </w:r>
            <w:proofErr w:type="spellEnd"/>
            <w:r w:rsidR="00A4016A">
              <w:rPr>
                <w:rFonts w:ascii="Arial" w:hAnsi="Arial" w:cs="Arial"/>
                <w:sz w:val="18"/>
                <w:lang w:val="de-AT"/>
              </w:rPr>
              <w:t>-Seed-Finanzierungsrunde verwendet wurde</w:t>
            </w:r>
            <w:r w:rsidR="00CC53DA" w:rsidRPr="00DF2E9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  <w:p w14:paraId="723B76D6" w14:textId="77777777" w:rsidR="008343C7" w:rsidRDefault="008343C7" w:rsidP="00CA6AFF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Strukturierung eines Investor Pitch Decks gemäß gängigen VC- und M&amp;A-Präsentationstandards</w:t>
            </w:r>
          </w:p>
          <w:p w14:paraId="3419B825" w14:textId="1E7824D0" w:rsidR="00FC586A" w:rsidRPr="00DF2E9F" w:rsidRDefault="00FC586A" w:rsidP="00CA6AFF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Präsentation des Pitch Decks sowie des Financial Modells vor dem Gründerteam</w:t>
            </w:r>
          </w:p>
        </w:tc>
      </w:tr>
      <w:tr w:rsidR="00CC53DA" w:rsidRPr="00DF2E9F" w14:paraId="335D84E9" w14:textId="77777777" w:rsidTr="009039EA">
        <w:trPr>
          <w:trHeight w:val="283"/>
        </w:trPr>
        <w:tc>
          <w:tcPr>
            <w:tcW w:w="6238" w:type="dxa"/>
            <w:gridSpan w:val="4"/>
            <w:vAlign w:val="bottom"/>
          </w:tcPr>
          <w:p w14:paraId="20B1570F" w14:textId="01C0E322" w:rsidR="00CC53DA" w:rsidRPr="00DF2E9F" w:rsidRDefault="00CC53DA" w:rsidP="00CC53DA">
            <w:pPr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sz w:val="18"/>
                <w:lang w:val="en-US"/>
              </w:rPr>
              <w:t xml:space="preserve">Lead &amp; Account Manager </w:t>
            </w:r>
          </w:p>
        </w:tc>
        <w:tc>
          <w:tcPr>
            <w:tcW w:w="3118" w:type="dxa"/>
            <w:gridSpan w:val="6"/>
            <w:vAlign w:val="bottom"/>
          </w:tcPr>
          <w:p w14:paraId="0475B997" w14:textId="58B101C6" w:rsidR="00CC53DA" w:rsidRPr="00DF2E9F" w:rsidRDefault="00CC53DA" w:rsidP="00CC53DA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F2E9F">
              <w:rPr>
                <w:rFonts w:ascii="Arial" w:hAnsi="Arial" w:cs="Arial"/>
                <w:sz w:val="18"/>
                <w:lang w:val="en-US"/>
              </w:rPr>
              <w:t>10/2024 – 02/2025</w:t>
            </w:r>
          </w:p>
        </w:tc>
      </w:tr>
      <w:tr w:rsidR="00CC53DA" w:rsidRPr="00B46D34" w14:paraId="54C3D64C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6DD9BA0F" w14:textId="2B10CBE7" w:rsidR="00CC53DA" w:rsidRPr="00223B78" w:rsidRDefault="003843A9" w:rsidP="00223B78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Akquise neuer Beratungsprojekte im Sommersemester 2025 mit Fokus auf Start-Ups </w:t>
            </w:r>
          </w:p>
        </w:tc>
      </w:tr>
      <w:tr w:rsidR="00CC53DA" w:rsidRPr="00DF2E9F" w14:paraId="414B4085" w14:textId="77777777" w:rsidTr="009039EA">
        <w:trPr>
          <w:trHeight w:val="454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BBE7F09" w:rsidR="00CC53DA" w:rsidRPr="00DF2E9F" w:rsidRDefault="00CC53DA" w:rsidP="00CC53DA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DF2E9F">
              <w:rPr>
                <w:rFonts w:ascii="Arial" w:hAnsi="Arial" w:cs="Arial"/>
                <w:sz w:val="28"/>
              </w:rPr>
              <w:t>Ehrenamtliches Engagement</w:t>
            </w:r>
          </w:p>
        </w:tc>
      </w:tr>
      <w:tr w:rsidR="00CC53DA" w:rsidRPr="00DF2E9F" w14:paraId="74251178" w14:textId="77777777" w:rsidTr="009039EA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246FEDD" w:rsidR="00CC53DA" w:rsidRPr="00DF2E9F" w:rsidRDefault="00CC53DA" w:rsidP="00CC53D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TuS</w:t>
            </w:r>
            <w:proofErr w:type="spellEnd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Niedernwöhren</w:t>
            </w:r>
            <w:proofErr w:type="spellEnd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Pr="00DF2E9F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35759AC7" w:rsidR="00CC53DA" w:rsidRPr="00DF2E9F" w:rsidRDefault="00CC53DA" w:rsidP="00CC53DA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DF2E9F">
              <w:rPr>
                <w:rFonts w:ascii="Arial" w:hAnsi="Arial" w:cs="Arial"/>
                <w:sz w:val="23"/>
                <w:szCs w:val="23"/>
              </w:rPr>
              <w:t xml:space="preserve">Niedernwöhren </w:t>
            </w:r>
          </w:p>
        </w:tc>
      </w:tr>
      <w:tr w:rsidR="00CC53DA" w:rsidRPr="00DF2E9F" w14:paraId="4F59C612" w14:textId="77777777" w:rsidTr="009039EA">
        <w:trPr>
          <w:trHeight w:val="20"/>
        </w:trPr>
        <w:tc>
          <w:tcPr>
            <w:tcW w:w="6946" w:type="dxa"/>
            <w:gridSpan w:val="6"/>
            <w:vAlign w:val="bottom"/>
          </w:tcPr>
          <w:p w14:paraId="32F07601" w14:textId="1F567DFD" w:rsidR="00CC53DA" w:rsidRPr="00DF2E9F" w:rsidRDefault="00CC53DA" w:rsidP="00CC53DA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DF2E9F">
              <w:rPr>
                <w:rFonts w:ascii="Arial" w:hAnsi="Arial" w:cs="Arial"/>
                <w:sz w:val="18"/>
                <w:lang w:val="de-AT"/>
              </w:rPr>
              <w:t xml:space="preserve">Ehrenamtlicher Fußballschiedsrichter </w:t>
            </w:r>
          </w:p>
        </w:tc>
        <w:tc>
          <w:tcPr>
            <w:tcW w:w="2410" w:type="dxa"/>
            <w:gridSpan w:val="4"/>
            <w:vAlign w:val="bottom"/>
          </w:tcPr>
          <w:p w14:paraId="45DD2178" w14:textId="228B1FF2" w:rsidR="00CC53DA" w:rsidRPr="00DF2E9F" w:rsidRDefault="00CC53DA" w:rsidP="00CC53DA">
            <w:pPr>
              <w:jc w:val="right"/>
              <w:rPr>
                <w:rFonts w:ascii="Arial" w:hAnsi="Arial" w:cs="Arial"/>
                <w:lang w:val="en-US"/>
              </w:rPr>
            </w:pPr>
            <w:r w:rsidRPr="00DF2E9F">
              <w:rPr>
                <w:rFonts w:ascii="Arial" w:hAnsi="Arial" w:cs="Arial"/>
                <w:sz w:val="18"/>
                <w:szCs w:val="18"/>
                <w:lang w:val="en-US"/>
              </w:rPr>
              <w:t xml:space="preserve">06/2020 – </w:t>
            </w:r>
            <w:r w:rsidR="00FA798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0878CF"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="00FA7988">
              <w:rPr>
                <w:rFonts w:ascii="Arial" w:hAnsi="Arial" w:cs="Arial"/>
                <w:sz w:val="18"/>
                <w:szCs w:val="18"/>
                <w:lang w:val="en-US"/>
              </w:rPr>
              <w:t>/2025</w:t>
            </w:r>
          </w:p>
        </w:tc>
      </w:tr>
      <w:tr w:rsidR="00CC53DA" w:rsidRPr="00DF2E9F" w14:paraId="02437711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68CFAD97" w14:textId="75D29B7D" w:rsidR="00CC53DA" w:rsidRPr="00DF2E9F" w:rsidRDefault="00CC53DA" w:rsidP="00CC53D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sz w:val="18"/>
                <w:lang w:val="de-AT"/>
              </w:rPr>
              <w:t xml:space="preserve">Leitung von über 100 </w:t>
            </w:r>
            <w:r w:rsidRPr="00DF2E9F">
              <w:rPr>
                <w:rFonts w:ascii="Arial" w:hAnsi="Arial" w:cs="Arial"/>
                <w:i/>
                <w:sz w:val="18"/>
              </w:rPr>
              <w:t>Spielen</w:t>
            </w:r>
            <w:r w:rsidRPr="00DF2E9F">
              <w:rPr>
                <w:rFonts w:ascii="Arial" w:hAnsi="Arial" w:cs="Arial"/>
                <w:i/>
                <w:sz w:val="18"/>
                <w:lang w:val="de-AT"/>
              </w:rPr>
              <w:t xml:space="preserve"> im Jugend- und Herrenbereich als Gespann auf Bezirks- und Landesebene </w:t>
            </w:r>
          </w:p>
        </w:tc>
      </w:tr>
      <w:tr w:rsidR="00CC53DA" w:rsidRPr="00DF2E9F" w14:paraId="3703D3D4" w14:textId="77777777" w:rsidTr="009039EA">
        <w:trPr>
          <w:trHeight w:val="283"/>
        </w:trPr>
        <w:tc>
          <w:tcPr>
            <w:tcW w:w="6238" w:type="dxa"/>
            <w:gridSpan w:val="4"/>
            <w:vAlign w:val="bottom"/>
          </w:tcPr>
          <w:p w14:paraId="366C6965" w14:textId="1FF39623" w:rsidR="00CC53DA" w:rsidRPr="00DF2E9F" w:rsidRDefault="00CC53DA" w:rsidP="00CC53D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Fußballtrainer einer U13-Juniorenmannschaft</w:t>
            </w:r>
          </w:p>
        </w:tc>
        <w:tc>
          <w:tcPr>
            <w:tcW w:w="3118" w:type="dxa"/>
            <w:gridSpan w:val="6"/>
            <w:vAlign w:val="bottom"/>
          </w:tcPr>
          <w:p w14:paraId="78141F5B" w14:textId="7517E449" w:rsidR="00CC53DA" w:rsidRPr="00DF2E9F" w:rsidRDefault="00CC53DA" w:rsidP="00CC53DA">
            <w:p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sz w:val="18"/>
                <w:szCs w:val="18"/>
                <w:lang w:val="en-US"/>
              </w:rPr>
              <w:t>07/2023 – 09/2024</w:t>
            </w:r>
          </w:p>
        </w:tc>
      </w:tr>
      <w:tr w:rsidR="00CC53DA" w:rsidRPr="00DF2E9F" w14:paraId="254F6AEC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3AB9150F" w14:textId="794CA80C" w:rsidR="00CC53DA" w:rsidRPr="00DF2E9F" w:rsidRDefault="004926B4" w:rsidP="00CC53D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  <w:lang w:val="de-AT"/>
              </w:rPr>
              <w:t>Verantwortung für &gt;20 Spieler</w:t>
            </w:r>
          </w:p>
          <w:p w14:paraId="0C39ED40" w14:textId="195F2005" w:rsidR="00CC53DA" w:rsidRPr="00DF2E9F" w:rsidRDefault="00CC53DA" w:rsidP="00CC53D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sz w:val="18"/>
                <w:lang w:val="de-AT"/>
              </w:rPr>
              <w:t xml:space="preserve">Training und Leitung der Mannschaft bei zwei Trainingseinheiten und einem Spiel pro Woche </w:t>
            </w:r>
          </w:p>
        </w:tc>
      </w:tr>
      <w:tr w:rsidR="00CC53DA" w:rsidRPr="00DF2E9F" w14:paraId="4AF19DD1" w14:textId="77777777" w:rsidTr="009039EA">
        <w:trPr>
          <w:trHeight w:val="340"/>
        </w:trPr>
        <w:tc>
          <w:tcPr>
            <w:tcW w:w="6238" w:type="dxa"/>
            <w:gridSpan w:val="4"/>
            <w:vAlign w:val="bottom"/>
          </w:tcPr>
          <w:p w14:paraId="7756FD9A" w14:textId="32BCA4A6" w:rsidR="00CC53DA" w:rsidRPr="00DF2E9F" w:rsidRDefault="00CC53DA" w:rsidP="00CC53D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DF2E9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Schülervertretung – Wilhelm-Busch-Gymnasium </w:t>
            </w:r>
          </w:p>
        </w:tc>
        <w:tc>
          <w:tcPr>
            <w:tcW w:w="3118" w:type="dxa"/>
            <w:gridSpan w:val="6"/>
            <w:vAlign w:val="bottom"/>
          </w:tcPr>
          <w:p w14:paraId="30626CB8" w14:textId="553F57C3" w:rsidR="00CC53DA" w:rsidRPr="00DF2E9F" w:rsidRDefault="00CC53DA" w:rsidP="00CC53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DF2E9F">
              <w:rPr>
                <w:rFonts w:ascii="Arial" w:hAnsi="Arial" w:cs="Arial"/>
                <w:smallCaps/>
                <w:sz w:val="23"/>
                <w:szCs w:val="23"/>
              </w:rPr>
              <w:t>Stadthagen</w:t>
            </w:r>
          </w:p>
        </w:tc>
      </w:tr>
      <w:tr w:rsidR="00CC53DA" w:rsidRPr="00DF2E9F" w14:paraId="56372BDE" w14:textId="77777777" w:rsidTr="009039EA">
        <w:trPr>
          <w:trHeight w:val="20"/>
        </w:trPr>
        <w:tc>
          <w:tcPr>
            <w:tcW w:w="7513" w:type="dxa"/>
            <w:gridSpan w:val="8"/>
            <w:vAlign w:val="bottom"/>
          </w:tcPr>
          <w:p w14:paraId="3C87D247" w14:textId="2767713D" w:rsidR="00CC53DA" w:rsidRPr="00DF2E9F" w:rsidRDefault="00CC53DA" w:rsidP="00CC53D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DF2E9F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Schülervertreter</w:t>
            </w:r>
          </w:p>
        </w:tc>
        <w:tc>
          <w:tcPr>
            <w:tcW w:w="1843" w:type="dxa"/>
            <w:gridSpan w:val="2"/>
            <w:vAlign w:val="bottom"/>
          </w:tcPr>
          <w:p w14:paraId="288A2195" w14:textId="24AF3601" w:rsidR="00CC53DA" w:rsidRPr="00DF2E9F" w:rsidRDefault="00CC53DA" w:rsidP="00CC53DA">
            <w:pPr>
              <w:jc w:val="right"/>
              <w:rPr>
                <w:rFonts w:ascii="Arial" w:hAnsi="Arial" w:cs="Arial"/>
                <w:i/>
                <w:iCs/>
                <w:lang w:val="en-US"/>
              </w:rPr>
            </w:pPr>
            <w:r w:rsidRPr="00DF2E9F">
              <w:rPr>
                <w:rFonts w:ascii="Arial" w:hAnsi="Arial" w:cs="Arial"/>
                <w:sz w:val="18"/>
                <w:szCs w:val="18"/>
                <w:lang w:val="en-US"/>
              </w:rPr>
              <w:t>07/2021 – 06/2024</w:t>
            </w:r>
          </w:p>
        </w:tc>
      </w:tr>
      <w:tr w:rsidR="00CC53DA" w:rsidRPr="00DF2E9F" w14:paraId="7ECB507F" w14:textId="77777777" w:rsidTr="009039EA">
        <w:trPr>
          <w:trHeight w:val="20"/>
        </w:trPr>
        <w:tc>
          <w:tcPr>
            <w:tcW w:w="9356" w:type="dxa"/>
            <w:gridSpan w:val="10"/>
            <w:vAlign w:val="bottom"/>
          </w:tcPr>
          <w:p w14:paraId="05CE84C2" w14:textId="05877B30" w:rsidR="00CC53DA" w:rsidRPr="00DF2E9F" w:rsidRDefault="00CC53DA" w:rsidP="00CC53D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sz w:val="18"/>
                <w:lang w:val="de-AT"/>
              </w:rPr>
              <w:t>Koordination und Durchführung von Seminaren für jährlich etwa 30 Klassensprecher</w:t>
            </w:r>
          </w:p>
          <w:p w14:paraId="2CC438FF" w14:textId="6EDE1677" w:rsidR="00CC53DA" w:rsidRPr="00DF2E9F" w:rsidRDefault="00CC53DA" w:rsidP="00CC53D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F2E9F">
              <w:rPr>
                <w:rFonts w:ascii="Arial" w:hAnsi="Arial" w:cs="Arial"/>
                <w:i/>
                <w:sz w:val="18"/>
                <w:lang w:val="de-AT"/>
              </w:rPr>
              <w:t>Planung verschiedener Events wie einer Podiumsdiskussion zum Nahostkonflikt mit mehr als 250 Zuschauern</w:t>
            </w:r>
          </w:p>
        </w:tc>
      </w:tr>
      <w:tr w:rsidR="00CC53DA" w:rsidRPr="00DF2E9F" w14:paraId="482569A2" w14:textId="77777777" w:rsidTr="009039EA">
        <w:trPr>
          <w:trHeight w:val="454"/>
        </w:trPr>
        <w:tc>
          <w:tcPr>
            <w:tcW w:w="935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C53DA" w:rsidRPr="00DF2E9F" w:rsidRDefault="00CC53DA" w:rsidP="00CC53DA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F2E9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C53DA" w:rsidRPr="00DF2E9F" w14:paraId="2B257790" w14:textId="77777777" w:rsidTr="00F3359C">
        <w:tblPrEx>
          <w:tblW w:w="9356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5-11-04T06:59:00Z" w16du:dateUtc="2025-11-04T06:59:00Z">
            <w:tblPrEx>
              <w:tblW w:w="9356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5-11-04T06:59:00Z" w16du:dateUtc="2025-11-04T06:59:00Z">
            <w:trPr>
              <w:trHeight w:val="340"/>
            </w:trPr>
          </w:trPrChange>
        </w:trPr>
        <w:tc>
          <w:tcPr>
            <w:tcW w:w="1135" w:type="dxa"/>
            <w:tcBorders>
              <w:top w:val="single" w:sz="4" w:space="0" w:color="auto"/>
            </w:tcBorders>
            <w:vAlign w:val="bottom"/>
            <w:tcPrChange w:id="3" w:author="David Döbele" w:date="2025-11-04T06:59:00Z" w16du:dateUtc="2025-11-04T06:59:00Z">
              <w:tcPr>
                <w:tcW w:w="2127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C53DA" w:rsidRPr="00DF2E9F" w:rsidRDefault="00CC53DA" w:rsidP="003578D3">
            <w:pPr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221" w:type="dxa"/>
            <w:gridSpan w:val="9"/>
            <w:tcBorders>
              <w:top w:val="single" w:sz="4" w:space="0" w:color="auto"/>
            </w:tcBorders>
            <w:vAlign w:val="bottom"/>
            <w:tcPrChange w:id="4" w:author="David Döbele" w:date="2025-11-04T06:59:00Z" w16du:dateUtc="2025-11-04T06:59:00Z">
              <w:tcPr>
                <w:tcW w:w="7229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7264A54" w:rsidR="00CC53DA" w:rsidRPr="00DF2E9F" w:rsidRDefault="00CC53DA" w:rsidP="003578D3">
            <w:pPr>
              <w:rPr>
                <w:rFonts w:ascii="Arial" w:hAnsi="Arial" w:cs="Arial"/>
                <w:sz w:val="18"/>
                <w:lang w:val="de-AT"/>
              </w:rPr>
            </w:pPr>
            <w:r w:rsidRPr="00DF2E9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F2E9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(C2)</w:t>
            </w:r>
            <w:r w:rsidRPr="00DF2E9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DF2E9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(C1)</w:t>
            </w:r>
            <w:r w:rsidRPr="00DF2E9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Spanisch </w:t>
            </w:r>
            <w:r w:rsidRPr="00DF2E9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(B2)</w:t>
            </w:r>
            <w:r w:rsidRPr="00DF2E9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C53DA" w:rsidRPr="00DF2E9F" w14:paraId="45706C3F" w14:textId="77777777" w:rsidTr="00F3359C">
        <w:tblPrEx>
          <w:tblW w:w="9356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5-11-04T06:59:00Z" w16du:dateUtc="2025-11-04T06:59:00Z">
            <w:tblPrEx>
              <w:tblW w:w="9356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6" w:author="David Döbele" w:date="2025-11-04T06:59:00Z" w16du:dateUtc="2025-11-04T06:59:00Z">
            <w:trPr>
              <w:trHeight w:val="340"/>
            </w:trPr>
          </w:trPrChange>
        </w:trPr>
        <w:tc>
          <w:tcPr>
            <w:tcW w:w="1135" w:type="dxa"/>
            <w:vAlign w:val="bottom"/>
            <w:tcPrChange w:id="7" w:author="David Döbele" w:date="2025-11-04T06:59:00Z" w16du:dateUtc="2025-11-04T06:59:00Z">
              <w:tcPr>
                <w:tcW w:w="2127" w:type="dxa"/>
                <w:gridSpan w:val="2"/>
                <w:vAlign w:val="bottom"/>
              </w:tcPr>
            </w:tcPrChange>
          </w:tcPr>
          <w:p w14:paraId="57688BDA" w14:textId="7915761B" w:rsidR="00CC53DA" w:rsidRPr="00DF2E9F" w:rsidRDefault="00CC53DA" w:rsidP="003578D3">
            <w:pPr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221" w:type="dxa"/>
            <w:gridSpan w:val="9"/>
            <w:vAlign w:val="bottom"/>
            <w:tcPrChange w:id="8" w:author="David Döbele" w:date="2025-11-04T06:59:00Z" w16du:dateUtc="2025-11-04T06:59:00Z">
              <w:tcPr>
                <w:tcW w:w="7229" w:type="dxa"/>
                <w:gridSpan w:val="8"/>
                <w:vAlign w:val="bottom"/>
              </w:tcPr>
            </w:tcPrChange>
          </w:tcPr>
          <w:p w14:paraId="37FEE432" w14:textId="101E0B36" w:rsidR="0089009D" w:rsidDel="00F3359C" w:rsidRDefault="008E2D99" w:rsidP="003578D3">
            <w:pPr>
              <w:rPr>
                <w:del w:id="9" w:author="David Döbele" w:date="2025-11-04T06:59:00Z" w16du:dateUtc="2025-11-04T06:59:00Z"/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Excel (Fortgeschritten)</w:t>
            </w:r>
            <w:r w:rsidR="00CC53DA" w:rsidRPr="00DF2E9F">
              <w:rPr>
                <w:rFonts w:ascii="Arial" w:hAnsi="Arial" w:cs="Arial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PowerPoint (Fortgeschritten),</w:t>
            </w:r>
            <w:r w:rsidR="00CC53DA" w:rsidRPr="00DF2E9F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="0089009D">
              <w:rPr>
                <w:rFonts w:ascii="Arial" w:hAnsi="Arial" w:cs="Arial"/>
                <w:color w:val="000000"/>
                <w:sz w:val="18"/>
              </w:rPr>
              <w:t>Word (Fortgeschritten),</w:t>
            </w:r>
            <w:ins w:id="10" w:author="David Döbele" w:date="2025-11-04T06:59:00Z" w16du:dateUtc="2025-11-04T06:59:00Z">
              <w:r w:rsidR="00F3359C">
                <w:rPr>
                  <w:rFonts w:ascii="Arial" w:hAnsi="Arial" w:cs="Arial"/>
                  <w:color w:val="000000"/>
                  <w:sz w:val="18"/>
                </w:rPr>
                <w:t xml:space="preserve"> </w:t>
              </w:r>
            </w:ins>
          </w:p>
          <w:p w14:paraId="60CA2168" w14:textId="48852C61" w:rsidR="00CC53DA" w:rsidRPr="00DF2E9F" w:rsidRDefault="00770CE4" w:rsidP="003578D3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SAP</w:t>
            </w:r>
            <w:r w:rsidR="00CC53DA" w:rsidRPr="00DF2E9F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="00CC53DA" w:rsidRPr="00DF2E9F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  <w:r w:rsidR="00CC53DA" w:rsidRPr="00DF2E9F">
              <w:rPr>
                <w:rFonts w:ascii="Arial" w:hAnsi="Arial" w:cs="Arial"/>
                <w:color w:val="000000"/>
                <w:sz w:val="18"/>
              </w:rPr>
              <w:t xml:space="preserve"> </w:t>
            </w:r>
          </w:p>
        </w:tc>
      </w:tr>
      <w:tr w:rsidR="00CC53DA" w:rsidRPr="00DF2E9F" w14:paraId="70CB01B0" w14:textId="77777777" w:rsidTr="00F3359C">
        <w:tblPrEx>
          <w:tblW w:w="9356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5-11-04T06:59:00Z" w16du:dateUtc="2025-11-04T06:59:00Z">
            <w:tblPrEx>
              <w:tblW w:w="9356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2" w:author="David Döbele" w:date="2025-11-04T06:59:00Z" w16du:dateUtc="2025-11-04T06:59:00Z">
            <w:trPr>
              <w:trHeight w:val="340"/>
            </w:trPr>
          </w:trPrChange>
        </w:trPr>
        <w:tc>
          <w:tcPr>
            <w:tcW w:w="1135" w:type="dxa"/>
            <w:vAlign w:val="bottom"/>
            <w:tcPrChange w:id="13" w:author="David Döbele" w:date="2025-11-04T06:59:00Z" w16du:dateUtc="2025-11-04T06:59:00Z">
              <w:tcPr>
                <w:tcW w:w="2127" w:type="dxa"/>
                <w:gridSpan w:val="2"/>
                <w:vAlign w:val="bottom"/>
              </w:tcPr>
            </w:tcPrChange>
          </w:tcPr>
          <w:p w14:paraId="04F58216" w14:textId="6D413C27" w:rsidR="00CC53DA" w:rsidRPr="00DF2E9F" w:rsidRDefault="00CC53DA" w:rsidP="003578D3">
            <w:pPr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221" w:type="dxa"/>
            <w:gridSpan w:val="9"/>
            <w:vAlign w:val="bottom"/>
            <w:tcPrChange w:id="14" w:author="David Döbele" w:date="2025-11-04T06:59:00Z" w16du:dateUtc="2025-11-04T06:59:00Z">
              <w:tcPr>
                <w:tcW w:w="7229" w:type="dxa"/>
                <w:gridSpan w:val="8"/>
                <w:vAlign w:val="bottom"/>
              </w:tcPr>
            </w:tcPrChange>
          </w:tcPr>
          <w:p w14:paraId="598C2742" w14:textId="48D95DE7" w:rsidR="00CC53DA" w:rsidRPr="00DF2E9F" w:rsidRDefault="00CC53DA" w:rsidP="003578D3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F2E9F">
              <w:rPr>
                <w:rFonts w:ascii="Arial" w:hAnsi="Arial" w:cs="Arial"/>
                <w:color w:val="000000"/>
                <w:sz w:val="18"/>
                <w:lang w:val="de-AT"/>
              </w:rPr>
              <w:t>Fußball</w:t>
            </w:r>
            <w:r w:rsidRPr="00DF2E9F">
              <w:rPr>
                <w:rFonts w:ascii="Arial" w:hAnsi="Arial" w:cs="Arial"/>
                <w:color w:val="000000"/>
                <w:sz w:val="18"/>
              </w:rPr>
              <w:t>,</w:t>
            </w:r>
            <w:r w:rsidR="00A03BB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DF2E9F">
              <w:rPr>
                <w:rFonts w:ascii="Arial" w:hAnsi="Arial" w:cs="Arial"/>
                <w:color w:val="000000"/>
                <w:sz w:val="18"/>
              </w:rPr>
              <w:t>Krafttraining,</w:t>
            </w:r>
            <w:r w:rsidR="00A03BB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DF2E9F">
              <w:rPr>
                <w:rFonts w:ascii="Arial" w:hAnsi="Arial" w:cs="Arial"/>
                <w:color w:val="000000"/>
                <w:sz w:val="18"/>
              </w:rPr>
              <w:t xml:space="preserve">Lesen </w:t>
            </w:r>
            <w:r w:rsidRPr="00DF2E9F">
              <w:rPr>
                <w:rFonts w:ascii="Arial" w:hAnsi="Arial" w:cs="Arial"/>
                <w:i/>
                <w:iCs/>
                <w:color w:val="000000"/>
                <w:sz w:val="18"/>
              </w:rPr>
              <w:t>(v. a. Biografien)</w:t>
            </w:r>
          </w:p>
        </w:tc>
      </w:tr>
      <w:tr w:rsidR="00CC53DA" w:rsidRPr="00DF2E9F" w14:paraId="071AB173" w14:textId="77777777" w:rsidTr="00F3359C">
        <w:tblPrEx>
          <w:tblW w:w="9356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5-11-04T06:59:00Z" w16du:dateUtc="2025-11-04T06:59:00Z">
            <w:tblPrEx>
              <w:tblW w:w="9356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907"/>
          <w:trPrChange w:id="16" w:author="David Döbele" w:date="2025-11-04T06:59:00Z" w16du:dateUtc="2025-11-04T06:59:00Z">
            <w:trPr>
              <w:trHeight w:val="907"/>
            </w:trPr>
          </w:trPrChange>
        </w:trPr>
        <w:tc>
          <w:tcPr>
            <w:tcW w:w="4253" w:type="dxa"/>
            <w:gridSpan w:val="2"/>
            <w:vAlign w:val="bottom"/>
            <w:tcPrChange w:id="17" w:author="David Döbele" w:date="2025-11-04T06:59:00Z" w16du:dateUtc="2025-11-04T06:59:00Z">
              <w:tcPr>
                <w:tcW w:w="2127" w:type="dxa"/>
                <w:gridSpan w:val="2"/>
                <w:vAlign w:val="bottom"/>
              </w:tcPr>
            </w:tcPrChange>
          </w:tcPr>
          <w:p w14:paraId="406B03AC" w14:textId="07A31538" w:rsidR="00CC53DA" w:rsidRPr="00DF2E9F" w:rsidRDefault="00CC53DA" w:rsidP="00CC53DA">
            <w:pPr>
              <w:rPr>
                <w:rFonts w:ascii="Arial" w:hAnsi="Arial" w:cs="Arial"/>
                <w:sz w:val="18"/>
              </w:rPr>
            </w:pPr>
            <w:r w:rsidRPr="00DF2E9F">
              <w:rPr>
                <w:rFonts w:ascii="Arial" w:hAnsi="Arial" w:cs="Arial"/>
                <w:b/>
                <w:smallCaps/>
                <w:noProof/>
                <w:sz w:val="48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68608EBF" wp14:editId="283D8472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-375920</wp:posOffset>
                  </wp:positionV>
                  <wp:extent cx="994410" cy="367665"/>
                  <wp:effectExtent l="0" t="0" r="0" b="635"/>
                  <wp:wrapNone/>
                  <wp:docPr id="653476424" name="Grafik 1" descr="Ein Bild, das Handschrift, Kalligrafie, Entwurf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476424" name="Grafik 1" descr="Ein Bild, das Handschrift, Kalligrafie, Entwurf, Schrif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2E9F">
              <w:rPr>
                <w:rFonts w:ascii="Arial" w:hAnsi="Arial" w:cs="Arial"/>
                <w:sz w:val="18"/>
              </w:rPr>
              <w:t xml:space="preserve">Reutlingen, </w:t>
            </w:r>
            <w:r w:rsidR="00CD699F">
              <w:rPr>
                <w:rFonts w:ascii="Arial" w:hAnsi="Arial" w:cs="Arial"/>
                <w:sz w:val="18"/>
              </w:rPr>
              <w:t>01.11</w:t>
            </w:r>
            <w:r w:rsidRPr="00DF2E9F">
              <w:rPr>
                <w:rFonts w:ascii="Arial" w:hAnsi="Arial" w:cs="Arial"/>
                <w:sz w:val="18"/>
              </w:rPr>
              <w:t>.2025</w:t>
            </w:r>
          </w:p>
        </w:tc>
        <w:tc>
          <w:tcPr>
            <w:tcW w:w="5103" w:type="dxa"/>
            <w:gridSpan w:val="8"/>
            <w:vAlign w:val="bottom"/>
            <w:tcPrChange w:id="18" w:author="David Döbele" w:date="2025-11-04T06:59:00Z" w16du:dateUtc="2025-11-04T06:59:00Z">
              <w:tcPr>
                <w:tcW w:w="7229" w:type="dxa"/>
                <w:gridSpan w:val="8"/>
                <w:vAlign w:val="bottom"/>
              </w:tcPr>
            </w:tcPrChange>
          </w:tcPr>
          <w:p w14:paraId="6478BDEA" w14:textId="77777777" w:rsidR="00CC53DA" w:rsidRPr="00DF2E9F" w:rsidRDefault="00CC53DA" w:rsidP="00CC53DA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9039EA" w:rsidRDefault="00723643" w:rsidP="009039EA">
      <w:pPr>
        <w:spacing w:line="240" w:lineRule="auto"/>
        <w:rPr>
          <w:rFonts w:ascii="Arial" w:hAnsi="Arial" w:cs="Arial"/>
          <w:sz w:val="2"/>
          <w:szCs w:val="2"/>
        </w:rPr>
      </w:pPr>
    </w:p>
    <w:sectPr w:rsidR="00723643" w:rsidRPr="009039EA" w:rsidSect="00DF2E9F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30EE" w14:textId="77777777" w:rsidR="0019738B" w:rsidRDefault="0019738B" w:rsidP="00BE053D">
      <w:pPr>
        <w:spacing w:after="0" w:line="240" w:lineRule="auto"/>
      </w:pPr>
      <w:r>
        <w:separator/>
      </w:r>
    </w:p>
  </w:endnote>
  <w:endnote w:type="continuationSeparator" w:id="0">
    <w:p w14:paraId="0ADAF02F" w14:textId="77777777" w:rsidR="0019738B" w:rsidRDefault="001973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F9AE4" w14:textId="77777777" w:rsidR="0019738B" w:rsidRDefault="0019738B" w:rsidP="00BE053D">
      <w:pPr>
        <w:spacing w:after="0" w:line="240" w:lineRule="auto"/>
      </w:pPr>
      <w:r>
        <w:separator/>
      </w:r>
    </w:p>
  </w:footnote>
  <w:footnote w:type="continuationSeparator" w:id="0">
    <w:p w14:paraId="423DE5B5" w14:textId="77777777" w:rsidR="0019738B" w:rsidRDefault="001973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441FB"/>
    <w:multiLevelType w:val="hybridMultilevel"/>
    <w:tmpl w:val="9CCE0834"/>
    <w:lvl w:ilvl="0" w:tplc="B52A7C0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26D7"/>
    <w:multiLevelType w:val="hybridMultilevel"/>
    <w:tmpl w:val="4AF88452"/>
    <w:lvl w:ilvl="0" w:tplc="4F8058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5246E"/>
    <w:multiLevelType w:val="hybridMultilevel"/>
    <w:tmpl w:val="9C92FC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262F8"/>
    <w:multiLevelType w:val="hybridMultilevel"/>
    <w:tmpl w:val="41CE07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3514C5"/>
    <w:multiLevelType w:val="hybridMultilevel"/>
    <w:tmpl w:val="040A60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70FE1"/>
    <w:multiLevelType w:val="hybridMultilevel"/>
    <w:tmpl w:val="C38C8EE2"/>
    <w:lvl w:ilvl="0" w:tplc="695EB4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217A13"/>
    <w:multiLevelType w:val="hybridMultilevel"/>
    <w:tmpl w:val="995CD452"/>
    <w:lvl w:ilvl="0" w:tplc="5B36B9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401BF6"/>
    <w:multiLevelType w:val="hybridMultilevel"/>
    <w:tmpl w:val="B43E20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60DF1"/>
    <w:multiLevelType w:val="hybridMultilevel"/>
    <w:tmpl w:val="D3B68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108A7"/>
    <w:multiLevelType w:val="hybridMultilevel"/>
    <w:tmpl w:val="4858B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824BAD"/>
    <w:multiLevelType w:val="hybridMultilevel"/>
    <w:tmpl w:val="D99CC2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96B0B"/>
    <w:multiLevelType w:val="hybridMultilevel"/>
    <w:tmpl w:val="974A834A"/>
    <w:lvl w:ilvl="0" w:tplc="5B36B9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21"/>
  </w:num>
  <w:num w:numId="2" w16cid:durableId="377361294">
    <w:abstractNumId w:val="25"/>
  </w:num>
  <w:num w:numId="3" w16cid:durableId="336345113">
    <w:abstractNumId w:val="27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9"/>
  </w:num>
  <w:num w:numId="8" w16cid:durableId="1075594514">
    <w:abstractNumId w:val="32"/>
  </w:num>
  <w:num w:numId="9" w16cid:durableId="898982785">
    <w:abstractNumId w:val="18"/>
  </w:num>
  <w:num w:numId="10" w16cid:durableId="185335975">
    <w:abstractNumId w:val="35"/>
  </w:num>
  <w:num w:numId="11" w16cid:durableId="126824093">
    <w:abstractNumId w:val="9"/>
  </w:num>
  <w:num w:numId="12" w16cid:durableId="304623801">
    <w:abstractNumId w:val="10"/>
  </w:num>
  <w:num w:numId="13" w16cid:durableId="679821327">
    <w:abstractNumId w:val="14"/>
  </w:num>
  <w:num w:numId="14" w16cid:durableId="1121849525">
    <w:abstractNumId w:val="15"/>
  </w:num>
  <w:num w:numId="15" w16cid:durableId="1503474673">
    <w:abstractNumId w:val="31"/>
  </w:num>
  <w:num w:numId="16" w16cid:durableId="19404558">
    <w:abstractNumId w:val="8"/>
  </w:num>
  <w:num w:numId="17" w16cid:durableId="214433808">
    <w:abstractNumId w:val="24"/>
  </w:num>
  <w:num w:numId="18" w16cid:durableId="1430194805">
    <w:abstractNumId w:val="5"/>
  </w:num>
  <w:num w:numId="19" w16cid:durableId="1216696515">
    <w:abstractNumId w:val="26"/>
  </w:num>
  <w:num w:numId="20" w16cid:durableId="478157362">
    <w:abstractNumId w:val="16"/>
  </w:num>
  <w:num w:numId="21" w16cid:durableId="100032957">
    <w:abstractNumId w:val="17"/>
  </w:num>
  <w:num w:numId="22" w16cid:durableId="594166681">
    <w:abstractNumId w:val="22"/>
  </w:num>
  <w:num w:numId="23" w16cid:durableId="1852791210">
    <w:abstractNumId w:val="13"/>
  </w:num>
  <w:num w:numId="24" w16cid:durableId="1732848252">
    <w:abstractNumId w:val="29"/>
  </w:num>
  <w:num w:numId="25" w16cid:durableId="789590021">
    <w:abstractNumId w:val="33"/>
  </w:num>
  <w:num w:numId="26" w16cid:durableId="898321811">
    <w:abstractNumId w:val="23"/>
  </w:num>
  <w:num w:numId="27" w16cid:durableId="658266550">
    <w:abstractNumId w:val="30"/>
  </w:num>
  <w:num w:numId="28" w16cid:durableId="1100881117">
    <w:abstractNumId w:val="6"/>
  </w:num>
  <w:num w:numId="29" w16cid:durableId="489637549">
    <w:abstractNumId w:val="11"/>
  </w:num>
  <w:num w:numId="30" w16cid:durableId="1882596424">
    <w:abstractNumId w:val="7"/>
  </w:num>
  <w:num w:numId="31" w16cid:durableId="159975752">
    <w:abstractNumId w:val="20"/>
  </w:num>
  <w:num w:numId="32" w16cid:durableId="1133208952">
    <w:abstractNumId w:val="34"/>
  </w:num>
  <w:num w:numId="33" w16cid:durableId="916980693">
    <w:abstractNumId w:val="4"/>
  </w:num>
  <w:num w:numId="34" w16cid:durableId="1554465474">
    <w:abstractNumId w:val="3"/>
  </w:num>
  <w:num w:numId="35" w16cid:durableId="811563697">
    <w:abstractNumId w:val="12"/>
  </w:num>
  <w:num w:numId="36" w16cid:durableId="1618097217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78F"/>
    <w:rsid w:val="00020877"/>
    <w:rsid w:val="00027A90"/>
    <w:rsid w:val="00027C19"/>
    <w:rsid w:val="00027E0D"/>
    <w:rsid w:val="000307BD"/>
    <w:rsid w:val="0003141A"/>
    <w:rsid w:val="00046C07"/>
    <w:rsid w:val="000475CE"/>
    <w:rsid w:val="00056F33"/>
    <w:rsid w:val="00061D33"/>
    <w:rsid w:val="00064643"/>
    <w:rsid w:val="00075277"/>
    <w:rsid w:val="00080DAA"/>
    <w:rsid w:val="00087747"/>
    <w:rsid w:val="000878CF"/>
    <w:rsid w:val="000914BE"/>
    <w:rsid w:val="00092A2C"/>
    <w:rsid w:val="000A0036"/>
    <w:rsid w:val="000A1FDA"/>
    <w:rsid w:val="000B2086"/>
    <w:rsid w:val="000B24C8"/>
    <w:rsid w:val="000B2991"/>
    <w:rsid w:val="000B305B"/>
    <w:rsid w:val="000B57B6"/>
    <w:rsid w:val="000B63E2"/>
    <w:rsid w:val="000B6548"/>
    <w:rsid w:val="000D2EA6"/>
    <w:rsid w:val="000D6141"/>
    <w:rsid w:val="000D671A"/>
    <w:rsid w:val="000F6CE9"/>
    <w:rsid w:val="00103EC5"/>
    <w:rsid w:val="00116C6E"/>
    <w:rsid w:val="00125CA6"/>
    <w:rsid w:val="0013638D"/>
    <w:rsid w:val="0014365D"/>
    <w:rsid w:val="00152B7C"/>
    <w:rsid w:val="00156FC9"/>
    <w:rsid w:val="00160868"/>
    <w:rsid w:val="00160DD0"/>
    <w:rsid w:val="00161DDE"/>
    <w:rsid w:val="00162A5A"/>
    <w:rsid w:val="00164448"/>
    <w:rsid w:val="00172867"/>
    <w:rsid w:val="00173AD8"/>
    <w:rsid w:val="00174059"/>
    <w:rsid w:val="00175063"/>
    <w:rsid w:val="00175B6D"/>
    <w:rsid w:val="001834E4"/>
    <w:rsid w:val="0018604E"/>
    <w:rsid w:val="001901ED"/>
    <w:rsid w:val="0019483A"/>
    <w:rsid w:val="00197025"/>
    <w:rsid w:val="0019738B"/>
    <w:rsid w:val="001A46BF"/>
    <w:rsid w:val="001A481B"/>
    <w:rsid w:val="001B0186"/>
    <w:rsid w:val="001B62CA"/>
    <w:rsid w:val="001D25E1"/>
    <w:rsid w:val="001D4DCD"/>
    <w:rsid w:val="001F3948"/>
    <w:rsid w:val="001F4175"/>
    <w:rsid w:val="00206630"/>
    <w:rsid w:val="00223A4D"/>
    <w:rsid w:val="00223B78"/>
    <w:rsid w:val="0022471E"/>
    <w:rsid w:val="002276ED"/>
    <w:rsid w:val="0023054D"/>
    <w:rsid w:val="00232CB5"/>
    <w:rsid w:val="00234A7E"/>
    <w:rsid w:val="00240504"/>
    <w:rsid w:val="00243475"/>
    <w:rsid w:val="0024373D"/>
    <w:rsid w:val="002508C2"/>
    <w:rsid w:val="00267252"/>
    <w:rsid w:val="00271049"/>
    <w:rsid w:val="002812D2"/>
    <w:rsid w:val="00282DB0"/>
    <w:rsid w:val="00285184"/>
    <w:rsid w:val="002946FB"/>
    <w:rsid w:val="002A796C"/>
    <w:rsid w:val="002B2091"/>
    <w:rsid w:val="002C0792"/>
    <w:rsid w:val="002C0E1E"/>
    <w:rsid w:val="002C2FDC"/>
    <w:rsid w:val="002C6972"/>
    <w:rsid w:val="002D2B32"/>
    <w:rsid w:val="002D4516"/>
    <w:rsid w:val="002F46AD"/>
    <w:rsid w:val="003057E8"/>
    <w:rsid w:val="003101F0"/>
    <w:rsid w:val="00310948"/>
    <w:rsid w:val="00314B7A"/>
    <w:rsid w:val="00324BC5"/>
    <w:rsid w:val="00340BAB"/>
    <w:rsid w:val="003418E0"/>
    <w:rsid w:val="00345ED7"/>
    <w:rsid w:val="00347F8D"/>
    <w:rsid w:val="003578D3"/>
    <w:rsid w:val="00360408"/>
    <w:rsid w:val="00372F7B"/>
    <w:rsid w:val="003733E5"/>
    <w:rsid w:val="003843A9"/>
    <w:rsid w:val="00390EA6"/>
    <w:rsid w:val="003D5A6F"/>
    <w:rsid w:val="003E0095"/>
    <w:rsid w:val="003E27C3"/>
    <w:rsid w:val="003F2E47"/>
    <w:rsid w:val="003F3E3F"/>
    <w:rsid w:val="003F67B9"/>
    <w:rsid w:val="004067B8"/>
    <w:rsid w:val="00413A25"/>
    <w:rsid w:val="0041441F"/>
    <w:rsid w:val="004154BE"/>
    <w:rsid w:val="00416FE8"/>
    <w:rsid w:val="00417814"/>
    <w:rsid w:val="0042013D"/>
    <w:rsid w:val="00420203"/>
    <w:rsid w:val="00422F83"/>
    <w:rsid w:val="00426D7E"/>
    <w:rsid w:val="00427A51"/>
    <w:rsid w:val="0043430C"/>
    <w:rsid w:val="00435E6D"/>
    <w:rsid w:val="00443668"/>
    <w:rsid w:val="004448CB"/>
    <w:rsid w:val="00445B77"/>
    <w:rsid w:val="00456B0D"/>
    <w:rsid w:val="00474173"/>
    <w:rsid w:val="00476AF8"/>
    <w:rsid w:val="0047746C"/>
    <w:rsid w:val="00484FD7"/>
    <w:rsid w:val="004926B4"/>
    <w:rsid w:val="004929FB"/>
    <w:rsid w:val="004A54BA"/>
    <w:rsid w:val="004B6A5E"/>
    <w:rsid w:val="004D7DE7"/>
    <w:rsid w:val="00507EA7"/>
    <w:rsid w:val="00511BFF"/>
    <w:rsid w:val="005230DD"/>
    <w:rsid w:val="00526089"/>
    <w:rsid w:val="00527A28"/>
    <w:rsid w:val="00527DCA"/>
    <w:rsid w:val="00535FE7"/>
    <w:rsid w:val="005429CE"/>
    <w:rsid w:val="00561C9A"/>
    <w:rsid w:val="00563ECF"/>
    <w:rsid w:val="005716D4"/>
    <w:rsid w:val="00571B60"/>
    <w:rsid w:val="00585A4D"/>
    <w:rsid w:val="00592BC3"/>
    <w:rsid w:val="005A5E1B"/>
    <w:rsid w:val="005B0480"/>
    <w:rsid w:val="005B6891"/>
    <w:rsid w:val="005C01A3"/>
    <w:rsid w:val="005D2E3D"/>
    <w:rsid w:val="005D6329"/>
    <w:rsid w:val="005E04F1"/>
    <w:rsid w:val="005E57F6"/>
    <w:rsid w:val="005E7529"/>
    <w:rsid w:val="005F3565"/>
    <w:rsid w:val="006058D8"/>
    <w:rsid w:val="00610200"/>
    <w:rsid w:val="00610AF7"/>
    <w:rsid w:val="00622544"/>
    <w:rsid w:val="00623699"/>
    <w:rsid w:val="00632D5A"/>
    <w:rsid w:val="00635515"/>
    <w:rsid w:val="0063793E"/>
    <w:rsid w:val="006546FD"/>
    <w:rsid w:val="00654ACB"/>
    <w:rsid w:val="00665BF3"/>
    <w:rsid w:val="006732D6"/>
    <w:rsid w:val="00693E09"/>
    <w:rsid w:val="006A1B45"/>
    <w:rsid w:val="006A2DE9"/>
    <w:rsid w:val="006A3DFB"/>
    <w:rsid w:val="006A7230"/>
    <w:rsid w:val="006B33DA"/>
    <w:rsid w:val="006B4A95"/>
    <w:rsid w:val="006B4E32"/>
    <w:rsid w:val="006B6B88"/>
    <w:rsid w:val="006B72C7"/>
    <w:rsid w:val="006B7F78"/>
    <w:rsid w:val="006C2252"/>
    <w:rsid w:val="006C4D19"/>
    <w:rsid w:val="006D7F7F"/>
    <w:rsid w:val="006E2C9C"/>
    <w:rsid w:val="006E40EF"/>
    <w:rsid w:val="006F0039"/>
    <w:rsid w:val="006F69A4"/>
    <w:rsid w:val="007014DB"/>
    <w:rsid w:val="007079B1"/>
    <w:rsid w:val="00707FF1"/>
    <w:rsid w:val="00711CEF"/>
    <w:rsid w:val="0071255B"/>
    <w:rsid w:val="00713BC4"/>
    <w:rsid w:val="00720320"/>
    <w:rsid w:val="007203DE"/>
    <w:rsid w:val="00722D1B"/>
    <w:rsid w:val="00723643"/>
    <w:rsid w:val="00725D3C"/>
    <w:rsid w:val="00733DA1"/>
    <w:rsid w:val="00737822"/>
    <w:rsid w:val="00737CAA"/>
    <w:rsid w:val="0074111D"/>
    <w:rsid w:val="00753D4A"/>
    <w:rsid w:val="00756912"/>
    <w:rsid w:val="00760FD0"/>
    <w:rsid w:val="00761609"/>
    <w:rsid w:val="00763DCE"/>
    <w:rsid w:val="00765C87"/>
    <w:rsid w:val="00770CE4"/>
    <w:rsid w:val="007712AC"/>
    <w:rsid w:val="00776C46"/>
    <w:rsid w:val="0078260B"/>
    <w:rsid w:val="007838D1"/>
    <w:rsid w:val="00785254"/>
    <w:rsid w:val="00785853"/>
    <w:rsid w:val="007966F0"/>
    <w:rsid w:val="00797BFC"/>
    <w:rsid w:val="007A720F"/>
    <w:rsid w:val="007B3582"/>
    <w:rsid w:val="007B3E23"/>
    <w:rsid w:val="007B707D"/>
    <w:rsid w:val="007C5EDE"/>
    <w:rsid w:val="007C6A3C"/>
    <w:rsid w:val="007C791F"/>
    <w:rsid w:val="007D4BEE"/>
    <w:rsid w:val="007D5BE9"/>
    <w:rsid w:val="007F6179"/>
    <w:rsid w:val="007F6C95"/>
    <w:rsid w:val="008050E4"/>
    <w:rsid w:val="00806B47"/>
    <w:rsid w:val="0082257D"/>
    <w:rsid w:val="008343C7"/>
    <w:rsid w:val="00853438"/>
    <w:rsid w:val="0086318D"/>
    <w:rsid w:val="00866846"/>
    <w:rsid w:val="00870EAC"/>
    <w:rsid w:val="00875DA9"/>
    <w:rsid w:val="0089009D"/>
    <w:rsid w:val="008929CB"/>
    <w:rsid w:val="00895E38"/>
    <w:rsid w:val="00897F95"/>
    <w:rsid w:val="008A782B"/>
    <w:rsid w:val="008B0FC0"/>
    <w:rsid w:val="008B7905"/>
    <w:rsid w:val="008C429A"/>
    <w:rsid w:val="008C5C35"/>
    <w:rsid w:val="008D05DC"/>
    <w:rsid w:val="008E1F3D"/>
    <w:rsid w:val="008E21A6"/>
    <w:rsid w:val="008E2D99"/>
    <w:rsid w:val="009039EA"/>
    <w:rsid w:val="009053D7"/>
    <w:rsid w:val="009067E1"/>
    <w:rsid w:val="0091331D"/>
    <w:rsid w:val="00921D55"/>
    <w:rsid w:val="0093223C"/>
    <w:rsid w:val="009352B2"/>
    <w:rsid w:val="00940EAC"/>
    <w:rsid w:val="00941A87"/>
    <w:rsid w:val="009501C2"/>
    <w:rsid w:val="0096255E"/>
    <w:rsid w:val="009668B9"/>
    <w:rsid w:val="00970E72"/>
    <w:rsid w:val="00976577"/>
    <w:rsid w:val="00991AA0"/>
    <w:rsid w:val="00992637"/>
    <w:rsid w:val="00996356"/>
    <w:rsid w:val="00997D9A"/>
    <w:rsid w:val="009B1B3E"/>
    <w:rsid w:val="009D7C49"/>
    <w:rsid w:val="009E7297"/>
    <w:rsid w:val="009E7486"/>
    <w:rsid w:val="009F572F"/>
    <w:rsid w:val="00A0257D"/>
    <w:rsid w:val="00A03BBA"/>
    <w:rsid w:val="00A054F5"/>
    <w:rsid w:val="00A12EDC"/>
    <w:rsid w:val="00A1704F"/>
    <w:rsid w:val="00A26D0D"/>
    <w:rsid w:val="00A33BDE"/>
    <w:rsid w:val="00A34885"/>
    <w:rsid w:val="00A37272"/>
    <w:rsid w:val="00A4016A"/>
    <w:rsid w:val="00A43BC1"/>
    <w:rsid w:val="00A44755"/>
    <w:rsid w:val="00A47142"/>
    <w:rsid w:val="00A47C23"/>
    <w:rsid w:val="00A74225"/>
    <w:rsid w:val="00A936D5"/>
    <w:rsid w:val="00AA1EB0"/>
    <w:rsid w:val="00AA2DA3"/>
    <w:rsid w:val="00AA5A9C"/>
    <w:rsid w:val="00AB016A"/>
    <w:rsid w:val="00AB2A5A"/>
    <w:rsid w:val="00AB3FFC"/>
    <w:rsid w:val="00AD28F8"/>
    <w:rsid w:val="00AE2693"/>
    <w:rsid w:val="00AF04FF"/>
    <w:rsid w:val="00B0230B"/>
    <w:rsid w:val="00B02868"/>
    <w:rsid w:val="00B04662"/>
    <w:rsid w:val="00B17D95"/>
    <w:rsid w:val="00B23509"/>
    <w:rsid w:val="00B35202"/>
    <w:rsid w:val="00B359DB"/>
    <w:rsid w:val="00B35A2B"/>
    <w:rsid w:val="00B3632B"/>
    <w:rsid w:val="00B409D8"/>
    <w:rsid w:val="00B40BEF"/>
    <w:rsid w:val="00B46D34"/>
    <w:rsid w:val="00B5178D"/>
    <w:rsid w:val="00B67B85"/>
    <w:rsid w:val="00B67F1F"/>
    <w:rsid w:val="00B701D7"/>
    <w:rsid w:val="00B75489"/>
    <w:rsid w:val="00B90595"/>
    <w:rsid w:val="00B97DD5"/>
    <w:rsid w:val="00BA215A"/>
    <w:rsid w:val="00BA57A4"/>
    <w:rsid w:val="00BB5F09"/>
    <w:rsid w:val="00BC0D9F"/>
    <w:rsid w:val="00BC2820"/>
    <w:rsid w:val="00BD202C"/>
    <w:rsid w:val="00BE053D"/>
    <w:rsid w:val="00BF056E"/>
    <w:rsid w:val="00BF1A7A"/>
    <w:rsid w:val="00BF1FA3"/>
    <w:rsid w:val="00BF59C4"/>
    <w:rsid w:val="00C00974"/>
    <w:rsid w:val="00C018E4"/>
    <w:rsid w:val="00C066FA"/>
    <w:rsid w:val="00C15155"/>
    <w:rsid w:val="00C15A11"/>
    <w:rsid w:val="00C25387"/>
    <w:rsid w:val="00C54ADE"/>
    <w:rsid w:val="00C54BE3"/>
    <w:rsid w:val="00C57BE9"/>
    <w:rsid w:val="00C57F80"/>
    <w:rsid w:val="00C768ED"/>
    <w:rsid w:val="00C82A8F"/>
    <w:rsid w:val="00C916C2"/>
    <w:rsid w:val="00C91F64"/>
    <w:rsid w:val="00CA2C97"/>
    <w:rsid w:val="00CA6AFF"/>
    <w:rsid w:val="00CC27B0"/>
    <w:rsid w:val="00CC53DA"/>
    <w:rsid w:val="00CC7F56"/>
    <w:rsid w:val="00CD1B12"/>
    <w:rsid w:val="00CD55DC"/>
    <w:rsid w:val="00CD699F"/>
    <w:rsid w:val="00CE1BBC"/>
    <w:rsid w:val="00CE2595"/>
    <w:rsid w:val="00CE28CC"/>
    <w:rsid w:val="00CE72FC"/>
    <w:rsid w:val="00CF31EE"/>
    <w:rsid w:val="00CF7590"/>
    <w:rsid w:val="00D1492F"/>
    <w:rsid w:val="00D17B69"/>
    <w:rsid w:val="00D3003C"/>
    <w:rsid w:val="00D331F4"/>
    <w:rsid w:val="00D45044"/>
    <w:rsid w:val="00D470E4"/>
    <w:rsid w:val="00D52142"/>
    <w:rsid w:val="00D5280E"/>
    <w:rsid w:val="00D61F14"/>
    <w:rsid w:val="00D6342B"/>
    <w:rsid w:val="00D713BA"/>
    <w:rsid w:val="00D74E34"/>
    <w:rsid w:val="00D7563D"/>
    <w:rsid w:val="00D80D6B"/>
    <w:rsid w:val="00D82176"/>
    <w:rsid w:val="00D859B6"/>
    <w:rsid w:val="00D879A2"/>
    <w:rsid w:val="00D90950"/>
    <w:rsid w:val="00DA69DF"/>
    <w:rsid w:val="00DB33F8"/>
    <w:rsid w:val="00DD38E2"/>
    <w:rsid w:val="00DD3934"/>
    <w:rsid w:val="00DD6F77"/>
    <w:rsid w:val="00DE096F"/>
    <w:rsid w:val="00DE5F9E"/>
    <w:rsid w:val="00DF2E9F"/>
    <w:rsid w:val="00E02B92"/>
    <w:rsid w:val="00E13110"/>
    <w:rsid w:val="00E24DF1"/>
    <w:rsid w:val="00E4224A"/>
    <w:rsid w:val="00E431ED"/>
    <w:rsid w:val="00E53DD2"/>
    <w:rsid w:val="00E62105"/>
    <w:rsid w:val="00E64FF5"/>
    <w:rsid w:val="00E700DE"/>
    <w:rsid w:val="00E907EC"/>
    <w:rsid w:val="00EA5421"/>
    <w:rsid w:val="00EB34FC"/>
    <w:rsid w:val="00EB5816"/>
    <w:rsid w:val="00EC2B10"/>
    <w:rsid w:val="00ED0EA9"/>
    <w:rsid w:val="00EF77DF"/>
    <w:rsid w:val="00F11BEF"/>
    <w:rsid w:val="00F211C5"/>
    <w:rsid w:val="00F23349"/>
    <w:rsid w:val="00F258E7"/>
    <w:rsid w:val="00F30A0A"/>
    <w:rsid w:val="00F31B84"/>
    <w:rsid w:val="00F3359C"/>
    <w:rsid w:val="00F631EC"/>
    <w:rsid w:val="00F64C22"/>
    <w:rsid w:val="00F64FA7"/>
    <w:rsid w:val="00F66FB5"/>
    <w:rsid w:val="00F74D19"/>
    <w:rsid w:val="00F80053"/>
    <w:rsid w:val="00F82AB6"/>
    <w:rsid w:val="00FA02C7"/>
    <w:rsid w:val="00FA177D"/>
    <w:rsid w:val="00FA4186"/>
    <w:rsid w:val="00FA7988"/>
    <w:rsid w:val="00FB24D5"/>
    <w:rsid w:val="00FB500E"/>
    <w:rsid w:val="00FC0531"/>
    <w:rsid w:val="00FC13F0"/>
    <w:rsid w:val="00FC586A"/>
    <w:rsid w:val="00FD0FB7"/>
    <w:rsid w:val="00FD2E56"/>
    <w:rsid w:val="00FD4690"/>
    <w:rsid w:val="00FE15A1"/>
    <w:rsid w:val="00FE79A2"/>
    <w:rsid w:val="00F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E269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E269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E269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E269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E269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E26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2843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29</cp:revision>
  <cp:lastPrinted>2025-04-04T14:26:00Z</cp:lastPrinted>
  <dcterms:created xsi:type="dcterms:W3CDTF">2025-11-02T18:25:00Z</dcterms:created>
  <dcterms:modified xsi:type="dcterms:W3CDTF">2025-11-04T06:59:00Z</dcterms:modified>
</cp:coreProperties>
</file>