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1E57DC0" w:rsidR="006D2592" w:rsidRPr="00357BF6" w:rsidRDefault="00CE7154" w:rsidP="006A7895">
      <w:pPr>
        <w:spacing w:after="0" w:line="240" w:lineRule="auto"/>
        <w:jc w:val="right"/>
        <w:rPr>
          <w:rFonts w:ascii="Georgia" w:hAnsi="Georgia" w:cs="Times New Roman"/>
          <w:sz w:val="20"/>
          <w:szCs w:val="20"/>
          <w:rPrChange w:id="0" w:author="David Döbele" w:date="2021-11-02T19:47:00Z">
            <w:rPr>
              <w:rFonts w:ascii="Georgia" w:hAnsi="Georgia" w:cs="Times New Roman"/>
              <w:sz w:val="21"/>
              <w:szCs w:val="21"/>
            </w:rPr>
          </w:rPrChange>
        </w:rPr>
      </w:pPr>
      <w:r w:rsidRPr="00357BF6">
        <w:rPr>
          <w:rFonts w:ascii="Georgia" w:hAnsi="Georgia" w:cs="Times New Roman"/>
          <w:sz w:val="20"/>
          <w:szCs w:val="20"/>
          <w:rPrChange w:id="1" w:author="David Döbele" w:date="2021-11-02T19:47:00Z">
            <w:rPr>
              <w:rFonts w:ascii="Georgia" w:hAnsi="Georgia" w:cs="Times New Roman"/>
              <w:sz w:val="21"/>
              <w:szCs w:val="21"/>
            </w:rPr>
          </w:rPrChange>
        </w:rPr>
        <w:t>Gregor</w:t>
      </w:r>
      <w:r w:rsidR="003D5D1E" w:rsidRPr="00357BF6">
        <w:rPr>
          <w:rFonts w:ascii="Georgia" w:hAnsi="Georgia" w:cs="Times New Roman"/>
          <w:sz w:val="20"/>
          <w:szCs w:val="20"/>
          <w:rPrChange w:id="2" w:author="David Döbele" w:date="2021-11-02T19:47:00Z">
            <w:rPr>
              <w:rFonts w:ascii="Georgia" w:hAnsi="Georgia" w:cs="Times New Roman"/>
              <w:sz w:val="21"/>
              <w:szCs w:val="21"/>
            </w:rPr>
          </w:rPrChange>
        </w:rPr>
        <w:t xml:space="preserve"> </w:t>
      </w:r>
      <w:r w:rsidRPr="00357BF6">
        <w:rPr>
          <w:rFonts w:ascii="Georgia" w:hAnsi="Georgia" w:cs="Times New Roman"/>
          <w:sz w:val="20"/>
          <w:szCs w:val="20"/>
          <w:rPrChange w:id="3" w:author="David Döbele" w:date="2021-11-02T19:47:00Z">
            <w:rPr>
              <w:rFonts w:ascii="Georgia" w:hAnsi="Georgia" w:cs="Times New Roman"/>
              <w:sz w:val="21"/>
              <w:szCs w:val="21"/>
            </w:rPr>
          </w:rPrChange>
        </w:rPr>
        <w:t>Retzlaff</w:t>
      </w:r>
    </w:p>
    <w:p w14:paraId="2458A2A0" w14:textId="71959155" w:rsidR="00857C6F" w:rsidRPr="00357BF6" w:rsidRDefault="00CE7154" w:rsidP="006A7895">
      <w:pPr>
        <w:spacing w:after="0" w:line="240" w:lineRule="auto"/>
        <w:jc w:val="right"/>
        <w:rPr>
          <w:rFonts w:ascii="Georgia" w:hAnsi="Georgia" w:cs="Times New Roman"/>
          <w:sz w:val="20"/>
          <w:szCs w:val="20"/>
          <w:rPrChange w:id="4" w:author="David Döbele" w:date="2021-11-02T19:47:00Z">
            <w:rPr>
              <w:rFonts w:ascii="Georgia" w:hAnsi="Georgia" w:cs="Times New Roman"/>
              <w:sz w:val="21"/>
              <w:szCs w:val="21"/>
            </w:rPr>
          </w:rPrChange>
        </w:rPr>
      </w:pPr>
      <w:proofErr w:type="spellStart"/>
      <w:r w:rsidRPr="00357BF6">
        <w:rPr>
          <w:rFonts w:ascii="Georgia" w:hAnsi="Georgia" w:cs="Times New Roman"/>
          <w:sz w:val="20"/>
          <w:szCs w:val="20"/>
          <w:rPrChange w:id="5" w:author="David Döbele" w:date="2021-11-02T19:47:00Z">
            <w:rPr>
              <w:rFonts w:ascii="Georgia" w:hAnsi="Georgia" w:cs="Times New Roman"/>
              <w:sz w:val="21"/>
              <w:szCs w:val="21"/>
            </w:rPr>
          </w:rPrChange>
        </w:rPr>
        <w:t>Obergrünewalderstraße</w:t>
      </w:r>
      <w:proofErr w:type="spellEnd"/>
      <w:r w:rsidR="003D5D1E" w:rsidRPr="00357BF6">
        <w:rPr>
          <w:rFonts w:ascii="Georgia" w:hAnsi="Georgia" w:cs="Times New Roman"/>
          <w:sz w:val="20"/>
          <w:szCs w:val="20"/>
          <w:rPrChange w:id="6" w:author="David Döbele" w:date="2021-11-02T19:47:00Z">
            <w:rPr>
              <w:rFonts w:ascii="Georgia" w:hAnsi="Georgia" w:cs="Times New Roman"/>
              <w:sz w:val="21"/>
              <w:szCs w:val="21"/>
            </w:rPr>
          </w:rPrChange>
        </w:rPr>
        <w:t xml:space="preserve"> </w:t>
      </w:r>
      <w:r w:rsidRPr="00357BF6">
        <w:rPr>
          <w:rFonts w:ascii="Georgia" w:hAnsi="Georgia" w:cs="Times New Roman"/>
          <w:sz w:val="20"/>
          <w:szCs w:val="20"/>
          <w:rPrChange w:id="7" w:author="David Döbele" w:date="2021-11-02T19:47:00Z">
            <w:rPr>
              <w:rFonts w:ascii="Georgia" w:hAnsi="Georgia" w:cs="Times New Roman"/>
              <w:sz w:val="21"/>
              <w:szCs w:val="21"/>
            </w:rPr>
          </w:rPrChange>
        </w:rPr>
        <w:t>10a</w:t>
      </w:r>
    </w:p>
    <w:p w14:paraId="451AEE20" w14:textId="37095961" w:rsidR="00857C6F" w:rsidRPr="00357BF6" w:rsidRDefault="00CE7154" w:rsidP="006A7895">
      <w:pPr>
        <w:spacing w:after="0" w:line="240" w:lineRule="auto"/>
        <w:jc w:val="right"/>
        <w:rPr>
          <w:rFonts w:ascii="Georgia" w:hAnsi="Georgia" w:cs="Times New Roman"/>
          <w:sz w:val="20"/>
          <w:szCs w:val="20"/>
          <w:rPrChange w:id="8" w:author="David Döbele" w:date="2021-11-02T19:47:00Z">
            <w:rPr>
              <w:rFonts w:ascii="Georgia" w:hAnsi="Georgia" w:cs="Times New Roman"/>
              <w:sz w:val="21"/>
              <w:szCs w:val="21"/>
            </w:rPr>
          </w:rPrChange>
        </w:rPr>
      </w:pPr>
      <w:r w:rsidRPr="00357BF6">
        <w:rPr>
          <w:rFonts w:ascii="Georgia" w:hAnsi="Georgia" w:cs="Times New Roman"/>
          <w:sz w:val="20"/>
          <w:szCs w:val="20"/>
          <w:rPrChange w:id="9" w:author="David Döbele" w:date="2021-11-02T19:47:00Z">
            <w:rPr>
              <w:rFonts w:ascii="Georgia" w:hAnsi="Georgia" w:cs="Times New Roman"/>
              <w:sz w:val="21"/>
              <w:szCs w:val="21"/>
            </w:rPr>
          </w:rPrChange>
        </w:rPr>
        <w:t>42103</w:t>
      </w:r>
      <w:r w:rsidR="00857C6F" w:rsidRPr="00357BF6">
        <w:rPr>
          <w:rFonts w:ascii="Georgia" w:hAnsi="Georgia" w:cs="Times New Roman"/>
          <w:sz w:val="20"/>
          <w:szCs w:val="20"/>
          <w:rPrChange w:id="10" w:author="David Döbele" w:date="2021-11-02T19:47:00Z">
            <w:rPr>
              <w:rFonts w:ascii="Georgia" w:hAnsi="Georgia" w:cs="Times New Roman"/>
              <w:sz w:val="21"/>
              <w:szCs w:val="21"/>
            </w:rPr>
          </w:rPrChange>
        </w:rPr>
        <w:t xml:space="preserve"> </w:t>
      </w:r>
      <w:r w:rsidRPr="00357BF6">
        <w:rPr>
          <w:rFonts w:ascii="Georgia" w:hAnsi="Georgia" w:cs="Times New Roman"/>
          <w:sz w:val="20"/>
          <w:szCs w:val="20"/>
          <w:rPrChange w:id="11" w:author="David Döbele" w:date="2021-11-02T19:47:00Z">
            <w:rPr>
              <w:rFonts w:ascii="Georgia" w:hAnsi="Georgia" w:cs="Times New Roman"/>
              <w:sz w:val="21"/>
              <w:szCs w:val="21"/>
            </w:rPr>
          </w:rPrChange>
        </w:rPr>
        <w:t>Wuppertal</w:t>
      </w:r>
    </w:p>
    <w:p w14:paraId="12BA391A" w14:textId="68582CCF" w:rsidR="006A7895" w:rsidRPr="00357BF6" w:rsidRDefault="00CE7154" w:rsidP="006A7895">
      <w:pPr>
        <w:spacing w:after="0" w:line="240" w:lineRule="auto"/>
        <w:jc w:val="right"/>
        <w:rPr>
          <w:rFonts w:ascii="Georgia" w:hAnsi="Georgia" w:cs="Times New Roman"/>
          <w:sz w:val="20"/>
          <w:szCs w:val="20"/>
          <w:rPrChange w:id="12" w:author="David Döbele" w:date="2021-11-02T19:47:00Z">
            <w:rPr>
              <w:rFonts w:ascii="Georgia" w:hAnsi="Georgia" w:cs="Times New Roman"/>
              <w:sz w:val="21"/>
              <w:szCs w:val="21"/>
            </w:rPr>
          </w:rPrChange>
        </w:rPr>
      </w:pPr>
      <w:r w:rsidRPr="00357BF6">
        <w:rPr>
          <w:rFonts w:ascii="Georgia" w:hAnsi="Georgia" w:cs="Georgia"/>
          <w:color w:val="000000"/>
          <w:sz w:val="20"/>
          <w:szCs w:val="20"/>
          <w:rPrChange w:id="13" w:author="David Döbele" w:date="2021-11-02T19:47:00Z">
            <w:rPr>
              <w:rFonts w:ascii="Georgia" w:hAnsi="Georgia" w:cs="Georgia"/>
              <w:color w:val="000000"/>
              <w:sz w:val="21"/>
              <w:szCs w:val="21"/>
            </w:rPr>
          </w:rPrChange>
        </w:rPr>
        <w:t>retzlaff.gregor</w:t>
      </w:r>
      <w:r w:rsidR="00857C6F" w:rsidRPr="00357BF6">
        <w:rPr>
          <w:rFonts w:ascii="Georgia" w:hAnsi="Georgia" w:cs="Georgia"/>
          <w:color w:val="000000"/>
          <w:sz w:val="20"/>
          <w:szCs w:val="20"/>
          <w:rPrChange w:id="14" w:author="David Döbele" w:date="2021-11-02T19:47:00Z">
            <w:rPr>
              <w:rFonts w:ascii="Georgia" w:hAnsi="Georgia" w:cs="Georgia"/>
              <w:color w:val="000000"/>
              <w:sz w:val="21"/>
              <w:szCs w:val="21"/>
            </w:rPr>
          </w:rPrChange>
        </w:rPr>
        <w:t>@</w:t>
      </w:r>
      <w:r w:rsidRPr="00357BF6">
        <w:rPr>
          <w:rFonts w:ascii="Georgia" w:hAnsi="Georgia" w:cs="Georgia"/>
          <w:color w:val="000000"/>
          <w:sz w:val="20"/>
          <w:szCs w:val="20"/>
          <w:rPrChange w:id="15" w:author="David Döbele" w:date="2021-11-02T19:47:00Z">
            <w:rPr>
              <w:rFonts w:ascii="Georgia" w:hAnsi="Georgia" w:cs="Georgia"/>
              <w:color w:val="000000"/>
              <w:sz w:val="21"/>
              <w:szCs w:val="21"/>
            </w:rPr>
          </w:rPrChange>
        </w:rPr>
        <w:t>gmail</w:t>
      </w:r>
      <w:r w:rsidR="00857C6F" w:rsidRPr="00357BF6">
        <w:rPr>
          <w:rFonts w:ascii="Georgia" w:hAnsi="Georgia" w:cs="Georgia"/>
          <w:color w:val="000000"/>
          <w:sz w:val="20"/>
          <w:szCs w:val="20"/>
          <w:rPrChange w:id="16" w:author="David Döbele" w:date="2021-11-02T19:47:00Z">
            <w:rPr>
              <w:rFonts w:ascii="Georgia" w:hAnsi="Georgia" w:cs="Georgia"/>
              <w:color w:val="000000"/>
              <w:sz w:val="21"/>
              <w:szCs w:val="21"/>
            </w:rPr>
          </w:rPrChange>
        </w:rPr>
        <w:t>.com</w:t>
      </w:r>
    </w:p>
    <w:p w14:paraId="2E7278C7" w14:textId="30DBF52F" w:rsidR="00F74175" w:rsidRPr="00357BF6" w:rsidRDefault="006D2592" w:rsidP="00E65B09">
      <w:pPr>
        <w:spacing w:after="0"/>
        <w:jc w:val="right"/>
        <w:rPr>
          <w:rFonts w:ascii="Georgia" w:hAnsi="Georgia" w:cs="Georgia"/>
          <w:color w:val="000000"/>
          <w:sz w:val="20"/>
          <w:szCs w:val="20"/>
          <w:rPrChange w:id="17" w:author="David Döbele" w:date="2021-11-02T19:47:00Z">
            <w:rPr>
              <w:rFonts w:ascii="Georgia" w:hAnsi="Georgia" w:cs="Georgia"/>
              <w:color w:val="000000"/>
              <w:sz w:val="21"/>
              <w:szCs w:val="21"/>
            </w:rPr>
          </w:rPrChange>
        </w:rPr>
      </w:pPr>
      <w:r w:rsidRPr="00357BF6">
        <w:rPr>
          <w:rFonts w:ascii="Georgia" w:hAnsi="Georgia" w:cs="Georgia"/>
          <w:color w:val="000000"/>
          <w:sz w:val="20"/>
          <w:szCs w:val="20"/>
          <w:rPrChange w:id="18" w:author="David Döbele" w:date="2021-11-02T19:47:00Z">
            <w:rPr>
              <w:rFonts w:ascii="Georgia" w:hAnsi="Georgia" w:cs="Georgia"/>
              <w:color w:val="000000"/>
              <w:sz w:val="21"/>
              <w:szCs w:val="21"/>
            </w:rPr>
          </w:rPrChange>
        </w:rPr>
        <w:t>+</w:t>
      </w:r>
      <w:r w:rsidR="00857C6F" w:rsidRPr="00357BF6">
        <w:rPr>
          <w:rFonts w:ascii="Georgia" w:hAnsi="Georgia" w:cs="Georgia"/>
          <w:color w:val="000000"/>
          <w:sz w:val="20"/>
          <w:szCs w:val="20"/>
          <w:rPrChange w:id="19" w:author="David Döbele" w:date="2021-11-02T19:47:00Z">
            <w:rPr>
              <w:rFonts w:ascii="Georgia" w:hAnsi="Georgia" w:cs="Georgia"/>
              <w:color w:val="000000"/>
              <w:sz w:val="21"/>
              <w:szCs w:val="21"/>
            </w:rPr>
          </w:rPrChange>
        </w:rPr>
        <w:t xml:space="preserve">49 </w:t>
      </w:r>
      <w:r w:rsidR="00CE7154" w:rsidRPr="00357BF6">
        <w:rPr>
          <w:rFonts w:ascii="Georgia" w:hAnsi="Georgia" w:cs="Georgia"/>
          <w:color w:val="000000"/>
          <w:sz w:val="20"/>
          <w:szCs w:val="20"/>
          <w:rPrChange w:id="20" w:author="David Döbele" w:date="2021-11-02T19:47:00Z">
            <w:rPr>
              <w:rFonts w:ascii="Georgia" w:hAnsi="Georgia" w:cs="Georgia"/>
              <w:color w:val="000000"/>
              <w:sz w:val="21"/>
              <w:szCs w:val="21"/>
            </w:rPr>
          </w:rPrChange>
        </w:rPr>
        <w:t>170</w:t>
      </w:r>
      <w:r w:rsidR="00857C6F" w:rsidRPr="00357BF6">
        <w:rPr>
          <w:rFonts w:ascii="Georgia" w:hAnsi="Georgia" w:cs="Georgia"/>
          <w:color w:val="000000"/>
          <w:sz w:val="20"/>
          <w:szCs w:val="20"/>
          <w:rPrChange w:id="21" w:author="David Döbele" w:date="2021-11-02T19:47:00Z">
            <w:rPr>
              <w:rFonts w:ascii="Georgia" w:hAnsi="Georgia" w:cs="Georgia"/>
              <w:color w:val="000000"/>
              <w:sz w:val="21"/>
              <w:szCs w:val="21"/>
            </w:rPr>
          </w:rPrChange>
        </w:rPr>
        <w:t xml:space="preserve"> </w:t>
      </w:r>
      <w:r w:rsidR="00CE7154" w:rsidRPr="00357BF6">
        <w:rPr>
          <w:rFonts w:ascii="Georgia" w:hAnsi="Georgia" w:cs="Georgia"/>
          <w:color w:val="000000"/>
          <w:sz w:val="20"/>
          <w:szCs w:val="20"/>
          <w:rPrChange w:id="22" w:author="David Döbele" w:date="2021-11-02T19:47:00Z">
            <w:rPr>
              <w:rFonts w:ascii="Georgia" w:hAnsi="Georgia" w:cs="Georgia"/>
              <w:color w:val="000000"/>
              <w:sz w:val="21"/>
              <w:szCs w:val="21"/>
            </w:rPr>
          </w:rPrChange>
        </w:rPr>
        <w:t>4386465</w:t>
      </w:r>
    </w:p>
    <w:p w14:paraId="170FE07D" w14:textId="77777777" w:rsidR="00F270C0" w:rsidRPr="00357BF6" w:rsidDel="00357BF6" w:rsidRDefault="00F270C0" w:rsidP="00F74175">
      <w:pPr>
        <w:spacing w:after="0"/>
        <w:rPr>
          <w:del w:id="23" w:author="David Döbele" w:date="2021-11-02T19:49:00Z"/>
          <w:rFonts w:ascii="Georgia" w:hAnsi="Georgia" w:cs="Georgia"/>
          <w:color w:val="000000"/>
          <w:sz w:val="20"/>
          <w:szCs w:val="20"/>
          <w:rPrChange w:id="24" w:author="David Döbele" w:date="2021-11-02T19:47:00Z">
            <w:rPr>
              <w:del w:id="25" w:author="David Döbele" w:date="2021-11-02T19:49:00Z"/>
              <w:rFonts w:ascii="Georgia" w:hAnsi="Georgia" w:cs="Georgia"/>
              <w:color w:val="000000"/>
              <w:sz w:val="21"/>
              <w:szCs w:val="21"/>
            </w:rPr>
          </w:rPrChange>
        </w:rPr>
      </w:pPr>
    </w:p>
    <w:p w14:paraId="4FFA7063" w14:textId="67B49DA0" w:rsidR="00F74175" w:rsidRPr="00357BF6" w:rsidRDefault="003D5D1E" w:rsidP="00F74175">
      <w:pPr>
        <w:spacing w:after="0"/>
        <w:rPr>
          <w:rFonts w:ascii="Georgia" w:hAnsi="Georgia" w:cs="Georgia"/>
          <w:color w:val="000000"/>
          <w:sz w:val="20"/>
          <w:szCs w:val="20"/>
          <w:rPrChange w:id="26" w:author="David Döbele" w:date="2021-11-02T19:47:00Z">
            <w:rPr>
              <w:rFonts w:ascii="Georgia" w:hAnsi="Georgia" w:cs="Georgia"/>
              <w:color w:val="000000"/>
              <w:sz w:val="21"/>
              <w:szCs w:val="21"/>
            </w:rPr>
          </w:rPrChange>
        </w:rPr>
      </w:pPr>
      <w:r w:rsidRPr="00357BF6">
        <w:rPr>
          <w:rFonts w:ascii="Georgia" w:hAnsi="Georgia" w:cs="Georgia"/>
          <w:color w:val="000000"/>
          <w:sz w:val="20"/>
          <w:szCs w:val="20"/>
          <w:rPrChange w:id="27" w:author="David Döbele" w:date="2021-11-02T19:47:00Z">
            <w:rPr>
              <w:rFonts w:ascii="Georgia" w:hAnsi="Georgia" w:cs="Georgia"/>
              <w:color w:val="000000"/>
              <w:sz w:val="21"/>
              <w:szCs w:val="21"/>
            </w:rPr>
          </w:rPrChange>
        </w:rPr>
        <w:t xml:space="preserve">Corporate </w:t>
      </w:r>
      <w:proofErr w:type="spellStart"/>
      <w:r w:rsidRPr="00357BF6">
        <w:rPr>
          <w:rFonts w:ascii="Georgia" w:hAnsi="Georgia" w:cs="Georgia"/>
          <w:color w:val="000000"/>
          <w:sz w:val="20"/>
          <w:szCs w:val="20"/>
          <w:rPrChange w:id="28" w:author="David Döbele" w:date="2021-11-02T19:47:00Z">
            <w:rPr>
              <w:rFonts w:ascii="Georgia" w:hAnsi="Georgia" w:cs="Georgia"/>
              <w:color w:val="000000"/>
              <w:sz w:val="21"/>
              <w:szCs w:val="21"/>
            </w:rPr>
          </w:rPrChange>
        </w:rPr>
        <w:t>Finance</w:t>
      </w:r>
      <w:proofErr w:type="spellEnd"/>
      <w:r w:rsidRPr="00357BF6">
        <w:rPr>
          <w:rFonts w:ascii="Georgia" w:hAnsi="Georgia" w:cs="Georgia"/>
          <w:color w:val="000000"/>
          <w:sz w:val="20"/>
          <w:szCs w:val="20"/>
          <w:rPrChange w:id="29" w:author="David Döbele" w:date="2021-11-02T19:47:00Z">
            <w:rPr>
              <w:rFonts w:ascii="Georgia" w:hAnsi="Georgia" w:cs="Georgia"/>
              <w:color w:val="000000"/>
              <w:sz w:val="21"/>
              <w:szCs w:val="21"/>
            </w:rPr>
          </w:rPrChange>
        </w:rPr>
        <w:t xml:space="preserve"> Beratung</w:t>
      </w:r>
      <w:r w:rsidR="00F74175" w:rsidRPr="00357BF6">
        <w:rPr>
          <w:rFonts w:ascii="Georgia" w:hAnsi="Georgia" w:cs="Georgia"/>
          <w:color w:val="000000"/>
          <w:sz w:val="20"/>
          <w:szCs w:val="20"/>
          <w:rPrChange w:id="30" w:author="David Döbele" w:date="2021-11-02T19:47:00Z">
            <w:rPr>
              <w:rFonts w:ascii="Georgia" w:hAnsi="Georgia" w:cs="Georgia"/>
              <w:color w:val="000000"/>
              <w:sz w:val="21"/>
              <w:szCs w:val="21"/>
            </w:rPr>
          </w:rPrChange>
        </w:rPr>
        <w:t xml:space="preserve"> GmbH</w:t>
      </w:r>
    </w:p>
    <w:p w14:paraId="6A013FD1" w14:textId="1ED858FC" w:rsidR="00F74175" w:rsidRPr="00357BF6" w:rsidRDefault="003D5D1E" w:rsidP="00F74175">
      <w:pPr>
        <w:spacing w:after="0"/>
        <w:rPr>
          <w:rFonts w:ascii="Georgia" w:hAnsi="Georgia"/>
          <w:sz w:val="20"/>
          <w:szCs w:val="20"/>
          <w:rPrChange w:id="31" w:author="David Döbele" w:date="2021-11-02T19:47:00Z">
            <w:rPr>
              <w:rFonts w:ascii="Georgia" w:hAnsi="Georgia"/>
              <w:sz w:val="21"/>
              <w:szCs w:val="21"/>
            </w:rPr>
          </w:rPrChange>
        </w:rPr>
      </w:pPr>
      <w:r w:rsidRPr="00357BF6">
        <w:rPr>
          <w:rFonts w:ascii="Georgia" w:hAnsi="Georgia"/>
          <w:sz w:val="20"/>
          <w:szCs w:val="20"/>
          <w:rPrChange w:id="32" w:author="David Döbele" w:date="2021-11-02T19:47:00Z">
            <w:rPr>
              <w:rFonts w:ascii="Georgia" w:hAnsi="Georgia"/>
              <w:sz w:val="21"/>
              <w:szCs w:val="21"/>
            </w:rPr>
          </w:rPrChange>
        </w:rPr>
        <w:t>Musterstraße 99</w:t>
      </w:r>
      <w:r w:rsidR="00F74175" w:rsidRPr="00357BF6">
        <w:rPr>
          <w:rFonts w:ascii="Georgia" w:hAnsi="Georgia"/>
          <w:sz w:val="20"/>
          <w:szCs w:val="20"/>
          <w:rPrChange w:id="33" w:author="David Döbele" w:date="2021-11-02T19:47:00Z">
            <w:rPr>
              <w:rFonts w:ascii="Georgia" w:hAnsi="Georgia"/>
              <w:sz w:val="21"/>
              <w:szCs w:val="21"/>
            </w:rPr>
          </w:rPrChange>
        </w:rPr>
        <w:br/>
      </w:r>
      <w:r w:rsidRPr="00357BF6">
        <w:rPr>
          <w:rFonts w:ascii="Georgia" w:hAnsi="Georgia"/>
          <w:sz w:val="20"/>
          <w:szCs w:val="20"/>
          <w:rPrChange w:id="34" w:author="David Döbele" w:date="2021-11-02T19:47:00Z">
            <w:rPr>
              <w:rFonts w:ascii="Georgia" w:hAnsi="Georgia"/>
              <w:sz w:val="21"/>
              <w:szCs w:val="21"/>
            </w:rPr>
          </w:rPrChange>
        </w:rPr>
        <w:t>55005</w:t>
      </w:r>
      <w:r w:rsidR="00F74175" w:rsidRPr="00357BF6">
        <w:rPr>
          <w:rFonts w:ascii="Georgia" w:hAnsi="Georgia"/>
          <w:sz w:val="20"/>
          <w:szCs w:val="20"/>
          <w:rPrChange w:id="35" w:author="David Döbele" w:date="2021-11-02T19:47:00Z">
            <w:rPr>
              <w:rFonts w:ascii="Georgia" w:hAnsi="Georgia"/>
              <w:sz w:val="21"/>
              <w:szCs w:val="21"/>
            </w:rPr>
          </w:rPrChange>
        </w:rPr>
        <w:t xml:space="preserve"> </w:t>
      </w:r>
      <w:r w:rsidRPr="00357BF6">
        <w:rPr>
          <w:rFonts w:ascii="Georgia" w:hAnsi="Georgia"/>
          <w:sz w:val="20"/>
          <w:szCs w:val="20"/>
          <w:rPrChange w:id="36" w:author="David Döbele" w:date="2021-11-02T19:47:00Z">
            <w:rPr>
              <w:rFonts w:ascii="Georgia" w:hAnsi="Georgia"/>
              <w:sz w:val="21"/>
              <w:szCs w:val="21"/>
            </w:rPr>
          </w:rPrChange>
        </w:rPr>
        <w:t>Frankfurt am Main</w:t>
      </w:r>
      <w:r w:rsidR="00F74175" w:rsidRPr="00357BF6">
        <w:rPr>
          <w:rFonts w:ascii="Georgia" w:hAnsi="Georgia"/>
          <w:sz w:val="20"/>
          <w:szCs w:val="20"/>
          <w:rPrChange w:id="37" w:author="David Döbele" w:date="2021-11-02T19:47:00Z">
            <w:rPr>
              <w:rFonts w:ascii="Georgia" w:hAnsi="Georgia"/>
              <w:sz w:val="21"/>
              <w:szCs w:val="21"/>
            </w:rPr>
          </w:rPrChange>
        </w:rPr>
        <w:t xml:space="preserve"> </w:t>
      </w:r>
    </w:p>
    <w:p w14:paraId="096C8AF5" w14:textId="77777777" w:rsidR="00647413" w:rsidRPr="00357BF6" w:rsidRDefault="00647413" w:rsidP="00F74175">
      <w:pPr>
        <w:spacing w:after="0"/>
        <w:rPr>
          <w:rFonts w:ascii="Georgia" w:hAnsi="Georgia" w:cs="Georgia"/>
          <w:color w:val="000000"/>
          <w:sz w:val="20"/>
          <w:szCs w:val="20"/>
          <w:rPrChange w:id="38" w:author="David Döbele" w:date="2021-11-02T19:47:00Z">
            <w:rPr>
              <w:rFonts w:ascii="Georgia" w:hAnsi="Georgia" w:cs="Georgia"/>
              <w:color w:val="000000"/>
              <w:sz w:val="21"/>
              <w:szCs w:val="21"/>
            </w:rPr>
          </w:rPrChange>
        </w:rPr>
      </w:pPr>
    </w:p>
    <w:p w14:paraId="155B6E2E" w14:textId="2306A202" w:rsidR="006A7895" w:rsidRPr="00357BF6" w:rsidDel="00357BF6" w:rsidRDefault="00CE7154" w:rsidP="0085213A">
      <w:pPr>
        <w:spacing w:after="0"/>
        <w:jc w:val="right"/>
        <w:rPr>
          <w:del w:id="39" w:author="David Döbele" w:date="2021-11-02T19:49:00Z"/>
          <w:rFonts w:ascii="Georgia" w:hAnsi="Georgia" w:cs="Times New Roman"/>
          <w:sz w:val="20"/>
          <w:szCs w:val="20"/>
          <w:rPrChange w:id="40" w:author="David Döbele" w:date="2021-11-02T19:47:00Z">
            <w:rPr>
              <w:del w:id="41" w:author="David Döbele" w:date="2021-11-02T19:49:00Z"/>
              <w:rFonts w:ascii="Georgia" w:hAnsi="Georgia" w:cs="Times New Roman"/>
              <w:sz w:val="21"/>
              <w:szCs w:val="21"/>
              <w:lang w:val="en-US"/>
            </w:rPr>
          </w:rPrChange>
        </w:rPr>
      </w:pPr>
      <w:r w:rsidRPr="00357BF6">
        <w:rPr>
          <w:rFonts w:ascii="Georgia" w:hAnsi="Georgia" w:cs="Times New Roman"/>
          <w:sz w:val="20"/>
          <w:szCs w:val="20"/>
          <w:rPrChange w:id="42" w:author="David Döbele" w:date="2021-11-02T19:47:00Z">
            <w:rPr>
              <w:rFonts w:ascii="Georgia" w:hAnsi="Georgia" w:cs="Times New Roman"/>
              <w:sz w:val="21"/>
              <w:szCs w:val="21"/>
              <w:lang w:val="en-US"/>
            </w:rPr>
          </w:rPrChange>
        </w:rPr>
        <w:t>Tartu</w:t>
      </w:r>
      <w:r w:rsidR="002D594E" w:rsidRPr="00357BF6">
        <w:rPr>
          <w:rFonts w:ascii="Georgia" w:hAnsi="Georgia" w:cs="Times New Roman"/>
          <w:sz w:val="20"/>
          <w:szCs w:val="20"/>
          <w:rPrChange w:id="43" w:author="David Döbele" w:date="2021-11-02T19:47:00Z">
            <w:rPr>
              <w:rFonts w:ascii="Georgia" w:hAnsi="Georgia" w:cs="Times New Roman"/>
              <w:sz w:val="21"/>
              <w:szCs w:val="21"/>
              <w:lang w:val="en-US"/>
            </w:rPr>
          </w:rPrChange>
        </w:rPr>
        <w:t xml:space="preserve">, </w:t>
      </w:r>
      <w:r w:rsidRPr="00357BF6">
        <w:rPr>
          <w:rFonts w:ascii="Georgia" w:hAnsi="Georgia" w:cs="Times New Roman"/>
          <w:sz w:val="20"/>
          <w:szCs w:val="20"/>
          <w:rPrChange w:id="44" w:author="David Döbele" w:date="2021-11-02T19:47:00Z">
            <w:rPr>
              <w:rFonts w:ascii="Georgia" w:hAnsi="Georgia" w:cs="Times New Roman"/>
              <w:sz w:val="21"/>
              <w:szCs w:val="21"/>
              <w:lang w:val="en-US"/>
            </w:rPr>
          </w:rPrChange>
        </w:rPr>
        <w:t>02</w:t>
      </w:r>
      <w:r w:rsidR="002D594E" w:rsidRPr="00357BF6">
        <w:rPr>
          <w:rFonts w:ascii="Georgia" w:hAnsi="Georgia" w:cs="Times New Roman"/>
          <w:sz w:val="20"/>
          <w:szCs w:val="20"/>
          <w:rPrChange w:id="45" w:author="David Döbele" w:date="2021-11-02T19:47:00Z">
            <w:rPr>
              <w:rFonts w:ascii="Georgia" w:hAnsi="Georgia" w:cs="Times New Roman"/>
              <w:sz w:val="21"/>
              <w:szCs w:val="21"/>
              <w:lang w:val="en-US"/>
            </w:rPr>
          </w:rPrChange>
        </w:rPr>
        <w:t>.</w:t>
      </w:r>
      <w:r w:rsidR="003D5D1E" w:rsidRPr="00357BF6">
        <w:rPr>
          <w:rFonts w:ascii="Georgia" w:hAnsi="Georgia" w:cs="Times New Roman"/>
          <w:sz w:val="20"/>
          <w:szCs w:val="20"/>
          <w:rPrChange w:id="46" w:author="David Döbele" w:date="2021-11-02T19:47:00Z">
            <w:rPr>
              <w:rFonts w:ascii="Georgia" w:hAnsi="Georgia" w:cs="Times New Roman"/>
              <w:sz w:val="21"/>
              <w:szCs w:val="21"/>
              <w:lang w:val="en-US"/>
            </w:rPr>
          </w:rPrChange>
        </w:rPr>
        <w:t>1</w:t>
      </w:r>
      <w:r w:rsidRPr="00357BF6">
        <w:rPr>
          <w:rFonts w:ascii="Georgia" w:hAnsi="Georgia" w:cs="Times New Roman"/>
          <w:sz w:val="20"/>
          <w:szCs w:val="20"/>
          <w:rPrChange w:id="47" w:author="David Döbele" w:date="2021-11-02T19:47:00Z">
            <w:rPr>
              <w:rFonts w:ascii="Georgia" w:hAnsi="Georgia" w:cs="Times New Roman"/>
              <w:sz w:val="21"/>
              <w:szCs w:val="21"/>
              <w:lang w:val="en-US"/>
            </w:rPr>
          </w:rPrChange>
        </w:rPr>
        <w:t>1</w:t>
      </w:r>
      <w:r w:rsidR="006A7895" w:rsidRPr="00357BF6">
        <w:rPr>
          <w:rFonts w:ascii="Georgia" w:hAnsi="Georgia" w:cs="Times New Roman"/>
          <w:sz w:val="20"/>
          <w:szCs w:val="20"/>
          <w:rPrChange w:id="48" w:author="David Döbele" w:date="2021-11-02T19:47:00Z">
            <w:rPr>
              <w:rFonts w:ascii="Georgia" w:hAnsi="Georgia" w:cs="Times New Roman"/>
              <w:sz w:val="21"/>
              <w:szCs w:val="21"/>
              <w:lang w:val="en-US"/>
            </w:rPr>
          </w:rPrChange>
        </w:rPr>
        <w:t>.</w:t>
      </w:r>
      <w:r w:rsidR="003D5D1E" w:rsidRPr="00357BF6">
        <w:rPr>
          <w:rFonts w:ascii="Georgia" w:hAnsi="Georgia" w:cs="Times New Roman"/>
          <w:sz w:val="20"/>
          <w:szCs w:val="20"/>
          <w:rPrChange w:id="49" w:author="David Döbele" w:date="2021-11-02T19:47:00Z">
            <w:rPr>
              <w:rFonts w:ascii="Georgia" w:hAnsi="Georgia" w:cs="Times New Roman"/>
              <w:sz w:val="21"/>
              <w:szCs w:val="21"/>
              <w:lang w:val="en-US"/>
            </w:rPr>
          </w:rPrChange>
        </w:rPr>
        <w:t>20</w:t>
      </w:r>
      <w:r w:rsidRPr="00357BF6">
        <w:rPr>
          <w:rFonts w:ascii="Georgia" w:hAnsi="Georgia" w:cs="Times New Roman"/>
          <w:sz w:val="20"/>
          <w:szCs w:val="20"/>
          <w:rPrChange w:id="50" w:author="David Döbele" w:date="2021-11-02T19:47:00Z">
            <w:rPr>
              <w:rFonts w:ascii="Georgia" w:hAnsi="Georgia" w:cs="Times New Roman"/>
              <w:sz w:val="21"/>
              <w:szCs w:val="21"/>
              <w:lang w:val="en-US"/>
            </w:rPr>
          </w:rPrChange>
        </w:rPr>
        <w:t>21</w:t>
      </w:r>
    </w:p>
    <w:p w14:paraId="0731715D" w14:textId="77777777" w:rsidR="001E0088" w:rsidRPr="00357BF6" w:rsidRDefault="001E0088" w:rsidP="00357BF6">
      <w:pPr>
        <w:spacing w:after="0"/>
        <w:jc w:val="right"/>
        <w:rPr>
          <w:rFonts w:ascii="Georgia" w:hAnsi="Georgia" w:cs="Times New Roman"/>
          <w:sz w:val="20"/>
          <w:szCs w:val="20"/>
          <w:rPrChange w:id="51" w:author="David Döbele" w:date="2021-11-02T19:47:00Z">
            <w:rPr>
              <w:rFonts w:ascii="Georgia" w:hAnsi="Georgia" w:cs="Times New Roman"/>
              <w:sz w:val="21"/>
              <w:szCs w:val="21"/>
              <w:lang w:val="en-US"/>
            </w:rPr>
          </w:rPrChange>
        </w:rPr>
      </w:pPr>
    </w:p>
    <w:p w14:paraId="0098600D" w14:textId="26B6773F" w:rsidR="000A5AB8" w:rsidRPr="00357BF6" w:rsidRDefault="0099776A" w:rsidP="00590834">
      <w:pPr>
        <w:spacing w:after="0"/>
        <w:rPr>
          <w:rFonts w:ascii="Georgia" w:hAnsi="Georgia" w:cs="Times New Roman"/>
          <w:b/>
          <w:sz w:val="20"/>
          <w:szCs w:val="20"/>
          <w:rPrChange w:id="52" w:author="David Döbele" w:date="2021-11-02T19:47:00Z">
            <w:rPr>
              <w:rFonts w:ascii="Georgia" w:hAnsi="Georgia" w:cs="Times New Roman"/>
              <w:b/>
              <w:sz w:val="21"/>
              <w:szCs w:val="21"/>
            </w:rPr>
          </w:rPrChange>
        </w:rPr>
      </w:pPr>
      <w:r w:rsidRPr="00357BF6">
        <w:rPr>
          <w:rFonts w:ascii="Georgia" w:hAnsi="Georgia" w:cs="Times New Roman"/>
          <w:b/>
          <w:sz w:val="20"/>
          <w:szCs w:val="20"/>
          <w:rPrChange w:id="53" w:author="David Döbele" w:date="2021-11-02T19:47:00Z">
            <w:rPr>
              <w:rFonts w:ascii="Georgia" w:hAnsi="Georgia" w:cs="Times New Roman"/>
              <w:b/>
              <w:sz w:val="21"/>
              <w:szCs w:val="21"/>
            </w:rPr>
          </w:rPrChange>
        </w:rPr>
        <w:t xml:space="preserve">Bewerbung um ein Praktikum im Bereich </w:t>
      </w:r>
      <w:r w:rsidR="00EE733B" w:rsidRPr="00357BF6">
        <w:rPr>
          <w:rFonts w:ascii="Georgia" w:hAnsi="Georgia" w:cs="Times New Roman"/>
          <w:b/>
          <w:sz w:val="20"/>
          <w:szCs w:val="20"/>
          <w:rPrChange w:id="54" w:author="David Döbele" w:date="2021-11-02T19:47:00Z">
            <w:rPr>
              <w:rFonts w:ascii="Georgia" w:hAnsi="Georgia" w:cs="Times New Roman"/>
              <w:b/>
              <w:sz w:val="21"/>
              <w:szCs w:val="21"/>
            </w:rPr>
          </w:rPrChange>
        </w:rPr>
        <w:t>Audit/Wirtschaftsprüfung</w:t>
      </w:r>
    </w:p>
    <w:p w14:paraId="70A974D0" w14:textId="3277D60F" w:rsidR="000A5AB8" w:rsidRPr="00357BF6" w:rsidRDefault="000A5AB8" w:rsidP="000A5AB8">
      <w:pPr>
        <w:spacing w:after="0"/>
        <w:rPr>
          <w:rFonts w:ascii="Georgia" w:hAnsi="Georgia" w:cs="Times New Roman"/>
          <w:b/>
          <w:sz w:val="20"/>
          <w:szCs w:val="20"/>
          <w:rPrChange w:id="55" w:author="David Döbele" w:date="2021-11-02T19:47:00Z">
            <w:rPr>
              <w:rFonts w:ascii="Georgia" w:hAnsi="Georgia" w:cs="Times New Roman"/>
              <w:b/>
              <w:sz w:val="21"/>
              <w:szCs w:val="21"/>
            </w:rPr>
          </w:rPrChange>
        </w:rPr>
      </w:pPr>
    </w:p>
    <w:p w14:paraId="3A5BDDA8" w14:textId="77777777" w:rsidR="004A615C" w:rsidRPr="00357BF6" w:rsidRDefault="004A615C" w:rsidP="000A5AB8">
      <w:pPr>
        <w:spacing w:after="0"/>
        <w:rPr>
          <w:rFonts w:ascii="Georgia" w:hAnsi="Georgia" w:cs="Times New Roman"/>
          <w:b/>
          <w:sz w:val="20"/>
          <w:szCs w:val="20"/>
          <w:rPrChange w:id="56" w:author="David Döbele" w:date="2021-11-02T19:47:00Z">
            <w:rPr>
              <w:rFonts w:ascii="Georgia" w:hAnsi="Georgia" w:cs="Times New Roman"/>
              <w:b/>
              <w:sz w:val="21"/>
              <w:szCs w:val="21"/>
            </w:rPr>
          </w:rPrChange>
        </w:rPr>
      </w:pPr>
    </w:p>
    <w:p w14:paraId="61CDE0AD" w14:textId="5D9C3695" w:rsidR="00034B68" w:rsidRPr="00357BF6" w:rsidRDefault="0099776A" w:rsidP="00375D2D">
      <w:pPr>
        <w:spacing w:after="0"/>
        <w:jc w:val="both"/>
        <w:rPr>
          <w:rFonts w:ascii="Georgia" w:hAnsi="Georgia" w:cs="Times New Roman"/>
          <w:sz w:val="20"/>
          <w:szCs w:val="20"/>
          <w:rPrChange w:id="57" w:author="David Döbele" w:date="2021-11-02T19:47:00Z">
            <w:rPr>
              <w:rFonts w:ascii="Georgia" w:hAnsi="Georgia" w:cs="Times New Roman"/>
              <w:sz w:val="21"/>
              <w:szCs w:val="21"/>
            </w:rPr>
          </w:rPrChange>
        </w:rPr>
      </w:pPr>
      <w:r w:rsidRPr="00357BF6">
        <w:rPr>
          <w:rFonts w:ascii="Georgia" w:hAnsi="Georgia" w:cs="Times New Roman"/>
          <w:sz w:val="20"/>
          <w:szCs w:val="20"/>
          <w:rPrChange w:id="58" w:author="David Döbele" w:date="2021-11-02T19:47:00Z">
            <w:rPr>
              <w:rFonts w:ascii="Georgia" w:hAnsi="Georgia" w:cs="Times New Roman"/>
              <w:sz w:val="21"/>
              <w:szCs w:val="21"/>
            </w:rPr>
          </w:rPrChange>
        </w:rPr>
        <w:t>Sehr geehrte Damen und Herren</w:t>
      </w:r>
      <w:r w:rsidR="00E65B09" w:rsidRPr="00357BF6">
        <w:rPr>
          <w:rFonts w:ascii="Georgia" w:hAnsi="Georgia" w:cs="Times New Roman"/>
          <w:sz w:val="20"/>
          <w:szCs w:val="20"/>
          <w:rPrChange w:id="59" w:author="David Döbele" w:date="2021-11-02T19:47:00Z">
            <w:rPr>
              <w:rFonts w:ascii="Georgia" w:hAnsi="Georgia" w:cs="Times New Roman"/>
              <w:sz w:val="21"/>
              <w:szCs w:val="21"/>
            </w:rPr>
          </w:rPrChange>
        </w:rPr>
        <w:t xml:space="preserve">, </w:t>
      </w:r>
    </w:p>
    <w:p w14:paraId="433CF1AE" w14:textId="14106765" w:rsidR="00E65B09" w:rsidRPr="00357BF6" w:rsidRDefault="00E65B09" w:rsidP="00375D2D">
      <w:pPr>
        <w:spacing w:after="0"/>
        <w:jc w:val="both"/>
        <w:rPr>
          <w:rFonts w:ascii="Georgia" w:hAnsi="Georgia" w:cs="Times New Roman"/>
          <w:sz w:val="20"/>
          <w:szCs w:val="20"/>
          <w:rPrChange w:id="60" w:author="David Döbele" w:date="2021-11-02T19:47:00Z">
            <w:rPr>
              <w:rFonts w:ascii="Georgia" w:hAnsi="Georgia" w:cs="Times New Roman"/>
              <w:sz w:val="21"/>
              <w:szCs w:val="21"/>
            </w:rPr>
          </w:rPrChange>
        </w:rPr>
      </w:pPr>
    </w:p>
    <w:p w14:paraId="7600FCA7" w14:textId="369F5FEF" w:rsidR="00AD5C6D" w:rsidRPr="00357BF6" w:rsidRDefault="009078B0" w:rsidP="00357BF6">
      <w:pPr>
        <w:spacing w:after="0"/>
        <w:jc w:val="both"/>
        <w:rPr>
          <w:rFonts w:ascii="Georgia" w:eastAsia="Times New Roman" w:hAnsi="Georgia" w:cs="Times New Roman"/>
          <w:color w:val="000000"/>
          <w:sz w:val="20"/>
          <w:szCs w:val="20"/>
          <w:lang w:eastAsia="en-GB"/>
          <w:rPrChange w:id="61" w:author="David Döbele" w:date="2021-11-02T19:47:00Z">
            <w:rPr>
              <w:rFonts w:ascii="Georgia" w:eastAsia="Times New Roman" w:hAnsi="Georgia" w:cs="Times New Roman"/>
              <w:color w:val="000000"/>
              <w:sz w:val="21"/>
              <w:szCs w:val="21"/>
              <w:lang w:eastAsia="en-GB"/>
            </w:rPr>
          </w:rPrChange>
        </w:rPr>
        <w:pPrChange w:id="62" w:author="David Döbele" w:date="2021-11-02T19:47:00Z">
          <w:pPr>
            <w:spacing w:after="0"/>
          </w:pPr>
        </w:pPrChange>
      </w:pPr>
      <w:r w:rsidRPr="00357BF6">
        <w:rPr>
          <w:rFonts w:ascii="Georgia" w:eastAsia="Times New Roman" w:hAnsi="Georgia" w:cs="Times New Roman"/>
          <w:color w:val="000000"/>
          <w:sz w:val="20"/>
          <w:szCs w:val="20"/>
          <w:lang w:eastAsia="en-GB"/>
          <w:rPrChange w:id="63" w:author="David Döbele" w:date="2021-11-02T19:47:00Z">
            <w:rPr>
              <w:rFonts w:ascii="Georgia" w:eastAsia="Times New Roman" w:hAnsi="Georgia" w:cs="Times New Roman"/>
              <w:color w:val="000000"/>
              <w:sz w:val="21"/>
              <w:szCs w:val="21"/>
              <w:lang w:eastAsia="en-GB"/>
            </w:rPr>
          </w:rPrChange>
        </w:rPr>
        <w:t>mit einer Tätigkeit in der Wirtschaftsprüfung assoziiere ich spannende und abwechslungsreiche Aufgaben sowie die Herausforderung, innerhalb kurzer Zeit ein hervorragendes Verständnis für Unternehmenskennzahlen und deren Bedeutung zu entwickeln. Ebenso spannend finde ich zudem die Einblicke in die wirtschaftliche Entwicklung in Unternehmen verschiedenster Branchen, die man durch die Prüfung in Verbindung mit enger Kundenzusammenarbeit</w:t>
      </w:r>
      <w:del w:id="64" w:author="David Döbele" w:date="2021-11-02T19:48:00Z">
        <w:r w:rsidRPr="00357BF6" w:rsidDel="00357BF6">
          <w:rPr>
            <w:rFonts w:ascii="Georgia" w:eastAsia="Times New Roman" w:hAnsi="Georgia" w:cs="Times New Roman"/>
            <w:color w:val="000000"/>
            <w:sz w:val="20"/>
            <w:szCs w:val="20"/>
            <w:lang w:eastAsia="en-GB"/>
            <w:rPrChange w:id="65" w:author="David Döbele" w:date="2021-11-02T19:47:00Z">
              <w:rPr>
                <w:rFonts w:ascii="Georgia" w:eastAsia="Times New Roman" w:hAnsi="Georgia" w:cs="Times New Roman"/>
                <w:color w:val="000000"/>
                <w:sz w:val="21"/>
                <w:szCs w:val="21"/>
                <w:lang w:eastAsia="en-GB"/>
              </w:rPr>
            </w:rPrChange>
          </w:rPr>
          <w:delText>,</w:delText>
        </w:r>
      </w:del>
      <w:r w:rsidRPr="00357BF6">
        <w:rPr>
          <w:rFonts w:ascii="Georgia" w:eastAsia="Times New Roman" w:hAnsi="Georgia" w:cs="Times New Roman"/>
          <w:color w:val="000000"/>
          <w:sz w:val="20"/>
          <w:szCs w:val="20"/>
          <w:lang w:eastAsia="en-GB"/>
          <w:rPrChange w:id="66" w:author="David Döbele" w:date="2021-11-02T19:47:00Z">
            <w:rPr>
              <w:rFonts w:ascii="Georgia" w:eastAsia="Times New Roman" w:hAnsi="Georgia" w:cs="Times New Roman"/>
              <w:color w:val="000000"/>
              <w:sz w:val="21"/>
              <w:szCs w:val="21"/>
              <w:lang w:eastAsia="en-GB"/>
            </w:rPr>
          </w:rPrChange>
        </w:rPr>
        <w:t xml:space="preserve"> erhält. Der Beruf des Wirtschaftsprüfers ist gerade in der heutigen Zeit nicht nur allein für die Kunden, sondern auch für die gesamte Wirtschaft enorm wichtig. Die Branche trägt zu einem effizienten und fehlerfreien Informationsfluss für Investoren, aber auch für die Öffentlichkeit, maßgeblich bei. Um eines Tages durch meine Arbeit ebenfalls eine so positive Auswirkung zu haben, möchte ich Sie ab Januar als Praktikant im Bereich der Wirtschaftsprüfung für einen Zeitraum von acht bis zwölf Wochen unterstützen.</w:t>
      </w:r>
    </w:p>
    <w:p w14:paraId="5999AA92" w14:textId="77777777" w:rsidR="009078B0" w:rsidRPr="00357BF6" w:rsidRDefault="009078B0" w:rsidP="00AD5C6D">
      <w:pPr>
        <w:spacing w:after="0"/>
        <w:rPr>
          <w:rFonts w:ascii="Times New Roman" w:eastAsia="Times New Roman" w:hAnsi="Times New Roman" w:cs="Times New Roman"/>
          <w:sz w:val="20"/>
          <w:szCs w:val="20"/>
          <w:lang w:eastAsia="en-GB"/>
          <w:rPrChange w:id="67" w:author="David Döbele" w:date="2021-11-02T19:47:00Z">
            <w:rPr>
              <w:rFonts w:ascii="Times New Roman" w:eastAsia="Times New Roman" w:hAnsi="Times New Roman" w:cs="Times New Roman"/>
              <w:sz w:val="24"/>
              <w:szCs w:val="24"/>
              <w:lang w:eastAsia="en-GB"/>
            </w:rPr>
          </w:rPrChange>
        </w:rPr>
      </w:pPr>
    </w:p>
    <w:p w14:paraId="2C090CDF" w14:textId="58587ABF" w:rsidR="00E65B09" w:rsidRPr="00357BF6" w:rsidRDefault="000C7BDE" w:rsidP="00E65B09">
      <w:pPr>
        <w:spacing w:after="0"/>
        <w:jc w:val="both"/>
        <w:rPr>
          <w:rFonts w:ascii="Georgia" w:hAnsi="Georgia" w:cs="Times New Roman"/>
          <w:sz w:val="20"/>
          <w:szCs w:val="20"/>
          <w:rPrChange w:id="68" w:author="David Döbele" w:date="2021-11-02T19:47:00Z">
            <w:rPr>
              <w:rFonts w:ascii="Georgia" w:hAnsi="Georgia" w:cs="Times New Roman"/>
              <w:sz w:val="21"/>
              <w:szCs w:val="21"/>
            </w:rPr>
          </w:rPrChange>
        </w:rPr>
      </w:pPr>
      <w:r w:rsidRPr="00357BF6">
        <w:rPr>
          <w:rFonts w:ascii="Georgia" w:hAnsi="Georgia" w:cs="Times New Roman"/>
          <w:sz w:val="20"/>
          <w:szCs w:val="20"/>
          <w:rPrChange w:id="69" w:author="David Döbele" w:date="2021-11-02T19:47:00Z">
            <w:rPr>
              <w:rFonts w:ascii="Georgia" w:hAnsi="Georgia" w:cs="Times New Roman"/>
              <w:sz w:val="21"/>
              <w:szCs w:val="21"/>
            </w:rPr>
          </w:rPrChange>
        </w:rPr>
        <w:t xml:space="preserve">Bereits während der Schulzeit habe ich in Fächern wie Mathematik oder Sozialwissenschaften gezeigt, dass ich Spaß an analytischen Tätigkeiten und am Umgang mit Zahlen </w:t>
      </w:r>
      <w:r w:rsidR="000C1A75" w:rsidRPr="00357BF6">
        <w:rPr>
          <w:rFonts w:ascii="Georgia" w:hAnsi="Georgia" w:cs="Times New Roman"/>
          <w:sz w:val="20"/>
          <w:szCs w:val="20"/>
          <w:rPrChange w:id="70" w:author="David Döbele" w:date="2021-11-02T19:47:00Z">
            <w:rPr>
              <w:rFonts w:ascii="Georgia" w:hAnsi="Georgia" w:cs="Times New Roman"/>
              <w:sz w:val="21"/>
              <w:szCs w:val="21"/>
            </w:rPr>
          </w:rPrChange>
        </w:rPr>
        <w:t xml:space="preserve">habe. </w:t>
      </w:r>
      <w:r w:rsidRPr="00357BF6">
        <w:rPr>
          <w:rFonts w:ascii="Georgia" w:hAnsi="Georgia" w:cs="Times New Roman"/>
          <w:sz w:val="20"/>
          <w:szCs w:val="20"/>
          <w:rPrChange w:id="71" w:author="David Döbele" w:date="2021-11-02T19:47:00Z">
            <w:rPr>
              <w:rFonts w:ascii="Georgia" w:hAnsi="Georgia" w:cs="Times New Roman"/>
              <w:sz w:val="21"/>
              <w:szCs w:val="21"/>
            </w:rPr>
          </w:rPrChange>
        </w:rPr>
        <w:t xml:space="preserve">Im Planspiel Börse der Stadt Wuppertal habe ich zudem mit </w:t>
      </w:r>
      <w:r w:rsidR="000C1A75" w:rsidRPr="00357BF6">
        <w:rPr>
          <w:rFonts w:ascii="Georgia" w:hAnsi="Georgia" w:cs="Times New Roman"/>
          <w:sz w:val="20"/>
          <w:szCs w:val="20"/>
          <w:rPrChange w:id="72" w:author="David Döbele" w:date="2021-11-02T19:47:00Z">
            <w:rPr>
              <w:rFonts w:ascii="Georgia" w:hAnsi="Georgia" w:cs="Times New Roman"/>
              <w:sz w:val="21"/>
              <w:szCs w:val="21"/>
            </w:rPr>
          </w:rPrChange>
        </w:rPr>
        <w:t>Hilfe</w:t>
      </w:r>
      <w:r w:rsidRPr="00357BF6">
        <w:rPr>
          <w:rFonts w:ascii="Georgia" w:hAnsi="Georgia" w:cs="Times New Roman"/>
          <w:sz w:val="20"/>
          <w:szCs w:val="20"/>
          <w:rPrChange w:id="73" w:author="David Döbele" w:date="2021-11-02T19:47:00Z">
            <w:rPr>
              <w:rFonts w:ascii="Georgia" w:hAnsi="Georgia" w:cs="Times New Roman"/>
              <w:sz w:val="21"/>
              <w:szCs w:val="21"/>
            </w:rPr>
          </w:rPrChange>
        </w:rPr>
        <w:t xml:space="preserve"> umfangreicher Analysen den ersten Platz belegen können. </w:t>
      </w:r>
      <w:r w:rsidR="006F1676" w:rsidRPr="00357BF6">
        <w:rPr>
          <w:rFonts w:ascii="Georgia" w:hAnsi="Georgia" w:cs="Times New Roman"/>
          <w:sz w:val="20"/>
          <w:szCs w:val="20"/>
          <w:rPrChange w:id="74" w:author="David Döbele" w:date="2021-11-02T19:47:00Z">
            <w:rPr>
              <w:rFonts w:ascii="Georgia" w:hAnsi="Georgia" w:cs="Times New Roman"/>
              <w:sz w:val="21"/>
              <w:szCs w:val="21"/>
            </w:rPr>
          </w:rPrChange>
        </w:rPr>
        <w:t>Durch mein Interesse</w:t>
      </w:r>
      <w:r w:rsidRPr="00357BF6">
        <w:rPr>
          <w:rFonts w:ascii="Georgia" w:hAnsi="Georgia" w:cs="Times New Roman"/>
          <w:sz w:val="20"/>
          <w:szCs w:val="20"/>
          <w:rPrChange w:id="75" w:author="David Döbele" w:date="2021-11-02T19:47:00Z">
            <w:rPr>
              <w:rFonts w:ascii="Georgia" w:hAnsi="Georgia" w:cs="Times New Roman"/>
              <w:sz w:val="21"/>
              <w:szCs w:val="21"/>
            </w:rPr>
          </w:rPrChange>
        </w:rPr>
        <w:t xml:space="preserve"> an Finanzen war das Studium der Wirtschaftsmathematik der nächste Schritt. Da mir der Fokus auf wirtschaftliche Zusammenhänge jedoch zu gering war, war ein Wechsel in ein Studium der Wirtschaftswissenschaften die logische Konsequenz. Dieser Schritt war für mich perfekt</w:t>
      </w:r>
      <w:r w:rsidR="00E73169" w:rsidRPr="00357BF6">
        <w:rPr>
          <w:rFonts w:ascii="Georgia" w:hAnsi="Georgia" w:cs="Times New Roman"/>
          <w:sz w:val="20"/>
          <w:szCs w:val="20"/>
          <w:rPrChange w:id="76" w:author="David Döbele" w:date="2021-11-02T19:47:00Z">
            <w:rPr>
              <w:rFonts w:ascii="Georgia" w:hAnsi="Georgia" w:cs="Times New Roman"/>
              <w:sz w:val="21"/>
              <w:szCs w:val="21"/>
            </w:rPr>
          </w:rPrChange>
        </w:rPr>
        <w:t>.</w:t>
      </w:r>
      <w:r w:rsidRPr="00357BF6">
        <w:rPr>
          <w:rFonts w:ascii="Georgia" w:hAnsi="Georgia" w:cs="Times New Roman"/>
          <w:sz w:val="20"/>
          <w:szCs w:val="20"/>
          <w:rPrChange w:id="77" w:author="David Döbele" w:date="2021-11-02T19:47:00Z">
            <w:rPr>
              <w:rFonts w:ascii="Georgia" w:hAnsi="Georgia" w:cs="Times New Roman"/>
              <w:sz w:val="21"/>
              <w:szCs w:val="21"/>
            </w:rPr>
          </w:rPrChange>
        </w:rPr>
        <w:t xml:space="preserve"> </w:t>
      </w:r>
      <w:r w:rsidR="00E73169" w:rsidRPr="00357BF6">
        <w:rPr>
          <w:rFonts w:ascii="Georgia" w:hAnsi="Georgia" w:cs="Times New Roman"/>
          <w:sz w:val="20"/>
          <w:szCs w:val="20"/>
          <w:rPrChange w:id="78" w:author="David Döbele" w:date="2021-11-02T19:47:00Z">
            <w:rPr>
              <w:rFonts w:ascii="Georgia" w:hAnsi="Georgia" w:cs="Times New Roman"/>
              <w:sz w:val="21"/>
              <w:szCs w:val="21"/>
            </w:rPr>
          </w:rPrChange>
        </w:rPr>
        <w:t>N</w:t>
      </w:r>
      <w:r w:rsidRPr="00357BF6">
        <w:rPr>
          <w:rFonts w:ascii="Georgia" w:hAnsi="Georgia" w:cs="Times New Roman"/>
          <w:sz w:val="20"/>
          <w:szCs w:val="20"/>
          <w:rPrChange w:id="79" w:author="David Döbele" w:date="2021-11-02T19:47:00Z">
            <w:rPr>
              <w:rFonts w:ascii="Georgia" w:hAnsi="Georgia" w:cs="Times New Roman"/>
              <w:sz w:val="21"/>
              <w:szCs w:val="21"/>
            </w:rPr>
          </w:rPrChange>
        </w:rPr>
        <w:t xml:space="preserve">icht nur habe ich mein bisheriges Studium mit bisher überdurchschnittlichen Klausurergebnissen absolviert, sondern habe mir bereits jetzt ein großes Netzwerk an ähnlich ambitionierten Kommilitonen aufgebaut. Besonders relevant für das Praktikum bei Ihnen dürfte darüber hinaus meine Tätigkeit als Schwimmtrainer sein, wo ich seit bereits über einem Jahr für eine Gruppe von circa zehn </w:t>
      </w:r>
      <w:r w:rsidR="006F1676" w:rsidRPr="00357BF6">
        <w:rPr>
          <w:rFonts w:ascii="Georgia" w:hAnsi="Georgia" w:cs="Times New Roman"/>
          <w:sz w:val="20"/>
          <w:szCs w:val="20"/>
          <w:rPrChange w:id="80" w:author="David Döbele" w:date="2021-11-02T19:47:00Z">
            <w:rPr>
              <w:rFonts w:ascii="Georgia" w:hAnsi="Georgia" w:cs="Times New Roman"/>
              <w:sz w:val="21"/>
              <w:szCs w:val="21"/>
            </w:rPr>
          </w:rPrChange>
        </w:rPr>
        <w:t>Kindern verantwortlich</w:t>
      </w:r>
      <w:r w:rsidRPr="00357BF6">
        <w:rPr>
          <w:rFonts w:ascii="Georgia" w:hAnsi="Georgia" w:cs="Times New Roman"/>
          <w:sz w:val="20"/>
          <w:szCs w:val="20"/>
          <w:rPrChange w:id="81" w:author="David Döbele" w:date="2021-11-02T19:47:00Z">
            <w:rPr>
              <w:rFonts w:ascii="Georgia" w:hAnsi="Georgia" w:cs="Times New Roman"/>
              <w:sz w:val="21"/>
              <w:szCs w:val="21"/>
            </w:rPr>
          </w:rPrChange>
        </w:rPr>
        <w:t xml:space="preserve"> bin. Diese Tätigkeit erfordert ein hohes Maß an Kommunikationsfähigkeit, welche bereits mehrfach positiv von meinem Team hervorgehoben wurde.  Durch meine Leistungen habe ich zudem die Möglichkeit bekommen</w:t>
      </w:r>
      <w:ins w:id="82" w:author="David Döbele" w:date="2021-11-02T19:49:00Z">
        <w:r w:rsidR="00357BF6">
          <w:rPr>
            <w:rFonts w:ascii="Georgia" w:hAnsi="Georgia" w:cs="Times New Roman"/>
            <w:sz w:val="20"/>
            <w:szCs w:val="20"/>
          </w:rPr>
          <w:t>,</w:t>
        </w:r>
      </w:ins>
      <w:r w:rsidRPr="00357BF6">
        <w:rPr>
          <w:rFonts w:ascii="Georgia" w:hAnsi="Georgia" w:cs="Times New Roman"/>
          <w:sz w:val="20"/>
          <w:szCs w:val="20"/>
          <w:rPrChange w:id="83" w:author="David Döbele" w:date="2021-11-02T19:47:00Z">
            <w:rPr>
              <w:rFonts w:ascii="Georgia" w:hAnsi="Georgia" w:cs="Times New Roman"/>
              <w:sz w:val="21"/>
              <w:szCs w:val="21"/>
            </w:rPr>
          </w:rPrChange>
        </w:rPr>
        <w:t xml:space="preserve"> ein Auslandssemester mit ERASMUS-Stipendium in Estland verbringen zu können. Dadurch konnte ich unter Beweis stellen, dass ich mich schnell an eine neue Umgebung anpassen kann. Diesen Ehrgeiz und die Leidenschaft an herausfordernden Tätigkeiten möchte ich nun gerne in Form des Praktikums bei Ihnen mit einbringen.</w:t>
      </w:r>
    </w:p>
    <w:p w14:paraId="4E47C340" w14:textId="77777777" w:rsidR="000C7BDE" w:rsidRPr="00357BF6" w:rsidRDefault="000C7BDE" w:rsidP="00E65B09">
      <w:pPr>
        <w:spacing w:after="0"/>
        <w:jc w:val="both"/>
        <w:rPr>
          <w:rFonts w:ascii="Georgia" w:hAnsi="Georgia" w:cs="Times New Roman"/>
          <w:sz w:val="20"/>
          <w:szCs w:val="20"/>
          <w:rPrChange w:id="84" w:author="David Döbele" w:date="2021-11-02T19:47:00Z">
            <w:rPr>
              <w:rFonts w:ascii="Georgia" w:hAnsi="Georgia" w:cs="Times New Roman"/>
              <w:sz w:val="21"/>
              <w:szCs w:val="21"/>
            </w:rPr>
          </w:rPrChange>
        </w:rPr>
      </w:pPr>
    </w:p>
    <w:p w14:paraId="0D1927BC" w14:textId="4488B963" w:rsidR="00E65B09" w:rsidRPr="00357BF6" w:rsidRDefault="00B409F9" w:rsidP="00E65B09">
      <w:pPr>
        <w:spacing w:after="0"/>
        <w:jc w:val="both"/>
        <w:rPr>
          <w:rFonts w:ascii="Georgia" w:eastAsia="Times New Roman" w:hAnsi="Georgia" w:cs="Times New Roman"/>
          <w:color w:val="000000"/>
          <w:sz w:val="20"/>
          <w:szCs w:val="20"/>
          <w:lang w:eastAsia="en-GB"/>
          <w:rPrChange w:id="85" w:author="David Döbele" w:date="2021-11-02T19:47:00Z">
            <w:rPr>
              <w:rFonts w:ascii="Georgia" w:eastAsia="Times New Roman" w:hAnsi="Georgia" w:cs="Times New Roman"/>
              <w:color w:val="000000"/>
              <w:sz w:val="21"/>
              <w:szCs w:val="21"/>
              <w:lang w:eastAsia="en-GB"/>
            </w:rPr>
          </w:rPrChange>
        </w:rPr>
      </w:pPr>
      <w:r w:rsidRPr="00357BF6">
        <w:rPr>
          <w:rFonts w:ascii="Georgia" w:eastAsia="Times New Roman" w:hAnsi="Georgia" w:cs="Times New Roman"/>
          <w:color w:val="000000"/>
          <w:sz w:val="20"/>
          <w:szCs w:val="20"/>
          <w:lang w:eastAsia="en-GB"/>
          <w:rPrChange w:id="86" w:author="David Döbele" w:date="2021-11-02T19:47:00Z">
            <w:rPr>
              <w:rFonts w:ascii="Georgia" w:eastAsia="Times New Roman" w:hAnsi="Georgia" w:cs="Times New Roman"/>
              <w:color w:val="000000"/>
              <w:sz w:val="21"/>
              <w:szCs w:val="21"/>
              <w:lang w:eastAsia="en-GB"/>
            </w:rPr>
          </w:rPrChange>
        </w:rPr>
        <w:t>RSM scheint mir für dieses Praktikum ideal. Neben Ihrem Status als eine der führenden Wirtschaftsprüfungsgesellschaften gefällt mir an Ihnen besonders, dass Sie trotz den verschiedensten Klienten, von weltweit agierenden Konzernen bis hin zu Privatpersonen, stets einen großen Wert auf einen Austausch auf Augenhöhe legen – „The power of being understood“. Besonders spannend finde ich auch Ihr kürzlich abgeschlossenes Beratungsprojekt mit EPAM Systems, die Ihren langfristigen und zukunftsorientierten Beratungsansatz bestens wiedergibt. Ich selbst beschäftige mich bereits seit einiger Zeit vor allem mit dem IT-Sektor und sehe für die gesamte Branche ein enormes Wachstumspotential, welches allein durch die zunehmende Digitalisierung immer weiter beflügelt werden wird. Dieser Grundgedanke, komplexe Probleme auf Augenhöhe  zu lösen, ist inspirierend und zugleich faszinierend. Mein Ziel ist es selbst</w:t>
      </w:r>
      <w:r w:rsidR="0027262D" w:rsidRPr="00357BF6">
        <w:rPr>
          <w:rFonts w:ascii="Georgia" w:eastAsia="Times New Roman" w:hAnsi="Georgia" w:cs="Times New Roman"/>
          <w:color w:val="000000"/>
          <w:sz w:val="20"/>
          <w:szCs w:val="20"/>
          <w:lang w:eastAsia="en-GB"/>
          <w:rPrChange w:id="87" w:author="David Döbele" w:date="2021-11-02T19:47:00Z">
            <w:rPr>
              <w:rFonts w:ascii="Georgia" w:eastAsia="Times New Roman" w:hAnsi="Georgia" w:cs="Times New Roman"/>
              <w:color w:val="000000"/>
              <w:sz w:val="21"/>
              <w:szCs w:val="21"/>
              <w:lang w:eastAsia="en-GB"/>
            </w:rPr>
          </w:rPrChange>
        </w:rPr>
        <w:t>,</w:t>
      </w:r>
      <w:r w:rsidRPr="00357BF6">
        <w:rPr>
          <w:rFonts w:ascii="Georgia" w:eastAsia="Times New Roman" w:hAnsi="Georgia" w:cs="Times New Roman"/>
          <w:color w:val="000000"/>
          <w:sz w:val="20"/>
          <w:szCs w:val="20"/>
          <w:lang w:eastAsia="en-GB"/>
          <w:rPrChange w:id="88" w:author="David Döbele" w:date="2021-11-02T19:47:00Z">
            <w:rPr>
              <w:rFonts w:ascii="Georgia" w:eastAsia="Times New Roman" w:hAnsi="Georgia" w:cs="Times New Roman"/>
              <w:color w:val="000000"/>
              <w:sz w:val="21"/>
              <w:szCs w:val="21"/>
              <w:lang w:eastAsia="en-GB"/>
            </w:rPr>
          </w:rPrChange>
        </w:rPr>
        <w:t xml:space="preserve"> durch ein Praktikum bei RSM</w:t>
      </w:r>
      <w:r w:rsidR="0027262D" w:rsidRPr="00357BF6">
        <w:rPr>
          <w:rFonts w:ascii="Georgia" w:eastAsia="Times New Roman" w:hAnsi="Georgia" w:cs="Times New Roman"/>
          <w:color w:val="000000"/>
          <w:sz w:val="20"/>
          <w:szCs w:val="20"/>
          <w:lang w:eastAsia="en-GB"/>
          <w:rPrChange w:id="89" w:author="David Döbele" w:date="2021-11-02T19:47:00Z">
            <w:rPr>
              <w:rFonts w:ascii="Georgia" w:eastAsia="Times New Roman" w:hAnsi="Georgia" w:cs="Times New Roman"/>
              <w:color w:val="000000"/>
              <w:sz w:val="21"/>
              <w:szCs w:val="21"/>
              <w:lang w:eastAsia="en-GB"/>
            </w:rPr>
          </w:rPrChange>
        </w:rPr>
        <w:t>,</w:t>
      </w:r>
      <w:r w:rsidRPr="00357BF6">
        <w:rPr>
          <w:rFonts w:ascii="Georgia" w:eastAsia="Times New Roman" w:hAnsi="Georgia" w:cs="Times New Roman"/>
          <w:color w:val="000000"/>
          <w:sz w:val="20"/>
          <w:szCs w:val="20"/>
          <w:lang w:eastAsia="en-GB"/>
          <w:rPrChange w:id="90" w:author="David Döbele" w:date="2021-11-02T19:47:00Z">
            <w:rPr>
              <w:rFonts w:ascii="Georgia" w:eastAsia="Times New Roman" w:hAnsi="Georgia" w:cs="Times New Roman"/>
              <w:color w:val="000000"/>
              <w:sz w:val="21"/>
              <w:szCs w:val="21"/>
              <w:lang w:eastAsia="en-GB"/>
            </w:rPr>
          </w:rPrChange>
        </w:rPr>
        <w:t xml:space="preserve"> diese bedeutsame Werte zu teilen.</w:t>
      </w:r>
    </w:p>
    <w:p w14:paraId="236ED825" w14:textId="77777777" w:rsidR="00B409F9" w:rsidRPr="00357BF6" w:rsidRDefault="00B409F9" w:rsidP="00E65B09">
      <w:pPr>
        <w:spacing w:after="0"/>
        <w:jc w:val="both"/>
        <w:rPr>
          <w:rFonts w:ascii="Georgia" w:hAnsi="Georgia" w:cs="Times New Roman"/>
          <w:sz w:val="20"/>
          <w:szCs w:val="20"/>
          <w:rPrChange w:id="91" w:author="David Döbele" w:date="2021-11-02T19:47:00Z">
            <w:rPr>
              <w:rFonts w:ascii="Georgia" w:hAnsi="Georgia" w:cs="Times New Roman"/>
              <w:sz w:val="21"/>
              <w:szCs w:val="21"/>
            </w:rPr>
          </w:rPrChange>
        </w:rPr>
      </w:pPr>
    </w:p>
    <w:p w14:paraId="032A5157" w14:textId="3513A75F" w:rsidR="00200F1E" w:rsidRPr="00357BF6" w:rsidRDefault="00EC78B9" w:rsidP="00E65B09">
      <w:pPr>
        <w:spacing w:after="0"/>
        <w:jc w:val="both"/>
        <w:rPr>
          <w:rFonts w:ascii="Georgia" w:hAnsi="Georgia" w:cs="Times New Roman"/>
          <w:sz w:val="20"/>
          <w:szCs w:val="20"/>
          <w:rPrChange w:id="92" w:author="David Döbele" w:date="2021-11-02T19:47:00Z">
            <w:rPr>
              <w:rFonts w:ascii="Georgia" w:hAnsi="Georgia" w:cs="Times New Roman"/>
              <w:sz w:val="21"/>
              <w:szCs w:val="21"/>
            </w:rPr>
          </w:rPrChange>
        </w:rPr>
      </w:pPr>
      <w:r w:rsidRPr="00357BF6">
        <w:rPr>
          <w:rFonts w:ascii="Georgia" w:hAnsi="Georgia" w:cs="Times New Roman"/>
          <w:sz w:val="20"/>
          <w:szCs w:val="20"/>
          <w:rPrChange w:id="93" w:author="David Döbele" w:date="2021-11-02T19:47:00Z">
            <w:rPr>
              <w:rFonts w:ascii="Georgia" w:hAnsi="Georgia" w:cs="Times New Roman"/>
              <w:sz w:val="21"/>
              <w:szCs w:val="21"/>
            </w:rPr>
          </w:rPrChange>
        </w:rPr>
        <w:t>Von dem Praktikum in der Wirtschaftsprüfung erhoffe ich mir eine steile Lernkurve sowie die Möglichkeit, Verantwortung zu übernehmen und meine eigenen Ideen bei Ihnen mehrwertschaffend einbringen zu können. Ich bin mir sicher, dass ich durch mein starkes Interesse an der Tätigkeit als Wirtschaftsprüfer, meine</w:t>
      </w:r>
      <w:r w:rsidR="006F1676" w:rsidRPr="00357BF6">
        <w:rPr>
          <w:rFonts w:ascii="Georgia" w:hAnsi="Georgia" w:cs="Times New Roman"/>
          <w:sz w:val="20"/>
          <w:szCs w:val="20"/>
          <w:rPrChange w:id="94" w:author="David Döbele" w:date="2021-11-02T19:47:00Z">
            <w:rPr>
              <w:rFonts w:ascii="Georgia" w:hAnsi="Georgia" w:cs="Times New Roman"/>
              <w:sz w:val="21"/>
              <w:szCs w:val="21"/>
            </w:rPr>
          </w:rPrChange>
        </w:rPr>
        <w:t>m analytischen Denken,</w:t>
      </w:r>
      <w:r w:rsidRPr="00357BF6">
        <w:rPr>
          <w:rFonts w:ascii="Georgia" w:hAnsi="Georgia" w:cs="Times New Roman"/>
          <w:sz w:val="20"/>
          <w:szCs w:val="20"/>
          <w:rPrChange w:id="95" w:author="David Döbele" w:date="2021-11-02T19:47:00Z">
            <w:rPr>
              <w:rFonts w:ascii="Georgia" w:hAnsi="Georgia" w:cs="Times New Roman"/>
              <w:sz w:val="21"/>
              <w:szCs w:val="21"/>
            </w:rPr>
          </w:rPrChange>
        </w:rPr>
        <w:t xml:space="preserve"> sowie mein</w:t>
      </w:r>
      <w:r w:rsidR="00252EED" w:rsidRPr="00357BF6">
        <w:rPr>
          <w:rFonts w:ascii="Georgia" w:hAnsi="Georgia" w:cs="Times New Roman"/>
          <w:sz w:val="20"/>
          <w:szCs w:val="20"/>
          <w:rPrChange w:id="96" w:author="David Döbele" w:date="2021-11-02T19:47:00Z">
            <w:rPr>
              <w:rFonts w:ascii="Georgia" w:hAnsi="Georgia" w:cs="Times New Roman"/>
              <w:sz w:val="21"/>
              <w:szCs w:val="21"/>
            </w:rPr>
          </w:rPrChange>
        </w:rPr>
        <w:t>er</w:t>
      </w:r>
      <w:r w:rsidRPr="00357BF6">
        <w:rPr>
          <w:rFonts w:ascii="Georgia" w:hAnsi="Georgia" w:cs="Times New Roman"/>
          <w:sz w:val="20"/>
          <w:szCs w:val="20"/>
          <w:rPrChange w:id="97" w:author="David Döbele" w:date="2021-11-02T19:47:00Z">
            <w:rPr>
              <w:rFonts w:ascii="Georgia" w:hAnsi="Georgia" w:cs="Times New Roman"/>
              <w:sz w:val="21"/>
              <w:szCs w:val="21"/>
            </w:rPr>
          </w:rPrChange>
        </w:rPr>
        <w:t xml:space="preserve"> ausgeprägte</w:t>
      </w:r>
      <w:r w:rsidR="00252EED" w:rsidRPr="00357BF6">
        <w:rPr>
          <w:rFonts w:ascii="Georgia" w:hAnsi="Georgia" w:cs="Times New Roman"/>
          <w:sz w:val="20"/>
          <w:szCs w:val="20"/>
          <w:rPrChange w:id="98" w:author="David Döbele" w:date="2021-11-02T19:47:00Z">
            <w:rPr>
              <w:rFonts w:ascii="Georgia" w:hAnsi="Georgia" w:cs="Times New Roman"/>
              <w:sz w:val="21"/>
              <w:szCs w:val="21"/>
            </w:rPr>
          </w:rPrChange>
        </w:rPr>
        <w:t>n</w:t>
      </w:r>
      <w:r w:rsidRPr="00357BF6">
        <w:rPr>
          <w:rFonts w:ascii="Georgia" w:hAnsi="Georgia" w:cs="Times New Roman"/>
          <w:sz w:val="20"/>
          <w:szCs w:val="20"/>
          <w:rPrChange w:id="99" w:author="David Döbele" w:date="2021-11-02T19:47:00Z">
            <w:rPr>
              <w:rFonts w:ascii="Georgia" w:hAnsi="Georgia" w:cs="Times New Roman"/>
              <w:sz w:val="21"/>
              <w:szCs w:val="21"/>
            </w:rPr>
          </w:rPrChange>
        </w:rPr>
        <w:t xml:space="preserve"> </w:t>
      </w:r>
      <w:r w:rsidR="00252EED" w:rsidRPr="00357BF6">
        <w:rPr>
          <w:rFonts w:ascii="Georgia" w:hAnsi="Georgia" w:cs="Times New Roman"/>
          <w:sz w:val="20"/>
          <w:szCs w:val="20"/>
          <w:rPrChange w:id="100" w:author="David Döbele" w:date="2021-11-02T19:47:00Z">
            <w:rPr>
              <w:rFonts w:ascii="Georgia" w:hAnsi="Georgia" w:cs="Times New Roman"/>
              <w:sz w:val="21"/>
              <w:szCs w:val="21"/>
            </w:rPr>
          </w:rPrChange>
        </w:rPr>
        <w:t>Teamfähigkeit</w:t>
      </w:r>
      <w:r w:rsidRPr="00357BF6">
        <w:rPr>
          <w:rFonts w:ascii="Georgia" w:hAnsi="Georgia" w:cs="Times New Roman"/>
          <w:sz w:val="20"/>
          <w:szCs w:val="20"/>
          <w:rPrChange w:id="101" w:author="David Döbele" w:date="2021-11-02T19:47:00Z">
            <w:rPr>
              <w:rFonts w:ascii="Georgia" w:hAnsi="Georgia" w:cs="Times New Roman"/>
              <w:sz w:val="21"/>
              <w:szCs w:val="21"/>
            </w:rPr>
          </w:rPrChange>
        </w:rPr>
        <w:t xml:space="preserve"> eine Bereicherung für RSM sein werde, und würde mich sehr darüber freuen, Sie auch in einem persönlichen Gespräch von mir überzeugen zu dürfen.</w:t>
      </w:r>
    </w:p>
    <w:p w14:paraId="4A4E89AF" w14:textId="77777777" w:rsidR="00281C11" w:rsidRPr="00357BF6" w:rsidRDefault="00281C11" w:rsidP="00E65B09">
      <w:pPr>
        <w:spacing w:after="0"/>
        <w:jc w:val="both"/>
        <w:rPr>
          <w:rFonts w:ascii="Georgia" w:hAnsi="Georgia" w:cs="Times New Roman"/>
          <w:sz w:val="20"/>
          <w:szCs w:val="20"/>
          <w:rPrChange w:id="102" w:author="David Döbele" w:date="2021-11-02T19:47:00Z">
            <w:rPr>
              <w:rFonts w:ascii="Georgia" w:hAnsi="Georgia" w:cs="Times New Roman"/>
              <w:sz w:val="21"/>
              <w:szCs w:val="21"/>
            </w:rPr>
          </w:rPrChange>
        </w:rPr>
      </w:pPr>
    </w:p>
    <w:p w14:paraId="4459D038" w14:textId="07A27375" w:rsidR="00E65B09" w:rsidRPr="00357BF6" w:rsidRDefault="0099776A" w:rsidP="00E65B09">
      <w:pPr>
        <w:spacing w:after="0"/>
        <w:jc w:val="both"/>
        <w:rPr>
          <w:rFonts w:ascii="Georgia" w:hAnsi="Georgia" w:cs="Times New Roman"/>
          <w:sz w:val="20"/>
          <w:szCs w:val="20"/>
          <w:rPrChange w:id="103" w:author="David Döbele" w:date="2021-11-02T19:47:00Z">
            <w:rPr>
              <w:rFonts w:ascii="Georgia" w:hAnsi="Georgia" w:cs="Times New Roman"/>
              <w:sz w:val="21"/>
              <w:szCs w:val="21"/>
            </w:rPr>
          </w:rPrChange>
        </w:rPr>
      </w:pPr>
      <w:r w:rsidRPr="00357BF6">
        <w:rPr>
          <w:rFonts w:ascii="Georgia" w:hAnsi="Georgia" w:cs="Times New Roman"/>
          <w:sz w:val="20"/>
          <w:szCs w:val="20"/>
          <w:rPrChange w:id="104" w:author="David Döbele" w:date="2021-11-02T19:47:00Z">
            <w:rPr>
              <w:rFonts w:ascii="Georgia" w:hAnsi="Georgia" w:cs="Times New Roman"/>
              <w:sz w:val="21"/>
              <w:szCs w:val="21"/>
            </w:rPr>
          </w:rPrChange>
        </w:rPr>
        <w:t>Mit freundlichen Grüßen</w:t>
      </w:r>
    </w:p>
    <w:p w14:paraId="3BDB02BA" w14:textId="13AF3E90" w:rsidR="00BB3512" w:rsidRPr="00357BF6" w:rsidRDefault="0099776A" w:rsidP="00E65B09">
      <w:pPr>
        <w:spacing w:after="0"/>
        <w:jc w:val="both"/>
        <w:rPr>
          <w:rFonts w:ascii="Georgia" w:hAnsi="Georgia" w:cs="Times New Roman"/>
          <w:sz w:val="20"/>
          <w:szCs w:val="20"/>
          <w:rPrChange w:id="105" w:author="David Döbele" w:date="2021-11-02T19:47:00Z">
            <w:rPr>
              <w:rFonts w:ascii="Georgia" w:hAnsi="Georgia" w:cs="Times New Roman"/>
              <w:sz w:val="21"/>
              <w:szCs w:val="21"/>
            </w:rPr>
          </w:rPrChange>
        </w:rPr>
      </w:pPr>
      <w:r w:rsidRPr="00357BF6">
        <w:rPr>
          <w:rFonts w:ascii="Georgia" w:hAnsi="Georgia" w:cs="Times New Roman"/>
          <w:sz w:val="20"/>
          <w:szCs w:val="20"/>
          <w:rPrChange w:id="106" w:author="David Döbele" w:date="2021-11-02T19:47:00Z">
            <w:rPr>
              <w:rFonts w:ascii="Georgia" w:hAnsi="Georgia" w:cs="Times New Roman"/>
              <w:sz w:val="21"/>
              <w:szCs w:val="21"/>
            </w:rPr>
          </w:rPrChange>
        </w:rPr>
        <w:t>Unterschrift</w:t>
      </w:r>
    </w:p>
    <w:sectPr w:rsidR="00BB3512" w:rsidRPr="00357BF6" w:rsidSect="00357BF6">
      <w:pgSz w:w="11906" w:h="16838"/>
      <w:pgMar w:top="907" w:right="1077" w:bottom="397" w:left="1077" w:header="709" w:footer="709" w:gutter="0"/>
      <w:cols w:space="708"/>
      <w:docGrid w:linePitch="360"/>
      <w:sectPrChange w:id="107" w:author="David Döbele" w:date="2021-11-02T19:49:00Z">
        <w:sectPr w:rsidR="00BB3512" w:rsidRPr="00357BF6" w:rsidSect="00357BF6">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5DE"/>
    <w:rsid w:val="000443D8"/>
    <w:rsid w:val="0004591A"/>
    <w:rsid w:val="00046459"/>
    <w:rsid w:val="000555E4"/>
    <w:rsid w:val="0005670D"/>
    <w:rsid w:val="000710B0"/>
    <w:rsid w:val="00073C82"/>
    <w:rsid w:val="00081359"/>
    <w:rsid w:val="000A154E"/>
    <w:rsid w:val="000A5AB8"/>
    <w:rsid w:val="000A6678"/>
    <w:rsid w:val="000A7DEB"/>
    <w:rsid w:val="000C1A75"/>
    <w:rsid w:val="000C55DE"/>
    <w:rsid w:val="000C7BDE"/>
    <w:rsid w:val="000F371C"/>
    <w:rsid w:val="00117F83"/>
    <w:rsid w:val="00146C8E"/>
    <w:rsid w:val="00152DF9"/>
    <w:rsid w:val="00156A98"/>
    <w:rsid w:val="001669DB"/>
    <w:rsid w:val="00171D11"/>
    <w:rsid w:val="001819B1"/>
    <w:rsid w:val="001850A6"/>
    <w:rsid w:val="001A4522"/>
    <w:rsid w:val="001C17FC"/>
    <w:rsid w:val="001D079A"/>
    <w:rsid w:val="001E0088"/>
    <w:rsid w:val="001E0903"/>
    <w:rsid w:val="001E1EE7"/>
    <w:rsid w:val="00200F1E"/>
    <w:rsid w:val="002042CB"/>
    <w:rsid w:val="002062F6"/>
    <w:rsid w:val="00212042"/>
    <w:rsid w:val="002213EE"/>
    <w:rsid w:val="0023683A"/>
    <w:rsid w:val="002467A0"/>
    <w:rsid w:val="00252EED"/>
    <w:rsid w:val="002536DC"/>
    <w:rsid w:val="00255EC1"/>
    <w:rsid w:val="00257D2A"/>
    <w:rsid w:val="002627D2"/>
    <w:rsid w:val="00264191"/>
    <w:rsid w:val="0027047C"/>
    <w:rsid w:val="002708C2"/>
    <w:rsid w:val="0027262D"/>
    <w:rsid w:val="00274324"/>
    <w:rsid w:val="00281C11"/>
    <w:rsid w:val="002A5B9F"/>
    <w:rsid w:val="002D309E"/>
    <w:rsid w:val="002D594E"/>
    <w:rsid w:val="002E39B8"/>
    <w:rsid w:val="002F51FA"/>
    <w:rsid w:val="00311A15"/>
    <w:rsid w:val="003250EA"/>
    <w:rsid w:val="003421B1"/>
    <w:rsid w:val="00357BF6"/>
    <w:rsid w:val="00375D2D"/>
    <w:rsid w:val="003811BC"/>
    <w:rsid w:val="0038671F"/>
    <w:rsid w:val="003947A8"/>
    <w:rsid w:val="003B1A3F"/>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C1FD3"/>
    <w:rsid w:val="004F6371"/>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C0EAB"/>
    <w:rsid w:val="006D2592"/>
    <w:rsid w:val="006F1676"/>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0424"/>
    <w:rsid w:val="007F1AEB"/>
    <w:rsid w:val="007F7EA0"/>
    <w:rsid w:val="008049F7"/>
    <w:rsid w:val="00807293"/>
    <w:rsid w:val="008310A0"/>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78B0"/>
    <w:rsid w:val="00937604"/>
    <w:rsid w:val="00956146"/>
    <w:rsid w:val="00991E04"/>
    <w:rsid w:val="0099776A"/>
    <w:rsid w:val="009A256E"/>
    <w:rsid w:val="009D07DC"/>
    <w:rsid w:val="009D3BBF"/>
    <w:rsid w:val="009F46A7"/>
    <w:rsid w:val="009F7610"/>
    <w:rsid w:val="00A1282E"/>
    <w:rsid w:val="00A14247"/>
    <w:rsid w:val="00A40D57"/>
    <w:rsid w:val="00A44493"/>
    <w:rsid w:val="00A53760"/>
    <w:rsid w:val="00AA2791"/>
    <w:rsid w:val="00AA4C7C"/>
    <w:rsid w:val="00AB4CD0"/>
    <w:rsid w:val="00AC61EE"/>
    <w:rsid w:val="00AC66C4"/>
    <w:rsid w:val="00AC7086"/>
    <w:rsid w:val="00AD5C6D"/>
    <w:rsid w:val="00AE26F5"/>
    <w:rsid w:val="00AE3A33"/>
    <w:rsid w:val="00B135CE"/>
    <w:rsid w:val="00B15655"/>
    <w:rsid w:val="00B339B8"/>
    <w:rsid w:val="00B346A7"/>
    <w:rsid w:val="00B409F9"/>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11FF"/>
    <w:rsid w:val="00C966C8"/>
    <w:rsid w:val="00C97ECA"/>
    <w:rsid w:val="00CA1160"/>
    <w:rsid w:val="00CA702E"/>
    <w:rsid w:val="00CA7350"/>
    <w:rsid w:val="00CB639D"/>
    <w:rsid w:val="00CD51E6"/>
    <w:rsid w:val="00CE433B"/>
    <w:rsid w:val="00CE7154"/>
    <w:rsid w:val="00D30CEA"/>
    <w:rsid w:val="00D6633C"/>
    <w:rsid w:val="00D71D8E"/>
    <w:rsid w:val="00D9281A"/>
    <w:rsid w:val="00DA3404"/>
    <w:rsid w:val="00DA524B"/>
    <w:rsid w:val="00DB471D"/>
    <w:rsid w:val="00DD1863"/>
    <w:rsid w:val="00DD3349"/>
    <w:rsid w:val="00DD3C2F"/>
    <w:rsid w:val="00DD54E1"/>
    <w:rsid w:val="00DD6747"/>
    <w:rsid w:val="00DE1FBC"/>
    <w:rsid w:val="00DE5C3D"/>
    <w:rsid w:val="00E02500"/>
    <w:rsid w:val="00E12ED8"/>
    <w:rsid w:val="00E162C9"/>
    <w:rsid w:val="00E3005D"/>
    <w:rsid w:val="00E30491"/>
    <w:rsid w:val="00E33DF4"/>
    <w:rsid w:val="00E473ED"/>
    <w:rsid w:val="00E47DAF"/>
    <w:rsid w:val="00E62550"/>
    <w:rsid w:val="00E65B09"/>
    <w:rsid w:val="00E73169"/>
    <w:rsid w:val="00E737E2"/>
    <w:rsid w:val="00E83116"/>
    <w:rsid w:val="00E914E5"/>
    <w:rsid w:val="00E91B86"/>
    <w:rsid w:val="00EA6CEC"/>
    <w:rsid w:val="00EA7AC2"/>
    <w:rsid w:val="00EC000C"/>
    <w:rsid w:val="00EC78B9"/>
    <w:rsid w:val="00EE733B"/>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7B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98488308">
      <w:bodyDiv w:val="1"/>
      <w:marLeft w:val="0"/>
      <w:marRight w:val="0"/>
      <w:marTop w:val="0"/>
      <w:marBottom w:val="0"/>
      <w:divBdr>
        <w:top w:val="none" w:sz="0" w:space="0" w:color="auto"/>
        <w:left w:val="none" w:sz="0" w:space="0" w:color="auto"/>
        <w:bottom w:val="none" w:sz="0" w:space="0" w:color="auto"/>
        <w:right w:val="none" w:sz="0" w:space="0" w:color="auto"/>
      </w:divBdr>
    </w:div>
    <w:div w:id="59860740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7503502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03104716">
      <w:bodyDiv w:val="1"/>
      <w:marLeft w:val="0"/>
      <w:marRight w:val="0"/>
      <w:marTop w:val="0"/>
      <w:marBottom w:val="0"/>
      <w:divBdr>
        <w:top w:val="none" w:sz="0" w:space="0" w:color="auto"/>
        <w:left w:val="none" w:sz="0" w:space="0" w:color="auto"/>
        <w:bottom w:val="none" w:sz="0" w:space="0" w:color="auto"/>
        <w:right w:val="none" w:sz="0" w:space="0" w:color="auto"/>
      </w:divBdr>
    </w:div>
    <w:div w:id="1065878802">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0569714">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5331206">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80697">
      <w:bodyDiv w:val="1"/>
      <w:marLeft w:val="0"/>
      <w:marRight w:val="0"/>
      <w:marTop w:val="0"/>
      <w:marBottom w:val="0"/>
      <w:divBdr>
        <w:top w:val="none" w:sz="0" w:space="0" w:color="auto"/>
        <w:left w:val="none" w:sz="0" w:space="0" w:color="auto"/>
        <w:bottom w:val="none" w:sz="0" w:space="0" w:color="auto"/>
        <w:right w:val="none" w:sz="0" w:space="0" w:color="auto"/>
      </w:divBdr>
    </w:div>
    <w:div w:id="1554467284">
      <w:bodyDiv w:val="1"/>
      <w:marLeft w:val="0"/>
      <w:marRight w:val="0"/>
      <w:marTop w:val="0"/>
      <w:marBottom w:val="0"/>
      <w:divBdr>
        <w:top w:val="none" w:sz="0" w:space="0" w:color="auto"/>
        <w:left w:val="none" w:sz="0" w:space="0" w:color="auto"/>
        <w:bottom w:val="none" w:sz="0" w:space="0" w:color="auto"/>
        <w:right w:val="none" w:sz="0" w:space="0" w:color="auto"/>
      </w:divBdr>
    </w:div>
    <w:div w:id="1592618774">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212594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980664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587</Words>
  <Characters>3705</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2021-11-02T18:22:00Z</dcterms:created>
  <dcterms:modified xsi:type="dcterms:W3CDTF">2021-11-02T18:49:00Z</dcterms:modified>
</cp:coreProperties>
</file>