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80"/>
        <w:gridCol w:w="3540"/>
        <w:gridCol w:w="420"/>
        <w:gridCol w:w="14"/>
        <w:gridCol w:w="541"/>
        <w:gridCol w:w="26"/>
        <w:gridCol w:w="67"/>
        <w:gridCol w:w="192"/>
        <w:gridCol w:w="24"/>
        <w:gridCol w:w="567"/>
        <w:gridCol w:w="2335"/>
      </w:tblGrid>
      <w:tr w:rsidR="000517E1" w:rsidRPr="000517E1" w14:paraId="6588F18D" w14:textId="77777777" w:rsidTr="00F3046B">
        <w:trPr>
          <w:trHeight w:val="227"/>
        </w:trPr>
        <w:tc>
          <w:tcPr>
            <w:tcW w:w="10206" w:type="dxa"/>
            <w:gridSpan w:val="11"/>
          </w:tcPr>
          <w:p w14:paraId="03791339" w14:textId="7EBA104E" w:rsidR="00E94C72" w:rsidRPr="000517E1" w:rsidRDefault="00965499" w:rsidP="00A5603B">
            <w:pPr>
              <w:jc w:val="center"/>
              <w:rPr>
                <w:rFonts w:ascii="Georgia" w:eastAsia="Georgia" w:hAnsi="Georgia" w:cs="Georgia"/>
              </w:rPr>
            </w:pPr>
            <w:r w:rsidRPr="000517E1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Luis Kröll</w:t>
            </w:r>
            <w:r w:rsidRPr="000517E1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="006C55C5">
              <w:rPr>
                <w:rFonts w:ascii="Georgia" w:eastAsia="Georgia" w:hAnsi="Georgia" w:cs="Georgia"/>
                <w:sz w:val="20"/>
                <w:szCs w:val="20"/>
              </w:rPr>
              <w:t>Nauders</w:t>
            </w:r>
            <w:r w:rsidRPr="000517E1">
              <w:rPr>
                <w:rFonts w:ascii="Georgia" w:eastAsia="Georgia" w:hAnsi="Georgia" w:cs="Georgia"/>
                <w:sz w:val="20"/>
                <w:szCs w:val="20"/>
              </w:rPr>
              <w:t xml:space="preserve"> 314, 6543 Nauders</w:t>
            </w:r>
            <w:r w:rsidR="00323595">
              <w:rPr>
                <w:rFonts w:ascii="Georgia" w:eastAsia="Georgia" w:hAnsi="Georgia" w:cs="Georgia"/>
                <w:sz w:val="20"/>
                <w:szCs w:val="20"/>
              </w:rPr>
              <w:t>, Österreich</w:t>
            </w:r>
          </w:p>
          <w:p w14:paraId="56E33584" w14:textId="0CD50667" w:rsidR="00E94C72" w:rsidRPr="000517E1" w:rsidRDefault="005D5AA4" w:rsidP="00A5603B">
            <w:pPr>
              <w:jc w:val="center"/>
              <w:rPr>
                <w:rFonts w:ascii="Georgia" w:eastAsia="Georgia" w:hAnsi="Georgia" w:cs="Georgia"/>
                <w:lang w:val="de-DE"/>
              </w:rPr>
            </w:pPr>
            <w:r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>+4</w:t>
            </w:r>
            <w:r w:rsidR="00965499"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>3</w:t>
            </w:r>
            <w:r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</w:t>
            </w:r>
            <w:r w:rsidR="00965499"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>676</w:t>
            </w:r>
            <w:r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</w:t>
            </w:r>
            <w:r w:rsidR="00965499"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>849891224</w:t>
            </w:r>
            <w:r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| </w:t>
            </w:r>
            <w:r w:rsidR="00965499"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>luiskroell@icloud.com</w:t>
            </w:r>
            <w:r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| </w:t>
            </w:r>
            <w:r w:rsidR="00723DF2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geb. am </w:t>
            </w:r>
            <w:r w:rsidR="00965499"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>29</w:t>
            </w:r>
            <w:r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>.12.200</w:t>
            </w:r>
            <w:r w:rsidR="00965499"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>3</w:t>
            </w:r>
            <w:r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 xml:space="preserve"> in </w:t>
            </w:r>
            <w:r w:rsidR="00965499" w:rsidRPr="000517E1">
              <w:rPr>
                <w:rFonts w:ascii="Georgia" w:eastAsia="Georgia" w:hAnsi="Georgia" w:cs="Georgia"/>
                <w:sz w:val="20"/>
                <w:szCs w:val="20"/>
                <w:lang w:val="de-DE"/>
              </w:rPr>
              <w:t>Innsbruck</w:t>
            </w:r>
          </w:p>
        </w:tc>
      </w:tr>
      <w:tr w:rsidR="000517E1" w:rsidRPr="000517E1" w14:paraId="2662F9B9" w14:textId="77777777" w:rsidTr="00F3046B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000000"/>
            </w:tcBorders>
            <w:vAlign w:val="bottom"/>
          </w:tcPr>
          <w:p w14:paraId="51A79DF1" w14:textId="5161BC6F" w:rsidR="00E94C72" w:rsidRPr="000517E1" w:rsidRDefault="005D5AA4" w:rsidP="00A5603B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0517E1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</w:t>
            </w:r>
            <w:r w:rsidR="00965499" w:rsidRPr="000517E1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bildung</w:t>
            </w:r>
          </w:p>
        </w:tc>
      </w:tr>
      <w:tr w:rsidR="000517E1" w:rsidRPr="000517E1" w14:paraId="4B4E7B82" w14:textId="77777777" w:rsidTr="00F3046B">
        <w:trPr>
          <w:trHeight w:val="340"/>
        </w:trPr>
        <w:tc>
          <w:tcPr>
            <w:tcW w:w="7280" w:type="dxa"/>
            <w:gridSpan w:val="8"/>
            <w:tcBorders>
              <w:top w:val="single" w:sz="4" w:space="0" w:color="000000"/>
            </w:tcBorders>
            <w:vAlign w:val="bottom"/>
          </w:tcPr>
          <w:p w14:paraId="3E12F983" w14:textId="4F000FE7" w:rsidR="00E94C72" w:rsidRPr="000517E1" w:rsidRDefault="00965499" w:rsidP="00A5603B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0517E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Handelsakademie Landeck</w:t>
            </w:r>
          </w:p>
        </w:tc>
        <w:tc>
          <w:tcPr>
            <w:tcW w:w="2926" w:type="dxa"/>
            <w:gridSpan w:val="3"/>
            <w:tcBorders>
              <w:top w:val="single" w:sz="4" w:space="0" w:color="000000"/>
            </w:tcBorders>
            <w:vAlign w:val="bottom"/>
          </w:tcPr>
          <w:p w14:paraId="78FADF1E" w14:textId="049D3662" w:rsidR="00E94C72" w:rsidRPr="000517E1" w:rsidRDefault="00965499" w:rsidP="00A5603B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0517E1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Landeck</w:t>
            </w:r>
          </w:p>
        </w:tc>
      </w:tr>
      <w:tr w:rsidR="000517E1" w:rsidRPr="000517E1" w14:paraId="63D2EE27" w14:textId="77777777" w:rsidTr="00F3046B">
        <w:trPr>
          <w:trHeight w:val="20"/>
        </w:trPr>
        <w:tc>
          <w:tcPr>
            <w:tcW w:w="6020" w:type="dxa"/>
            <w:gridSpan w:val="2"/>
          </w:tcPr>
          <w:p w14:paraId="1CE4FC93" w14:textId="1D3C4A5A" w:rsidR="00B34EF0" w:rsidRPr="00D42B79" w:rsidRDefault="005507FB" w:rsidP="00A5603B">
            <w:pPr>
              <w:rPr>
                <w:rFonts w:ascii="Georgia" w:eastAsia="Georgia" w:hAnsi="Georgia" w:cs="Georgia"/>
                <w:iCs/>
                <w:sz w:val="18"/>
                <w:szCs w:val="18"/>
              </w:rPr>
            </w:pPr>
            <w:r>
              <w:rPr>
                <w:rFonts w:ascii="Georgia" w:eastAsia="Georgia" w:hAnsi="Georgia" w:cs="Georgia"/>
                <w:iCs/>
                <w:sz w:val="18"/>
                <w:szCs w:val="18"/>
              </w:rPr>
              <w:t>Zentralm</w:t>
            </w:r>
            <w:r w:rsidR="002732FD">
              <w:rPr>
                <w:rFonts w:ascii="Georgia" w:eastAsia="Georgia" w:hAnsi="Georgia" w:cs="Georgia"/>
                <w:iCs/>
                <w:sz w:val="18"/>
                <w:szCs w:val="18"/>
              </w:rPr>
              <w:t>atura</w:t>
            </w:r>
            <w:r w:rsidR="00B34EF0" w:rsidRPr="00ED7359">
              <w:rPr>
                <w:rFonts w:ascii="Georgia" w:eastAsia="Georgia" w:hAnsi="Georgia" w:cs="Georgia"/>
                <w:iCs/>
                <w:sz w:val="18"/>
                <w:szCs w:val="18"/>
              </w:rPr>
              <w:t xml:space="preserve"> (</w:t>
            </w:r>
            <w:r>
              <w:rPr>
                <w:rFonts w:ascii="Georgia" w:eastAsia="Georgia" w:hAnsi="Georgia" w:cs="Georgia"/>
                <w:iCs/>
                <w:sz w:val="18"/>
                <w:szCs w:val="18"/>
              </w:rPr>
              <w:t>Note</w:t>
            </w:r>
            <w:r w:rsidR="00D42B79" w:rsidRPr="005436D2">
              <w:rPr>
                <w:rFonts w:ascii="Georgia" w:eastAsia="Georgia" w:hAnsi="Georgia" w:cs="Georgia"/>
                <w:iCs/>
                <w:sz w:val="18"/>
                <w:szCs w:val="18"/>
              </w:rPr>
              <w:t>:</w:t>
            </w:r>
            <w:r w:rsidR="00B34EF0" w:rsidRPr="005436D2">
              <w:rPr>
                <w:rFonts w:ascii="Georgia" w:eastAsia="Georgia" w:hAnsi="Georgia" w:cs="Georgia"/>
                <w:iCs/>
                <w:sz w:val="18"/>
                <w:szCs w:val="18"/>
              </w:rPr>
              <w:t xml:space="preserve"> 1,0)</w:t>
            </w:r>
          </w:p>
        </w:tc>
        <w:tc>
          <w:tcPr>
            <w:tcW w:w="4186" w:type="dxa"/>
            <w:gridSpan w:val="9"/>
          </w:tcPr>
          <w:p w14:paraId="17BA5EC8" w14:textId="19DAA51D" w:rsidR="00E94C72" w:rsidRPr="000517E1" w:rsidRDefault="00965499" w:rsidP="00A5603B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 xml:space="preserve">09/2018 – </w:t>
            </w:r>
            <w:r w:rsidR="005507FB">
              <w:rPr>
                <w:rFonts w:ascii="Georgia" w:eastAsia="Georgia" w:hAnsi="Georgia" w:cs="Georgia"/>
                <w:sz w:val="18"/>
                <w:szCs w:val="18"/>
              </w:rPr>
              <w:t>06/2023</w:t>
            </w:r>
          </w:p>
        </w:tc>
      </w:tr>
      <w:tr w:rsidR="000517E1" w:rsidRPr="000517E1" w14:paraId="26382E76" w14:textId="77777777" w:rsidTr="00F3046B">
        <w:tc>
          <w:tcPr>
            <w:tcW w:w="10206" w:type="dxa"/>
            <w:gridSpan w:val="11"/>
          </w:tcPr>
          <w:p w14:paraId="060F69DF" w14:textId="4F913696" w:rsidR="00B34EF0" w:rsidRPr="005507FB" w:rsidDel="00A5603B" w:rsidRDefault="005D5AA4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0" w:author="Sophie Klocke" w:date="2023-06-30T17:00:00Z"/>
                <w:rFonts w:ascii="Georgia" w:eastAsia="Georgia" w:hAnsi="Georgia" w:cs="Georgia"/>
                <w:i/>
                <w:sz w:val="18"/>
                <w:szCs w:val="18"/>
              </w:rPr>
            </w:pPr>
            <w:commentRangeStart w:id="1"/>
            <w:del w:id="2" w:author="Sophie Klocke" w:date="2023-06-30T17:00:00Z">
              <w:r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Relevante </w:delText>
              </w:r>
              <w:r w:rsidR="00B34EF0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Kurse</w:delText>
              </w:r>
              <w:r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: </w:delText>
              </w:r>
              <w:r w:rsidR="00965499" w:rsidRPr="005507FB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Betriebswirtschaft</w:delText>
              </w:r>
              <w:r w:rsidR="00923448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liche Fachklausur</w:delText>
              </w:r>
              <w:r w:rsidRPr="005507FB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 (Note: 1,</w:delText>
              </w:r>
              <w:r w:rsidR="00965499" w:rsidRPr="005507FB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0</w:delText>
              </w:r>
              <w:r w:rsidRPr="005507FB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), </w:delText>
              </w:r>
              <w:r w:rsidR="00153880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Angewandte Mathematik</w:delText>
              </w:r>
              <w:r w:rsidRPr="005507FB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 (Note: 1,0),</w:delText>
              </w:r>
            </w:del>
          </w:p>
          <w:p w14:paraId="0D99112D" w14:textId="5E9A0322" w:rsidR="00B34EF0" w:rsidDel="00A5603B" w:rsidRDefault="00B34EF0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9"/>
              </w:tabs>
              <w:ind w:left="720"/>
              <w:rPr>
                <w:del w:id="3" w:author="Sophie Klocke" w:date="2023-06-30T17:00:00Z"/>
                <w:rFonts w:ascii="Georgia" w:eastAsia="Georgia" w:hAnsi="Georgia" w:cs="Georgia"/>
                <w:i/>
                <w:sz w:val="18"/>
                <w:szCs w:val="18"/>
              </w:rPr>
            </w:pPr>
            <w:del w:id="4" w:author="Sophie Klocke" w:date="2023-06-30T17:00:00Z">
              <w:r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tab/>
              </w:r>
              <w:r w:rsidR="00153880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Deutsch</w:delText>
              </w:r>
              <w:r w:rsidR="005D5AA4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 (Note: 1,</w:delText>
              </w:r>
              <w:r w:rsidR="00F6269D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0</w:delText>
              </w:r>
              <w:r w:rsidR="005D5AA4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), </w:delText>
              </w:r>
              <w:r w:rsidR="00663632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Englisch </w:delText>
              </w:r>
              <w:r w:rsidR="005D5AA4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(Note: 1,</w:delText>
              </w:r>
              <w:r w:rsidR="00663632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0</w:delText>
              </w:r>
              <w:r w:rsidR="005D5AA4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), </w:delText>
              </w:r>
              <w:r w:rsidR="0084372C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Recht</w:delText>
              </w:r>
              <w:r w:rsidR="005D5AA4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 (Note: </w:delText>
              </w:r>
              <w:r w:rsidR="00F6269D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1</w:delText>
              </w:r>
              <w:r w:rsidR="005D5AA4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,0)</w:delText>
              </w:r>
              <w:r w:rsidR="00F6269D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, </w:delText>
              </w:r>
              <w:r w:rsidR="0084372C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Wirtschafts</w:delText>
              </w:r>
              <w:r w:rsidR="00496039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- und </w:delText>
              </w:r>
              <w:r w:rsidR="006D01BD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tab/>
              </w:r>
              <w:r w:rsidR="00496039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Organisationsstrategie &amp; Kommunikation und Öffentlichkeitsarbeit </w:delText>
              </w:r>
              <w:r w:rsidR="00F6269D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(Note: 1,0)</w:delText>
              </w:r>
            </w:del>
          </w:p>
          <w:p w14:paraId="0BB1D3D4" w14:textId="20ED8DF0" w:rsidR="002830C1" w:rsidRPr="005436D2" w:rsidRDefault="00420761" w:rsidP="00A5603B">
            <w:pPr>
              <w:pStyle w:val="Listenabsatz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9"/>
              </w:tabs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5436D2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Schulsprecher und Mitglied </w:t>
            </w:r>
            <w:r w:rsidR="002830C1" w:rsidRPr="005436D2">
              <w:rPr>
                <w:rFonts w:ascii="Georgia" w:eastAsia="Georgia" w:hAnsi="Georgia" w:cs="Georgia"/>
                <w:i/>
                <w:sz w:val="18"/>
                <w:szCs w:val="18"/>
              </w:rPr>
              <w:t>des Schulgemeinschaftsausschusses</w:t>
            </w:r>
            <w:r w:rsidRPr="005436D2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in der </w:t>
            </w:r>
            <w:r w:rsidR="00D42B79">
              <w:rPr>
                <w:rFonts w:ascii="Georgia" w:eastAsia="Georgia" w:hAnsi="Georgia" w:cs="Georgia"/>
                <w:i/>
                <w:sz w:val="18"/>
                <w:szCs w:val="18"/>
              </w:rPr>
              <w:t>dreizehnten</w:t>
            </w:r>
            <w:r w:rsidR="002830C1" w:rsidRPr="005436D2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Klasse</w:t>
            </w:r>
          </w:p>
          <w:p w14:paraId="66FB74D3" w14:textId="77777777" w:rsidR="000C76C6" w:rsidRDefault="0092422A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Leiter der </w:t>
            </w:r>
            <w:r w:rsidR="000C76C6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Organisation des 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Abschlussballs mit einer Besucherzahl von 850 externen Personen</w:t>
            </w:r>
          </w:p>
          <w:p w14:paraId="72511B44" w14:textId="77777777" w:rsidR="00DE4D06" w:rsidRDefault="00DE4D06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Abschluss der Unternehmerprüfung der Wirtschaftskammer Österreich</w:t>
            </w:r>
          </w:p>
          <w:p w14:paraId="19F54B29" w14:textId="2C8FE276" w:rsidR="00DE4D06" w:rsidRDefault="00DE4D06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Abgeschlossene Berufsausbildung als Bürokaufmann, Finanz- und </w:t>
            </w:r>
            <w:proofErr w:type="spellStart"/>
            <w:r>
              <w:rPr>
                <w:rFonts w:ascii="Georgia" w:eastAsia="Georgia" w:hAnsi="Georgia" w:cs="Georgia"/>
                <w:i/>
                <w:sz w:val="18"/>
                <w:szCs w:val="18"/>
              </w:rPr>
              <w:t>Rechnungswesenassistenz</w:t>
            </w:r>
            <w:proofErr w:type="spellEnd"/>
          </w:p>
          <w:p w14:paraId="7B6677C4" w14:textId="67C51C33" w:rsidR="00C52FFB" w:rsidRDefault="00C52FFB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Nachhilfe </w:t>
            </w:r>
            <w:r w:rsidR="006C698F">
              <w:rPr>
                <w:rFonts w:ascii="Georgia" w:eastAsia="Georgia" w:hAnsi="Georgia" w:cs="Georgia"/>
                <w:i/>
                <w:sz w:val="18"/>
                <w:szCs w:val="18"/>
              </w:rPr>
              <w:t>fü</w:t>
            </w:r>
            <w:r w:rsidR="00332C84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r </w:t>
            </w:r>
            <w:proofErr w:type="spellStart"/>
            <w:proofErr w:type="gramStart"/>
            <w:r w:rsidR="00332C84">
              <w:rPr>
                <w:rFonts w:ascii="Georgia" w:eastAsia="Georgia" w:hAnsi="Georgia" w:cs="Georgia"/>
                <w:i/>
                <w:sz w:val="18"/>
                <w:szCs w:val="18"/>
              </w:rPr>
              <w:t>Mitschüler:innen</w:t>
            </w:r>
            <w:proofErr w:type="spellEnd"/>
            <w:proofErr w:type="gramEnd"/>
            <w:r w:rsidR="00332C84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innerhalb der Klasse</w:t>
            </w:r>
            <w:r w:rsidR="006C698F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in Mathematik</w:t>
            </w:r>
            <w:r w:rsidR="00CE222A">
              <w:rPr>
                <w:rFonts w:ascii="Georgia" w:eastAsia="Georgia" w:hAnsi="Georgia" w:cs="Georgia"/>
                <w:i/>
                <w:sz w:val="18"/>
                <w:szCs w:val="18"/>
              </w:rPr>
              <w:t>, Deutsch und</w:t>
            </w:r>
            <w:r w:rsidR="006C698F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</w:t>
            </w:r>
            <w:r w:rsidR="006808E1">
              <w:rPr>
                <w:rFonts w:ascii="Georgia" w:eastAsia="Georgia" w:hAnsi="Georgia" w:cs="Georgia"/>
                <w:i/>
                <w:sz w:val="18"/>
                <w:szCs w:val="18"/>
              </w:rPr>
              <w:t>U</w:t>
            </w:r>
            <w:r w:rsidR="00D5589A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nternehmensrechnung</w:t>
            </w:r>
          </w:p>
          <w:p w14:paraId="18F9121A" w14:textId="0430CFDF" w:rsidR="00334A3F" w:rsidRPr="00DE4D06" w:rsidRDefault="00C938AB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Verfassung </w:t>
            </w:r>
            <w:r w:rsidR="00C52247">
              <w:rPr>
                <w:rFonts w:ascii="Georgia" w:eastAsia="Georgia" w:hAnsi="Georgia" w:cs="Georgia"/>
                <w:i/>
                <w:sz w:val="18"/>
                <w:szCs w:val="18"/>
              </w:rPr>
              <w:t>einer</w:t>
            </w:r>
            <w:r w:rsidR="005507FB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190-seitigen</w:t>
            </w:r>
            <w:r w:rsidR="00C52247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</w:t>
            </w:r>
            <w:r w:rsidR="005507FB">
              <w:rPr>
                <w:rFonts w:ascii="Georgia" w:eastAsia="Georgia" w:hAnsi="Georgia" w:cs="Georgia"/>
                <w:i/>
                <w:sz w:val="18"/>
                <w:szCs w:val="18"/>
              </w:rPr>
              <w:t>A</w:t>
            </w:r>
            <w:r w:rsidR="00C72637">
              <w:rPr>
                <w:rFonts w:ascii="Georgia" w:eastAsia="Georgia" w:hAnsi="Georgia" w:cs="Georgia"/>
                <w:i/>
                <w:sz w:val="18"/>
                <w:szCs w:val="18"/>
              </w:rPr>
              <w:t>rbeit über einen möglichen Imagewandel der Skidestination Ischgl</w:t>
            </w:r>
            <w:commentRangeEnd w:id="1"/>
            <w:r w:rsidR="00A6166A">
              <w:rPr>
                <w:rStyle w:val="Kommentarzeichen"/>
              </w:rPr>
              <w:commentReference w:id="1"/>
            </w:r>
          </w:p>
        </w:tc>
      </w:tr>
      <w:tr w:rsidR="000517E1" w:rsidRPr="000517E1" w14:paraId="77F08DB5" w14:textId="77777777" w:rsidTr="00F3046B">
        <w:trPr>
          <w:trHeight w:val="39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53E0F3A9" w14:textId="77777777" w:rsidR="00E94C72" w:rsidRPr="000517E1" w:rsidRDefault="005D5AA4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  <w:r w:rsidRPr="000517E1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Praxiserfahrungen</w:t>
            </w:r>
          </w:p>
        </w:tc>
      </w:tr>
      <w:tr w:rsidR="000517E1" w:rsidRPr="000517E1" w14:paraId="0782A575" w14:textId="77777777" w:rsidTr="00F3046B">
        <w:trPr>
          <w:trHeight w:val="340"/>
        </w:trPr>
        <w:tc>
          <w:tcPr>
            <w:tcW w:w="6995" w:type="dxa"/>
            <w:gridSpan w:val="5"/>
            <w:tcBorders>
              <w:top w:val="nil"/>
            </w:tcBorders>
            <w:vAlign w:val="bottom"/>
          </w:tcPr>
          <w:p w14:paraId="6279477F" w14:textId="4C7E1FA3" w:rsidR="00E94C72" w:rsidRPr="000517E1" w:rsidRDefault="004B0B9E" w:rsidP="00A5603B">
            <w:pPr>
              <w:rPr>
                <w:rFonts w:ascii="Georgia" w:eastAsia="Georgia" w:hAnsi="Georgia" w:cs="Georgia"/>
                <w:sz w:val="23"/>
                <w:szCs w:val="23"/>
                <w:lang w:val="de-DE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W</w:t>
            </w:r>
            <w:r w:rsidR="0018332C" w:rsidRPr="000517E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ellnesshotel </w:t>
            </w:r>
            <w:proofErr w:type="spellStart"/>
            <w:r w:rsidR="0018332C" w:rsidRPr="000517E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Cervosa</w:t>
            </w:r>
            <w:proofErr w:type="spellEnd"/>
            <w:r w:rsidR="0018332C" w:rsidRPr="000517E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5 Sterne </w:t>
            </w:r>
            <w:proofErr w:type="spellStart"/>
            <w:r w:rsidR="0018332C" w:rsidRPr="000517E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Spa</w:t>
            </w:r>
            <w:proofErr w:type="spellEnd"/>
            <w:r w:rsidR="0018332C" w:rsidRPr="000517E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und Gourmet</w:t>
            </w:r>
          </w:p>
        </w:tc>
        <w:tc>
          <w:tcPr>
            <w:tcW w:w="3211" w:type="dxa"/>
            <w:gridSpan w:val="6"/>
            <w:tcBorders>
              <w:top w:val="nil"/>
            </w:tcBorders>
            <w:vAlign w:val="bottom"/>
          </w:tcPr>
          <w:p w14:paraId="61B8BEF5" w14:textId="2A5D73F9" w:rsidR="00E94C72" w:rsidRPr="000517E1" w:rsidRDefault="00220AE9" w:rsidP="00A5603B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0517E1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Serfaus</w:t>
            </w:r>
          </w:p>
        </w:tc>
      </w:tr>
      <w:tr w:rsidR="000517E1" w:rsidRPr="000517E1" w14:paraId="78BC055B" w14:textId="77777777" w:rsidTr="00F3046B">
        <w:trPr>
          <w:trHeight w:val="20"/>
        </w:trPr>
        <w:tc>
          <w:tcPr>
            <w:tcW w:w="6440" w:type="dxa"/>
            <w:gridSpan w:val="3"/>
          </w:tcPr>
          <w:p w14:paraId="3A1234EC" w14:textId="5CE8E956" w:rsidR="00E94C72" w:rsidRPr="000517E1" w:rsidRDefault="005D5AA4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>Praktikant i</w:t>
            </w:r>
            <w:r w:rsidR="0018332C" w:rsidRPr="000517E1">
              <w:rPr>
                <w:rFonts w:ascii="Georgia" w:eastAsia="Georgia" w:hAnsi="Georgia" w:cs="Georgia"/>
                <w:sz w:val="18"/>
                <w:szCs w:val="18"/>
              </w:rPr>
              <w:t xml:space="preserve">m Front- und Backoffice </w:t>
            </w:r>
          </w:p>
        </w:tc>
        <w:tc>
          <w:tcPr>
            <w:tcW w:w="3766" w:type="dxa"/>
            <w:gridSpan w:val="8"/>
          </w:tcPr>
          <w:p w14:paraId="67851D25" w14:textId="5EBC756A" w:rsidR="00E94C72" w:rsidRPr="000517E1" w:rsidRDefault="0018332C" w:rsidP="00A5603B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>07/2021 – 08/2021</w:t>
            </w:r>
          </w:p>
        </w:tc>
      </w:tr>
      <w:tr w:rsidR="000517E1" w:rsidRPr="000517E1" w14:paraId="04E58D41" w14:textId="77777777" w:rsidTr="00F3046B">
        <w:tc>
          <w:tcPr>
            <w:tcW w:w="10206" w:type="dxa"/>
            <w:gridSpan w:val="11"/>
          </w:tcPr>
          <w:p w14:paraId="602669FE" w14:textId="4443C656" w:rsidR="00E94C72" w:rsidRPr="000517E1" w:rsidRDefault="004363F2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Verbuchung laufender Belege</w:t>
            </w:r>
          </w:p>
          <w:p w14:paraId="79E1F510" w14:textId="2166D561" w:rsidR="00E94C72" w:rsidRPr="000517E1" w:rsidRDefault="0063108B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Gestaltung</w:t>
            </w:r>
            <w:r w:rsidR="002F3B69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und Optimierung</w:t>
            </w:r>
            <w:r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von </w:t>
            </w:r>
            <w:r w:rsidR="00EF66A6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Informationsdrucksorten</w:t>
            </w:r>
            <w:r w:rsidR="00757E71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</w:t>
            </w:r>
            <w:r w:rsidR="002F3B69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in Word</w:t>
            </w:r>
          </w:p>
          <w:p w14:paraId="51B0C0E9" w14:textId="7C3235E9" w:rsidR="00757E71" w:rsidRPr="000517E1" w:rsidRDefault="00C61DDF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Koordinierung von Reservierungsanfragen</w:t>
            </w:r>
            <w:r w:rsidR="00210B77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und persönliche Gästebetreuung</w:t>
            </w:r>
          </w:p>
        </w:tc>
      </w:tr>
      <w:tr w:rsidR="000517E1" w:rsidRPr="000517E1" w14:paraId="3CE313EA" w14:textId="77777777" w:rsidTr="00F3046B">
        <w:trPr>
          <w:trHeight w:val="340"/>
        </w:trPr>
        <w:tc>
          <w:tcPr>
            <w:tcW w:w="7021" w:type="dxa"/>
            <w:gridSpan w:val="6"/>
            <w:vAlign w:val="bottom"/>
          </w:tcPr>
          <w:p w14:paraId="58E91EAF" w14:textId="3567AF69" w:rsidR="00E4366B" w:rsidRPr="000517E1" w:rsidRDefault="00D96005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  <w:proofErr w:type="spellStart"/>
            <w:r w:rsidRPr="000517E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Micheluzzi</w:t>
            </w:r>
            <w:proofErr w:type="spellEnd"/>
            <w:r w:rsidRPr="000517E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Pfunds</w:t>
            </w:r>
            <w:r w:rsidRPr="000517E1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 xml:space="preserve"> </w:t>
            </w:r>
          </w:p>
        </w:tc>
        <w:tc>
          <w:tcPr>
            <w:tcW w:w="3185" w:type="dxa"/>
            <w:gridSpan w:val="5"/>
            <w:vAlign w:val="bottom"/>
          </w:tcPr>
          <w:p w14:paraId="69BE1972" w14:textId="6265DF26" w:rsidR="00E4366B" w:rsidRPr="000517E1" w:rsidRDefault="00CF2BEA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  <w:r w:rsidRPr="000517E1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Pfunds</w:t>
            </w:r>
          </w:p>
        </w:tc>
      </w:tr>
      <w:tr w:rsidR="000517E1" w:rsidRPr="000517E1" w14:paraId="3732540F" w14:textId="77777777" w:rsidTr="00F3046B">
        <w:trPr>
          <w:trHeight w:val="20"/>
        </w:trPr>
        <w:tc>
          <w:tcPr>
            <w:tcW w:w="6454" w:type="dxa"/>
            <w:gridSpan w:val="4"/>
          </w:tcPr>
          <w:p w14:paraId="4F6D3ED4" w14:textId="64C6DC26" w:rsidR="00723461" w:rsidRPr="000517E1" w:rsidRDefault="006C556A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>Praktikant</w:t>
            </w:r>
            <w:r w:rsidR="00D813E2" w:rsidRPr="000517E1">
              <w:rPr>
                <w:rFonts w:ascii="Georgia" w:eastAsia="Georgia" w:hAnsi="Georgia" w:cs="Georgia"/>
                <w:sz w:val="18"/>
                <w:szCs w:val="18"/>
              </w:rPr>
              <w:t xml:space="preserve"> im Marketing</w:t>
            </w:r>
          </w:p>
        </w:tc>
        <w:tc>
          <w:tcPr>
            <w:tcW w:w="3752" w:type="dxa"/>
            <w:gridSpan w:val="7"/>
          </w:tcPr>
          <w:p w14:paraId="6E7FC841" w14:textId="1F2D1536" w:rsidR="00723461" w:rsidRPr="000517E1" w:rsidRDefault="00AF79F2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>07/202</w:t>
            </w:r>
            <w:r w:rsidR="006C698F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Pr="000517E1">
              <w:rPr>
                <w:rFonts w:ascii="Georgia" w:eastAsia="Georgia" w:hAnsi="Georgia" w:cs="Georgia"/>
                <w:sz w:val="18"/>
                <w:szCs w:val="18"/>
              </w:rPr>
              <w:t xml:space="preserve"> – 08/202</w:t>
            </w:r>
            <w:r w:rsidR="006C698F">
              <w:rPr>
                <w:rFonts w:ascii="Georgia" w:eastAsia="Georgia" w:hAnsi="Georgia" w:cs="Georgia"/>
                <w:sz w:val="18"/>
                <w:szCs w:val="18"/>
              </w:rPr>
              <w:t>0</w:t>
            </w:r>
          </w:p>
        </w:tc>
      </w:tr>
      <w:tr w:rsidR="000517E1" w:rsidRPr="000517E1" w14:paraId="565682A0" w14:textId="77777777" w:rsidTr="00F3046B">
        <w:tc>
          <w:tcPr>
            <w:tcW w:w="10206" w:type="dxa"/>
            <w:gridSpan w:val="11"/>
          </w:tcPr>
          <w:p w14:paraId="7A263D39" w14:textId="0FD7C44B" w:rsidR="00B26BA1" w:rsidRPr="000517E1" w:rsidRDefault="007F7EAB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Erstellen von Entwürfen für Folierungen</w:t>
            </w:r>
            <w:r w:rsidR="00E4332E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(u.a. von Fahrzeugen)</w:t>
            </w:r>
            <w:r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und</w:t>
            </w:r>
            <w:r w:rsidR="008B49F0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</w:t>
            </w:r>
            <w:r w:rsidR="00BE5DA5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Werbep</w:t>
            </w:r>
            <w:r w:rsidR="008B49F0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lakate</w:t>
            </w:r>
            <w:del w:id="5" w:author="Sophie Klocke" w:date="2023-06-30T16:53:00Z">
              <w:r w:rsidR="008B49F0"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>n</w:delText>
              </w:r>
            </w:del>
            <w:r w:rsidR="008B49F0"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in Photoshop</w:t>
            </w:r>
          </w:p>
          <w:p w14:paraId="15CA3998" w14:textId="77777777" w:rsidR="008B49F0" w:rsidRDefault="000517E1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Evaluierung der Drucksorte und Vorbereitung der physischen und technischen Materialien</w:t>
            </w:r>
          </w:p>
          <w:p w14:paraId="20CF9366" w14:textId="4C523922" w:rsidR="001B335E" w:rsidRPr="000517E1" w:rsidRDefault="001B335E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Persönliche und telefonische Kundenbetreuung</w:t>
            </w:r>
          </w:p>
        </w:tc>
      </w:tr>
      <w:tr w:rsidR="000517E1" w:rsidRPr="000517E1" w14:paraId="4B8B8371" w14:textId="77777777" w:rsidTr="00F3046B">
        <w:trPr>
          <w:trHeight w:val="39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7568AB96" w14:textId="6761F4B9" w:rsidR="00E94C72" w:rsidRPr="000517E1" w:rsidRDefault="005D5AA4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sz w:val="28"/>
                <w:szCs w:val="28"/>
              </w:rPr>
            </w:pPr>
            <w:commentRangeStart w:id="6"/>
            <w:r w:rsidRPr="000517E1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Ausser</w:t>
            </w:r>
            <w:r w:rsidR="00215C4C" w:rsidRPr="000517E1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schulisches</w:t>
            </w:r>
            <w:r w:rsidRPr="000517E1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 xml:space="preserve"> Engagement</w:t>
            </w:r>
            <w:commentRangeEnd w:id="6"/>
            <w:r w:rsidR="00A6166A">
              <w:rPr>
                <w:rStyle w:val="Kommentarzeichen"/>
              </w:rPr>
              <w:commentReference w:id="6"/>
            </w:r>
          </w:p>
        </w:tc>
      </w:tr>
      <w:tr w:rsidR="002F39B7" w:rsidRPr="000517E1" w14:paraId="0F710CE0" w14:textId="77777777" w:rsidTr="00F3046B">
        <w:trPr>
          <w:trHeight w:val="340"/>
        </w:trPr>
        <w:tc>
          <w:tcPr>
            <w:tcW w:w="7088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0B023D4" w14:textId="1D90408F" w:rsidR="002F39B7" w:rsidRPr="002F39B7" w:rsidRDefault="002F39B7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Österreichisches Bundesheer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66D7010" w14:textId="42097698" w:rsidR="002F39B7" w:rsidRPr="002F39B7" w:rsidRDefault="002F39B7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BB126E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Innsbruck</w:t>
            </w:r>
          </w:p>
        </w:tc>
      </w:tr>
      <w:tr w:rsidR="001554E8" w:rsidRPr="000517E1" w14:paraId="1883CA67" w14:textId="77777777" w:rsidTr="00F3046B">
        <w:trPr>
          <w:trHeight w:val="23"/>
        </w:trPr>
        <w:tc>
          <w:tcPr>
            <w:tcW w:w="70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1D0A2" w14:textId="3642CD6E" w:rsidR="00A6166A" w:rsidRPr="001554E8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Verpflichtender Grundwehrdienst in der Pioniertruppe</w:t>
            </w:r>
            <w:r w:rsidR="00A6166A">
              <w:rPr>
                <w:rFonts w:ascii="Georgia" w:eastAsia="Georgia" w:hAnsi="Georgia" w:cs="Georgia"/>
                <w:sz w:val="18"/>
                <w:szCs w:val="18"/>
              </w:rPr>
              <w:t xml:space="preserve"> (geplant)</w:t>
            </w:r>
          </w:p>
        </w:tc>
        <w:tc>
          <w:tcPr>
            <w:tcW w:w="311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099A9" w14:textId="09981952" w:rsidR="001554E8" w:rsidRPr="001554E8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09/2023 – 02/2024</w:t>
            </w:r>
          </w:p>
        </w:tc>
      </w:tr>
      <w:tr w:rsidR="001554E8" w:rsidRPr="000517E1" w14:paraId="045F38F0" w14:textId="77777777" w:rsidTr="00F3046B">
        <w:trPr>
          <w:trHeight w:val="397"/>
        </w:trPr>
        <w:tc>
          <w:tcPr>
            <w:tcW w:w="10206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340D94" w14:textId="3EF3E8D3" w:rsidR="001554E8" w:rsidRDefault="00A5603B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Erhöhung der </w:t>
            </w:r>
            <w:r w:rsidR="001554E8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Bewegungsmöglichkeit der eigenen Truppe und 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Verhinderung </w:t>
            </w:r>
            <w:r w:rsidR="00F3046B">
              <w:rPr>
                <w:rFonts w:ascii="Georgia" w:eastAsia="Georgia" w:hAnsi="Georgia" w:cs="Georgia"/>
                <w:i/>
                <w:sz w:val="18"/>
                <w:szCs w:val="18"/>
              </w:rPr>
              <w:t>dieser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</w:t>
            </w:r>
            <w:r w:rsidR="001554E8">
              <w:rPr>
                <w:rFonts w:ascii="Georgia" w:eastAsia="Georgia" w:hAnsi="Georgia" w:cs="Georgia"/>
                <w:i/>
                <w:sz w:val="18"/>
                <w:szCs w:val="18"/>
              </w:rPr>
              <w:t>der Gegner</w:t>
            </w:r>
            <w:del w:id="7" w:author="Luis KROELL" w:date="2023-06-30T17:23:00Z">
              <w:r w:rsidR="001554E8" w:rsidDel="00F3046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 </w:delText>
              </w:r>
            </w:del>
          </w:p>
          <w:p w14:paraId="3CC8F4AC" w14:textId="265850C1" w:rsidR="001554E8" w:rsidRPr="001554E8" w:rsidRDefault="001554E8" w:rsidP="00A5603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1554E8">
              <w:rPr>
                <w:rFonts w:ascii="Georgia" w:eastAsia="Georgia" w:hAnsi="Georgia" w:cs="Georgia"/>
                <w:i/>
                <w:sz w:val="18"/>
                <w:szCs w:val="18"/>
              </w:rPr>
              <w:t>Errichten von Sperren, Bau von Brücken</w:t>
            </w:r>
            <w:r w:rsidR="00A5603B">
              <w:rPr>
                <w:rFonts w:ascii="Georgia" w:eastAsia="Georgia" w:hAnsi="Georgia" w:cs="Georgia"/>
                <w:i/>
                <w:sz w:val="18"/>
                <w:szCs w:val="18"/>
              </w:rPr>
              <w:t>,</w:t>
            </w:r>
            <w:r w:rsidRPr="001554E8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Schutzdeckungen und Stellungen sowie das Sprengen von Straßen und Übergängen</w:t>
            </w:r>
          </w:p>
        </w:tc>
      </w:tr>
      <w:tr w:rsidR="001554E8" w:rsidRPr="000517E1" w14:paraId="6EB413A2" w14:textId="77777777" w:rsidTr="00F3046B">
        <w:trPr>
          <w:trHeight w:val="340"/>
        </w:trPr>
        <w:tc>
          <w:tcPr>
            <w:tcW w:w="6020" w:type="dxa"/>
            <w:gridSpan w:val="2"/>
            <w:tcBorders>
              <w:top w:val="nil"/>
            </w:tcBorders>
            <w:vAlign w:val="bottom"/>
          </w:tcPr>
          <w:p w14:paraId="423E59E5" w14:textId="781D2EAD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292B35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Tradity e.V.</w:t>
            </w:r>
          </w:p>
        </w:tc>
        <w:tc>
          <w:tcPr>
            <w:tcW w:w="4186" w:type="dxa"/>
            <w:gridSpan w:val="9"/>
            <w:tcBorders>
              <w:top w:val="nil"/>
            </w:tcBorders>
            <w:vAlign w:val="bottom"/>
          </w:tcPr>
          <w:p w14:paraId="6D0B89D8" w14:textId="2A38B90C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0517E1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Landeck</w:t>
            </w:r>
          </w:p>
        </w:tc>
      </w:tr>
      <w:tr w:rsidR="001554E8" w:rsidRPr="000517E1" w14:paraId="5ED28C54" w14:textId="77777777" w:rsidTr="00F3046B">
        <w:trPr>
          <w:trHeight w:val="20"/>
        </w:trPr>
        <w:tc>
          <w:tcPr>
            <w:tcW w:w="7280" w:type="dxa"/>
            <w:gridSpan w:val="8"/>
          </w:tcPr>
          <w:p w14:paraId="0D622AE9" w14:textId="4BED8698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sz w:val="18"/>
                <w:szCs w:val="18"/>
              </w:rPr>
            </w:pPr>
            <w:r w:rsidRPr="00292B35">
              <w:rPr>
                <w:rFonts w:ascii="Georgia" w:eastAsia="Georgia" w:hAnsi="Georgia" w:cs="Georgia"/>
                <w:sz w:val="18"/>
                <w:szCs w:val="18"/>
              </w:rPr>
              <w:t>Lokalkoordinator</w:t>
            </w:r>
          </w:p>
        </w:tc>
        <w:tc>
          <w:tcPr>
            <w:tcW w:w="2926" w:type="dxa"/>
            <w:gridSpan w:val="3"/>
          </w:tcPr>
          <w:p w14:paraId="0A14E645" w14:textId="0B6047C1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11</w:t>
            </w:r>
            <w:r w:rsidRPr="000517E1">
              <w:rPr>
                <w:rFonts w:ascii="Georgia" w:eastAsia="Georgia" w:hAnsi="Georgia" w:cs="Georgia"/>
                <w:sz w:val="18"/>
                <w:szCs w:val="18"/>
              </w:rPr>
              <w:t>/2022 – heute</w:t>
            </w:r>
          </w:p>
        </w:tc>
      </w:tr>
      <w:tr w:rsidR="001554E8" w:rsidRPr="000517E1" w14:paraId="5C70BD43" w14:textId="77777777" w:rsidTr="00F3046B">
        <w:trPr>
          <w:trHeight w:val="193"/>
        </w:trPr>
        <w:tc>
          <w:tcPr>
            <w:tcW w:w="10206" w:type="dxa"/>
            <w:gridSpan w:val="11"/>
          </w:tcPr>
          <w:p w14:paraId="561E9711" w14:textId="77777777" w:rsidR="001554E8" w:rsidRPr="00292B35" w:rsidRDefault="001554E8" w:rsidP="00A56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292B35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Organisation eines Börsenspiels an meiner Schule</w:t>
            </w:r>
          </w:p>
          <w:p w14:paraId="6E96535F" w14:textId="0995A013" w:rsidR="001554E8" w:rsidRPr="00292B35" w:rsidRDefault="001554E8" w:rsidP="00A56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292B35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Betreuung der Teilnehmer, Kenntnis</w:t>
            </w:r>
            <w:ins w:id="8" w:author="Sophie Klocke" w:date="2023-06-30T16:55:00Z">
              <w:r w:rsidR="00A5603B">
                <w:rPr>
                  <w:rFonts w:ascii="Georgia" w:eastAsia="Georgia" w:hAnsi="Georgia" w:cs="Georgia"/>
                  <w:i/>
                  <w:iCs/>
                  <w:sz w:val="18"/>
                  <w:szCs w:val="18"/>
                </w:rPr>
                <w:t>-</w:t>
              </w:r>
            </w:ins>
            <w:r w:rsidRPr="00292B35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 und Wissen</w:t>
            </w:r>
            <w: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s</w:t>
            </w:r>
            <w:r w:rsidRPr="00292B35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vermittlung</w:t>
            </w:r>
          </w:p>
          <w:p w14:paraId="13AC84D6" w14:textId="6E000B61" w:rsidR="001554E8" w:rsidRPr="005436D2" w:rsidRDefault="001554E8" w:rsidP="00A56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292B35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Akquise von lokalen Sponsoren</w:t>
            </w:r>
            <w:r w:rsidR="001814FE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 und Organisation einer Preisverleihung</w:t>
            </w:r>
          </w:p>
        </w:tc>
      </w:tr>
      <w:tr w:rsidR="001554E8" w:rsidRPr="000517E1" w14:paraId="305584B8" w14:textId="77777777" w:rsidTr="00F3046B">
        <w:trPr>
          <w:trHeight w:val="340"/>
        </w:trPr>
        <w:tc>
          <w:tcPr>
            <w:tcW w:w="6440" w:type="dxa"/>
            <w:gridSpan w:val="3"/>
            <w:vAlign w:val="bottom"/>
          </w:tcPr>
          <w:p w14:paraId="6C19A408" w14:textId="241412C5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sz w:val="16"/>
                <w:szCs w:val="16"/>
              </w:rPr>
            </w:pPr>
            <w:r w:rsidRPr="000517E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Rotes Kreuz Österreich</w:t>
            </w:r>
          </w:p>
        </w:tc>
        <w:tc>
          <w:tcPr>
            <w:tcW w:w="3766" w:type="dxa"/>
            <w:gridSpan w:val="8"/>
            <w:vAlign w:val="bottom"/>
          </w:tcPr>
          <w:p w14:paraId="2EB6A7F1" w14:textId="39A39D16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Nauders</w:t>
            </w:r>
          </w:p>
        </w:tc>
      </w:tr>
      <w:tr w:rsidR="001554E8" w:rsidRPr="000517E1" w14:paraId="1D177743" w14:textId="77777777" w:rsidTr="00F3046B">
        <w:trPr>
          <w:trHeight w:val="20"/>
        </w:trPr>
        <w:tc>
          <w:tcPr>
            <w:tcW w:w="7304" w:type="dxa"/>
            <w:gridSpan w:val="9"/>
            <w:vAlign w:val="bottom"/>
          </w:tcPr>
          <w:p w14:paraId="5BD15B36" w14:textId="24966073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>Ehrenamtliches Mitglied</w:t>
            </w:r>
          </w:p>
        </w:tc>
        <w:tc>
          <w:tcPr>
            <w:tcW w:w="2902" w:type="dxa"/>
            <w:gridSpan w:val="2"/>
          </w:tcPr>
          <w:p w14:paraId="09A514B1" w14:textId="28D8057F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05</w:t>
            </w:r>
            <w:r w:rsidRPr="000517E1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22 – heute</w:t>
            </w:r>
          </w:p>
        </w:tc>
      </w:tr>
      <w:tr w:rsidR="001554E8" w:rsidRPr="000517E1" w14:paraId="21FBE6D9" w14:textId="77777777" w:rsidTr="00F3046B">
        <w:trPr>
          <w:trHeight w:val="193"/>
        </w:trPr>
        <w:tc>
          <w:tcPr>
            <w:tcW w:w="10206" w:type="dxa"/>
            <w:gridSpan w:val="11"/>
          </w:tcPr>
          <w:p w14:paraId="0B0F35B3" w14:textId="6C3BAB38" w:rsidR="001554E8" w:rsidRPr="00DD35A9" w:rsidRDefault="001554E8" w:rsidP="00A56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DD35A9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Teilnahme an dem Projekt „Kleiderladen – Second Hand für guten Zweck“</w:t>
            </w:r>
            <w:r w:rsidR="00B11A63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 jeden Mittwoch</w:t>
            </w:r>
          </w:p>
          <w:p w14:paraId="618BCD6C" w14:textId="77777777" w:rsidR="001554E8" w:rsidRPr="00DD35A9" w:rsidRDefault="001554E8" w:rsidP="00A56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323595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Überprüfung der gespendeten Kleidung und anschließende Platzierung auf der Verkaufsfläche</w:t>
            </w:r>
          </w:p>
          <w:p w14:paraId="45AD3CA2" w14:textId="4B548751" w:rsidR="001554E8" w:rsidRPr="00DB61DB" w:rsidRDefault="001554E8" w:rsidP="00A56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323595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Verwaltung des Erlöses, welcher ganzheitlich dem Roten Kreuz gespendet wird</w:t>
            </w:r>
          </w:p>
        </w:tc>
      </w:tr>
      <w:tr w:rsidR="001554E8" w:rsidRPr="000517E1" w14:paraId="4269A580" w14:textId="77777777" w:rsidTr="00F3046B">
        <w:trPr>
          <w:trHeight w:val="340"/>
        </w:trPr>
        <w:tc>
          <w:tcPr>
            <w:tcW w:w="7304" w:type="dxa"/>
            <w:gridSpan w:val="9"/>
            <w:vAlign w:val="bottom"/>
          </w:tcPr>
          <w:p w14:paraId="2719C865" w14:textId="3120D6D3" w:rsidR="001554E8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BF73B9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Skischule Nauders </w:t>
            </w:r>
            <w:proofErr w:type="spellStart"/>
            <w:r w:rsidRPr="00BF73B9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Interski</w:t>
            </w:r>
            <w:proofErr w:type="spellEnd"/>
          </w:p>
        </w:tc>
        <w:tc>
          <w:tcPr>
            <w:tcW w:w="2902" w:type="dxa"/>
            <w:gridSpan w:val="2"/>
            <w:vAlign w:val="bottom"/>
          </w:tcPr>
          <w:p w14:paraId="7CEA4518" w14:textId="0F071BD2" w:rsidR="001554E8" w:rsidRPr="00292B35" w:rsidRDefault="001814FE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Nauders</w:t>
            </w:r>
          </w:p>
        </w:tc>
      </w:tr>
      <w:tr w:rsidR="001554E8" w:rsidRPr="000517E1" w14:paraId="2937AB48" w14:textId="77777777" w:rsidTr="00F3046B">
        <w:trPr>
          <w:trHeight w:val="20"/>
        </w:trPr>
        <w:tc>
          <w:tcPr>
            <w:tcW w:w="7304" w:type="dxa"/>
            <w:gridSpan w:val="9"/>
            <w:vAlign w:val="bottom"/>
          </w:tcPr>
          <w:p w14:paraId="40C931CE" w14:textId="3BD990D7" w:rsidR="001554E8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DC3777">
              <w:rPr>
                <w:rFonts w:ascii="Georgia" w:eastAsia="Georgia" w:hAnsi="Georgia" w:cs="Georgia"/>
                <w:sz w:val="18"/>
                <w:szCs w:val="18"/>
              </w:rPr>
              <w:t>Skilehrer</w:t>
            </w:r>
          </w:p>
        </w:tc>
        <w:tc>
          <w:tcPr>
            <w:tcW w:w="2902" w:type="dxa"/>
            <w:gridSpan w:val="2"/>
            <w:vAlign w:val="bottom"/>
          </w:tcPr>
          <w:p w14:paraId="42E368C8" w14:textId="472299AA" w:rsidR="001554E8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12</w:t>
            </w:r>
            <w:r w:rsidRPr="00FB63DC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18 – </w:t>
            </w:r>
            <w:r w:rsidRPr="00FB63DC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1554E8" w:rsidRPr="000517E1" w14:paraId="07B23EB4" w14:textId="77777777" w:rsidTr="00F3046B">
        <w:trPr>
          <w:trHeight w:val="193"/>
        </w:trPr>
        <w:tc>
          <w:tcPr>
            <w:tcW w:w="10206" w:type="dxa"/>
            <w:gridSpan w:val="11"/>
            <w:vAlign w:val="bottom"/>
          </w:tcPr>
          <w:p w14:paraId="34645233" w14:textId="07AD5FF4" w:rsidR="001554E8" w:rsidRPr="005436D2" w:rsidRDefault="001554E8" w:rsidP="00A56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Leiten von Kinder- und Jugendgruppen von zehn bis fünfzehn Personen im Alter von</w:t>
            </w:r>
            <w:r w:rsidR="00A6166A">
              <w:rPr>
                <w:rFonts w:ascii="Georgia" w:eastAsia="Georgia" w:hAnsi="Georgia" w:cs="Georgia"/>
                <w:i/>
                <w:sz w:val="18"/>
                <w:szCs w:val="18"/>
              </w:rPr>
              <w:br/>
            </w:r>
            <w:del w:id="9" w:author="Sophie Klocke" w:date="2023-06-30T16:56:00Z">
              <w:r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 </w:delText>
              </w:r>
            </w:del>
            <w:r>
              <w:rPr>
                <w:rFonts w:ascii="Georgia" w:eastAsia="Georgia" w:hAnsi="Georgia" w:cs="Georgia"/>
                <w:i/>
                <w:sz w:val="18"/>
                <w:szCs w:val="18"/>
              </w:rPr>
              <w:t>sieben bis sechzehn Jahren</w:t>
            </w:r>
          </w:p>
        </w:tc>
      </w:tr>
      <w:tr w:rsidR="001554E8" w:rsidRPr="000517E1" w14:paraId="3CBC76AA" w14:textId="77777777" w:rsidTr="00F3046B">
        <w:trPr>
          <w:trHeight w:val="340"/>
        </w:trPr>
        <w:tc>
          <w:tcPr>
            <w:tcW w:w="7021" w:type="dxa"/>
            <w:gridSpan w:val="6"/>
            <w:vAlign w:val="bottom"/>
          </w:tcPr>
          <w:p w14:paraId="0043AE18" w14:textId="6D9029E0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Sportverein Landeck</w:t>
            </w:r>
          </w:p>
        </w:tc>
        <w:tc>
          <w:tcPr>
            <w:tcW w:w="3185" w:type="dxa"/>
            <w:gridSpan w:val="5"/>
            <w:vAlign w:val="bottom"/>
          </w:tcPr>
          <w:p w14:paraId="2687A472" w14:textId="4EA3590E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Landeck</w:t>
            </w:r>
          </w:p>
        </w:tc>
      </w:tr>
      <w:tr w:rsidR="001554E8" w:rsidRPr="000517E1" w14:paraId="64268D00" w14:textId="77777777" w:rsidTr="00F3046B">
        <w:trPr>
          <w:trHeight w:val="20"/>
        </w:trPr>
        <w:tc>
          <w:tcPr>
            <w:tcW w:w="7871" w:type="dxa"/>
            <w:gridSpan w:val="10"/>
            <w:vAlign w:val="bottom"/>
          </w:tcPr>
          <w:p w14:paraId="5091842D" w14:textId="66C7D206" w:rsidR="001554E8" w:rsidRPr="000517E1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Spieler der Tiroler Landesliga</w:t>
            </w:r>
          </w:p>
        </w:tc>
        <w:tc>
          <w:tcPr>
            <w:tcW w:w="2335" w:type="dxa"/>
            <w:vAlign w:val="bottom"/>
          </w:tcPr>
          <w:p w14:paraId="261DE6A8" w14:textId="64BE8258" w:rsidR="001554E8" w:rsidRPr="00DD35A9" w:rsidRDefault="001554E8" w:rsidP="00A56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</w:t>
            </w:r>
            <w:r w:rsidRPr="00DD35A9">
              <w:rPr>
                <w:rFonts w:ascii="Georgia" w:eastAsia="Georgia" w:hAnsi="Georgia" w:cs="Georgia"/>
                <w:sz w:val="18"/>
                <w:szCs w:val="18"/>
              </w:rPr>
              <w:t>/2018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02/2022</w:t>
            </w:r>
          </w:p>
        </w:tc>
      </w:tr>
      <w:tr w:rsidR="001554E8" w:rsidRPr="000517E1" w14:paraId="6B31709F" w14:textId="77777777" w:rsidTr="00F3046B">
        <w:trPr>
          <w:trHeight w:val="193"/>
        </w:trPr>
        <w:tc>
          <w:tcPr>
            <w:tcW w:w="10206" w:type="dxa"/>
            <w:gridSpan w:val="11"/>
          </w:tcPr>
          <w:p w14:paraId="670393B5" w14:textId="7004B841" w:rsidR="001554E8" w:rsidRPr="000517E1" w:rsidRDefault="001554E8" w:rsidP="00A56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Mitg</w:t>
            </w:r>
            <w:r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lied des Organisationsstabes (Planung &amp; Durchführung von Veranstaltungen)</w:t>
            </w:r>
          </w:p>
          <w:p w14:paraId="0F466ADD" w14:textId="4B5D0C73" w:rsidR="001554E8" w:rsidDel="00A5603B" w:rsidRDefault="001554E8" w:rsidP="00A56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del w:id="10" w:author="Sophie Klocke" w:date="2023-06-30T16:56:00Z"/>
                <w:rFonts w:ascii="Georgia" w:eastAsia="Georgia" w:hAnsi="Georgia" w:cs="Georgia"/>
                <w:i/>
                <w:sz w:val="18"/>
                <w:szCs w:val="18"/>
              </w:rPr>
            </w:pPr>
            <w:del w:id="11" w:author="Sophie Klocke" w:date="2023-06-30T16:56:00Z">
              <w:r w:rsidRPr="000517E1" w:rsidDel="00A5603B">
                <w:rPr>
                  <w:rFonts w:ascii="Georgia" w:eastAsia="Georgia" w:hAnsi="Georgia" w:cs="Georgia"/>
                  <w:i/>
                  <w:sz w:val="18"/>
                  <w:szCs w:val="18"/>
                </w:rPr>
                <w:delText xml:space="preserve">Zusätzliche Trainingsteilnahme bei der Tiroler Landesauswahl in Innsbruck </w:delText>
              </w:r>
            </w:del>
          </w:p>
          <w:p w14:paraId="11725B9E" w14:textId="05C74D6E" w:rsidR="001554E8" w:rsidRPr="00D47806" w:rsidRDefault="001554E8" w:rsidP="00A5603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Übernahme von Verantwortung im Team als 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K</w:t>
            </w:r>
            <w:r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apit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ä</w:t>
            </w:r>
            <w:r w:rsidRPr="000517E1">
              <w:rPr>
                <w:rFonts w:ascii="Georgia" w:eastAsia="Georgia" w:hAnsi="Georgia" w:cs="Georgia"/>
                <w:i/>
                <w:sz w:val="18"/>
                <w:szCs w:val="18"/>
              </w:rPr>
              <w:t>n</w:t>
            </w:r>
          </w:p>
        </w:tc>
      </w:tr>
      <w:tr w:rsidR="001554E8" w:rsidRPr="000517E1" w14:paraId="75FACD5F" w14:textId="77777777" w:rsidTr="00F3046B">
        <w:trPr>
          <w:trHeight w:val="397"/>
        </w:trPr>
        <w:tc>
          <w:tcPr>
            <w:tcW w:w="10206" w:type="dxa"/>
            <w:gridSpan w:val="11"/>
            <w:tcBorders>
              <w:bottom w:val="single" w:sz="4" w:space="0" w:color="000000"/>
            </w:tcBorders>
            <w:vAlign w:val="bottom"/>
          </w:tcPr>
          <w:p w14:paraId="57D3DE0F" w14:textId="77777777" w:rsidR="001554E8" w:rsidRPr="000517E1" w:rsidRDefault="001554E8" w:rsidP="00A5603B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0517E1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1554E8" w:rsidRPr="00A22F8B" w14:paraId="17936DE9" w14:textId="77777777" w:rsidTr="00F3046B">
        <w:trPr>
          <w:trHeight w:val="567"/>
        </w:trPr>
        <w:tc>
          <w:tcPr>
            <w:tcW w:w="2480" w:type="dxa"/>
            <w:tcBorders>
              <w:top w:val="single" w:sz="4" w:space="0" w:color="000000"/>
            </w:tcBorders>
            <w:vAlign w:val="bottom"/>
          </w:tcPr>
          <w:p w14:paraId="1E6A491A" w14:textId="77777777" w:rsidR="001554E8" w:rsidRDefault="001554E8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  <w:p w14:paraId="31A5B33E" w14:textId="77777777" w:rsidR="00A6166A" w:rsidRPr="000517E1" w:rsidRDefault="00A6166A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726" w:type="dxa"/>
            <w:gridSpan w:val="10"/>
            <w:tcBorders>
              <w:top w:val="single" w:sz="4" w:space="0" w:color="000000"/>
            </w:tcBorders>
            <w:vAlign w:val="bottom"/>
          </w:tcPr>
          <w:p w14:paraId="3CDA2392" w14:textId="39A43903" w:rsidR="001554E8" w:rsidRPr="00A22F8B" w:rsidRDefault="001554E8" w:rsidP="00A5603B">
            <w:pPr>
              <w:rPr>
                <w:rFonts w:ascii="Georgia" w:eastAsia="Georgia" w:hAnsi="Georgia" w:cs="Georgia"/>
                <w:sz w:val="18"/>
                <w:szCs w:val="18"/>
                <w:lang w:val="de-DE"/>
              </w:rPr>
            </w:pPr>
            <w:r w:rsidRPr="00A22F8B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Deutsch </w:t>
            </w:r>
            <w:r w:rsidRPr="00A22F8B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(Muttersprache)</w:t>
            </w:r>
            <w:r w:rsidRPr="00A22F8B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, Englisch </w:t>
            </w:r>
            <w:r w:rsidRPr="00A22F8B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 xml:space="preserve">(Cambridge </w:t>
            </w:r>
            <w:proofErr w:type="spellStart"/>
            <w:r w:rsidRPr="00A22F8B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Certificate</w:t>
            </w:r>
            <w:proofErr w:type="spellEnd"/>
            <w:r w:rsidRPr="00A22F8B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 xml:space="preserve"> in </w:t>
            </w:r>
            <w:proofErr w:type="spellStart"/>
            <w:r w:rsidRPr="00A22F8B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Advanced</w:t>
            </w:r>
            <w:proofErr w:type="spellEnd"/>
            <w:r w:rsidRPr="00A22F8B"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 xml:space="preserve"> English C1, Zweitplatzierter bei</w:t>
            </w:r>
            <w:r>
              <w:rPr>
                <w:rFonts w:ascii="Georgia" w:eastAsia="Georgia" w:hAnsi="Georgia" w:cs="Georgia"/>
                <w:i/>
                <w:sz w:val="18"/>
                <w:szCs w:val="18"/>
                <w:lang w:val="de-DE"/>
              </w:rPr>
              <w:t>m Landesfremdsprachenwettbewerb Tirol der Kategorie Englisch)</w:t>
            </w:r>
          </w:p>
        </w:tc>
      </w:tr>
      <w:tr w:rsidR="001554E8" w:rsidRPr="00F3046B" w14:paraId="36ACA240" w14:textId="77777777" w:rsidTr="00F3046B">
        <w:trPr>
          <w:trHeight w:val="964"/>
        </w:trPr>
        <w:tc>
          <w:tcPr>
            <w:tcW w:w="2480" w:type="dxa"/>
            <w:vAlign w:val="bottom"/>
          </w:tcPr>
          <w:p w14:paraId="04B15CDC" w14:textId="77777777" w:rsidR="001554E8" w:rsidRDefault="001554E8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  <w:p w14:paraId="414D8B0F" w14:textId="77777777" w:rsidR="00A6166A" w:rsidRDefault="00A6166A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68049DF7" w14:textId="77777777" w:rsidR="00A6166A" w:rsidRDefault="00A6166A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0DEC3D45" w14:textId="1ADAC0CB" w:rsidR="001554E8" w:rsidRPr="000517E1" w:rsidRDefault="001554E8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726" w:type="dxa"/>
            <w:gridSpan w:val="10"/>
            <w:vAlign w:val="bottom"/>
          </w:tcPr>
          <w:p w14:paraId="3AF72754" w14:textId="210330AD" w:rsidR="001554E8" w:rsidRPr="00F3046B" w:rsidRDefault="001554E8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3046B">
              <w:rPr>
                <w:rFonts w:ascii="Georgia" w:eastAsia="Georgia" w:hAnsi="Georgia" w:cs="Georgia"/>
                <w:sz w:val="18"/>
                <w:szCs w:val="18"/>
              </w:rPr>
              <w:t xml:space="preserve">Microsoft Office </w:t>
            </w:r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(Word, Excel, PowerPoint, Outlook, Teams, OneDrive </w:t>
            </w:r>
            <w:r w:rsidR="00A5603B"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–</w:t>
            </w:r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 bestätigt durch Stufe A des </w:t>
            </w:r>
            <w:proofErr w:type="spellStart"/>
            <w:proofErr w:type="gramStart"/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digi.check</w:t>
            </w:r>
            <w:proofErr w:type="spellEnd"/>
            <w:proofErr w:type="gramEnd"/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 hak)</w:t>
            </w:r>
            <w:r w:rsidR="00A5603B" w:rsidRPr="00F3046B">
              <w:rPr>
                <w:rFonts w:ascii="Georgia" w:eastAsia="Georgia" w:hAnsi="Georgia" w:cs="Georgia"/>
                <w:sz w:val="18"/>
                <w:szCs w:val="18"/>
              </w:rPr>
              <w:t>,</w:t>
            </w:r>
            <w:ins w:id="12" w:author="Luis KROELL" w:date="2023-06-30T17:24:00Z">
              <w:r w:rsidR="00F3046B" w:rsidRPr="00F3046B">
                <w:rPr>
                  <w:rFonts w:ascii="Georgia" w:eastAsia="Georgia" w:hAnsi="Georgia" w:cs="Georgia"/>
                  <w:sz w:val="18"/>
                  <w:szCs w:val="18"/>
                </w:rPr>
                <w:t xml:space="preserve"> </w:t>
              </w:r>
            </w:ins>
            <w:r w:rsidRPr="00F3046B">
              <w:rPr>
                <w:rFonts w:ascii="Georgia" w:eastAsia="Georgia" w:hAnsi="Georgia" w:cs="Georgia"/>
                <w:sz w:val="18"/>
                <w:szCs w:val="18"/>
              </w:rPr>
              <w:t xml:space="preserve">Datenbanken </w:t>
            </w:r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(Microsoft Access, SQL-Datenbanken), </w:t>
            </w:r>
            <w:r w:rsidRPr="00F3046B">
              <w:rPr>
                <w:rFonts w:ascii="Georgia" w:eastAsia="Georgia" w:hAnsi="Georgia" w:cs="Georgia"/>
                <w:sz w:val="18"/>
                <w:szCs w:val="18"/>
              </w:rPr>
              <w:t>Foto- und</w:t>
            </w:r>
            <w:ins w:id="13" w:author="Sophie Klocke" w:date="2023-06-30T16:56:00Z">
              <w:r w:rsidR="00A5603B" w:rsidRPr="00F3046B">
                <w:rPr>
                  <w:rFonts w:ascii="Georgia" w:eastAsia="Georgia" w:hAnsi="Georgia" w:cs="Georgia"/>
                  <w:sz w:val="18"/>
                  <w:szCs w:val="18"/>
                </w:rPr>
                <w:t xml:space="preserve"> </w:t>
              </w:r>
            </w:ins>
            <w:del w:id="14" w:author="Sophie Klocke" w:date="2023-06-30T16:56:00Z">
              <w:r w:rsidRPr="00F3046B" w:rsidDel="00A5603B">
                <w:rPr>
                  <w:rFonts w:ascii="Georgia" w:eastAsia="Georgia" w:hAnsi="Georgia" w:cs="Georgia"/>
                  <w:sz w:val="18"/>
                  <w:szCs w:val="18"/>
                </w:rPr>
                <w:delText xml:space="preserve"> </w:delText>
              </w:r>
            </w:del>
            <w:r w:rsidRPr="00F3046B">
              <w:rPr>
                <w:rFonts w:ascii="Georgia" w:eastAsia="Georgia" w:hAnsi="Georgia" w:cs="Georgia"/>
                <w:sz w:val="18"/>
                <w:szCs w:val="18"/>
              </w:rPr>
              <w:t xml:space="preserve">Videobearbeitung </w:t>
            </w:r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(Adobe Photoshop, Adobe Lightroom, Premiere Pro),</w:t>
            </w:r>
            <w:ins w:id="15" w:author="Sophie Klocke" w:date="2023-06-30T16:57:00Z">
              <w:r w:rsidR="00A5603B" w:rsidRPr="00F3046B">
                <w:rPr>
                  <w:rFonts w:ascii="Georgia" w:eastAsia="Georgia" w:hAnsi="Georgia" w:cs="Georgia"/>
                  <w:sz w:val="18"/>
                  <w:szCs w:val="18"/>
                </w:rPr>
                <w:t xml:space="preserve"> </w:t>
              </w:r>
            </w:ins>
            <w:r w:rsidRPr="000517E1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Gestaltung von Printmedien </w:t>
            </w:r>
            <w:r w:rsidRPr="00DD35A9"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>(Adobe InDesign)</w:t>
            </w:r>
            <w:r w:rsidR="00A5603B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, </w:t>
            </w:r>
            <w:r w:rsidRPr="00F3046B">
              <w:rPr>
                <w:rFonts w:ascii="Georgia" w:eastAsia="Georgia" w:hAnsi="Georgia" w:cs="Georgia"/>
                <w:sz w:val="18"/>
                <w:szCs w:val="18"/>
              </w:rPr>
              <w:t xml:space="preserve">Programmieren </w:t>
            </w:r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(HTML, CSS, Adobe </w:t>
            </w:r>
            <w:proofErr w:type="spellStart"/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Dreamviewer</w:t>
            </w:r>
            <w:proofErr w:type="spellEnd"/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)</w:t>
            </w:r>
            <w:del w:id="16" w:author="Sophie Klocke" w:date="2023-06-30T16:57:00Z">
              <w:r w:rsidRPr="00F3046B" w:rsidDel="00A5603B">
                <w:rPr>
                  <w:rFonts w:ascii="Georgia" w:eastAsia="Georgia" w:hAnsi="Georgia" w:cs="Georgia"/>
                  <w:i/>
                  <w:iCs/>
                  <w:sz w:val="18"/>
                  <w:szCs w:val="18"/>
                </w:rPr>
                <w:delText>,</w:delText>
              </w:r>
            </w:del>
          </w:p>
        </w:tc>
      </w:tr>
      <w:tr w:rsidR="001554E8" w:rsidRPr="009A6F12" w14:paraId="40592F08" w14:textId="77777777" w:rsidTr="00F3046B">
        <w:trPr>
          <w:trHeight w:val="737"/>
        </w:trPr>
        <w:tc>
          <w:tcPr>
            <w:tcW w:w="2480" w:type="dxa"/>
            <w:vAlign w:val="bottom"/>
          </w:tcPr>
          <w:p w14:paraId="34EC6BF4" w14:textId="49F23998" w:rsidR="001554E8" w:rsidRDefault="001554E8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</w:p>
          <w:p w14:paraId="3348FBF6" w14:textId="77777777" w:rsidR="001554E8" w:rsidRDefault="001554E8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17D937D6" w14:textId="5071B2FD" w:rsidR="00A6166A" w:rsidRPr="000517E1" w:rsidRDefault="00A6166A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726" w:type="dxa"/>
            <w:gridSpan w:val="10"/>
            <w:vAlign w:val="bottom"/>
          </w:tcPr>
          <w:p w14:paraId="033FC445" w14:textId="19990819" w:rsidR="001554E8" w:rsidRPr="001159E4" w:rsidRDefault="001554E8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t>Wirtschaft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(Unternehmerprüfung &amp; vertiefende Diplomarbeit über Ischgl)</w:t>
            </w:r>
            <w:r w:rsidRPr="000517E1">
              <w:rPr>
                <w:rFonts w:ascii="Georgia" w:eastAsia="Georgia" w:hAnsi="Georgia" w:cs="Georgia"/>
                <w:sz w:val="18"/>
                <w:szCs w:val="18"/>
              </w:rPr>
              <w:t>, Politik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Pr="005436D2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(Mitglied der Jungen ÖVP Tirol)</w:t>
            </w:r>
            <w:r w:rsidRPr="000517E1">
              <w:rPr>
                <w:rFonts w:ascii="Georgia" w:eastAsia="Georgia" w:hAnsi="Georgia" w:cs="Georgia"/>
                <w:sz w:val="18"/>
                <w:szCs w:val="18"/>
              </w:rPr>
              <w:t xml:space="preserve">, körperliche Fitness, Skifahren </w:t>
            </w:r>
            <w:r w:rsidRPr="00DD35A9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(Bezirkskader Landeck und Sieger von</w:t>
            </w:r>
            <w:ins w:id="17" w:author="Sophie Klocke" w:date="2023-06-30T16:57:00Z">
              <w:r w:rsidR="00A5603B">
                <w:rPr>
                  <w:rFonts w:ascii="Georgia" w:eastAsia="Georgia" w:hAnsi="Georgia" w:cs="Georgia"/>
                  <w:i/>
                  <w:iCs/>
                  <w:sz w:val="18"/>
                  <w:szCs w:val="18"/>
                </w:rPr>
                <w:t xml:space="preserve"> </w:t>
              </w:r>
            </w:ins>
            <w:del w:id="18" w:author="Sophie Klocke" w:date="2023-06-30T16:57:00Z">
              <w:r w:rsidRPr="00DD35A9" w:rsidDel="00A5603B">
                <w:rPr>
                  <w:rFonts w:ascii="Georgia" w:eastAsia="Georgia" w:hAnsi="Georgia" w:cs="Georgia"/>
                  <w:i/>
                  <w:iCs/>
                  <w:sz w:val="18"/>
                  <w:szCs w:val="18"/>
                </w:rPr>
                <w:delText xml:space="preserve"> </w:delText>
              </w:r>
            </w:del>
            <w:r w:rsidRPr="00DD35A9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internationalen Rennen)</w:t>
            </w:r>
            <w:r w:rsidRPr="000517E1">
              <w:rPr>
                <w:rFonts w:ascii="Georgia" w:eastAsia="Georgia" w:hAnsi="Georgia" w:cs="Georgia"/>
                <w:sz w:val="18"/>
                <w:szCs w:val="18"/>
              </w:rPr>
              <w:t>,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Pr="009A6F12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Tennis </w:t>
            </w:r>
            <w:r w:rsidRPr="009A6F12"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>(T</w:t>
            </w:r>
            <w:r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>ennisclub</w:t>
            </w:r>
            <w:r w:rsidRPr="009A6F12"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 xml:space="preserve"> Pfunds)</w:t>
            </w:r>
            <w:r w:rsidRPr="009A6F12">
              <w:rPr>
                <w:rFonts w:ascii="Georgia" w:eastAsia="Georgia" w:hAnsi="Georgia" w:cs="Georgia"/>
                <w:sz w:val="18"/>
                <w:szCs w:val="18"/>
                <w:lang w:val="de-DE"/>
              </w:rPr>
              <w:t>,</w:t>
            </w:r>
            <w:r w:rsidR="00A5603B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 </w:t>
            </w:r>
            <w:r w:rsidRPr="009A6F12">
              <w:rPr>
                <w:rFonts w:ascii="Georgia" w:eastAsia="Georgia" w:hAnsi="Georgia" w:cs="Georgia"/>
                <w:sz w:val="18"/>
                <w:szCs w:val="18"/>
                <w:lang w:val="de-DE"/>
              </w:rPr>
              <w:t xml:space="preserve">Fußball </w:t>
            </w:r>
            <w:r w:rsidRPr="00F3046B">
              <w:rPr>
                <w:rFonts w:ascii="Georgia" w:eastAsia="Georgia" w:hAnsi="Georgia" w:cs="Georgia"/>
                <w:i/>
                <w:iCs/>
                <w:sz w:val="18"/>
                <w:szCs w:val="18"/>
                <w:lang w:val="de-DE"/>
              </w:rPr>
              <w:t>(Landesauswahl Tirol)</w:t>
            </w:r>
          </w:p>
        </w:tc>
      </w:tr>
      <w:tr w:rsidR="001554E8" w:rsidRPr="000517E1" w14:paraId="3A16AAA4" w14:textId="77777777" w:rsidTr="00F3046B">
        <w:trPr>
          <w:trHeight w:val="680"/>
        </w:trPr>
        <w:tc>
          <w:tcPr>
            <w:tcW w:w="2480" w:type="dxa"/>
            <w:vAlign w:val="bottom"/>
          </w:tcPr>
          <w:p w14:paraId="386E26F1" w14:textId="2816FF77" w:rsidR="001554E8" w:rsidRPr="000517E1" w:rsidRDefault="001554E8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0517E1">
              <w:rPr>
                <w:rFonts w:ascii="Georgia" w:eastAsia="Georgia" w:hAnsi="Georgia" w:cs="Georgia"/>
                <w:sz w:val="18"/>
                <w:szCs w:val="18"/>
              </w:rPr>
              <w:lastRenderedPageBreak/>
              <w:t xml:space="preserve">Nauders, </w:t>
            </w:r>
            <w:r>
              <w:rPr>
                <w:rFonts w:ascii="Georgia" w:eastAsia="Georgia" w:hAnsi="Georgia" w:cs="Georgia"/>
                <w:sz w:val="18"/>
                <w:szCs w:val="18"/>
                <w:highlight w:val="yellow"/>
              </w:rPr>
              <w:t>08</w:t>
            </w:r>
            <w:r w:rsidRPr="00DD35A9">
              <w:rPr>
                <w:rFonts w:ascii="Georgia" w:eastAsia="Georgia" w:hAnsi="Georgia" w:cs="Georgia"/>
                <w:sz w:val="18"/>
                <w:szCs w:val="18"/>
                <w:highlight w:val="yellow"/>
              </w:rPr>
              <w:t>.0</w:t>
            </w:r>
            <w:r>
              <w:rPr>
                <w:rFonts w:ascii="Georgia" w:eastAsia="Georgia" w:hAnsi="Georgia" w:cs="Georgia"/>
                <w:sz w:val="18"/>
                <w:szCs w:val="18"/>
                <w:highlight w:val="yellow"/>
              </w:rPr>
              <w:t>1</w:t>
            </w:r>
            <w:r w:rsidRPr="00DD35A9">
              <w:rPr>
                <w:rFonts w:ascii="Georgia" w:eastAsia="Georgia" w:hAnsi="Georgia" w:cs="Georgia"/>
                <w:sz w:val="18"/>
                <w:szCs w:val="18"/>
                <w:highlight w:val="yellow"/>
              </w:rPr>
              <w:t>.202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3</w:t>
            </w:r>
          </w:p>
        </w:tc>
        <w:tc>
          <w:tcPr>
            <w:tcW w:w="7726" w:type="dxa"/>
            <w:gridSpan w:val="10"/>
            <w:vAlign w:val="bottom"/>
          </w:tcPr>
          <w:p w14:paraId="74D8BEA5" w14:textId="77777777" w:rsidR="001554E8" w:rsidRPr="000517E1" w:rsidRDefault="001554E8" w:rsidP="00A5603B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</w:tr>
    </w:tbl>
    <w:p w14:paraId="303BF1D7" w14:textId="77777777" w:rsidR="006B72E0" w:rsidRPr="000517E1" w:rsidRDefault="006B72E0" w:rsidP="00BA0B41">
      <w:pPr>
        <w:rPr>
          <w:sz w:val="18"/>
          <w:szCs w:val="18"/>
        </w:rPr>
      </w:pPr>
    </w:p>
    <w:sectPr w:rsidR="006B72E0" w:rsidRPr="000517E1" w:rsidSect="005436D2">
      <w:footerReference w:type="even" r:id="rId12"/>
      <w:pgSz w:w="11906" w:h="16838"/>
      <w:pgMar w:top="680" w:right="1418" w:bottom="340" w:left="1418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jla Ramovic" w:date="2023-06-30T11:39:00Z" w:initials="AR">
    <w:p w14:paraId="01743077" w14:textId="77777777" w:rsidR="00A6166A" w:rsidRDefault="00A6166A" w:rsidP="00122F96">
      <w:pPr>
        <w:pStyle w:val="Kommentartext"/>
      </w:pPr>
      <w:r>
        <w:rPr>
          <w:rStyle w:val="Kommentarzeichen"/>
        </w:rPr>
        <w:annotationRef/>
      </w:r>
      <w:r>
        <w:t>Du kannst dich hier gerne auf die wichtigsten Punkte beschränken. ( Die Noten sind nicht notwenig) Falls du dir unsicher bist mit der Kürzung, dann komm gerne in den Call mit David.</w:t>
      </w:r>
    </w:p>
  </w:comment>
  <w:comment w:id="6" w:author="Ajla Ramovic" w:date="2023-06-30T11:38:00Z" w:initials="AR">
    <w:p w14:paraId="63231DD2" w14:textId="0C5F72DE" w:rsidR="00A6166A" w:rsidRDefault="00A6166A" w:rsidP="00C7136B">
      <w:pPr>
        <w:pStyle w:val="Kommentartext"/>
      </w:pPr>
      <w:r>
        <w:rPr>
          <w:rStyle w:val="Kommentarzeichen"/>
        </w:rPr>
        <w:annotationRef/>
      </w:r>
      <w:r>
        <w:t>Du kannst gerne weniger Bullets benutze, weil das Engagement nicht so relevant ist wie die praktische Erfahrung.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1743077" w15:done="0"/>
  <w15:commentEx w15:paraId="63231DD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493D77" w16cex:dateUtc="2023-06-30T09:39:00Z"/>
  <w16cex:commentExtensible w16cex:durableId="28493D38" w16cex:dateUtc="2023-06-30T09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1743077" w16cid:durableId="28493D77"/>
  <w16cid:commentId w16cid:paraId="63231DD2" w16cid:durableId="28493D3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24A73" w14:textId="77777777" w:rsidR="004D626F" w:rsidRDefault="004D626F">
      <w:pPr>
        <w:spacing w:after="0" w:line="240" w:lineRule="auto"/>
      </w:pPr>
      <w:r>
        <w:separator/>
      </w:r>
    </w:p>
  </w:endnote>
  <w:endnote w:type="continuationSeparator" w:id="0">
    <w:p w14:paraId="0D970F99" w14:textId="77777777" w:rsidR="004D626F" w:rsidRDefault="004D6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27040" w14:textId="77777777" w:rsidR="00E94C72" w:rsidRDefault="005D5AA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64591DCA" w14:textId="77777777" w:rsidR="00E94C72" w:rsidRDefault="00E94C7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BA8EF" w14:textId="77777777" w:rsidR="004D626F" w:rsidRDefault="004D626F">
      <w:pPr>
        <w:spacing w:after="0" w:line="240" w:lineRule="auto"/>
      </w:pPr>
      <w:r>
        <w:separator/>
      </w:r>
    </w:p>
  </w:footnote>
  <w:footnote w:type="continuationSeparator" w:id="0">
    <w:p w14:paraId="6726877A" w14:textId="77777777" w:rsidR="004D626F" w:rsidRDefault="004D6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E56DF"/>
    <w:multiLevelType w:val="hybridMultilevel"/>
    <w:tmpl w:val="D78803C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B4D3CD5"/>
    <w:multiLevelType w:val="multilevel"/>
    <w:tmpl w:val="10AAC9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DC07467"/>
    <w:multiLevelType w:val="multilevel"/>
    <w:tmpl w:val="99BEB38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3505883"/>
    <w:multiLevelType w:val="hybridMultilevel"/>
    <w:tmpl w:val="9B885C3E"/>
    <w:lvl w:ilvl="0" w:tplc="4544B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7598C"/>
    <w:multiLevelType w:val="hybridMultilevel"/>
    <w:tmpl w:val="39F61C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8E15BD"/>
    <w:multiLevelType w:val="multilevel"/>
    <w:tmpl w:val="745453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80516298">
    <w:abstractNumId w:val="1"/>
  </w:num>
  <w:num w:numId="2" w16cid:durableId="1248464580">
    <w:abstractNumId w:val="5"/>
  </w:num>
  <w:num w:numId="3" w16cid:durableId="685332838">
    <w:abstractNumId w:val="2"/>
  </w:num>
  <w:num w:numId="4" w16cid:durableId="292178412">
    <w:abstractNumId w:val="0"/>
  </w:num>
  <w:num w:numId="5" w16cid:durableId="610288299">
    <w:abstractNumId w:val="3"/>
  </w:num>
  <w:num w:numId="6" w16cid:durableId="876822310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ophie Klocke">
    <w15:presenceInfo w15:providerId="AD" w15:userId="S::sophie.klocke@uni-bielefeld.de::4a69cec3-bb69-4d72-b84c-f3bdc39d94c3"/>
  </w15:person>
  <w15:person w15:author="Ajla Ramovic">
    <w15:presenceInfo w15:providerId="AD" w15:userId="S::ajla.ramovic@pumpkincareeres.onmicrosoft.com::2bbc503d-6028-4e6e-b0b1-55deb287679c"/>
  </w15:person>
  <w15:person w15:author="Luis KROELL">
    <w15:presenceInfo w15:providerId="AD" w15:userId="S::Luis.KROELL@eco-landeck.at::08de29d6-01ca-4a0c-91c0-f28975a4f6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C72"/>
    <w:rsid w:val="00007F97"/>
    <w:rsid w:val="000168E9"/>
    <w:rsid w:val="000204AB"/>
    <w:rsid w:val="0002509D"/>
    <w:rsid w:val="000517E1"/>
    <w:rsid w:val="00063342"/>
    <w:rsid w:val="00077F3A"/>
    <w:rsid w:val="000B4C12"/>
    <w:rsid w:val="000C76C6"/>
    <w:rsid w:val="001159E4"/>
    <w:rsid w:val="0014234C"/>
    <w:rsid w:val="00153880"/>
    <w:rsid w:val="001554E8"/>
    <w:rsid w:val="001814FE"/>
    <w:rsid w:val="0018332C"/>
    <w:rsid w:val="001877ED"/>
    <w:rsid w:val="001901E4"/>
    <w:rsid w:val="001A44B9"/>
    <w:rsid w:val="001B335E"/>
    <w:rsid w:val="001D2634"/>
    <w:rsid w:val="001E0DDD"/>
    <w:rsid w:val="00210B77"/>
    <w:rsid w:val="00215C4C"/>
    <w:rsid w:val="00220AE9"/>
    <w:rsid w:val="002444B6"/>
    <w:rsid w:val="002732FD"/>
    <w:rsid w:val="002830C1"/>
    <w:rsid w:val="00292B35"/>
    <w:rsid w:val="002D639E"/>
    <w:rsid w:val="002F39B7"/>
    <w:rsid w:val="002F3B69"/>
    <w:rsid w:val="00323595"/>
    <w:rsid w:val="00332C84"/>
    <w:rsid w:val="00334A3F"/>
    <w:rsid w:val="00343872"/>
    <w:rsid w:val="003565F5"/>
    <w:rsid w:val="003A75C3"/>
    <w:rsid w:val="003B7496"/>
    <w:rsid w:val="00420761"/>
    <w:rsid w:val="00425385"/>
    <w:rsid w:val="004363F2"/>
    <w:rsid w:val="00437064"/>
    <w:rsid w:val="00440E06"/>
    <w:rsid w:val="00441D24"/>
    <w:rsid w:val="004442E3"/>
    <w:rsid w:val="0045011F"/>
    <w:rsid w:val="00452A55"/>
    <w:rsid w:val="00496039"/>
    <w:rsid w:val="004B0B9E"/>
    <w:rsid w:val="004D626F"/>
    <w:rsid w:val="004E569E"/>
    <w:rsid w:val="004E596E"/>
    <w:rsid w:val="00510642"/>
    <w:rsid w:val="005436D2"/>
    <w:rsid w:val="005507FB"/>
    <w:rsid w:val="00591B79"/>
    <w:rsid w:val="005C376A"/>
    <w:rsid w:val="005D5AA4"/>
    <w:rsid w:val="005E6DEC"/>
    <w:rsid w:val="0060236A"/>
    <w:rsid w:val="00602AA3"/>
    <w:rsid w:val="006257E8"/>
    <w:rsid w:val="0063108B"/>
    <w:rsid w:val="0065438A"/>
    <w:rsid w:val="00663632"/>
    <w:rsid w:val="006642FA"/>
    <w:rsid w:val="00675EEC"/>
    <w:rsid w:val="006808E1"/>
    <w:rsid w:val="00685245"/>
    <w:rsid w:val="00690F25"/>
    <w:rsid w:val="006B72E0"/>
    <w:rsid w:val="006C1BB2"/>
    <w:rsid w:val="006C36EE"/>
    <w:rsid w:val="006C556A"/>
    <w:rsid w:val="006C55C5"/>
    <w:rsid w:val="006C698F"/>
    <w:rsid w:val="006D01BD"/>
    <w:rsid w:val="006E650D"/>
    <w:rsid w:val="00723461"/>
    <w:rsid w:val="00723DF2"/>
    <w:rsid w:val="00757E71"/>
    <w:rsid w:val="007725E1"/>
    <w:rsid w:val="007803C3"/>
    <w:rsid w:val="00780B5E"/>
    <w:rsid w:val="00796ED1"/>
    <w:rsid w:val="007F7EAB"/>
    <w:rsid w:val="0084372C"/>
    <w:rsid w:val="00852955"/>
    <w:rsid w:val="008867F0"/>
    <w:rsid w:val="008B49F0"/>
    <w:rsid w:val="008F0DD8"/>
    <w:rsid w:val="008F56F6"/>
    <w:rsid w:val="00923448"/>
    <w:rsid w:val="0092422A"/>
    <w:rsid w:val="00965499"/>
    <w:rsid w:val="00966268"/>
    <w:rsid w:val="009A6F12"/>
    <w:rsid w:val="009B61CF"/>
    <w:rsid w:val="009C18C9"/>
    <w:rsid w:val="009C3484"/>
    <w:rsid w:val="00A05E56"/>
    <w:rsid w:val="00A22F8B"/>
    <w:rsid w:val="00A43DAC"/>
    <w:rsid w:val="00A5603B"/>
    <w:rsid w:val="00A6166A"/>
    <w:rsid w:val="00A81C1A"/>
    <w:rsid w:val="00AA66CC"/>
    <w:rsid w:val="00AD23E1"/>
    <w:rsid w:val="00AE06B3"/>
    <w:rsid w:val="00AE3A8F"/>
    <w:rsid w:val="00AF08A5"/>
    <w:rsid w:val="00AF79F2"/>
    <w:rsid w:val="00B11A63"/>
    <w:rsid w:val="00B145C5"/>
    <w:rsid w:val="00B26BA1"/>
    <w:rsid w:val="00B3203E"/>
    <w:rsid w:val="00B34EF0"/>
    <w:rsid w:val="00B528A2"/>
    <w:rsid w:val="00B6071D"/>
    <w:rsid w:val="00B655B4"/>
    <w:rsid w:val="00B93EC1"/>
    <w:rsid w:val="00BA0B41"/>
    <w:rsid w:val="00BB126E"/>
    <w:rsid w:val="00BB1A14"/>
    <w:rsid w:val="00BC0C52"/>
    <w:rsid w:val="00BC5EEE"/>
    <w:rsid w:val="00BE5DA5"/>
    <w:rsid w:val="00BF73B9"/>
    <w:rsid w:val="00C5015E"/>
    <w:rsid w:val="00C52247"/>
    <w:rsid w:val="00C52FFB"/>
    <w:rsid w:val="00C61DDF"/>
    <w:rsid w:val="00C624F0"/>
    <w:rsid w:val="00C72637"/>
    <w:rsid w:val="00C72AAD"/>
    <w:rsid w:val="00C76EF6"/>
    <w:rsid w:val="00C938AB"/>
    <w:rsid w:val="00CA38E3"/>
    <w:rsid w:val="00CE222A"/>
    <w:rsid w:val="00CF2BEA"/>
    <w:rsid w:val="00D32D97"/>
    <w:rsid w:val="00D42B79"/>
    <w:rsid w:val="00D47806"/>
    <w:rsid w:val="00D5589A"/>
    <w:rsid w:val="00D60539"/>
    <w:rsid w:val="00D65340"/>
    <w:rsid w:val="00D80036"/>
    <w:rsid w:val="00D813E2"/>
    <w:rsid w:val="00D95C8E"/>
    <w:rsid w:val="00D96005"/>
    <w:rsid w:val="00DA676A"/>
    <w:rsid w:val="00DB61DB"/>
    <w:rsid w:val="00DC3777"/>
    <w:rsid w:val="00DD35A9"/>
    <w:rsid w:val="00DE4D06"/>
    <w:rsid w:val="00DF05AF"/>
    <w:rsid w:val="00E20E2C"/>
    <w:rsid w:val="00E4332E"/>
    <w:rsid w:val="00E4366B"/>
    <w:rsid w:val="00E45680"/>
    <w:rsid w:val="00E94C72"/>
    <w:rsid w:val="00EA3F54"/>
    <w:rsid w:val="00EB627C"/>
    <w:rsid w:val="00EB6D56"/>
    <w:rsid w:val="00EF66A6"/>
    <w:rsid w:val="00F3046B"/>
    <w:rsid w:val="00F3324D"/>
    <w:rsid w:val="00F6269D"/>
    <w:rsid w:val="00F718A7"/>
    <w:rsid w:val="00F82894"/>
    <w:rsid w:val="00FA2EAC"/>
    <w:rsid w:val="00FB63DC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38F3E"/>
  <w15:docId w15:val="{CDDAA230-9DDC-4B4E-8E03-377FF29B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723DF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2359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2359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2359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2359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23595"/>
    <w:rPr>
      <w:b/>
      <w:bCs/>
      <w:sz w:val="20"/>
      <w:szCs w:val="20"/>
    </w:rPr>
  </w:style>
  <w:style w:type="character" w:styleId="Fett">
    <w:name w:val="Strong"/>
    <w:basedOn w:val="Absatz-Standardschriftart"/>
    <w:uiPriority w:val="22"/>
    <w:qFormat/>
    <w:rsid w:val="00CA38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523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Luis KROELL</cp:lastModifiedBy>
  <cp:revision>3</cp:revision>
  <cp:lastPrinted>2023-01-18T20:54:00Z</cp:lastPrinted>
  <dcterms:created xsi:type="dcterms:W3CDTF">2023-06-30T15:01:00Z</dcterms:created>
  <dcterms:modified xsi:type="dcterms:W3CDTF">2023-06-30T15:25:00Z</dcterms:modified>
</cp:coreProperties>
</file>