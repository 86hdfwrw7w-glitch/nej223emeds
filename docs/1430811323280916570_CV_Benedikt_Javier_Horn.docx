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634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9"/>
        <w:gridCol w:w="1416"/>
        <w:gridCol w:w="695"/>
        <w:gridCol w:w="280"/>
        <w:gridCol w:w="233"/>
        <w:gridCol w:w="617"/>
        <w:gridCol w:w="341"/>
        <w:gridCol w:w="1360"/>
        <w:gridCol w:w="953"/>
        <w:tblGridChange w:id="0">
          <w:tblGrid>
            <w:gridCol w:w="5739"/>
            <w:gridCol w:w="1416"/>
            <w:gridCol w:w="695"/>
            <w:gridCol w:w="280"/>
            <w:gridCol w:w="233"/>
            <w:gridCol w:w="617"/>
            <w:gridCol w:w="341"/>
            <w:gridCol w:w="1173"/>
            <w:gridCol w:w="187"/>
            <w:gridCol w:w="953"/>
          </w:tblGrid>
        </w:tblGridChange>
      </w:tblGrid>
      <w:tr w:rsidR="00E55D90" w:rsidRPr="007051AF" w14:paraId="487AC9CE" w14:textId="77777777" w:rsidTr="00D8225B">
        <w:trPr>
          <w:gridAfter w:val="1"/>
          <w:wAfter w:w="953" w:type="dxa"/>
          <w:trHeight w:val="995"/>
        </w:trPr>
        <w:tc>
          <w:tcPr>
            <w:tcW w:w="10681" w:type="dxa"/>
            <w:gridSpan w:val="8"/>
            <w:vAlign w:val="bottom"/>
          </w:tcPr>
          <w:p w14:paraId="0CBC6997" w14:textId="45030773" w:rsidR="00E55D90" w:rsidRPr="007051AF" w:rsidRDefault="004C59F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3DA403DD" w14:textId="121A23F5" w:rsidR="003C0034" w:rsidRPr="007051AF" w:rsidRDefault="003C0034" w:rsidP="003C003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DCU Campus Residences, DCU Rooms, Ballymun Road, Glasnevin, D09W6Y4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Dublin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9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, Ir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land</w:t>
            </w:r>
          </w:p>
          <w:p w14:paraId="135895E2" w14:textId="1221D7B9" w:rsidR="00F44F5F" w:rsidRPr="007051AF" w:rsidRDefault="00B674E8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6D2732">
        <w:trPr>
          <w:gridAfter w:val="1"/>
          <w:wAfter w:w="953" w:type="dxa"/>
          <w:trHeight w:val="425"/>
        </w:trPr>
        <w:tc>
          <w:tcPr>
            <w:tcW w:w="10681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5A2E70F0" w:rsidR="002508C2" w:rsidRPr="007051AF" w:rsidRDefault="001B5837" w:rsidP="006B7F2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7051AF" w14:paraId="7D1DEBF7" w14:textId="77777777" w:rsidTr="00D8225B">
        <w:trPr>
          <w:gridAfter w:val="1"/>
          <w:wAfter w:w="953" w:type="dxa"/>
          <w:trHeight w:val="346"/>
        </w:trPr>
        <w:tc>
          <w:tcPr>
            <w:tcW w:w="715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871D70A" w:rsidR="00D1492F" w:rsidRPr="007051AF" w:rsidRDefault="009E7CAA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ESB Reutlingen </w:t>
            </w:r>
            <w:r w:rsidR="00C322C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Business School </w:t>
            </w:r>
            <w:r w:rsidR="00C322CF"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(IMX Double Degree)</w:t>
            </w:r>
          </w:p>
        </w:tc>
        <w:tc>
          <w:tcPr>
            <w:tcW w:w="352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10DC61F3" w:rsidR="00D1492F" w:rsidRPr="007051AF" w:rsidRDefault="00C322CF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</w:t>
            </w:r>
            <w:r w:rsidR="004C59F4"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D1492F" w:rsidRPr="007051AF" w14:paraId="61E5D482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115"/>
          <w:trPrChange w:id="2" w:author="David Döbele" w:date="2025-10-23T08:52:00Z" w16du:dateUtc="2025-10-23T06:52:00Z">
            <w:trPr>
              <w:gridAfter w:val="1"/>
              <w:wAfter w:w="1140" w:type="dxa"/>
              <w:trHeight w:val="115"/>
            </w:trPr>
          </w:trPrChange>
        </w:trPr>
        <w:tc>
          <w:tcPr>
            <w:tcW w:w="8980" w:type="dxa"/>
            <w:gridSpan w:val="6"/>
            <w:tcPrChange w:id="3" w:author="David Döbele" w:date="2025-10-23T08:52:00Z" w16du:dateUtc="2025-10-23T06:52:00Z">
              <w:tcPr>
                <w:tcW w:w="8980" w:type="dxa"/>
                <w:gridSpan w:val="6"/>
              </w:tcPr>
            </w:tcPrChange>
          </w:tcPr>
          <w:p w14:paraId="11CB9A0F" w14:textId="2A380A49" w:rsidR="00D1492F" w:rsidRPr="006F296B" w:rsidRDefault="007870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</w:t>
            </w:r>
            <w:proofErr w:type="spellEnd"/>
            <w:proofErr w:type="gramEnd"/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onal Business / Global Business</w:t>
            </w:r>
          </w:p>
        </w:tc>
        <w:tc>
          <w:tcPr>
            <w:tcW w:w="1701" w:type="dxa"/>
            <w:gridSpan w:val="2"/>
            <w:tcPrChange w:id="4" w:author="David Döbele" w:date="2025-10-23T08:52:00Z" w16du:dateUtc="2025-10-23T06:52:00Z">
              <w:tcPr>
                <w:tcW w:w="1514" w:type="dxa"/>
                <w:gridSpan w:val="2"/>
              </w:tcPr>
            </w:tcPrChange>
          </w:tcPr>
          <w:p w14:paraId="419A9228" w14:textId="2ED47AF6" w:rsidR="00D1492F" w:rsidRPr="007051AF" w:rsidRDefault="00D1492F" w:rsidP="006C41B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41B8">
              <w:rPr>
                <w:rFonts w:ascii="Times New Roman" w:hAnsi="Times New Roman" w:cs="Times New Roman"/>
                <w:sz w:val="20"/>
                <w:szCs w:val="20"/>
              </w:rPr>
              <w:t>09/2029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322CF" w:rsidRPr="007051AF" w14:paraId="1CCECFE0" w14:textId="77777777" w:rsidTr="00D8225B">
        <w:trPr>
          <w:gridAfter w:val="1"/>
          <w:wAfter w:w="953" w:type="dxa"/>
          <w:trHeight w:val="346"/>
        </w:trPr>
        <w:tc>
          <w:tcPr>
            <w:tcW w:w="7155" w:type="dxa"/>
            <w:gridSpan w:val="2"/>
            <w:vAlign w:val="bottom"/>
          </w:tcPr>
          <w:p w14:paraId="709C40A6" w14:textId="6253517B" w:rsidR="00C322CF" w:rsidRDefault="00C322CF" w:rsidP="00C322C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Dublin City University (IMX Double Degree)</w:t>
            </w:r>
          </w:p>
        </w:tc>
        <w:tc>
          <w:tcPr>
            <w:tcW w:w="3526" w:type="dxa"/>
            <w:gridSpan w:val="6"/>
            <w:vAlign w:val="bottom"/>
          </w:tcPr>
          <w:p w14:paraId="35691EC9" w14:textId="0315E607" w:rsidR="00C322CF" w:rsidRPr="00C322CF" w:rsidRDefault="00C322CF" w:rsidP="00C322C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322C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Ireland</w:t>
            </w:r>
          </w:p>
        </w:tc>
      </w:tr>
      <w:tr w:rsidR="00A95373" w:rsidRPr="007051AF" w14:paraId="7008CD57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846"/>
          <w:trPrChange w:id="6" w:author="David Döbele" w:date="2025-10-23T08:52:00Z" w16du:dateUtc="2025-10-23T06:52:00Z">
            <w:trPr>
              <w:gridAfter w:val="1"/>
              <w:wAfter w:w="1140" w:type="dxa"/>
              <w:trHeight w:val="846"/>
            </w:trPr>
          </w:trPrChange>
        </w:trPr>
        <w:tc>
          <w:tcPr>
            <w:tcW w:w="8980" w:type="dxa"/>
            <w:gridSpan w:val="6"/>
            <w:tcPrChange w:id="7" w:author="David Döbele" w:date="2025-10-23T08:52:00Z" w16du:dateUtc="2025-10-23T06:52:00Z">
              <w:tcPr>
                <w:tcW w:w="8980" w:type="dxa"/>
                <w:gridSpan w:val="6"/>
              </w:tcPr>
            </w:tcPrChange>
          </w:tcPr>
          <w:p w14:paraId="19C02C8B" w14:textId="77777777" w:rsidR="00A95373" w:rsidRPr="00B837B2" w:rsidRDefault="00A95373" w:rsidP="00E30351">
            <w:pPr>
              <w:pStyle w:val="Listenabsatz"/>
              <w:numPr>
                <w:ilvl w:val="0"/>
                <w:numId w:val="34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53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Investment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Society - </w:t>
            </w:r>
            <w:r w:rsidRPr="00A95373">
              <w:rPr>
                <w:rFonts w:ascii="Times New Roman" w:hAnsi="Times New Roman" w:cs="Times New Roman"/>
                <w:sz w:val="20"/>
                <w:szCs w:val="20"/>
              </w:rPr>
              <w:t>Finan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ce Analyst</w:t>
            </w:r>
            <w:r w:rsidR="00B837B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74B1F4D4" w14:textId="5876E156" w:rsidR="00B837B2" w:rsidRPr="005615B0" w:rsidRDefault="00B837B2" w:rsidP="00E30351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>Conduct equity research and fundamental company analysis based on financial statements</w:t>
            </w:r>
          </w:p>
          <w:p w14:paraId="0A3EE470" w14:textId="77777777" w:rsidR="00B837B2" w:rsidRPr="005615B0" w:rsidRDefault="00B837B2" w:rsidP="00E30351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</w:pP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>Support stock pitch preparation and valuation using DCF, trading multiples, LBO, EV/EBITDA</w:t>
            </w:r>
          </w:p>
          <w:p w14:paraId="45098975" w14:textId="6FA46F6D" w:rsidR="0039695A" w:rsidRPr="00E30351" w:rsidRDefault="00E30351" w:rsidP="00E30351">
            <w:pPr>
              <w:pStyle w:val="Listenabsatz"/>
              <w:numPr>
                <w:ilvl w:val="0"/>
                <w:numId w:val="33"/>
              </w:num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 xml:space="preserve">Independently author a weekly article on micro- and macroeconomic </w:t>
            </w:r>
            <w:r w:rsidR="005615B0">
              <w:rPr>
                <w:rFonts w:ascii="Times New Roman" w:hAnsi="Times New Roman" w:cs="Times New Roman"/>
                <w:sz w:val="19"/>
                <w:szCs w:val="19"/>
              </w:rPr>
              <w:t>trends reaching</w:t>
            </w: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 xml:space="preserve"> &gt;20,000 students</w:t>
            </w:r>
          </w:p>
        </w:tc>
        <w:tc>
          <w:tcPr>
            <w:tcW w:w="1701" w:type="dxa"/>
            <w:gridSpan w:val="2"/>
            <w:tcPrChange w:id="8" w:author="David Döbele" w:date="2025-10-23T08:52:00Z" w16du:dateUtc="2025-10-23T06:52:00Z">
              <w:tcPr>
                <w:tcW w:w="1514" w:type="dxa"/>
                <w:gridSpan w:val="2"/>
              </w:tcPr>
            </w:tcPrChange>
          </w:tcPr>
          <w:p w14:paraId="19EB397A" w14:textId="742B5E49" w:rsidR="00A95373" w:rsidRPr="007051AF" w:rsidRDefault="00A95373" w:rsidP="00E3035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09/2025 – 09/2027</w:t>
            </w:r>
          </w:p>
        </w:tc>
      </w:tr>
      <w:tr w:rsidR="00A95373" w:rsidRPr="007051AF" w14:paraId="013361E1" w14:textId="77777777" w:rsidTr="00D8225B">
        <w:trPr>
          <w:gridAfter w:val="1"/>
          <w:wAfter w:w="953" w:type="dxa"/>
          <w:trHeight w:val="340"/>
        </w:trPr>
        <w:tc>
          <w:tcPr>
            <w:tcW w:w="8130" w:type="dxa"/>
            <w:gridSpan w:val="4"/>
            <w:vAlign w:val="bottom"/>
          </w:tcPr>
          <w:p w14:paraId="197620E3" w14:textId="6F2335CC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Cottonwood Classical Preparatory High School </w:t>
            </w:r>
          </w:p>
        </w:tc>
        <w:tc>
          <w:tcPr>
            <w:tcW w:w="2551" w:type="dxa"/>
            <w:gridSpan w:val="4"/>
            <w:vAlign w:val="bottom"/>
          </w:tcPr>
          <w:p w14:paraId="63D86F51" w14:textId="5012E5A1" w:rsidR="00A95373" w:rsidRPr="007051AF" w:rsidRDefault="00A95373" w:rsidP="00A9537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A95373" w:rsidRPr="007051AF" w14:paraId="62632213" w14:textId="77777777" w:rsidTr="00D8225B">
        <w:trPr>
          <w:gridAfter w:val="1"/>
          <w:wAfter w:w="953" w:type="dxa"/>
          <w:trHeight w:val="115"/>
        </w:trPr>
        <w:tc>
          <w:tcPr>
            <w:tcW w:w="5739" w:type="dxa"/>
          </w:tcPr>
          <w:p w14:paraId="5F71027E" w14:textId="367C4FFA" w:rsidR="00A95373" w:rsidRPr="0040202A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(Final Grade</w:t>
            </w:r>
            <w:r w:rsid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: 4</w:t>
            </w:r>
            <w:r w:rsidR="0040202A" w:rsidRPr="009A39E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.0 (scale: 1,0 </w:t>
            </w:r>
            <w:r w:rsidR="0040202A" w:rsidRPr="009A39E4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9" w:author="David Döbele" w:date="2025-10-23T08:52:00Z" w16du:dateUtc="2025-10-23T06:52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– 4,0, 4,0 being best))</w:t>
            </w:r>
          </w:p>
        </w:tc>
        <w:tc>
          <w:tcPr>
            <w:tcW w:w="4942" w:type="dxa"/>
            <w:gridSpan w:val="7"/>
          </w:tcPr>
          <w:p w14:paraId="51FC9814" w14:textId="426E0A16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11/2024 – 05/2025</w:t>
            </w:r>
          </w:p>
        </w:tc>
      </w:tr>
      <w:tr w:rsidR="00A95373" w:rsidRPr="001B5837" w14:paraId="4D68BFE7" w14:textId="77777777" w:rsidTr="00D8225B">
        <w:trPr>
          <w:gridAfter w:val="1"/>
          <w:wAfter w:w="953" w:type="dxa"/>
          <w:trHeight w:val="72"/>
        </w:trPr>
        <w:tc>
          <w:tcPr>
            <w:tcW w:w="10681" w:type="dxa"/>
            <w:gridSpan w:val="8"/>
          </w:tcPr>
          <w:p w14:paraId="54BF63E9" w14:textId="33FCF4C3" w:rsidR="00A95373" w:rsidRPr="0040202A" w:rsidRDefault="00A95373" w:rsidP="0040202A">
            <w:pPr>
              <w:pStyle w:val="Listenabsatz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Subjects</w:t>
            </w: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: Economics (A+) / IB Management (A+)</w:t>
            </w:r>
            <w:r w:rsidR="005615B0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(Top 1%)</w:t>
            </w:r>
            <w:r w:rsidR="0040202A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/ IB Math 100% A+ Math Final</w:t>
            </w:r>
          </w:p>
        </w:tc>
      </w:tr>
      <w:tr w:rsidR="00A95373" w:rsidRPr="007051AF" w14:paraId="0142BA50" w14:textId="77777777" w:rsidTr="00D8225B">
        <w:trPr>
          <w:gridAfter w:val="1"/>
          <w:wAfter w:w="953" w:type="dxa"/>
          <w:trHeight w:val="340"/>
        </w:trPr>
        <w:tc>
          <w:tcPr>
            <w:tcW w:w="8130" w:type="dxa"/>
            <w:gridSpan w:val="4"/>
            <w:vAlign w:val="bottom"/>
          </w:tcPr>
          <w:p w14:paraId="071EAFD9" w14:textId="76D907B4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Dove Science Academy</w:t>
            </w:r>
          </w:p>
        </w:tc>
        <w:tc>
          <w:tcPr>
            <w:tcW w:w="2551" w:type="dxa"/>
            <w:gridSpan w:val="4"/>
            <w:vAlign w:val="bottom"/>
          </w:tcPr>
          <w:p w14:paraId="3F4CD2E0" w14:textId="49C8A021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Tulsa, Oklahoma</w:t>
            </w:r>
          </w:p>
        </w:tc>
      </w:tr>
      <w:tr w:rsidR="00A95373" w:rsidRPr="007051AF" w14:paraId="73A4E6BF" w14:textId="77777777" w:rsidTr="00D8225B">
        <w:trPr>
          <w:gridAfter w:val="1"/>
          <w:wAfter w:w="953" w:type="dxa"/>
          <w:trHeight w:val="115"/>
        </w:trPr>
        <w:tc>
          <w:tcPr>
            <w:tcW w:w="8130" w:type="dxa"/>
            <w:gridSpan w:val="4"/>
            <w:vAlign w:val="bottom"/>
          </w:tcPr>
          <w:p w14:paraId="1D30EB65" w14:textId="08A11F14" w:rsidR="00A95373" w:rsidRPr="0040202A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(Final Grade: 4,14 (Top 1%))</w:t>
            </w:r>
          </w:p>
        </w:tc>
        <w:tc>
          <w:tcPr>
            <w:tcW w:w="2551" w:type="dxa"/>
            <w:gridSpan w:val="4"/>
            <w:vAlign w:val="bottom"/>
          </w:tcPr>
          <w:p w14:paraId="78C333BE" w14:textId="0377A0A5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3FEC">
              <w:rPr>
                <w:rFonts w:ascii="Times New Roman" w:hAnsi="Times New Roman" w:cs="Times New Roman"/>
                <w:sz w:val="20"/>
                <w:szCs w:val="20"/>
              </w:rPr>
              <w:t>08/2024 – 11/2024</w:t>
            </w:r>
          </w:p>
        </w:tc>
      </w:tr>
      <w:tr w:rsidR="00A95373" w:rsidRPr="001B5837" w14:paraId="4AA816ED" w14:textId="77777777" w:rsidTr="00D8225B">
        <w:trPr>
          <w:gridAfter w:val="1"/>
          <w:wAfter w:w="953" w:type="dxa"/>
          <w:trHeight w:val="72"/>
        </w:trPr>
        <w:tc>
          <w:tcPr>
            <w:tcW w:w="8130" w:type="dxa"/>
            <w:gridSpan w:val="4"/>
            <w:vAlign w:val="bottom"/>
          </w:tcPr>
          <w:p w14:paraId="77F247DB" w14:textId="567CB3C8" w:rsidR="00A95373" w:rsidRPr="007051AF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Awards: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Debate Competition Winner – 1</w:t>
            </w:r>
            <w:r w:rsidRPr="006B7F2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Place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, Regional High School Debate, Tulsa, Oklahoma, USA, Sep 2024</w:t>
            </w:r>
          </w:p>
        </w:tc>
        <w:tc>
          <w:tcPr>
            <w:tcW w:w="2551" w:type="dxa"/>
            <w:gridSpan w:val="4"/>
            <w:vAlign w:val="bottom"/>
          </w:tcPr>
          <w:p w14:paraId="24BB90A0" w14:textId="77777777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A95373" w:rsidRPr="007051AF" w14:paraId="6B19CF91" w14:textId="77777777" w:rsidTr="00D8225B">
        <w:trPr>
          <w:gridAfter w:val="1"/>
          <w:wAfter w:w="953" w:type="dxa"/>
          <w:trHeight w:val="340"/>
        </w:trPr>
        <w:tc>
          <w:tcPr>
            <w:tcW w:w="8130" w:type="dxa"/>
            <w:gridSpan w:val="4"/>
            <w:vAlign w:val="bottom"/>
          </w:tcPr>
          <w:p w14:paraId="54F7169D" w14:textId="0B1BBE2B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Werner von Siemens Gymnasium</w:t>
            </w:r>
          </w:p>
        </w:tc>
        <w:tc>
          <w:tcPr>
            <w:tcW w:w="2551" w:type="dxa"/>
            <w:gridSpan w:val="4"/>
            <w:vAlign w:val="bottom"/>
          </w:tcPr>
          <w:p w14:paraId="262B6DA3" w14:textId="75D84E59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A95373" w:rsidRPr="007051AF" w14:paraId="263521E3" w14:textId="77777777" w:rsidTr="00D8225B">
        <w:trPr>
          <w:gridAfter w:val="1"/>
          <w:wAfter w:w="953" w:type="dxa"/>
          <w:trHeight w:val="115"/>
        </w:trPr>
        <w:tc>
          <w:tcPr>
            <w:tcW w:w="8130" w:type="dxa"/>
            <w:gridSpan w:val="4"/>
          </w:tcPr>
          <w:p w14:paraId="36282A3A" w14:textId="1DE8B2C3" w:rsidR="00A95373" w:rsidRPr="0040202A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Allgemeine </w:t>
            </w:r>
            <w:proofErr w:type="spellStart"/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Hochschulreife</w:t>
            </w:r>
            <w:proofErr w:type="spellEnd"/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(German A-Level </w:t>
            </w:r>
            <w:r w:rsidRPr="006B7F2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equivalent</w:t>
            </w: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(Final GPA: 2.1 (1.0 – 5.0, 1.0 being best)</w:t>
            </w:r>
          </w:p>
        </w:tc>
        <w:tc>
          <w:tcPr>
            <w:tcW w:w="2551" w:type="dxa"/>
            <w:gridSpan w:val="4"/>
          </w:tcPr>
          <w:p w14:paraId="3DE8C75D" w14:textId="12FB8731" w:rsidR="00A95373" w:rsidRPr="0040202A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09/2018 – 06/2024</w:t>
            </w:r>
          </w:p>
        </w:tc>
      </w:tr>
      <w:tr w:rsidR="00A95373" w:rsidRPr="007051AF" w14:paraId="27601A10" w14:textId="77777777" w:rsidTr="0040202A">
        <w:trPr>
          <w:gridAfter w:val="5"/>
          <w:wAfter w:w="3504" w:type="dxa"/>
          <w:trHeight w:val="57"/>
        </w:trPr>
        <w:tc>
          <w:tcPr>
            <w:tcW w:w="8130" w:type="dxa"/>
            <w:gridSpan w:val="4"/>
          </w:tcPr>
          <w:p w14:paraId="747E761B" w14:textId="457C3281" w:rsidR="00A95373" w:rsidRPr="007051AF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Subjects</w:t>
            </w:r>
            <w:proofErr w:type="spellEnd"/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Math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),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German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), Sport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), </w:t>
            </w:r>
          </w:p>
          <w:p w14:paraId="6ECF7248" w14:textId="5368E01F" w:rsidR="00A95373" w:rsidRPr="009A621B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Authored a research paper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Facharbeit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 on the economic advantages of the Swedish pension system compared to Germany’s; received top grade (1.0)</w:t>
            </w:r>
          </w:p>
        </w:tc>
      </w:tr>
      <w:tr w:rsidR="00A95373" w:rsidRPr="007051AF" w14:paraId="621DF6A5" w14:textId="77777777" w:rsidTr="006D2732">
        <w:trPr>
          <w:gridAfter w:val="1"/>
          <w:wAfter w:w="953" w:type="dxa"/>
          <w:trHeight w:val="425"/>
        </w:trPr>
        <w:tc>
          <w:tcPr>
            <w:tcW w:w="10681" w:type="dxa"/>
            <w:gridSpan w:val="8"/>
            <w:tcBorders>
              <w:bottom w:val="single" w:sz="4" w:space="0" w:color="auto"/>
            </w:tcBorders>
            <w:vAlign w:val="bottom"/>
          </w:tcPr>
          <w:p w14:paraId="7EC8381F" w14:textId="6C58BA99" w:rsidR="00A95373" w:rsidRPr="0040202A" w:rsidRDefault="0040202A" w:rsidP="00A9537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lang w:val="en-IE"/>
              </w:rPr>
            </w:pPr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 xml:space="preserve"> </w:t>
            </w:r>
            <w:r w:rsidR="00A95373"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ENTREPRENEURSHIP</w:t>
            </w:r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 xml:space="preserve"> &amp; </w:t>
            </w:r>
            <w:del w:id="10" w:author="David Döbele" w:date="2025-10-23T08:52:00Z" w16du:dateUtc="2025-10-23T06:52:00Z">
              <w:r w:rsidRPr="0040202A" w:rsidDel="00056EC9">
                <w:rPr>
                  <w:rFonts w:ascii="Times New Roman" w:hAnsi="Times New Roman" w:cs="Times New Roman"/>
                  <w:smallCaps w:val="0"/>
                  <w:sz w:val="28"/>
                  <w:lang w:val="en-IE"/>
                </w:rPr>
                <w:delText xml:space="preserve">CAREER &amp; </w:delText>
              </w:r>
            </w:del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WORK EXPERIEN</w:t>
            </w:r>
            <w:r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CE</w:t>
            </w:r>
          </w:p>
        </w:tc>
      </w:tr>
      <w:tr w:rsidR="00A95373" w:rsidRPr="007051AF" w14:paraId="110466AC" w14:textId="77777777" w:rsidTr="00D8225B">
        <w:trPr>
          <w:gridAfter w:val="1"/>
          <w:wAfter w:w="953" w:type="dxa"/>
          <w:trHeight w:val="283"/>
        </w:trPr>
        <w:tc>
          <w:tcPr>
            <w:tcW w:w="7850" w:type="dxa"/>
            <w:gridSpan w:val="3"/>
            <w:tcBorders>
              <w:top w:val="single" w:sz="4" w:space="0" w:color="auto"/>
            </w:tcBorders>
            <w:vAlign w:val="bottom"/>
          </w:tcPr>
          <w:p w14:paraId="1E3A887E" w14:textId="7E8FCA2F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2831" w:type="dxa"/>
            <w:gridSpan w:val="5"/>
            <w:tcBorders>
              <w:top w:val="single" w:sz="4" w:space="0" w:color="auto"/>
            </w:tcBorders>
            <w:vAlign w:val="bottom"/>
          </w:tcPr>
          <w:p w14:paraId="469303C5" w14:textId="240562F8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A95373" w:rsidRPr="007051AF" w14:paraId="7FA1C9D1" w14:textId="77777777" w:rsidTr="00D8225B">
        <w:trPr>
          <w:gridAfter w:val="1"/>
          <w:wAfter w:w="953" w:type="dxa"/>
          <w:trHeight w:val="115"/>
        </w:trPr>
        <w:tc>
          <w:tcPr>
            <w:tcW w:w="7850" w:type="dxa"/>
            <w:gridSpan w:val="3"/>
            <w:vAlign w:val="bottom"/>
          </w:tcPr>
          <w:p w14:paraId="5FD21F07" w14:textId="484FA0A9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2831" w:type="dxa"/>
            <w:gridSpan w:val="5"/>
            <w:vAlign w:val="bottom"/>
          </w:tcPr>
          <w:p w14:paraId="1AFD39DE" w14:textId="1DB54110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02/202</w:t>
            </w:r>
            <w:r w:rsidR="00596BA2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</w:tr>
      <w:tr w:rsidR="00A95373" w:rsidRPr="007051AF" w14:paraId="6AE30120" w14:textId="77777777" w:rsidTr="00D8225B">
        <w:trPr>
          <w:gridAfter w:val="1"/>
          <w:wAfter w:w="953" w:type="dxa"/>
          <w:trHeight w:val="283"/>
        </w:trPr>
        <w:tc>
          <w:tcPr>
            <w:tcW w:w="7850" w:type="dxa"/>
            <w:gridSpan w:val="3"/>
            <w:vAlign w:val="bottom"/>
          </w:tcPr>
          <w:p w14:paraId="09213D0B" w14:textId="77777777" w:rsidR="00A95373" w:rsidRPr="006B7F22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7F22">
              <w:rPr>
                <w:rFonts w:ascii="Times New Roman" w:hAnsi="Times New Roman" w:cs="Times New Roman"/>
                <w:sz w:val="20"/>
                <w:szCs w:val="20"/>
              </w:rPr>
              <w:t>Development of a fitness and coaching brand with online courses, pricing strategy, and social media marketing</w:t>
            </w:r>
          </w:p>
          <w:p w14:paraId="70E3A09C" w14:textId="196F2F57" w:rsidR="00A95373" w:rsidRPr="009A621B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7F22">
              <w:rPr>
                <w:rFonts w:ascii="Times New Roman" w:hAnsi="Times New Roman" w:cs="Times New Roman"/>
                <w:sz w:val="20"/>
                <w:szCs w:val="20"/>
              </w:rPr>
              <w:t>Acquisition of skills in brand building, project management, sales, and leadership through a self-initiated ventur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831" w:type="dxa"/>
            <w:gridSpan w:val="5"/>
            <w:vAlign w:val="bottom"/>
          </w:tcPr>
          <w:p w14:paraId="67956F7D" w14:textId="7CB96EB2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A95373" w:rsidRPr="007051AF" w14:paraId="127C64E2" w14:textId="77777777" w:rsidTr="00D8225B">
        <w:trPr>
          <w:gridAfter w:val="1"/>
          <w:wAfter w:w="953" w:type="dxa"/>
          <w:trHeight w:val="283"/>
        </w:trPr>
        <w:tc>
          <w:tcPr>
            <w:tcW w:w="7850" w:type="dxa"/>
            <w:gridSpan w:val="3"/>
            <w:vAlign w:val="bottom"/>
          </w:tcPr>
          <w:p w14:paraId="38F27285" w14:textId="32785161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2831" w:type="dxa"/>
            <w:gridSpan w:val="5"/>
            <w:vAlign w:val="bottom"/>
          </w:tcPr>
          <w:p w14:paraId="4820196E" w14:textId="1FAF13E2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</w:t>
            </w: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A95373" w:rsidRPr="007051AF" w14:paraId="335D84E9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202"/>
          <w:trPrChange w:id="12" w:author="David Döbele" w:date="2025-10-23T08:52:00Z" w16du:dateUtc="2025-10-23T06:52:00Z">
            <w:trPr>
              <w:gridAfter w:val="1"/>
              <w:wAfter w:w="1140" w:type="dxa"/>
              <w:trHeight w:val="202"/>
            </w:trPr>
          </w:trPrChange>
        </w:trPr>
        <w:tc>
          <w:tcPr>
            <w:tcW w:w="8980" w:type="dxa"/>
            <w:gridSpan w:val="6"/>
            <w:tcPrChange w:id="13" w:author="David Döbele" w:date="2025-10-23T08:52:00Z" w16du:dateUtc="2025-10-23T06:52:00Z">
              <w:tcPr>
                <w:tcW w:w="8980" w:type="dxa"/>
                <w:gridSpan w:val="6"/>
              </w:tcPr>
            </w:tcPrChange>
          </w:tcPr>
          <w:p w14:paraId="20B1570F" w14:textId="7DA6EA27" w:rsidR="00A95373" w:rsidRPr="007051AF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 in consulting with a focus on data analysis and IT strategy (advising DAX 40 companies)</w:t>
            </w:r>
          </w:p>
        </w:tc>
        <w:tc>
          <w:tcPr>
            <w:tcW w:w="1701" w:type="dxa"/>
            <w:gridSpan w:val="2"/>
            <w:tcPrChange w:id="14" w:author="David Döbele" w:date="2025-10-23T08:52:00Z" w16du:dateUtc="2025-10-23T06:52:00Z">
              <w:tcPr>
                <w:tcW w:w="1514" w:type="dxa"/>
                <w:gridSpan w:val="2"/>
              </w:tcPr>
            </w:tcPrChange>
          </w:tcPr>
          <w:p w14:paraId="0475B997" w14:textId="51F77C00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06/2024 – 07/2024</w:t>
            </w:r>
          </w:p>
        </w:tc>
      </w:tr>
      <w:tr w:rsidR="00A95373" w:rsidRPr="007051AF" w14:paraId="54C3D64C" w14:textId="77777777" w:rsidTr="0040202A">
        <w:trPr>
          <w:gridAfter w:val="2"/>
          <w:wAfter w:w="2313" w:type="dxa"/>
        </w:trPr>
        <w:tc>
          <w:tcPr>
            <w:tcW w:w="9321" w:type="dxa"/>
            <w:gridSpan w:val="7"/>
          </w:tcPr>
          <w:p w14:paraId="451970FA" w14:textId="77777777" w:rsidR="00A95373" w:rsidRPr="009A621B" w:rsidRDefault="00A95373" w:rsidP="00A95373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bookmarkStart w:id="15" w:name="OLE_LINK1"/>
            <w:bookmarkStart w:id="16" w:name="OLE_LINK2"/>
            <w:bookmarkStart w:id="17" w:name="OLE_LINK3"/>
            <w:r w:rsidRPr="009A621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Collaboration on consulting projects for profitability audits and IT strategy, with a focus on data analysis in Excel and presentation creation in PowerPoint </w:t>
            </w:r>
          </w:p>
          <w:bookmarkEnd w:id="15"/>
          <w:bookmarkEnd w:id="16"/>
          <w:bookmarkEnd w:id="17"/>
          <w:p w14:paraId="6DD9BA0F" w14:textId="19EEBC85" w:rsidR="00A95373" w:rsidRPr="009A621B" w:rsidRDefault="00A95373" w:rsidP="00A95373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Communicated directly with professionals from </w:t>
            </w:r>
            <w:r w:rsidRPr="009A62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DAX 40</w:t>
            </w:r>
            <w:r w:rsidRPr="009A621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and billion-dollar companies, ensuring effective collaboration and achieving strong project outcomes.</w:t>
            </w:r>
          </w:p>
        </w:tc>
      </w:tr>
      <w:tr w:rsidR="00A95373" w:rsidRPr="007051AF" w14:paraId="45404236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8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346"/>
          <w:trPrChange w:id="19" w:author="David Döbele" w:date="2025-10-23T08:52:00Z" w16du:dateUtc="2025-10-23T06:52:00Z">
            <w:trPr>
              <w:gridAfter w:val="1"/>
              <w:wAfter w:w="1140" w:type="dxa"/>
              <w:trHeight w:val="346"/>
            </w:trPr>
          </w:trPrChange>
        </w:trPr>
        <w:tc>
          <w:tcPr>
            <w:tcW w:w="8980" w:type="dxa"/>
            <w:gridSpan w:val="6"/>
            <w:vAlign w:val="bottom"/>
            <w:tcPrChange w:id="20" w:author="David Döbele" w:date="2025-10-23T08:52:00Z" w16du:dateUtc="2025-10-23T06:52:00Z">
              <w:tcPr>
                <w:tcW w:w="8980" w:type="dxa"/>
                <w:gridSpan w:val="6"/>
                <w:vAlign w:val="bottom"/>
              </w:tcPr>
            </w:tcPrChange>
          </w:tcPr>
          <w:p w14:paraId="3CF978EE" w14:textId="0E0B3CB9" w:rsidR="00A95373" w:rsidRPr="007051AF" w:rsidRDefault="00A95373" w:rsidP="00A95373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701" w:type="dxa"/>
            <w:gridSpan w:val="2"/>
            <w:vAlign w:val="bottom"/>
            <w:tcPrChange w:id="21" w:author="David Döbele" w:date="2025-10-23T08:52:00Z" w16du:dateUtc="2025-10-23T06:52:00Z">
              <w:tcPr>
                <w:tcW w:w="1514" w:type="dxa"/>
                <w:gridSpan w:val="2"/>
                <w:vAlign w:val="bottom"/>
              </w:tcPr>
            </w:tcPrChange>
          </w:tcPr>
          <w:p w14:paraId="49A11F72" w14:textId="2391CE7C" w:rsidR="00A95373" w:rsidRPr="007051AF" w:rsidRDefault="00A95373" w:rsidP="00A95373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Germany</w:t>
            </w:r>
          </w:p>
        </w:tc>
      </w:tr>
      <w:tr w:rsidR="00A95373" w:rsidRPr="007051AF" w14:paraId="16C6F7AD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57"/>
          <w:trPrChange w:id="23" w:author="David Döbele" w:date="2025-10-23T08:52:00Z" w16du:dateUtc="2025-10-23T06:52:00Z">
            <w:trPr>
              <w:gridAfter w:val="1"/>
              <w:wAfter w:w="1140" w:type="dxa"/>
              <w:trHeight w:val="57"/>
            </w:trPr>
          </w:trPrChange>
        </w:trPr>
        <w:tc>
          <w:tcPr>
            <w:tcW w:w="8980" w:type="dxa"/>
            <w:gridSpan w:val="6"/>
            <w:tcPrChange w:id="24" w:author="David Döbele" w:date="2025-10-23T08:52:00Z" w16du:dateUtc="2025-10-23T06:52:00Z">
              <w:tcPr>
                <w:tcW w:w="8980" w:type="dxa"/>
                <w:gridSpan w:val="6"/>
              </w:tcPr>
            </w:tcPrChange>
          </w:tcPr>
          <w:p w14:paraId="5D8760E9" w14:textId="508EC681" w:rsidR="00A95373" w:rsidRPr="007051AF" w:rsidRDefault="00A95373" w:rsidP="00A95373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Internship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PrChange w:id="25" w:author="David Döbele" w:date="2025-10-23T08:52:00Z" w16du:dateUtc="2025-10-23T06:52:00Z">
              <w:tcPr>
                <w:tcW w:w="1514" w:type="dxa"/>
                <w:gridSpan w:val="2"/>
              </w:tcPr>
            </w:tcPrChange>
          </w:tcPr>
          <w:p w14:paraId="2D9DB8CA" w14:textId="1F081E9A" w:rsidR="00A95373" w:rsidRPr="007051AF" w:rsidRDefault="00A95373" w:rsidP="00A95373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06/2022 – 06/2022</w:t>
            </w:r>
          </w:p>
        </w:tc>
      </w:tr>
      <w:tr w:rsidR="00A95373" w:rsidRPr="007051AF" w14:paraId="12560D76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6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57"/>
          <w:trPrChange w:id="27" w:author="David Döbele" w:date="2025-10-23T08:52:00Z" w16du:dateUtc="2025-10-23T06:52:00Z">
            <w:trPr>
              <w:gridAfter w:val="1"/>
              <w:wAfter w:w="1140" w:type="dxa"/>
              <w:trHeight w:val="57"/>
            </w:trPr>
          </w:trPrChange>
        </w:trPr>
        <w:tc>
          <w:tcPr>
            <w:tcW w:w="8980" w:type="dxa"/>
            <w:gridSpan w:val="6"/>
            <w:tcPrChange w:id="28" w:author="David Döbele" w:date="2025-10-23T08:52:00Z" w16du:dateUtc="2025-10-23T06:52:00Z">
              <w:tcPr>
                <w:tcW w:w="8980" w:type="dxa"/>
                <w:gridSpan w:val="6"/>
              </w:tcPr>
            </w:tcPrChange>
          </w:tcPr>
          <w:p w14:paraId="3B35C146" w14:textId="51521E33" w:rsidR="00A95373" w:rsidRPr="009A621B" w:rsidRDefault="00A95373" w:rsidP="00A9537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sz w:val="20"/>
                <w:szCs w:val="20"/>
              </w:rPr>
              <w:t xml:space="preserve">Support with data analysis through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Microsoft </w:t>
            </w:r>
            <w:r w:rsidRPr="009A621B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</w:p>
        </w:tc>
        <w:tc>
          <w:tcPr>
            <w:tcW w:w="1701" w:type="dxa"/>
            <w:gridSpan w:val="2"/>
            <w:tcPrChange w:id="29" w:author="David Döbele" w:date="2025-10-23T08:52:00Z" w16du:dateUtc="2025-10-23T06:52:00Z">
              <w:tcPr>
                <w:tcW w:w="1514" w:type="dxa"/>
                <w:gridSpan w:val="2"/>
              </w:tcPr>
            </w:tcPrChange>
          </w:tcPr>
          <w:p w14:paraId="18446151" w14:textId="77777777" w:rsidR="00A95373" w:rsidRPr="007051AF" w:rsidRDefault="00A95373" w:rsidP="00A95373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A95373" w:rsidRPr="007051AF" w14:paraId="414B4085" w14:textId="77777777" w:rsidTr="00D8225B">
        <w:trPr>
          <w:gridAfter w:val="1"/>
          <w:wAfter w:w="953" w:type="dxa"/>
          <w:trHeight w:val="448"/>
        </w:trPr>
        <w:tc>
          <w:tcPr>
            <w:tcW w:w="10681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14877A8" w:rsidR="00A95373" w:rsidRPr="007051AF" w:rsidRDefault="00A95373" w:rsidP="00A95373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40202A" w:rsidRPr="007051AF" w14:paraId="2B842B2F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0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283"/>
          <w:trPrChange w:id="31" w:author="David Döbele" w:date="2025-10-23T08:52:00Z" w16du:dateUtc="2025-10-23T06:52:00Z">
            <w:trPr>
              <w:gridAfter w:val="1"/>
              <w:wAfter w:w="1140" w:type="dxa"/>
              <w:trHeight w:val="283"/>
            </w:trPr>
          </w:trPrChange>
        </w:trPr>
        <w:tc>
          <w:tcPr>
            <w:tcW w:w="8980" w:type="dxa"/>
            <w:gridSpan w:val="6"/>
            <w:vAlign w:val="bottom"/>
            <w:tcPrChange w:id="32" w:author="David Döbele" w:date="2025-10-23T08:52:00Z" w16du:dateUtc="2025-10-23T06:52:00Z">
              <w:tcPr>
                <w:tcW w:w="8980" w:type="dxa"/>
                <w:gridSpan w:val="6"/>
                <w:vAlign w:val="bottom"/>
              </w:tcPr>
            </w:tcPrChange>
          </w:tcPr>
          <w:p w14:paraId="5731635B" w14:textId="27883180" w:rsidR="0040202A" w:rsidRPr="007051AF" w:rsidRDefault="0040202A" w:rsidP="0040202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</w:pPr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M&amp;A Curriculum 2025/26 – </w:t>
            </w:r>
            <w:proofErr w:type="spellStart"/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mandaco</w:t>
            </w:r>
            <w:proofErr w:type="spellEnd"/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(M&amp;A Media Services GmbH), </w:t>
            </w:r>
          </w:p>
        </w:tc>
        <w:tc>
          <w:tcPr>
            <w:tcW w:w="1701" w:type="dxa"/>
            <w:gridSpan w:val="2"/>
            <w:vAlign w:val="bottom"/>
            <w:tcPrChange w:id="33" w:author="David Döbele" w:date="2025-10-23T08:52:00Z" w16du:dateUtc="2025-10-23T06:52:00Z">
              <w:tcPr>
                <w:tcW w:w="1514" w:type="dxa"/>
                <w:gridSpan w:val="2"/>
                <w:vAlign w:val="bottom"/>
              </w:tcPr>
            </w:tcPrChange>
          </w:tcPr>
          <w:p w14:paraId="1CBD76D3" w14:textId="5D9EC43E" w:rsidR="0040202A" w:rsidRPr="007051AF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Hybrid</w:t>
            </w:r>
          </w:p>
        </w:tc>
      </w:tr>
      <w:tr w:rsidR="0040202A" w:rsidRPr="007051AF" w14:paraId="52E246DC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4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204"/>
          <w:trPrChange w:id="35" w:author="David Döbele" w:date="2025-10-23T08:52:00Z" w16du:dateUtc="2025-10-23T06:52:00Z">
            <w:trPr>
              <w:gridAfter w:val="1"/>
              <w:wAfter w:w="1140" w:type="dxa"/>
              <w:trHeight w:val="204"/>
            </w:trPr>
          </w:trPrChange>
        </w:trPr>
        <w:tc>
          <w:tcPr>
            <w:tcW w:w="8980" w:type="dxa"/>
            <w:gridSpan w:val="6"/>
            <w:vAlign w:val="bottom"/>
            <w:tcPrChange w:id="36" w:author="David Döbele" w:date="2025-10-23T08:52:00Z" w16du:dateUtc="2025-10-23T06:52:00Z">
              <w:tcPr>
                <w:tcW w:w="8980" w:type="dxa"/>
                <w:gridSpan w:val="6"/>
                <w:vAlign w:val="bottom"/>
              </w:tcPr>
            </w:tcPrChange>
          </w:tcPr>
          <w:p w14:paraId="08797C33" w14:textId="52930475" w:rsidR="0040202A" w:rsidRPr="0040202A" w:rsidRDefault="0040202A" w:rsidP="0040202A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Participation in an intensive M&amp;A program on deal analysis and transaction structuring</w:t>
            </w:r>
          </w:p>
        </w:tc>
        <w:tc>
          <w:tcPr>
            <w:tcW w:w="1701" w:type="dxa"/>
            <w:gridSpan w:val="2"/>
            <w:vAlign w:val="bottom"/>
            <w:tcPrChange w:id="37" w:author="David Döbele" w:date="2025-10-23T08:52:00Z" w16du:dateUtc="2025-10-23T06:52:00Z">
              <w:tcPr>
                <w:tcW w:w="1514" w:type="dxa"/>
                <w:gridSpan w:val="2"/>
                <w:vAlign w:val="bottom"/>
              </w:tcPr>
            </w:tcPrChange>
          </w:tcPr>
          <w:p w14:paraId="379E6700" w14:textId="021673D5" w:rsidR="0040202A" w:rsidRPr="0040202A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 w:val="0"/>
                <w:iCs/>
                <w:sz w:val="20"/>
                <w:szCs w:val="20"/>
              </w:rPr>
              <w:t>10/2025 – 07/2026</w:t>
            </w:r>
          </w:p>
        </w:tc>
      </w:tr>
      <w:tr w:rsidR="0040202A" w:rsidRPr="007051AF" w14:paraId="31E5C5EF" w14:textId="77777777" w:rsidTr="00D8225B">
        <w:trPr>
          <w:trHeight w:val="283"/>
        </w:trPr>
        <w:tc>
          <w:tcPr>
            <w:tcW w:w="10681" w:type="dxa"/>
            <w:gridSpan w:val="8"/>
            <w:vAlign w:val="bottom"/>
          </w:tcPr>
          <w:p w14:paraId="229F65F5" w14:textId="77777777" w:rsidR="00D8225B" w:rsidRPr="00D8225B" w:rsidRDefault="0040202A" w:rsidP="0040202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 w:rsidRPr="00A522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Topics</w:t>
            </w: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: M&amp;A Process &amp; Market Landscape, Screening &amp; Targeting, Accounting &amp; Financial Analysis, </w:t>
            </w:r>
          </w:p>
          <w:p w14:paraId="0FEE8902" w14:textId="40233B1C" w:rsidR="0040202A" w:rsidRPr="007051AF" w:rsidRDefault="0040202A" w:rsidP="00D8225B">
            <w:pPr>
              <w:pStyle w:val="Listenabsatz"/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Valuation (DCF, Multiples), Financial Modelling, Due Diligence, Deal Structuring, Tax Implications, Post-Merger Integration</w:t>
            </w:r>
          </w:p>
        </w:tc>
        <w:tc>
          <w:tcPr>
            <w:tcW w:w="953" w:type="dxa"/>
            <w:vAlign w:val="bottom"/>
          </w:tcPr>
          <w:p w14:paraId="4D0AC99F" w14:textId="77777777" w:rsidR="0040202A" w:rsidRPr="007051AF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40202A" w:rsidRPr="007051AF" w14:paraId="74251178" w14:textId="77777777" w:rsidTr="009A39E4">
        <w:tblPrEx>
          <w:tblW w:w="11634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8" w:author="David Döbele" w:date="2025-10-23T08:52:00Z" w16du:dateUtc="2025-10-23T06:52:00Z">
            <w:tblPrEx>
              <w:tblW w:w="11634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953" w:type="dxa"/>
          <w:trHeight w:val="283"/>
          <w:trPrChange w:id="39" w:author="David Döbele" w:date="2025-10-23T08:52:00Z" w16du:dateUtc="2025-10-23T06:52:00Z">
            <w:trPr>
              <w:gridAfter w:val="1"/>
              <w:wAfter w:w="1140" w:type="dxa"/>
              <w:trHeight w:val="283"/>
            </w:trPr>
          </w:trPrChange>
        </w:trPr>
        <w:tc>
          <w:tcPr>
            <w:tcW w:w="8980" w:type="dxa"/>
            <w:gridSpan w:val="6"/>
            <w:vAlign w:val="bottom"/>
            <w:tcPrChange w:id="40" w:author="David Döbele" w:date="2025-10-23T08:52:00Z" w16du:dateUtc="2025-10-23T06:52:00Z">
              <w:tcPr>
                <w:tcW w:w="8980" w:type="dxa"/>
                <w:gridSpan w:val="6"/>
                <w:vAlign w:val="bottom"/>
              </w:tcPr>
            </w:tcPrChange>
          </w:tcPr>
          <w:p w14:paraId="23826F21" w14:textId="645583FF" w:rsidR="0040202A" w:rsidRPr="007051AF" w:rsidRDefault="0040202A" w:rsidP="0040202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JULIS Berlin</w:t>
            </w:r>
          </w:p>
        </w:tc>
        <w:tc>
          <w:tcPr>
            <w:tcW w:w="1701" w:type="dxa"/>
            <w:gridSpan w:val="2"/>
            <w:vAlign w:val="bottom"/>
            <w:tcPrChange w:id="41" w:author="David Döbele" w:date="2025-10-23T08:52:00Z" w16du:dateUtc="2025-10-23T06:52:00Z">
              <w:tcPr>
                <w:tcW w:w="1514" w:type="dxa"/>
                <w:gridSpan w:val="2"/>
                <w:vAlign w:val="bottom"/>
              </w:tcPr>
            </w:tcPrChange>
          </w:tcPr>
          <w:p w14:paraId="58208F44" w14:textId="0B0CC93B" w:rsidR="0040202A" w:rsidRPr="007051AF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Germany</w:t>
            </w:r>
          </w:p>
        </w:tc>
      </w:tr>
      <w:tr w:rsidR="0040202A" w:rsidRPr="007051AF" w14:paraId="4F59C612" w14:textId="77777777" w:rsidTr="00D8225B">
        <w:trPr>
          <w:gridAfter w:val="1"/>
          <w:wAfter w:w="953" w:type="dxa"/>
          <w:trHeight w:val="193"/>
        </w:trPr>
        <w:tc>
          <w:tcPr>
            <w:tcW w:w="7155" w:type="dxa"/>
            <w:gridSpan w:val="2"/>
          </w:tcPr>
          <w:p w14:paraId="32F07601" w14:textId="4071F187" w:rsidR="0040202A" w:rsidRPr="009A621B" w:rsidRDefault="0040202A" w:rsidP="0040202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Active member o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</w:t>
            </w: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the FDP in Berlin</w:t>
            </w:r>
          </w:p>
        </w:tc>
        <w:tc>
          <w:tcPr>
            <w:tcW w:w="3526" w:type="dxa"/>
            <w:gridSpan w:val="6"/>
          </w:tcPr>
          <w:p w14:paraId="45DD2178" w14:textId="174D0DA2" w:rsidR="0040202A" w:rsidRPr="007051AF" w:rsidRDefault="0040202A" w:rsidP="0040202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08/2023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  <w:tr w:rsidR="0040202A" w:rsidRPr="007051AF" w14:paraId="02437711" w14:textId="77777777" w:rsidTr="0040202A">
        <w:trPr>
          <w:gridAfter w:val="4"/>
          <w:wAfter w:w="3271" w:type="dxa"/>
          <w:trHeight w:val="193"/>
        </w:trPr>
        <w:tc>
          <w:tcPr>
            <w:tcW w:w="8363" w:type="dxa"/>
            <w:gridSpan w:val="5"/>
          </w:tcPr>
          <w:p w14:paraId="68CFAD97" w14:textId="7DD9BA26" w:rsidR="0040202A" w:rsidRPr="009A621B" w:rsidRDefault="0040202A" w:rsidP="0040202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sz w:val="20"/>
                <w:szCs w:val="20"/>
              </w:rPr>
              <w:t>Organization and design of campaign appearances and panel discussions, as well as assistance with putting up election posters</w:t>
            </w:r>
          </w:p>
        </w:tc>
      </w:tr>
      <w:tr w:rsidR="0040202A" w:rsidRPr="007051AF" w14:paraId="482569A2" w14:textId="77777777" w:rsidTr="00D8225B">
        <w:trPr>
          <w:gridAfter w:val="1"/>
          <w:wAfter w:w="953" w:type="dxa"/>
          <w:trHeight w:val="461"/>
        </w:trPr>
        <w:tc>
          <w:tcPr>
            <w:tcW w:w="10681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64D5F430" w:rsidR="0040202A" w:rsidRPr="007051AF" w:rsidRDefault="0040202A" w:rsidP="0040202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PERSONAL DEVELOPMENT &amp; SKILLS &amp; INTERESTS</w:t>
            </w:r>
          </w:p>
        </w:tc>
      </w:tr>
      <w:tr w:rsidR="0040202A" w:rsidRPr="007051AF" w14:paraId="2B257790" w14:textId="77777777" w:rsidTr="00D8225B">
        <w:trPr>
          <w:gridAfter w:val="1"/>
          <w:wAfter w:w="953" w:type="dxa"/>
          <w:trHeight w:val="340"/>
        </w:trPr>
        <w:tc>
          <w:tcPr>
            <w:tcW w:w="1068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EB54234" w:rsidR="0040202A" w:rsidRPr="009A621B" w:rsidRDefault="0040202A" w:rsidP="004020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</w:t>
            </w: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native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English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3725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fluent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Spanish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A953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 proficiency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elementary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proficienc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y, with ongoing study)</w:t>
            </w:r>
          </w:p>
        </w:tc>
      </w:tr>
      <w:tr w:rsidR="0040202A" w:rsidRPr="007051AF" w14:paraId="45706C3F" w14:textId="77777777" w:rsidTr="00D8225B">
        <w:trPr>
          <w:gridAfter w:val="1"/>
          <w:wAfter w:w="953" w:type="dxa"/>
          <w:trHeight w:val="283"/>
        </w:trPr>
        <w:tc>
          <w:tcPr>
            <w:tcW w:w="10681" w:type="dxa"/>
            <w:gridSpan w:val="8"/>
            <w:vAlign w:val="bottom"/>
          </w:tcPr>
          <w:p w14:paraId="60CA2168" w14:textId="74E34B61" w:rsidR="0040202A" w:rsidRPr="007051AF" w:rsidRDefault="0040202A" w:rsidP="0040202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</w:t>
            </w: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3C00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intermediate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especially good with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Excel </w:t>
            </w:r>
          </w:p>
        </w:tc>
      </w:tr>
      <w:tr w:rsidR="0040202A" w:rsidRPr="007051AF" w14:paraId="70CB01B0" w14:textId="77777777" w:rsidTr="00D8225B">
        <w:trPr>
          <w:gridAfter w:val="1"/>
          <w:wAfter w:w="953" w:type="dxa"/>
          <w:trHeight w:val="283"/>
        </w:trPr>
        <w:tc>
          <w:tcPr>
            <w:tcW w:w="10681" w:type="dxa"/>
            <w:gridSpan w:val="8"/>
            <w:vAlign w:val="bottom"/>
          </w:tcPr>
          <w:p w14:paraId="598C2742" w14:textId="03DFF728" w:rsidR="0040202A" w:rsidRPr="007051AF" w:rsidRDefault="0040202A" w:rsidP="004020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15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Interests</w:t>
            </w:r>
            <w:r w:rsidRPr="00D915D1">
              <w:rPr>
                <w:rFonts w:ascii="Times New Roman" w:hAnsi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Strength Training,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NFL,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Reading the Wall Street Journal &amp; Economics Books, skiing, hiking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Pr="00D539E8">
              <w:rPr>
                <w:rFonts w:ascii="Times New Roman" w:hAnsi="Times New Roman"/>
                <w:lang w:val="en-GB"/>
              </w:rPr>
              <w:t xml:space="preserve">                                   </w:t>
            </w:r>
          </w:p>
        </w:tc>
      </w:tr>
      <w:tr w:rsidR="0040202A" w:rsidRPr="001B5837" w14:paraId="4FCFF140" w14:textId="77777777" w:rsidTr="00D8225B">
        <w:trPr>
          <w:gridAfter w:val="1"/>
          <w:wAfter w:w="953" w:type="dxa"/>
          <w:trHeight w:val="283"/>
        </w:trPr>
        <w:tc>
          <w:tcPr>
            <w:tcW w:w="10681" w:type="dxa"/>
            <w:gridSpan w:val="8"/>
            <w:vAlign w:val="bottom"/>
          </w:tcPr>
          <w:p w14:paraId="405674E9" w14:textId="51B64516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Certifications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Coursera: Excel Course (</w:t>
            </w:r>
            <w:r w:rsidRPr="006C41B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Macquarie University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three months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Art of Storytelling (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IESE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40202A" w:rsidRPr="007051AF" w:rsidDel="009A39E4" w14:paraId="071AB173" w14:textId="64289A1F" w:rsidTr="00D8225B">
        <w:trPr>
          <w:gridAfter w:val="1"/>
          <w:wAfter w:w="953" w:type="dxa"/>
          <w:trHeight w:val="1279"/>
          <w:del w:id="42" w:author="David Döbele" w:date="2025-10-23T08:52:00Z" w16du:dateUtc="2025-10-23T06:52:00Z"/>
        </w:trPr>
        <w:tc>
          <w:tcPr>
            <w:tcW w:w="10681" w:type="dxa"/>
            <w:gridSpan w:val="8"/>
          </w:tcPr>
          <w:p w14:paraId="1092DF56" w14:textId="589C9D8F" w:rsidR="0040202A" w:rsidRPr="009A621B" w:rsidDel="009A39E4" w:rsidRDefault="0040202A" w:rsidP="0040202A">
            <w:pPr>
              <w:rPr>
                <w:del w:id="43" w:author="David Döbele" w:date="2025-10-23T08:52:00Z" w16du:dateUtc="2025-10-23T06:52:00Z"/>
                <w:rFonts w:ascii="Times New Roman" w:hAnsi="Times New Roman" w:cs="Times New Roman"/>
                <w:color w:val="000000"/>
                <w:sz w:val="18"/>
              </w:rPr>
            </w:pPr>
            <w:del w:id="44" w:author="David Döbele" w:date="2025-10-23T08:52:00Z" w16du:dateUtc="2025-10-23T06:52:00Z">
              <w:r w:rsidDel="009A39E4">
                <w:rPr>
                  <w:rFonts w:ascii="Times New Roman" w:hAnsi="Times New Roman" w:cs="Times New Roman"/>
                  <w:noProof/>
                  <w:sz w:val="20"/>
                  <w:szCs w:val="20"/>
                </w:rPr>
                <w:drawing>
                  <wp:anchor distT="0" distB="0" distL="114300" distR="114300" simplePos="0" relativeHeight="251676672" behindDoc="0" locked="0" layoutInCell="1" allowOverlap="1" wp14:anchorId="55C84B48" wp14:editId="5E808C79">
                    <wp:simplePos x="0" y="0"/>
                    <wp:positionH relativeFrom="column">
                      <wp:posOffset>-86771</wp:posOffset>
                    </wp:positionH>
                    <wp:positionV relativeFrom="paragraph">
                      <wp:posOffset>113030</wp:posOffset>
                    </wp:positionV>
                    <wp:extent cx="1374775" cy="468630"/>
                    <wp:effectExtent l="0" t="0" r="0" b="1270"/>
                    <wp:wrapNone/>
                    <wp:docPr id="390754260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04132623" name="Picture 1504132623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74775" cy="46863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1A6714" w:rsidDel="009A39E4">
                <w:rPr>
                  <w:rFonts w:ascii="Times New Roman" w:hAnsi="Times New Roman" w:cs="Times New Roman"/>
                  <w:noProof/>
                  <w:sz w:val="20"/>
                  <w:szCs w:val="20"/>
                </w:rPr>
                <w:drawing>
                  <wp:anchor distT="0" distB="0" distL="114300" distR="114300" simplePos="0" relativeHeight="251675648" behindDoc="0" locked="0" layoutInCell="1" allowOverlap="1" wp14:anchorId="5669C99E" wp14:editId="3368A69D">
                    <wp:simplePos x="0" y="0"/>
                    <wp:positionH relativeFrom="column">
                      <wp:posOffset>274320</wp:posOffset>
                    </wp:positionH>
                    <wp:positionV relativeFrom="paragraph">
                      <wp:posOffset>9517380</wp:posOffset>
                    </wp:positionV>
                    <wp:extent cx="1374775" cy="468630"/>
                    <wp:effectExtent l="0" t="0" r="0" b="1270"/>
                    <wp:wrapNone/>
                    <wp:docPr id="1504132623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04132623" name="Picture 1504132623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74775" cy="46863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  <w:p w14:paraId="11B1E4C5" w14:textId="6EB24C4F" w:rsidR="0040202A" w:rsidRPr="009A621B" w:rsidDel="009A39E4" w:rsidRDefault="0040202A" w:rsidP="0040202A">
            <w:pPr>
              <w:rPr>
                <w:del w:id="45" w:author="David Döbele" w:date="2025-10-23T08:52:00Z" w16du:dateUtc="2025-10-23T06:52:00Z"/>
                <w:rFonts w:ascii="Times New Roman" w:hAnsi="Times New Roman" w:cs="Times New Roman"/>
                <w:color w:val="000000"/>
                <w:sz w:val="18"/>
              </w:rPr>
            </w:pPr>
          </w:p>
          <w:p w14:paraId="15C99A6D" w14:textId="6441039E" w:rsidR="0040202A" w:rsidRPr="009A621B" w:rsidDel="009A39E4" w:rsidRDefault="0040202A" w:rsidP="0040202A">
            <w:pPr>
              <w:rPr>
                <w:del w:id="46" w:author="David Döbele" w:date="2025-10-23T08:52:00Z" w16du:dateUtc="2025-10-23T06:52:00Z"/>
                <w:rFonts w:ascii="Times New Roman" w:hAnsi="Times New Roman" w:cs="Times New Roman"/>
                <w:color w:val="000000"/>
                <w:sz w:val="18"/>
              </w:rPr>
            </w:pPr>
          </w:p>
          <w:p w14:paraId="1EDEF7B1" w14:textId="2D34ACC6" w:rsidR="0040202A" w:rsidRPr="009A621B" w:rsidDel="009A39E4" w:rsidRDefault="0040202A" w:rsidP="0040202A">
            <w:pPr>
              <w:rPr>
                <w:del w:id="47" w:author="David Döbele" w:date="2025-10-23T08:52:00Z" w16du:dateUtc="2025-10-23T06:52:00Z"/>
                <w:rFonts w:ascii="Times New Roman" w:hAnsi="Times New Roman" w:cs="Times New Roman"/>
                <w:color w:val="000000"/>
                <w:sz w:val="18"/>
              </w:rPr>
            </w:pPr>
          </w:p>
          <w:p w14:paraId="72251018" w14:textId="58D502BE" w:rsidR="0040202A" w:rsidRPr="009A621B" w:rsidDel="009A39E4" w:rsidRDefault="0040202A" w:rsidP="0040202A">
            <w:pPr>
              <w:rPr>
                <w:del w:id="48" w:author="David Döbele" w:date="2025-10-23T08:52:00Z" w16du:dateUtc="2025-10-23T06:52:00Z"/>
                <w:rFonts w:ascii="Times New Roman" w:hAnsi="Times New Roman" w:cs="Times New Roman"/>
                <w:color w:val="000000"/>
                <w:sz w:val="18"/>
              </w:rPr>
            </w:pPr>
          </w:p>
          <w:p w14:paraId="6478BDEA" w14:textId="0B555849" w:rsidR="0040202A" w:rsidRPr="007051AF" w:rsidDel="009A39E4" w:rsidRDefault="0040202A" w:rsidP="0040202A">
            <w:pPr>
              <w:rPr>
                <w:del w:id="49" w:author="David Döbele" w:date="2025-10-23T08:52:00Z" w16du:dateUtc="2025-10-23T06:52:00Z"/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del w:id="50" w:author="David Döbele" w:date="2025-10-23T08:52:00Z" w16du:dateUtc="2025-10-23T06:52:00Z">
              <w:r w:rsidDel="009A39E4">
                <w:rPr>
                  <w:rFonts w:ascii="Times New Roman" w:hAnsi="Times New Roman" w:cs="Times New Roman"/>
                  <w:color w:val="000000"/>
                  <w:sz w:val="18"/>
                  <w:lang w:val="de-AT"/>
                </w:rPr>
                <w:delText>Dublin</w:delText>
              </w:r>
              <w:r w:rsidR="00CA4A51" w:rsidDel="009A39E4">
                <w:rPr>
                  <w:rFonts w:ascii="Times New Roman" w:hAnsi="Times New Roman" w:cs="Times New Roman"/>
                  <w:color w:val="000000"/>
                  <w:sz w:val="18"/>
                  <w:lang w:val="de-AT"/>
                </w:rPr>
                <w:delText xml:space="preserve">, </w:delText>
              </w:r>
              <w:r w:rsidDel="009A39E4">
                <w:rPr>
                  <w:rFonts w:ascii="Times New Roman" w:hAnsi="Times New Roman" w:cs="Times New Roman"/>
                  <w:color w:val="000000"/>
                  <w:sz w:val="18"/>
                  <w:lang w:val="de-AT"/>
                </w:rPr>
                <w:delText>10/2</w:delText>
              </w:r>
              <w:r w:rsidR="003A3967" w:rsidDel="009A39E4">
                <w:rPr>
                  <w:rFonts w:ascii="Times New Roman" w:hAnsi="Times New Roman" w:cs="Times New Roman"/>
                  <w:color w:val="000000"/>
                  <w:sz w:val="18"/>
                  <w:lang w:val="de-AT"/>
                </w:rPr>
                <w:delText>2</w:delText>
              </w:r>
              <w:r w:rsidDel="009A39E4">
                <w:rPr>
                  <w:rFonts w:ascii="Times New Roman" w:hAnsi="Times New Roman" w:cs="Times New Roman"/>
                  <w:color w:val="000000"/>
                  <w:sz w:val="18"/>
                  <w:lang w:val="de-AT"/>
                </w:rPr>
                <w:delText>/2025</w:delText>
              </w:r>
            </w:del>
          </w:p>
        </w:tc>
      </w:tr>
    </w:tbl>
    <w:p w14:paraId="0747D2BF" w14:textId="50711039" w:rsidR="00723643" w:rsidRPr="0074111D" w:rsidRDefault="00723643" w:rsidP="000A5F8C">
      <w:pPr>
        <w:rPr>
          <w:sz w:val="18"/>
        </w:rPr>
      </w:pPr>
    </w:p>
    <w:sectPr w:rsidR="00723643" w:rsidRPr="0074111D" w:rsidSect="00493D2B">
      <w:footerReference w:type="even" r:id="rId9"/>
      <w:pgSz w:w="11906" w:h="16838"/>
      <w:pgMar w:top="446" w:right="1411" w:bottom="187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7E92" w14:textId="77777777" w:rsidR="007168A7" w:rsidRDefault="007168A7" w:rsidP="00BE053D">
      <w:pPr>
        <w:spacing w:after="0" w:line="240" w:lineRule="auto"/>
      </w:pPr>
      <w:r>
        <w:separator/>
      </w:r>
    </w:p>
  </w:endnote>
  <w:endnote w:type="continuationSeparator" w:id="0">
    <w:p w14:paraId="475FE969" w14:textId="77777777" w:rsidR="007168A7" w:rsidRDefault="007168A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2DDC1" w14:textId="77777777" w:rsidR="007168A7" w:rsidRDefault="007168A7" w:rsidP="00BE053D">
      <w:pPr>
        <w:spacing w:after="0" w:line="240" w:lineRule="auto"/>
      </w:pPr>
      <w:r>
        <w:separator/>
      </w:r>
    </w:p>
  </w:footnote>
  <w:footnote w:type="continuationSeparator" w:id="0">
    <w:p w14:paraId="2D67D050" w14:textId="77777777" w:rsidR="007168A7" w:rsidRDefault="007168A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AC3D70"/>
    <w:multiLevelType w:val="hybridMultilevel"/>
    <w:tmpl w:val="24B6C8CE"/>
    <w:lvl w:ilvl="0" w:tplc="440CDE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91D83"/>
    <w:multiLevelType w:val="hybridMultilevel"/>
    <w:tmpl w:val="E320C4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8505D"/>
    <w:multiLevelType w:val="hybridMultilevel"/>
    <w:tmpl w:val="9E9423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B6872"/>
    <w:multiLevelType w:val="hybridMultilevel"/>
    <w:tmpl w:val="43661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DD5A20"/>
    <w:multiLevelType w:val="hybridMultilevel"/>
    <w:tmpl w:val="91001E30"/>
    <w:lvl w:ilvl="0" w:tplc="175ECED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9"/>
  </w:num>
  <w:num w:numId="9" w16cid:durableId="1961916187">
    <w:abstractNumId w:val="16"/>
  </w:num>
  <w:num w:numId="10" w16cid:durableId="1947156070">
    <w:abstractNumId w:val="31"/>
  </w:num>
  <w:num w:numId="11" w16cid:durableId="1715693601">
    <w:abstractNumId w:val="7"/>
  </w:num>
  <w:num w:numId="12" w16cid:durableId="1688167074">
    <w:abstractNumId w:val="10"/>
  </w:num>
  <w:num w:numId="13" w16cid:durableId="2040233879">
    <w:abstractNumId w:val="12"/>
  </w:num>
  <w:num w:numId="14" w16cid:durableId="1178347352">
    <w:abstractNumId w:val="13"/>
  </w:num>
  <w:num w:numId="15" w16cid:durableId="1771580397">
    <w:abstractNumId w:val="28"/>
  </w:num>
  <w:num w:numId="16" w16cid:durableId="1721974678">
    <w:abstractNumId w:val="6"/>
  </w:num>
  <w:num w:numId="17" w16cid:durableId="2003701761">
    <w:abstractNumId w:val="20"/>
  </w:num>
  <w:num w:numId="18" w16cid:durableId="1247112201">
    <w:abstractNumId w:val="4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19"/>
  </w:num>
  <w:num w:numId="23" w16cid:durableId="1984038324">
    <w:abstractNumId w:val="11"/>
  </w:num>
  <w:num w:numId="24" w16cid:durableId="2056856694">
    <w:abstractNumId w:val="27"/>
  </w:num>
  <w:num w:numId="25" w16cid:durableId="548689742">
    <w:abstractNumId w:val="32"/>
  </w:num>
  <w:num w:numId="26" w16cid:durableId="1499494221">
    <w:abstractNumId w:val="23"/>
  </w:num>
  <w:num w:numId="27" w16cid:durableId="624386309">
    <w:abstractNumId w:val="25"/>
  </w:num>
  <w:num w:numId="28" w16cid:durableId="553080297">
    <w:abstractNumId w:val="9"/>
  </w:num>
  <w:num w:numId="29" w16cid:durableId="468328218">
    <w:abstractNumId w:val="26"/>
  </w:num>
  <w:num w:numId="30" w16cid:durableId="1215699972">
    <w:abstractNumId w:val="5"/>
  </w:num>
  <w:num w:numId="31" w16cid:durableId="681933960">
    <w:abstractNumId w:val="22"/>
  </w:num>
  <w:num w:numId="32" w16cid:durableId="1471435535">
    <w:abstractNumId w:val="3"/>
  </w:num>
  <w:num w:numId="33" w16cid:durableId="1733894189">
    <w:abstractNumId w:val="30"/>
  </w:num>
  <w:num w:numId="34" w16cid:durableId="12369342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301E"/>
    <w:rsid w:val="00037B65"/>
    <w:rsid w:val="00056EC9"/>
    <w:rsid w:val="00057A21"/>
    <w:rsid w:val="00061D33"/>
    <w:rsid w:val="00064643"/>
    <w:rsid w:val="000658E4"/>
    <w:rsid w:val="00087747"/>
    <w:rsid w:val="000A1FDA"/>
    <w:rsid w:val="000A5F8C"/>
    <w:rsid w:val="000B15AE"/>
    <w:rsid w:val="000B63E2"/>
    <w:rsid w:val="000B6548"/>
    <w:rsid w:val="000D671A"/>
    <w:rsid w:val="000E0E0F"/>
    <w:rsid w:val="000F7679"/>
    <w:rsid w:val="00103EC5"/>
    <w:rsid w:val="00116C6E"/>
    <w:rsid w:val="00125CA6"/>
    <w:rsid w:val="00136E24"/>
    <w:rsid w:val="00143B07"/>
    <w:rsid w:val="00144EE0"/>
    <w:rsid w:val="00156FC9"/>
    <w:rsid w:val="00162A5A"/>
    <w:rsid w:val="001647AB"/>
    <w:rsid w:val="00172867"/>
    <w:rsid w:val="00175B6D"/>
    <w:rsid w:val="00185B20"/>
    <w:rsid w:val="001901ED"/>
    <w:rsid w:val="0019483A"/>
    <w:rsid w:val="001A46BF"/>
    <w:rsid w:val="001A481B"/>
    <w:rsid w:val="001B0186"/>
    <w:rsid w:val="001B5837"/>
    <w:rsid w:val="001B62CA"/>
    <w:rsid w:val="001D4DC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2091"/>
    <w:rsid w:val="002C6972"/>
    <w:rsid w:val="002D2B32"/>
    <w:rsid w:val="002D4516"/>
    <w:rsid w:val="002F0824"/>
    <w:rsid w:val="002F46AD"/>
    <w:rsid w:val="003101F0"/>
    <w:rsid w:val="00314B7A"/>
    <w:rsid w:val="00324BC5"/>
    <w:rsid w:val="00326D4A"/>
    <w:rsid w:val="00340BAB"/>
    <w:rsid w:val="003418E0"/>
    <w:rsid w:val="00347F8D"/>
    <w:rsid w:val="00372F7B"/>
    <w:rsid w:val="003733E5"/>
    <w:rsid w:val="00390EA6"/>
    <w:rsid w:val="0039695A"/>
    <w:rsid w:val="003A3967"/>
    <w:rsid w:val="003C0034"/>
    <w:rsid w:val="003E27C3"/>
    <w:rsid w:val="003E30DC"/>
    <w:rsid w:val="003F3E3F"/>
    <w:rsid w:val="003F5DD5"/>
    <w:rsid w:val="0040202A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3D2B"/>
    <w:rsid w:val="004944CB"/>
    <w:rsid w:val="004A54BA"/>
    <w:rsid w:val="004B6A5E"/>
    <w:rsid w:val="004C59F4"/>
    <w:rsid w:val="00503C6B"/>
    <w:rsid w:val="00507EA7"/>
    <w:rsid w:val="00516121"/>
    <w:rsid w:val="00526089"/>
    <w:rsid w:val="00527A28"/>
    <w:rsid w:val="00527DCA"/>
    <w:rsid w:val="005334E8"/>
    <w:rsid w:val="0054400D"/>
    <w:rsid w:val="005615B0"/>
    <w:rsid w:val="005647CE"/>
    <w:rsid w:val="005716D4"/>
    <w:rsid w:val="00571B60"/>
    <w:rsid w:val="00572876"/>
    <w:rsid w:val="00585114"/>
    <w:rsid w:val="00585A4D"/>
    <w:rsid w:val="00596BA2"/>
    <w:rsid w:val="005B5FAC"/>
    <w:rsid w:val="005D3A77"/>
    <w:rsid w:val="005D6329"/>
    <w:rsid w:val="005E57F6"/>
    <w:rsid w:val="005E6E0D"/>
    <w:rsid w:val="006058D8"/>
    <w:rsid w:val="00610200"/>
    <w:rsid w:val="00623699"/>
    <w:rsid w:val="00632D5A"/>
    <w:rsid w:val="00635515"/>
    <w:rsid w:val="006546FD"/>
    <w:rsid w:val="00665BF3"/>
    <w:rsid w:val="00672E5A"/>
    <w:rsid w:val="006732D6"/>
    <w:rsid w:val="00673AD5"/>
    <w:rsid w:val="00693E09"/>
    <w:rsid w:val="006A2DE9"/>
    <w:rsid w:val="006A7230"/>
    <w:rsid w:val="006B4E32"/>
    <w:rsid w:val="006B72C7"/>
    <w:rsid w:val="006B7F22"/>
    <w:rsid w:val="006B7F78"/>
    <w:rsid w:val="006C2252"/>
    <w:rsid w:val="006C41B8"/>
    <w:rsid w:val="006D2732"/>
    <w:rsid w:val="006D7F7F"/>
    <w:rsid w:val="006E2C9C"/>
    <w:rsid w:val="006E40EF"/>
    <w:rsid w:val="006F0039"/>
    <w:rsid w:val="006F296B"/>
    <w:rsid w:val="007051AF"/>
    <w:rsid w:val="00711CEF"/>
    <w:rsid w:val="007168A7"/>
    <w:rsid w:val="00720320"/>
    <w:rsid w:val="00723643"/>
    <w:rsid w:val="00725D3C"/>
    <w:rsid w:val="00733DA1"/>
    <w:rsid w:val="00733FEC"/>
    <w:rsid w:val="00737822"/>
    <w:rsid w:val="0074111D"/>
    <w:rsid w:val="00753D4A"/>
    <w:rsid w:val="00756912"/>
    <w:rsid w:val="00761609"/>
    <w:rsid w:val="007620BB"/>
    <w:rsid w:val="00763DCE"/>
    <w:rsid w:val="00776C46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B1716"/>
    <w:rsid w:val="007C6A3C"/>
    <w:rsid w:val="007D4BEE"/>
    <w:rsid w:val="007D5BE9"/>
    <w:rsid w:val="007E7883"/>
    <w:rsid w:val="008050E4"/>
    <w:rsid w:val="00811C40"/>
    <w:rsid w:val="00813514"/>
    <w:rsid w:val="0082257D"/>
    <w:rsid w:val="00834F46"/>
    <w:rsid w:val="00853438"/>
    <w:rsid w:val="00866846"/>
    <w:rsid w:val="00875DA9"/>
    <w:rsid w:val="00891B56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45CC"/>
    <w:rsid w:val="009668B9"/>
    <w:rsid w:val="009729CE"/>
    <w:rsid w:val="00976577"/>
    <w:rsid w:val="00996356"/>
    <w:rsid w:val="00997D9A"/>
    <w:rsid w:val="009A0077"/>
    <w:rsid w:val="009A39E4"/>
    <w:rsid w:val="009A621B"/>
    <w:rsid w:val="009C1E99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36135"/>
    <w:rsid w:val="00A43BC1"/>
    <w:rsid w:val="00A5225D"/>
    <w:rsid w:val="00A6086C"/>
    <w:rsid w:val="00A74225"/>
    <w:rsid w:val="00A936D5"/>
    <w:rsid w:val="00A95373"/>
    <w:rsid w:val="00AA1EB0"/>
    <w:rsid w:val="00AA2DA3"/>
    <w:rsid w:val="00AA4B5A"/>
    <w:rsid w:val="00AA5A9C"/>
    <w:rsid w:val="00AB016A"/>
    <w:rsid w:val="00AB2A5A"/>
    <w:rsid w:val="00AB3383"/>
    <w:rsid w:val="00AB7D5F"/>
    <w:rsid w:val="00AD28F8"/>
    <w:rsid w:val="00AE09B9"/>
    <w:rsid w:val="00AE4ED3"/>
    <w:rsid w:val="00B0230B"/>
    <w:rsid w:val="00B032FE"/>
    <w:rsid w:val="00B17D95"/>
    <w:rsid w:val="00B23509"/>
    <w:rsid w:val="00B359DB"/>
    <w:rsid w:val="00B3632B"/>
    <w:rsid w:val="00B409D8"/>
    <w:rsid w:val="00B46B91"/>
    <w:rsid w:val="00B5178D"/>
    <w:rsid w:val="00B674E8"/>
    <w:rsid w:val="00B67F1F"/>
    <w:rsid w:val="00B701D7"/>
    <w:rsid w:val="00B837B2"/>
    <w:rsid w:val="00B90595"/>
    <w:rsid w:val="00B94DFA"/>
    <w:rsid w:val="00BA215A"/>
    <w:rsid w:val="00BB5F09"/>
    <w:rsid w:val="00BC0D9F"/>
    <w:rsid w:val="00BE053D"/>
    <w:rsid w:val="00BE685B"/>
    <w:rsid w:val="00BF1A7A"/>
    <w:rsid w:val="00BF1FA3"/>
    <w:rsid w:val="00C00974"/>
    <w:rsid w:val="00C018E4"/>
    <w:rsid w:val="00C03E63"/>
    <w:rsid w:val="00C066FA"/>
    <w:rsid w:val="00C123AC"/>
    <w:rsid w:val="00C25387"/>
    <w:rsid w:val="00C322CF"/>
    <w:rsid w:val="00C54BE3"/>
    <w:rsid w:val="00C57F80"/>
    <w:rsid w:val="00C71AEC"/>
    <w:rsid w:val="00C7438A"/>
    <w:rsid w:val="00C768ED"/>
    <w:rsid w:val="00C82A8F"/>
    <w:rsid w:val="00C916C2"/>
    <w:rsid w:val="00CA4A5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1F4"/>
    <w:rsid w:val="00D3725A"/>
    <w:rsid w:val="00D470E4"/>
    <w:rsid w:val="00D52142"/>
    <w:rsid w:val="00D5280E"/>
    <w:rsid w:val="00D61F14"/>
    <w:rsid w:val="00D80D6B"/>
    <w:rsid w:val="00D8225B"/>
    <w:rsid w:val="00D84A0F"/>
    <w:rsid w:val="00D85D41"/>
    <w:rsid w:val="00D90950"/>
    <w:rsid w:val="00D915D1"/>
    <w:rsid w:val="00DA69DF"/>
    <w:rsid w:val="00DB33F8"/>
    <w:rsid w:val="00DC7095"/>
    <w:rsid w:val="00DD38E2"/>
    <w:rsid w:val="00E00140"/>
    <w:rsid w:val="00E03C0F"/>
    <w:rsid w:val="00E13110"/>
    <w:rsid w:val="00E24DF1"/>
    <w:rsid w:val="00E30351"/>
    <w:rsid w:val="00E403EF"/>
    <w:rsid w:val="00E40B9A"/>
    <w:rsid w:val="00E431ED"/>
    <w:rsid w:val="00E55D90"/>
    <w:rsid w:val="00E64FF5"/>
    <w:rsid w:val="00E678C4"/>
    <w:rsid w:val="00E83960"/>
    <w:rsid w:val="00E907EC"/>
    <w:rsid w:val="00EA5421"/>
    <w:rsid w:val="00EB00EC"/>
    <w:rsid w:val="00EB34FC"/>
    <w:rsid w:val="00EB5816"/>
    <w:rsid w:val="00ED0EA9"/>
    <w:rsid w:val="00ED7479"/>
    <w:rsid w:val="00EF77DF"/>
    <w:rsid w:val="00F11BEF"/>
    <w:rsid w:val="00F165E1"/>
    <w:rsid w:val="00F258E7"/>
    <w:rsid w:val="00F25EB2"/>
    <w:rsid w:val="00F31B84"/>
    <w:rsid w:val="00F4255B"/>
    <w:rsid w:val="00F44F5F"/>
    <w:rsid w:val="00F55499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bsatz-Standardschriftart"/>
    <w:rsid w:val="00AE09B9"/>
  </w:style>
  <w:style w:type="character" w:styleId="Fett">
    <w:name w:val="Strong"/>
    <w:basedOn w:val="Absatz-Standardschriftart"/>
    <w:uiPriority w:val="22"/>
    <w:qFormat/>
    <w:rsid w:val="009A621B"/>
    <w:rPr>
      <w:b/>
      <w:bCs/>
    </w:rPr>
  </w:style>
  <w:style w:type="paragraph" w:styleId="berarbeitung">
    <w:name w:val="Revision"/>
    <w:hidden/>
    <w:uiPriority w:val="99"/>
    <w:semiHidden/>
    <w:rsid w:val="009A39E4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3119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cp:lastPrinted>2025-10-22T17:58:00Z</cp:lastPrinted>
  <dcterms:created xsi:type="dcterms:W3CDTF">2025-10-22T17:58:00Z</dcterms:created>
  <dcterms:modified xsi:type="dcterms:W3CDTF">2025-10-23T06:52:00Z</dcterms:modified>
</cp:coreProperties>
</file>