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4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111"/>
        <w:gridCol w:w="283"/>
        <w:gridCol w:w="142"/>
        <w:gridCol w:w="425"/>
        <w:gridCol w:w="284"/>
        <w:gridCol w:w="850"/>
        <w:gridCol w:w="993"/>
        <w:gridCol w:w="992"/>
      </w:tblGrid>
      <w:tr w:rsidR="002508C2" w:rsidRPr="009F62AF" w14:paraId="5DF08F91" w14:textId="77777777" w:rsidTr="004C5E91">
        <w:trPr>
          <w:trHeight w:val="907"/>
        </w:trPr>
        <w:tc>
          <w:tcPr>
            <w:tcW w:w="9498" w:type="dxa"/>
            <w:gridSpan w:val="9"/>
          </w:tcPr>
          <w:p w14:paraId="11DD220E" w14:textId="65F20F10" w:rsidR="002508C2" w:rsidRPr="009F62AF" w:rsidRDefault="00AE37CB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9F62AF">
              <w:rPr>
                <w:rFonts w:ascii="Georgia" w:hAnsi="Georgia" w:cs="Times New Roman (Textkörper CS)"/>
                <w:b/>
                <w:smallCaps/>
                <w:sz w:val="48"/>
                <w:szCs w:val="32"/>
              </w:rPr>
              <w:t>Josef</w:t>
            </w:r>
            <w:r w:rsidR="00A26D0D" w:rsidRPr="009F62AF">
              <w:rPr>
                <w:rFonts w:ascii="Georgia" w:hAnsi="Georgia"/>
                <w:b/>
                <w:smallCaps/>
                <w:sz w:val="48"/>
                <w:szCs w:val="32"/>
              </w:rPr>
              <w:t xml:space="preserve"> </w:t>
            </w:r>
            <w:r w:rsidRPr="009F62AF">
              <w:rPr>
                <w:rFonts w:ascii="Georgia" w:hAnsi="Georgia"/>
                <w:b/>
                <w:smallCaps/>
                <w:sz w:val="48"/>
                <w:szCs w:val="32"/>
              </w:rPr>
              <w:t>Karbasie</w:t>
            </w:r>
            <w:r w:rsidR="008050E4" w:rsidRPr="009F62AF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 w:rsidRPr="009F62AF">
              <w:rPr>
                <w:rFonts w:ascii="Georgia" w:hAnsi="Georgia"/>
                <w:sz w:val="20"/>
              </w:rPr>
              <w:t>Hallestrasse</w:t>
            </w:r>
            <w:proofErr w:type="spellEnd"/>
            <w:r w:rsidR="00853438" w:rsidRPr="009F62AF">
              <w:rPr>
                <w:rFonts w:ascii="Georgia" w:hAnsi="Georgia"/>
                <w:sz w:val="20"/>
              </w:rPr>
              <w:t xml:space="preserve"> </w:t>
            </w:r>
            <w:r w:rsidRPr="009F62AF">
              <w:rPr>
                <w:rFonts w:ascii="Georgia" w:hAnsi="Georgia"/>
                <w:sz w:val="20"/>
              </w:rPr>
              <w:t>22, 53125</w:t>
            </w:r>
            <w:r w:rsidR="0091331D" w:rsidRPr="009F62AF">
              <w:rPr>
                <w:rFonts w:ascii="Georgia" w:hAnsi="Georgia"/>
                <w:sz w:val="20"/>
              </w:rPr>
              <w:t xml:space="preserve"> </w:t>
            </w:r>
            <w:r w:rsidRPr="009F62AF">
              <w:rPr>
                <w:rFonts w:ascii="Georgia" w:hAnsi="Georgia"/>
                <w:sz w:val="20"/>
              </w:rPr>
              <w:t>Bonn</w:t>
            </w:r>
          </w:p>
          <w:p w14:paraId="722A5AF6" w14:textId="595E4A11" w:rsidR="008050E4" w:rsidRPr="009F62AF" w:rsidRDefault="002B2091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 w:rsidRPr="009F62AF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9F62AF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9F62A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AE37CB" w:rsidRPr="009F62AF">
              <w:rPr>
                <w:rFonts w:ascii="Georgia" w:hAnsi="Georgia" w:cs="Georgia"/>
                <w:color w:val="000000"/>
                <w:sz w:val="20"/>
              </w:rPr>
              <w:t>1791083389</w:t>
            </w:r>
            <w:r w:rsidR="004F698A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9F62AF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0E7F40" w:rsidRPr="009F62AF">
              <w:rPr>
                <w:rFonts w:ascii="Georgia" w:hAnsi="Georgia" w:cs="Georgia"/>
                <w:color w:val="000000"/>
                <w:sz w:val="20"/>
              </w:rPr>
              <w:t>J</w:t>
            </w:r>
            <w:r w:rsidR="00BF7F8B">
              <w:rPr>
                <w:rFonts w:ascii="Georgia" w:hAnsi="Georgia" w:cs="Georgia"/>
                <w:color w:val="000000"/>
                <w:sz w:val="20"/>
              </w:rPr>
              <w:t>osefKarbasie</w:t>
            </w:r>
            <w:r w:rsidRPr="009F62AF">
              <w:rPr>
                <w:rFonts w:ascii="Georgia" w:hAnsi="Georgia" w:cs="Georgia"/>
                <w:color w:val="000000"/>
                <w:sz w:val="20"/>
              </w:rPr>
              <w:t>@</w:t>
            </w:r>
            <w:r w:rsidR="00BF7F8B">
              <w:rPr>
                <w:rFonts w:ascii="Georgia" w:hAnsi="Georgia" w:cs="Georgia"/>
                <w:color w:val="000000"/>
                <w:sz w:val="20"/>
              </w:rPr>
              <w:t>outlook</w:t>
            </w:r>
            <w:r w:rsidRPr="009F62AF">
              <w:rPr>
                <w:rFonts w:ascii="Georgia" w:hAnsi="Georgia" w:cs="Georgia"/>
                <w:color w:val="000000"/>
                <w:sz w:val="20"/>
              </w:rPr>
              <w:t>.</w:t>
            </w:r>
            <w:r w:rsidR="00BF7F8B">
              <w:rPr>
                <w:rFonts w:ascii="Georgia" w:hAnsi="Georgia" w:cs="Georgia"/>
                <w:color w:val="000000"/>
                <w:sz w:val="20"/>
              </w:rPr>
              <w:t>com</w:t>
            </w:r>
            <w:r w:rsidRPr="009F62AF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9F62AF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AE37CB" w:rsidRPr="009F62AF">
              <w:rPr>
                <w:rFonts w:ascii="Georgia" w:hAnsi="Georgia" w:cs="Georgia"/>
                <w:color w:val="000000"/>
                <w:sz w:val="20"/>
              </w:rPr>
              <w:t>08.04.2002</w:t>
            </w:r>
            <w:r w:rsidR="00853438" w:rsidRPr="009F62AF">
              <w:rPr>
                <w:rFonts w:ascii="Georgia" w:hAnsi="Georgia" w:cs="Georgia"/>
                <w:color w:val="000000"/>
                <w:sz w:val="20"/>
              </w:rPr>
              <w:t xml:space="preserve"> in </w:t>
            </w:r>
            <w:r w:rsidR="00AE37CB" w:rsidRPr="009F62AF">
              <w:rPr>
                <w:rFonts w:ascii="Georgia" w:hAnsi="Georgia" w:cs="Georgia"/>
                <w:color w:val="000000"/>
                <w:sz w:val="20"/>
              </w:rPr>
              <w:t>Bonn</w:t>
            </w:r>
          </w:p>
        </w:tc>
      </w:tr>
      <w:tr w:rsidR="002508C2" w:rsidRPr="009F62AF" w14:paraId="0FCADE56" w14:textId="77777777" w:rsidTr="004C5E91">
        <w:trPr>
          <w:trHeight w:val="510"/>
        </w:trPr>
        <w:tc>
          <w:tcPr>
            <w:tcW w:w="9498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2F29A56E" w:rsidR="002508C2" w:rsidRPr="009F62AF" w:rsidRDefault="000E7F40" w:rsidP="006E2C9C">
            <w:pPr>
              <w:jc w:val="center"/>
              <w:rPr>
                <w:rFonts w:ascii="Georgia" w:hAnsi="Georgia"/>
                <w:sz w:val="28"/>
              </w:rPr>
            </w:pPr>
            <w:r w:rsidRPr="009F62AF">
              <w:rPr>
                <w:rFonts w:ascii="Georgia" w:hAnsi="Georgia"/>
                <w:b/>
                <w:smallCaps/>
                <w:sz w:val="28"/>
                <w:szCs w:val="32"/>
              </w:rPr>
              <w:t>Bildungsweg</w:t>
            </w:r>
          </w:p>
        </w:tc>
      </w:tr>
      <w:tr w:rsidR="005D57B6" w:rsidRPr="009F62AF" w14:paraId="013361E1" w14:textId="77777777" w:rsidTr="004C5E91">
        <w:trPr>
          <w:trHeight w:val="340"/>
        </w:trPr>
        <w:tc>
          <w:tcPr>
            <w:tcW w:w="6663" w:type="dxa"/>
            <w:gridSpan w:val="6"/>
            <w:vAlign w:val="bottom"/>
          </w:tcPr>
          <w:p w14:paraId="197620E3" w14:textId="524DD69D" w:rsidR="005D57B6" w:rsidRPr="00E67546" w:rsidRDefault="00E67546" w:rsidP="00347D99">
            <w:pPr>
              <w:rPr>
                <w:rFonts w:ascii="Georgia" w:hAnsi="Georgia"/>
                <w:sz w:val="23"/>
                <w:szCs w:val="23"/>
                <w:lang w:val="en-US"/>
              </w:rPr>
            </w:pPr>
            <w:r w:rsidRPr="00E67546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Frankfurt School of Finance &amp; Mana</w:t>
            </w:r>
            <w: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gement </w:t>
            </w:r>
          </w:p>
        </w:tc>
        <w:tc>
          <w:tcPr>
            <w:tcW w:w="2835" w:type="dxa"/>
            <w:gridSpan w:val="3"/>
            <w:vAlign w:val="bottom"/>
          </w:tcPr>
          <w:p w14:paraId="63D86F51" w14:textId="5DC14ED5" w:rsidR="005D57B6" w:rsidRPr="009F62AF" w:rsidRDefault="002E1D05" w:rsidP="005D57B6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5D57B6" w:rsidRPr="009F62AF" w14:paraId="62632213" w14:textId="77777777" w:rsidTr="004C5E91">
        <w:tc>
          <w:tcPr>
            <w:tcW w:w="5529" w:type="dxa"/>
            <w:gridSpan w:val="2"/>
          </w:tcPr>
          <w:p w14:paraId="5F71027E" w14:textId="20917113" w:rsidR="005D57B6" w:rsidRPr="00307E20" w:rsidRDefault="00307E20" w:rsidP="005D57B6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 w:rsidRPr="00307E20">
              <w:rPr>
                <w:rFonts w:ascii="Georgia" w:hAnsi="Georgia"/>
                <w:sz w:val="18"/>
                <w:lang w:val="en-US"/>
              </w:rPr>
              <w:t>Geplanter</w:t>
            </w:r>
            <w:proofErr w:type="spellEnd"/>
            <w:r>
              <w:rPr>
                <w:rFonts w:ascii="Georgia" w:hAnsi="Georgia"/>
                <w:sz w:val="18"/>
                <w:lang w:val="en-US"/>
              </w:rPr>
              <w:t xml:space="preserve"> </w:t>
            </w:r>
            <w:r w:rsidRPr="00307E20">
              <w:rPr>
                <w:rFonts w:ascii="Georgia" w:hAnsi="Georgia"/>
                <w:sz w:val="18"/>
                <w:lang w:val="en-US"/>
              </w:rPr>
              <w:t xml:space="preserve">Bachelor of Science in Business </w:t>
            </w:r>
            <w:r>
              <w:rPr>
                <w:rFonts w:ascii="Georgia" w:hAnsi="Georgia"/>
                <w:sz w:val="18"/>
                <w:lang w:val="en-US"/>
              </w:rPr>
              <w:t>A</w:t>
            </w:r>
            <w:r w:rsidRPr="00307E20">
              <w:rPr>
                <w:rFonts w:ascii="Georgia" w:hAnsi="Georgia"/>
                <w:sz w:val="18"/>
                <w:lang w:val="en-US"/>
              </w:rPr>
              <w:t>dmin</w:t>
            </w:r>
            <w:r>
              <w:rPr>
                <w:rFonts w:ascii="Georgia" w:hAnsi="Georgia"/>
                <w:sz w:val="18"/>
                <w:lang w:val="en-US"/>
              </w:rPr>
              <w:t xml:space="preserve">istration </w:t>
            </w:r>
          </w:p>
        </w:tc>
        <w:tc>
          <w:tcPr>
            <w:tcW w:w="3969" w:type="dxa"/>
            <w:gridSpan w:val="7"/>
          </w:tcPr>
          <w:p w14:paraId="51FC9814" w14:textId="387AC5BF" w:rsidR="005D57B6" w:rsidRPr="009F62AF" w:rsidRDefault="002E1D05" w:rsidP="005D57B6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ab 09/2022</w:t>
            </w:r>
          </w:p>
        </w:tc>
      </w:tr>
      <w:tr w:rsidR="00E9191B" w:rsidRPr="009F62AF" w14:paraId="6A5156E0" w14:textId="77777777" w:rsidTr="004C5E91">
        <w:trPr>
          <w:trHeight w:val="340"/>
        </w:trPr>
        <w:tc>
          <w:tcPr>
            <w:tcW w:w="5812" w:type="dxa"/>
            <w:gridSpan w:val="3"/>
            <w:vAlign w:val="bottom"/>
          </w:tcPr>
          <w:p w14:paraId="604E2FB9" w14:textId="436BBD56" w:rsidR="00E9191B" w:rsidRPr="009F62AF" w:rsidRDefault="00E9191B" w:rsidP="00E9191B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9F62AF">
              <w:rPr>
                <w:rFonts w:ascii="Georgia" w:hAnsi="Georgia"/>
                <w:b/>
                <w:smallCaps/>
                <w:sz w:val="23"/>
                <w:szCs w:val="23"/>
              </w:rPr>
              <w:t xml:space="preserve">Helmholtz-Gymnasium </w:t>
            </w:r>
          </w:p>
        </w:tc>
        <w:tc>
          <w:tcPr>
            <w:tcW w:w="3686" w:type="dxa"/>
            <w:gridSpan w:val="6"/>
            <w:vAlign w:val="bottom"/>
          </w:tcPr>
          <w:p w14:paraId="3289C4D8" w14:textId="174B7213" w:rsidR="00E9191B" w:rsidRPr="009F62AF" w:rsidRDefault="00E9191B" w:rsidP="00E9191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9F62AF">
              <w:rPr>
                <w:rFonts w:ascii="Georgia" w:hAnsi="Georgia"/>
                <w:i/>
                <w:smallCaps/>
                <w:sz w:val="23"/>
                <w:szCs w:val="23"/>
              </w:rPr>
              <w:t>Bonn</w:t>
            </w:r>
          </w:p>
        </w:tc>
      </w:tr>
      <w:tr w:rsidR="00E9191B" w:rsidRPr="009F62AF" w14:paraId="503D7727" w14:textId="77777777" w:rsidTr="00E67546">
        <w:trPr>
          <w:trHeight w:val="113"/>
        </w:trPr>
        <w:tc>
          <w:tcPr>
            <w:tcW w:w="5812" w:type="dxa"/>
            <w:gridSpan w:val="3"/>
          </w:tcPr>
          <w:p w14:paraId="4D7EC95C" w14:textId="4463F09C" w:rsidR="00E9191B" w:rsidRPr="009F62AF" w:rsidRDefault="00E9191B" w:rsidP="00E9191B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9F62AF">
              <w:rPr>
                <w:rFonts w:ascii="Georgia" w:hAnsi="Georgia"/>
                <w:sz w:val="18"/>
              </w:rPr>
              <w:t xml:space="preserve">Allgemeine Hochschulreife </w:t>
            </w:r>
          </w:p>
        </w:tc>
        <w:tc>
          <w:tcPr>
            <w:tcW w:w="3686" w:type="dxa"/>
            <w:gridSpan w:val="6"/>
          </w:tcPr>
          <w:p w14:paraId="13FF9D2D" w14:textId="491262DE" w:rsidR="00E9191B" w:rsidRPr="009F62AF" w:rsidRDefault="00E9191B" w:rsidP="00E9191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9F62AF">
              <w:rPr>
                <w:rFonts w:ascii="Georgia" w:hAnsi="Georgia"/>
                <w:sz w:val="18"/>
              </w:rPr>
              <w:t>08/2014 – 06/2021</w:t>
            </w:r>
          </w:p>
        </w:tc>
      </w:tr>
      <w:tr w:rsidR="00E9191B" w:rsidRPr="009F62AF" w14:paraId="6DA31FC9" w14:textId="77777777" w:rsidTr="00E67546">
        <w:trPr>
          <w:trHeight w:val="113"/>
        </w:trPr>
        <w:tc>
          <w:tcPr>
            <w:tcW w:w="5812" w:type="dxa"/>
            <w:gridSpan w:val="3"/>
            <w:vAlign w:val="bottom"/>
          </w:tcPr>
          <w:p w14:paraId="53DB74C1" w14:textId="77777777" w:rsidR="00E9191B" w:rsidRDefault="00E9191B" w:rsidP="00E9191B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9F62AF">
              <w:rPr>
                <w:rFonts w:ascii="Georgia" w:hAnsi="Georgia"/>
                <w:i/>
                <w:iCs/>
                <w:sz w:val="18"/>
              </w:rPr>
              <w:t>Schwerpunktfächer: Englisch, So</w:t>
            </w:r>
            <w:r>
              <w:rPr>
                <w:rFonts w:ascii="Georgia" w:hAnsi="Georgia"/>
                <w:i/>
                <w:iCs/>
                <w:sz w:val="18"/>
              </w:rPr>
              <w:t>zialwissenschaften</w:t>
            </w:r>
          </w:p>
          <w:p w14:paraId="6110E8A9" w14:textId="6D50E7DA" w:rsidR="00E9191B" w:rsidRPr="00E67546" w:rsidRDefault="00E9191B" w:rsidP="00E67546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E67546">
              <w:rPr>
                <w:rFonts w:ascii="Georgia" w:hAnsi="Georgia"/>
                <w:i/>
                <w:iCs/>
                <w:sz w:val="18"/>
              </w:rPr>
              <w:t>Hausaufgabenhelfer in der achten und neunten Klasse</w:t>
            </w:r>
          </w:p>
        </w:tc>
        <w:tc>
          <w:tcPr>
            <w:tcW w:w="3686" w:type="dxa"/>
            <w:gridSpan w:val="6"/>
          </w:tcPr>
          <w:p w14:paraId="60BA7EE6" w14:textId="77777777" w:rsidR="00E9191B" w:rsidRPr="009F62AF" w:rsidRDefault="00E9191B" w:rsidP="00E9191B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</w:p>
        </w:tc>
      </w:tr>
      <w:tr w:rsidR="00D5280E" w:rsidRPr="009F62AF" w14:paraId="1C51E2FF" w14:textId="77777777" w:rsidTr="004C5E91">
        <w:trPr>
          <w:trHeight w:val="340"/>
        </w:trPr>
        <w:tc>
          <w:tcPr>
            <w:tcW w:w="5812" w:type="dxa"/>
            <w:gridSpan w:val="3"/>
            <w:vAlign w:val="bottom"/>
          </w:tcPr>
          <w:p w14:paraId="4BAC65D2" w14:textId="1B666FC4" w:rsidR="00665BF3" w:rsidRPr="009F62AF" w:rsidRDefault="000E740F" w:rsidP="00665BF3">
            <w:pPr>
              <w:rPr>
                <w:rFonts w:ascii="Georgia" w:hAnsi="Georgia"/>
                <w:sz w:val="23"/>
                <w:szCs w:val="23"/>
              </w:rPr>
            </w:pPr>
            <w:r w:rsidRPr="009F62AF">
              <w:rPr>
                <w:rFonts w:ascii="Georgia" w:hAnsi="Georgia"/>
                <w:b/>
                <w:smallCaps/>
                <w:sz w:val="23"/>
                <w:szCs w:val="23"/>
              </w:rPr>
              <w:t>R</w:t>
            </w:r>
            <w:r w:rsidR="005D57B6" w:rsidRPr="009F62AF">
              <w:rPr>
                <w:rFonts w:ascii="Georgia" w:hAnsi="Georgia"/>
                <w:b/>
                <w:smallCaps/>
                <w:sz w:val="23"/>
                <w:szCs w:val="23"/>
              </w:rPr>
              <w:t>ealschule-</w:t>
            </w:r>
            <w:proofErr w:type="spellStart"/>
            <w:r w:rsidRPr="009F62AF">
              <w:rPr>
                <w:rFonts w:ascii="Georgia" w:hAnsi="Georgia"/>
                <w:b/>
                <w:smallCaps/>
                <w:sz w:val="23"/>
                <w:szCs w:val="23"/>
              </w:rPr>
              <w:t>H</w:t>
            </w:r>
            <w:r w:rsidR="005D57B6" w:rsidRPr="009F62AF">
              <w:rPr>
                <w:rFonts w:ascii="Georgia" w:hAnsi="Georgia"/>
                <w:b/>
                <w:smallCaps/>
                <w:sz w:val="23"/>
                <w:szCs w:val="23"/>
              </w:rPr>
              <w:t>ardtberg</w:t>
            </w:r>
            <w:proofErr w:type="spellEnd"/>
            <w:r w:rsidR="0091331D" w:rsidRPr="009F62AF"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</w:p>
        </w:tc>
        <w:tc>
          <w:tcPr>
            <w:tcW w:w="3686" w:type="dxa"/>
            <w:gridSpan w:val="6"/>
            <w:vAlign w:val="bottom"/>
          </w:tcPr>
          <w:p w14:paraId="2FCB10D7" w14:textId="4CE79D19" w:rsidR="00665BF3" w:rsidRPr="009F62AF" w:rsidRDefault="00FE0751" w:rsidP="00665BF3">
            <w:pPr>
              <w:jc w:val="right"/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i/>
                <w:smallCaps/>
                <w:sz w:val="23"/>
                <w:szCs w:val="23"/>
              </w:rPr>
              <w:t>Bonn</w:t>
            </w:r>
          </w:p>
        </w:tc>
      </w:tr>
      <w:tr w:rsidR="0091331D" w:rsidRPr="009F62AF" w14:paraId="312B82BC" w14:textId="77777777" w:rsidTr="004C5E91">
        <w:tc>
          <w:tcPr>
            <w:tcW w:w="5812" w:type="dxa"/>
            <w:gridSpan w:val="3"/>
          </w:tcPr>
          <w:p w14:paraId="1CEE182B" w14:textId="7B7C9C54" w:rsidR="0091331D" w:rsidRPr="009F62AF" w:rsidRDefault="00053418" w:rsidP="0091331D">
            <w:pPr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>Sekundarstufe I</w:t>
            </w:r>
          </w:p>
        </w:tc>
        <w:tc>
          <w:tcPr>
            <w:tcW w:w="3686" w:type="dxa"/>
            <w:gridSpan w:val="6"/>
          </w:tcPr>
          <w:p w14:paraId="7521EA6E" w14:textId="7CC789E0" w:rsidR="0091331D" w:rsidRPr="009F62AF" w:rsidRDefault="00654333" w:rsidP="0091331D">
            <w:pPr>
              <w:jc w:val="right"/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>06</w:t>
            </w:r>
            <w:r w:rsidR="0091331D" w:rsidRPr="009F62AF">
              <w:rPr>
                <w:rFonts w:ascii="Georgia" w:hAnsi="Georgia"/>
                <w:sz w:val="18"/>
              </w:rPr>
              <w:t>/</w:t>
            </w:r>
            <w:r w:rsidRPr="009F62AF">
              <w:rPr>
                <w:rFonts w:ascii="Georgia" w:hAnsi="Georgia"/>
                <w:sz w:val="18"/>
              </w:rPr>
              <w:t>2012</w:t>
            </w:r>
            <w:r w:rsidR="0091331D" w:rsidRPr="009F62AF">
              <w:rPr>
                <w:rFonts w:ascii="Georgia" w:hAnsi="Georgia"/>
                <w:sz w:val="18"/>
              </w:rPr>
              <w:t xml:space="preserve"> – 0</w:t>
            </w:r>
            <w:r w:rsidRPr="009F62AF">
              <w:rPr>
                <w:rFonts w:ascii="Georgia" w:hAnsi="Georgia"/>
                <w:sz w:val="18"/>
              </w:rPr>
              <w:t>6</w:t>
            </w:r>
            <w:r w:rsidR="0091331D" w:rsidRPr="009F62AF">
              <w:rPr>
                <w:rFonts w:ascii="Georgia" w:hAnsi="Georgia"/>
                <w:sz w:val="18"/>
              </w:rPr>
              <w:t>/</w:t>
            </w:r>
            <w:r w:rsidRPr="009F62AF">
              <w:rPr>
                <w:rFonts w:ascii="Georgia" w:hAnsi="Georgia"/>
                <w:sz w:val="18"/>
              </w:rPr>
              <w:t>2014</w:t>
            </w:r>
          </w:p>
        </w:tc>
      </w:tr>
      <w:tr w:rsidR="00D5280E" w:rsidRPr="009F62AF" w14:paraId="69F47C1D" w14:textId="77777777" w:rsidTr="004C5E91">
        <w:trPr>
          <w:trHeight w:val="20"/>
        </w:trPr>
        <w:tc>
          <w:tcPr>
            <w:tcW w:w="9498" w:type="dxa"/>
            <w:gridSpan w:val="9"/>
            <w:vAlign w:val="bottom"/>
          </w:tcPr>
          <w:p w14:paraId="23575F6C" w14:textId="4399803A" w:rsidR="00D5280E" w:rsidRPr="009F62AF" w:rsidRDefault="004C56B5" w:rsidP="00586757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9F62AF">
              <w:rPr>
                <w:rFonts w:ascii="Georgia" w:hAnsi="Georgia"/>
                <w:i/>
                <w:iCs/>
                <w:sz w:val="18"/>
              </w:rPr>
              <w:t xml:space="preserve">Durchlaufen der Erprobungsstufe </w:t>
            </w:r>
            <w:r w:rsidR="00053418" w:rsidRPr="009F62AF">
              <w:rPr>
                <w:rFonts w:ascii="Georgia" w:hAnsi="Georgia"/>
                <w:i/>
                <w:iCs/>
                <w:sz w:val="18"/>
              </w:rPr>
              <w:t>mit anschließende</w:t>
            </w:r>
            <w:r w:rsidRPr="009F62AF">
              <w:rPr>
                <w:rFonts w:ascii="Georgia" w:hAnsi="Georgia"/>
                <w:i/>
                <w:iCs/>
                <w:sz w:val="18"/>
              </w:rPr>
              <w:t>m</w:t>
            </w:r>
            <w:r w:rsidR="00053418" w:rsidRPr="009F62AF">
              <w:rPr>
                <w:rFonts w:ascii="Georgia" w:hAnsi="Georgia"/>
                <w:i/>
                <w:iCs/>
                <w:sz w:val="18"/>
              </w:rPr>
              <w:t xml:space="preserve"> Wechsel auf das Gymnasium </w:t>
            </w:r>
          </w:p>
        </w:tc>
      </w:tr>
      <w:tr w:rsidR="00D5280E" w:rsidRPr="009F62AF" w14:paraId="3A2665B3" w14:textId="77777777" w:rsidTr="004C5E91">
        <w:trPr>
          <w:trHeight w:val="510"/>
        </w:trPr>
        <w:tc>
          <w:tcPr>
            <w:tcW w:w="9498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F62AF" w:rsidRDefault="006E2C9C" w:rsidP="00665BF3">
            <w:pPr>
              <w:pStyle w:val="BERSCHRIFT"/>
              <w:jc w:val="center"/>
              <w:rPr>
                <w:sz w:val="28"/>
              </w:rPr>
            </w:pPr>
            <w:r w:rsidRPr="009F62AF">
              <w:rPr>
                <w:sz w:val="28"/>
              </w:rPr>
              <w:t>Praxiserfahrungen</w:t>
            </w:r>
          </w:p>
        </w:tc>
      </w:tr>
      <w:tr w:rsidR="00D5280E" w:rsidRPr="009F62AF" w14:paraId="127C64E2" w14:textId="77777777" w:rsidTr="004C5E91">
        <w:trPr>
          <w:trHeight w:val="340"/>
        </w:trPr>
        <w:tc>
          <w:tcPr>
            <w:tcW w:w="6663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510DF668" w:rsidR="00665BF3" w:rsidRPr="009F62AF" w:rsidRDefault="00EB5075" w:rsidP="00665BF3">
            <w:pPr>
              <w:rPr>
                <w:rFonts w:ascii="Georgia" w:hAnsi="Georgia"/>
                <w:sz w:val="23"/>
                <w:szCs w:val="23"/>
                <w:lang w:val="en-US"/>
              </w:rPr>
            </w:pPr>
            <w:r w:rsidRPr="009F62AF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U</w:t>
            </w:r>
            <w:r w:rsidR="00090DE7" w:rsidRPr="009F62AF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.</w:t>
            </w:r>
            <w:r w:rsidRPr="009F62AF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S. Department of State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587C1F04" w:rsidR="00665BF3" w:rsidRPr="009F62AF" w:rsidRDefault="00090DE7" w:rsidP="00665BF3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9F62AF">
              <w:rPr>
                <w:rFonts w:ascii="Georgia" w:hAnsi="Georgia"/>
                <w:i/>
                <w:smallCaps/>
                <w:sz w:val="23"/>
                <w:szCs w:val="23"/>
              </w:rPr>
              <w:t>Sigonella, Italien</w:t>
            </w:r>
          </w:p>
        </w:tc>
      </w:tr>
      <w:tr w:rsidR="00D5280E" w:rsidRPr="009F62AF" w14:paraId="335D84E9" w14:textId="77777777" w:rsidTr="004C5E91">
        <w:tc>
          <w:tcPr>
            <w:tcW w:w="6663" w:type="dxa"/>
            <w:gridSpan w:val="6"/>
          </w:tcPr>
          <w:p w14:paraId="20B1570F" w14:textId="5814388B" w:rsidR="00665BF3" w:rsidRPr="006A5329" w:rsidRDefault="00090DE7" w:rsidP="00665BF3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 w:rsidRPr="006A5329">
              <w:rPr>
                <w:rFonts w:ascii="Georgia" w:hAnsi="Georgia"/>
                <w:sz w:val="18"/>
                <w:lang w:val="en-US"/>
              </w:rPr>
              <w:t>Evakuierungsassistent</w:t>
            </w:r>
            <w:proofErr w:type="spellEnd"/>
            <w:r w:rsidRPr="006A5329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Pr="006A5329">
              <w:rPr>
                <w:rFonts w:ascii="Georgia" w:hAnsi="Georgia"/>
                <w:sz w:val="18"/>
                <w:lang w:val="en-US"/>
              </w:rPr>
              <w:t>für</w:t>
            </w:r>
            <w:proofErr w:type="spellEnd"/>
            <w:r w:rsidRPr="006A5329">
              <w:rPr>
                <w:rFonts w:ascii="Georgia" w:hAnsi="Georgia"/>
                <w:sz w:val="18"/>
                <w:lang w:val="en-US"/>
              </w:rPr>
              <w:t xml:space="preserve"> das Department of </w:t>
            </w:r>
            <w:r w:rsidR="00865B95" w:rsidRPr="006A5329">
              <w:rPr>
                <w:rFonts w:ascii="Georgia" w:hAnsi="Georgia"/>
                <w:sz w:val="18"/>
                <w:lang w:val="en-US"/>
              </w:rPr>
              <w:t>State</w:t>
            </w:r>
            <w:r w:rsidRPr="006A5329">
              <w:rPr>
                <w:rFonts w:ascii="Georgia" w:hAnsi="Georgia"/>
                <w:sz w:val="18"/>
                <w:lang w:val="en-US"/>
              </w:rPr>
              <w:t xml:space="preserve"> und Department of Defense</w:t>
            </w:r>
          </w:p>
        </w:tc>
        <w:tc>
          <w:tcPr>
            <w:tcW w:w="2835" w:type="dxa"/>
            <w:gridSpan w:val="3"/>
          </w:tcPr>
          <w:p w14:paraId="0475B997" w14:textId="5B229BFE" w:rsidR="00665BF3" w:rsidRPr="009F62AF" w:rsidRDefault="005D79BA" w:rsidP="00665BF3">
            <w:pPr>
              <w:jc w:val="right"/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>08</w:t>
            </w:r>
            <w:r w:rsidR="00665BF3" w:rsidRPr="009F62AF">
              <w:rPr>
                <w:rFonts w:ascii="Georgia" w:hAnsi="Georgia"/>
                <w:sz w:val="18"/>
              </w:rPr>
              <w:t>/20</w:t>
            </w:r>
            <w:r w:rsidRPr="009F62AF">
              <w:rPr>
                <w:rFonts w:ascii="Georgia" w:hAnsi="Georgia"/>
                <w:sz w:val="18"/>
              </w:rPr>
              <w:t>21</w:t>
            </w:r>
            <w:r w:rsidR="00665BF3" w:rsidRPr="009F62AF">
              <w:rPr>
                <w:rFonts w:ascii="Georgia" w:hAnsi="Georgia"/>
                <w:sz w:val="18"/>
              </w:rPr>
              <w:t xml:space="preserve"> – </w:t>
            </w:r>
            <w:r w:rsidRPr="009F62AF">
              <w:rPr>
                <w:rFonts w:ascii="Georgia" w:hAnsi="Georgia"/>
                <w:sz w:val="18"/>
              </w:rPr>
              <w:t>10/2021</w:t>
            </w:r>
          </w:p>
        </w:tc>
      </w:tr>
      <w:tr w:rsidR="00D5280E" w:rsidRPr="009F62AF" w14:paraId="54C3D64C" w14:textId="77777777" w:rsidTr="004C5E91">
        <w:tc>
          <w:tcPr>
            <w:tcW w:w="9498" w:type="dxa"/>
            <w:gridSpan w:val="9"/>
            <w:vAlign w:val="bottom"/>
          </w:tcPr>
          <w:p w14:paraId="35DC57EE" w14:textId="5F25B8D8" w:rsidR="006E014B" w:rsidRPr="009F62AF" w:rsidRDefault="006E014B" w:rsidP="005C1549">
            <w:pPr>
              <w:pStyle w:val="Bullets"/>
              <w:numPr>
                <w:ilvl w:val="0"/>
                <w:numId w:val="2"/>
              </w:numPr>
              <w:rPr>
                <w:sz w:val="18"/>
              </w:rPr>
            </w:pPr>
            <w:r w:rsidRPr="009F62AF">
              <w:rPr>
                <w:sz w:val="18"/>
              </w:rPr>
              <w:t xml:space="preserve">Stationierung auf der </w:t>
            </w:r>
            <w:proofErr w:type="spellStart"/>
            <w:r w:rsidR="00E9191B" w:rsidRPr="009F62AF">
              <w:rPr>
                <w:sz w:val="18"/>
              </w:rPr>
              <w:t>N</w:t>
            </w:r>
            <w:r w:rsidR="00E9191B">
              <w:rPr>
                <w:sz w:val="18"/>
              </w:rPr>
              <w:t>aval</w:t>
            </w:r>
            <w:proofErr w:type="spellEnd"/>
            <w:r w:rsidR="00E9191B">
              <w:rPr>
                <w:sz w:val="18"/>
              </w:rPr>
              <w:t xml:space="preserve"> Air Station </w:t>
            </w:r>
            <w:r w:rsidRPr="009F62AF">
              <w:rPr>
                <w:sz w:val="18"/>
              </w:rPr>
              <w:t xml:space="preserve">Sigonella </w:t>
            </w:r>
            <w:r w:rsidR="00E44C51" w:rsidRPr="009F62AF">
              <w:rPr>
                <w:sz w:val="18"/>
              </w:rPr>
              <w:t xml:space="preserve">für Operation „Allies </w:t>
            </w:r>
            <w:r w:rsidR="009F6295" w:rsidRPr="009F62AF">
              <w:rPr>
                <w:sz w:val="18"/>
              </w:rPr>
              <w:t>Refuge</w:t>
            </w:r>
            <w:r w:rsidR="00E44C51" w:rsidRPr="009F62AF">
              <w:rPr>
                <w:sz w:val="18"/>
              </w:rPr>
              <w:t>“ und „Allies Welcome“</w:t>
            </w:r>
          </w:p>
          <w:p w14:paraId="69D6DB78" w14:textId="68449186" w:rsidR="006E014B" w:rsidRPr="009F62AF" w:rsidRDefault="006E014B" w:rsidP="005C1549">
            <w:pPr>
              <w:pStyle w:val="Bullets"/>
              <w:numPr>
                <w:ilvl w:val="0"/>
                <w:numId w:val="2"/>
              </w:numPr>
              <w:rPr>
                <w:sz w:val="18"/>
              </w:rPr>
            </w:pPr>
            <w:r w:rsidRPr="009F62AF">
              <w:rPr>
                <w:sz w:val="18"/>
              </w:rPr>
              <w:t>Prüfung</w:t>
            </w:r>
            <w:r w:rsidR="00826390" w:rsidRPr="009F62AF">
              <w:rPr>
                <w:sz w:val="18"/>
              </w:rPr>
              <w:t xml:space="preserve"> von Einreise- und Identifikationsdokumenten </w:t>
            </w:r>
          </w:p>
          <w:p w14:paraId="54DB8DD8" w14:textId="0738C6E4" w:rsidR="00826390" w:rsidRPr="009F62AF" w:rsidRDefault="0050343C" w:rsidP="005C1549">
            <w:pPr>
              <w:pStyle w:val="Bullets"/>
              <w:numPr>
                <w:ilvl w:val="0"/>
                <w:numId w:val="2"/>
              </w:numPr>
              <w:rPr>
                <w:sz w:val="18"/>
              </w:rPr>
            </w:pPr>
            <w:r>
              <w:rPr>
                <w:sz w:val="18"/>
              </w:rPr>
              <w:t>Assistenz</w:t>
            </w:r>
            <w:r w:rsidR="00826390" w:rsidRPr="009F62AF">
              <w:rPr>
                <w:sz w:val="18"/>
              </w:rPr>
              <w:t xml:space="preserve"> bei der Erstellung von Special Immigrant </w:t>
            </w:r>
            <w:proofErr w:type="spellStart"/>
            <w:r w:rsidR="00826390" w:rsidRPr="009F62AF">
              <w:rPr>
                <w:sz w:val="18"/>
              </w:rPr>
              <w:t>Visas</w:t>
            </w:r>
            <w:proofErr w:type="spellEnd"/>
            <w:r w:rsidR="00826390" w:rsidRPr="009F62AF">
              <w:rPr>
                <w:sz w:val="18"/>
              </w:rPr>
              <w:t xml:space="preserve"> (SIV) </w:t>
            </w:r>
          </w:p>
          <w:p w14:paraId="359A39FE" w14:textId="7BE8716A" w:rsidR="00826390" w:rsidRPr="009F62AF" w:rsidRDefault="00826390" w:rsidP="005C1549">
            <w:pPr>
              <w:pStyle w:val="Bullets"/>
              <w:numPr>
                <w:ilvl w:val="0"/>
                <w:numId w:val="2"/>
              </w:numPr>
              <w:rPr>
                <w:sz w:val="18"/>
              </w:rPr>
            </w:pPr>
            <w:r w:rsidRPr="009F62AF">
              <w:rPr>
                <w:sz w:val="18"/>
              </w:rPr>
              <w:t xml:space="preserve">Organisierung von Kulturgerechten Umgebungen und </w:t>
            </w:r>
            <w:r w:rsidR="007B36F7" w:rsidRPr="009F62AF">
              <w:rPr>
                <w:sz w:val="18"/>
              </w:rPr>
              <w:t>Umstände</w:t>
            </w:r>
            <w:r w:rsidR="000A6F6A">
              <w:rPr>
                <w:sz w:val="18"/>
              </w:rPr>
              <w:t>n</w:t>
            </w:r>
          </w:p>
          <w:p w14:paraId="00BC13FA" w14:textId="357165CB" w:rsidR="007B36F7" w:rsidRDefault="007B36F7" w:rsidP="005C1549">
            <w:pPr>
              <w:pStyle w:val="Bullets"/>
              <w:numPr>
                <w:ilvl w:val="0"/>
                <w:numId w:val="2"/>
              </w:numPr>
              <w:rPr>
                <w:sz w:val="18"/>
              </w:rPr>
            </w:pPr>
            <w:r w:rsidRPr="009F62AF">
              <w:rPr>
                <w:sz w:val="18"/>
              </w:rPr>
              <w:t>Übersetzungsarbeit</w:t>
            </w:r>
            <w:r w:rsidR="00E9191B">
              <w:rPr>
                <w:sz w:val="18"/>
              </w:rPr>
              <w:t>en für hochrangige</w:t>
            </w:r>
            <w:r w:rsidR="00B42F0F">
              <w:rPr>
                <w:sz w:val="18"/>
              </w:rPr>
              <w:t xml:space="preserve"> </w:t>
            </w:r>
            <w:r w:rsidR="00307E20">
              <w:rPr>
                <w:sz w:val="18"/>
              </w:rPr>
              <w:t>Offiziere</w:t>
            </w:r>
            <w:r w:rsidR="00B42F0F">
              <w:rPr>
                <w:sz w:val="18"/>
              </w:rPr>
              <w:t xml:space="preserve"> und Beamten der </w:t>
            </w:r>
            <w:proofErr w:type="gramStart"/>
            <w:r w:rsidR="00B42F0F">
              <w:rPr>
                <w:sz w:val="18"/>
              </w:rPr>
              <w:t>S</w:t>
            </w:r>
            <w:r w:rsidR="00E67546">
              <w:rPr>
                <w:sz w:val="18"/>
              </w:rPr>
              <w:t xml:space="preserve">pezialeinheit </w:t>
            </w:r>
            <w:r w:rsidR="007631D1">
              <w:rPr>
                <w:sz w:val="18"/>
              </w:rPr>
              <w:t xml:space="preserve"> NDS</w:t>
            </w:r>
            <w:proofErr w:type="gramEnd"/>
            <w:r w:rsidR="007631D1">
              <w:rPr>
                <w:sz w:val="18"/>
              </w:rPr>
              <w:t xml:space="preserve"> 01 </w:t>
            </w:r>
          </w:p>
          <w:p w14:paraId="6DD9BA0F" w14:textId="5DC0A7BB" w:rsidR="005F0A3C" w:rsidRPr="009F62AF" w:rsidRDefault="005F0A3C" w:rsidP="005C1549">
            <w:pPr>
              <w:pStyle w:val="Bullets"/>
              <w:numPr>
                <w:ilvl w:val="0"/>
                <w:numId w:val="2"/>
              </w:numPr>
              <w:rPr>
                <w:sz w:val="18"/>
              </w:rPr>
            </w:pPr>
            <w:r>
              <w:rPr>
                <w:sz w:val="18"/>
              </w:rPr>
              <w:t xml:space="preserve">Durchführung von Interviews </w:t>
            </w:r>
            <w:r w:rsidR="004C5E91">
              <w:rPr>
                <w:sz w:val="18"/>
              </w:rPr>
              <w:t xml:space="preserve">mit Evakuierten aus Afghanistan </w:t>
            </w:r>
            <w:r w:rsidR="00E9191B">
              <w:rPr>
                <w:sz w:val="18"/>
              </w:rPr>
              <w:t>in meinen Muttersprachen</w:t>
            </w:r>
          </w:p>
        </w:tc>
      </w:tr>
      <w:tr w:rsidR="00D5280E" w:rsidRPr="009F62AF" w14:paraId="50AFEA03" w14:textId="77777777" w:rsidTr="004C5E91">
        <w:trPr>
          <w:trHeight w:val="340"/>
        </w:trPr>
        <w:tc>
          <w:tcPr>
            <w:tcW w:w="8506" w:type="dxa"/>
            <w:gridSpan w:val="8"/>
            <w:vAlign w:val="bottom"/>
          </w:tcPr>
          <w:p w14:paraId="42FB0D26" w14:textId="41AD62E2" w:rsidR="00665BF3" w:rsidRPr="009F62AF" w:rsidRDefault="00260B8D" w:rsidP="0058675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3"/>
                <w:szCs w:val="23"/>
              </w:rPr>
            </w:pPr>
            <w:r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Gesellschaft für empirische </w:t>
            </w:r>
            <w:r w:rsidR="009D1760"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>S</w:t>
            </w:r>
            <w:r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>ozialforschung</w:t>
            </w:r>
            <w:r w:rsidR="00B9681D"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 und Evaluation </w:t>
            </w:r>
            <w:r w:rsidR="00194CD8">
              <w:rPr>
                <w:b/>
                <w:i w:val="0"/>
                <w:iCs w:val="0"/>
                <w:smallCaps/>
                <w:sz w:val="23"/>
                <w:szCs w:val="23"/>
              </w:rPr>
              <w:t>U</w:t>
            </w:r>
            <w:r w:rsidR="00B9681D"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z </w:t>
            </w:r>
            <w:r w:rsidR="00860F2D"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>Bonn</w:t>
            </w:r>
          </w:p>
        </w:tc>
        <w:tc>
          <w:tcPr>
            <w:tcW w:w="992" w:type="dxa"/>
            <w:vAlign w:val="bottom"/>
          </w:tcPr>
          <w:p w14:paraId="11E31BD8" w14:textId="05CF89C9" w:rsidR="00665BF3" w:rsidRPr="009F62AF" w:rsidRDefault="00147519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9F62AF">
              <w:rPr>
                <w:iCs w:val="0"/>
                <w:smallCaps/>
                <w:sz w:val="23"/>
                <w:szCs w:val="23"/>
              </w:rPr>
              <w:t>Bonn</w:t>
            </w:r>
          </w:p>
        </w:tc>
      </w:tr>
      <w:tr w:rsidR="00D5280E" w:rsidRPr="009F62AF" w14:paraId="48328CB9" w14:textId="77777777" w:rsidTr="004C5E91">
        <w:tc>
          <w:tcPr>
            <w:tcW w:w="6663" w:type="dxa"/>
            <w:gridSpan w:val="6"/>
            <w:vAlign w:val="bottom"/>
          </w:tcPr>
          <w:p w14:paraId="74B74B41" w14:textId="726180EA" w:rsidR="00665BF3" w:rsidRPr="009F62AF" w:rsidRDefault="00A34A68" w:rsidP="0058675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9F62AF">
              <w:rPr>
                <w:i w:val="0"/>
                <w:iCs w:val="0"/>
                <w:sz w:val="18"/>
              </w:rPr>
              <w:t>Interviewer i</w:t>
            </w:r>
            <w:r w:rsidR="0007038D">
              <w:rPr>
                <w:i w:val="0"/>
                <w:iCs w:val="0"/>
                <w:sz w:val="18"/>
              </w:rPr>
              <w:t xml:space="preserve">n </w:t>
            </w:r>
            <w:r w:rsidRPr="009F62AF">
              <w:rPr>
                <w:i w:val="0"/>
                <w:iCs w:val="0"/>
                <w:sz w:val="18"/>
              </w:rPr>
              <w:t xml:space="preserve">der </w:t>
            </w:r>
            <w:r w:rsidR="00BB44DC" w:rsidRPr="009F62AF">
              <w:rPr>
                <w:i w:val="0"/>
                <w:iCs w:val="0"/>
                <w:sz w:val="18"/>
              </w:rPr>
              <w:t>Sozial- und Marktforschung</w:t>
            </w:r>
          </w:p>
        </w:tc>
        <w:tc>
          <w:tcPr>
            <w:tcW w:w="2835" w:type="dxa"/>
            <w:gridSpan w:val="3"/>
          </w:tcPr>
          <w:p w14:paraId="2CB21DEB" w14:textId="107CBB88" w:rsidR="00665BF3" w:rsidRPr="009F62AF" w:rsidRDefault="001D2C8D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9F62AF">
              <w:rPr>
                <w:i w:val="0"/>
                <w:iCs w:val="0"/>
                <w:sz w:val="18"/>
              </w:rPr>
              <w:t>12</w:t>
            </w:r>
            <w:r w:rsidR="00665BF3" w:rsidRPr="009F62AF">
              <w:rPr>
                <w:i w:val="0"/>
                <w:iCs w:val="0"/>
                <w:sz w:val="18"/>
              </w:rPr>
              <w:t>/2019 – 0</w:t>
            </w:r>
            <w:r w:rsidR="00E71EAC">
              <w:rPr>
                <w:i w:val="0"/>
                <w:iCs w:val="0"/>
                <w:sz w:val="18"/>
              </w:rPr>
              <w:t>4</w:t>
            </w:r>
            <w:r w:rsidR="00665BF3" w:rsidRPr="009F62AF">
              <w:rPr>
                <w:i w:val="0"/>
                <w:iCs w:val="0"/>
                <w:sz w:val="18"/>
              </w:rPr>
              <w:t>/20</w:t>
            </w:r>
            <w:r w:rsidR="00966A83" w:rsidRPr="009F62AF">
              <w:rPr>
                <w:i w:val="0"/>
                <w:iCs w:val="0"/>
                <w:sz w:val="18"/>
              </w:rPr>
              <w:t>21</w:t>
            </w:r>
          </w:p>
        </w:tc>
      </w:tr>
      <w:tr w:rsidR="00D5280E" w:rsidRPr="009F62AF" w14:paraId="7C4155D6" w14:textId="77777777" w:rsidTr="004C5E91">
        <w:trPr>
          <w:trHeight w:val="20"/>
        </w:trPr>
        <w:tc>
          <w:tcPr>
            <w:tcW w:w="9498" w:type="dxa"/>
            <w:gridSpan w:val="9"/>
            <w:vAlign w:val="bottom"/>
          </w:tcPr>
          <w:p w14:paraId="7C7DA6E8" w14:textId="04758B36" w:rsidR="0091331D" w:rsidRPr="009F62AF" w:rsidRDefault="002366E1" w:rsidP="00586757">
            <w:pPr>
              <w:pStyle w:val="Bullets"/>
              <w:rPr>
                <w:sz w:val="18"/>
              </w:rPr>
            </w:pPr>
            <w:r w:rsidRPr="009F62AF">
              <w:rPr>
                <w:sz w:val="18"/>
              </w:rPr>
              <w:t>Evaluation/</w:t>
            </w:r>
            <w:r w:rsidR="002D05E8" w:rsidRPr="009F62AF">
              <w:rPr>
                <w:sz w:val="18"/>
              </w:rPr>
              <w:t>Auswertung</w:t>
            </w:r>
            <w:r w:rsidR="00550D96" w:rsidRPr="009F62AF">
              <w:rPr>
                <w:sz w:val="18"/>
              </w:rPr>
              <w:t xml:space="preserve"> von </w:t>
            </w:r>
            <w:r w:rsidR="00DF5003" w:rsidRPr="009F62AF">
              <w:rPr>
                <w:sz w:val="18"/>
              </w:rPr>
              <w:t xml:space="preserve">Ergebnissen im Rahmen </w:t>
            </w:r>
            <w:r w:rsidR="00262FCD" w:rsidRPr="009F62AF">
              <w:rPr>
                <w:sz w:val="18"/>
              </w:rPr>
              <w:t>von Sozialforschungsprojekten</w:t>
            </w:r>
          </w:p>
          <w:p w14:paraId="3658805E" w14:textId="740FDDD3" w:rsidR="00773B90" w:rsidRPr="00953DCC" w:rsidRDefault="00262FCD" w:rsidP="00586757">
            <w:pPr>
              <w:pStyle w:val="Bullets"/>
              <w:rPr>
                <w:sz w:val="18"/>
              </w:rPr>
            </w:pPr>
            <w:r w:rsidRPr="009F62AF">
              <w:rPr>
                <w:sz w:val="18"/>
              </w:rPr>
              <w:t xml:space="preserve">Erhebung für externe </w:t>
            </w:r>
            <w:r w:rsidR="00773B90" w:rsidRPr="009F62AF">
              <w:rPr>
                <w:sz w:val="18"/>
              </w:rPr>
              <w:t xml:space="preserve">Auftraggeber (DGB, </w:t>
            </w:r>
            <w:proofErr w:type="spellStart"/>
            <w:r w:rsidR="00773B90" w:rsidRPr="009F62AF">
              <w:rPr>
                <w:sz w:val="18"/>
              </w:rPr>
              <w:t>DiW</w:t>
            </w:r>
            <w:r w:rsidR="007127F1" w:rsidRPr="009F62AF">
              <w:rPr>
                <w:sz w:val="18"/>
              </w:rPr>
              <w:t>a</w:t>
            </w:r>
            <w:r w:rsidR="00773B90" w:rsidRPr="009F62AF">
              <w:rPr>
                <w:sz w:val="18"/>
              </w:rPr>
              <w:t>B</w:t>
            </w:r>
            <w:r w:rsidR="007127F1" w:rsidRPr="009F62AF">
              <w:rPr>
                <w:sz w:val="18"/>
              </w:rPr>
              <w:t>e</w:t>
            </w:r>
            <w:proofErr w:type="spellEnd"/>
            <w:r w:rsidR="002163A9" w:rsidRPr="009F62AF">
              <w:rPr>
                <w:sz w:val="18"/>
              </w:rPr>
              <w:t>, Ministerien</w:t>
            </w:r>
            <w:r w:rsidR="00773B90" w:rsidRPr="009F62AF">
              <w:rPr>
                <w:sz w:val="18"/>
              </w:rPr>
              <w:t>)</w:t>
            </w:r>
            <w:r w:rsidR="0042142F" w:rsidRPr="009F62AF">
              <w:rPr>
                <w:sz w:val="18"/>
              </w:rPr>
              <w:t xml:space="preserve"> durchgeführt </w:t>
            </w:r>
          </w:p>
        </w:tc>
      </w:tr>
      <w:tr w:rsidR="0091331D" w:rsidRPr="009F62AF" w14:paraId="0D4DF1FA" w14:textId="77777777" w:rsidTr="004C5E91">
        <w:trPr>
          <w:trHeight w:val="340"/>
        </w:trPr>
        <w:tc>
          <w:tcPr>
            <w:tcW w:w="6663" w:type="dxa"/>
            <w:gridSpan w:val="6"/>
            <w:vAlign w:val="bottom"/>
          </w:tcPr>
          <w:p w14:paraId="52DCB940" w14:textId="3EA6F7BB" w:rsidR="0091331D" w:rsidRPr="009F62AF" w:rsidRDefault="00F13F8F" w:rsidP="0091331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23"/>
                <w:szCs w:val="23"/>
              </w:rPr>
            </w:pPr>
            <w:r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>Stadtbrotbäckerei Rott</w:t>
            </w:r>
          </w:p>
        </w:tc>
        <w:tc>
          <w:tcPr>
            <w:tcW w:w="2835" w:type="dxa"/>
            <w:gridSpan w:val="3"/>
            <w:vAlign w:val="bottom"/>
          </w:tcPr>
          <w:p w14:paraId="00F3353C" w14:textId="22494857" w:rsidR="0091331D" w:rsidRPr="009F62AF" w:rsidRDefault="00147519" w:rsidP="0091331D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r w:rsidRPr="009F62AF">
              <w:rPr>
                <w:iCs w:val="0"/>
                <w:smallCaps/>
                <w:sz w:val="23"/>
                <w:szCs w:val="23"/>
              </w:rPr>
              <w:t>Bonn</w:t>
            </w:r>
          </w:p>
        </w:tc>
      </w:tr>
      <w:tr w:rsidR="00D5280E" w:rsidRPr="009F62AF" w14:paraId="7A1EBBAB" w14:textId="77777777" w:rsidTr="004C5E91">
        <w:tc>
          <w:tcPr>
            <w:tcW w:w="6663" w:type="dxa"/>
            <w:gridSpan w:val="6"/>
            <w:vAlign w:val="bottom"/>
          </w:tcPr>
          <w:p w14:paraId="06A0ABEE" w14:textId="30FF2AF4" w:rsidR="00665BF3" w:rsidRPr="009F62AF" w:rsidRDefault="00F13F8F" w:rsidP="0058675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9F62AF">
              <w:rPr>
                <w:i w:val="0"/>
                <w:iCs w:val="0"/>
                <w:sz w:val="18"/>
              </w:rPr>
              <w:t xml:space="preserve">Aushilfe im </w:t>
            </w:r>
            <w:r w:rsidR="00860F2D" w:rsidRPr="009F62AF">
              <w:rPr>
                <w:i w:val="0"/>
                <w:iCs w:val="0"/>
                <w:sz w:val="18"/>
              </w:rPr>
              <w:t>Verkauf</w:t>
            </w:r>
          </w:p>
        </w:tc>
        <w:tc>
          <w:tcPr>
            <w:tcW w:w="2835" w:type="dxa"/>
            <w:gridSpan w:val="3"/>
          </w:tcPr>
          <w:p w14:paraId="59E67B8D" w14:textId="6D98B638" w:rsidR="00665BF3" w:rsidRPr="009F62AF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9F62AF">
              <w:rPr>
                <w:i w:val="0"/>
                <w:iCs w:val="0"/>
                <w:sz w:val="18"/>
              </w:rPr>
              <w:t>0</w:t>
            </w:r>
            <w:r w:rsidR="00E71EAC">
              <w:rPr>
                <w:i w:val="0"/>
                <w:iCs w:val="0"/>
                <w:sz w:val="18"/>
              </w:rPr>
              <w:t>5</w:t>
            </w:r>
            <w:r w:rsidRPr="009F62AF">
              <w:rPr>
                <w:i w:val="0"/>
                <w:iCs w:val="0"/>
                <w:sz w:val="18"/>
              </w:rPr>
              <w:t>/2018 – 09/2018</w:t>
            </w:r>
          </w:p>
        </w:tc>
      </w:tr>
      <w:tr w:rsidR="00D5280E" w:rsidRPr="009F62AF" w14:paraId="76B55717" w14:textId="77777777" w:rsidTr="004C5E91">
        <w:trPr>
          <w:trHeight w:val="170"/>
        </w:trPr>
        <w:tc>
          <w:tcPr>
            <w:tcW w:w="9498" w:type="dxa"/>
            <w:gridSpan w:val="9"/>
            <w:vAlign w:val="bottom"/>
          </w:tcPr>
          <w:p w14:paraId="39519817" w14:textId="78076178" w:rsidR="00665BF3" w:rsidRPr="009F62AF" w:rsidRDefault="00E9191B" w:rsidP="00586757">
            <w:pPr>
              <w:pStyle w:val="Bullets"/>
              <w:rPr>
                <w:sz w:val="18"/>
              </w:rPr>
            </w:pPr>
            <w:r>
              <w:rPr>
                <w:sz w:val="18"/>
              </w:rPr>
              <w:t xml:space="preserve">Selbstständiger </w:t>
            </w:r>
            <w:r w:rsidR="004D1271" w:rsidRPr="009F62AF">
              <w:rPr>
                <w:sz w:val="18"/>
              </w:rPr>
              <w:t>Service</w:t>
            </w:r>
            <w:r w:rsidR="00860F2D" w:rsidRPr="009F62AF">
              <w:rPr>
                <w:sz w:val="18"/>
              </w:rPr>
              <w:t xml:space="preserve"> und Bedienung</w:t>
            </w:r>
            <w:r w:rsidR="004D1271" w:rsidRPr="009F62AF">
              <w:rPr>
                <w:sz w:val="18"/>
              </w:rPr>
              <w:t xml:space="preserve"> von Kunden </w:t>
            </w:r>
          </w:p>
          <w:p w14:paraId="5E301C2A" w14:textId="157CDC58" w:rsidR="0091331D" w:rsidRPr="009F62AF" w:rsidRDefault="0069679C" w:rsidP="00586757">
            <w:pPr>
              <w:pStyle w:val="Bullets"/>
              <w:rPr>
                <w:sz w:val="18"/>
              </w:rPr>
            </w:pPr>
            <w:r w:rsidRPr="009F62AF">
              <w:rPr>
                <w:sz w:val="18"/>
              </w:rPr>
              <w:t xml:space="preserve">Erleichterung von Aufgaben der </w:t>
            </w:r>
            <w:r w:rsidR="000F3CD0" w:rsidRPr="009F62AF">
              <w:rPr>
                <w:sz w:val="18"/>
              </w:rPr>
              <w:t>Filialleitung</w:t>
            </w:r>
            <w:r w:rsidR="000F3CD0">
              <w:rPr>
                <w:sz w:val="18"/>
              </w:rPr>
              <w:t xml:space="preserve"> (Kassieren, </w:t>
            </w:r>
            <w:proofErr w:type="spellStart"/>
            <w:r w:rsidR="000F3CD0">
              <w:rPr>
                <w:sz w:val="18"/>
              </w:rPr>
              <w:t>Verräumen</w:t>
            </w:r>
            <w:proofErr w:type="spellEnd"/>
            <w:r w:rsidR="005E7A39">
              <w:rPr>
                <w:sz w:val="18"/>
              </w:rPr>
              <w:t xml:space="preserve"> der Ware,</w:t>
            </w:r>
            <w:r w:rsidR="000F3CD0">
              <w:rPr>
                <w:sz w:val="18"/>
              </w:rPr>
              <w:t xml:space="preserve"> Filiale säubern)</w:t>
            </w:r>
          </w:p>
        </w:tc>
      </w:tr>
      <w:tr w:rsidR="005E069B" w:rsidRPr="009F62AF" w14:paraId="3E22E331" w14:textId="77777777" w:rsidTr="004C5E91">
        <w:trPr>
          <w:trHeight w:val="598"/>
        </w:trPr>
        <w:tc>
          <w:tcPr>
            <w:tcW w:w="9498" w:type="dxa"/>
            <w:gridSpan w:val="9"/>
            <w:vAlign w:val="bottom"/>
          </w:tcPr>
          <w:tbl>
            <w:tblPr>
              <w:tblStyle w:val="Tabellenraster"/>
              <w:tblW w:w="950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379"/>
              <w:gridCol w:w="3121"/>
            </w:tblGrid>
            <w:tr w:rsidR="005C13C4" w:rsidRPr="009F62AF" w14:paraId="4EA78CFB" w14:textId="4C4B956F" w:rsidTr="0001452B">
              <w:trPr>
                <w:trHeight w:val="340"/>
              </w:trPr>
              <w:tc>
                <w:tcPr>
                  <w:tcW w:w="6379" w:type="dxa"/>
                  <w:vAlign w:val="bottom"/>
                </w:tcPr>
                <w:p w14:paraId="394A53D1" w14:textId="67E358DC" w:rsidR="005C13C4" w:rsidRPr="009F62AF" w:rsidRDefault="005C13C4" w:rsidP="005E069B">
                  <w:pPr>
                    <w:pStyle w:val="Bullets"/>
                    <w:numPr>
                      <w:ilvl w:val="0"/>
                      <w:numId w:val="0"/>
                    </w:numPr>
                    <w:rPr>
                      <w:b/>
                      <w:i w:val="0"/>
                      <w:iCs w:val="0"/>
                      <w:smallCaps/>
                      <w:sz w:val="23"/>
                      <w:szCs w:val="23"/>
                    </w:rPr>
                  </w:pPr>
                  <w:r>
                    <w:rPr>
                      <w:b/>
                      <w:i w:val="0"/>
                      <w:iCs w:val="0"/>
                      <w:smallCaps/>
                      <w:sz w:val="23"/>
                      <w:szCs w:val="23"/>
                    </w:rPr>
                    <w:t xml:space="preserve">Deutsche </w:t>
                  </w:r>
                  <w:r w:rsidRPr="009F62AF">
                    <w:rPr>
                      <w:b/>
                      <w:i w:val="0"/>
                      <w:iCs w:val="0"/>
                      <w:smallCaps/>
                      <w:sz w:val="23"/>
                      <w:szCs w:val="23"/>
                    </w:rPr>
                    <w:t>Telekom AG</w:t>
                  </w:r>
                </w:p>
              </w:tc>
              <w:tc>
                <w:tcPr>
                  <w:tcW w:w="3121" w:type="dxa"/>
                  <w:vAlign w:val="bottom"/>
                </w:tcPr>
                <w:p w14:paraId="737E4846" w14:textId="77777777" w:rsidR="005C13C4" w:rsidRPr="009F62AF" w:rsidRDefault="005C13C4" w:rsidP="005E069B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iCs w:val="0"/>
                      <w:smallCaps/>
                      <w:sz w:val="23"/>
                      <w:szCs w:val="23"/>
                    </w:rPr>
                  </w:pPr>
                  <w:r w:rsidRPr="009F62AF">
                    <w:rPr>
                      <w:iCs w:val="0"/>
                      <w:smallCaps/>
                      <w:sz w:val="23"/>
                      <w:szCs w:val="23"/>
                    </w:rPr>
                    <w:t>Bonn</w:t>
                  </w:r>
                </w:p>
              </w:tc>
            </w:tr>
            <w:tr w:rsidR="005C13C4" w:rsidRPr="009F62AF" w14:paraId="14D9C8D7" w14:textId="3613F437" w:rsidTr="0001452B">
              <w:trPr>
                <w:trHeight w:val="142"/>
              </w:trPr>
              <w:tc>
                <w:tcPr>
                  <w:tcW w:w="6379" w:type="dxa"/>
                  <w:vAlign w:val="bottom"/>
                </w:tcPr>
                <w:p w14:paraId="0CD8543A" w14:textId="66C885AD" w:rsidR="005C13C4" w:rsidRPr="009F62AF" w:rsidRDefault="005C13C4" w:rsidP="00586757">
                  <w:pPr>
                    <w:pStyle w:val="Bullets"/>
                    <w:numPr>
                      <w:ilvl w:val="0"/>
                      <w:numId w:val="0"/>
                    </w:numPr>
                    <w:rPr>
                      <w:bCs/>
                      <w:i w:val="0"/>
                      <w:iCs w:val="0"/>
                      <w:sz w:val="18"/>
                      <w:szCs w:val="18"/>
                    </w:rPr>
                  </w:pPr>
                  <w:r w:rsidRPr="009F62AF">
                    <w:rPr>
                      <w:bCs/>
                      <w:i w:val="0"/>
                      <w:iCs w:val="0"/>
                      <w:sz w:val="18"/>
                      <w:szCs w:val="18"/>
                    </w:rPr>
                    <w:t>Praktik</w:t>
                  </w:r>
                  <w:r>
                    <w:rPr>
                      <w:bCs/>
                      <w:i w:val="0"/>
                      <w:iCs w:val="0"/>
                      <w:sz w:val="18"/>
                      <w:szCs w:val="18"/>
                    </w:rPr>
                    <w:t>ant</w:t>
                  </w:r>
                  <w:r w:rsidRPr="009F62AF">
                    <w:rPr>
                      <w:bCs/>
                      <w:i w:val="0"/>
                      <w:iCs w:val="0"/>
                      <w:sz w:val="18"/>
                      <w:szCs w:val="18"/>
                    </w:rPr>
                    <w:t xml:space="preserve"> bei der </w:t>
                  </w:r>
                  <w:r>
                    <w:rPr>
                      <w:bCs/>
                      <w:i w:val="0"/>
                      <w:iCs w:val="0"/>
                      <w:sz w:val="18"/>
                      <w:szCs w:val="18"/>
                    </w:rPr>
                    <w:t xml:space="preserve">Deutschen </w:t>
                  </w:r>
                  <w:r w:rsidRPr="009F62AF">
                    <w:rPr>
                      <w:bCs/>
                      <w:i w:val="0"/>
                      <w:iCs w:val="0"/>
                      <w:sz w:val="18"/>
                      <w:szCs w:val="18"/>
                    </w:rPr>
                    <w:t xml:space="preserve">Telekom AG </w:t>
                  </w:r>
                </w:p>
              </w:tc>
              <w:tc>
                <w:tcPr>
                  <w:tcW w:w="3121" w:type="dxa"/>
                  <w:vAlign w:val="center"/>
                </w:tcPr>
                <w:p w14:paraId="6223DCC8" w14:textId="77777777" w:rsidR="005C13C4" w:rsidRPr="009F62AF" w:rsidRDefault="005C13C4" w:rsidP="005E069B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i w:val="0"/>
                      <w:smallCaps/>
                      <w:sz w:val="18"/>
                      <w:szCs w:val="18"/>
                    </w:rPr>
                  </w:pPr>
                  <w:r w:rsidRPr="009F62AF">
                    <w:rPr>
                      <w:i w:val="0"/>
                      <w:smallCaps/>
                      <w:sz w:val="18"/>
                      <w:szCs w:val="18"/>
                    </w:rPr>
                    <w:t>03/2018</w:t>
                  </w:r>
                </w:p>
              </w:tc>
            </w:tr>
            <w:tr w:rsidR="005C13C4" w:rsidRPr="009F62AF" w14:paraId="4BD21D4C" w14:textId="4BDE0933" w:rsidTr="0001452B">
              <w:trPr>
                <w:trHeight w:val="20"/>
              </w:trPr>
              <w:tc>
                <w:tcPr>
                  <w:tcW w:w="9500" w:type="dxa"/>
                  <w:gridSpan w:val="2"/>
                  <w:tcBorders>
                    <w:bottom w:val="nil"/>
                  </w:tcBorders>
                  <w:vAlign w:val="bottom"/>
                </w:tcPr>
                <w:p w14:paraId="08476040" w14:textId="35BD3549" w:rsidR="005C13C4" w:rsidRPr="0007038D" w:rsidRDefault="005C13C4" w:rsidP="004C5E91">
                  <w:pPr>
                    <w:pStyle w:val="Bullets"/>
                    <w:rPr>
                      <w:sz w:val="18"/>
                    </w:rPr>
                  </w:pPr>
                  <w:r w:rsidRPr="0007038D">
                    <w:rPr>
                      <w:sz w:val="18"/>
                    </w:rPr>
                    <w:t>Geschäftskundenberatung in der Telekom Filiale Bonn</w:t>
                  </w:r>
                </w:p>
                <w:p w14:paraId="19116811" w14:textId="36B1F987" w:rsidR="005C13C4" w:rsidRPr="004C5E91" w:rsidRDefault="005C13C4" w:rsidP="004C5E91">
                  <w:pPr>
                    <w:pStyle w:val="Bullets"/>
                    <w:rPr>
                      <w:sz w:val="18"/>
                    </w:rPr>
                  </w:pPr>
                  <w:r w:rsidRPr="0007038D">
                    <w:rPr>
                      <w:sz w:val="18"/>
                    </w:rPr>
                    <w:t xml:space="preserve">Vorbereitung und Entwicklung von </w:t>
                  </w:r>
                  <w:proofErr w:type="spellStart"/>
                  <w:proofErr w:type="gramStart"/>
                  <w:r w:rsidRPr="0007038D">
                    <w:rPr>
                      <w:sz w:val="18"/>
                    </w:rPr>
                    <w:t>KPI’s</w:t>
                  </w:r>
                  <w:proofErr w:type="spellEnd"/>
                  <w:proofErr w:type="gramEnd"/>
                  <w:r w:rsidRPr="0007038D">
                    <w:rPr>
                      <w:sz w:val="18"/>
                    </w:rPr>
                    <w:t xml:space="preserve"> und Briefings für die Filiale in Bonn</w:t>
                  </w:r>
                  <w:r w:rsidRPr="009C5FEF">
                    <w:rPr>
                      <w:sz w:val="18"/>
                    </w:rPr>
                    <w:t xml:space="preserve"> </w:t>
                  </w:r>
                </w:p>
              </w:tc>
            </w:tr>
          </w:tbl>
          <w:p w14:paraId="32CB5905" w14:textId="77777777" w:rsidR="005E069B" w:rsidRPr="009F62AF" w:rsidRDefault="005E069B" w:rsidP="005E069B">
            <w:pPr>
              <w:pStyle w:val="BERSCHRIFT"/>
              <w:rPr>
                <w:sz w:val="28"/>
              </w:rPr>
            </w:pPr>
          </w:p>
        </w:tc>
      </w:tr>
      <w:tr w:rsidR="00D5280E" w:rsidRPr="009F62AF" w14:paraId="414B4085" w14:textId="77777777" w:rsidTr="004C5E91">
        <w:trPr>
          <w:trHeight w:val="510"/>
        </w:trPr>
        <w:tc>
          <w:tcPr>
            <w:tcW w:w="9498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59CF7239" w:rsidR="00665BF3" w:rsidRPr="009F62AF" w:rsidRDefault="007B36F7" w:rsidP="00665BF3">
            <w:pPr>
              <w:pStyle w:val="BERSCHRIFT"/>
              <w:jc w:val="center"/>
              <w:rPr>
                <w:i/>
                <w:sz w:val="28"/>
              </w:rPr>
            </w:pPr>
            <w:r w:rsidRPr="009F62AF">
              <w:rPr>
                <w:sz w:val="28"/>
              </w:rPr>
              <w:t>Außerschulisches</w:t>
            </w:r>
            <w:r w:rsidR="00D5280E" w:rsidRPr="009F62AF">
              <w:rPr>
                <w:sz w:val="28"/>
              </w:rPr>
              <w:t xml:space="preserve"> Engagement</w:t>
            </w:r>
          </w:p>
        </w:tc>
      </w:tr>
      <w:tr w:rsidR="00CE28CC" w:rsidRPr="009F62AF" w14:paraId="74251178" w14:textId="77777777" w:rsidTr="004C5E91">
        <w:trPr>
          <w:trHeight w:val="340"/>
        </w:trPr>
        <w:tc>
          <w:tcPr>
            <w:tcW w:w="5954" w:type="dxa"/>
            <w:gridSpan w:val="4"/>
            <w:tcBorders>
              <w:top w:val="single" w:sz="4" w:space="0" w:color="auto"/>
            </w:tcBorders>
            <w:vAlign w:val="bottom"/>
          </w:tcPr>
          <w:p w14:paraId="23826F21" w14:textId="65068254" w:rsidR="00CE28CC" w:rsidRPr="009F62AF" w:rsidRDefault="00DC315E" w:rsidP="00CE28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</w:rPr>
            </w:pPr>
            <w:r w:rsidRPr="009F62AF">
              <w:rPr>
                <w:b/>
                <w:i w:val="0"/>
                <w:iCs/>
                <w:sz w:val="23"/>
                <w:szCs w:val="23"/>
              </w:rPr>
              <w:t xml:space="preserve">Ehrenamtlicher Helfer </w:t>
            </w:r>
            <w:r w:rsidR="009D1760" w:rsidRPr="009F62AF">
              <w:rPr>
                <w:b/>
                <w:i w:val="0"/>
                <w:iCs/>
                <w:sz w:val="23"/>
                <w:szCs w:val="23"/>
              </w:rPr>
              <w:t xml:space="preserve">des </w:t>
            </w:r>
            <w:r w:rsidR="00E773D6" w:rsidRPr="009F62AF">
              <w:rPr>
                <w:b/>
                <w:i w:val="0"/>
                <w:iCs/>
                <w:sz w:val="23"/>
                <w:szCs w:val="23"/>
              </w:rPr>
              <w:t>T</w:t>
            </w:r>
            <w:r w:rsidRPr="009F62AF">
              <w:rPr>
                <w:b/>
                <w:i w:val="0"/>
                <w:iCs/>
                <w:sz w:val="23"/>
                <w:szCs w:val="23"/>
              </w:rPr>
              <w:t>HW</w:t>
            </w:r>
          </w:p>
        </w:tc>
        <w:tc>
          <w:tcPr>
            <w:tcW w:w="3544" w:type="dxa"/>
            <w:gridSpan w:val="5"/>
            <w:tcBorders>
              <w:top w:val="single" w:sz="4" w:space="0" w:color="auto"/>
            </w:tcBorders>
            <w:vAlign w:val="bottom"/>
          </w:tcPr>
          <w:p w14:paraId="58208F44" w14:textId="4BB7351C" w:rsidR="00CE28CC" w:rsidRPr="009F62AF" w:rsidRDefault="00DC315E" w:rsidP="00CE28CC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 w:rsidRPr="009F62AF">
              <w:rPr>
                <w:sz w:val="23"/>
                <w:szCs w:val="23"/>
              </w:rPr>
              <w:t>Bonn</w:t>
            </w:r>
          </w:p>
        </w:tc>
      </w:tr>
      <w:tr w:rsidR="00D5280E" w:rsidRPr="009F62AF" w14:paraId="4F59C612" w14:textId="77777777" w:rsidTr="004C5E91">
        <w:trPr>
          <w:trHeight w:val="20"/>
        </w:trPr>
        <w:tc>
          <w:tcPr>
            <w:tcW w:w="6379" w:type="dxa"/>
            <w:gridSpan w:val="5"/>
            <w:vAlign w:val="bottom"/>
          </w:tcPr>
          <w:p w14:paraId="32F07601" w14:textId="3CD51B4D" w:rsidR="00665BF3" w:rsidRPr="009F62AF" w:rsidRDefault="00DC315E" w:rsidP="00586757">
            <w:pPr>
              <w:pStyle w:val="Beschreibung"/>
              <w:rPr>
                <w:sz w:val="18"/>
              </w:rPr>
            </w:pPr>
            <w:r w:rsidRPr="009F62AF">
              <w:rPr>
                <w:sz w:val="18"/>
              </w:rPr>
              <w:t xml:space="preserve">Im Bewerbungsprozess als ehrenamtlicher </w:t>
            </w:r>
            <w:r w:rsidR="00352304" w:rsidRPr="009F62AF">
              <w:rPr>
                <w:sz w:val="18"/>
              </w:rPr>
              <w:t>Helfer</w:t>
            </w:r>
            <w:r w:rsidRPr="009F62AF">
              <w:rPr>
                <w:sz w:val="18"/>
              </w:rPr>
              <w:t xml:space="preserve"> des THW</w:t>
            </w:r>
            <w:r w:rsidR="007613B7" w:rsidRPr="009F62AF">
              <w:rPr>
                <w:sz w:val="18"/>
              </w:rPr>
              <w:t xml:space="preserve"> in Bonn und Köln</w:t>
            </w:r>
          </w:p>
        </w:tc>
        <w:tc>
          <w:tcPr>
            <w:tcW w:w="3119" w:type="dxa"/>
            <w:gridSpan w:val="4"/>
          </w:tcPr>
          <w:p w14:paraId="45DD2178" w14:textId="64BE78DF" w:rsidR="00665BF3" w:rsidRPr="009F62AF" w:rsidRDefault="007613B7" w:rsidP="00665BF3">
            <w:pPr>
              <w:pStyle w:val="Beschreibung"/>
              <w:jc w:val="right"/>
              <w:rPr>
                <w:sz w:val="18"/>
              </w:rPr>
            </w:pPr>
            <w:r w:rsidRPr="009F62AF">
              <w:rPr>
                <w:sz w:val="18"/>
              </w:rPr>
              <w:t>11</w:t>
            </w:r>
            <w:r w:rsidR="00665BF3" w:rsidRPr="009F62AF">
              <w:rPr>
                <w:sz w:val="18"/>
              </w:rPr>
              <w:t>/</w:t>
            </w:r>
            <w:r w:rsidRPr="009F62AF">
              <w:rPr>
                <w:sz w:val="18"/>
              </w:rPr>
              <w:t>2021</w:t>
            </w:r>
            <w:r w:rsidR="00665BF3" w:rsidRPr="009F62AF">
              <w:rPr>
                <w:sz w:val="18"/>
              </w:rPr>
              <w:t xml:space="preserve"> – </w:t>
            </w:r>
            <w:r w:rsidR="0007038D">
              <w:rPr>
                <w:sz w:val="18"/>
              </w:rPr>
              <w:t>h</w:t>
            </w:r>
            <w:r w:rsidR="00AA5A9C" w:rsidRPr="009F62AF">
              <w:rPr>
                <w:sz w:val="18"/>
              </w:rPr>
              <w:t>eute</w:t>
            </w:r>
          </w:p>
        </w:tc>
      </w:tr>
      <w:tr w:rsidR="00F64FA7" w:rsidRPr="009F62AF" w14:paraId="4AF19DD1" w14:textId="77777777" w:rsidTr="004C5E91">
        <w:trPr>
          <w:trHeight w:val="340"/>
        </w:trPr>
        <w:tc>
          <w:tcPr>
            <w:tcW w:w="5954" w:type="dxa"/>
            <w:gridSpan w:val="4"/>
            <w:vAlign w:val="bottom"/>
          </w:tcPr>
          <w:p w14:paraId="7756FD9A" w14:textId="235611D2" w:rsidR="00F64FA7" w:rsidRPr="009F62AF" w:rsidRDefault="00C3623B" w:rsidP="00F64FA7">
            <w:pPr>
              <w:pStyle w:val="Bullets"/>
              <w:numPr>
                <w:ilvl w:val="0"/>
                <w:numId w:val="0"/>
              </w:numPr>
              <w:rPr>
                <w:smallCaps/>
                <w:sz w:val="16"/>
              </w:rPr>
            </w:pPr>
            <w:r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>F</w:t>
            </w:r>
            <w:r w:rsidR="00C905A3" w:rsidRPr="009F62AF">
              <w:rPr>
                <w:b/>
                <w:i w:val="0"/>
                <w:iCs w:val="0"/>
                <w:smallCaps/>
                <w:sz w:val="23"/>
                <w:szCs w:val="23"/>
              </w:rPr>
              <w:t>DP-Mitglied</w:t>
            </w:r>
          </w:p>
        </w:tc>
        <w:tc>
          <w:tcPr>
            <w:tcW w:w="3544" w:type="dxa"/>
            <w:gridSpan w:val="5"/>
            <w:vAlign w:val="bottom"/>
          </w:tcPr>
          <w:p w14:paraId="30626CB8" w14:textId="04C8BA15" w:rsidR="00F64FA7" w:rsidRPr="009F62AF" w:rsidRDefault="0046293F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9F62AF">
              <w:rPr>
                <w:smallCaps/>
                <w:sz w:val="23"/>
                <w:szCs w:val="23"/>
              </w:rPr>
              <w:t>Bonn</w:t>
            </w:r>
          </w:p>
        </w:tc>
      </w:tr>
      <w:tr w:rsidR="00F64FA7" w:rsidRPr="009F62AF" w14:paraId="56372BDE" w14:textId="77777777" w:rsidTr="004C5E91">
        <w:trPr>
          <w:trHeight w:val="193"/>
        </w:trPr>
        <w:tc>
          <w:tcPr>
            <w:tcW w:w="7513" w:type="dxa"/>
            <w:gridSpan w:val="7"/>
          </w:tcPr>
          <w:p w14:paraId="3C87D247" w14:textId="0F0C88B8" w:rsidR="00F64FA7" w:rsidRPr="009F62AF" w:rsidRDefault="0007038D" w:rsidP="00F64FA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 xml:space="preserve">Aktives </w:t>
            </w:r>
            <w:r w:rsidR="00CE6700" w:rsidRPr="009F62AF">
              <w:rPr>
                <w:i w:val="0"/>
                <w:iCs w:val="0"/>
                <w:sz w:val="18"/>
              </w:rPr>
              <w:t>Mitglied</w:t>
            </w:r>
            <w:r w:rsidR="001A552D" w:rsidRPr="009F62AF">
              <w:rPr>
                <w:i w:val="0"/>
                <w:iCs w:val="0"/>
                <w:sz w:val="18"/>
              </w:rPr>
              <w:t xml:space="preserve"> der Jugendorganisation der FPD „</w:t>
            </w:r>
            <w:r w:rsidR="00CE6700" w:rsidRPr="009F62AF">
              <w:rPr>
                <w:i w:val="0"/>
                <w:iCs w:val="0"/>
                <w:sz w:val="18"/>
              </w:rPr>
              <w:t>Julis</w:t>
            </w:r>
            <w:r w:rsidR="001A552D" w:rsidRPr="009F62AF">
              <w:rPr>
                <w:i w:val="0"/>
                <w:iCs w:val="0"/>
                <w:sz w:val="18"/>
              </w:rPr>
              <w:t>“ in Bonn</w:t>
            </w:r>
          </w:p>
        </w:tc>
        <w:tc>
          <w:tcPr>
            <w:tcW w:w="1985" w:type="dxa"/>
            <w:gridSpan w:val="2"/>
          </w:tcPr>
          <w:p w14:paraId="288A2195" w14:textId="7A2FF221" w:rsidR="00F64FA7" w:rsidRPr="009F62AF" w:rsidRDefault="00F64FA7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9F62AF">
              <w:rPr>
                <w:i w:val="0"/>
                <w:iCs w:val="0"/>
                <w:sz w:val="18"/>
              </w:rPr>
              <w:t>0</w:t>
            </w:r>
            <w:r w:rsidR="00575816" w:rsidRPr="009F62AF">
              <w:rPr>
                <w:i w:val="0"/>
                <w:iCs w:val="0"/>
                <w:sz w:val="18"/>
              </w:rPr>
              <w:t>3</w:t>
            </w:r>
            <w:r w:rsidRPr="009F62AF">
              <w:rPr>
                <w:i w:val="0"/>
                <w:iCs w:val="0"/>
                <w:sz w:val="18"/>
              </w:rPr>
              <w:t>/20</w:t>
            </w:r>
            <w:r w:rsidR="001A552D" w:rsidRPr="009F62AF">
              <w:rPr>
                <w:i w:val="0"/>
                <w:iCs w:val="0"/>
                <w:sz w:val="18"/>
              </w:rPr>
              <w:t>21</w:t>
            </w:r>
            <w:r w:rsidRPr="009F62AF">
              <w:rPr>
                <w:i w:val="0"/>
                <w:iCs w:val="0"/>
                <w:sz w:val="18"/>
              </w:rPr>
              <w:t xml:space="preserve"> –</w:t>
            </w:r>
            <w:r w:rsidR="00564634">
              <w:rPr>
                <w:i w:val="0"/>
                <w:iCs w:val="0"/>
                <w:sz w:val="18"/>
              </w:rPr>
              <w:t xml:space="preserve"> </w:t>
            </w:r>
            <w:r w:rsidR="0007038D">
              <w:rPr>
                <w:i w:val="0"/>
                <w:iCs w:val="0"/>
                <w:sz w:val="18"/>
              </w:rPr>
              <w:t>h</w:t>
            </w:r>
            <w:r w:rsidR="001A552D" w:rsidRPr="009F62AF">
              <w:rPr>
                <w:i w:val="0"/>
                <w:iCs w:val="0"/>
                <w:sz w:val="18"/>
              </w:rPr>
              <w:t>eute</w:t>
            </w:r>
          </w:p>
        </w:tc>
      </w:tr>
      <w:tr w:rsidR="00CE28CC" w:rsidRPr="009F62AF" w14:paraId="7ECB507F" w14:textId="77777777" w:rsidTr="004C5E91">
        <w:trPr>
          <w:trHeight w:val="20"/>
        </w:trPr>
        <w:tc>
          <w:tcPr>
            <w:tcW w:w="9498" w:type="dxa"/>
            <w:gridSpan w:val="9"/>
          </w:tcPr>
          <w:p w14:paraId="1A6A237B" w14:textId="1F295453" w:rsidR="00CE28CC" w:rsidRPr="009F62AF" w:rsidRDefault="004067B8" w:rsidP="00CE28C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9F62AF">
              <w:rPr>
                <w:i/>
                <w:sz w:val="18"/>
              </w:rPr>
              <w:t xml:space="preserve">Teilnahme an </w:t>
            </w:r>
            <w:r w:rsidR="009956D0" w:rsidRPr="009F62AF">
              <w:rPr>
                <w:i/>
                <w:sz w:val="18"/>
              </w:rPr>
              <w:t xml:space="preserve">Sitzungen des Örtlichen FDP-Kreisverbands </w:t>
            </w:r>
          </w:p>
          <w:p w14:paraId="2CC438FF" w14:textId="30F37F0B" w:rsidR="004067B8" w:rsidRPr="009F62AF" w:rsidRDefault="00415547" w:rsidP="00CE28C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9F62AF">
              <w:rPr>
                <w:i/>
                <w:sz w:val="18"/>
              </w:rPr>
              <w:t xml:space="preserve">Erörterung </w:t>
            </w:r>
            <w:r w:rsidR="00C54150" w:rsidRPr="009F62AF">
              <w:rPr>
                <w:i/>
                <w:sz w:val="18"/>
              </w:rPr>
              <w:t xml:space="preserve">von globalen und örtlichen </w:t>
            </w:r>
            <w:r w:rsidR="00BE749B" w:rsidRPr="009F62AF">
              <w:rPr>
                <w:i/>
                <w:sz w:val="18"/>
              </w:rPr>
              <w:t>Problemstellungen</w:t>
            </w:r>
            <w:r w:rsidR="00C54150" w:rsidRPr="009F62AF">
              <w:rPr>
                <w:i/>
                <w:sz w:val="18"/>
              </w:rPr>
              <w:t xml:space="preserve"> in Politi</w:t>
            </w:r>
            <w:r w:rsidR="003A1FFF" w:rsidRPr="009F62AF">
              <w:rPr>
                <w:i/>
                <w:sz w:val="18"/>
              </w:rPr>
              <w:t xml:space="preserve">k/ Sozialem und </w:t>
            </w:r>
            <w:r w:rsidR="00C54150" w:rsidRPr="009F62AF">
              <w:rPr>
                <w:i/>
                <w:sz w:val="18"/>
              </w:rPr>
              <w:t xml:space="preserve">Wirtschaft </w:t>
            </w:r>
          </w:p>
        </w:tc>
      </w:tr>
      <w:tr w:rsidR="00CE28CC" w:rsidRPr="009F62AF" w14:paraId="482569A2" w14:textId="77777777" w:rsidTr="004C5E91">
        <w:trPr>
          <w:trHeight w:val="510"/>
        </w:trPr>
        <w:tc>
          <w:tcPr>
            <w:tcW w:w="9498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9F62AF" w:rsidRDefault="00CE28CC" w:rsidP="00CE28C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9F62AF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E28CC" w:rsidRPr="009F62AF" w14:paraId="2B257790" w14:textId="77777777" w:rsidTr="0091273E">
        <w:trPr>
          <w:trHeight w:val="567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1C68C424" w:rsidR="00E71EAC" w:rsidRPr="009F62AF" w:rsidRDefault="00CE28CC" w:rsidP="00E71EAC">
            <w:pPr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>Sprachen:</w:t>
            </w:r>
            <w:r w:rsidR="00876C7A">
              <w:rPr>
                <w:rFonts w:ascii="Georgia" w:hAnsi="Georgia"/>
                <w:sz w:val="18"/>
              </w:rPr>
              <w:br/>
            </w:r>
          </w:p>
        </w:tc>
        <w:tc>
          <w:tcPr>
            <w:tcW w:w="8080" w:type="dxa"/>
            <w:gridSpan w:val="8"/>
            <w:tcBorders>
              <w:top w:val="single" w:sz="4" w:space="0" w:color="auto"/>
            </w:tcBorders>
            <w:vAlign w:val="bottom"/>
          </w:tcPr>
          <w:p w14:paraId="061D3FCE" w14:textId="6E2D8F78" w:rsidR="00CE28CC" w:rsidRPr="009201CE" w:rsidRDefault="00CE28CC" w:rsidP="00CE28CC">
            <w:pPr>
              <w:rPr>
                <w:rFonts w:ascii="Georgia" w:hAnsi="Georgia"/>
                <w:i/>
                <w:iCs/>
                <w:sz w:val="18"/>
              </w:rPr>
            </w:pP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Deutsch (</w:t>
            </w:r>
            <w:r w:rsidRPr="00B94D7C">
              <w:rPr>
                <w:rFonts w:ascii="Georgia" w:hAnsi="Georgia" w:cs="Georgia"/>
                <w:color w:val="000000"/>
                <w:sz w:val="18"/>
              </w:rPr>
              <w:t>Muttersprache</w:t>
            </w: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r w:rsidR="00BE749B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Dari (</w:t>
            </w:r>
            <w:r w:rsidR="00BE749B" w:rsidRPr="00B94D7C">
              <w:rPr>
                <w:rFonts w:ascii="Georgia" w:hAnsi="Georgia" w:cs="Georgia"/>
                <w:color w:val="000000"/>
                <w:sz w:val="18"/>
              </w:rPr>
              <w:t>Muttersprache</w:t>
            </w:r>
            <w:r w:rsidR="00BE749B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), Farsi (</w:t>
            </w:r>
            <w:r w:rsidR="00BE749B" w:rsidRPr="00B94D7C">
              <w:rPr>
                <w:rFonts w:ascii="Georgia" w:hAnsi="Georgia" w:cs="Georgia"/>
                <w:color w:val="000000"/>
                <w:sz w:val="18"/>
              </w:rPr>
              <w:t>Muttersprache</w:t>
            </w:r>
            <w:r w:rsidR="000337F2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), Englisch</w:t>
            </w: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</w:t>
            </w:r>
            <w:r w:rsidR="00720CC1" w:rsidRPr="00B94D7C">
              <w:rPr>
                <w:rFonts w:ascii="Georgia" w:hAnsi="Georgia" w:cs="Georgia"/>
                <w:color w:val="000000"/>
                <w:sz w:val="18"/>
              </w:rPr>
              <w:t>C1</w:t>
            </w: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), </w:t>
            </w:r>
            <w:ins w:id="0" w:author="David Döbele" w:date="2022-01-11T19:45:00Z">
              <w:r w:rsidR="00E9191B">
                <w:rPr>
                  <w:rFonts w:ascii="Georgia" w:hAnsi="Georgia" w:cs="Georgia"/>
                  <w:i/>
                  <w:iCs/>
                  <w:color w:val="000000"/>
                  <w:sz w:val="18"/>
                </w:rPr>
                <w:br/>
              </w:r>
            </w:ins>
            <w:r w:rsidR="001F5672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Spanisch</w:t>
            </w: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</w:t>
            </w:r>
            <w:r w:rsidRPr="00B94D7C">
              <w:rPr>
                <w:rFonts w:ascii="Georgia" w:hAnsi="Georgia" w:cs="Georgia"/>
                <w:color w:val="000000"/>
                <w:sz w:val="18"/>
              </w:rPr>
              <w:t>B</w:t>
            </w:r>
            <w:r w:rsidR="00FF087D" w:rsidRPr="00B94D7C">
              <w:rPr>
                <w:rFonts w:ascii="Georgia" w:hAnsi="Georgia" w:cs="Georgia"/>
                <w:color w:val="000000"/>
                <w:sz w:val="18"/>
              </w:rPr>
              <w:t>1</w:t>
            </w:r>
            <w:r w:rsidR="000337F2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),</w:t>
            </w:r>
            <w:r w:rsidR="00BE749B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</w:t>
            </w:r>
            <w:r w:rsidR="007B36F7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Französisch</w:t>
            </w:r>
            <w:r w:rsidR="00FF087D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 (</w:t>
            </w:r>
            <w:r w:rsidR="00FF087D" w:rsidRPr="00B94D7C">
              <w:rPr>
                <w:rFonts w:ascii="Georgia" w:hAnsi="Georgia" w:cs="Georgia"/>
                <w:color w:val="000000"/>
                <w:sz w:val="18"/>
              </w:rPr>
              <w:t>B2</w:t>
            </w:r>
            <w:r w:rsidR="00FF087D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)</w:t>
            </w:r>
          </w:p>
        </w:tc>
      </w:tr>
      <w:tr w:rsidR="00CE28CC" w:rsidRPr="00104EFF" w14:paraId="45706C3F" w14:textId="77777777" w:rsidTr="0091273E">
        <w:trPr>
          <w:trHeight w:val="340"/>
        </w:trPr>
        <w:tc>
          <w:tcPr>
            <w:tcW w:w="1418" w:type="dxa"/>
            <w:vAlign w:val="bottom"/>
          </w:tcPr>
          <w:p w14:paraId="57688BDA" w14:textId="05F695C0" w:rsidR="00CE28CC" w:rsidRPr="009F62AF" w:rsidRDefault="00BF5849" w:rsidP="00E9191B">
            <w:pPr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>IT-</w:t>
            </w:r>
            <w:r w:rsidR="000337F2" w:rsidRPr="009F62AF">
              <w:rPr>
                <w:rFonts w:ascii="Georgia" w:hAnsi="Georgia"/>
                <w:sz w:val="18"/>
              </w:rPr>
              <w:t>Kenntnisse:</w:t>
            </w:r>
          </w:p>
        </w:tc>
        <w:tc>
          <w:tcPr>
            <w:tcW w:w="8080" w:type="dxa"/>
            <w:gridSpan w:val="8"/>
            <w:vAlign w:val="bottom"/>
          </w:tcPr>
          <w:p w14:paraId="60CA2168" w14:textId="5994E519" w:rsidR="00CE28CC" w:rsidRPr="009201CE" w:rsidRDefault="00CE28CC" w:rsidP="00CE28CC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Microsoft </w:t>
            </w:r>
            <w:r w:rsidR="000337F2" w:rsidRPr="009201CE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Office,</w:t>
            </w: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 w:rsidR="00FF0831" w:rsidRPr="009201CE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Front-end web developing </w:t>
            </w:r>
            <w:r w:rsidR="00F02230" w:rsidRPr="009201CE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tools</w:t>
            </w:r>
            <w:r w:rsidR="00F02230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 w:rsidR="00F02230" w:rsidRPr="000246F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(Shopify, </w:t>
            </w:r>
            <w:proofErr w:type="spellStart"/>
            <w:r w:rsidR="00F02230" w:rsidRPr="000246F5">
              <w:rPr>
                <w:rFonts w:ascii="Georgia" w:hAnsi="Georgia" w:cs="Georgia"/>
                <w:color w:val="000000"/>
                <w:sz w:val="18"/>
                <w:lang w:val="en-US"/>
              </w:rPr>
              <w:t>Oberlo</w:t>
            </w:r>
            <w:proofErr w:type="spellEnd"/>
            <w:r w:rsidR="00F02230" w:rsidRPr="000246F5">
              <w:rPr>
                <w:rFonts w:ascii="Georgia" w:hAnsi="Georgia" w:cs="Georgia"/>
                <w:color w:val="000000"/>
                <w:sz w:val="18"/>
                <w:lang w:val="en-US"/>
              </w:rPr>
              <w:t>, Google Analytics, MailChimp)</w:t>
            </w:r>
          </w:p>
        </w:tc>
      </w:tr>
      <w:tr w:rsidR="00CE28CC" w:rsidRPr="009F62AF" w14:paraId="70CB01B0" w14:textId="77777777" w:rsidTr="0091273E">
        <w:trPr>
          <w:trHeight w:val="340"/>
        </w:trPr>
        <w:tc>
          <w:tcPr>
            <w:tcW w:w="1418" w:type="dxa"/>
            <w:vAlign w:val="bottom"/>
          </w:tcPr>
          <w:p w14:paraId="04F58216" w14:textId="6D413C27" w:rsidR="00CE28CC" w:rsidRPr="009F62AF" w:rsidRDefault="00CE28CC" w:rsidP="00CE28CC">
            <w:pPr>
              <w:rPr>
                <w:rFonts w:ascii="Georgia" w:hAnsi="Georgia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 xml:space="preserve">Interessen: </w:t>
            </w:r>
          </w:p>
        </w:tc>
        <w:tc>
          <w:tcPr>
            <w:tcW w:w="8080" w:type="dxa"/>
            <w:gridSpan w:val="8"/>
            <w:vAlign w:val="bottom"/>
          </w:tcPr>
          <w:p w14:paraId="598C2742" w14:textId="3F136541" w:rsidR="00CE28CC" w:rsidRPr="009201CE" w:rsidRDefault="00233707" w:rsidP="00CE28CC">
            <w:pPr>
              <w:rPr>
                <w:rFonts w:ascii="Georgia" w:hAnsi="Georgia" w:cs="Georgia"/>
                <w:i/>
                <w:iCs/>
                <w:color w:val="000000"/>
                <w:sz w:val="18"/>
              </w:rPr>
            </w:pPr>
            <w:r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>Kraftsport, Kochen, Fußball</w:t>
            </w:r>
            <w:r w:rsidR="005F45A2" w:rsidRPr="009201CE">
              <w:rPr>
                <w:rFonts w:ascii="Georgia" w:hAnsi="Georgia" w:cs="Georgia"/>
                <w:i/>
                <w:iCs/>
                <w:color w:val="000000"/>
                <w:sz w:val="18"/>
              </w:rPr>
              <w:t xml:space="preserve">, Lesen </w:t>
            </w:r>
            <w:r w:rsidR="005F45A2" w:rsidRPr="000246F5">
              <w:rPr>
                <w:rFonts w:ascii="Georgia" w:hAnsi="Georgia" w:cs="Georgia"/>
                <w:color w:val="000000"/>
                <w:sz w:val="18"/>
              </w:rPr>
              <w:t>(</w:t>
            </w:r>
            <w:r w:rsidR="000337F2" w:rsidRPr="000246F5">
              <w:rPr>
                <w:rFonts w:ascii="Georgia" w:hAnsi="Georgia" w:cs="Georgia"/>
                <w:color w:val="000000"/>
                <w:sz w:val="18"/>
              </w:rPr>
              <w:t>Psychologie,</w:t>
            </w:r>
            <w:r w:rsidR="005F45A2" w:rsidRPr="000246F5">
              <w:rPr>
                <w:rFonts w:ascii="Georgia" w:hAnsi="Georgia" w:cs="Georgia"/>
                <w:color w:val="000000"/>
                <w:sz w:val="18"/>
              </w:rPr>
              <w:t xml:space="preserve"> Finanz</w:t>
            </w:r>
            <w:r w:rsidR="00CE661E" w:rsidRPr="000246F5">
              <w:rPr>
                <w:rFonts w:ascii="Georgia" w:hAnsi="Georgia" w:cs="Georgia"/>
                <w:color w:val="000000"/>
                <w:sz w:val="18"/>
              </w:rPr>
              <w:t>- und Geschichtsbücher)</w:t>
            </w:r>
            <w:r w:rsidR="00BF2B6C">
              <w:rPr>
                <w:rFonts w:ascii="Georgia" w:hAnsi="Georgia" w:cs="Georgia"/>
                <w:color w:val="000000"/>
                <w:sz w:val="18"/>
              </w:rPr>
              <w:t>, Luftfahrt</w:t>
            </w:r>
          </w:p>
        </w:tc>
      </w:tr>
      <w:tr w:rsidR="009C5FEF" w:rsidRPr="009F62AF" w14:paraId="071AB173" w14:textId="77777777" w:rsidTr="001B2855">
        <w:trPr>
          <w:trHeight w:val="1020"/>
        </w:trPr>
        <w:tc>
          <w:tcPr>
            <w:tcW w:w="9498" w:type="dxa"/>
            <w:gridSpan w:val="9"/>
            <w:vAlign w:val="bottom"/>
          </w:tcPr>
          <w:p w14:paraId="6478BDEA" w14:textId="43D5DC0E" w:rsidR="009C5FEF" w:rsidRPr="009F62AF" w:rsidRDefault="009C5FEF" w:rsidP="00CE28CC">
            <w:pPr>
              <w:rPr>
                <w:rFonts w:ascii="Georgia" w:hAnsi="Georgia" w:cs="Georgia"/>
                <w:color w:val="000000"/>
                <w:sz w:val="18"/>
              </w:rPr>
            </w:pPr>
            <w:r w:rsidRPr="009F62AF">
              <w:rPr>
                <w:rFonts w:ascii="Georgia" w:hAnsi="Georgia"/>
                <w:sz w:val="18"/>
              </w:rPr>
              <w:t xml:space="preserve">Bonn, </w:t>
            </w:r>
            <w:r w:rsidR="000F0BE7">
              <w:rPr>
                <w:rFonts w:ascii="Georgia" w:hAnsi="Georgia"/>
                <w:sz w:val="18"/>
              </w:rPr>
              <w:t>08</w:t>
            </w:r>
            <w:r w:rsidRPr="009F62AF">
              <w:rPr>
                <w:rFonts w:ascii="Georgia" w:hAnsi="Georgia"/>
                <w:sz w:val="18"/>
              </w:rPr>
              <w:t>.</w:t>
            </w:r>
            <w:r w:rsidR="00EE6EB9">
              <w:rPr>
                <w:rFonts w:ascii="Georgia" w:hAnsi="Georgia"/>
                <w:sz w:val="18"/>
              </w:rPr>
              <w:t>0</w:t>
            </w:r>
            <w:r w:rsidR="00AA4071">
              <w:rPr>
                <w:rFonts w:ascii="Georgia" w:hAnsi="Georgia"/>
                <w:sz w:val="18"/>
              </w:rPr>
              <w:t>2</w:t>
            </w:r>
            <w:r w:rsidRPr="009F62AF">
              <w:rPr>
                <w:rFonts w:ascii="Georgia" w:hAnsi="Georgia"/>
                <w:sz w:val="18"/>
              </w:rPr>
              <w:t>.202</w:t>
            </w:r>
            <w:r w:rsidR="00EE6EB9">
              <w:rPr>
                <w:rFonts w:ascii="Georgia" w:hAnsi="Georgia"/>
                <w:sz w:val="18"/>
              </w:rPr>
              <w:t>2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4C5E91">
      <w:footerReference w:type="even" r:id="rId8"/>
      <w:pgSz w:w="11906" w:h="16838"/>
      <w:pgMar w:top="1418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332487" w14:textId="77777777" w:rsidR="003B0991" w:rsidRDefault="003B0991" w:rsidP="00BE053D">
      <w:pPr>
        <w:spacing w:after="0" w:line="240" w:lineRule="auto"/>
      </w:pPr>
      <w:r>
        <w:separator/>
      </w:r>
    </w:p>
  </w:endnote>
  <w:endnote w:type="continuationSeparator" w:id="0">
    <w:p w14:paraId="0BC4BE64" w14:textId="77777777" w:rsidR="003B0991" w:rsidRDefault="003B099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(Textkörper CS)">
    <w:panose1 w:val="020B0604020202020204"/>
    <w:charset w:val="00"/>
    <w:family w:val="roman"/>
    <w:notTrueType/>
    <w:pitch w:val="default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42AD5" w14:textId="77777777" w:rsidR="003B0991" w:rsidRDefault="003B0991" w:rsidP="00BE053D">
      <w:pPr>
        <w:spacing w:after="0" w:line="240" w:lineRule="auto"/>
      </w:pPr>
      <w:r>
        <w:separator/>
      </w:r>
    </w:p>
  </w:footnote>
  <w:footnote w:type="continuationSeparator" w:id="0">
    <w:p w14:paraId="0F6C9259" w14:textId="77777777" w:rsidR="003B0991" w:rsidRDefault="003B099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BDEC86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B3485964"/>
    <w:lvl w:ilvl="0" w:tplc="E84E882C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CD5247"/>
    <w:multiLevelType w:val="hybridMultilevel"/>
    <w:tmpl w:val="0CFEAD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17"/>
  </w:num>
  <w:num w:numId="3">
    <w:abstractNumId w:val="19"/>
  </w:num>
  <w:num w:numId="4">
    <w:abstractNumId w:val="0"/>
  </w:num>
  <w:num w:numId="5">
    <w:abstractNumId w:val="1"/>
  </w:num>
  <w:num w:numId="6">
    <w:abstractNumId w:val="2"/>
  </w:num>
  <w:num w:numId="7">
    <w:abstractNumId w:val="13"/>
  </w:num>
  <w:num w:numId="8">
    <w:abstractNumId w:val="23"/>
  </w:num>
  <w:num w:numId="9">
    <w:abstractNumId w:val="12"/>
  </w:num>
  <w:num w:numId="10">
    <w:abstractNumId w:val="24"/>
  </w:num>
  <w:num w:numId="11">
    <w:abstractNumId w:val="5"/>
  </w:num>
  <w:num w:numId="12">
    <w:abstractNumId w:val="6"/>
  </w:num>
  <w:num w:numId="13">
    <w:abstractNumId w:val="8"/>
  </w:num>
  <w:num w:numId="14">
    <w:abstractNumId w:val="9"/>
  </w:num>
  <w:num w:numId="15">
    <w:abstractNumId w:val="21"/>
  </w:num>
  <w:num w:numId="16">
    <w:abstractNumId w:val="4"/>
  </w:num>
  <w:num w:numId="17">
    <w:abstractNumId w:val="16"/>
  </w:num>
  <w:num w:numId="18">
    <w:abstractNumId w:val="3"/>
  </w:num>
  <w:num w:numId="19">
    <w:abstractNumId w:val="18"/>
  </w:num>
  <w:num w:numId="20">
    <w:abstractNumId w:val="10"/>
  </w:num>
  <w:num w:numId="21">
    <w:abstractNumId w:val="11"/>
  </w:num>
  <w:num w:numId="22">
    <w:abstractNumId w:val="15"/>
  </w:num>
  <w:num w:numId="23">
    <w:abstractNumId w:val="7"/>
  </w:num>
  <w:num w:numId="24">
    <w:abstractNumId w:val="20"/>
  </w:num>
  <w:num w:numId="25">
    <w:abstractNumId w:val="22"/>
  </w:num>
  <w:num w:numId="26">
    <w:abstractNumId w:val="19"/>
  </w:num>
  <w:num w:numId="27">
    <w:abstractNumId w:val="19"/>
  </w:num>
  <w:num w:numId="28">
    <w:abstractNumId w:val="19"/>
  </w:num>
  <w:num w:numId="29">
    <w:abstractNumId w:val="1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452B"/>
    <w:rsid w:val="00017EF6"/>
    <w:rsid w:val="000246F5"/>
    <w:rsid w:val="000337F2"/>
    <w:rsid w:val="0003774F"/>
    <w:rsid w:val="00053418"/>
    <w:rsid w:val="00054DBA"/>
    <w:rsid w:val="00061D33"/>
    <w:rsid w:val="00063D96"/>
    <w:rsid w:val="00064643"/>
    <w:rsid w:val="0007038D"/>
    <w:rsid w:val="0008110B"/>
    <w:rsid w:val="00087747"/>
    <w:rsid w:val="00090DE7"/>
    <w:rsid w:val="00092A2C"/>
    <w:rsid w:val="000A1FDA"/>
    <w:rsid w:val="000A6F6A"/>
    <w:rsid w:val="000B63E2"/>
    <w:rsid w:val="000B6548"/>
    <w:rsid w:val="000D671A"/>
    <w:rsid w:val="000E740F"/>
    <w:rsid w:val="000E7F40"/>
    <w:rsid w:val="000F0BE7"/>
    <w:rsid w:val="000F3CD0"/>
    <w:rsid w:val="000F5FEC"/>
    <w:rsid w:val="00101576"/>
    <w:rsid w:val="00103EC5"/>
    <w:rsid w:val="00104EFF"/>
    <w:rsid w:val="00116C6E"/>
    <w:rsid w:val="00125CA6"/>
    <w:rsid w:val="00147519"/>
    <w:rsid w:val="001552A5"/>
    <w:rsid w:val="00156FC9"/>
    <w:rsid w:val="00162A5A"/>
    <w:rsid w:val="00172867"/>
    <w:rsid w:val="00175B6D"/>
    <w:rsid w:val="001901ED"/>
    <w:rsid w:val="00191BA3"/>
    <w:rsid w:val="0019483A"/>
    <w:rsid w:val="00194CD8"/>
    <w:rsid w:val="001A2871"/>
    <w:rsid w:val="001A46BF"/>
    <w:rsid w:val="001A481B"/>
    <w:rsid w:val="001A552D"/>
    <w:rsid w:val="001B0186"/>
    <w:rsid w:val="001B62CA"/>
    <w:rsid w:val="001B66EA"/>
    <w:rsid w:val="001D2C8D"/>
    <w:rsid w:val="001D49FE"/>
    <w:rsid w:val="001D4DCD"/>
    <w:rsid w:val="001D4EBB"/>
    <w:rsid w:val="001E76E5"/>
    <w:rsid w:val="001F4175"/>
    <w:rsid w:val="001F54EF"/>
    <w:rsid w:val="001F5672"/>
    <w:rsid w:val="00213A00"/>
    <w:rsid w:val="00215BAB"/>
    <w:rsid w:val="002163A9"/>
    <w:rsid w:val="00223A4D"/>
    <w:rsid w:val="00232CB5"/>
    <w:rsid w:val="00233707"/>
    <w:rsid w:val="00234A7E"/>
    <w:rsid w:val="002366E1"/>
    <w:rsid w:val="0024373D"/>
    <w:rsid w:val="00245A03"/>
    <w:rsid w:val="002508C2"/>
    <w:rsid w:val="00255006"/>
    <w:rsid w:val="00260B8D"/>
    <w:rsid w:val="00261098"/>
    <w:rsid w:val="00262FCD"/>
    <w:rsid w:val="00267252"/>
    <w:rsid w:val="00273DDA"/>
    <w:rsid w:val="00282DB0"/>
    <w:rsid w:val="00287EAB"/>
    <w:rsid w:val="002B2091"/>
    <w:rsid w:val="002B7C9F"/>
    <w:rsid w:val="002C5049"/>
    <w:rsid w:val="002C6972"/>
    <w:rsid w:val="002D05E8"/>
    <w:rsid w:val="002D2B32"/>
    <w:rsid w:val="002D4516"/>
    <w:rsid w:val="002E1D05"/>
    <w:rsid w:val="002F46AD"/>
    <w:rsid w:val="002F7AEC"/>
    <w:rsid w:val="00307E20"/>
    <w:rsid w:val="003101F0"/>
    <w:rsid w:val="00314B7A"/>
    <w:rsid w:val="00324BC5"/>
    <w:rsid w:val="00340BAB"/>
    <w:rsid w:val="003418E0"/>
    <w:rsid w:val="00347D99"/>
    <w:rsid w:val="00347F8D"/>
    <w:rsid w:val="003510B4"/>
    <w:rsid w:val="00351DD3"/>
    <w:rsid w:val="00352304"/>
    <w:rsid w:val="0035680F"/>
    <w:rsid w:val="00372F7B"/>
    <w:rsid w:val="003733E5"/>
    <w:rsid w:val="00381678"/>
    <w:rsid w:val="00390EA6"/>
    <w:rsid w:val="003969C4"/>
    <w:rsid w:val="003A1FFF"/>
    <w:rsid w:val="003B0991"/>
    <w:rsid w:val="003E27C3"/>
    <w:rsid w:val="003F3E3F"/>
    <w:rsid w:val="004067B8"/>
    <w:rsid w:val="00411751"/>
    <w:rsid w:val="004154BE"/>
    <w:rsid w:val="00415547"/>
    <w:rsid w:val="0042013D"/>
    <w:rsid w:val="0042142F"/>
    <w:rsid w:val="00422F83"/>
    <w:rsid w:val="00426D7E"/>
    <w:rsid w:val="0043430C"/>
    <w:rsid w:val="00435E6D"/>
    <w:rsid w:val="00443341"/>
    <w:rsid w:val="00443668"/>
    <w:rsid w:val="00456B0D"/>
    <w:rsid w:val="004621DC"/>
    <w:rsid w:val="0046293F"/>
    <w:rsid w:val="004660ED"/>
    <w:rsid w:val="00472630"/>
    <w:rsid w:val="00476AF8"/>
    <w:rsid w:val="00484FD7"/>
    <w:rsid w:val="004929FB"/>
    <w:rsid w:val="004A54BA"/>
    <w:rsid w:val="004B6A5E"/>
    <w:rsid w:val="004C56B5"/>
    <w:rsid w:val="004C5E91"/>
    <w:rsid w:val="004D1271"/>
    <w:rsid w:val="004F698A"/>
    <w:rsid w:val="0050343C"/>
    <w:rsid w:val="00507EA7"/>
    <w:rsid w:val="00526089"/>
    <w:rsid w:val="00527A28"/>
    <w:rsid w:val="00527DCA"/>
    <w:rsid w:val="005311D8"/>
    <w:rsid w:val="00550D96"/>
    <w:rsid w:val="00564634"/>
    <w:rsid w:val="005662AC"/>
    <w:rsid w:val="005716D4"/>
    <w:rsid w:val="00571B60"/>
    <w:rsid w:val="00575816"/>
    <w:rsid w:val="00585A4D"/>
    <w:rsid w:val="00586757"/>
    <w:rsid w:val="005C0C18"/>
    <w:rsid w:val="005C13C4"/>
    <w:rsid w:val="005C1549"/>
    <w:rsid w:val="005D57B6"/>
    <w:rsid w:val="005D6329"/>
    <w:rsid w:val="005D79BA"/>
    <w:rsid w:val="005E069B"/>
    <w:rsid w:val="005E57F6"/>
    <w:rsid w:val="005E7A39"/>
    <w:rsid w:val="005F0A3C"/>
    <w:rsid w:val="005F45A2"/>
    <w:rsid w:val="006058D8"/>
    <w:rsid w:val="00610200"/>
    <w:rsid w:val="00623699"/>
    <w:rsid w:val="00632D5A"/>
    <w:rsid w:val="00632F8D"/>
    <w:rsid w:val="00635515"/>
    <w:rsid w:val="00654333"/>
    <w:rsid w:val="006546C1"/>
    <w:rsid w:val="006546FD"/>
    <w:rsid w:val="00655009"/>
    <w:rsid w:val="006563BC"/>
    <w:rsid w:val="00661896"/>
    <w:rsid w:val="00662DA1"/>
    <w:rsid w:val="00665BF3"/>
    <w:rsid w:val="006732D6"/>
    <w:rsid w:val="00693E09"/>
    <w:rsid w:val="00693F80"/>
    <w:rsid w:val="0069679C"/>
    <w:rsid w:val="006A2DE9"/>
    <w:rsid w:val="006A5329"/>
    <w:rsid w:val="006A7230"/>
    <w:rsid w:val="006A75E6"/>
    <w:rsid w:val="006B4E32"/>
    <w:rsid w:val="006B72C7"/>
    <w:rsid w:val="006B7F78"/>
    <w:rsid w:val="006C2252"/>
    <w:rsid w:val="006D7F7F"/>
    <w:rsid w:val="006E014B"/>
    <w:rsid w:val="006E2C9C"/>
    <w:rsid w:val="006E40EF"/>
    <w:rsid w:val="006F0039"/>
    <w:rsid w:val="00711CEF"/>
    <w:rsid w:val="007127F1"/>
    <w:rsid w:val="00720320"/>
    <w:rsid w:val="00720CC1"/>
    <w:rsid w:val="00723643"/>
    <w:rsid w:val="00725D3C"/>
    <w:rsid w:val="00733DA1"/>
    <w:rsid w:val="00737822"/>
    <w:rsid w:val="0074111D"/>
    <w:rsid w:val="00753D4A"/>
    <w:rsid w:val="00756912"/>
    <w:rsid w:val="0075698B"/>
    <w:rsid w:val="00760843"/>
    <w:rsid w:val="007613B7"/>
    <w:rsid w:val="00761609"/>
    <w:rsid w:val="007631D1"/>
    <w:rsid w:val="00763870"/>
    <w:rsid w:val="00763DCE"/>
    <w:rsid w:val="00773B90"/>
    <w:rsid w:val="00776C46"/>
    <w:rsid w:val="0078260B"/>
    <w:rsid w:val="007838D1"/>
    <w:rsid w:val="00785254"/>
    <w:rsid w:val="00785853"/>
    <w:rsid w:val="007966F0"/>
    <w:rsid w:val="00797BFC"/>
    <w:rsid w:val="007A720F"/>
    <w:rsid w:val="007B36F7"/>
    <w:rsid w:val="007C6A3C"/>
    <w:rsid w:val="007D4BEE"/>
    <w:rsid w:val="007D5BE9"/>
    <w:rsid w:val="008050E4"/>
    <w:rsid w:val="0082257D"/>
    <w:rsid w:val="00826390"/>
    <w:rsid w:val="008309F2"/>
    <w:rsid w:val="00834355"/>
    <w:rsid w:val="00853438"/>
    <w:rsid w:val="00854CF6"/>
    <w:rsid w:val="00860F2D"/>
    <w:rsid w:val="00864966"/>
    <w:rsid w:val="00865B95"/>
    <w:rsid w:val="00866846"/>
    <w:rsid w:val="00875DA9"/>
    <w:rsid w:val="00876C7A"/>
    <w:rsid w:val="00895E38"/>
    <w:rsid w:val="008A2BB7"/>
    <w:rsid w:val="008A782B"/>
    <w:rsid w:val="008B0FC0"/>
    <w:rsid w:val="008B5F0F"/>
    <w:rsid w:val="008C429A"/>
    <w:rsid w:val="008D111F"/>
    <w:rsid w:val="008E1F3D"/>
    <w:rsid w:val="009053D7"/>
    <w:rsid w:val="009066D0"/>
    <w:rsid w:val="0091021C"/>
    <w:rsid w:val="0091273E"/>
    <w:rsid w:val="0091331D"/>
    <w:rsid w:val="009201CE"/>
    <w:rsid w:val="0093223C"/>
    <w:rsid w:val="00941A87"/>
    <w:rsid w:val="009501C2"/>
    <w:rsid w:val="00953DCC"/>
    <w:rsid w:val="009668B9"/>
    <w:rsid w:val="00966A83"/>
    <w:rsid w:val="00976577"/>
    <w:rsid w:val="009956D0"/>
    <w:rsid w:val="00996356"/>
    <w:rsid w:val="00997D9A"/>
    <w:rsid w:val="009B4B46"/>
    <w:rsid w:val="009C4336"/>
    <w:rsid w:val="009C5FEF"/>
    <w:rsid w:val="009D1760"/>
    <w:rsid w:val="009D5A44"/>
    <w:rsid w:val="009D7C49"/>
    <w:rsid w:val="009E518C"/>
    <w:rsid w:val="009E7297"/>
    <w:rsid w:val="009F2FA4"/>
    <w:rsid w:val="009F6295"/>
    <w:rsid w:val="009F62AF"/>
    <w:rsid w:val="00A01942"/>
    <w:rsid w:val="00A0257D"/>
    <w:rsid w:val="00A12EDC"/>
    <w:rsid w:val="00A16E14"/>
    <w:rsid w:val="00A20124"/>
    <w:rsid w:val="00A242F4"/>
    <w:rsid w:val="00A26D0D"/>
    <w:rsid w:val="00A33BDE"/>
    <w:rsid w:val="00A34885"/>
    <w:rsid w:val="00A34A68"/>
    <w:rsid w:val="00A43BC1"/>
    <w:rsid w:val="00A74225"/>
    <w:rsid w:val="00A83D6D"/>
    <w:rsid w:val="00A8524C"/>
    <w:rsid w:val="00A92036"/>
    <w:rsid w:val="00A936D5"/>
    <w:rsid w:val="00AA1EB0"/>
    <w:rsid w:val="00AA2DA3"/>
    <w:rsid w:val="00AA4071"/>
    <w:rsid w:val="00AA5A9C"/>
    <w:rsid w:val="00AB016A"/>
    <w:rsid w:val="00AB2A5A"/>
    <w:rsid w:val="00AC075A"/>
    <w:rsid w:val="00AD28F8"/>
    <w:rsid w:val="00AD6439"/>
    <w:rsid w:val="00AD6715"/>
    <w:rsid w:val="00AE37CB"/>
    <w:rsid w:val="00B0230B"/>
    <w:rsid w:val="00B1425C"/>
    <w:rsid w:val="00B17D95"/>
    <w:rsid w:val="00B23509"/>
    <w:rsid w:val="00B330C2"/>
    <w:rsid w:val="00B359DB"/>
    <w:rsid w:val="00B3632B"/>
    <w:rsid w:val="00B409D8"/>
    <w:rsid w:val="00B417D2"/>
    <w:rsid w:val="00B42F0F"/>
    <w:rsid w:val="00B44665"/>
    <w:rsid w:val="00B5178D"/>
    <w:rsid w:val="00B67F1F"/>
    <w:rsid w:val="00B701D7"/>
    <w:rsid w:val="00B90595"/>
    <w:rsid w:val="00B94D7C"/>
    <w:rsid w:val="00B9681D"/>
    <w:rsid w:val="00BA215A"/>
    <w:rsid w:val="00BB44DC"/>
    <w:rsid w:val="00BB5F09"/>
    <w:rsid w:val="00BC0D9F"/>
    <w:rsid w:val="00BE053D"/>
    <w:rsid w:val="00BE749B"/>
    <w:rsid w:val="00BF1A7A"/>
    <w:rsid w:val="00BF1FA3"/>
    <w:rsid w:val="00BF2B6C"/>
    <w:rsid w:val="00BF5849"/>
    <w:rsid w:val="00BF7F8B"/>
    <w:rsid w:val="00C00974"/>
    <w:rsid w:val="00C018E4"/>
    <w:rsid w:val="00C066FA"/>
    <w:rsid w:val="00C25387"/>
    <w:rsid w:val="00C3280A"/>
    <w:rsid w:val="00C3623B"/>
    <w:rsid w:val="00C54150"/>
    <w:rsid w:val="00C54BE3"/>
    <w:rsid w:val="00C57F80"/>
    <w:rsid w:val="00C768ED"/>
    <w:rsid w:val="00C82A8F"/>
    <w:rsid w:val="00C905A3"/>
    <w:rsid w:val="00C916C2"/>
    <w:rsid w:val="00C95894"/>
    <w:rsid w:val="00CB5592"/>
    <w:rsid w:val="00CC7F56"/>
    <w:rsid w:val="00CD1B12"/>
    <w:rsid w:val="00CD55DC"/>
    <w:rsid w:val="00CD637C"/>
    <w:rsid w:val="00CE1BBC"/>
    <w:rsid w:val="00CE2595"/>
    <w:rsid w:val="00CE28CC"/>
    <w:rsid w:val="00CE661E"/>
    <w:rsid w:val="00CE6700"/>
    <w:rsid w:val="00CE72FC"/>
    <w:rsid w:val="00CF31EE"/>
    <w:rsid w:val="00D1492F"/>
    <w:rsid w:val="00D16DEB"/>
    <w:rsid w:val="00D17B69"/>
    <w:rsid w:val="00D22228"/>
    <w:rsid w:val="00D25E89"/>
    <w:rsid w:val="00D3003C"/>
    <w:rsid w:val="00D331F4"/>
    <w:rsid w:val="00D470E4"/>
    <w:rsid w:val="00D52142"/>
    <w:rsid w:val="00D5280E"/>
    <w:rsid w:val="00D55609"/>
    <w:rsid w:val="00D61F14"/>
    <w:rsid w:val="00D80D6B"/>
    <w:rsid w:val="00D90950"/>
    <w:rsid w:val="00DA69DF"/>
    <w:rsid w:val="00DB33F8"/>
    <w:rsid w:val="00DC315E"/>
    <w:rsid w:val="00DD38E2"/>
    <w:rsid w:val="00DF47DD"/>
    <w:rsid w:val="00DF5003"/>
    <w:rsid w:val="00E13110"/>
    <w:rsid w:val="00E24DF1"/>
    <w:rsid w:val="00E431ED"/>
    <w:rsid w:val="00E44C51"/>
    <w:rsid w:val="00E56E1A"/>
    <w:rsid w:val="00E64FF5"/>
    <w:rsid w:val="00E67546"/>
    <w:rsid w:val="00E71EAC"/>
    <w:rsid w:val="00E75823"/>
    <w:rsid w:val="00E773D6"/>
    <w:rsid w:val="00E907EC"/>
    <w:rsid w:val="00E9191B"/>
    <w:rsid w:val="00EA4A4A"/>
    <w:rsid w:val="00EA5421"/>
    <w:rsid w:val="00EB34FC"/>
    <w:rsid w:val="00EB5075"/>
    <w:rsid w:val="00EB5816"/>
    <w:rsid w:val="00ED0EA9"/>
    <w:rsid w:val="00EE6EB9"/>
    <w:rsid w:val="00EE7472"/>
    <w:rsid w:val="00EF3C94"/>
    <w:rsid w:val="00EF5804"/>
    <w:rsid w:val="00EF77DF"/>
    <w:rsid w:val="00F02230"/>
    <w:rsid w:val="00F11BEF"/>
    <w:rsid w:val="00F13F8F"/>
    <w:rsid w:val="00F16DD4"/>
    <w:rsid w:val="00F258E7"/>
    <w:rsid w:val="00F31B84"/>
    <w:rsid w:val="00F41FA4"/>
    <w:rsid w:val="00F528DA"/>
    <w:rsid w:val="00F627C0"/>
    <w:rsid w:val="00F631EC"/>
    <w:rsid w:val="00F64C22"/>
    <w:rsid w:val="00F64FA7"/>
    <w:rsid w:val="00F74D19"/>
    <w:rsid w:val="00F80053"/>
    <w:rsid w:val="00FA02C7"/>
    <w:rsid w:val="00FA1ED5"/>
    <w:rsid w:val="00FA4186"/>
    <w:rsid w:val="00FB1056"/>
    <w:rsid w:val="00FB6A4C"/>
    <w:rsid w:val="00FC0531"/>
    <w:rsid w:val="00FC13F0"/>
    <w:rsid w:val="00FD0FB7"/>
    <w:rsid w:val="00FE0751"/>
    <w:rsid w:val="00FE79A2"/>
    <w:rsid w:val="00FF0831"/>
    <w:rsid w:val="00FF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351DD3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351DD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351DD3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351DD3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51DD3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51D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347901B-BCB2-4C8E-BF29-20AA840B47B8}">
  <we:reference id="wa104381727" version="1.0.0.9" store="de-DE" storeType="OMEX"/>
  <we:alternateReferences>
    <we:reference id="wa104381727" version="1.0.0.9" store="WA10438172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368</Words>
  <Characters>2321</Characters>
  <Application>Microsoft Office Word</Application>
  <DocSecurity>0</DocSecurity>
  <Lines>19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Josef Karbasie</cp:lastModifiedBy>
  <cp:revision>2</cp:revision>
  <cp:lastPrinted>2021-12-28T09:00:00Z</cp:lastPrinted>
  <dcterms:created xsi:type="dcterms:W3CDTF">2022-02-08T17:53:00Z</dcterms:created>
  <dcterms:modified xsi:type="dcterms:W3CDTF">2022-02-08T17:53:00Z</dcterms:modified>
</cp:coreProperties>
</file>