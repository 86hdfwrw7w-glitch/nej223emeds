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284"/>
        <w:gridCol w:w="425"/>
        <w:gridCol w:w="142"/>
        <w:gridCol w:w="283"/>
        <w:gridCol w:w="1276"/>
        <w:gridCol w:w="284"/>
        <w:gridCol w:w="283"/>
        <w:gridCol w:w="1559"/>
        <w:tblGridChange w:id="0">
          <w:tblGrid>
            <w:gridCol w:w="1418"/>
            <w:gridCol w:w="4252"/>
            <w:gridCol w:w="284"/>
            <w:gridCol w:w="425"/>
            <w:gridCol w:w="142"/>
            <w:gridCol w:w="283"/>
            <w:gridCol w:w="1276"/>
            <w:gridCol w:w="284"/>
            <w:gridCol w:w="283"/>
            <w:gridCol w:w="1559"/>
          </w:tblGrid>
        </w:tblGridChange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5CB685B2" w:rsidR="00E55D90" w:rsidRPr="00F62C58" w:rsidRDefault="00E643D7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commentRangeStart w:id="1"/>
            <w:r w:rsidRPr="00F62C58">
              <w:rPr>
                <w:rFonts w:ascii="Times New Roman" w:hAnsi="Times New Roman" w:cs="Times New Roman"/>
                <w:b/>
                <w:sz w:val="36"/>
                <w:szCs w:val="36"/>
              </w:rPr>
              <w:t>Manech Francois Wölbling</w:t>
            </w:r>
            <w:commentRangeEnd w:id="1"/>
            <w:r w:rsidR="00BF26C2" w:rsidRPr="00F62C58">
              <w:rPr>
                <w:rStyle w:val="Kommentarzeichen"/>
                <w:rFonts w:ascii="Times New Roman" w:hAnsi="Times New Roman" w:cs="Times New Roman"/>
                <w:b/>
                <w:sz w:val="36"/>
                <w:szCs w:val="36"/>
              </w:rPr>
              <w:commentReference w:id="1"/>
            </w:r>
          </w:p>
          <w:p w14:paraId="2D363F9A" w14:textId="5D9F5048" w:rsidR="00F44F5F" w:rsidRPr="00F44F5F" w:rsidDel="00674181" w:rsidRDefault="00E643D7" w:rsidP="00E55D90">
            <w:pPr>
              <w:spacing w:line="276" w:lineRule="auto"/>
              <w:jc w:val="center"/>
              <w:rPr>
                <w:del w:id="2" w:author="David Döbele" w:date="2026-07-22T08:27:00Z" w16du:dateUtc="2026-07-22T06:27:00Z"/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Am Schabernack 8a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Duesseldorf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40229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ins w:id="3" w:author="David Döbele" w:date="2026-07-22T08:27:00Z" w16du:dateUtc="2026-07-22T06:27:00Z">
              <w:r w:rsidR="00674181">
                <w:rPr>
                  <w:rFonts w:ascii="Times New Roman" w:hAnsi="Times New Roman" w:cs="Times New Roman"/>
                  <w:bCs/>
                  <w:sz w:val="20"/>
                  <w:szCs w:val="20"/>
                </w:rPr>
                <w:t xml:space="preserve"> | </w:t>
              </w:r>
            </w:ins>
          </w:p>
          <w:p w14:paraId="135895E2" w14:textId="0D4CF0AC" w:rsidR="00F44F5F" w:rsidRPr="00F44F5F" w:rsidRDefault="00F44F5F" w:rsidP="0067418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ma</w:t>
            </w:r>
            <w:r w:rsidR="00E643D7">
              <w:rPr>
                <w:rFonts w:ascii="Times New Roman" w:hAnsi="Times New Roman" w:cs="Times New Roman"/>
                <w:bCs/>
                <w:sz w:val="20"/>
                <w:szCs w:val="20"/>
              </w:rPr>
              <w:t>nechwoel@gmail.com</w:t>
            </w: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19639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E643D7">
              <w:rPr>
                <w:rFonts w:ascii="Times New Roman" w:hAnsi="Times New Roman" w:cs="Times New Roman"/>
                <w:bCs/>
                <w:sz w:val="20"/>
                <w:szCs w:val="20"/>
              </w:rPr>
              <w:t>7656915597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5B362F28" w:rsidR="002508C2" w:rsidRPr="00F44F5F" w:rsidRDefault="006C32B3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1430E902" w:rsidR="00D1492F" w:rsidRPr="00F44F5F" w:rsidRDefault="00E643D7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University of Mannheim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1E7474FC" w:rsidR="00D1492F" w:rsidRPr="00F44F5F" w:rsidRDefault="00E643D7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</w:t>
            </w:r>
            <w:r w:rsidR="007A109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B96045" w:rsidRPr="00F44F5F" w14:paraId="61E5D482" w14:textId="77777777" w:rsidTr="00B546CA">
        <w:tc>
          <w:tcPr>
            <w:tcW w:w="8080" w:type="dxa"/>
            <w:gridSpan w:val="7"/>
          </w:tcPr>
          <w:p w14:paraId="11CB9A0F" w14:textId="69BF8555" w:rsidR="00376400" w:rsidRPr="006032CA" w:rsidRDefault="00B96045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6032CA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B.Sc. in Business Administration</w:t>
            </w:r>
          </w:p>
        </w:tc>
        <w:tc>
          <w:tcPr>
            <w:tcW w:w="2126" w:type="dxa"/>
            <w:gridSpan w:val="3"/>
          </w:tcPr>
          <w:p w14:paraId="419A9228" w14:textId="703ED606" w:rsidR="00B96045" w:rsidRPr="00F44F5F" w:rsidRDefault="00B96045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643D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643D7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7B6F94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</w:p>
        </w:tc>
      </w:tr>
      <w:tr w:rsidR="00B96045" w:rsidRPr="00F44F5F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4F33962B" w:rsidR="00B96045" w:rsidRPr="00F44F5F" w:rsidRDefault="00E643D7" w:rsidP="00B9604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Lore-Lorentz-Schule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119E5082" w:rsidR="00B96045" w:rsidRPr="00F44F5F" w:rsidRDefault="00E643D7" w:rsidP="00B9604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Duesseldorf</w:t>
            </w:r>
            <w:r w:rsidR="007A109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F2AE9" w:rsidRPr="00F44F5F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0123D242" w:rsidR="00EF2AE9" w:rsidRPr="00EF2AE9" w:rsidRDefault="00EF2AE9" w:rsidP="00EF2AE9">
            <w:pPr>
              <w:rPr>
                <w:rFonts w:asciiTheme="majorBidi" w:hAnsiTheme="majorBidi" w:cstheme="majorBidi"/>
                <w:b/>
                <w:i/>
                <w:iCs/>
                <w:sz w:val="20"/>
                <w:szCs w:val="20"/>
              </w:rPr>
            </w:pPr>
            <w:r w:rsidRPr="00EF2AE9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Allgemeine Hochschulreife (German A-Level equivalent)</w:t>
            </w:r>
          </w:p>
        </w:tc>
        <w:tc>
          <w:tcPr>
            <w:tcW w:w="4536" w:type="dxa"/>
            <w:gridSpan w:val="8"/>
          </w:tcPr>
          <w:p w14:paraId="3DE8C75D" w14:textId="30B51A37" w:rsidR="00EF2AE9" w:rsidRPr="006032CA" w:rsidRDefault="00EF2AE9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 w:rsidRPr="006032CA">
              <w:rPr>
                <w:rFonts w:ascii="Times New Roman" w:hAnsi="Times New Roman" w:cs="Times New Roman"/>
                <w:sz w:val="20"/>
                <w:szCs w:val="24"/>
              </w:rPr>
              <w:t>09/20</w:t>
            </w:r>
            <w:r w:rsidR="00E643D7">
              <w:rPr>
                <w:rFonts w:ascii="Times New Roman" w:hAnsi="Times New Roman" w:cs="Times New Roman"/>
                <w:sz w:val="20"/>
                <w:szCs w:val="24"/>
              </w:rPr>
              <w:t>23</w:t>
            </w:r>
            <w:r w:rsidRPr="006032CA">
              <w:rPr>
                <w:rFonts w:ascii="Times New Roman" w:hAnsi="Times New Roman" w:cs="Times New Roman"/>
                <w:sz w:val="20"/>
                <w:szCs w:val="24"/>
              </w:rPr>
              <w:t xml:space="preserve"> – 06/20</w:t>
            </w:r>
            <w:r w:rsidR="00E643D7">
              <w:rPr>
                <w:rFonts w:ascii="Times New Roman" w:hAnsi="Times New Roman" w:cs="Times New Roman"/>
                <w:sz w:val="20"/>
                <w:szCs w:val="24"/>
              </w:rPr>
              <w:t>2</w:t>
            </w:r>
            <w:r w:rsidRPr="006032CA">
              <w:rPr>
                <w:rFonts w:ascii="Times New Roman" w:hAnsi="Times New Roman" w:cs="Times New Roman"/>
                <w:sz w:val="20"/>
                <w:szCs w:val="24"/>
              </w:rPr>
              <w:t>6</w:t>
            </w:r>
          </w:p>
        </w:tc>
      </w:tr>
      <w:tr w:rsidR="00EF2AE9" w:rsidRPr="003A68AF" w14:paraId="27601A10" w14:textId="77777777" w:rsidTr="00FE0496">
        <w:trPr>
          <w:trHeight w:val="57"/>
        </w:trPr>
        <w:tc>
          <w:tcPr>
            <w:tcW w:w="10206" w:type="dxa"/>
            <w:gridSpan w:val="10"/>
          </w:tcPr>
          <w:p w14:paraId="433CA60C" w14:textId="000B2851" w:rsidR="00376400" w:rsidRDefault="00376400" w:rsidP="00EF2AE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Final GPA: 1.</w:t>
            </w:r>
            <w:r w:rsidR="00E643D7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</w:t>
            </w: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(1.0 – 5.0, 1.0 being best)</w:t>
            </w:r>
          </w:p>
          <w:p w14:paraId="6ECF7248" w14:textId="56F66712" w:rsidR="00EF2AE9" w:rsidRPr="00376400" w:rsidRDefault="00EF2AE9" w:rsidP="00EF2AE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Advanced courses:</w:t>
            </w:r>
            <w:r w:rsidR="00E643D7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Business Administration </w:t>
            </w: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(1.</w:t>
            </w:r>
            <w:r w:rsidR="00E643D7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</w:t>
            </w: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), </w:t>
            </w:r>
            <w:r w:rsidR="00E643D7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German</w:t>
            </w:r>
            <w:r w:rsidR="003D715D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/Corporate Communication</w:t>
            </w:r>
            <w:r w:rsidR="003D715D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(</w:t>
            </w: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1.0)</w:t>
            </w:r>
          </w:p>
        </w:tc>
      </w:tr>
      <w:tr w:rsidR="00EF2AE9" w:rsidRPr="00F44F5F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0743ADDE" w:rsidR="00EF2AE9" w:rsidRPr="00F44F5F" w:rsidRDefault="00EF2AE9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WORK EXPERIENCE</w:t>
            </w:r>
          </w:p>
        </w:tc>
      </w:tr>
      <w:tr w:rsidR="00EF2AE9" w:rsidRPr="00F44F5F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EA68462" w:rsidR="00EF2AE9" w:rsidRPr="00F44F5F" w:rsidRDefault="003D715D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Accenture</w:t>
            </w:r>
            <w:r w:rsidR="00EF2AE9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AG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63300C74" w:rsidR="00EF2AE9" w:rsidRPr="00F44F5F" w:rsidRDefault="00EF4B85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Kronberg im Taunus</w:t>
            </w:r>
            <w:r w:rsidR="007A109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F2AE9" w:rsidRPr="00F44F5F" w14:paraId="335D84E9" w14:textId="77777777" w:rsidTr="00FE0496">
        <w:tc>
          <w:tcPr>
            <w:tcW w:w="5954" w:type="dxa"/>
            <w:gridSpan w:val="3"/>
          </w:tcPr>
          <w:p w14:paraId="20B1570F" w14:textId="5E0974CB" w:rsidR="00EF2AE9" w:rsidRPr="006032CA" w:rsidRDefault="003D715D" w:rsidP="00EF2AE9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Consulting</w:t>
            </w:r>
            <w:r w:rsidR="00EF2AE9" w:rsidRPr="006032CA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Intern </w:t>
            </w:r>
          </w:p>
        </w:tc>
        <w:tc>
          <w:tcPr>
            <w:tcW w:w="4252" w:type="dxa"/>
            <w:gridSpan w:val="7"/>
          </w:tcPr>
          <w:p w14:paraId="0475B997" w14:textId="4D4B5AF2" w:rsidR="00EF2AE9" w:rsidRPr="006032CA" w:rsidRDefault="00EF4B85" w:rsidP="00EF2AE9">
            <w:pPr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08</w:t>
            </w:r>
            <w:r w:rsidR="00EF2AE9"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25</w:t>
            </w:r>
          </w:p>
        </w:tc>
      </w:tr>
      <w:tr w:rsidR="00EF2AE9" w:rsidRPr="003A68AF" w14:paraId="54C3D64C" w14:textId="77777777" w:rsidTr="00FE0496">
        <w:tc>
          <w:tcPr>
            <w:tcW w:w="10206" w:type="dxa"/>
            <w:gridSpan w:val="10"/>
          </w:tcPr>
          <w:p w14:paraId="7B0A5190" w14:textId="1E453013" w:rsidR="00D44609" w:rsidRPr="00D44609" w:rsidRDefault="00D44609" w:rsidP="00D446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D446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Analysed consulting case studies, developed structured solutions using standard consulting and project management methods, and presented findings to Accenture staff.</w:t>
            </w:r>
          </w:p>
          <w:p w14:paraId="6DD9BA0F" w14:textId="30CCE42A" w:rsidR="00EF2AE9" w:rsidRPr="00D44609" w:rsidRDefault="00D44609" w:rsidP="00D446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D446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Produced concise presentations and project documentation and applied basic HTML and CSS skills in a practical mobile app development task.</w:t>
            </w:r>
          </w:p>
        </w:tc>
      </w:tr>
      <w:tr w:rsidR="00EF2AE9" w:rsidRPr="00F44F5F" w14:paraId="45404236" w14:textId="77777777" w:rsidTr="00B546CA">
        <w:trPr>
          <w:trHeight w:val="346"/>
        </w:trPr>
        <w:tc>
          <w:tcPr>
            <w:tcW w:w="8080" w:type="dxa"/>
            <w:gridSpan w:val="7"/>
            <w:vAlign w:val="bottom"/>
          </w:tcPr>
          <w:p w14:paraId="3CF978EE" w14:textId="1B97066A" w:rsidR="00EF2AE9" w:rsidRPr="00F44F5F" w:rsidRDefault="00D44609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METRO PROPERTIES GmbH</w:t>
            </w:r>
          </w:p>
        </w:tc>
        <w:tc>
          <w:tcPr>
            <w:tcW w:w="2126" w:type="dxa"/>
            <w:gridSpan w:val="3"/>
            <w:vAlign w:val="bottom"/>
          </w:tcPr>
          <w:p w14:paraId="49A11F72" w14:textId="39AB9FAD" w:rsidR="00EF2AE9" w:rsidRPr="00F44F5F" w:rsidRDefault="00EF4B85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Duesseldorf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EF2AE9" w:rsidRPr="00F44F5F" w14:paraId="16C6F7AD" w14:textId="77777777" w:rsidTr="00B546CA">
        <w:trPr>
          <w:trHeight w:val="57"/>
        </w:trPr>
        <w:tc>
          <w:tcPr>
            <w:tcW w:w="8080" w:type="dxa"/>
            <w:gridSpan w:val="7"/>
          </w:tcPr>
          <w:p w14:paraId="5D8760E9" w14:textId="791D76DE" w:rsidR="00EF2AE9" w:rsidRPr="00EF4B85" w:rsidRDefault="00EF4B85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EF4B8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Asset Management / Finance / Transactions / M&amp;A</w:t>
            </w:r>
            <w:r w:rsidR="00EF2AE9" w:rsidRPr="00EF4B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Intern</w:t>
            </w:r>
          </w:p>
        </w:tc>
        <w:tc>
          <w:tcPr>
            <w:tcW w:w="2126" w:type="dxa"/>
            <w:gridSpan w:val="3"/>
          </w:tcPr>
          <w:p w14:paraId="2D9DB8CA" w14:textId="0DCCFC63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EF4B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F4B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EF4B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F4B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EF2AE9" w:rsidRPr="003A68AF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1DC56A4F" w14:textId="3006E85E" w:rsidR="00A37A2A" w:rsidRPr="00A37A2A" w:rsidRDefault="00A37A2A" w:rsidP="00A37A2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A37A2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Independently prepared the deal structure for an M&amp;A project involving the acquisition of a property leasing company; analysed, visualised and presented the transaction logic, cash flows, business cases and financing structures to senior management.</w:t>
            </w:r>
          </w:p>
          <w:p w14:paraId="132465C4" w14:textId="087FE3F8" w:rsidR="00A37A2A" w:rsidRPr="00A37A2A" w:rsidRDefault="00A37A2A" w:rsidP="00A37A2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A37A2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Developed a cross-border rent roll for the Czech Republic, Hungary and Poland; analysed rent levels against local benchmarks and identified negotiating points for reducing excessive rental costs, as well as the implications for investment and transaction decisions.</w:t>
            </w:r>
          </w:p>
        </w:tc>
      </w:tr>
      <w:tr w:rsidR="00EF2AE9" w:rsidRPr="00F44F5F" w14:paraId="4EC9DEB8" w14:textId="77777777" w:rsidTr="00B546CA">
        <w:trPr>
          <w:trHeight w:val="346"/>
        </w:trPr>
        <w:tc>
          <w:tcPr>
            <w:tcW w:w="8080" w:type="dxa"/>
            <w:gridSpan w:val="7"/>
            <w:vAlign w:val="bottom"/>
          </w:tcPr>
          <w:p w14:paraId="061D97E7" w14:textId="0613CB18" w:rsidR="00EF2AE9" w:rsidRPr="00F44F5F" w:rsidRDefault="00EF4B85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</w:t>
            </w:r>
          </w:p>
        </w:tc>
        <w:tc>
          <w:tcPr>
            <w:tcW w:w="2126" w:type="dxa"/>
            <w:gridSpan w:val="3"/>
            <w:vAlign w:val="bottom"/>
          </w:tcPr>
          <w:p w14:paraId="38592414" w14:textId="09A4E240" w:rsidR="00EF2AE9" w:rsidRPr="00F44F5F" w:rsidRDefault="00B6064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Duesseldorf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EF2AE9" w:rsidRPr="00F44F5F" w14:paraId="0A0FFCF6" w14:textId="77777777" w:rsidTr="00B546CA">
        <w:trPr>
          <w:trHeight w:val="113"/>
        </w:trPr>
        <w:tc>
          <w:tcPr>
            <w:tcW w:w="8080" w:type="dxa"/>
            <w:gridSpan w:val="7"/>
          </w:tcPr>
          <w:p w14:paraId="30382087" w14:textId="4D2E2769" w:rsidR="00EF2AE9" w:rsidRPr="00FE0496" w:rsidRDefault="00EF4B85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Audit International Business</w:t>
            </w:r>
            <w:r w:rsidR="00EF2A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Intern</w:t>
            </w:r>
          </w:p>
        </w:tc>
        <w:tc>
          <w:tcPr>
            <w:tcW w:w="2126" w:type="dxa"/>
            <w:gridSpan w:val="3"/>
          </w:tcPr>
          <w:p w14:paraId="7444AF8F" w14:textId="707EDB4F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0</w:t>
            </w:r>
            <w:r w:rsidR="00B606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606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D204AA" w:rsidRPr="003A68AF" w14:paraId="4C00CD42" w14:textId="77777777" w:rsidTr="00BB4CFC">
        <w:trPr>
          <w:trHeight w:val="958"/>
        </w:trPr>
        <w:tc>
          <w:tcPr>
            <w:tcW w:w="10206" w:type="dxa"/>
            <w:gridSpan w:val="10"/>
          </w:tcPr>
          <w:p w14:paraId="00B5FDBB" w14:textId="77777777" w:rsidR="00D204AA" w:rsidRPr="00EC3A8D" w:rsidRDefault="00D204AA" w:rsidP="00D204AA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</w:pPr>
            <w:r w:rsidRPr="00EC3A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Prepared and updated process walkthroughs as part of the year-end audit of a global automotive group and documented audit procedures for subsequent teams.</w:t>
            </w:r>
          </w:p>
          <w:p w14:paraId="746118C9" w14:textId="773B02CC" w:rsidR="00D204AA" w:rsidRPr="00D204AA" w:rsidRDefault="00D204AA" w:rsidP="00D204AA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</w:pPr>
            <w:r w:rsidRPr="00EC3A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Reviewed bonus entitlements against turnover data and sample checks, reconciled bank confirmations with balance sheet and account details, and identified missing supporting documentation.</w:t>
            </w:r>
          </w:p>
        </w:tc>
      </w:tr>
      <w:tr w:rsidR="00EF2AE9" w:rsidRPr="00F44F5F" w14:paraId="50AFEA03" w14:textId="77777777" w:rsidTr="00B546CA">
        <w:trPr>
          <w:trHeight w:val="346"/>
        </w:trPr>
        <w:tc>
          <w:tcPr>
            <w:tcW w:w="8080" w:type="dxa"/>
            <w:gridSpan w:val="7"/>
            <w:vAlign w:val="bottom"/>
          </w:tcPr>
          <w:p w14:paraId="42FB0D26" w14:textId="3A0F2C05" w:rsidR="00EF2AE9" w:rsidRPr="00EF4B85" w:rsidRDefault="00EF4B85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1"/>
                <w:szCs w:val="21"/>
              </w:rPr>
            </w:pPr>
            <w:r w:rsidRPr="00EF4B85"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1"/>
                <w:szCs w:val="21"/>
              </w:rPr>
              <w:t>Allianz Beratungs- und Vertriebs-AG (Allianz)</w:t>
            </w:r>
          </w:p>
        </w:tc>
        <w:tc>
          <w:tcPr>
            <w:tcW w:w="2126" w:type="dxa"/>
            <w:gridSpan w:val="3"/>
            <w:vAlign w:val="bottom"/>
          </w:tcPr>
          <w:p w14:paraId="11E31BD8" w14:textId="2C7B23CE" w:rsidR="00EF2AE9" w:rsidRPr="00F44F5F" w:rsidRDefault="00B6064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Duesseldorf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EF2AE9" w:rsidRPr="00F44F5F" w14:paraId="48328CB9" w14:textId="77777777" w:rsidTr="00FE0496">
        <w:tc>
          <w:tcPr>
            <w:tcW w:w="6379" w:type="dxa"/>
            <w:gridSpan w:val="4"/>
          </w:tcPr>
          <w:p w14:paraId="74B74B41" w14:textId="3A331BA7" w:rsidR="00EF2AE9" w:rsidRPr="00F44F5F" w:rsidRDefault="00EF4B85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Sales Strategy &amp; In-House </w:t>
            </w:r>
            <w:r w:rsidR="0019639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onsulting</w:t>
            </w:r>
            <w:r w:rsidR="00EF2A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Intern</w:t>
            </w:r>
          </w:p>
        </w:tc>
        <w:tc>
          <w:tcPr>
            <w:tcW w:w="3827" w:type="dxa"/>
            <w:gridSpan w:val="6"/>
          </w:tcPr>
          <w:p w14:paraId="2CB21DEB" w14:textId="7C5BDCEA" w:rsidR="00EF2AE9" w:rsidRPr="00F44F5F" w:rsidRDefault="00B6064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EF2AE9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EF2AE9" w:rsidRPr="003A68AF" w14:paraId="7C4155D6" w14:textId="77777777" w:rsidTr="007D0A0F">
        <w:trPr>
          <w:trHeight w:val="157"/>
        </w:trPr>
        <w:tc>
          <w:tcPr>
            <w:tcW w:w="10206" w:type="dxa"/>
            <w:gridSpan w:val="10"/>
          </w:tcPr>
          <w:p w14:paraId="3658805E" w14:textId="2ACAB195" w:rsidR="00B546CA" w:rsidRPr="00F62C58" w:rsidRDefault="00EF4B85" w:rsidP="00F62C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EC3A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Analysed the performance of high-revenue agencies using sales data, developed and presented measures to increase leads and revenue, and documented their implementation and bonus incentives.</w:t>
            </w:r>
          </w:p>
        </w:tc>
      </w:tr>
      <w:tr w:rsidR="00AC4BCF" w:rsidRPr="00F44F5F" w14:paraId="4077F5FC" w14:textId="77777777" w:rsidTr="007D0A0F">
        <w:tc>
          <w:tcPr>
            <w:tcW w:w="10206" w:type="dxa"/>
            <w:gridSpan w:val="10"/>
            <w:vAlign w:val="bottom"/>
          </w:tcPr>
          <w:tbl>
            <w:tblPr>
              <w:tblStyle w:val="Tabellenraster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80"/>
              <w:gridCol w:w="2126"/>
            </w:tblGrid>
            <w:tr w:rsidR="00AC4BCF" w:rsidRPr="00F44F5F" w14:paraId="6432C875" w14:textId="77777777" w:rsidTr="00264AA3">
              <w:trPr>
                <w:trHeight w:val="346"/>
              </w:trPr>
              <w:tc>
                <w:tcPr>
                  <w:tcW w:w="8080" w:type="dxa"/>
                  <w:vAlign w:val="bottom"/>
                </w:tcPr>
                <w:p w14:paraId="0AC3C052" w14:textId="52A7A316" w:rsidR="00AC4BCF" w:rsidRPr="00EF4B85" w:rsidRDefault="0032703A" w:rsidP="00AC4BCF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b/>
                      <w:bCs/>
                      <w:i w:val="0"/>
                      <w:i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 w:val="0"/>
                      <w:iCs w:val="0"/>
                      <w:color w:val="000000" w:themeColor="text1"/>
                      <w:sz w:val="21"/>
                      <w:szCs w:val="21"/>
                    </w:rPr>
                    <w:t>Stadtsparkasse Duesseldorf</w:t>
                  </w:r>
                </w:p>
              </w:tc>
              <w:tc>
                <w:tcPr>
                  <w:tcW w:w="2126" w:type="dxa"/>
                  <w:vAlign w:val="bottom"/>
                </w:tcPr>
                <w:p w14:paraId="12B5D180" w14:textId="77777777" w:rsidR="00AC4BCF" w:rsidRPr="00F44F5F" w:rsidRDefault="00AC4BCF" w:rsidP="00AC4BCF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  <w:t>Duesseldorf, DE</w:t>
                  </w:r>
                </w:p>
              </w:tc>
            </w:tr>
          </w:tbl>
          <w:p w14:paraId="66074892" w14:textId="77777777" w:rsidR="00AC4BCF" w:rsidRPr="00BB4CFC" w:rsidRDefault="00AC4BCF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</w:pPr>
          </w:p>
        </w:tc>
      </w:tr>
      <w:tr w:rsidR="00AC4BCF" w:rsidRPr="00F44F5F" w14:paraId="6A875E7E" w14:textId="77777777" w:rsidTr="007D0A0F">
        <w:tc>
          <w:tcPr>
            <w:tcW w:w="10206" w:type="dxa"/>
            <w:gridSpan w:val="10"/>
            <w:vAlign w:val="bottom"/>
          </w:tcPr>
          <w:tbl>
            <w:tblPr>
              <w:tblStyle w:val="Tabellenraster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3827"/>
            </w:tblGrid>
            <w:tr w:rsidR="0032703A" w:rsidRPr="00F44F5F" w14:paraId="3D5BA737" w14:textId="77777777" w:rsidTr="008C1C92">
              <w:tc>
                <w:tcPr>
                  <w:tcW w:w="6379" w:type="dxa"/>
                </w:tcPr>
                <w:p w14:paraId="07DC7BD1" w14:textId="79169427" w:rsidR="0032703A" w:rsidRPr="00F44F5F" w:rsidRDefault="00CA0905" w:rsidP="0032703A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Intern, Various Banking Departments</w:t>
                  </w:r>
                  <w:r w:rsidR="00C03FAE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(School Internship Program)</w:t>
                  </w:r>
                </w:p>
              </w:tc>
              <w:tc>
                <w:tcPr>
                  <w:tcW w:w="3827" w:type="dxa"/>
                </w:tcPr>
                <w:p w14:paraId="3086C5B6" w14:textId="2AF52B99" w:rsidR="0032703A" w:rsidRPr="00F44F5F" w:rsidRDefault="00CA0905" w:rsidP="0032703A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</w:pPr>
                  <w:commentRangeStart w:id="4"/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01/2022</w:t>
                  </w:r>
                  <w:r w:rsidR="00196393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-</w:t>
                  </w:r>
                  <w:r w:rsidR="00196393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06</w:t>
                  </w:r>
                  <w:r w:rsidR="0032703A" w:rsidRPr="00F44F5F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/20</w:t>
                  </w:r>
                  <w:r w:rsidR="0032703A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2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3</w:t>
                  </w:r>
                  <w:commentRangeEnd w:id="4"/>
                  <w:r w:rsidR="00BF26C2" w:rsidRPr="00F44F5F">
                    <w:rPr>
                      <w:rStyle w:val="Kommentarzeichen"/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commentReference w:id="4"/>
                  </w:r>
                </w:p>
              </w:tc>
            </w:tr>
          </w:tbl>
          <w:p w14:paraId="4E493BC9" w14:textId="77777777" w:rsidR="00AC4BCF" w:rsidRPr="00BB4CFC" w:rsidRDefault="00AC4BCF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</w:pPr>
          </w:p>
        </w:tc>
      </w:tr>
      <w:tr w:rsidR="00AC4BCF" w:rsidRPr="003A68AF" w14:paraId="3EBA0BFC" w14:textId="77777777" w:rsidTr="007D0A0F">
        <w:trPr>
          <w:trHeight w:val="489"/>
        </w:trPr>
        <w:tc>
          <w:tcPr>
            <w:tcW w:w="10206" w:type="dxa"/>
            <w:gridSpan w:val="10"/>
            <w:vAlign w:val="bottom"/>
          </w:tcPr>
          <w:p w14:paraId="26C59EA2" w14:textId="77777777" w:rsidR="00CA0905" w:rsidRPr="00CA0905" w:rsidRDefault="00CA0905" w:rsidP="00CA0905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CA090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Conducted real estate valuations and loan calculations to support credit assessments.</w:t>
            </w:r>
          </w:p>
          <w:p w14:paraId="0C19395B" w14:textId="23CAEE5A" w:rsidR="00AC4BCF" w:rsidRPr="00CA0905" w:rsidRDefault="00CA0905" w:rsidP="00CA0905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CA090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Prepared and supported client meetings in retail and corporate banking.</w:t>
            </w:r>
          </w:p>
        </w:tc>
      </w:tr>
      <w:tr w:rsidR="00EF2AE9" w:rsidRPr="00F44F5F" w14:paraId="414B4085" w14:textId="77777777" w:rsidTr="00A05A1B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David Döbele" w:date="2026-07-22T11:27:00Z" w16du:dateUtc="2026-07-22T09:2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  <w:tcPrChange w:id="6" w:author="David Döbele" w:date="2026-07-22T11:27:00Z" w16du:dateUtc="2026-07-22T09:27:00Z">
              <w:tcPr>
                <w:tcW w:w="10206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5CFA74A8" w:rsidR="00EF2AE9" w:rsidRPr="00F44F5F" w:rsidRDefault="00EF2AE9" w:rsidP="00CA0905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 ACTIVITIES</w:t>
            </w:r>
          </w:p>
        </w:tc>
      </w:tr>
      <w:tr w:rsidR="00EF2AE9" w:rsidRPr="00F44F5F" w14:paraId="74251178" w14:textId="77777777" w:rsidTr="00B546CA">
        <w:trPr>
          <w:trHeight w:val="283"/>
        </w:trPr>
        <w:tc>
          <w:tcPr>
            <w:tcW w:w="8080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4E07DD93" w:rsidR="00EF2AE9" w:rsidRPr="002C116C" w:rsidRDefault="00B60649" w:rsidP="00CA0905">
            <w:pPr>
              <w:rPr>
                <w:rFonts w:ascii="Times New Roman" w:hAnsi="Times New Roman" w:cs="Times New Roman"/>
                <w:b/>
                <w:bCs/>
                <w:smallCaps/>
                <w:sz w:val="21"/>
                <w:szCs w:val="21"/>
              </w:rPr>
            </w:pPr>
            <w:r w:rsidRPr="002C116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Deutscher Kinderschutzbund e. V. (German Child Protection Association)</w:t>
            </w:r>
            <w:r w:rsidR="00EF2AE9" w:rsidRPr="002C116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3112811E" w:rsidR="00EF2AE9" w:rsidRPr="001647AB" w:rsidRDefault="00EC3A8D" w:rsidP="00CA0905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Duesseldorf,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 DE</w:t>
            </w:r>
          </w:p>
        </w:tc>
      </w:tr>
      <w:tr w:rsidR="00EF2AE9" w:rsidRPr="00F44F5F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3FA9FD12" w:rsidR="00EF2AE9" w:rsidRPr="006032CA" w:rsidRDefault="002E556B" w:rsidP="00CA0905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Volunteer and Member</w:t>
            </w:r>
          </w:p>
        </w:tc>
        <w:tc>
          <w:tcPr>
            <w:tcW w:w="3402" w:type="dxa"/>
            <w:gridSpan w:val="4"/>
          </w:tcPr>
          <w:p w14:paraId="45DD2178" w14:textId="4DB067BE" w:rsidR="00EF2AE9" w:rsidRPr="006032CA" w:rsidRDefault="002C116C" w:rsidP="00CA0905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12</w:t>
            </w:r>
            <w:r w:rsidR="00EF2AE9"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25</w:t>
            </w:r>
            <w:r w:rsidR="00EF2AE9"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07/2026</w:t>
            </w:r>
          </w:p>
        </w:tc>
      </w:tr>
      <w:tr w:rsidR="00EF2AE9" w:rsidRPr="003A68AF" w14:paraId="02437711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68CFAD97" w14:textId="2E16A33C" w:rsidR="002C116C" w:rsidRPr="002C116C" w:rsidRDefault="002C116C" w:rsidP="00CA090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2C1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Supported sales, cash reconciliation and documentation; created an Excel-based sales tracker.</w:t>
            </w:r>
          </w:p>
        </w:tc>
      </w:tr>
      <w:tr w:rsidR="00EF2AE9" w:rsidRPr="00F44F5F" w14:paraId="3B26943D" w14:textId="77777777" w:rsidTr="00A05A1B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7" w:author="David Döbele" w:date="2026-07-22T11:26:00Z" w16du:dateUtc="2026-07-22T09:26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6"/>
        </w:trPr>
        <w:tc>
          <w:tcPr>
            <w:tcW w:w="5954" w:type="dxa"/>
            <w:gridSpan w:val="3"/>
            <w:vAlign w:val="bottom"/>
            <w:tcPrChange w:id="8" w:author="David Döbele" w:date="2026-07-22T11:26:00Z" w16du:dateUtc="2026-07-22T09:26:00Z">
              <w:tcPr>
                <w:tcW w:w="5954" w:type="dxa"/>
                <w:gridSpan w:val="3"/>
                <w:vAlign w:val="bottom"/>
              </w:tcPr>
            </w:tcPrChange>
          </w:tcPr>
          <w:p w14:paraId="11E538C2" w14:textId="13E5A4B2" w:rsidR="00EF2AE9" w:rsidRPr="00B96045" w:rsidRDefault="002E556B" w:rsidP="00CA09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Lore-Lorentz-Schule</w:t>
            </w:r>
            <w:r w:rsidR="00EF2AE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252" w:type="dxa"/>
            <w:gridSpan w:val="7"/>
            <w:vAlign w:val="bottom"/>
            <w:tcPrChange w:id="9" w:author="David Döbele" w:date="2026-07-22T11:26:00Z" w16du:dateUtc="2026-07-22T09:26:00Z">
              <w:tcPr>
                <w:tcW w:w="4252" w:type="dxa"/>
                <w:gridSpan w:val="7"/>
                <w:vAlign w:val="bottom"/>
              </w:tcPr>
            </w:tcPrChange>
          </w:tcPr>
          <w:p w14:paraId="21BF18C9" w14:textId="6712C7F8" w:rsidR="00EF2AE9" w:rsidRPr="001647AB" w:rsidRDefault="00EC3A8D" w:rsidP="00CA09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Duesseldorf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DE</w:t>
            </w:r>
          </w:p>
        </w:tc>
      </w:tr>
      <w:tr w:rsidR="00EF2AE9" w:rsidRPr="00F44F5F" w14:paraId="04BFDD79" w14:textId="77777777" w:rsidTr="00FE0496">
        <w:trPr>
          <w:trHeight w:val="20"/>
        </w:trPr>
        <w:tc>
          <w:tcPr>
            <w:tcW w:w="8364" w:type="dxa"/>
            <w:gridSpan w:val="8"/>
          </w:tcPr>
          <w:p w14:paraId="5D908AF7" w14:textId="0F36A036" w:rsidR="00EF2AE9" w:rsidRPr="006032CA" w:rsidRDefault="002E556B" w:rsidP="00CA09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Class Representative &amp; Student Council Member</w:t>
            </w:r>
          </w:p>
        </w:tc>
        <w:tc>
          <w:tcPr>
            <w:tcW w:w="1842" w:type="dxa"/>
            <w:gridSpan w:val="2"/>
          </w:tcPr>
          <w:p w14:paraId="0D2FFB14" w14:textId="7B897B83" w:rsidR="00EF2AE9" w:rsidRPr="006032CA" w:rsidRDefault="00EC3A8D" w:rsidP="00CA09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09</w:t>
            </w:r>
            <w:r w:rsidR="00EF2AE9" w:rsidRPr="006032CA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/20</w:t>
            </w:r>
            <w:r w:rsidR="002C116C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25</w:t>
            </w:r>
            <w:r w:rsidR="00EF2AE9" w:rsidRPr="006032CA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 – 0</w:t>
            </w:r>
            <w:r w:rsidR="002C116C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7</w:t>
            </w:r>
            <w:r w:rsidR="00EF2AE9" w:rsidRPr="006032CA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/20</w:t>
            </w:r>
            <w:r w:rsidR="002C116C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26</w:t>
            </w:r>
          </w:p>
        </w:tc>
      </w:tr>
      <w:tr w:rsidR="00EF2AE9" w:rsidRPr="003A68AF" w14:paraId="66A58453" w14:textId="77777777" w:rsidTr="00FE0496">
        <w:trPr>
          <w:trHeight w:val="20"/>
        </w:trPr>
        <w:tc>
          <w:tcPr>
            <w:tcW w:w="10206" w:type="dxa"/>
            <w:gridSpan w:val="10"/>
          </w:tcPr>
          <w:p w14:paraId="50B5B9CB" w14:textId="4DC2E08B" w:rsidR="00881AED" w:rsidRPr="00881AED" w:rsidRDefault="00881AED" w:rsidP="00CA0905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881AE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Represented student interests and organised school events, including graduation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.</w:t>
            </w:r>
          </w:p>
        </w:tc>
      </w:tr>
      <w:tr w:rsidR="00EF2AE9" w:rsidRPr="00F44F5F" w14:paraId="4028871F" w14:textId="77777777" w:rsidTr="00A05A1B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0" w:author="David Döbele" w:date="2026-07-22T11:26:00Z" w16du:dateUtc="2026-07-22T09:26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</w:trPr>
        <w:tc>
          <w:tcPr>
            <w:tcW w:w="5954" w:type="dxa"/>
            <w:gridSpan w:val="3"/>
            <w:vAlign w:val="bottom"/>
            <w:tcPrChange w:id="11" w:author="David Döbele" w:date="2026-07-22T11:26:00Z" w16du:dateUtc="2026-07-22T09:26:00Z">
              <w:tcPr>
                <w:tcW w:w="5954" w:type="dxa"/>
                <w:gridSpan w:val="3"/>
                <w:vAlign w:val="bottom"/>
              </w:tcPr>
            </w:tcPrChange>
          </w:tcPr>
          <w:p w14:paraId="3B81DA34" w14:textId="1C2AFD85" w:rsidR="00EF2AE9" w:rsidRPr="00B96045" w:rsidRDefault="00FF4897" w:rsidP="00CA09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Volunteer Tutor – Mathematics &amp; German</w:t>
            </w:r>
          </w:p>
        </w:tc>
        <w:tc>
          <w:tcPr>
            <w:tcW w:w="4252" w:type="dxa"/>
            <w:gridSpan w:val="7"/>
            <w:vAlign w:val="bottom"/>
            <w:tcPrChange w:id="12" w:author="David Döbele" w:date="2026-07-22T11:26:00Z" w16du:dateUtc="2026-07-22T09:26:00Z">
              <w:tcPr>
                <w:tcW w:w="4252" w:type="dxa"/>
                <w:gridSpan w:val="7"/>
                <w:vAlign w:val="bottom"/>
              </w:tcPr>
            </w:tcPrChange>
          </w:tcPr>
          <w:p w14:paraId="7F9CDF1E" w14:textId="7D10E089" w:rsidR="00EF2AE9" w:rsidRPr="001647AB" w:rsidRDefault="00EC3A8D" w:rsidP="00CA09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Duesseldorf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DE</w:t>
            </w:r>
          </w:p>
        </w:tc>
      </w:tr>
      <w:tr w:rsidR="00FF4897" w:rsidRPr="00F44F5F" w14:paraId="7B2F81B2" w14:textId="77777777" w:rsidTr="00FF4897">
        <w:trPr>
          <w:trHeight w:val="57"/>
        </w:trPr>
        <w:tc>
          <w:tcPr>
            <w:tcW w:w="8647" w:type="dxa"/>
            <w:gridSpan w:val="9"/>
          </w:tcPr>
          <w:p w14:paraId="099DE2C5" w14:textId="04C231AA" w:rsidR="00F62C58" w:rsidRPr="00F62C58" w:rsidRDefault="00CB4208" w:rsidP="00CA0905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en-GB"/>
              </w:rPr>
              <w:t>I</w:t>
            </w:r>
            <w:r w:rsidRPr="00CB4208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en-GB"/>
              </w:rPr>
              <w:t>ndependently organised and delivered volunteer tutoring in German and Mathematics.</w:t>
            </w:r>
          </w:p>
        </w:tc>
        <w:tc>
          <w:tcPr>
            <w:tcW w:w="1559" w:type="dxa"/>
          </w:tcPr>
          <w:p w14:paraId="091163D4" w14:textId="680A5518" w:rsidR="00FF4897" w:rsidRPr="006032CA" w:rsidRDefault="00FF4897" w:rsidP="00CA09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 w:rsidRPr="006032CA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0</w:t>
            </w:r>
            <w:r w:rsidR="00EC3A8D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4</w:t>
            </w:r>
            <w:r w:rsidRPr="006032CA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/2</w:t>
            </w:r>
            <w:r w:rsidR="00EC3A8D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025</w:t>
            </w:r>
            <w:r w:rsidRPr="006032CA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present</w:t>
            </w:r>
          </w:p>
        </w:tc>
      </w:tr>
      <w:tr w:rsidR="00FF4897" w:rsidRPr="007B6F94" w14:paraId="7ECB507F" w14:textId="77777777" w:rsidTr="00A05A1B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3" w:author="David Döbele" w:date="2026-07-22T11:27:00Z" w16du:dateUtc="2026-07-22T09:2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trPrChange w:id="14" w:author="David Döbele" w:date="2026-07-22T11:27:00Z" w16du:dateUtc="2026-07-22T09:27:00Z">
            <w:trPr>
              <w:trHeight w:val="193"/>
            </w:trPr>
          </w:trPrChange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  <w:tcPrChange w:id="15" w:author="David Döbele" w:date="2026-07-22T11:27:00Z" w16du:dateUtc="2026-07-22T09:27:00Z">
              <w:tcPr>
                <w:tcW w:w="10206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CC438FF" w14:textId="5A1816E0" w:rsidR="00FF4897" w:rsidRPr="006032CA" w:rsidRDefault="00FF4897" w:rsidP="00CA0905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OTHER SKILLS &amp; INTERESTS</w:t>
            </w:r>
          </w:p>
        </w:tc>
      </w:tr>
      <w:tr w:rsidR="00487BBC" w:rsidRPr="003A68AF" w14:paraId="5DDB9601" w14:textId="77777777" w:rsidTr="00A05A1B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6" w:author="David Döbele" w:date="2026-07-22T11:27:00Z" w16du:dateUtc="2026-07-22T09:2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7" w:author="David Döbele" w:date="2026-07-22T11:27:00Z" w16du:dateUtc="2026-07-22T09:27:00Z">
            <w:trPr>
              <w:trHeight w:val="250"/>
            </w:trPr>
          </w:trPrChange>
        </w:trPr>
        <w:tc>
          <w:tcPr>
            <w:tcW w:w="1418" w:type="dxa"/>
            <w:vAlign w:val="bottom"/>
            <w:tcPrChange w:id="18" w:author="David Döbele" w:date="2026-07-22T11:27:00Z" w16du:dateUtc="2026-07-22T09:27:00Z">
              <w:tcPr>
                <w:tcW w:w="1418" w:type="dxa"/>
              </w:tcPr>
            </w:tcPrChange>
          </w:tcPr>
          <w:p w14:paraId="79CFE0BE" w14:textId="4107A5F0" w:rsidR="00487BBC" w:rsidRDefault="00487BBC" w:rsidP="00A05A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r w:rsidR="00C314C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  <w:tcPrChange w:id="19" w:author="David Döbele" w:date="2026-07-22T11:27:00Z" w16du:dateUtc="2026-07-22T09:27:00Z">
              <w:tcPr>
                <w:tcW w:w="8788" w:type="dxa"/>
                <w:gridSpan w:val="9"/>
                <w:tcBorders>
                  <w:top w:val="single" w:sz="4" w:space="0" w:color="auto"/>
                </w:tcBorders>
              </w:tcPr>
            </w:tcPrChange>
          </w:tcPr>
          <w:p w14:paraId="36EDDA47" w14:textId="006D67BE" w:rsidR="00487BBC" w:rsidRPr="00B96045" w:rsidRDefault="00487BBC" w:rsidP="00A05A1B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(native)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Engli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 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French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C314C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basic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487BBC" w:rsidRPr="003A68AF" w14:paraId="2B257790" w14:textId="513AE4B5" w:rsidTr="00A05A1B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0" w:author="David Döbele" w:date="2026-07-22T11:27:00Z" w16du:dateUtc="2026-07-22T09:2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</w:trPr>
        <w:tc>
          <w:tcPr>
            <w:tcW w:w="1418" w:type="dxa"/>
            <w:vAlign w:val="bottom"/>
            <w:tcPrChange w:id="21" w:author="David Döbele" w:date="2026-07-22T11:27:00Z" w16du:dateUtc="2026-07-22T09:27:00Z">
              <w:tcPr>
                <w:tcW w:w="1418" w:type="dxa"/>
              </w:tcPr>
            </w:tcPrChange>
          </w:tcPr>
          <w:p w14:paraId="15B2C431" w14:textId="57E10055" w:rsidR="00487BBC" w:rsidRPr="001647AB" w:rsidRDefault="00487BBC" w:rsidP="00A05A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9"/>
            <w:vAlign w:val="bottom"/>
            <w:tcPrChange w:id="22" w:author="David Döbele" w:date="2026-07-22T11:27:00Z" w16du:dateUtc="2026-07-22T09:27:00Z">
              <w:tcPr>
                <w:tcW w:w="8788" w:type="dxa"/>
                <w:gridSpan w:val="9"/>
              </w:tcPr>
            </w:tcPrChange>
          </w:tcPr>
          <w:p w14:paraId="5B64C9EC" w14:textId="5D75AF85" w:rsidR="00487BBC" w:rsidRPr="00D44609" w:rsidRDefault="00487BBC" w:rsidP="00A05A1B">
            <w:pPr>
              <w:rPr>
                <w:lang w:val="en-GB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HTML/CSS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JavaScript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895520" w:rsidRPr="003A68AF" w14:paraId="0E289CC2" w14:textId="77777777" w:rsidTr="00A05A1B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3" w:author="David Döbele" w:date="2026-07-22T11:27:00Z" w16du:dateUtc="2026-07-22T09:2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</w:trPr>
        <w:tc>
          <w:tcPr>
            <w:tcW w:w="1418" w:type="dxa"/>
            <w:vAlign w:val="bottom"/>
            <w:tcPrChange w:id="24" w:author="David Döbele" w:date="2026-07-22T11:27:00Z" w16du:dateUtc="2026-07-22T09:27:00Z">
              <w:tcPr>
                <w:tcW w:w="1418" w:type="dxa"/>
              </w:tcPr>
            </w:tcPrChange>
          </w:tcPr>
          <w:p w14:paraId="59E34A75" w14:textId="0031A225" w:rsidR="00895520" w:rsidRDefault="00895520" w:rsidP="00A05A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r w:rsidR="00C314C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9"/>
            <w:vAlign w:val="bottom"/>
            <w:tcPrChange w:id="25" w:author="David Döbele" w:date="2026-07-22T11:27:00Z" w16du:dateUtc="2026-07-22T09:27:00Z">
              <w:tcPr>
                <w:tcW w:w="8788" w:type="dxa"/>
                <w:gridSpan w:val="9"/>
              </w:tcPr>
            </w:tcPrChange>
          </w:tcPr>
          <w:p w14:paraId="7FAC4038" w14:textId="5C54FE24" w:rsidR="00895520" w:rsidRPr="001E00DD" w:rsidRDefault="001E00DD" w:rsidP="00A05A1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1E00D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Equity markets, strength training, running, cooking</w:t>
            </w:r>
          </w:p>
        </w:tc>
      </w:tr>
      <w:tr w:rsidR="00C314C6" w:rsidRPr="003A68AF" w14:paraId="3AAC6E61" w14:textId="77777777" w:rsidTr="00A05A1B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6" w:author="David Döbele" w:date="2026-07-22T11:28:00Z" w16du:dateUtc="2026-07-22T09:28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794"/>
        </w:trPr>
        <w:tc>
          <w:tcPr>
            <w:tcW w:w="1418" w:type="dxa"/>
            <w:vAlign w:val="bottom"/>
            <w:tcPrChange w:id="27" w:author="David Döbele" w:date="2026-07-22T11:28:00Z" w16du:dateUtc="2026-07-22T09:28:00Z">
              <w:tcPr>
                <w:tcW w:w="1418" w:type="dxa"/>
              </w:tcPr>
            </w:tcPrChange>
          </w:tcPr>
          <w:p w14:paraId="3631A589" w14:textId="4C1E2F9E" w:rsidR="00C314C6" w:rsidRDefault="002E2740" w:rsidP="00A05A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Programm</w:t>
            </w:r>
            <w:r w:rsidR="00196393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F62C58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r w:rsidR="00C314C6">
              <w:rPr>
                <w:rFonts w:ascii="Times New Roman" w:hAnsi="Times New Roman" w:cs="Times New Roman"/>
                <w:sz w:val="20"/>
                <w:szCs w:val="20"/>
              </w:rPr>
              <w:t xml:space="preserve">Awards: </w:t>
            </w:r>
            <w:ins w:id="28" w:author="David Döbele" w:date="2026-07-22T11:28:00Z" w16du:dateUtc="2026-07-22T09:28:00Z">
              <w:r w:rsidR="00A05A1B">
                <w:rPr>
                  <w:rFonts w:ascii="Times New Roman" w:hAnsi="Times New Roman" w:cs="Times New Roman"/>
                  <w:sz w:val="20"/>
                  <w:szCs w:val="20"/>
                </w:rPr>
                <w:br/>
              </w:r>
            </w:ins>
          </w:p>
        </w:tc>
        <w:tc>
          <w:tcPr>
            <w:tcW w:w="8788" w:type="dxa"/>
            <w:gridSpan w:val="9"/>
            <w:vAlign w:val="bottom"/>
            <w:tcPrChange w:id="29" w:author="David Döbele" w:date="2026-07-22T11:28:00Z" w16du:dateUtc="2026-07-22T09:28:00Z">
              <w:tcPr>
                <w:tcW w:w="8788" w:type="dxa"/>
                <w:gridSpan w:val="9"/>
              </w:tcPr>
            </w:tcPrChange>
          </w:tcPr>
          <w:p w14:paraId="29A85AB4" w14:textId="3AAFB710" w:rsidR="00C314C6" w:rsidRPr="001E00DD" w:rsidRDefault="00C314C6" w:rsidP="00A05A1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commentRangeStart w:id="30"/>
            <w:r w:rsidRPr="00C314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fellows.net </w:t>
            </w:r>
            <w:commentRangeEnd w:id="30"/>
            <w:r w:rsidR="00A05A1B" w:rsidRPr="00C314C6">
              <w:rPr>
                <w:rStyle w:val="Kommentarzeichen"/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commentReference w:id="30"/>
            </w:r>
            <w:r w:rsidRPr="00C314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Student Scholarship | VfS Abitur Prize in Economics | </w:t>
            </w:r>
            <w:r w:rsidR="001A2B4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Investment Banking Job Simulations – Forage (J.P. Morgan, Citi, Bank of America) </w:t>
            </w:r>
            <w:r w:rsidR="001A2B4C" w:rsidRPr="00C314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| </w:t>
            </w:r>
            <w:r w:rsidRPr="00C314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EY Out of School Day (Consulting) | University Internship – Heinrich Heine University Düsseldorf | Certified Soft Skills Programme – Kuhl Foundation</w:t>
            </w:r>
          </w:p>
        </w:tc>
      </w:tr>
    </w:tbl>
    <w:p w14:paraId="0747D2BF" w14:textId="69F47280" w:rsidR="00723643" w:rsidRPr="000D3211" w:rsidRDefault="00723643" w:rsidP="00F62C58">
      <w:pPr>
        <w:rPr>
          <w:sz w:val="18"/>
          <w:lang w:val="en-GB"/>
        </w:rPr>
      </w:pPr>
    </w:p>
    <w:sectPr w:rsidR="00723643" w:rsidRPr="000D3211" w:rsidSect="00A05A1B">
      <w:footerReference w:type="even" r:id="rId12"/>
      <w:pgSz w:w="11906" w:h="16838"/>
      <w:pgMar w:top="284" w:right="1418" w:bottom="57" w:left="1418" w:header="397" w:footer="283" w:gutter="0"/>
      <w:cols w:space="708"/>
      <w:docGrid w:linePitch="360"/>
      <w:sectPrChange w:id="31" w:author="David Döbele" w:date="2026-07-22T11:27:00Z" w16du:dateUtc="2026-07-22T09:27:00Z">
        <w:sectPr w:rsidR="00723643" w:rsidRPr="000D3211" w:rsidSect="00A05A1B">
          <w:pgMar w:top="567" w:right="1418" w:bottom="34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David Döbele" w:date="2026-07-22T08:27:00Z" w:initials="DD">
    <w:p w14:paraId="188B8207" w14:textId="77777777" w:rsidR="00BF26C2" w:rsidRDefault="00BF26C2" w:rsidP="00BF26C2">
      <w:r>
        <w:rPr>
          <w:rStyle w:val="Kommentarzeichen"/>
        </w:rPr>
        <w:annotationRef/>
      </w:r>
      <w:r>
        <w:rPr>
          <w:sz w:val="20"/>
          <w:szCs w:val="20"/>
        </w:rPr>
        <w:t>würde die . am Ende der Bulletpunkte weglassen</w:t>
      </w:r>
    </w:p>
  </w:comment>
  <w:comment w:id="4" w:author="David Döbele" w:date="2026-07-22T08:28:00Z" w:initials="DD">
    <w:p w14:paraId="32F6E6E0" w14:textId="77777777" w:rsidR="00BF26C2" w:rsidRDefault="00BF26C2" w:rsidP="00BF26C2">
      <w:r>
        <w:rPr>
          <w:rStyle w:val="Kommentarzeichen"/>
        </w:rPr>
        <w:annotationRef/>
      </w:r>
      <w:r>
        <w:rPr>
          <w:sz w:val="20"/>
          <w:szCs w:val="20"/>
        </w:rPr>
        <w:t>zielmich lang - passt das datum?</w:t>
      </w:r>
    </w:p>
  </w:comment>
  <w:comment w:id="30" w:author="David Döbele" w:date="2026-07-22T11:28:00Z" w:initials="DD">
    <w:p w14:paraId="0A747608" w14:textId="77777777" w:rsidR="00A05A1B" w:rsidRDefault="00A05A1B" w:rsidP="00A05A1B">
      <w:r>
        <w:rPr>
          <w:rStyle w:val="Kommentarzeichen"/>
        </w:rPr>
        <w:annotationRef/>
      </w:r>
      <w:r>
        <w:rPr>
          <w:sz w:val="20"/>
          <w:szCs w:val="20"/>
        </w:rPr>
        <w:t>e-fellows oder?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88B8207" w15:done="0"/>
  <w15:commentEx w15:paraId="32F6E6E0" w15:done="0"/>
  <w15:commentEx w15:paraId="0A7476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E4A9FDB" w16cex:dateUtc="2026-07-22T06:27:00Z"/>
  <w16cex:commentExtensible w16cex:durableId="5184117C" w16cex:dateUtc="2026-07-22T06:28:00Z"/>
  <w16cex:commentExtensible w16cex:durableId="4A1014DE" w16cex:dateUtc="2026-07-22T09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88B8207" w16cid:durableId="3E4A9FDB"/>
  <w16cid:commentId w16cid:paraId="32F6E6E0" w16cid:durableId="5184117C"/>
  <w16cid:commentId w16cid:paraId="0A747608" w16cid:durableId="4A1014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3000BF" w14:textId="77777777" w:rsidR="00F452A4" w:rsidRDefault="00F452A4" w:rsidP="00BE053D">
      <w:pPr>
        <w:spacing w:after="0" w:line="240" w:lineRule="auto"/>
      </w:pPr>
      <w:r>
        <w:separator/>
      </w:r>
    </w:p>
  </w:endnote>
  <w:endnote w:type="continuationSeparator" w:id="0">
    <w:p w14:paraId="1D72F99F" w14:textId="77777777" w:rsidR="00F452A4" w:rsidRDefault="00F452A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667626" w14:textId="77777777" w:rsidR="00F452A4" w:rsidRDefault="00F452A4" w:rsidP="00BE053D">
      <w:pPr>
        <w:spacing w:after="0" w:line="240" w:lineRule="auto"/>
      </w:pPr>
      <w:r>
        <w:separator/>
      </w:r>
    </w:p>
  </w:footnote>
  <w:footnote w:type="continuationSeparator" w:id="0">
    <w:p w14:paraId="032366FE" w14:textId="77777777" w:rsidR="00F452A4" w:rsidRDefault="00F452A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252FAE"/>
    <w:multiLevelType w:val="multilevel"/>
    <w:tmpl w:val="A29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64524"/>
    <w:multiLevelType w:val="multilevel"/>
    <w:tmpl w:val="83E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C51EC60A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E54292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755">
    <w:abstractNumId w:val="15"/>
  </w:num>
  <w:num w:numId="2" w16cid:durableId="1908953249">
    <w:abstractNumId w:val="18"/>
  </w:num>
  <w:num w:numId="3" w16cid:durableId="619995403">
    <w:abstractNumId w:val="22"/>
  </w:num>
  <w:num w:numId="4" w16cid:durableId="886185947">
    <w:abstractNumId w:val="0"/>
  </w:num>
  <w:num w:numId="5" w16cid:durableId="1599481701">
    <w:abstractNumId w:val="1"/>
  </w:num>
  <w:num w:numId="6" w16cid:durableId="990403902">
    <w:abstractNumId w:val="2"/>
  </w:num>
  <w:num w:numId="7" w16cid:durableId="703093544">
    <w:abstractNumId w:val="14"/>
  </w:num>
  <w:num w:numId="8" w16cid:durableId="361370902">
    <w:abstractNumId w:val="25"/>
  </w:num>
  <w:num w:numId="9" w16cid:durableId="1909727084">
    <w:abstractNumId w:val="13"/>
  </w:num>
  <w:num w:numId="10" w16cid:durableId="95368471">
    <w:abstractNumId w:val="26"/>
  </w:num>
  <w:num w:numId="11" w16cid:durableId="673872870">
    <w:abstractNumId w:val="5"/>
  </w:num>
  <w:num w:numId="12" w16cid:durableId="2041779273">
    <w:abstractNumId w:val="6"/>
  </w:num>
  <w:num w:numId="13" w16cid:durableId="2058162308">
    <w:abstractNumId w:val="9"/>
  </w:num>
  <w:num w:numId="14" w16cid:durableId="1229196511">
    <w:abstractNumId w:val="10"/>
  </w:num>
  <w:num w:numId="15" w16cid:durableId="1258292123">
    <w:abstractNumId w:val="24"/>
  </w:num>
  <w:num w:numId="16" w16cid:durableId="2068870595">
    <w:abstractNumId w:val="4"/>
  </w:num>
  <w:num w:numId="17" w16cid:durableId="622199905">
    <w:abstractNumId w:val="17"/>
  </w:num>
  <w:num w:numId="18" w16cid:durableId="116067129">
    <w:abstractNumId w:val="3"/>
  </w:num>
  <w:num w:numId="19" w16cid:durableId="739641102">
    <w:abstractNumId w:val="21"/>
  </w:num>
  <w:num w:numId="20" w16cid:durableId="1410686773">
    <w:abstractNumId w:val="11"/>
  </w:num>
  <w:num w:numId="21" w16cid:durableId="187453842">
    <w:abstractNumId w:val="12"/>
  </w:num>
  <w:num w:numId="22" w16cid:durableId="2066760794">
    <w:abstractNumId w:val="16"/>
  </w:num>
  <w:num w:numId="23" w16cid:durableId="1642269884">
    <w:abstractNumId w:val="7"/>
  </w:num>
  <w:num w:numId="24" w16cid:durableId="1977367475">
    <w:abstractNumId w:val="23"/>
  </w:num>
  <w:num w:numId="25" w16cid:durableId="637077473">
    <w:abstractNumId w:val="27"/>
  </w:num>
  <w:num w:numId="26" w16cid:durableId="1191722260">
    <w:abstractNumId w:val="19"/>
  </w:num>
  <w:num w:numId="27" w16cid:durableId="741759051">
    <w:abstractNumId w:val="8"/>
  </w:num>
  <w:num w:numId="28" w16cid:durableId="190953826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49CE"/>
    <w:rsid w:val="00061D33"/>
    <w:rsid w:val="00064643"/>
    <w:rsid w:val="00087747"/>
    <w:rsid w:val="000A1FDA"/>
    <w:rsid w:val="000B63E2"/>
    <w:rsid w:val="000B6548"/>
    <w:rsid w:val="000D3211"/>
    <w:rsid w:val="000D671A"/>
    <w:rsid w:val="000D72FA"/>
    <w:rsid w:val="000F6473"/>
    <w:rsid w:val="00103EC5"/>
    <w:rsid w:val="00116C6E"/>
    <w:rsid w:val="00125CA6"/>
    <w:rsid w:val="00154F5B"/>
    <w:rsid w:val="00156FC9"/>
    <w:rsid w:val="00162A5A"/>
    <w:rsid w:val="001647AB"/>
    <w:rsid w:val="00172867"/>
    <w:rsid w:val="00175B6D"/>
    <w:rsid w:val="001901ED"/>
    <w:rsid w:val="0019483A"/>
    <w:rsid w:val="00196393"/>
    <w:rsid w:val="001A2B4C"/>
    <w:rsid w:val="001A32F6"/>
    <w:rsid w:val="001A46BF"/>
    <w:rsid w:val="001A481B"/>
    <w:rsid w:val="001B0186"/>
    <w:rsid w:val="001B62CA"/>
    <w:rsid w:val="001D4DCD"/>
    <w:rsid w:val="001E00DD"/>
    <w:rsid w:val="001F4175"/>
    <w:rsid w:val="0022140F"/>
    <w:rsid w:val="00223A4D"/>
    <w:rsid w:val="00232CB5"/>
    <w:rsid w:val="00234A7E"/>
    <w:rsid w:val="0024373D"/>
    <w:rsid w:val="00244DF5"/>
    <w:rsid w:val="002508C2"/>
    <w:rsid w:val="0026056B"/>
    <w:rsid w:val="00267252"/>
    <w:rsid w:val="00282DB0"/>
    <w:rsid w:val="002B2091"/>
    <w:rsid w:val="002C116C"/>
    <w:rsid w:val="002C6972"/>
    <w:rsid w:val="002D2B32"/>
    <w:rsid w:val="002D4516"/>
    <w:rsid w:val="002E2740"/>
    <w:rsid w:val="002E556B"/>
    <w:rsid w:val="002E7BFD"/>
    <w:rsid w:val="002F46AD"/>
    <w:rsid w:val="003101F0"/>
    <w:rsid w:val="00314B7A"/>
    <w:rsid w:val="0032236D"/>
    <w:rsid w:val="00324BC5"/>
    <w:rsid w:val="0032703A"/>
    <w:rsid w:val="00340BAB"/>
    <w:rsid w:val="003418E0"/>
    <w:rsid w:val="00347F8D"/>
    <w:rsid w:val="00371A65"/>
    <w:rsid w:val="00372F7B"/>
    <w:rsid w:val="003733E5"/>
    <w:rsid w:val="003733F6"/>
    <w:rsid w:val="00376400"/>
    <w:rsid w:val="00390EA6"/>
    <w:rsid w:val="003A09AB"/>
    <w:rsid w:val="003A68AF"/>
    <w:rsid w:val="003B48F6"/>
    <w:rsid w:val="003D4B29"/>
    <w:rsid w:val="003D715D"/>
    <w:rsid w:val="003E27C3"/>
    <w:rsid w:val="003F3E3F"/>
    <w:rsid w:val="003F48A4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814"/>
    <w:rsid w:val="00484FD7"/>
    <w:rsid w:val="00487BBC"/>
    <w:rsid w:val="004929FB"/>
    <w:rsid w:val="004A54BA"/>
    <w:rsid w:val="004B6A5E"/>
    <w:rsid w:val="004D22BA"/>
    <w:rsid w:val="00507EA7"/>
    <w:rsid w:val="00526089"/>
    <w:rsid w:val="00527A28"/>
    <w:rsid w:val="00527DCA"/>
    <w:rsid w:val="005716D4"/>
    <w:rsid w:val="00571B60"/>
    <w:rsid w:val="00572876"/>
    <w:rsid w:val="00585A4D"/>
    <w:rsid w:val="005B1BE9"/>
    <w:rsid w:val="005C5882"/>
    <w:rsid w:val="005D6329"/>
    <w:rsid w:val="005E57F6"/>
    <w:rsid w:val="006032CA"/>
    <w:rsid w:val="006058D8"/>
    <w:rsid w:val="00610200"/>
    <w:rsid w:val="00623699"/>
    <w:rsid w:val="00632D5A"/>
    <w:rsid w:val="00635515"/>
    <w:rsid w:val="006546FD"/>
    <w:rsid w:val="00665BF3"/>
    <w:rsid w:val="006732D6"/>
    <w:rsid w:val="00674181"/>
    <w:rsid w:val="00685738"/>
    <w:rsid w:val="00693E09"/>
    <w:rsid w:val="006A2DE9"/>
    <w:rsid w:val="006A7230"/>
    <w:rsid w:val="006B4E32"/>
    <w:rsid w:val="006B72C7"/>
    <w:rsid w:val="006B7F78"/>
    <w:rsid w:val="006C2252"/>
    <w:rsid w:val="006C32B3"/>
    <w:rsid w:val="006D14FF"/>
    <w:rsid w:val="006D5F1D"/>
    <w:rsid w:val="006D7F7F"/>
    <w:rsid w:val="006E2C9C"/>
    <w:rsid w:val="006E40EF"/>
    <w:rsid w:val="006F0039"/>
    <w:rsid w:val="006F6E64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1090"/>
    <w:rsid w:val="007A720F"/>
    <w:rsid w:val="007B6F94"/>
    <w:rsid w:val="007C6A3C"/>
    <w:rsid w:val="007D0A0F"/>
    <w:rsid w:val="007D4BEE"/>
    <w:rsid w:val="007D5BE9"/>
    <w:rsid w:val="007F17BC"/>
    <w:rsid w:val="008050E4"/>
    <w:rsid w:val="0082257D"/>
    <w:rsid w:val="008373BA"/>
    <w:rsid w:val="00842955"/>
    <w:rsid w:val="00853438"/>
    <w:rsid w:val="00866846"/>
    <w:rsid w:val="00875DA9"/>
    <w:rsid w:val="00881AED"/>
    <w:rsid w:val="00895520"/>
    <w:rsid w:val="00895E38"/>
    <w:rsid w:val="008A782B"/>
    <w:rsid w:val="008B0FC0"/>
    <w:rsid w:val="008C0991"/>
    <w:rsid w:val="008C429A"/>
    <w:rsid w:val="008D2AC1"/>
    <w:rsid w:val="008E1F3D"/>
    <w:rsid w:val="008E257E"/>
    <w:rsid w:val="009053D7"/>
    <w:rsid w:val="0091331D"/>
    <w:rsid w:val="00927543"/>
    <w:rsid w:val="0093223C"/>
    <w:rsid w:val="00941A87"/>
    <w:rsid w:val="009501C2"/>
    <w:rsid w:val="009668B9"/>
    <w:rsid w:val="00972CBE"/>
    <w:rsid w:val="00976577"/>
    <w:rsid w:val="00996356"/>
    <w:rsid w:val="00997D9A"/>
    <w:rsid w:val="009D7C49"/>
    <w:rsid w:val="009E7297"/>
    <w:rsid w:val="00A0257D"/>
    <w:rsid w:val="00A05A1B"/>
    <w:rsid w:val="00A12EDC"/>
    <w:rsid w:val="00A26D0D"/>
    <w:rsid w:val="00A33BDE"/>
    <w:rsid w:val="00A34885"/>
    <w:rsid w:val="00A37A2A"/>
    <w:rsid w:val="00A43BC1"/>
    <w:rsid w:val="00A71FA4"/>
    <w:rsid w:val="00A74225"/>
    <w:rsid w:val="00A936D5"/>
    <w:rsid w:val="00AA1EB0"/>
    <w:rsid w:val="00AA2DA3"/>
    <w:rsid w:val="00AA5A9C"/>
    <w:rsid w:val="00AB016A"/>
    <w:rsid w:val="00AB08B4"/>
    <w:rsid w:val="00AB2A5A"/>
    <w:rsid w:val="00AC4BCF"/>
    <w:rsid w:val="00AD28F8"/>
    <w:rsid w:val="00AE4ED3"/>
    <w:rsid w:val="00B0015E"/>
    <w:rsid w:val="00B0230B"/>
    <w:rsid w:val="00B17D95"/>
    <w:rsid w:val="00B23509"/>
    <w:rsid w:val="00B359DB"/>
    <w:rsid w:val="00B3632B"/>
    <w:rsid w:val="00B409D8"/>
    <w:rsid w:val="00B5178D"/>
    <w:rsid w:val="00B546CA"/>
    <w:rsid w:val="00B55BA1"/>
    <w:rsid w:val="00B60649"/>
    <w:rsid w:val="00B67F1F"/>
    <w:rsid w:val="00B701D7"/>
    <w:rsid w:val="00B90595"/>
    <w:rsid w:val="00B93903"/>
    <w:rsid w:val="00B96045"/>
    <w:rsid w:val="00BA215A"/>
    <w:rsid w:val="00BB4CFC"/>
    <w:rsid w:val="00BB5F09"/>
    <w:rsid w:val="00BC0D9F"/>
    <w:rsid w:val="00BD3273"/>
    <w:rsid w:val="00BE053D"/>
    <w:rsid w:val="00BE3A98"/>
    <w:rsid w:val="00BF1A7A"/>
    <w:rsid w:val="00BF1FA3"/>
    <w:rsid w:val="00BF26C2"/>
    <w:rsid w:val="00C00974"/>
    <w:rsid w:val="00C018E4"/>
    <w:rsid w:val="00C03FAE"/>
    <w:rsid w:val="00C066FA"/>
    <w:rsid w:val="00C25387"/>
    <w:rsid w:val="00C314C6"/>
    <w:rsid w:val="00C54BE3"/>
    <w:rsid w:val="00C57F80"/>
    <w:rsid w:val="00C768ED"/>
    <w:rsid w:val="00C82A8F"/>
    <w:rsid w:val="00C852BC"/>
    <w:rsid w:val="00C916C2"/>
    <w:rsid w:val="00C95DC0"/>
    <w:rsid w:val="00CA0905"/>
    <w:rsid w:val="00CB4194"/>
    <w:rsid w:val="00CB4208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04AA"/>
    <w:rsid w:val="00D3003C"/>
    <w:rsid w:val="00D331F4"/>
    <w:rsid w:val="00D44609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166C"/>
    <w:rsid w:val="00DD38E2"/>
    <w:rsid w:val="00DE31EB"/>
    <w:rsid w:val="00E00140"/>
    <w:rsid w:val="00E13110"/>
    <w:rsid w:val="00E24DF1"/>
    <w:rsid w:val="00E40B9A"/>
    <w:rsid w:val="00E431ED"/>
    <w:rsid w:val="00E55D90"/>
    <w:rsid w:val="00E643D7"/>
    <w:rsid w:val="00E64FF5"/>
    <w:rsid w:val="00E907EC"/>
    <w:rsid w:val="00EA5421"/>
    <w:rsid w:val="00EB34FC"/>
    <w:rsid w:val="00EB5816"/>
    <w:rsid w:val="00EC3A8D"/>
    <w:rsid w:val="00ED0EA9"/>
    <w:rsid w:val="00EF2AE9"/>
    <w:rsid w:val="00EF4B85"/>
    <w:rsid w:val="00EF77DF"/>
    <w:rsid w:val="00F11BEF"/>
    <w:rsid w:val="00F137D5"/>
    <w:rsid w:val="00F165E1"/>
    <w:rsid w:val="00F258E7"/>
    <w:rsid w:val="00F31B84"/>
    <w:rsid w:val="00F34BDC"/>
    <w:rsid w:val="00F3629A"/>
    <w:rsid w:val="00F426A0"/>
    <w:rsid w:val="00F44F5F"/>
    <w:rsid w:val="00F452A4"/>
    <w:rsid w:val="00F57BA5"/>
    <w:rsid w:val="00F62C58"/>
    <w:rsid w:val="00F631EC"/>
    <w:rsid w:val="00F64C22"/>
    <w:rsid w:val="00F64FA7"/>
    <w:rsid w:val="00F74D19"/>
    <w:rsid w:val="00F76F28"/>
    <w:rsid w:val="00F80053"/>
    <w:rsid w:val="00FA02C7"/>
    <w:rsid w:val="00FA4186"/>
    <w:rsid w:val="00FC0531"/>
    <w:rsid w:val="00FC13F0"/>
    <w:rsid w:val="00FD0FB7"/>
    <w:rsid w:val="00FE0496"/>
    <w:rsid w:val="00FE79A2"/>
    <w:rsid w:val="00FF241F"/>
    <w:rsid w:val="00FF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isselectedend">
    <w:name w:val="isselectedend"/>
    <w:basedOn w:val="Standard"/>
    <w:rsid w:val="00CA0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ett">
    <w:name w:val="Strong"/>
    <w:basedOn w:val="Absatz-Standardschriftart"/>
    <w:uiPriority w:val="22"/>
    <w:qFormat/>
    <w:rsid w:val="00CA0905"/>
    <w:rPr>
      <w:b/>
      <w:bCs/>
    </w:rPr>
  </w:style>
  <w:style w:type="character" w:customStyle="1" w:styleId="apple-converted-space">
    <w:name w:val="apple-converted-space"/>
    <w:basedOn w:val="Absatz-Standardschriftart"/>
    <w:rsid w:val="00CA0905"/>
  </w:style>
  <w:style w:type="paragraph" w:styleId="berarbeitung">
    <w:name w:val="Revision"/>
    <w:hidden/>
    <w:uiPriority w:val="99"/>
    <w:semiHidden/>
    <w:rsid w:val="0067418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F26C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F26C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F26C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F26C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F26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498</Words>
  <Characters>3143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16</cp:revision>
  <dcterms:created xsi:type="dcterms:W3CDTF">2026-07-16T14:52:00Z</dcterms:created>
  <dcterms:modified xsi:type="dcterms:W3CDTF">2026-07-22T09:28:00Z</dcterms:modified>
</cp:coreProperties>
</file>