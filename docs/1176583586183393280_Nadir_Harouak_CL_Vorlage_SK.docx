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E6C25" w14:textId="33EE1642" w:rsidR="009075D3" w:rsidRPr="00B93A86" w:rsidRDefault="00A127DA" w:rsidP="00A127DA">
      <w:pPr>
        <w:spacing w:after="0"/>
        <w:jc w:val="right"/>
        <w:rPr>
          <w:sz w:val="21"/>
          <w:szCs w:val="21"/>
          <w:rPrChange w:id="0" w:author="Sophie Klocke" w:date="2023-11-20T12:37:00Z">
            <w:rPr/>
          </w:rPrChange>
        </w:rPr>
      </w:pPr>
      <w:r w:rsidRPr="00B93A86">
        <w:rPr>
          <w:sz w:val="21"/>
          <w:szCs w:val="21"/>
          <w:rPrChange w:id="1" w:author="Sophie Klocke" w:date="2023-11-20T12:37:00Z">
            <w:rPr/>
          </w:rPrChange>
        </w:rPr>
        <w:t>Nadir Harouak</w:t>
      </w:r>
    </w:p>
    <w:p w14:paraId="2AA7C446" w14:textId="1CCACB19" w:rsidR="009075D3" w:rsidRPr="00B93A86" w:rsidRDefault="00A127DA" w:rsidP="00A127DA">
      <w:pPr>
        <w:spacing w:after="0"/>
        <w:jc w:val="right"/>
        <w:rPr>
          <w:sz w:val="21"/>
          <w:szCs w:val="21"/>
          <w:rPrChange w:id="2" w:author="Sophie Klocke" w:date="2023-11-20T12:37:00Z">
            <w:rPr/>
          </w:rPrChange>
        </w:rPr>
      </w:pPr>
      <w:proofErr w:type="spellStart"/>
      <w:r w:rsidRPr="00B93A86">
        <w:rPr>
          <w:sz w:val="21"/>
          <w:szCs w:val="21"/>
          <w:rPrChange w:id="3" w:author="Sophie Klocke" w:date="2023-11-20T12:37:00Z">
            <w:rPr/>
          </w:rPrChange>
        </w:rPr>
        <w:t>Leebgasse</w:t>
      </w:r>
      <w:proofErr w:type="spellEnd"/>
      <w:r w:rsidRPr="00B93A86">
        <w:rPr>
          <w:sz w:val="21"/>
          <w:szCs w:val="21"/>
          <w:rPrChange w:id="4" w:author="Sophie Klocke" w:date="2023-11-20T12:37:00Z">
            <w:rPr/>
          </w:rPrChange>
        </w:rPr>
        <w:t xml:space="preserve"> 87a/4/8</w:t>
      </w:r>
    </w:p>
    <w:p w14:paraId="01217C96" w14:textId="21DD035A" w:rsidR="009075D3" w:rsidRPr="00B93A86" w:rsidRDefault="009075D3" w:rsidP="00A127DA">
      <w:pPr>
        <w:spacing w:after="0"/>
        <w:jc w:val="right"/>
        <w:rPr>
          <w:sz w:val="21"/>
          <w:szCs w:val="21"/>
          <w:rPrChange w:id="5" w:author="Sophie Klocke" w:date="2023-11-20T12:37:00Z">
            <w:rPr/>
          </w:rPrChange>
        </w:rPr>
      </w:pPr>
      <w:r w:rsidRPr="00B93A86">
        <w:rPr>
          <w:sz w:val="21"/>
          <w:szCs w:val="21"/>
          <w:rPrChange w:id="6" w:author="Sophie Klocke" w:date="2023-11-20T12:37:00Z">
            <w:rPr/>
          </w:rPrChange>
        </w:rPr>
        <w:t>11</w:t>
      </w:r>
      <w:r w:rsidR="00A127DA" w:rsidRPr="00B93A86">
        <w:rPr>
          <w:sz w:val="21"/>
          <w:szCs w:val="21"/>
          <w:rPrChange w:id="7" w:author="Sophie Klocke" w:date="2023-11-20T12:37:00Z">
            <w:rPr/>
          </w:rPrChange>
        </w:rPr>
        <w:t>00 Vienna</w:t>
      </w:r>
    </w:p>
    <w:p w14:paraId="7CB54115" w14:textId="77777777" w:rsidR="009075D3" w:rsidRPr="00B93A86" w:rsidRDefault="009075D3" w:rsidP="00A127DA">
      <w:pPr>
        <w:spacing w:after="0"/>
        <w:rPr>
          <w:sz w:val="21"/>
          <w:szCs w:val="21"/>
          <w:rPrChange w:id="8" w:author="Sophie Klocke" w:date="2023-11-20T12:37:00Z">
            <w:rPr/>
          </w:rPrChange>
        </w:rPr>
      </w:pPr>
      <w:r w:rsidRPr="00B93A86">
        <w:rPr>
          <w:sz w:val="21"/>
          <w:szCs w:val="21"/>
          <w:rPrChange w:id="9" w:author="Sophie Klocke" w:date="2023-11-20T12:37:00Z">
            <w:rPr/>
          </w:rPrChange>
        </w:rPr>
        <w:t>McKinsey &amp; Company, Inc. Austria</w:t>
      </w:r>
    </w:p>
    <w:p w14:paraId="508EC47B" w14:textId="77777777" w:rsidR="009075D3" w:rsidRPr="00B93A86" w:rsidRDefault="009075D3" w:rsidP="00A127DA">
      <w:pPr>
        <w:spacing w:after="0"/>
        <w:rPr>
          <w:sz w:val="21"/>
          <w:szCs w:val="21"/>
          <w:rPrChange w:id="10" w:author="Sophie Klocke" w:date="2023-11-20T12:37:00Z">
            <w:rPr/>
          </w:rPrChange>
        </w:rPr>
      </w:pPr>
      <w:proofErr w:type="spellStart"/>
      <w:r w:rsidRPr="00B93A86">
        <w:rPr>
          <w:sz w:val="21"/>
          <w:szCs w:val="21"/>
          <w:rPrChange w:id="11" w:author="Sophie Klocke" w:date="2023-11-20T12:37:00Z">
            <w:rPr/>
          </w:rPrChange>
        </w:rPr>
        <w:t>Schottenring</w:t>
      </w:r>
      <w:proofErr w:type="spellEnd"/>
      <w:r w:rsidRPr="00B93A86">
        <w:rPr>
          <w:sz w:val="21"/>
          <w:szCs w:val="21"/>
          <w:rPrChange w:id="12" w:author="Sophie Klocke" w:date="2023-11-20T12:37:00Z">
            <w:rPr/>
          </w:rPrChange>
        </w:rPr>
        <w:t xml:space="preserve"> 19</w:t>
      </w:r>
    </w:p>
    <w:p w14:paraId="10147FD3" w14:textId="77777777" w:rsidR="009075D3" w:rsidRPr="00B93A86" w:rsidRDefault="009075D3" w:rsidP="00A127DA">
      <w:pPr>
        <w:spacing w:after="0"/>
        <w:rPr>
          <w:sz w:val="21"/>
          <w:szCs w:val="21"/>
          <w:rPrChange w:id="13" w:author="Sophie Klocke" w:date="2023-11-20T12:37:00Z">
            <w:rPr/>
          </w:rPrChange>
        </w:rPr>
      </w:pPr>
      <w:r w:rsidRPr="00B93A86">
        <w:rPr>
          <w:sz w:val="21"/>
          <w:szCs w:val="21"/>
          <w:rPrChange w:id="14" w:author="Sophie Klocke" w:date="2023-11-20T12:37:00Z">
            <w:rPr/>
          </w:rPrChange>
        </w:rPr>
        <w:t>1010 Vienna</w:t>
      </w:r>
    </w:p>
    <w:p w14:paraId="0FED7347" w14:textId="4917626B" w:rsidR="009075D3" w:rsidRPr="00B93A86" w:rsidRDefault="009075D3" w:rsidP="009075D3">
      <w:pPr>
        <w:jc w:val="right"/>
        <w:rPr>
          <w:sz w:val="21"/>
          <w:szCs w:val="21"/>
          <w:rPrChange w:id="15" w:author="Sophie Klocke" w:date="2023-11-20T12:37:00Z">
            <w:rPr/>
          </w:rPrChange>
        </w:rPr>
      </w:pPr>
      <w:r w:rsidRPr="00B93A86">
        <w:rPr>
          <w:sz w:val="21"/>
          <w:szCs w:val="21"/>
          <w:rPrChange w:id="16" w:author="Sophie Klocke" w:date="2023-11-20T12:37:00Z">
            <w:rPr/>
          </w:rPrChange>
        </w:rPr>
        <w:t>2</w:t>
      </w:r>
      <w:r w:rsidR="00041902" w:rsidRPr="00B93A86">
        <w:rPr>
          <w:sz w:val="21"/>
          <w:szCs w:val="21"/>
          <w:rPrChange w:id="17" w:author="Sophie Klocke" w:date="2023-11-20T12:37:00Z">
            <w:rPr/>
          </w:rPrChange>
        </w:rPr>
        <w:t>4</w:t>
      </w:r>
      <w:ins w:id="18" w:author="Sophie Klocke" w:date="2023-11-20T12:35:00Z">
        <w:r w:rsidR="00B93A86" w:rsidRPr="00B93A86">
          <w:rPr>
            <w:sz w:val="21"/>
            <w:szCs w:val="21"/>
            <w:rPrChange w:id="19" w:author="Sophie Klocke" w:date="2023-11-20T12:37:00Z">
              <w:rPr/>
            </w:rPrChange>
          </w:rPr>
          <w:t>.11.2023</w:t>
        </w:r>
      </w:ins>
      <w:del w:id="20" w:author="Sophie Klocke" w:date="2023-11-20T12:35:00Z">
        <w:r w:rsidR="00A127DA" w:rsidRPr="00B93A86" w:rsidDel="00B93A86">
          <w:rPr>
            <w:sz w:val="21"/>
            <w:szCs w:val="21"/>
            <w:vertAlign w:val="superscript"/>
            <w:rPrChange w:id="21" w:author="Sophie Klocke" w:date="2023-11-20T12:37:00Z">
              <w:rPr>
                <w:vertAlign w:val="superscript"/>
              </w:rPr>
            </w:rPrChange>
          </w:rPr>
          <w:delText>th</w:delText>
        </w:r>
        <w:r w:rsidR="00A127DA" w:rsidRPr="00B93A86" w:rsidDel="00B93A86">
          <w:rPr>
            <w:sz w:val="21"/>
            <w:szCs w:val="21"/>
            <w:rPrChange w:id="22" w:author="Sophie Klocke" w:date="2023-11-20T12:37:00Z">
              <w:rPr/>
            </w:rPrChange>
          </w:rPr>
          <w:delText xml:space="preserve"> </w:delText>
        </w:r>
        <w:r w:rsidRPr="00B93A86" w:rsidDel="00B93A86">
          <w:rPr>
            <w:sz w:val="21"/>
            <w:szCs w:val="21"/>
            <w:rPrChange w:id="23" w:author="Sophie Klocke" w:date="2023-11-20T12:37:00Z">
              <w:rPr/>
            </w:rPrChange>
          </w:rPr>
          <w:delText>November 202</w:delText>
        </w:r>
        <w:r w:rsidR="00A127DA" w:rsidRPr="00B93A86" w:rsidDel="00B93A86">
          <w:rPr>
            <w:sz w:val="21"/>
            <w:szCs w:val="21"/>
            <w:rPrChange w:id="24" w:author="Sophie Klocke" w:date="2023-11-20T12:37:00Z">
              <w:rPr/>
            </w:rPrChange>
          </w:rPr>
          <w:delText>3</w:delText>
        </w:r>
      </w:del>
    </w:p>
    <w:p w14:paraId="236C2337" w14:textId="7047B820" w:rsidR="009075D3" w:rsidRPr="00B93A86" w:rsidRDefault="009075D3" w:rsidP="00A70C1F">
      <w:pPr>
        <w:spacing w:after="0"/>
        <w:jc w:val="both"/>
        <w:rPr>
          <w:b/>
          <w:bCs/>
          <w:sz w:val="21"/>
          <w:szCs w:val="21"/>
          <w:rPrChange w:id="25" w:author="Sophie Klocke" w:date="2023-11-20T12:37:00Z">
            <w:rPr>
              <w:b/>
              <w:bCs/>
            </w:rPr>
          </w:rPrChange>
        </w:rPr>
      </w:pPr>
      <w:r w:rsidRPr="00B93A86">
        <w:rPr>
          <w:b/>
          <w:bCs/>
          <w:sz w:val="21"/>
          <w:szCs w:val="21"/>
          <w:rPrChange w:id="26" w:author="Sophie Klocke" w:date="2023-11-20T12:37:00Z">
            <w:rPr>
              <w:b/>
              <w:bCs/>
            </w:rPr>
          </w:rPrChange>
        </w:rPr>
        <w:t>Application for Internship as Fellow Intern (m/f/d)</w:t>
      </w:r>
      <w:r w:rsidR="00A236EA" w:rsidRPr="00B93A86">
        <w:rPr>
          <w:b/>
          <w:bCs/>
          <w:sz w:val="21"/>
          <w:szCs w:val="21"/>
          <w:rPrChange w:id="27" w:author="Sophie Klocke" w:date="2023-11-20T12:37:00Z">
            <w:rPr>
              <w:b/>
              <w:bCs/>
            </w:rPr>
          </w:rPrChange>
        </w:rPr>
        <w:tab/>
      </w:r>
      <w:r w:rsidR="00A236EA" w:rsidRPr="00B93A86">
        <w:rPr>
          <w:b/>
          <w:bCs/>
          <w:sz w:val="21"/>
          <w:szCs w:val="21"/>
          <w:rPrChange w:id="28" w:author="Sophie Klocke" w:date="2023-11-20T12:37:00Z">
            <w:rPr>
              <w:b/>
              <w:bCs/>
            </w:rPr>
          </w:rPrChange>
        </w:rPr>
        <w:tab/>
      </w:r>
      <w:r w:rsidR="00A236EA" w:rsidRPr="00B93A86">
        <w:rPr>
          <w:b/>
          <w:bCs/>
          <w:sz w:val="21"/>
          <w:szCs w:val="21"/>
          <w:rPrChange w:id="29" w:author="Sophie Klocke" w:date="2023-11-20T12:37:00Z">
            <w:rPr>
              <w:b/>
              <w:bCs/>
            </w:rPr>
          </w:rPrChange>
        </w:rPr>
        <w:tab/>
      </w:r>
    </w:p>
    <w:p w14:paraId="59DAC019" w14:textId="4F68A3A4" w:rsidR="009075D3" w:rsidRPr="00B93A86" w:rsidRDefault="009075D3" w:rsidP="00A70C1F">
      <w:pPr>
        <w:spacing w:after="0"/>
        <w:jc w:val="both"/>
        <w:rPr>
          <w:i/>
          <w:iCs/>
          <w:sz w:val="21"/>
          <w:szCs w:val="21"/>
          <w:rPrChange w:id="30" w:author="Sophie Klocke" w:date="2023-11-20T12:37:00Z">
            <w:rPr>
              <w:i/>
              <w:iCs/>
            </w:rPr>
          </w:rPrChange>
        </w:rPr>
      </w:pPr>
      <w:r w:rsidRPr="00B93A86">
        <w:rPr>
          <w:i/>
          <w:iCs/>
          <w:sz w:val="21"/>
          <w:szCs w:val="21"/>
          <w:rPrChange w:id="31" w:author="Sophie Klocke" w:date="2023-11-20T12:37:00Z">
            <w:rPr>
              <w:i/>
              <w:iCs/>
            </w:rPr>
          </w:rPrChange>
        </w:rPr>
        <w:t>Preferred start date: July 2024</w:t>
      </w:r>
      <w:r w:rsidRPr="00B93A86">
        <w:rPr>
          <w:i/>
          <w:iCs/>
          <w:sz w:val="21"/>
          <w:szCs w:val="21"/>
          <w:rPrChange w:id="32" w:author="Sophie Klocke" w:date="2023-11-20T12:37:00Z">
            <w:rPr>
              <w:i/>
              <w:iCs/>
            </w:rPr>
          </w:rPrChange>
        </w:rPr>
        <w:cr/>
      </w:r>
    </w:p>
    <w:p w14:paraId="767A3E46" w14:textId="66E3400A" w:rsidR="004E0D5A" w:rsidRPr="00B93A86" w:rsidRDefault="00A127DA" w:rsidP="00A70C1F">
      <w:pPr>
        <w:jc w:val="both"/>
        <w:rPr>
          <w:sz w:val="21"/>
          <w:szCs w:val="21"/>
          <w:rPrChange w:id="33" w:author="Sophie Klocke" w:date="2023-11-20T12:37:00Z">
            <w:rPr/>
          </w:rPrChange>
        </w:rPr>
      </w:pPr>
      <w:r w:rsidRPr="00B93A86">
        <w:rPr>
          <w:sz w:val="21"/>
          <w:szCs w:val="21"/>
          <w:rPrChange w:id="34" w:author="Sophie Klocke" w:date="2023-11-20T12:37:00Z">
            <w:rPr/>
          </w:rPrChange>
        </w:rPr>
        <w:t>Dear</w:t>
      </w:r>
      <w:r w:rsidR="00F6138D" w:rsidRPr="00B93A86">
        <w:rPr>
          <w:sz w:val="21"/>
          <w:szCs w:val="21"/>
          <w:rPrChange w:id="35" w:author="Sophie Klocke" w:date="2023-11-20T12:37:00Z">
            <w:rPr/>
          </w:rPrChange>
        </w:rPr>
        <w:t xml:space="preserve"> Mr./Ms. </w:t>
      </w:r>
      <w:proofErr w:type="spellStart"/>
      <w:r w:rsidR="00F6138D" w:rsidRPr="00B93A86">
        <w:rPr>
          <w:sz w:val="21"/>
          <w:szCs w:val="21"/>
          <w:rPrChange w:id="36" w:author="Sophie Klocke" w:date="2023-11-20T12:37:00Z">
            <w:rPr/>
          </w:rPrChange>
        </w:rPr>
        <w:t>xxxxxxxx</w:t>
      </w:r>
      <w:proofErr w:type="spellEnd"/>
      <w:r w:rsidR="00696BB5" w:rsidRPr="00B93A86">
        <w:rPr>
          <w:sz w:val="21"/>
          <w:szCs w:val="21"/>
          <w:rPrChange w:id="37" w:author="Sophie Klocke" w:date="2023-11-20T12:37:00Z">
            <w:rPr/>
          </w:rPrChange>
        </w:rPr>
        <w:t>,</w:t>
      </w:r>
    </w:p>
    <w:p w14:paraId="2549D10B" w14:textId="77777777" w:rsidR="00B93A86" w:rsidRPr="00B93A86" w:rsidRDefault="00B93A86" w:rsidP="00B93A86">
      <w:pPr>
        <w:jc w:val="both"/>
        <w:rPr>
          <w:ins w:id="38" w:author="Sophie Klocke" w:date="2023-11-20T12:37:00Z"/>
          <w:sz w:val="21"/>
          <w:szCs w:val="21"/>
          <w:rPrChange w:id="39" w:author="Sophie Klocke" w:date="2023-11-20T12:37:00Z">
            <w:rPr>
              <w:ins w:id="40" w:author="Sophie Klocke" w:date="2023-11-20T12:37:00Z"/>
            </w:rPr>
          </w:rPrChange>
        </w:rPr>
      </w:pPr>
      <w:ins w:id="41" w:author="Sophie Klocke" w:date="2023-11-20T12:37:00Z">
        <w:r w:rsidRPr="00B93A86">
          <w:rPr>
            <w:sz w:val="21"/>
            <w:szCs w:val="21"/>
            <w:rPrChange w:id="42" w:author="Sophie Klocke" w:date="2023-11-20T12:37:00Z">
              <w:rPr/>
            </w:rPrChange>
          </w:rPr>
          <w:t>As a current Business Administration student at WU Wien, specializing in Strategy &amp; Managerial Accounting and International Business, I am eager to express my interest in the Fellow Intern position at McKinsey. Drawn by McKinsey's outstanding reputation and commitment to excellence, I am enthusiastic about contributing my consulting-focused skills during an eight to ten-week internship in the summer of 2024. This opportunity aligns perfectly with my academic trajectory, allowing me to further hone my abilities before embarking on an exchange program in the subsequent winter term. Anticipating my graduation in June 2025, I am excited about the prospect of a long-term association with McKinsey, where I am confident in my ability to thrive and make meaningful contributions.</w:t>
        </w:r>
      </w:ins>
    </w:p>
    <w:p w14:paraId="472C11DA" w14:textId="533032C9" w:rsidR="00B93A86" w:rsidRPr="00B93A86" w:rsidRDefault="00B93A86" w:rsidP="00B93A86">
      <w:pPr>
        <w:jc w:val="both"/>
        <w:rPr>
          <w:ins w:id="43" w:author="Sophie Klocke" w:date="2023-11-20T12:37:00Z"/>
          <w:sz w:val="21"/>
          <w:szCs w:val="21"/>
          <w:rPrChange w:id="44" w:author="Sophie Klocke" w:date="2023-11-20T12:37:00Z">
            <w:rPr>
              <w:ins w:id="45" w:author="Sophie Klocke" w:date="2023-11-20T12:37:00Z"/>
            </w:rPr>
          </w:rPrChange>
        </w:rPr>
      </w:pPr>
      <w:ins w:id="46" w:author="Sophie Klocke" w:date="2023-11-20T12:37:00Z">
        <w:r w:rsidRPr="00B93A86">
          <w:rPr>
            <w:sz w:val="21"/>
            <w:szCs w:val="21"/>
            <w:rPrChange w:id="47" w:author="Sophie Klocke" w:date="2023-11-20T12:37:00Z">
              <w:rPr/>
            </w:rPrChange>
          </w:rPr>
          <w:t>Throughout my bachelor studies, where I consistently ranked first in my cohort, a testament to my unwavering commitment to achieving both assigned and self-imposed goals, I have balanced academic pursuits with work responsibilities. In addition to my academic achievements, my engagement in various sports, including clinching bronze and silver medals in Taekwondo national championships and attaining a black belt, reflects my commitment to excellence. In addition to these achievements, I engage in strength training around five times per week and participate in Sunday football matches at a club founded by a close friend. These experiences underscore my commitment to excellence and showcase my versatility and adaptability skills, further honed through my solo travels to different countries.</w:t>
        </w:r>
        <w:r w:rsidRPr="00B93A86">
          <w:rPr>
            <w:sz w:val="21"/>
            <w:szCs w:val="21"/>
            <w:rPrChange w:id="48" w:author="Sophie Klocke" w:date="2023-11-20T12:37:00Z">
              <w:rPr/>
            </w:rPrChange>
          </w:rPr>
          <w:t xml:space="preserve"> </w:t>
        </w:r>
        <w:r w:rsidRPr="00B93A86">
          <w:rPr>
            <w:sz w:val="21"/>
            <w:szCs w:val="21"/>
            <w:rPrChange w:id="49" w:author="Sophie Klocke" w:date="2023-11-20T12:37:00Z">
              <w:rPr/>
            </w:rPrChange>
          </w:rPr>
          <w:t>Beyond academics and sports, my interests extend to exploring innovative markets and fostering an entrepreneurial mindset. Since 2019, I</w:t>
        </w:r>
      </w:ins>
      <w:ins w:id="50" w:author="Sophie Klocke" w:date="2023-11-20T12:38:00Z">
        <w:r>
          <w:rPr>
            <w:sz w:val="21"/>
            <w:szCs w:val="21"/>
          </w:rPr>
          <w:t xml:space="preserve"> ha</w:t>
        </w:r>
      </w:ins>
      <w:ins w:id="51" w:author="Sophie Klocke" w:date="2023-11-20T12:37:00Z">
        <w:r w:rsidRPr="00B93A86">
          <w:rPr>
            <w:sz w:val="21"/>
            <w:szCs w:val="21"/>
            <w:rPrChange w:id="52" w:author="Sophie Klocke" w:date="2023-11-20T12:37:00Z">
              <w:rPr/>
            </w:rPrChange>
          </w:rPr>
          <w:t>ve actively participated in the dynamic cryptocurrency market, initially by engaging in buying and trading. This year, I achieved a notable milestone by co-founding an online community with a friend, which swiftly grew to include approximately 2,500 members. Leveraging this platform, we successfully launched and sold our curated NFT collection, showcasing a proactive approach and a keen eye for emerging opportunities.</w:t>
        </w:r>
      </w:ins>
    </w:p>
    <w:p w14:paraId="00B5AD8B" w14:textId="77777777" w:rsidR="00B93A86" w:rsidRPr="00B93A86" w:rsidRDefault="00B93A86" w:rsidP="00B93A86">
      <w:pPr>
        <w:jc w:val="both"/>
        <w:rPr>
          <w:ins w:id="53" w:author="Sophie Klocke" w:date="2023-11-20T12:37:00Z"/>
          <w:sz w:val="21"/>
          <w:szCs w:val="21"/>
          <w:rPrChange w:id="54" w:author="Sophie Klocke" w:date="2023-11-20T12:37:00Z">
            <w:rPr>
              <w:ins w:id="55" w:author="Sophie Klocke" w:date="2023-11-20T12:37:00Z"/>
            </w:rPr>
          </w:rPrChange>
        </w:rPr>
      </w:pPr>
      <w:ins w:id="56" w:author="Sophie Klocke" w:date="2023-11-20T12:37:00Z">
        <w:r w:rsidRPr="00B93A86">
          <w:rPr>
            <w:sz w:val="21"/>
            <w:szCs w:val="21"/>
            <w:rPrChange w:id="57" w:author="Sophie Klocke" w:date="2023-11-20T12:37:00Z">
              <w:rPr/>
            </w:rPrChange>
          </w:rPr>
          <w:t xml:space="preserve">During my recent three-month internship at </w:t>
        </w:r>
        <w:proofErr w:type="spellStart"/>
        <w:r w:rsidRPr="00B93A86">
          <w:rPr>
            <w:sz w:val="21"/>
            <w:szCs w:val="21"/>
            <w:rPrChange w:id="58" w:author="Sophie Klocke" w:date="2023-11-20T12:37:00Z">
              <w:rPr/>
            </w:rPrChange>
          </w:rPr>
          <w:t>EbelHofer</w:t>
        </w:r>
        <w:proofErr w:type="spellEnd"/>
        <w:r w:rsidRPr="00B93A86">
          <w:rPr>
            <w:sz w:val="21"/>
            <w:szCs w:val="21"/>
            <w:rPrChange w:id="59" w:author="Sophie Klocke" w:date="2023-11-20T12:37:00Z">
              <w:rPr/>
            </w:rPrChange>
          </w:rPr>
          <w:t xml:space="preserve"> Strategy and Management Consultants, I specialized in pricing and strategy, significantly expanding my comprehension of the consulting industry. Integral to my role, I developed sophisticated Excel models that played a pivotal role in dissecting and addressing underlying issues faced by our clients, a contribution that is highlighted in the attached internship certificate. Additionally, I assumed a crucial responsibility in crafting acquisition documents strategically positioning the firm to engage with new clients. These experiences covered a diverse range of strategic topics, further fueling my eagerness to deepen my knowledge and contribute wholeheartedly as a fellow intern at McKinsey.</w:t>
        </w:r>
      </w:ins>
    </w:p>
    <w:p w14:paraId="7AD2D068" w14:textId="520ED512" w:rsidR="004E0D5A" w:rsidRPr="00B93A86" w:rsidDel="00B93A86" w:rsidRDefault="00B93A86" w:rsidP="00A70C1F">
      <w:pPr>
        <w:spacing w:after="0"/>
        <w:jc w:val="both"/>
        <w:rPr>
          <w:del w:id="60" w:author="Sophie Klocke" w:date="2023-11-20T12:37:00Z"/>
          <w:sz w:val="21"/>
          <w:szCs w:val="21"/>
          <w:rPrChange w:id="61" w:author="Sophie Klocke" w:date="2023-11-20T12:37:00Z">
            <w:rPr>
              <w:del w:id="62" w:author="Sophie Klocke" w:date="2023-11-20T12:37:00Z"/>
            </w:rPr>
          </w:rPrChange>
        </w:rPr>
      </w:pPr>
      <w:ins w:id="63" w:author="Sophie Klocke" w:date="2023-11-20T12:37:00Z">
        <w:r w:rsidRPr="00B93A86">
          <w:rPr>
            <w:sz w:val="21"/>
            <w:szCs w:val="21"/>
            <w:rPrChange w:id="64" w:author="Sophie Klocke" w:date="2023-11-20T12:37:00Z">
              <w:rPr/>
            </w:rPrChange>
          </w:rPr>
          <w:t xml:space="preserve">Having actively participated in the McKinsey Firsthand </w:t>
        </w:r>
        <w:proofErr w:type="spellStart"/>
        <w:r w:rsidRPr="00B93A86">
          <w:rPr>
            <w:sz w:val="21"/>
            <w:szCs w:val="21"/>
            <w:rPrChange w:id="65" w:author="Sophie Klocke" w:date="2023-11-20T12:37:00Z">
              <w:rPr/>
            </w:rPrChange>
          </w:rPr>
          <w:t>Programme</w:t>
        </w:r>
        <w:proofErr w:type="spellEnd"/>
        <w:r w:rsidRPr="00B93A86">
          <w:rPr>
            <w:sz w:val="21"/>
            <w:szCs w:val="21"/>
            <w:rPrChange w:id="66" w:author="Sophie Klocke" w:date="2023-11-20T12:37:00Z">
              <w:rPr/>
            </w:rPrChange>
          </w:rPr>
          <w:t xml:space="preserve"> and being enrolled in the Strategy &amp; Managerial Accounting specialization, I</w:t>
        </w:r>
        <w:r>
          <w:rPr>
            <w:sz w:val="21"/>
            <w:szCs w:val="21"/>
          </w:rPr>
          <w:t xml:space="preserve"> ha</w:t>
        </w:r>
        <w:r w:rsidRPr="00B93A86">
          <w:rPr>
            <w:sz w:val="21"/>
            <w:szCs w:val="21"/>
            <w:rPrChange w:id="67" w:author="Sophie Klocke" w:date="2023-11-20T12:37:00Z">
              <w:rPr/>
            </w:rPrChange>
          </w:rPr>
          <w:t>ve had the privilege to engage with several consultants from McKinsey's Vienna office. Their insights into their experiences have solidified my conviction that pursuing an internship with McKinsey aligns seamlessly with my aspirations. This exposure, my academic background, and my commitment to continuous improvement position me as a well-qualified candidate for this internship opportunity. I am eager to contribute my skills and enthusiasm to McKinsey, and I appreciate your consideration of my application. Thank you, and I look forward to the possibility of discussing my candidacy further.</w:t>
        </w:r>
      </w:ins>
      <w:del w:id="68" w:author="Sophie Klocke" w:date="2023-11-20T12:37:00Z">
        <w:r w:rsidR="004E0D5A" w:rsidRPr="00B93A86" w:rsidDel="00B93A86">
          <w:rPr>
            <w:sz w:val="21"/>
            <w:szCs w:val="21"/>
            <w:rPrChange w:id="69" w:author="Sophie Klocke" w:date="2023-11-20T12:37:00Z">
              <w:rPr/>
            </w:rPrChange>
          </w:rPr>
          <w:delText>As a current business administration student at WU Wien, specializing in Strategy &amp; Managerial Accounting and International Business, I am eager to express my interest in the Fellow Intern position at McKinsey. Drawn by McKinsey's outstanding reputation and</w:delText>
        </w:r>
        <w:r w:rsidR="00AD493A" w:rsidRPr="00B93A86" w:rsidDel="00B93A86">
          <w:rPr>
            <w:sz w:val="21"/>
            <w:szCs w:val="21"/>
            <w:rPrChange w:id="70" w:author="Sophie Klocke" w:date="2023-11-20T12:37:00Z">
              <w:rPr/>
            </w:rPrChange>
          </w:rPr>
          <w:delText xml:space="preserve"> </w:delText>
        </w:r>
        <w:r w:rsidR="004E0D5A" w:rsidRPr="00B93A86" w:rsidDel="00B93A86">
          <w:rPr>
            <w:sz w:val="21"/>
            <w:szCs w:val="21"/>
            <w:rPrChange w:id="71" w:author="Sophie Klocke" w:date="2023-11-20T12:37:00Z">
              <w:rPr/>
            </w:rPrChange>
          </w:rPr>
          <w:delText>commitment to excellence, I am enthusiastic about contributing my consulting-focused skills during an eight to ten-week internship in the summer of 2024. This opportunity aligns perfectly with my academic trajectory, allowing me to further hone my abilities before embarking on an exchange program in the subsequent winter term. Anticipating my graduation in June 2025, I am excited about the prospect of a long-term association with McKinsey, where I am confident in my ability to thrive and make meaningful contributions.</w:delText>
        </w:r>
      </w:del>
    </w:p>
    <w:p w14:paraId="723789F4" w14:textId="77777777" w:rsidR="00B93A86" w:rsidRPr="00B93A86" w:rsidRDefault="00B93A86" w:rsidP="00B93A86">
      <w:pPr>
        <w:jc w:val="both"/>
        <w:rPr>
          <w:ins w:id="72" w:author="Sophie Klocke" w:date="2023-11-20T12:37:00Z"/>
          <w:sz w:val="21"/>
          <w:szCs w:val="21"/>
          <w:rPrChange w:id="73" w:author="Sophie Klocke" w:date="2023-11-20T12:37:00Z">
            <w:rPr>
              <w:ins w:id="74" w:author="Sophie Klocke" w:date="2023-11-20T12:37:00Z"/>
            </w:rPr>
          </w:rPrChange>
        </w:rPr>
      </w:pPr>
    </w:p>
    <w:p w14:paraId="0498B20D" w14:textId="58D32D37" w:rsidR="00FA4660" w:rsidDel="00B93A86" w:rsidRDefault="0010766D" w:rsidP="00A70C1F">
      <w:pPr>
        <w:spacing w:after="0"/>
        <w:jc w:val="both"/>
        <w:rPr>
          <w:del w:id="75" w:author="Sophie Klocke" w:date="2023-11-20T12:37:00Z"/>
          <w:sz w:val="21"/>
          <w:szCs w:val="21"/>
        </w:rPr>
      </w:pPr>
      <w:del w:id="76" w:author="Sophie Klocke" w:date="2023-11-20T12:37:00Z">
        <w:r w:rsidRPr="00B93A86" w:rsidDel="00B93A86">
          <w:rPr>
            <w:sz w:val="21"/>
            <w:szCs w:val="21"/>
            <w:rPrChange w:id="77" w:author="Sophie Klocke" w:date="2023-11-20T12:37:00Z">
              <w:rPr/>
            </w:rPrChange>
          </w:rPr>
          <w:delText>Throughout my bachelor studies, where I consistently ranked first in my cohort, a testament to my unwavering commitment to achieving both assigned and self-imposed goals, I have balanced academic pursuits with work responsibilities. In addition to my academic achievements, my engagement in various sports, including clinching bronze and silver medals in Taekwondo national championships and attaining a black belt, reflects my commitment to excellence</w:delText>
        </w:r>
        <w:r w:rsidR="006B0848" w:rsidRPr="00B93A86" w:rsidDel="00B93A86">
          <w:rPr>
            <w:sz w:val="21"/>
            <w:szCs w:val="21"/>
            <w:rPrChange w:id="78" w:author="Sophie Klocke" w:date="2023-11-20T12:37:00Z">
              <w:rPr/>
            </w:rPrChange>
          </w:rPr>
          <w:delText>. In addition to these achievements, I engage in strength training around five times per week and participate in Sunday football matches at a club founded by a close friend. These experiences not only underscore my commitment to excellence, but also showcase my versatility and adaptability skills, further honed through my solo travels to different countries.</w:delText>
        </w:r>
      </w:del>
    </w:p>
    <w:p w14:paraId="329DCD31" w14:textId="4A8686A8" w:rsidR="006B2C72" w:rsidRPr="00B93A86" w:rsidDel="00B93A86" w:rsidRDefault="00B93A86" w:rsidP="00A70C1F">
      <w:pPr>
        <w:jc w:val="both"/>
        <w:rPr>
          <w:del w:id="79" w:author="Sophie Klocke" w:date="2023-11-20T12:37:00Z"/>
          <w:sz w:val="21"/>
          <w:szCs w:val="21"/>
          <w:rPrChange w:id="80" w:author="Sophie Klocke" w:date="2023-11-20T12:37:00Z">
            <w:rPr>
              <w:del w:id="81" w:author="Sophie Klocke" w:date="2023-11-20T12:37:00Z"/>
            </w:rPr>
          </w:rPrChange>
        </w:rPr>
      </w:pPr>
      <w:ins w:id="82" w:author="Sophie Klocke" w:date="2023-11-20T12:37:00Z">
        <w:r>
          <w:rPr>
            <w:sz w:val="21"/>
            <w:szCs w:val="21"/>
          </w:rPr>
          <w:t xml:space="preserve">Yours </w:t>
        </w:r>
      </w:ins>
      <w:del w:id="83" w:author="Sophie Klocke" w:date="2023-11-20T12:37:00Z">
        <w:r w:rsidR="006B2C72" w:rsidRPr="00B93A86" w:rsidDel="00B93A86">
          <w:rPr>
            <w:sz w:val="21"/>
            <w:szCs w:val="21"/>
            <w:rPrChange w:id="84" w:author="Sophie Klocke" w:date="2023-11-20T12:37:00Z">
              <w:rPr/>
            </w:rPrChange>
          </w:rPr>
          <w:delText>Beyond academics and sports, my interests extend to exploring innovative markets, fostering an entrepreneurial mindset. Since 2019, I've actively participated in the dynamic cryptocurrency market, initially by engaging in buying and trading. This year, I achieved a notable milestone by co-founding an online community with a friend, which swiftly grew to include approximately 2,500 members. Leveraging this platform, we successfully launched and sold our curated NFT collection, showcasing a proactive approach and a keen eye for emerging opportunities.</w:delText>
        </w:r>
      </w:del>
    </w:p>
    <w:p w14:paraId="6ED637DD" w14:textId="687EE43D" w:rsidR="00812F6B" w:rsidRPr="00B93A86" w:rsidDel="00B93A86" w:rsidRDefault="00812F6B" w:rsidP="00A70C1F">
      <w:pPr>
        <w:jc w:val="both"/>
        <w:rPr>
          <w:del w:id="85" w:author="Sophie Klocke" w:date="2023-11-20T12:37:00Z"/>
          <w:sz w:val="21"/>
          <w:szCs w:val="21"/>
          <w:rPrChange w:id="86" w:author="Sophie Klocke" w:date="2023-11-20T12:37:00Z">
            <w:rPr>
              <w:del w:id="87" w:author="Sophie Klocke" w:date="2023-11-20T12:37:00Z"/>
            </w:rPr>
          </w:rPrChange>
        </w:rPr>
      </w:pPr>
      <w:del w:id="88" w:author="Sophie Klocke" w:date="2023-11-20T12:37:00Z">
        <w:r w:rsidRPr="00B93A86" w:rsidDel="00B93A86">
          <w:rPr>
            <w:sz w:val="21"/>
            <w:szCs w:val="21"/>
            <w:rPrChange w:id="89" w:author="Sophie Klocke" w:date="2023-11-20T12:37:00Z">
              <w:rPr/>
            </w:rPrChange>
          </w:rPr>
          <w:delText>During my recent three-month internship at EbelHofer Strategy and Management Consultants, I specialized in pricing and strategy, significantly expanding my comprehension of the consulting industry. Integral to my role, I developed sophisticated Excel models that played a pivotal role in dissecting and addressing underlying issues faced by our clients, a contribution that is highlighted in the attached internship certificate. Additionally, I assumed a key responsibility in crafting acquisition documents, strategically positioning the firm to engage with new clients. These experiences covered a diverse range of strategic topics, further fueling my eagerness to deepen my knowledge and contribute wholeheartedly as a fellow intern at McKinsey.</w:delText>
        </w:r>
      </w:del>
    </w:p>
    <w:p w14:paraId="2789DCEB" w14:textId="6E0DA147" w:rsidR="000E3E93" w:rsidRPr="00B93A86" w:rsidDel="00B93A86" w:rsidRDefault="000E3E93" w:rsidP="000E3E93">
      <w:pPr>
        <w:jc w:val="both"/>
        <w:rPr>
          <w:del w:id="90" w:author="Sophie Klocke" w:date="2023-11-20T12:37:00Z"/>
          <w:sz w:val="21"/>
          <w:szCs w:val="21"/>
          <w:rPrChange w:id="91" w:author="Sophie Klocke" w:date="2023-11-20T12:37:00Z">
            <w:rPr>
              <w:del w:id="92" w:author="Sophie Klocke" w:date="2023-11-20T12:37:00Z"/>
            </w:rPr>
          </w:rPrChange>
        </w:rPr>
      </w:pPr>
      <w:del w:id="93" w:author="Sophie Klocke" w:date="2023-11-20T12:37:00Z">
        <w:r w:rsidRPr="00B93A86" w:rsidDel="00B93A86">
          <w:rPr>
            <w:sz w:val="21"/>
            <w:szCs w:val="21"/>
            <w:rPrChange w:id="94" w:author="Sophie Klocke" w:date="2023-11-20T12:37:00Z">
              <w:rPr/>
            </w:rPrChange>
          </w:rPr>
          <w:delText>Having actively participated in the McKinsey Firsthand Programme and being enrolled in the Strategy &amp; Managerial Accounting specialization, I've had the privilege to engage with several consultants from McKinsey's Vienna office. Their insights into their experiences have solidified my conviction that pursuing an internship with McKinsey aligns seamlessly with my aspirations. This exposure, coupled with my academic background and a commitment to continuous improvement, positions me as a well-qualified candidate for this internship opportunity. I am eager to contribute my skills and enthusiasm to McKinsey, and I appreciate your consideration of my application. Thank you, and I look forward to the possibility of discussing my candidacy further.</w:delText>
        </w:r>
      </w:del>
    </w:p>
    <w:p w14:paraId="5ECB6674" w14:textId="59289F60" w:rsidR="0090164F" w:rsidRPr="00B93A86" w:rsidRDefault="00B93A86" w:rsidP="00A70C1F">
      <w:pPr>
        <w:spacing w:after="0"/>
        <w:jc w:val="both"/>
        <w:rPr>
          <w:sz w:val="21"/>
          <w:szCs w:val="21"/>
          <w:rPrChange w:id="95" w:author="Sophie Klocke" w:date="2023-11-20T12:37:00Z">
            <w:rPr/>
          </w:rPrChange>
        </w:rPr>
      </w:pPr>
      <w:ins w:id="96" w:author="Sophie Klocke" w:date="2023-11-20T12:37:00Z">
        <w:r>
          <w:rPr>
            <w:sz w:val="21"/>
            <w:szCs w:val="21"/>
          </w:rPr>
          <w:t>s</w:t>
        </w:r>
      </w:ins>
      <w:del w:id="97" w:author="Sophie Klocke" w:date="2023-11-20T12:37:00Z">
        <w:r w:rsidR="00166149" w:rsidRPr="00B93A86" w:rsidDel="00B93A86">
          <w:rPr>
            <w:sz w:val="21"/>
            <w:szCs w:val="21"/>
            <w:rPrChange w:id="98" w:author="Sophie Klocke" w:date="2023-11-20T12:37:00Z">
              <w:rPr/>
            </w:rPrChange>
          </w:rPr>
          <w:delText>S</w:delText>
        </w:r>
      </w:del>
      <w:r w:rsidR="00166149" w:rsidRPr="00B93A86">
        <w:rPr>
          <w:sz w:val="21"/>
          <w:szCs w:val="21"/>
          <w:rPrChange w:id="99" w:author="Sophie Klocke" w:date="2023-11-20T12:37:00Z">
            <w:rPr/>
          </w:rPrChange>
        </w:rPr>
        <w:t>incerely</w:t>
      </w:r>
      <w:del w:id="100" w:author="Sophie Klocke" w:date="2023-11-20T12:37:00Z">
        <w:r w:rsidR="00166149" w:rsidRPr="00B93A86" w:rsidDel="00B93A86">
          <w:rPr>
            <w:sz w:val="21"/>
            <w:szCs w:val="21"/>
            <w:rPrChange w:id="101" w:author="Sophie Klocke" w:date="2023-11-20T12:37:00Z">
              <w:rPr/>
            </w:rPrChange>
          </w:rPr>
          <w:delText xml:space="preserve">, </w:delText>
        </w:r>
      </w:del>
    </w:p>
    <w:p w14:paraId="104B9A8C" w14:textId="2DAF9628" w:rsidR="00166149" w:rsidRPr="00B93A86" w:rsidRDefault="009226E1" w:rsidP="00A70C1F">
      <w:pPr>
        <w:spacing w:after="0"/>
        <w:jc w:val="both"/>
        <w:rPr>
          <w:sz w:val="21"/>
          <w:szCs w:val="21"/>
          <w:rPrChange w:id="102" w:author="Sophie Klocke" w:date="2023-11-20T12:37:00Z">
            <w:rPr/>
          </w:rPrChange>
        </w:rPr>
      </w:pPr>
      <w:r w:rsidRPr="00B93A86">
        <w:rPr>
          <w:noProof/>
          <w:sz w:val="21"/>
          <w:szCs w:val="21"/>
          <w:rPrChange w:id="103" w:author="Sophie Klocke" w:date="2023-11-20T12:37:00Z">
            <w:rPr>
              <w:noProof/>
            </w:rPr>
          </w:rPrChange>
        </w:rPr>
        <w:drawing>
          <wp:anchor distT="0" distB="0" distL="114300" distR="114300" simplePos="0" relativeHeight="251662848" behindDoc="1" locked="0" layoutInCell="1" allowOverlap="1" wp14:anchorId="3E2DFB43" wp14:editId="76DFB2BB">
            <wp:simplePos x="0" y="0"/>
            <wp:positionH relativeFrom="column">
              <wp:posOffset>-2540</wp:posOffset>
            </wp:positionH>
            <wp:positionV relativeFrom="paragraph">
              <wp:posOffset>184785</wp:posOffset>
            </wp:positionV>
            <wp:extent cx="742950" cy="269875"/>
            <wp:effectExtent l="0" t="0" r="0" b="0"/>
            <wp:wrapTight wrapText="bothSides">
              <wp:wrapPolygon edited="0">
                <wp:start x="0" y="0"/>
                <wp:lineTo x="0" y="19821"/>
                <wp:lineTo x="21046" y="19821"/>
                <wp:lineTo x="21046" y="0"/>
                <wp:lineTo x="0" y="0"/>
              </wp:wrapPolygon>
            </wp:wrapTight>
            <wp:docPr id="657302201" name="Grafik 1" descr="Ein Bild, das Handschrift, Entwurf, Kalligrafie,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2201" name="Grafik 1" descr="Ein Bild, das Handschrift, Entwurf, Kalligrafie, Strichzeichnung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2950" cy="269875"/>
                    </a:xfrm>
                    <a:prstGeom prst="rect">
                      <a:avLst/>
                    </a:prstGeom>
                  </pic:spPr>
                </pic:pic>
              </a:graphicData>
            </a:graphic>
            <wp14:sizeRelH relativeFrom="margin">
              <wp14:pctWidth>0</wp14:pctWidth>
            </wp14:sizeRelH>
            <wp14:sizeRelV relativeFrom="margin">
              <wp14:pctHeight>0</wp14:pctHeight>
            </wp14:sizeRelV>
          </wp:anchor>
        </w:drawing>
      </w:r>
      <w:r w:rsidR="0090164F" w:rsidRPr="00B93A86">
        <w:rPr>
          <w:sz w:val="21"/>
          <w:szCs w:val="21"/>
          <w:rPrChange w:id="104" w:author="Sophie Klocke" w:date="2023-11-20T12:37:00Z">
            <w:rPr/>
          </w:rPrChange>
        </w:rPr>
        <w:t>Nadir Harouak</w:t>
      </w:r>
    </w:p>
    <w:p w14:paraId="4067D83C" w14:textId="60761925" w:rsidR="0090164F" w:rsidRDefault="0090164F" w:rsidP="00A70C1F">
      <w:pPr>
        <w:spacing w:after="0"/>
        <w:jc w:val="both"/>
      </w:pPr>
    </w:p>
    <w:sectPr w:rsidR="0090164F" w:rsidSect="009226E1">
      <w:pgSz w:w="11906" w:h="16838"/>
      <w:pgMar w:top="652" w:right="964" w:bottom="652"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phie Klocke">
    <w15:presenceInfo w15:providerId="AD" w15:userId="S::sophie.klocke@uni-bielefeld.de::4a69cec3-bb69-4d72-b84c-f3bdc39d9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BB5"/>
    <w:rsid w:val="00041902"/>
    <w:rsid w:val="0004585F"/>
    <w:rsid w:val="000536B5"/>
    <w:rsid w:val="000D3C51"/>
    <w:rsid w:val="000E3E93"/>
    <w:rsid w:val="001044E4"/>
    <w:rsid w:val="00105C19"/>
    <w:rsid w:val="0010766D"/>
    <w:rsid w:val="00153703"/>
    <w:rsid w:val="00166149"/>
    <w:rsid w:val="001F7422"/>
    <w:rsid w:val="0025159B"/>
    <w:rsid w:val="0030385D"/>
    <w:rsid w:val="003043D3"/>
    <w:rsid w:val="0031456B"/>
    <w:rsid w:val="0033521B"/>
    <w:rsid w:val="00366B33"/>
    <w:rsid w:val="004E0D5A"/>
    <w:rsid w:val="004F4051"/>
    <w:rsid w:val="00503EA6"/>
    <w:rsid w:val="00506492"/>
    <w:rsid w:val="00524C5B"/>
    <w:rsid w:val="00524DDD"/>
    <w:rsid w:val="005747D4"/>
    <w:rsid w:val="005B3EE7"/>
    <w:rsid w:val="005B6740"/>
    <w:rsid w:val="005C76E1"/>
    <w:rsid w:val="00696BB5"/>
    <w:rsid w:val="006B0848"/>
    <w:rsid w:val="006B2C72"/>
    <w:rsid w:val="007173B4"/>
    <w:rsid w:val="00786C51"/>
    <w:rsid w:val="00812F6B"/>
    <w:rsid w:val="008237A7"/>
    <w:rsid w:val="00825BC0"/>
    <w:rsid w:val="00853800"/>
    <w:rsid w:val="008828C4"/>
    <w:rsid w:val="008B2438"/>
    <w:rsid w:val="008E5D09"/>
    <w:rsid w:val="0090164F"/>
    <w:rsid w:val="009075D3"/>
    <w:rsid w:val="009226E1"/>
    <w:rsid w:val="00990BB7"/>
    <w:rsid w:val="00A127DA"/>
    <w:rsid w:val="00A236EA"/>
    <w:rsid w:val="00A70C1F"/>
    <w:rsid w:val="00AB2274"/>
    <w:rsid w:val="00AD493A"/>
    <w:rsid w:val="00B224A0"/>
    <w:rsid w:val="00B61CAF"/>
    <w:rsid w:val="00B74FE0"/>
    <w:rsid w:val="00B77952"/>
    <w:rsid w:val="00B91A09"/>
    <w:rsid w:val="00B93A86"/>
    <w:rsid w:val="00C234F5"/>
    <w:rsid w:val="00DC107F"/>
    <w:rsid w:val="00DE1645"/>
    <w:rsid w:val="00EE7D8F"/>
    <w:rsid w:val="00F6138D"/>
    <w:rsid w:val="00F80E04"/>
    <w:rsid w:val="00F9242F"/>
    <w:rsid w:val="00FA4660"/>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417B"/>
  <w15:chartTrackingRefBased/>
  <w15:docId w15:val="{40CB5F82-B07F-4624-AE58-7605CDF35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5BC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B93A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285145">
      <w:bodyDiv w:val="1"/>
      <w:marLeft w:val="0"/>
      <w:marRight w:val="0"/>
      <w:marTop w:val="0"/>
      <w:marBottom w:val="0"/>
      <w:divBdr>
        <w:top w:val="none" w:sz="0" w:space="0" w:color="auto"/>
        <w:left w:val="none" w:sz="0" w:space="0" w:color="auto"/>
        <w:bottom w:val="none" w:sz="0" w:space="0" w:color="auto"/>
        <w:right w:val="none" w:sz="0" w:space="0" w:color="auto"/>
      </w:divBdr>
    </w:div>
    <w:div w:id="177486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87C04D622AFA1E4E86EC0F77B1A73FE8" ma:contentTypeVersion="7" ma:contentTypeDescription="Ein neues Dokument erstellen." ma:contentTypeScope="" ma:versionID="088c810ca7d867426b74d59e5537e4c5">
  <xsd:schema xmlns:xsd="http://www.w3.org/2001/XMLSchema" xmlns:xs="http://www.w3.org/2001/XMLSchema" xmlns:p="http://schemas.microsoft.com/office/2006/metadata/properties" xmlns:ns3="a191c3e0-bcfa-4295-9f21-8f05fd3aa0d6" xmlns:ns4="0a16dd85-cf77-4b76-96f8-cff447e7eaf5" targetNamespace="http://schemas.microsoft.com/office/2006/metadata/properties" ma:root="true" ma:fieldsID="507b52189cf369e2f957ef2095cae1b0" ns3:_="" ns4:_="">
    <xsd:import namespace="a191c3e0-bcfa-4295-9f21-8f05fd3aa0d6"/>
    <xsd:import namespace="0a16dd85-cf77-4b76-96f8-cff447e7eaf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1c3e0-bcfa-4295-9f21-8f05fd3aa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16dd85-cf77-4b76-96f8-cff447e7eaf5"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SharingHintHash" ma:index="13"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191c3e0-bcfa-4295-9f21-8f05fd3aa0d6" xsi:nil="true"/>
  </documentManagement>
</p:properties>
</file>

<file path=customXml/itemProps1.xml><?xml version="1.0" encoding="utf-8"?>
<ds:datastoreItem xmlns:ds="http://schemas.openxmlformats.org/officeDocument/2006/customXml" ds:itemID="{808A9A5C-B221-4768-AA78-10592781672A}">
  <ds:schemaRefs>
    <ds:schemaRef ds:uri="http://schemas.openxmlformats.org/officeDocument/2006/bibliography"/>
  </ds:schemaRefs>
</ds:datastoreItem>
</file>

<file path=customXml/itemProps2.xml><?xml version="1.0" encoding="utf-8"?>
<ds:datastoreItem xmlns:ds="http://schemas.openxmlformats.org/officeDocument/2006/customXml" ds:itemID="{0C31A221-0969-42DC-9D97-C9ADAB6E3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1c3e0-bcfa-4295-9f21-8f05fd3aa0d6"/>
    <ds:schemaRef ds:uri="0a16dd85-cf77-4b76-96f8-cff447e7ea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C44FD9-DDE5-41BA-AB33-9281C05BAECF}">
  <ds:schemaRefs>
    <ds:schemaRef ds:uri="http://schemas.microsoft.com/sharepoint/v3/contenttype/forms"/>
  </ds:schemaRefs>
</ds:datastoreItem>
</file>

<file path=customXml/itemProps4.xml><?xml version="1.0" encoding="utf-8"?>
<ds:datastoreItem xmlns:ds="http://schemas.openxmlformats.org/officeDocument/2006/customXml" ds:itemID="{935C6E49-C271-4624-92F2-7DDDB6705866}">
  <ds:schemaRefs>
    <ds:schemaRef ds:uri="http://schemas.microsoft.com/office/2006/metadata/properties"/>
    <ds:schemaRef ds:uri="http://schemas.microsoft.com/office/infopath/2007/PartnerControls"/>
    <ds:schemaRef ds:uri="a191c3e0-bcfa-4295-9f21-8f05fd3aa0d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1036</Words>
  <Characters>6528</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Harouak, Nadir</dc:creator>
  <cp:keywords/>
  <dc:description/>
  <cp:lastModifiedBy>Sophie Klocke</cp:lastModifiedBy>
  <cp:revision>2</cp:revision>
  <cp:lastPrinted>2023-11-18T12:51:00Z</cp:lastPrinted>
  <dcterms:created xsi:type="dcterms:W3CDTF">2023-11-20T11:38:00Z</dcterms:created>
  <dcterms:modified xsi:type="dcterms:W3CDTF">2023-11-20T11:38:00Z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0x01010087C04D622AFA1E4E86EC0F77B1A73FE8</vt:lpwstr>
  </property>
</Properties>
</file>