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4"/>
        <w:gridCol w:w="284"/>
        <w:gridCol w:w="709"/>
        <w:gridCol w:w="123"/>
        <w:gridCol w:w="2134"/>
        <w:tblGridChange w:id="0">
          <w:tblGrid>
            <w:gridCol w:w="851"/>
            <w:gridCol w:w="6673"/>
            <w:gridCol w:w="284"/>
            <w:gridCol w:w="709"/>
            <w:gridCol w:w="123"/>
            <w:gridCol w:w="2134"/>
            <w:gridCol w:w="851"/>
          </w:tblGrid>
        </w:tblGridChange>
      </w:tblGrid>
      <w:tr w:rsidR="00E55D90" w:rsidRPr="00AD4F9A" w14:paraId="487AC9CE" w14:textId="77777777" w:rsidTr="00CE382D">
        <w:trPr>
          <w:trHeight w:val="20"/>
        </w:trPr>
        <w:tc>
          <w:tcPr>
            <w:tcW w:w="10774" w:type="dxa"/>
            <w:gridSpan w:val="5"/>
            <w:vAlign w:val="bottom"/>
          </w:tcPr>
          <w:p w14:paraId="0CBC6997" w14:textId="1C7C8361" w:rsidR="00E55D90" w:rsidRPr="00527DA5" w:rsidRDefault="00073A54" w:rsidP="00FE2F93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commentRangeStart w:id="1"/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Jakob Holz</w:t>
            </w:r>
            <w:r w:rsidR="004A6511" w:rsidRPr="00527DA5">
              <w:rPr>
                <w:rFonts w:ascii="Optima" w:hAnsi="Optima" w:cs="Times New Roman"/>
                <w:b/>
                <w:sz w:val="48"/>
                <w:szCs w:val="44"/>
              </w:rPr>
              <w:t>n</w:t>
            </w:r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er</w:t>
            </w:r>
            <w:commentRangeEnd w:id="1"/>
            <w:r w:rsidR="003F7EB1" w:rsidRPr="00527DA5">
              <w:rPr>
                <w:rStyle w:val="CommentReference"/>
                <w:rFonts w:ascii="Optima" w:hAnsi="Optima" w:cs="Times New Roman"/>
                <w:b/>
                <w:sz w:val="48"/>
                <w:szCs w:val="44"/>
              </w:rPr>
              <w:commentReference w:id="1"/>
            </w:r>
          </w:p>
          <w:p w14:paraId="135895E2" w14:textId="48555F00" w:rsidR="00F44F5F" w:rsidRPr="00CE382D" w:rsidRDefault="00073A54" w:rsidP="00CE382D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Matthias-Fackler-Weg 8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AF15BE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84405 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Dorfen</w:t>
            </w:r>
            <w:r w:rsidR="00CE382D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="009918AF">
              <w:rPr>
                <w:rFonts w:ascii="Optima" w:hAnsi="Optima" w:cs="Times New Roman"/>
                <w:bCs/>
                <w:sz w:val="20"/>
                <w:szCs w:val="20"/>
              </w:rPr>
              <w:t>jakob@holzner.io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 +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49(0)1783633260</w:t>
            </w:r>
            <w:r w:rsidR="007342C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</w:t>
            </w:r>
            <w:r w:rsidR="004A651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ins w:id="2" w:author="Sarah Bergmann" w:date="2026-08-21T22:19:00Z" w16du:dateUtc="2026-08-22T05:19:00Z">
              <w:r w:rsidR="003E5891">
                <w:rPr>
                  <w:rFonts w:ascii="Optima" w:hAnsi="Optima" w:cs="Times New Roman"/>
                  <w:bCs/>
                  <w:sz w:val="20"/>
                  <w:szCs w:val="20"/>
                </w:rPr>
                <w:t xml:space="preserve">geb. am </w:t>
              </w:r>
            </w:ins>
            <w:r w:rsidR="004A6511" w:rsidRPr="00527DA5">
              <w:rPr>
                <w:rFonts w:ascii="Optima" w:hAnsi="Optima" w:cs="Times New Roman"/>
                <w:bCs/>
                <w:sz w:val="20"/>
                <w:szCs w:val="20"/>
              </w:rPr>
              <w:t>18.10.2003 in Traunstein</w:t>
            </w:r>
          </w:p>
        </w:tc>
      </w:tr>
      <w:tr w:rsidR="002508C2" w:rsidRPr="00AD4F9A" w14:paraId="0FCADE56" w14:textId="77777777" w:rsidTr="003E5891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" w:author="Sarah Bergmann" w:date="2026-08-21T22:20:00Z" w16du:dateUtc="2026-08-22T05:20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04"/>
          <w:trPrChange w:id="4" w:author="Sarah Bergmann" w:date="2026-08-21T22:20:00Z" w16du:dateUtc="2026-08-22T05:20:00Z">
            <w:trPr>
              <w:gridBefore w:val="1"/>
              <w:trHeight w:val="482"/>
            </w:trPr>
          </w:trPrChange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  <w:tcPrChange w:id="5" w:author="Sarah Bergmann" w:date="2026-08-21T22:20:00Z" w16du:dateUtc="2026-08-22T05:20:00Z">
              <w:tcPr>
                <w:tcW w:w="10774" w:type="dxa"/>
                <w:gridSpan w:val="6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AD4F9A" w:rsidRDefault="00F44F5F" w:rsidP="00FE2F93">
            <w:pPr>
              <w:rPr>
                <w:rFonts w:ascii="Optima" w:hAnsi="Optima" w:cs="Times New Roman"/>
                <w:b/>
                <w:sz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AD4F9A" w14:paraId="7D1DEBF7" w14:textId="77777777" w:rsidTr="00CE382D">
        <w:trPr>
          <w:trHeight w:val="346"/>
        </w:trPr>
        <w:tc>
          <w:tcPr>
            <w:tcW w:w="7808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F5350A0" w:rsidR="00D1492F" w:rsidRPr="00AD4F9A" w:rsidRDefault="00073A54" w:rsidP="00FE2F93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966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E4272E7" w:rsidR="00D1492F" w:rsidRPr="00AD4F9A" w:rsidRDefault="00B17D95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/ </w:t>
            </w:r>
            <w:r w:rsidR="00F54427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emote</w:t>
            </w:r>
          </w:p>
        </w:tc>
      </w:tr>
      <w:tr w:rsidR="00D1492F" w:rsidRPr="00AD4F9A" w14:paraId="61E5D482" w14:textId="77777777" w:rsidTr="00CE382D">
        <w:trPr>
          <w:trHeight w:val="19"/>
        </w:trPr>
        <w:tc>
          <w:tcPr>
            <w:tcW w:w="8517" w:type="dxa"/>
            <w:gridSpan w:val="3"/>
            <w:vAlign w:val="bottom"/>
          </w:tcPr>
          <w:p w14:paraId="11CB9A0F" w14:textId="2EE6AC59" w:rsidR="00D1492F" w:rsidRPr="00BB1A8F" w:rsidRDefault="00D1492F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. in 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Betriebswirtschaftslehre (berufsbegleitend)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15BE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ktueller Schnitt: 1,3 (Top 5 %)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257" w:type="dxa"/>
            <w:gridSpan w:val="2"/>
          </w:tcPr>
          <w:p w14:paraId="419A9228" w14:textId="33C9B255" w:rsidR="00D1492F" w:rsidRPr="00AD4F9A" w:rsidRDefault="00D1492F" w:rsidP="00FE2F9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073A54" w:rsidRPr="00AD4F9A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AD4F9A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AD4F9A" w14:paraId="7EABE9F1" w14:textId="77777777" w:rsidTr="00CE382D">
        <w:trPr>
          <w:trHeight w:val="19"/>
        </w:trPr>
        <w:tc>
          <w:tcPr>
            <w:tcW w:w="10774" w:type="dxa"/>
            <w:gridSpan w:val="5"/>
            <w:vAlign w:val="bottom"/>
          </w:tcPr>
          <w:p w14:paraId="7A71E6B0" w14:textId="3B0B2102" w:rsidR="007342C1" w:rsidRPr="00BB1A8F" w:rsidRDefault="007342C1" w:rsidP="000B688A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Stipendiat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des Weiterbildungsstipendium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der IHK München, der Stiftung 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„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Begabtenförderung 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berufliche Bildung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“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und de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Bundesministerium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für Bildung und Forschung</w:t>
            </w:r>
          </w:p>
        </w:tc>
      </w:tr>
      <w:tr w:rsidR="00D5280E" w:rsidRPr="00AD4F9A" w14:paraId="013361E1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197620E3" w14:textId="0A62B7A2" w:rsidR="00D1492F" w:rsidRPr="00AD4F9A" w:rsidRDefault="00073A54" w:rsidP="00FE2F93">
            <w:pPr>
              <w:rPr>
                <w:rFonts w:ascii="Optima" w:hAnsi="Optima" w:cs="Times New Roman"/>
                <w:sz w:val="20"/>
                <w:szCs w:val="20"/>
              </w:rPr>
            </w:pPr>
            <w:bookmarkStart w:id="6" w:name="_Hlk214138775"/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Dr. Herbert-Weinberger-Schule Erding</w:t>
            </w:r>
          </w:p>
        </w:tc>
        <w:tc>
          <w:tcPr>
            <w:tcW w:w="2257" w:type="dxa"/>
            <w:gridSpan w:val="2"/>
            <w:vAlign w:val="bottom"/>
          </w:tcPr>
          <w:p w14:paraId="63D86F51" w14:textId="2D638F17" w:rsidR="00D1492F" w:rsidRPr="00AD4F9A" w:rsidRDefault="00493A7D" w:rsidP="00FE2F9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D5280E" w:rsidRPr="00AD4F9A" w14:paraId="62632213" w14:textId="77777777" w:rsidTr="00CE382D">
        <w:trPr>
          <w:trHeight w:val="19"/>
        </w:trPr>
        <w:tc>
          <w:tcPr>
            <w:tcW w:w="8517" w:type="dxa"/>
            <w:gridSpan w:val="3"/>
            <w:vAlign w:val="bottom"/>
          </w:tcPr>
          <w:p w14:paraId="5F71027E" w14:textId="3ECC3C8F" w:rsidR="00D1492F" w:rsidRPr="00AD4F9A" w:rsidRDefault="00493A7D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IHK-geprüfter Bankkaufmann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(f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inale Note: 1,9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257" w:type="dxa"/>
            <w:gridSpan w:val="2"/>
          </w:tcPr>
          <w:p w14:paraId="51FC9814" w14:textId="0D79F873" w:rsidR="00D1492F" w:rsidRPr="00AD4F9A" w:rsidRDefault="00426D7E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AD4F9A">
              <w:rPr>
                <w:rFonts w:ascii="Optima" w:hAnsi="Optima" w:cs="Times New Roman"/>
                <w:sz w:val="20"/>
                <w:szCs w:val="20"/>
              </w:rPr>
              <w:t>01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024</w:t>
            </w:r>
          </w:p>
        </w:tc>
      </w:tr>
      <w:bookmarkEnd w:id="6"/>
      <w:tr w:rsidR="00AE4ED3" w:rsidRPr="00AD4F9A" w14:paraId="6B19CF91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54F7169D" w14:textId="238D2879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 w:rsidR="00493A7D"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</w:p>
        </w:tc>
        <w:tc>
          <w:tcPr>
            <w:tcW w:w="2257" w:type="dxa"/>
            <w:gridSpan w:val="2"/>
            <w:vAlign w:val="bottom"/>
          </w:tcPr>
          <w:p w14:paraId="262B6DA3" w14:textId="480637E4" w:rsidR="00AE4ED3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Dorfen</w:t>
            </w:r>
          </w:p>
        </w:tc>
      </w:tr>
      <w:tr w:rsidR="00AE4ED3" w:rsidRPr="00AD4F9A" w14:paraId="263521E3" w14:textId="77777777" w:rsidTr="00CE382D">
        <w:trPr>
          <w:trHeight w:val="19"/>
        </w:trPr>
        <w:tc>
          <w:tcPr>
            <w:tcW w:w="8517" w:type="dxa"/>
            <w:gridSpan w:val="3"/>
          </w:tcPr>
          <w:p w14:paraId="36282A3A" w14:textId="234389AB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finale Note: 1,8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257" w:type="dxa"/>
            <w:gridSpan w:val="2"/>
          </w:tcPr>
          <w:p w14:paraId="3DE8C75D" w14:textId="38B479CE" w:rsidR="00AE4ED3" w:rsidRPr="00AD4F9A" w:rsidRDefault="00AE4ED3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5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E55D90" w:rsidRPr="00AD4F9A" w14:paraId="3A2665B3" w14:textId="77777777" w:rsidTr="00CE382D">
        <w:trPr>
          <w:trHeight w:val="482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D4F9A" w:rsidRDefault="00F44F5F" w:rsidP="00FE2F9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17158D" w:rsidRPr="00AD4F9A" w14:paraId="2DBE8F8B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62608EC2" w14:textId="1B223D56" w:rsidR="0017158D" w:rsidRDefault="0017158D" w:rsidP="00045026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Rautenberg &amp; Company</w:t>
            </w:r>
          </w:p>
        </w:tc>
        <w:tc>
          <w:tcPr>
            <w:tcW w:w="2257" w:type="dxa"/>
            <w:gridSpan w:val="2"/>
            <w:vAlign w:val="bottom"/>
          </w:tcPr>
          <w:p w14:paraId="2D519499" w14:textId="7A01B13E" w:rsidR="0017158D" w:rsidRDefault="0017158D" w:rsidP="0004502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17158D" w:rsidRPr="0017158D" w14:paraId="473B8FDD" w14:textId="77777777" w:rsidTr="00CE382D">
        <w:trPr>
          <w:trHeight w:val="161"/>
        </w:trPr>
        <w:tc>
          <w:tcPr>
            <w:tcW w:w="8517" w:type="dxa"/>
            <w:gridSpan w:val="3"/>
            <w:vAlign w:val="bottom"/>
          </w:tcPr>
          <w:p w14:paraId="029598CC" w14:textId="62E45083" w:rsidR="0017158D" w:rsidRPr="0017158D" w:rsidRDefault="0017158D" w:rsidP="00045026">
            <w:pPr>
              <w:rPr>
                <w:rFonts w:ascii="Optima" w:hAnsi="Optima" w:cs="Times New Roman"/>
                <w:bCs/>
                <w:i/>
                <w:iCs/>
                <w:sz w:val="21"/>
                <w:szCs w:val="21"/>
              </w:rPr>
            </w:pPr>
            <w:r w:rsidRPr="0017158D">
              <w:rPr>
                <w:rFonts w:ascii="Optima" w:hAnsi="Optima" w:cs="Times New Roman"/>
                <w:bCs/>
                <w:i/>
                <w:iCs/>
                <w:sz w:val="21"/>
                <w:szCs w:val="21"/>
              </w:rPr>
              <w:t>Praktikant im M&amp;A &amp; Strategy (</w:t>
            </w:r>
            <w:r>
              <w:rPr>
                <w:rFonts w:ascii="Optima" w:hAnsi="Optima" w:cs="Times New Roman"/>
                <w:bCs/>
                <w:i/>
                <w:iCs/>
                <w:sz w:val="21"/>
                <w:szCs w:val="21"/>
              </w:rPr>
              <w:t>V</w:t>
            </w:r>
            <w:r w:rsidRPr="0017158D">
              <w:rPr>
                <w:rFonts w:ascii="Optima" w:hAnsi="Optima" w:cs="Times New Roman"/>
                <w:bCs/>
                <w:i/>
                <w:iCs/>
                <w:sz w:val="21"/>
                <w:szCs w:val="21"/>
              </w:rPr>
              <w:t>ertrag bereits unterzeichnet)</w:t>
            </w:r>
          </w:p>
        </w:tc>
        <w:tc>
          <w:tcPr>
            <w:tcW w:w="2257" w:type="dxa"/>
            <w:gridSpan w:val="2"/>
            <w:vAlign w:val="bottom"/>
          </w:tcPr>
          <w:p w14:paraId="401380A8" w14:textId="0813963C" w:rsidR="0017158D" w:rsidRPr="0017158D" w:rsidRDefault="0017158D" w:rsidP="00045026">
            <w:pPr>
              <w:ind w:left="-279"/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17158D">
              <w:rPr>
                <w:rFonts w:ascii="Optima" w:hAnsi="Optima" w:cs="Times New Roman"/>
                <w:iCs/>
                <w:sz w:val="20"/>
                <w:szCs w:val="20"/>
              </w:rPr>
              <w:t>05/2027 – 09/2027</w:t>
            </w:r>
          </w:p>
        </w:tc>
      </w:tr>
      <w:tr w:rsidR="00FB1543" w:rsidRPr="00AD4F9A" w14:paraId="153BCB78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2DFF5257" w14:textId="5264BC3C" w:rsidR="00FB1543" w:rsidRPr="00AD4F9A" w:rsidRDefault="00FB1543" w:rsidP="00045026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Kroll</w:t>
            </w:r>
          </w:p>
        </w:tc>
        <w:tc>
          <w:tcPr>
            <w:tcW w:w="2257" w:type="dxa"/>
            <w:gridSpan w:val="2"/>
            <w:vAlign w:val="bottom"/>
          </w:tcPr>
          <w:p w14:paraId="3706A6DA" w14:textId="58381740" w:rsidR="00FB1543" w:rsidRPr="00AD4F9A" w:rsidRDefault="00FB1543" w:rsidP="0004502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FB1543" w:rsidRPr="00AD4F9A" w14:paraId="0C86BE4D" w14:textId="77777777" w:rsidTr="00CE382D">
        <w:trPr>
          <w:trHeight w:val="19"/>
        </w:trPr>
        <w:tc>
          <w:tcPr>
            <w:tcW w:w="8640" w:type="dxa"/>
            <w:gridSpan w:val="4"/>
            <w:vAlign w:val="bottom"/>
          </w:tcPr>
          <w:p w14:paraId="31F97F01" w14:textId="562B3837" w:rsidR="00FB1543" w:rsidRPr="00136D70" w:rsidRDefault="00FB1543" w:rsidP="00045026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92093E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im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Transaction Advisory Services</w:t>
            </w:r>
            <w:r w:rsidR="00DD7A1A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Financial Due Diligence </w:t>
            </w: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(Vertrag bereits unter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zeichnet)</w:t>
            </w:r>
          </w:p>
        </w:tc>
        <w:tc>
          <w:tcPr>
            <w:tcW w:w="2134" w:type="dxa"/>
          </w:tcPr>
          <w:p w14:paraId="4B8A1CFC" w14:textId="1B5505D4" w:rsidR="00FB1543" w:rsidRPr="00AD4F9A" w:rsidRDefault="00FB1543" w:rsidP="00045026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</w:t>
            </w:r>
            <w:r>
              <w:rPr>
                <w:rFonts w:ascii="Optima" w:hAnsi="Optima" w:cs="Times New Roman"/>
                <w:sz w:val="20"/>
                <w:szCs w:val="20"/>
              </w:rPr>
              <w:t>2027</w:t>
            </w:r>
          </w:p>
        </w:tc>
      </w:tr>
      <w:tr w:rsidR="00FB1543" w:rsidRPr="00AD4F9A" w14:paraId="0DF52D4F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37E0BBC4" w14:textId="21510D93" w:rsidR="00FB1543" w:rsidRPr="00AD4F9A" w:rsidRDefault="00FB1543" w:rsidP="00FB15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Allea Consult</w:t>
            </w:r>
          </w:p>
        </w:tc>
        <w:tc>
          <w:tcPr>
            <w:tcW w:w="2257" w:type="dxa"/>
            <w:gridSpan w:val="2"/>
            <w:vAlign w:val="bottom"/>
          </w:tcPr>
          <w:p w14:paraId="439032AF" w14:textId="297D0DBE" w:rsidR="00FB1543" w:rsidRPr="00AD4F9A" w:rsidRDefault="00FB1543" w:rsidP="00FB154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B1543" w:rsidRPr="00AD4F9A" w14:paraId="0538E314" w14:textId="77777777" w:rsidTr="00CE382D">
        <w:trPr>
          <w:trHeight w:val="19"/>
        </w:trPr>
        <w:tc>
          <w:tcPr>
            <w:tcW w:w="8517" w:type="dxa"/>
            <w:gridSpan w:val="3"/>
            <w:vAlign w:val="bottom"/>
          </w:tcPr>
          <w:p w14:paraId="11D7D8FD" w14:textId="643ADC43" w:rsidR="00FB1543" w:rsidRPr="00136D70" w:rsidRDefault="00FB1543" w:rsidP="00FB154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92093E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im </w:t>
            </w: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Distressed M&amp;A </w:t>
            </w:r>
            <w:del w:id="7" w:author="Sarah Bergmann" w:date="2026-08-21T22:20:00Z" w16du:dateUtc="2026-08-22T05:20:00Z">
              <w:r w:rsidRPr="00136D70" w:rsidDel="003E5891">
                <w:rPr>
                  <w:rFonts w:ascii="Optima" w:hAnsi="Optima" w:cs="Times New Roman"/>
                  <w:i/>
                  <w:iCs/>
                  <w:sz w:val="20"/>
                  <w:szCs w:val="20"/>
                </w:rPr>
                <w:delText>(Vertrag bereits unter</w:delText>
              </w:r>
              <w:r w:rsidDel="003E5891">
                <w:rPr>
                  <w:rFonts w:ascii="Optima" w:hAnsi="Optima" w:cs="Times New Roman"/>
                  <w:i/>
                  <w:iCs/>
                  <w:sz w:val="20"/>
                  <w:szCs w:val="20"/>
                </w:rPr>
                <w:delText>zeichnet)</w:delText>
              </w:r>
            </w:del>
          </w:p>
        </w:tc>
        <w:tc>
          <w:tcPr>
            <w:tcW w:w="2257" w:type="dxa"/>
            <w:gridSpan w:val="2"/>
          </w:tcPr>
          <w:p w14:paraId="20AC189C" w14:textId="678C73F2" w:rsidR="00FB1543" w:rsidRPr="00AD4F9A" w:rsidRDefault="00FB1543" w:rsidP="00FB154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  <w:tr w:rsidR="003F7EB1" w:rsidRPr="00AD4F9A" w14:paraId="66613D86" w14:textId="77777777" w:rsidTr="00B367FB">
        <w:trPr>
          <w:trHeight w:val="19"/>
        </w:trPr>
        <w:tc>
          <w:tcPr>
            <w:tcW w:w="10774" w:type="dxa"/>
            <w:gridSpan w:val="5"/>
            <w:vAlign w:val="bottom"/>
          </w:tcPr>
          <w:p w14:paraId="449A8723" w14:textId="77777777" w:rsidR="003F7EB1" w:rsidRPr="003E5891" w:rsidRDefault="003F7EB1" w:rsidP="007B0790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3E589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Ausarbeitung von Vermarktungs-, Transaktions- und Pitch-Unterlagen, u. a. Teaser</w:t>
            </w:r>
            <w:del w:id="8" w:author="Sarah Bergmann" w:date="2026-08-21T22:20:00Z" w16du:dateUtc="2026-08-22T05:20:00Z">
              <w:r w:rsidRPr="003E5891" w:rsidDel="003E5891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delText>n</w:delText>
              </w:r>
            </w:del>
            <w:r w:rsidRPr="003E589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, CIMs sowie Strukturvorlagen für NBOs und BOs</w:t>
            </w:r>
          </w:p>
          <w:p w14:paraId="773F1FF4" w14:textId="77777777" w:rsidR="003F7EB1" w:rsidRPr="003E5891" w:rsidRDefault="003F7EB1" w:rsidP="007B0790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3E589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Leitung von Site Visits und Koordinierung von Interessententerminen sowie Begleitung von Due-Diligence-Prozessen</w:t>
            </w:r>
          </w:p>
          <w:p w14:paraId="4BB9D677" w14:textId="77777777" w:rsidR="003F7EB1" w:rsidRPr="003E5891" w:rsidDel="003F7EB1" w:rsidRDefault="003F7EB1" w:rsidP="003F7EB1">
            <w:pPr>
              <w:pStyle w:val="Bullets"/>
              <w:rPr>
                <w:del w:id="9" w:author="oh7biz61oz@goetheuniversitaet.onmicrosoft.com" w:date="2026-08-20T15:35:00Z" w16du:dateUtc="2026-08-20T19:35:00Z"/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3E589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Analyse von Märkten und Wettbewerbern sowie Identifikation potenzieller Käufer und Investoren mittels klassischer und KI-gestützter Recherche</w:t>
            </w:r>
          </w:p>
          <w:p w14:paraId="5E494549" w14:textId="77777777" w:rsidR="003F7EB1" w:rsidRPr="003E5891" w:rsidRDefault="003F7EB1" w:rsidP="007B0790">
            <w:pPr>
              <w:pStyle w:val="Bullets"/>
              <w:rPr>
                <w:ins w:id="10" w:author="oh7biz61oz@goetheuniversitaet.onmicrosoft.com" w:date="2026-08-20T15:35:00Z" w16du:dateUtc="2026-08-20T19:35:00Z"/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</w:p>
          <w:p w14:paraId="0678E120" w14:textId="3365729E" w:rsidR="003F7EB1" w:rsidRPr="003E5891" w:rsidRDefault="003F7EB1">
            <w:pPr>
              <w:pStyle w:val="Bullets"/>
              <w:rPr>
                <w:rFonts w:ascii="Optima" w:hAnsi="Optima" w:cs="Times New Roman"/>
                <w:sz w:val="20"/>
                <w:szCs w:val="20"/>
                <w:rPrChange w:id="11" w:author="Sarah Bergmann" w:date="2026-08-21T22:21:00Z" w16du:dateUtc="2026-08-22T05:21:00Z">
                  <w:rPr/>
                </w:rPrChange>
              </w:rPr>
              <w:pPrChange w:id="12" w:author="oh7biz61oz@goetheuniversitaet.onmicrosoft.com" w:date="2026-08-20T15:35:00Z" w16du:dateUtc="2026-08-20T19:35:00Z">
                <w:pPr>
                  <w:jc w:val="right"/>
                </w:pPr>
              </w:pPrChange>
            </w:pPr>
            <w:r w:rsidRPr="003E5891">
              <w:rPr>
                <w:rFonts w:ascii="Optima" w:hAnsi="Optima" w:cs="Times New Roman"/>
                <w:i w:val="0"/>
                <w:iCs w:val="0"/>
                <w:sz w:val="20"/>
                <w:szCs w:val="20"/>
                <w:rPrChange w:id="13" w:author="Sarah Bergmann" w:date="2026-08-21T22:21:00Z" w16du:dateUtc="2026-08-22T05:21:00Z">
                  <w:rPr/>
                </w:rPrChange>
              </w:rPr>
              <w:t>Entwicklung eines Excel-basierten Kapazitätsplanungstools zur Verarbeitung und Analyse von bis zu 20.000 Arbeitsgängen aus ERP-Daten</w:t>
            </w:r>
          </w:p>
        </w:tc>
      </w:tr>
      <w:tr w:rsidR="00E55D90" w:rsidRPr="00AD4F9A" w14:paraId="127C64E2" w14:textId="77777777" w:rsidTr="00CE382D">
        <w:trPr>
          <w:trHeight w:val="346"/>
        </w:trPr>
        <w:tc>
          <w:tcPr>
            <w:tcW w:w="8517" w:type="dxa"/>
            <w:gridSpan w:val="3"/>
            <w:vAlign w:val="bottom"/>
          </w:tcPr>
          <w:p w14:paraId="38F27285" w14:textId="0581C6C6" w:rsidR="00527DA5" w:rsidRPr="00527DA5" w:rsidRDefault="00CE0086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Kreis- und Stadtsparkasse Erding</w:t>
            </w:r>
            <w:r w:rsidR="00F54427"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 – </w:t>
            </w: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</w:p>
        </w:tc>
        <w:tc>
          <w:tcPr>
            <w:tcW w:w="2257" w:type="dxa"/>
            <w:gridSpan w:val="2"/>
            <w:vAlign w:val="bottom"/>
          </w:tcPr>
          <w:p w14:paraId="4820196E" w14:textId="4B2508D8" w:rsidR="00E55D90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E55D90" w:rsidRPr="00AD4F9A" w14:paraId="335D84E9" w14:textId="77777777" w:rsidTr="00CE382D">
        <w:trPr>
          <w:trHeight w:val="19"/>
        </w:trPr>
        <w:tc>
          <w:tcPr>
            <w:tcW w:w="8517" w:type="dxa"/>
            <w:gridSpan w:val="3"/>
          </w:tcPr>
          <w:p w14:paraId="20B1570F" w14:textId="3B488F20" w:rsidR="00E55D90" w:rsidRPr="00AD4F9A" w:rsidRDefault="00CE0086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vermögende Privatkunden</w:t>
            </w:r>
          </w:p>
        </w:tc>
        <w:tc>
          <w:tcPr>
            <w:tcW w:w="2257" w:type="dxa"/>
            <w:gridSpan w:val="2"/>
          </w:tcPr>
          <w:p w14:paraId="0475B997" w14:textId="58C4D5F8" w:rsidR="00E55D90" w:rsidRPr="00AD4F9A" w:rsidRDefault="00CE0086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="004E3364"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 w:rsidR="00527DA5">
              <w:rPr>
                <w:rFonts w:ascii="Optima" w:hAnsi="Optima" w:cs="Times New Roman"/>
                <w:sz w:val="20"/>
                <w:szCs w:val="20"/>
                <w:lang w:val="en-US"/>
              </w:rPr>
              <w:t>06/2026</w:t>
            </w:r>
          </w:p>
        </w:tc>
      </w:tr>
      <w:tr w:rsidR="00E55D90" w:rsidRPr="00AD4F9A" w14:paraId="54C3D64C" w14:textId="77777777" w:rsidTr="00CE382D">
        <w:trPr>
          <w:trHeight w:val="19"/>
        </w:trPr>
        <w:tc>
          <w:tcPr>
            <w:tcW w:w="10774" w:type="dxa"/>
            <w:gridSpan w:val="5"/>
          </w:tcPr>
          <w:p w14:paraId="77C4B27B" w14:textId="58A6E5AF" w:rsidR="00CE0086" w:rsidRPr="002C08B5" w:rsidRDefault="007561A7" w:rsidP="004E336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Betreuung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von ca. 37.000.000 EUR</w:t>
            </w:r>
            <w:r w:rsidR="00D52419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verteilt </w:t>
            </w:r>
            <w:r w:rsidR="00091F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auf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ca. 600 vermögenden Privatkunden im Rahmen eines ganzheitlichen Betreuungsansatzes mit Fokus auf Ertragspotenziale und Kundenentwicklung</w:t>
            </w:r>
          </w:p>
          <w:p w14:paraId="7C46A633" w14:textId="77777777" w:rsidR="002C08B5" w:rsidRPr="002C08B5" w:rsidRDefault="002C08B5" w:rsidP="002C08B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C08B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von Kundenportfolios zur Ableitung ertrags- und risikoorientierter Handlungsempfehlungen</w:t>
            </w:r>
          </w:p>
          <w:p w14:paraId="6DD9BA0F" w14:textId="2D5F277E" w:rsidR="00273CB0" w:rsidRPr="000B688A" w:rsidRDefault="00273CB0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Förderung der fachlichen Kompetenz von Auszubildenden zur Sicherstellung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eines hohen Qualitätsstandards bei temporären Abteilungszuweisungen</w:t>
            </w:r>
          </w:p>
        </w:tc>
      </w:tr>
      <w:tr w:rsidR="004E3364" w:rsidRPr="00AD4F9A" w14:paraId="2F66E4F3" w14:textId="77777777" w:rsidTr="00CE382D">
        <w:trPr>
          <w:trHeight w:val="288"/>
        </w:trPr>
        <w:tc>
          <w:tcPr>
            <w:tcW w:w="8517" w:type="dxa"/>
            <w:gridSpan w:val="3"/>
            <w:vAlign w:val="bottom"/>
          </w:tcPr>
          <w:p w14:paraId="50F618A4" w14:textId="02981C83" w:rsidR="004E3364" w:rsidRPr="00AD4F9A" w:rsidRDefault="004E3364" w:rsidP="004C0E4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Digitaler </w:t>
            </w: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Privatkunden</w:t>
            </w:r>
          </w:p>
        </w:tc>
        <w:tc>
          <w:tcPr>
            <w:tcW w:w="2257" w:type="dxa"/>
            <w:gridSpan w:val="2"/>
            <w:vAlign w:val="bottom"/>
          </w:tcPr>
          <w:p w14:paraId="0C1C293E" w14:textId="07B217A8" w:rsidR="004E3364" w:rsidRPr="00AD4F9A" w:rsidRDefault="004E3364" w:rsidP="004C0E4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01/2024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4E3364" w:rsidRPr="000B688A" w14:paraId="546AB743" w14:textId="77777777" w:rsidTr="00CE382D">
        <w:trPr>
          <w:trHeight w:val="19"/>
        </w:trPr>
        <w:tc>
          <w:tcPr>
            <w:tcW w:w="10774" w:type="dxa"/>
            <w:gridSpan w:val="5"/>
          </w:tcPr>
          <w:p w14:paraId="01C4C35B" w14:textId="3C2DEE30" w:rsidR="001122CA" w:rsidRDefault="00E81A7F" w:rsidP="001122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Zielerreichung im Vertrieb von 108</w:t>
            </w:r>
            <w:r w:rsidR="009209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% im Geschäftsjahr 2025 bei gleichzeitig um </w:t>
            </w:r>
            <w:r w:rsidR="00842B4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ca. </w:t>
            </w: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55</w:t>
            </w:r>
            <w:r w:rsidR="009209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% reduzierter Teamkapazität (2,0 vs. 4,5 FTE) und entsprechend erhöhtem administrativen Aufwand</w:t>
            </w:r>
          </w:p>
          <w:p w14:paraId="72B2E792" w14:textId="3B905C92" w:rsidR="004E3364" w:rsidRPr="002A064B" w:rsidRDefault="00842B49" w:rsidP="002A064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42B4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Beitrag zur Auszeichnung „Beste Bank vor Ort“ (Gesellschaft für Qualitätsprüfung mbH) durch exzellente Beratungsleistung im Privatkundensegment (1. Platz; Note</w:t>
            </w:r>
            <w:ins w:id="14" w:author="Sarah Bergmann" w:date="2026-08-21T22:22:00Z" w16du:dateUtc="2026-08-22T05:22:00Z">
              <w:r w:rsidR="003E5891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:</w:t>
              </w:r>
            </w:ins>
            <w:r w:rsidRPr="00842B4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1,52)</w:t>
            </w:r>
          </w:p>
        </w:tc>
      </w:tr>
      <w:tr w:rsidR="00E55D90" w:rsidRPr="00AD4F9A" w14:paraId="48328CB9" w14:textId="77777777" w:rsidTr="00CE382D">
        <w:trPr>
          <w:trHeight w:val="283"/>
        </w:trPr>
        <w:tc>
          <w:tcPr>
            <w:tcW w:w="8517" w:type="dxa"/>
            <w:gridSpan w:val="3"/>
            <w:vAlign w:val="bottom"/>
          </w:tcPr>
          <w:p w14:paraId="74B74B41" w14:textId="19BC9DF4" w:rsidR="00E55D90" w:rsidRPr="00AD4F9A" w:rsidRDefault="008E49A9" w:rsidP="00FE2F9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Auszubildender </w:t>
            </w:r>
            <w:r w:rsidR="0092093E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als </w:t>
            </w: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Bankkaufmann</w:t>
            </w:r>
          </w:p>
        </w:tc>
        <w:tc>
          <w:tcPr>
            <w:tcW w:w="2257" w:type="dxa"/>
            <w:gridSpan w:val="2"/>
            <w:vAlign w:val="bottom"/>
          </w:tcPr>
          <w:p w14:paraId="2CB21DEB" w14:textId="074A1221" w:rsidR="00E55D90" w:rsidRPr="00AD4F9A" w:rsidRDefault="00E55D90" w:rsidP="00FE2F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01/2024</w:t>
            </w:r>
          </w:p>
        </w:tc>
      </w:tr>
      <w:tr w:rsidR="00E55D90" w:rsidRPr="00AD4F9A" w14:paraId="7C4155D6" w14:textId="77777777" w:rsidTr="00CE382D">
        <w:trPr>
          <w:trHeight w:val="19"/>
        </w:trPr>
        <w:tc>
          <w:tcPr>
            <w:tcW w:w="10774" w:type="dxa"/>
            <w:gridSpan w:val="5"/>
            <w:vAlign w:val="bottom"/>
          </w:tcPr>
          <w:p w14:paraId="691C44C1" w14:textId="303D0159" w:rsidR="008E49A9" w:rsidRPr="00AD4F9A" w:rsidRDefault="008E49A9" w:rsidP="00FE2F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Abwicklung des operativen Tagesgeschäfts</w:t>
            </w:r>
            <w:r w:rsidR="00343D8D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an der Hauptgeschäftsstelle unter Einhaltung enger Zeitvorgaben</w:t>
            </w:r>
          </w:p>
          <w:p w14:paraId="3658805E" w14:textId="7E692F1F" w:rsidR="00343D8D" w:rsidRPr="000B688A" w:rsidRDefault="00CE382D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Einbindung bei mehreren internen </w:t>
            </w:r>
            <w:r w:rsidR="007B079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Projekten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, z.</w:t>
            </w:r>
            <w:ins w:id="15" w:author="Sarah Bergmann" w:date="2026-08-21T22:21:00Z" w16du:dateUtc="2026-08-22T05:21:00Z">
              <w:r w:rsidR="003E5891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B. zum Thema Employer Branding</w:t>
            </w:r>
          </w:p>
        </w:tc>
      </w:tr>
      <w:tr w:rsidR="00E55D90" w:rsidRPr="00AD4F9A" w14:paraId="414B4085" w14:textId="77777777" w:rsidTr="00CE382D">
        <w:trPr>
          <w:trHeight w:val="482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AD4F9A" w:rsidRDefault="00F44F5F" w:rsidP="00FE2F9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AD4F9A" w14:paraId="74251178" w14:textId="77777777" w:rsidTr="00CE382D">
        <w:trPr>
          <w:trHeight w:val="346"/>
        </w:trPr>
        <w:tc>
          <w:tcPr>
            <w:tcW w:w="7524" w:type="dxa"/>
            <w:tcBorders>
              <w:top w:val="single" w:sz="4" w:space="0" w:color="auto"/>
            </w:tcBorders>
            <w:vAlign w:val="bottom"/>
          </w:tcPr>
          <w:p w14:paraId="23826F21" w14:textId="1E25AA52" w:rsidR="00E55D90" w:rsidRPr="00AD4F9A" w:rsidRDefault="00343D8D" w:rsidP="00FE2F9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rankfurt School</w:t>
            </w: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Supervisory Board for Stu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dent Council</w:t>
            </w:r>
            <w:r w:rsidR="00E55D90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50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44521F7E" w:rsidR="00E55D90" w:rsidRPr="00AD4F9A" w:rsidRDefault="00E55D90" w:rsidP="00FE2F9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/ </w:t>
            </w:r>
            <w:r w:rsidR="00F54427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R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emote</w:t>
            </w:r>
          </w:p>
        </w:tc>
      </w:tr>
      <w:tr w:rsidR="00E55D90" w:rsidRPr="00AD4F9A" w14:paraId="4F59C612" w14:textId="77777777" w:rsidTr="00CE382D">
        <w:trPr>
          <w:trHeight w:val="19"/>
        </w:trPr>
        <w:tc>
          <w:tcPr>
            <w:tcW w:w="8517" w:type="dxa"/>
            <w:gridSpan w:val="3"/>
          </w:tcPr>
          <w:p w14:paraId="32F07601" w14:textId="1D06384D" w:rsidR="00E55D90" w:rsidRPr="00AD4F9A" w:rsidRDefault="00343D8D" w:rsidP="00FE2F9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Junior Auditor für den Student Council der Frankfurt School</w:t>
            </w:r>
          </w:p>
        </w:tc>
        <w:tc>
          <w:tcPr>
            <w:tcW w:w="2257" w:type="dxa"/>
            <w:gridSpan w:val="2"/>
          </w:tcPr>
          <w:p w14:paraId="45DD2178" w14:textId="554A99CB" w:rsidR="00E55D90" w:rsidRPr="00AD4F9A" w:rsidRDefault="00343D8D" w:rsidP="00FE2F9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01/2025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AD4F9A" w14:paraId="02437711" w14:textId="77777777" w:rsidTr="00CE382D">
        <w:trPr>
          <w:trHeight w:val="19"/>
        </w:trPr>
        <w:tc>
          <w:tcPr>
            <w:tcW w:w="10774" w:type="dxa"/>
            <w:gridSpan w:val="5"/>
          </w:tcPr>
          <w:p w14:paraId="61AE8DA8" w14:textId="04D72023" w:rsidR="00343D8D" w:rsidRPr="000B688A" w:rsidRDefault="00343D8D" w:rsidP="000B68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Auditierung des Student Council</w:t>
            </w:r>
            <w:r w:rsidR="0065011E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 mit Fokus auf Budgetkontrolle </w:t>
            </w:r>
            <w:r w:rsidR="0065011E" w:rsidRPr="000B688A">
              <w:rPr>
                <w:rFonts w:ascii="Optima" w:hAnsi="Optima" w:cs="Times New Roman"/>
                <w:iCs/>
                <w:sz w:val="20"/>
                <w:szCs w:val="20"/>
              </w:rPr>
              <w:t>und Ausgabenanalyse anhand von Finanzberichten</w:t>
            </w:r>
          </w:p>
          <w:p w14:paraId="31828FDD" w14:textId="04DD4407" w:rsidR="00140543" w:rsidRPr="00AD4F9A" w:rsidRDefault="00140543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Koordinierung des 2024 Audits </w:t>
            </w:r>
            <w:r w:rsidR="00273CB0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durch interne Abstimmung und Beschaffung prüfungsrelevanter Unterlagen </w:t>
            </w:r>
          </w:p>
          <w:p w14:paraId="68CFAD97" w14:textId="7515CDEC" w:rsidR="00343D8D" w:rsidRPr="00AD4F9A" w:rsidRDefault="00895332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Analyse und Kommunikation wichtiger Ergebnisse durch Reports für das Frankfurt School-Management Team</w:t>
            </w:r>
          </w:p>
        </w:tc>
      </w:tr>
      <w:tr w:rsidR="00E55D90" w:rsidRPr="00AD4F9A" w14:paraId="482569A2" w14:textId="77777777" w:rsidTr="00CE382D">
        <w:trPr>
          <w:trHeight w:val="482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AD4F9A" w:rsidRDefault="001647AB" w:rsidP="00FE2F9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AD4F9A" w14:paraId="2B257790" w14:textId="77777777" w:rsidTr="00CE382D">
        <w:trPr>
          <w:trHeight w:val="337"/>
        </w:trPr>
        <w:tc>
          <w:tcPr>
            <w:tcW w:w="10774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33144CE1" w:rsidR="00F25EB2" w:rsidRPr="00AD4F9A" w:rsidRDefault="00F25EB2" w:rsidP="00FE2F9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F54427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F25EB2" w:rsidRPr="00AD4F9A" w14:paraId="45706C3F" w14:textId="77777777" w:rsidTr="00CE382D">
        <w:trPr>
          <w:trHeight w:val="337"/>
        </w:trPr>
        <w:tc>
          <w:tcPr>
            <w:tcW w:w="10774" w:type="dxa"/>
            <w:gridSpan w:val="5"/>
            <w:vAlign w:val="bottom"/>
          </w:tcPr>
          <w:p w14:paraId="60CA2168" w14:textId="3CE81996" w:rsidR="00F25EB2" w:rsidRPr="00AD4F9A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65011E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, Adobe Premiere Pro (</w:t>
            </w:r>
            <w:r w:rsidR="0047085C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25EB2" w:rsidRPr="00AD4F9A" w14:paraId="70CB01B0" w14:textId="77777777" w:rsidTr="00CE382D">
        <w:trPr>
          <w:trHeight w:val="337"/>
        </w:trPr>
        <w:tc>
          <w:tcPr>
            <w:tcW w:w="10774" w:type="dxa"/>
            <w:gridSpan w:val="5"/>
            <w:vAlign w:val="bottom"/>
          </w:tcPr>
          <w:p w14:paraId="598C2742" w14:textId="0EAE1DC7" w:rsidR="00F25EB2" w:rsidRPr="00B64A15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B64A15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B64A1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07694D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Sport</w:t>
            </w:r>
            <w:r w:rsidR="0018575C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="0018575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68627B">
              <w:rPr>
                <w:rFonts w:ascii="Optima" w:hAnsi="Optima" w:cs="Times New Roman"/>
                <w:color w:val="000000"/>
                <w:sz w:val="20"/>
                <w:szCs w:val="20"/>
              </w:rPr>
              <w:t>Kapitalmärkte</w:t>
            </w:r>
            <w:r w:rsidR="00091FD3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, E-Sports </w:t>
            </w:r>
            <w:r w:rsidR="00091FD3" w:rsidRPr="00BA47E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(früher an Turnieren teilgenommen)</w:t>
            </w:r>
          </w:p>
        </w:tc>
      </w:tr>
      <w:tr w:rsidR="001647AB" w:rsidRPr="00AD4F9A" w14:paraId="071AB173" w14:textId="77777777" w:rsidTr="00CE382D">
        <w:trPr>
          <w:trHeight w:val="113"/>
        </w:trPr>
        <w:tc>
          <w:tcPr>
            <w:tcW w:w="10774" w:type="dxa"/>
            <w:gridSpan w:val="5"/>
            <w:vAlign w:val="bottom"/>
          </w:tcPr>
          <w:p w14:paraId="1EF7A99E" w14:textId="77777777" w:rsidR="009575B4" w:rsidRPr="009B65BE" w:rsidRDefault="009575B4" w:rsidP="00FE2F93">
            <w:pPr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9B65BE">
              <w:rPr>
                <w:rFonts w:ascii="Optima" w:hAnsi="Optima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DBA2D2E" wp14:editId="5B2DFB6E">
                  <wp:extent cx="1167207" cy="453150"/>
                  <wp:effectExtent l="0" t="0" r="0" b="4445"/>
                  <wp:docPr id="583082035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863" cy="470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2DD04172" w:rsidR="001647AB" w:rsidRPr="00527DA5" w:rsidRDefault="0047085C" w:rsidP="00FE2F93">
            <w:pPr>
              <w:rPr>
                <w:rFonts w:ascii="Optima" w:hAnsi="Optima" w:cs="Times New Roman"/>
                <w:color w:val="000000" w:themeColor="text1"/>
                <w:sz w:val="18"/>
                <w:highlight w:val="yellow"/>
                <w:lang w:val="de-AT"/>
              </w:rPr>
            </w:pPr>
            <w:r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Dorfen</w:t>
            </w:r>
            <w:r w:rsidR="001647AB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927714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22</w:t>
            </w:r>
            <w:r w:rsidR="00C6372D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.</w:t>
            </w:r>
            <w:r w:rsidR="00527DA5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0</w:t>
            </w:r>
            <w:r w:rsidR="00927714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8</w:t>
            </w:r>
            <w:r w:rsidR="001647AB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.20</w:t>
            </w:r>
            <w:r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2</w:t>
            </w:r>
            <w:r w:rsidR="00527DA5" w:rsidRPr="0092771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0747D2BF" w14:textId="69F47280" w:rsidR="00723643" w:rsidRPr="003413D2" w:rsidRDefault="00723643" w:rsidP="00BB1A8F">
      <w:pPr>
        <w:spacing w:line="240" w:lineRule="auto"/>
        <w:rPr>
          <w:rFonts w:ascii="Optima" w:hAnsi="Optima"/>
          <w:sz w:val="18"/>
        </w:rPr>
      </w:pPr>
    </w:p>
    <w:sectPr w:rsidR="00723643" w:rsidRPr="003413D2" w:rsidSect="003E5891">
      <w:footerReference w:type="even" r:id="rId13"/>
      <w:pgSz w:w="11906" w:h="16838"/>
      <w:pgMar w:top="432" w:right="1411" w:bottom="115" w:left="1411" w:header="706" w:footer="706" w:gutter="0"/>
      <w:cols w:space="708"/>
      <w:docGrid w:linePitch="360"/>
      <w:sectPrChange w:id="16" w:author="Sarah Bergmann" w:date="2026-08-21T22:23:00Z" w16du:dateUtc="2026-08-22T05:23:00Z">
        <w:sectPr w:rsidR="00723643" w:rsidRPr="003413D2" w:rsidSect="003E5891">
          <w:pgMar w:top="510" w:right="1412" w:bottom="113" w:left="1412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oh7biz61oz@goetheuniversitaet.onmicrosoft.com" w:date="2026-08-20T15:36:00Z" w:initials="o">
    <w:p w14:paraId="34875374" w14:textId="77777777" w:rsidR="003F7EB1" w:rsidRDefault="003F7EB1" w:rsidP="003F7EB1">
      <w:r>
        <w:rPr>
          <w:rStyle w:val="CommentReference"/>
        </w:rPr>
        <w:annotationRef/>
      </w:r>
      <w:r>
        <w:rPr>
          <w:sz w:val="20"/>
          <w:szCs w:val="20"/>
        </w:rPr>
        <w:t>Sieht gut aus!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48753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CBDAF0D" w16cex:dateUtc="2026-08-20T1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4875374" w16cid:durableId="2CBDAF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75399A" w14:textId="77777777" w:rsidR="00B544A0" w:rsidRDefault="00B544A0" w:rsidP="00BE053D">
      <w:pPr>
        <w:spacing w:after="0" w:line="240" w:lineRule="auto"/>
      </w:pPr>
      <w:r>
        <w:separator/>
      </w:r>
    </w:p>
  </w:endnote>
  <w:endnote w:type="continuationSeparator" w:id="0">
    <w:p w14:paraId="59B096CA" w14:textId="77777777" w:rsidR="00B544A0" w:rsidRDefault="00B544A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060A79" w14:textId="77777777" w:rsidR="00B544A0" w:rsidRDefault="00B544A0" w:rsidP="00BE053D">
      <w:pPr>
        <w:spacing w:after="0" w:line="240" w:lineRule="auto"/>
      </w:pPr>
      <w:r>
        <w:separator/>
      </w:r>
    </w:p>
  </w:footnote>
  <w:footnote w:type="continuationSeparator" w:id="0">
    <w:p w14:paraId="60BC5401" w14:textId="77777777" w:rsidR="00B544A0" w:rsidRDefault="00B544A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oh7biz61oz@goetheuniversitaet.onmicrosoft.com">
    <w15:presenceInfo w15:providerId="AD" w15:userId="S::oh7biz61oz@goetheuniversitaet.onmicrosoft.com::bc95962a-ab67-4ca3-b7ca-53b1f3f78e05"/>
  </w15:person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trackRevision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DFC"/>
    <w:rsid w:val="00033344"/>
    <w:rsid w:val="00056E25"/>
    <w:rsid w:val="00061D33"/>
    <w:rsid w:val="00064643"/>
    <w:rsid w:val="00073A54"/>
    <w:rsid w:val="0007694D"/>
    <w:rsid w:val="00087747"/>
    <w:rsid w:val="00091FD3"/>
    <w:rsid w:val="000939EB"/>
    <w:rsid w:val="000953A4"/>
    <w:rsid w:val="000A1FDA"/>
    <w:rsid w:val="000A5132"/>
    <w:rsid w:val="000A5529"/>
    <w:rsid w:val="000B63E2"/>
    <w:rsid w:val="000B6548"/>
    <w:rsid w:val="000B688A"/>
    <w:rsid w:val="000C49A0"/>
    <w:rsid w:val="000D671A"/>
    <w:rsid w:val="000F2D3E"/>
    <w:rsid w:val="00100581"/>
    <w:rsid w:val="00103EC5"/>
    <w:rsid w:val="001042C0"/>
    <w:rsid w:val="001122CA"/>
    <w:rsid w:val="00116C6E"/>
    <w:rsid w:val="00125CA6"/>
    <w:rsid w:val="00136D70"/>
    <w:rsid w:val="00140543"/>
    <w:rsid w:val="00156FC9"/>
    <w:rsid w:val="00162A5A"/>
    <w:rsid w:val="001647AB"/>
    <w:rsid w:val="0017158D"/>
    <w:rsid w:val="00172867"/>
    <w:rsid w:val="0017385E"/>
    <w:rsid w:val="00175B6D"/>
    <w:rsid w:val="0018575C"/>
    <w:rsid w:val="0018593A"/>
    <w:rsid w:val="001901ED"/>
    <w:rsid w:val="00194423"/>
    <w:rsid w:val="0019483A"/>
    <w:rsid w:val="001A46BF"/>
    <w:rsid w:val="001A481B"/>
    <w:rsid w:val="001B0186"/>
    <w:rsid w:val="001B62CA"/>
    <w:rsid w:val="001D4DCD"/>
    <w:rsid w:val="001E3779"/>
    <w:rsid w:val="001F4175"/>
    <w:rsid w:val="00223A4D"/>
    <w:rsid w:val="00223AC3"/>
    <w:rsid w:val="0023054D"/>
    <w:rsid w:val="00232CB5"/>
    <w:rsid w:val="00234A7E"/>
    <w:rsid w:val="0024373D"/>
    <w:rsid w:val="002508C2"/>
    <w:rsid w:val="00261E6E"/>
    <w:rsid w:val="00267252"/>
    <w:rsid w:val="00273CB0"/>
    <w:rsid w:val="00282DB0"/>
    <w:rsid w:val="0029070D"/>
    <w:rsid w:val="00290FC6"/>
    <w:rsid w:val="00291C75"/>
    <w:rsid w:val="002A064B"/>
    <w:rsid w:val="002B2091"/>
    <w:rsid w:val="002B701A"/>
    <w:rsid w:val="002C08B5"/>
    <w:rsid w:val="002C3945"/>
    <w:rsid w:val="002C6972"/>
    <w:rsid w:val="002D244D"/>
    <w:rsid w:val="002D2B32"/>
    <w:rsid w:val="002D4516"/>
    <w:rsid w:val="002F46AD"/>
    <w:rsid w:val="003101F0"/>
    <w:rsid w:val="00313B46"/>
    <w:rsid w:val="00314B7A"/>
    <w:rsid w:val="00324BC5"/>
    <w:rsid w:val="00340BAB"/>
    <w:rsid w:val="003413D2"/>
    <w:rsid w:val="003418E0"/>
    <w:rsid w:val="00343D8D"/>
    <w:rsid w:val="00347145"/>
    <w:rsid w:val="00347F8D"/>
    <w:rsid w:val="0036618E"/>
    <w:rsid w:val="00372F7B"/>
    <w:rsid w:val="003733E5"/>
    <w:rsid w:val="00377966"/>
    <w:rsid w:val="0038136A"/>
    <w:rsid w:val="00390EA6"/>
    <w:rsid w:val="003A121F"/>
    <w:rsid w:val="003A323A"/>
    <w:rsid w:val="003E27C3"/>
    <w:rsid w:val="003E5891"/>
    <w:rsid w:val="003F3E3F"/>
    <w:rsid w:val="003F4728"/>
    <w:rsid w:val="003F7EB1"/>
    <w:rsid w:val="004067B8"/>
    <w:rsid w:val="00407E6D"/>
    <w:rsid w:val="004154BE"/>
    <w:rsid w:val="0042013D"/>
    <w:rsid w:val="00422E86"/>
    <w:rsid w:val="00422F83"/>
    <w:rsid w:val="00423BB8"/>
    <w:rsid w:val="00426D7E"/>
    <w:rsid w:val="0043430C"/>
    <w:rsid w:val="00435E6D"/>
    <w:rsid w:val="00443668"/>
    <w:rsid w:val="00456B0D"/>
    <w:rsid w:val="0047085C"/>
    <w:rsid w:val="00476AF8"/>
    <w:rsid w:val="00484FD7"/>
    <w:rsid w:val="004906CD"/>
    <w:rsid w:val="004929FB"/>
    <w:rsid w:val="00493A7D"/>
    <w:rsid w:val="004A54BA"/>
    <w:rsid w:val="004A6511"/>
    <w:rsid w:val="004B6A5E"/>
    <w:rsid w:val="004B6BDB"/>
    <w:rsid w:val="004C0E43"/>
    <w:rsid w:val="004D7A08"/>
    <w:rsid w:val="004E3179"/>
    <w:rsid w:val="004E3364"/>
    <w:rsid w:val="00503C6B"/>
    <w:rsid w:val="00504D14"/>
    <w:rsid w:val="00507EA7"/>
    <w:rsid w:val="005232AB"/>
    <w:rsid w:val="00526089"/>
    <w:rsid w:val="00527A28"/>
    <w:rsid w:val="00527DA5"/>
    <w:rsid w:val="00527DCA"/>
    <w:rsid w:val="00532913"/>
    <w:rsid w:val="00567D77"/>
    <w:rsid w:val="005716D4"/>
    <w:rsid w:val="00571B60"/>
    <w:rsid w:val="00572876"/>
    <w:rsid w:val="00576E81"/>
    <w:rsid w:val="00585A4D"/>
    <w:rsid w:val="005A701F"/>
    <w:rsid w:val="005C7279"/>
    <w:rsid w:val="005D6329"/>
    <w:rsid w:val="005E402B"/>
    <w:rsid w:val="005E57F6"/>
    <w:rsid w:val="005E5FF8"/>
    <w:rsid w:val="006008B5"/>
    <w:rsid w:val="006058D8"/>
    <w:rsid w:val="00610200"/>
    <w:rsid w:val="00623699"/>
    <w:rsid w:val="006263E1"/>
    <w:rsid w:val="00632D5A"/>
    <w:rsid w:val="00635515"/>
    <w:rsid w:val="00636E27"/>
    <w:rsid w:val="0065011E"/>
    <w:rsid w:val="006546FD"/>
    <w:rsid w:val="00665BF3"/>
    <w:rsid w:val="006732D6"/>
    <w:rsid w:val="0068627B"/>
    <w:rsid w:val="00693E09"/>
    <w:rsid w:val="006A03C3"/>
    <w:rsid w:val="006A2DE9"/>
    <w:rsid w:val="006A7230"/>
    <w:rsid w:val="006B4E32"/>
    <w:rsid w:val="006B603F"/>
    <w:rsid w:val="006B72C7"/>
    <w:rsid w:val="006B7F78"/>
    <w:rsid w:val="006C2252"/>
    <w:rsid w:val="006C53E0"/>
    <w:rsid w:val="006D506F"/>
    <w:rsid w:val="006D7D89"/>
    <w:rsid w:val="006D7F7F"/>
    <w:rsid w:val="006E2C9C"/>
    <w:rsid w:val="006E40EF"/>
    <w:rsid w:val="006F0039"/>
    <w:rsid w:val="006F1022"/>
    <w:rsid w:val="00711CEF"/>
    <w:rsid w:val="00720320"/>
    <w:rsid w:val="00723643"/>
    <w:rsid w:val="00725D3C"/>
    <w:rsid w:val="00733DA1"/>
    <w:rsid w:val="007342C1"/>
    <w:rsid w:val="00737822"/>
    <w:rsid w:val="00740AF5"/>
    <w:rsid w:val="0074111D"/>
    <w:rsid w:val="00744313"/>
    <w:rsid w:val="00753D4A"/>
    <w:rsid w:val="007561A7"/>
    <w:rsid w:val="0075649F"/>
    <w:rsid w:val="00756912"/>
    <w:rsid w:val="00756B5F"/>
    <w:rsid w:val="00761609"/>
    <w:rsid w:val="00762591"/>
    <w:rsid w:val="00763DCE"/>
    <w:rsid w:val="00776C46"/>
    <w:rsid w:val="0078260B"/>
    <w:rsid w:val="007838D1"/>
    <w:rsid w:val="00785254"/>
    <w:rsid w:val="00785853"/>
    <w:rsid w:val="007873CF"/>
    <w:rsid w:val="007933D1"/>
    <w:rsid w:val="007966F0"/>
    <w:rsid w:val="00797BFC"/>
    <w:rsid w:val="007A720F"/>
    <w:rsid w:val="007B0790"/>
    <w:rsid w:val="007C6A3C"/>
    <w:rsid w:val="007D4BEE"/>
    <w:rsid w:val="007D5BE9"/>
    <w:rsid w:val="007E1BE6"/>
    <w:rsid w:val="008050E4"/>
    <w:rsid w:val="00806B14"/>
    <w:rsid w:val="00813020"/>
    <w:rsid w:val="0082257D"/>
    <w:rsid w:val="0083118B"/>
    <w:rsid w:val="0083630E"/>
    <w:rsid w:val="00841395"/>
    <w:rsid w:val="00842B49"/>
    <w:rsid w:val="00853438"/>
    <w:rsid w:val="008649E9"/>
    <w:rsid w:val="00866846"/>
    <w:rsid w:val="00870DB4"/>
    <w:rsid w:val="00875DA9"/>
    <w:rsid w:val="00876CE0"/>
    <w:rsid w:val="0088006F"/>
    <w:rsid w:val="00882111"/>
    <w:rsid w:val="00895332"/>
    <w:rsid w:val="00895E38"/>
    <w:rsid w:val="008A782B"/>
    <w:rsid w:val="008B0FC0"/>
    <w:rsid w:val="008C3FE7"/>
    <w:rsid w:val="008C429A"/>
    <w:rsid w:val="008E1F3D"/>
    <w:rsid w:val="008E49A9"/>
    <w:rsid w:val="008F615F"/>
    <w:rsid w:val="009053D7"/>
    <w:rsid w:val="00907921"/>
    <w:rsid w:val="0091331D"/>
    <w:rsid w:val="0092093E"/>
    <w:rsid w:val="00927714"/>
    <w:rsid w:val="0093223C"/>
    <w:rsid w:val="00934082"/>
    <w:rsid w:val="00941A87"/>
    <w:rsid w:val="009501C2"/>
    <w:rsid w:val="009575B4"/>
    <w:rsid w:val="009631D5"/>
    <w:rsid w:val="009668B9"/>
    <w:rsid w:val="00976203"/>
    <w:rsid w:val="00976577"/>
    <w:rsid w:val="00980BD1"/>
    <w:rsid w:val="00982DB2"/>
    <w:rsid w:val="00984AB5"/>
    <w:rsid w:val="009918AF"/>
    <w:rsid w:val="00996356"/>
    <w:rsid w:val="00997D9A"/>
    <w:rsid w:val="009B65BE"/>
    <w:rsid w:val="009C06DA"/>
    <w:rsid w:val="009D774B"/>
    <w:rsid w:val="009D7C49"/>
    <w:rsid w:val="009E7297"/>
    <w:rsid w:val="009F04AB"/>
    <w:rsid w:val="00A0257D"/>
    <w:rsid w:val="00A0658B"/>
    <w:rsid w:val="00A12EDC"/>
    <w:rsid w:val="00A1604C"/>
    <w:rsid w:val="00A26D0D"/>
    <w:rsid w:val="00A33BDE"/>
    <w:rsid w:val="00A34885"/>
    <w:rsid w:val="00A35548"/>
    <w:rsid w:val="00A43BC1"/>
    <w:rsid w:val="00A73849"/>
    <w:rsid w:val="00A74225"/>
    <w:rsid w:val="00A876D4"/>
    <w:rsid w:val="00A936D5"/>
    <w:rsid w:val="00AA1EB0"/>
    <w:rsid w:val="00AA2DA3"/>
    <w:rsid w:val="00AA5A9C"/>
    <w:rsid w:val="00AA7097"/>
    <w:rsid w:val="00AB016A"/>
    <w:rsid w:val="00AB1AEB"/>
    <w:rsid w:val="00AB2A5A"/>
    <w:rsid w:val="00AB3383"/>
    <w:rsid w:val="00AD28F8"/>
    <w:rsid w:val="00AD4F9A"/>
    <w:rsid w:val="00AE4ED3"/>
    <w:rsid w:val="00AF0102"/>
    <w:rsid w:val="00AF15BE"/>
    <w:rsid w:val="00AF6C50"/>
    <w:rsid w:val="00AF7B5E"/>
    <w:rsid w:val="00B0230B"/>
    <w:rsid w:val="00B1058D"/>
    <w:rsid w:val="00B15962"/>
    <w:rsid w:val="00B17D95"/>
    <w:rsid w:val="00B23509"/>
    <w:rsid w:val="00B24563"/>
    <w:rsid w:val="00B34099"/>
    <w:rsid w:val="00B359DB"/>
    <w:rsid w:val="00B3632B"/>
    <w:rsid w:val="00B409D8"/>
    <w:rsid w:val="00B5178D"/>
    <w:rsid w:val="00B544A0"/>
    <w:rsid w:val="00B64A15"/>
    <w:rsid w:val="00B67F1F"/>
    <w:rsid w:val="00B701D7"/>
    <w:rsid w:val="00B8250E"/>
    <w:rsid w:val="00B90595"/>
    <w:rsid w:val="00BA1A8C"/>
    <w:rsid w:val="00BA215A"/>
    <w:rsid w:val="00BA47E5"/>
    <w:rsid w:val="00BB1A8F"/>
    <w:rsid w:val="00BB5F09"/>
    <w:rsid w:val="00BC0D9F"/>
    <w:rsid w:val="00BC34EF"/>
    <w:rsid w:val="00BC53A2"/>
    <w:rsid w:val="00BE053D"/>
    <w:rsid w:val="00BF1A7A"/>
    <w:rsid w:val="00BF1FA3"/>
    <w:rsid w:val="00C00974"/>
    <w:rsid w:val="00C018E4"/>
    <w:rsid w:val="00C066FA"/>
    <w:rsid w:val="00C25387"/>
    <w:rsid w:val="00C46F80"/>
    <w:rsid w:val="00C54BE3"/>
    <w:rsid w:val="00C5685A"/>
    <w:rsid w:val="00C57F80"/>
    <w:rsid w:val="00C6372D"/>
    <w:rsid w:val="00C768ED"/>
    <w:rsid w:val="00C82A8F"/>
    <w:rsid w:val="00C916C2"/>
    <w:rsid w:val="00C94B67"/>
    <w:rsid w:val="00CC7F56"/>
    <w:rsid w:val="00CD1B12"/>
    <w:rsid w:val="00CD55DC"/>
    <w:rsid w:val="00CE0086"/>
    <w:rsid w:val="00CE1BBC"/>
    <w:rsid w:val="00CE2595"/>
    <w:rsid w:val="00CE28CC"/>
    <w:rsid w:val="00CE382B"/>
    <w:rsid w:val="00CE382D"/>
    <w:rsid w:val="00CE72FC"/>
    <w:rsid w:val="00CF31EE"/>
    <w:rsid w:val="00D1492F"/>
    <w:rsid w:val="00D17B69"/>
    <w:rsid w:val="00D2579C"/>
    <w:rsid w:val="00D3003C"/>
    <w:rsid w:val="00D331F4"/>
    <w:rsid w:val="00D36056"/>
    <w:rsid w:val="00D403B8"/>
    <w:rsid w:val="00D470E4"/>
    <w:rsid w:val="00D52142"/>
    <w:rsid w:val="00D52419"/>
    <w:rsid w:val="00D5280E"/>
    <w:rsid w:val="00D61F14"/>
    <w:rsid w:val="00D671EF"/>
    <w:rsid w:val="00D77742"/>
    <w:rsid w:val="00D80D6B"/>
    <w:rsid w:val="00D85D41"/>
    <w:rsid w:val="00D9071F"/>
    <w:rsid w:val="00D90950"/>
    <w:rsid w:val="00D94C14"/>
    <w:rsid w:val="00DA69DF"/>
    <w:rsid w:val="00DB0CD6"/>
    <w:rsid w:val="00DB33F8"/>
    <w:rsid w:val="00DB5969"/>
    <w:rsid w:val="00DD38E2"/>
    <w:rsid w:val="00DD7A1A"/>
    <w:rsid w:val="00DE70F6"/>
    <w:rsid w:val="00E00140"/>
    <w:rsid w:val="00E02DE4"/>
    <w:rsid w:val="00E0647D"/>
    <w:rsid w:val="00E13110"/>
    <w:rsid w:val="00E24DF1"/>
    <w:rsid w:val="00E301E7"/>
    <w:rsid w:val="00E37D9E"/>
    <w:rsid w:val="00E40B9A"/>
    <w:rsid w:val="00E431ED"/>
    <w:rsid w:val="00E479A6"/>
    <w:rsid w:val="00E55D90"/>
    <w:rsid w:val="00E57A5B"/>
    <w:rsid w:val="00E64FF5"/>
    <w:rsid w:val="00E66BBA"/>
    <w:rsid w:val="00E80670"/>
    <w:rsid w:val="00E81A7F"/>
    <w:rsid w:val="00E907EC"/>
    <w:rsid w:val="00EA5421"/>
    <w:rsid w:val="00EB34FC"/>
    <w:rsid w:val="00EB5816"/>
    <w:rsid w:val="00ED0EA9"/>
    <w:rsid w:val="00EE4506"/>
    <w:rsid w:val="00EF77DF"/>
    <w:rsid w:val="00F11BEF"/>
    <w:rsid w:val="00F165E1"/>
    <w:rsid w:val="00F1778E"/>
    <w:rsid w:val="00F2295E"/>
    <w:rsid w:val="00F258E7"/>
    <w:rsid w:val="00F25EB2"/>
    <w:rsid w:val="00F31B84"/>
    <w:rsid w:val="00F44F5F"/>
    <w:rsid w:val="00F464C3"/>
    <w:rsid w:val="00F54427"/>
    <w:rsid w:val="00F57BA5"/>
    <w:rsid w:val="00F631EC"/>
    <w:rsid w:val="00F64C22"/>
    <w:rsid w:val="00F64FA7"/>
    <w:rsid w:val="00F74D19"/>
    <w:rsid w:val="00F80053"/>
    <w:rsid w:val="00F950C3"/>
    <w:rsid w:val="00FA02C7"/>
    <w:rsid w:val="00FA4186"/>
    <w:rsid w:val="00FB1543"/>
    <w:rsid w:val="00FB7752"/>
    <w:rsid w:val="00FC0531"/>
    <w:rsid w:val="00FC13F0"/>
    <w:rsid w:val="00FD0FB7"/>
    <w:rsid w:val="00FD2EEC"/>
    <w:rsid w:val="00FE0496"/>
    <w:rsid w:val="00FE151B"/>
    <w:rsid w:val="00FE2F9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544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4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4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4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4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3035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Sarah Bergmann</cp:lastModifiedBy>
  <cp:revision>2</cp:revision>
  <cp:lastPrinted>2026-05-12T22:25:00Z</cp:lastPrinted>
  <dcterms:created xsi:type="dcterms:W3CDTF">2026-08-24T03:43:00Z</dcterms:created>
  <dcterms:modified xsi:type="dcterms:W3CDTF">2026-08-24T03:43:00Z</dcterms:modified>
</cp:coreProperties>
</file>