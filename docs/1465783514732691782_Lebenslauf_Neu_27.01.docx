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147"/>
        <w:gridCol w:w="284"/>
        <w:gridCol w:w="567"/>
        <w:gridCol w:w="283"/>
        <w:gridCol w:w="142"/>
        <w:gridCol w:w="709"/>
        <w:gridCol w:w="709"/>
        <w:gridCol w:w="1842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7DF64A65" w:rsidR="00E55D90" w:rsidRPr="00F44F5F" w:rsidRDefault="003F10A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Leonard Burmester</w:t>
            </w:r>
          </w:p>
          <w:p w14:paraId="2D363F9A" w14:textId="4F11E8DB" w:rsidR="00F44F5F" w:rsidRPr="00F44F5F" w:rsidRDefault="003F10A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Stralsunder Straße 28-30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98514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60323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Frankfurt am Main</w:t>
            </w:r>
          </w:p>
          <w:p w14:paraId="135895E2" w14:textId="1436E42A" w:rsidR="00F44F5F" w:rsidRPr="00F44F5F" w:rsidRDefault="0098514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leonardwburmester</w:t>
            </w:r>
            <w:r w:rsidR="00CB19AA">
              <w:rPr>
                <w:rFonts w:ascii="Times New Roman" w:hAnsi="Times New Roman" w:cs="Times New Roman"/>
                <w:bCs/>
                <w:sz w:val="20"/>
                <w:szCs w:val="20"/>
              </w:rPr>
              <w:t>@gmail.com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</w:t>
            </w:r>
            <w:r w:rsidR="00CB19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17645866994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6D118B6A" w:rsidR="00D1492F" w:rsidRPr="00F44F5F" w:rsidRDefault="00B17D95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Johann </w:t>
            </w:r>
            <w:r w:rsidR="0038028D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Wolfgang-Goethe-Universität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F44F5F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0E5635D1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Wirtschaftswissenschaften </w:t>
            </w:r>
          </w:p>
        </w:tc>
        <w:tc>
          <w:tcPr>
            <w:tcW w:w="4683" w:type="dxa"/>
            <w:gridSpan w:val="8"/>
          </w:tcPr>
          <w:p w14:paraId="419A9228" w14:textId="6D9D00C5" w:rsidR="00D1492F" w:rsidRPr="00F44F5F" w:rsidRDefault="008504EC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469CE1FB" w:rsidR="00D1492F" w:rsidRPr="00F44F5F" w:rsidRDefault="003807C1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807C1">
              <w:rPr>
                <w:rFonts w:ascii="Times New Roman" w:hAnsi="Times New Roman" w:cs="Times New Roman"/>
                <w:b/>
                <w:sz w:val="21"/>
                <w:szCs w:val="21"/>
              </w:rPr>
              <w:t>Boston University</w:t>
            </w:r>
          </w:p>
        </w:tc>
        <w:tc>
          <w:tcPr>
            <w:tcW w:w="3260" w:type="dxa"/>
            <w:gridSpan w:val="3"/>
            <w:vAlign w:val="bottom"/>
          </w:tcPr>
          <w:p w14:paraId="63D86F51" w14:textId="0BD7B863" w:rsidR="00D1492F" w:rsidRPr="00F44F5F" w:rsidRDefault="008E6B76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Boston</w:t>
            </w:r>
            <w:r w:rsidR="0091331D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USA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00CE473B" w:rsidR="00D1492F" w:rsidRPr="00F44F5F" w:rsidRDefault="004A716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4A716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Summer Sessions (komprimiertes Auslandssemester)</w:t>
            </w:r>
          </w:p>
        </w:tc>
        <w:tc>
          <w:tcPr>
            <w:tcW w:w="4819" w:type="dxa"/>
            <w:gridSpan w:val="9"/>
          </w:tcPr>
          <w:p w14:paraId="51FC9814" w14:textId="63E62974" w:rsidR="00D1492F" w:rsidRPr="00F44F5F" w:rsidRDefault="008E6B76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05/2024</w:t>
            </w:r>
            <w:r w:rsidR="00426D7E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6/</w:t>
            </w:r>
            <w:r w:rsidR="00F00706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</w:tr>
      <w:tr w:rsidR="00D5280E" w:rsidRPr="00D37D45" w14:paraId="4D68BFE7" w14:textId="77777777" w:rsidTr="00FE0496">
        <w:tc>
          <w:tcPr>
            <w:tcW w:w="10206" w:type="dxa"/>
            <w:gridSpan w:val="11"/>
          </w:tcPr>
          <w:p w14:paraId="06EFB628" w14:textId="60F38198" w:rsidR="0091331D" w:rsidRPr="00665272" w:rsidDel="00665272" w:rsidRDefault="00F946FC" w:rsidP="00665272">
            <w:pPr>
              <w:pStyle w:val="Bullets"/>
              <w:rPr>
                <w:del w:id="0" w:author="David Döbele" w:date="2026-01-27T19:57:00Z" w16du:dateUtc="2026-01-27T18:57:00Z"/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1" w:author="David Döbele" w:date="2026-01-27T19:57:00Z" w16du:dateUtc="2026-01-27T18:57:00Z">
                  <w:rPr>
                    <w:del w:id="2" w:author="David Döbele" w:date="2026-01-27T19:57:00Z" w16du:dateUtc="2026-01-27T18:57:00Z"/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pPrChange w:id="3" w:author="David Döbele" w:date="2026-01-27T19:57:00Z" w16du:dateUtc="2026-01-27T18:57:00Z">
                <w:pPr/>
              </w:pPrChange>
            </w:pPr>
            <w:del w:id="4" w:author="David Döbele" w:date="2026-01-27T19:56:00Z" w16du:dateUtc="2026-01-27T18:56:00Z">
              <w:r w:rsidRPr="00665272" w:rsidDel="0066527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5" w:author="David Döbele" w:date="2026-01-27T19:57:00Z" w16du:dateUtc="2026-01-27T18:57:00Z">
                    <w:rPr>
                      <w:rFonts w:ascii="Times New Roman" w:hAnsi="Times New Roman" w:cs="Times New Roman"/>
                      <w:sz w:val="20"/>
                      <w:szCs w:val="20"/>
                    </w:rPr>
                  </w:rPrChange>
                </w:rPr>
                <w:delText xml:space="preserve">                             </w:delText>
              </w:r>
            </w:del>
            <w:r w:rsidR="00BD6A57"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6" w:author="David Döbele" w:date="2026-01-27T19:57:00Z" w16du:dateUtc="2026-01-27T18:57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Module</w:t>
            </w:r>
            <w:ins w:id="7" w:author="David Döbele" w:date="2026-01-27T19:57:00Z" w16du:dateUtc="2026-01-27T18:57:00Z">
              <w:r w:rsidR="00665272" w:rsidRPr="0066527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8" w:author="David Döbele" w:date="2026-01-27T19:57:00Z" w16du:dateUtc="2026-01-27T18:57:00Z">
                    <w:rPr>
                      <w:rFonts w:ascii="Times New Roman" w:hAnsi="Times New Roman" w:cs="Times New Roman"/>
                      <w:sz w:val="20"/>
                      <w:szCs w:val="20"/>
                      <w:lang w:val="en-GB"/>
                    </w:rPr>
                  </w:rPrChange>
                </w:rPr>
                <w:t xml:space="preserve">: </w:t>
              </w:r>
            </w:ins>
            <w:del w:id="9" w:author="David Döbele" w:date="2026-01-27T19:57:00Z" w16du:dateUtc="2026-01-27T18:57:00Z">
              <w:r w:rsidR="00BD6A57" w:rsidRPr="00665272" w:rsidDel="0066527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10" w:author="David Döbele" w:date="2026-01-27T19:57:00Z" w16du:dateUtc="2026-01-27T18:57:00Z">
                    <w:rPr>
                      <w:rFonts w:ascii="Times New Roman" w:hAnsi="Times New Roman" w:cs="Times New Roman"/>
                      <w:sz w:val="20"/>
                      <w:szCs w:val="20"/>
                    </w:rPr>
                  </w:rPrChange>
                </w:rPr>
                <w:delText>:</w:delText>
              </w:r>
            </w:del>
          </w:p>
          <w:p w14:paraId="24592645" w14:textId="0494EAEC" w:rsidR="003D0F67" w:rsidRPr="00665272" w:rsidDel="00665272" w:rsidRDefault="003D0F67" w:rsidP="00665272">
            <w:pPr>
              <w:pStyle w:val="Bullets"/>
              <w:rPr>
                <w:del w:id="11" w:author="David Döbele" w:date="2026-01-27T19:57:00Z" w16du:dateUtc="2026-01-27T18:57:00Z"/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12" w:author="David Döbele" w:date="2026-01-27T19:57:00Z" w16du:dateUtc="2026-01-27T18:57:00Z">
                  <w:rPr>
                    <w:del w:id="13" w:author="David Döbele" w:date="2026-01-27T19:57:00Z" w16du:dateUtc="2026-01-27T18:57:00Z"/>
                    <w:lang w:val="en-US"/>
                  </w:rPr>
                </w:rPrChange>
              </w:rPr>
              <w:pPrChange w:id="14" w:author="David Döbele" w:date="2026-01-27T19:57:00Z" w16du:dateUtc="2026-01-27T18:57:00Z">
                <w:pPr>
                  <w:pStyle w:val="Listenabsatz"/>
                  <w:numPr>
                    <w:numId w:val="27"/>
                  </w:numPr>
                  <w:ind w:left="1440" w:hanging="360"/>
                </w:pPr>
              </w:pPrChange>
            </w:pPr>
            <w:r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15" w:author="David Döbele" w:date="2026-01-27T19:57:00Z" w16du:dateUtc="2026-01-27T18:57:00Z">
                  <w:rPr>
                    <w:lang w:val="en-GB"/>
                  </w:rPr>
                </w:rPrChange>
              </w:rPr>
              <w:t>Corporate Financial Management</w:t>
            </w:r>
            <w:del w:id="16" w:author="David Döbele" w:date="2026-01-27T19:59:00Z" w16du:dateUtc="2026-01-27T18:59:00Z">
              <w:r w:rsidRPr="00665272" w:rsidDel="00DA40D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17" w:author="David Döbele" w:date="2026-01-27T19:57:00Z" w16du:dateUtc="2026-01-27T18:57:00Z">
                    <w:rPr>
                      <w:lang w:val="en-GB"/>
                    </w:rPr>
                  </w:rPrChange>
                </w:rPr>
                <w:delText xml:space="preserve"> (Note: B+, (A</w:delText>
              </w:r>
              <w:r w:rsidRPr="00665272" w:rsidDel="00DA40D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18" w:author="David Döbele" w:date="2026-01-27T19:57:00Z" w16du:dateUtc="2026-01-27T18:57:00Z">
                    <w:rPr>
                      <w:lang w:val="en-US"/>
                    </w:rPr>
                  </w:rPrChange>
                </w:rPr>
                <w:delText xml:space="preserve"> – F, mit A als Bestnote)</w:delText>
              </w:r>
            </w:del>
            <w:ins w:id="19" w:author="David Döbele" w:date="2026-01-27T19:57:00Z" w16du:dateUtc="2026-01-27T18:57:00Z">
              <w:r w:rsidR="00665272" w:rsidRPr="0066527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20" w:author="David Döbele" w:date="2026-01-27T19:57:00Z" w16du:dateUtc="2026-01-27T18:57:00Z">
                    <w:rPr>
                      <w:rFonts w:ascii="Times New Roman" w:hAnsi="Times New Roman" w:cs="Times New Roman"/>
                      <w:sz w:val="20"/>
                      <w:szCs w:val="20"/>
                    </w:rPr>
                  </w:rPrChange>
                </w:rPr>
                <w:t xml:space="preserve">, </w:t>
              </w:r>
            </w:ins>
            <w:del w:id="21" w:author="David Döbele" w:date="2026-01-27T19:57:00Z" w16du:dateUtc="2026-01-27T18:57:00Z">
              <w:r w:rsidRPr="00665272" w:rsidDel="0066527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22" w:author="David Döbele" w:date="2026-01-27T19:57:00Z" w16du:dateUtc="2026-01-27T18:57:00Z">
                    <w:rPr>
                      <w:lang w:val="en-US"/>
                    </w:rPr>
                  </w:rPrChange>
                </w:rPr>
                <w:delText xml:space="preserve"> </w:delText>
              </w:r>
            </w:del>
          </w:p>
          <w:p w14:paraId="0B1DF9BD" w14:textId="7D09CCDF" w:rsidR="003D0F67" w:rsidRPr="00665272" w:rsidDel="00665272" w:rsidRDefault="003D0F67" w:rsidP="00665272">
            <w:pPr>
              <w:pStyle w:val="Bullets"/>
              <w:rPr>
                <w:del w:id="23" w:author="David Döbele" w:date="2026-01-27T19:57:00Z" w16du:dateUtc="2026-01-27T18:57:00Z"/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24" w:author="David Döbele" w:date="2026-01-27T19:57:00Z" w16du:dateUtc="2026-01-27T18:57:00Z">
                  <w:rPr>
                    <w:del w:id="25" w:author="David Döbele" w:date="2026-01-27T19:57:00Z" w16du:dateUtc="2026-01-27T18:57:00Z"/>
                  </w:rPr>
                </w:rPrChange>
              </w:rPr>
              <w:pPrChange w:id="26" w:author="David Döbele" w:date="2026-01-27T19:57:00Z" w16du:dateUtc="2026-01-27T18:57:00Z">
                <w:pPr>
                  <w:pStyle w:val="Listenabsatz"/>
                  <w:ind w:left="1440"/>
                </w:pPr>
              </w:pPrChange>
            </w:pPr>
            <w:r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27" w:author="David Döbele" w:date="2026-01-27T19:57:00Z" w16du:dateUtc="2026-01-27T18:57:00Z">
                  <w:rPr/>
                </w:rPrChange>
              </w:rPr>
              <w:t>Unternehmensbewertung &amp; Excel-Modellierung</w:t>
            </w:r>
            <w:ins w:id="28" w:author="David Döbele" w:date="2026-01-27T19:57:00Z" w16du:dateUtc="2026-01-27T18:57:00Z">
              <w:r w:rsidR="00665272" w:rsidRPr="0066527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29" w:author="David Döbele" w:date="2026-01-27T19:57:00Z" w16du:dateUtc="2026-01-27T18:57:00Z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-GB"/>
                    </w:rPr>
                  </w:rPrChange>
                </w:rPr>
                <w:t xml:space="preserve">, </w:t>
              </w:r>
            </w:ins>
          </w:p>
          <w:p w14:paraId="071AB279" w14:textId="13398FE5" w:rsidR="00D936B7" w:rsidRPr="00665272" w:rsidDel="00665272" w:rsidRDefault="00D936B7" w:rsidP="00665272">
            <w:pPr>
              <w:pStyle w:val="Bullets"/>
              <w:rPr>
                <w:del w:id="30" w:author="David Döbele" w:date="2026-01-27T19:57:00Z" w16du:dateUtc="2026-01-27T18:57:00Z"/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31" w:author="David Döbele" w:date="2026-01-27T19:57:00Z" w16du:dateUtc="2026-01-27T18:57:00Z">
                  <w:rPr>
                    <w:del w:id="32" w:author="David Döbele" w:date="2026-01-27T19:57:00Z" w16du:dateUtc="2026-01-27T18:57:00Z"/>
                    <w:lang w:val="en-GB"/>
                  </w:rPr>
                </w:rPrChange>
              </w:rPr>
              <w:pPrChange w:id="33" w:author="David Döbele" w:date="2026-01-27T19:57:00Z" w16du:dateUtc="2026-01-27T18:57:00Z">
                <w:pPr>
                  <w:pStyle w:val="Listenabsatz"/>
                  <w:numPr>
                    <w:numId w:val="27"/>
                  </w:numPr>
                  <w:ind w:left="1440" w:hanging="360"/>
                </w:pPr>
              </w:pPrChange>
            </w:pPr>
            <w:commentRangeStart w:id="34"/>
            <w:commentRangeStart w:id="35"/>
            <w:commentRangeStart w:id="36"/>
            <w:commentRangeStart w:id="37"/>
            <w:r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38" w:author="David Döbele" w:date="2026-01-27T19:57:00Z" w16du:dateUtc="2026-01-27T18:57:00Z">
                  <w:rPr>
                    <w:lang w:val="en-GB"/>
                  </w:rPr>
                </w:rPrChange>
              </w:rPr>
              <w:t>Strategy, Innovation</w:t>
            </w:r>
            <w:commentRangeEnd w:id="34"/>
            <w:r w:rsidRPr="00665272">
              <w:rPr>
                <w:rStyle w:val="Kommentarzeichen"/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39" w:author="David Döbele" w:date="2026-01-27T19:57:00Z" w16du:dateUtc="2026-01-27T18:57:00Z">
                  <w:rPr>
                    <w:rStyle w:val="Kommentarzeichen"/>
                    <w:sz w:val="22"/>
                    <w:szCs w:val="22"/>
                    <w:bdr w:val="none" w:sz="0" w:space="0" w:color="auto" w:frame="1"/>
                    <w:lang w:val="en-GB"/>
                  </w:rPr>
                </w:rPrChange>
              </w:rPr>
              <w:commentReference w:id="34"/>
            </w:r>
            <w:commentRangeEnd w:id="35"/>
            <w:r w:rsidRPr="00665272">
              <w:rPr>
                <w:rStyle w:val="Kommentarzeichen"/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40" w:author="David Döbele" w:date="2026-01-27T19:57:00Z" w16du:dateUtc="2026-01-27T18:57:00Z">
                  <w:rPr>
                    <w:rStyle w:val="Kommentarzeichen"/>
                    <w:sz w:val="22"/>
                    <w:szCs w:val="22"/>
                    <w:bdr w:val="none" w:sz="0" w:space="0" w:color="auto" w:frame="1"/>
                    <w:lang w:val="en-GB"/>
                  </w:rPr>
                </w:rPrChange>
              </w:rPr>
              <w:commentReference w:id="35"/>
            </w:r>
            <w:commentRangeEnd w:id="36"/>
            <w:r w:rsidRPr="00665272">
              <w:rPr>
                <w:rStyle w:val="Kommentarzeichen"/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41" w:author="David Döbele" w:date="2026-01-27T19:57:00Z" w16du:dateUtc="2026-01-27T18:57:00Z">
                  <w:rPr>
                    <w:rStyle w:val="Kommentarzeichen"/>
                    <w:sz w:val="22"/>
                    <w:szCs w:val="22"/>
                    <w:bdr w:val="none" w:sz="0" w:space="0" w:color="auto" w:frame="1"/>
                    <w:lang w:val="en-GB"/>
                  </w:rPr>
                </w:rPrChange>
              </w:rPr>
              <w:commentReference w:id="36"/>
            </w:r>
            <w:commentRangeEnd w:id="37"/>
            <w:r w:rsidRPr="00665272">
              <w:rPr>
                <w:rStyle w:val="Kommentarzeichen"/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42" w:author="David Döbele" w:date="2026-01-27T19:57:00Z" w16du:dateUtc="2026-01-27T18:57:00Z">
                  <w:rPr>
                    <w:rStyle w:val="Kommentarzeichen"/>
                    <w:sz w:val="22"/>
                    <w:szCs w:val="22"/>
                    <w:bdr w:val="none" w:sz="0" w:space="0" w:color="auto" w:frame="1"/>
                    <w:lang w:val="en-GB"/>
                  </w:rPr>
                </w:rPrChange>
              </w:rPr>
              <w:commentReference w:id="37"/>
            </w:r>
            <w:r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43" w:author="David Döbele" w:date="2026-01-27T19:57:00Z" w16du:dateUtc="2026-01-27T18:57:00Z">
                  <w:rPr>
                    <w:lang w:val="en-GB"/>
                  </w:rPr>
                </w:rPrChange>
              </w:rPr>
              <w:t>, and Global Competition</w:t>
            </w:r>
            <w:ins w:id="44" w:author="David Döbele" w:date="2026-01-27T19:59:00Z" w16du:dateUtc="2026-01-27T18:59:00Z">
              <w:r w:rsidR="00DA40D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</w:rPr>
                <w:t>,</w:t>
              </w:r>
            </w:ins>
            <w:del w:id="45" w:author="David Döbele" w:date="2026-01-27T19:59:00Z" w16du:dateUtc="2026-01-27T18:59:00Z">
              <w:r w:rsidRPr="00665272" w:rsidDel="00DA40D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46" w:author="David Döbele" w:date="2026-01-27T19:57:00Z" w16du:dateUtc="2026-01-27T18:57:00Z">
                    <w:rPr>
                      <w:lang w:val="en-GB"/>
                    </w:rPr>
                  </w:rPrChange>
                </w:rPr>
                <w:delText xml:space="preserve"> (Note: </w:delText>
              </w:r>
              <w:commentRangeStart w:id="47"/>
              <w:r w:rsidRPr="00665272" w:rsidDel="00DA40D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48" w:author="David Döbele" w:date="2026-01-27T19:57:00Z" w16du:dateUtc="2026-01-27T18:57:00Z">
                    <w:rPr>
                      <w:lang w:val="en-GB"/>
                    </w:rPr>
                  </w:rPrChange>
                </w:rPr>
                <w:delText>B</w:delText>
              </w:r>
              <w:commentRangeEnd w:id="47"/>
              <w:r w:rsidRPr="00665272" w:rsidDel="00DA40D6">
                <w:rPr>
                  <w:rStyle w:val="Kommentarzeichen"/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49" w:author="David Döbele" w:date="2026-01-27T19:57:00Z" w16du:dateUtc="2026-01-27T18:57:00Z">
                    <w:rPr>
                      <w:rStyle w:val="Kommentarzeichen"/>
                      <w:sz w:val="22"/>
                      <w:szCs w:val="22"/>
                      <w:bdr w:val="none" w:sz="0" w:space="0" w:color="auto" w:frame="1"/>
                      <w:lang w:val="en-GB"/>
                    </w:rPr>
                  </w:rPrChange>
                </w:rPr>
                <w:commentReference w:id="47"/>
              </w:r>
              <w:r w:rsidRPr="00665272" w:rsidDel="00DA40D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50" w:author="David Döbele" w:date="2026-01-27T19:57:00Z" w16du:dateUtc="2026-01-27T18:57:00Z">
                    <w:rPr>
                      <w:lang w:val="en-GB"/>
                    </w:rPr>
                  </w:rPrChange>
                </w:rPr>
                <w:delText>)</w:delText>
              </w:r>
            </w:del>
            <w:ins w:id="51" w:author="David Döbele" w:date="2026-01-27T19:57:00Z" w16du:dateUtc="2026-01-27T18:57:00Z">
              <w:r w:rsidR="00665272" w:rsidRPr="0066527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52" w:author="David Döbele" w:date="2026-01-27T19:57:00Z" w16du:dateUtc="2026-01-27T18:57:00Z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rPrChange>
                </w:rPr>
                <w:t xml:space="preserve"> </w:t>
              </w:r>
            </w:ins>
          </w:p>
          <w:p w14:paraId="54BF63E9" w14:textId="159427BD" w:rsidR="00BD6A57" w:rsidRPr="00665272" w:rsidRDefault="00ED0F25" w:rsidP="00665272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  <w:rPrChange w:id="53" w:author="David Döbele" w:date="2026-01-27T19:57:00Z" w16du:dateUtc="2026-01-27T18:57:00Z">
                  <w:rPr>
                    <w:lang w:val="en-US"/>
                  </w:rPr>
                </w:rPrChange>
              </w:rPr>
              <w:pPrChange w:id="54" w:author="David Döbele" w:date="2026-01-27T19:57:00Z" w16du:dateUtc="2026-01-27T18:57:00Z">
                <w:pPr>
                  <w:pStyle w:val="Listenabsatz"/>
                  <w:ind w:left="1440"/>
                </w:pPr>
              </w:pPrChange>
            </w:pPr>
            <w:r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55" w:author="David Döbele" w:date="2026-01-27T19:57:00Z" w16du:dateUtc="2026-01-27T18:57:00Z">
                  <w:rPr>
                    <w:lang w:val="en-US"/>
                  </w:rPr>
                </w:rPrChange>
              </w:rPr>
              <w:t>Strategie-Analyse</w:t>
            </w:r>
            <w:r w:rsidR="00535C92"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56" w:author="David Döbele" w:date="2026-01-27T19:57:00Z" w16du:dateUtc="2026-01-27T18:57:00Z">
                  <w:rPr>
                    <w:lang w:val="en-US"/>
                  </w:rPr>
                </w:rPrChange>
              </w:rPr>
              <w:t xml:space="preserve">n </w:t>
            </w:r>
            <w:r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57" w:author="David Döbele" w:date="2026-01-27T19:57:00Z" w16du:dateUtc="2026-01-27T18:57:00Z">
                  <w:rPr>
                    <w:lang w:val="en-US"/>
                  </w:rPr>
                </w:rPrChange>
              </w:rPr>
              <w:t>&amp; Case Study: Electronic Arts (EA)</w:t>
            </w:r>
          </w:p>
        </w:tc>
      </w:tr>
      <w:tr w:rsidR="00AE4ED3" w:rsidRPr="00F44F5F" w14:paraId="6B19CF91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65227A01" w:rsidR="00AE4ED3" w:rsidRPr="00F44F5F" w:rsidRDefault="00157ACD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57ACD">
              <w:rPr>
                <w:rFonts w:ascii="Times New Roman" w:hAnsi="Times New Roman" w:cs="Times New Roman"/>
                <w:b/>
                <w:sz w:val="21"/>
                <w:szCs w:val="21"/>
              </w:rPr>
              <w:t>Freie Evangelische Bekenntnisschule Bremen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21B5FECD" w:rsidR="00AE4ED3" w:rsidRPr="00F44F5F" w:rsidRDefault="00157ACD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Bremen</w:t>
            </w:r>
          </w:p>
        </w:tc>
      </w:tr>
      <w:tr w:rsidR="00AE4ED3" w:rsidRPr="00F44F5F" w14:paraId="263521E3" w14:textId="77777777" w:rsidTr="00FE0496">
        <w:trPr>
          <w:trHeight w:val="57"/>
        </w:trPr>
        <w:tc>
          <w:tcPr>
            <w:tcW w:w="5670" w:type="dxa"/>
            <w:gridSpan w:val="4"/>
          </w:tcPr>
          <w:p w14:paraId="36282A3A" w14:textId="39F41002" w:rsidR="00255206" w:rsidRPr="00255206" w:rsidRDefault="00AE4ED3" w:rsidP="00AE4ED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536" w:type="dxa"/>
            <w:gridSpan w:val="7"/>
          </w:tcPr>
          <w:p w14:paraId="3DE8C75D" w14:textId="68EED554" w:rsidR="00AE4ED3" w:rsidRPr="00F44F5F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157ACD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/200</w:t>
            </w:r>
            <w:r w:rsidR="00157AC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8E6B76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7CF389FD" w:rsidR="00E55D90" w:rsidRPr="00F44F5F" w:rsidRDefault="00FB02BA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Selbstständigkeit</w:t>
            </w:r>
            <w:r w:rsidR="002836F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im Bereich Design/E-Commerce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24ABF2D4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5"/>
          </w:tcPr>
          <w:p w14:paraId="20B1570F" w14:textId="5513B914" w:rsidR="00E55D90" w:rsidRPr="00F44F5F" w:rsidRDefault="008C71FA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8C71F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Gründung der Modemarke </w:t>
            </w:r>
            <w:r w:rsidR="00B25F9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„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ones2watchclo</w:t>
            </w:r>
            <w:r w:rsidR="00B25F9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“</w:t>
            </w:r>
          </w:p>
        </w:tc>
        <w:tc>
          <w:tcPr>
            <w:tcW w:w="4252" w:type="dxa"/>
            <w:gridSpan w:val="6"/>
          </w:tcPr>
          <w:p w14:paraId="0475B997" w14:textId="203353FD" w:rsidR="00E55D90" w:rsidRPr="00F44F5F" w:rsidRDefault="00763F15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ins w:id="58" w:author="David Döbele" w:date="2026-01-27T19:59:00Z" w16du:dateUtc="2026-01-27T18:59:00Z">
              <w:r w:rsidR="000939D5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0</w:t>
              </w:r>
            </w:ins>
            <w:del w:id="59" w:author="David Döbele" w:date="2026-01-27T19:59:00Z" w16du:dateUtc="2026-01-27T18:59:00Z">
              <w:r w:rsidDel="000939D5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1</w:delText>
              </w:r>
            </w:del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ins w:id="60" w:author="David Döbele" w:date="2026-01-27T19:59:00Z" w16du:dateUtc="2026-01-27T18:59:00Z">
              <w:r w:rsidR="000939D5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4</w:t>
              </w:r>
            </w:ins>
            <w:del w:id="61" w:author="David Döbele" w:date="2026-01-27T19:59:00Z" w16du:dateUtc="2026-01-27T18:59:00Z">
              <w:r w:rsidDel="000939D5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5</w:delText>
              </w:r>
            </w:del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</w:p>
        </w:tc>
      </w:tr>
      <w:tr w:rsidR="00E55D90" w:rsidRPr="00F44F5F" w14:paraId="54C3D64C" w14:textId="77777777" w:rsidTr="00FE0496">
        <w:tc>
          <w:tcPr>
            <w:tcW w:w="10206" w:type="dxa"/>
            <w:gridSpan w:val="11"/>
          </w:tcPr>
          <w:p w14:paraId="73E783FA" w14:textId="059A7B64" w:rsidR="006E1F54" w:rsidRPr="00665272" w:rsidRDefault="006E1F54" w:rsidP="006E1F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62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  <w:bdr w:val="none" w:sz="0" w:space="0" w:color="auto" w:frame="1"/>
                  </w:rPr>
                </w:rPrChange>
              </w:rPr>
            </w:pPr>
            <w:del w:id="63" w:author="David Döbele" w:date="2026-01-27T19:57:00Z" w16du:dateUtc="2026-01-27T18:57:00Z">
              <w:r w:rsidRPr="00665272" w:rsidDel="0066527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64" w:author="David Döbele" w:date="2026-01-27T19:56:00Z" w16du:dateUtc="2026-01-27T18:56:00Z">
                    <w:rPr>
                      <w:rFonts w:ascii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</w:rPrChange>
                </w:rPr>
                <w:delText xml:space="preserve">Eigenständige </w:delText>
              </w:r>
            </w:del>
            <w:r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65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  <w:bdr w:val="none" w:sz="0" w:space="0" w:color="auto" w:frame="1"/>
                  </w:rPr>
                </w:rPrChange>
              </w:rPr>
              <w:t>Gründung und strategische Planung einer Modemarke mit Fokus auf exklusive Release-Zyklen</w:t>
            </w:r>
            <w:ins w:id="66" w:author="David Döbele" w:date="2026-01-27T19:57:00Z" w16du:dateUtc="2026-01-27T18:57:00Z">
              <w:r w:rsidR="0066527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</w:rPr>
                <w:t xml:space="preserve"> </w:t>
              </w:r>
            </w:ins>
            <w:del w:id="67" w:author="David Döbele" w:date="2026-01-27T19:57:00Z" w16du:dateUtc="2026-01-27T18:57:00Z">
              <w:r w:rsidRPr="00665272" w:rsidDel="0066527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68" w:author="David Döbele" w:date="2026-01-27T19:56:00Z" w16du:dateUtc="2026-01-27T18:56:00Z">
                    <w:rPr>
                      <w:rFonts w:ascii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</w:rPrChange>
                </w:rPr>
                <w:delText xml:space="preserve"> </w:delText>
              </w:r>
            </w:del>
            <w:r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69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  <w:bdr w:val="none" w:sz="0" w:space="0" w:color="auto" w:frame="1"/>
                  </w:rPr>
                </w:rPrChange>
              </w:rPr>
              <w:t>(Drop-Marketing)</w:t>
            </w:r>
            <w:del w:id="70" w:author="David Döbele" w:date="2026-01-27T19:57:00Z" w16du:dateUtc="2026-01-27T18:57:00Z">
              <w:r w:rsidRPr="00665272" w:rsidDel="0066527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71" w:author="David Döbele" w:date="2026-01-27T19:56:00Z" w16du:dateUtc="2026-01-27T18:56:00Z">
                    <w:rPr>
                      <w:rFonts w:ascii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</w:rPrChange>
                </w:rPr>
                <w:delText>.</w:delText>
              </w:r>
            </w:del>
          </w:p>
          <w:p w14:paraId="13BEF3A7" w14:textId="082AD287" w:rsidR="006E1F54" w:rsidRPr="00665272" w:rsidRDefault="006E1F54" w:rsidP="006E1F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72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  <w:bdr w:val="none" w:sz="0" w:space="0" w:color="auto" w:frame="1"/>
                  </w:rPr>
                </w:rPrChange>
              </w:rPr>
            </w:pPr>
            <w:r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73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  <w:bdr w:val="none" w:sz="0" w:space="0" w:color="auto" w:frame="1"/>
                  </w:rPr>
                </w:rPrChange>
              </w:rPr>
              <w:t>Leitung der 1</w:t>
            </w:r>
            <w:r w:rsidR="0070586B"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74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  <w:bdr w:val="none" w:sz="0" w:space="0" w:color="auto" w:frame="1"/>
                  </w:rPr>
                </w:rPrChange>
              </w:rPr>
              <w:t>3</w:t>
            </w:r>
            <w:r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75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  <w:bdr w:val="none" w:sz="0" w:space="0" w:color="auto" w:frame="1"/>
                  </w:rPr>
                </w:rPrChange>
              </w:rPr>
              <w:t>-monatigen Pre-Launch-Phase, inklusive Designkonzeption, Sourcing von Textilproduzenten und Prototyping zur Sicherung hoher Qualitätsstandards</w:t>
            </w:r>
            <w:del w:id="76" w:author="David Döbele" w:date="2026-01-27T19:57:00Z" w16du:dateUtc="2026-01-27T18:57:00Z">
              <w:r w:rsidRPr="00665272" w:rsidDel="0066527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77" w:author="David Döbele" w:date="2026-01-27T19:56:00Z" w16du:dateUtc="2026-01-27T18:56:00Z">
                    <w:rPr>
                      <w:rFonts w:ascii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</w:rPrChange>
                </w:rPr>
                <w:delText>.</w:delText>
              </w:r>
            </w:del>
          </w:p>
          <w:p w14:paraId="1F95FB74" w14:textId="6DDB3A04" w:rsidR="006E1F54" w:rsidRPr="00665272" w:rsidRDefault="006E1F54" w:rsidP="006E1F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78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  <w:bdr w:val="none" w:sz="0" w:space="0" w:color="auto" w:frame="1"/>
                  </w:rPr>
                </w:rPrChange>
              </w:rPr>
            </w:pPr>
            <w:r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79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  <w:bdr w:val="none" w:sz="0" w:space="0" w:color="auto" w:frame="1"/>
                  </w:rPr>
                </w:rPrChange>
              </w:rPr>
              <w:t>Erfolgreiche Durchführung des ersten Produkt-Drops mit Erzielung eines vierstelligen Umsatzes innerhalb des Release-Zeitraums</w:t>
            </w:r>
            <w:del w:id="80" w:author="David Döbele" w:date="2026-01-27T19:57:00Z" w16du:dateUtc="2026-01-27T18:57:00Z">
              <w:r w:rsidRPr="00665272" w:rsidDel="0066527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81" w:author="David Döbele" w:date="2026-01-27T19:56:00Z" w16du:dateUtc="2026-01-27T18:56:00Z">
                    <w:rPr>
                      <w:rFonts w:ascii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</w:rPrChange>
                </w:rPr>
                <w:delText>.</w:delText>
              </w:r>
            </w:del>
          </w:p>
          <w:p w14:paraId="57DC43F1" w14:textId="0E4D9568" w:rsidR="006E1F54" w:rsidRPr="00665272" w:rsidRDefault="006E1F54" w:rsidP="006E1F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82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  <w:bdr w:val="none" w:sz="0" w:space="0" w:color="auto" w:frame="1"/>
                  </w:rPr>
                </w:rPrChange>
              </w:rPr>
            </w:pPr>
            <w:r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83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  <w:bdr w:val="none" w:sz="0" w:space="0" w:color="auto" w:frame="1"/>
                  </w:rPr>
                </w:rPrChange>
              </w:rPr>
              <w:t>Aufbau des Onlineshops sowie Steuerung von Social-Media-Kampagnen zur Generierung von Brand-Awareness und Conversion-Optimierung</w:t>
            </w:r>
            <w:del w:id="84" w:author="David Döbele" w:date="2026-01-27T19:58:00Z" w16du:dateUtc="2026-01-27T18:58:00Z">
              <w:r w:rsidRPr="00665272" w:rsidDel="0066527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85" w:author="David Döbele" w:date="2026-01-27T19:56:00Z" w16du:dateUtc="2026-01-27T18:56:00Z">
                    <w:rPr>
                      <w:rFonts w:ascii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</w:rPrChange>
                </w:rPr>
                <w:delText>.</w:delText>
              </w:r>
            </w:del>
          </w:p>
          <w:p w14:paraId="6DD9BA0F" w14:textId="27B37178" w:rsidR="00E55D90" w:rsidRPr="004919D7" w:rsidRDefault="006E1F54" w:rsidP="004919D7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</w:pPr>
            <w:r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bdr w:val="none" w:sz="0" w:space="0" w:color="auto" w:frame="1"/>
                <w:rPrChange w:id="86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  <w:bdr w:val="none" w:sz="0" w:space="0" w:color="auto" w:frame="1"/>
                  </w:rPr>
                </w:rPrChange>
              </w:rPr>
              <w:t>Management der Kundenkommunikation während der Verkaufsphasen</w:t>
            </w:r>
            <w:del w:id="87" w:author="David Döbele" w:date="2026-01-27T19:58:00Z" w16du:dateUtc="2026-01-27T18:58:00Z">
              <w:r w:rsidRPr="00665272" w:rsidDel="0066527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bdr w:val="none" w:sz="0" w:space="0" w:color="auto" w:frame="1"/>
                  <w:rPrChange w:id="88" w:author="David Döbele" w:date="2026-01-27T19:56:00Z" w16du:dateUtc="2026-01-27T18:56:00Z">
                    <w:rPr>
                      <w:rFonts w:ascii="Times New Roman" w:hAnsi="Times New Roman" w:cs="Times New Roman"/>
                      <w:sz w:val="20"/>
                      <w:szCs w:val="20"/>
                      <w:bdr w:val="none" w:sz="0" w:space="0" w:color="auto" w:frame="1"/>
                    </w:rPr>
                  </w:rPrChange>
                </w:rPr>
                <w:delText>.</w:delText>
              </w:r>
            </w:del>
          </w:p>
        </w:tc>
      </w:tr>
      <w:tr w:rsidR="00AE4ED3" w:rsidRPr="00F44F5F" w14:paraId="45404236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3E963243" w:rsidR="00AE4ED3" w:rsidRPr="00F44F5F" w:rsidRDefault="000B5FCD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0B5FC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Bremische Volksbank </w:t>
            </w:r>
            <w:r w:rsidR="009A54A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</w:t>
            </w:r>
            <w:r w:rsidRPr="000B5FC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.</w:t>
            </w:r>
            <w:ins w:id="89" w:author="Catharina Freier" w:date="2026-01-24T15:32:00Z">
              <w:r w:rsidRPr="000B5FCD">
                <w:rPr>
                  <w:rFonts w:ascii="Times New Roman" w:hAnsi="Times New Roman" w:cs="Times New Roman"/>
                  <w:b/>
                  <w:i w:val="0"/>
                  <w:iCs w:val="0"/>
                  <w:sz w:val="21"/>
                  <w:szCs w:val="21"/>
                </w:rPr>
                <w:t xml:space="preserve"> </w:t>
              </w:r>
            </w:ins>
            <w:r w:rsidR="004A175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G</w:t>
            </w:r>
            <w:r w:rsidRPr="000B5FC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.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4B052A0B" w:rsidR="00AE4ED3" w:rsidRPr="00F44F5F" w:rsidRDefault="000B5FCD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Bremen</w:t>
            </w:r>
          </w:p>
        </w:tc>
      </w:tr>
      <w:tr w:rsidR="00AE4ED3" w:rsidRPr="00F44F5F" w14:paraId="16C6F7AD" w14:textId="77777777" w:rsidTr="00FE0496">
        <w:trPr>
          <w:trHeight w:val="57"/>
        </w:trPr>
        <w:tc>
          <w:tcPr>
            <w:tcW w:w="5523" w:type="dxa"/>
            <w:gridSpan w:val="3"/>
          </w:tcPr>
          <w:p w14:paraId="5D8760E9" w14:textId="496CC61E" w:rsidR="00AE4ED3" w:rsidRPr="005C2C50" w:rsidRDefault="005C2C50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C2C50">
              <w:rPr>
                <w:rFonts w:ascii="Times New Roman" w:hAnsi="Times New Roman" w:cs="Times New Roman"/>
                <w:sz w:val="20"/>
                <w:szCs w:val="20"/>
              </w:rPr>
              <w:t>Ausbildung zum Bankkaufmann (Note: gut)</w:t>
            </w:r>
          </w:p>
        </w:tc>
        <w:tc>
          <w:tcPr>
            <w:tcW w:w="4683" w:type="dxa"/>
            <w:gridSpan w:val="8"/>
          </w:tcPr>
          <w:p w14:paraId="2D9DB8CA" w14:textId="03C89866" w:rsidR="00AE4ED3" w:rsidRPr="00F44F5F" w:rsidRDefault="004A175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4A17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08/2021 – 01/2024</w:t>
            </w:r>
          </w:p>
        </w:tc>
      </w:tr>
      <w:tr w:rsidR="00AE4ED3" w:rsidRPr="00F44F5F" w14:paraId="7660C4BA" w14:textId="77777777" w:rsidTr="00FE0496">
        <w:trPr>
          <w:trHeight w:val="57"/>
        </w:trPr>
        <w:tc>
          <w:tcPr>
            <w:tcW w:w="10206" w:type="dxa"/>
            <w:gridSpan w:val="11"/>
          </w:tcPr>
          <w:p w14:paraId="6D8DF9EE" w14:textId="58D32D86" w:rsidR="00B67954" w:rsidRPr="00665272" w:rsidRDefault="00B67954" w:rsidP="00B679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rPrChange w:id="90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</w:pPr>
            <w:r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rPrChange w:id="91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Ganzheitliche Betreuung von Privat</w:t>
            </w:r>
            <w:r w:rsidR="00621185"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rPrChange w:id="92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-</w:t>
            </w:r>
            <w:ins w:id="93" w:author="David Döbele" w:date="2026-01-27T19:58:00Z" w16du:dateUtc="2026-01-27T18:58:00Z">
              <w:r w:rsidR="00B17FA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 xml:space="preserve"> </w:t>
              </w:r>
            </w:ins>
            <w:r w:rsidR="00621185"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rPrChange w:id="94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und Firmen</w:t>
            </w:r>
            <w:r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rPrChange w:id="95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kunden in Finanz- und Anlageangelegenheiten</w:t>
            </w:r>
          </w:p>
          <w:p w14:paraId="7ABA03B6" w14:textId="77777777" w:rsidR="00B67954" w:rsidRPr="00665272" w:rsidRDefault="00B67954" w:rsidP="00B679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rPrChange w:id="96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</w:pPr>
            <w:r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rPrChange w:id="97" w:author="David Döbele" w:date="2026-01-27T19:56:00Z" w16du:dateUtc="2026-01-27T18:56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Analyse von Saldenlisten und Identifikation von Prozessrisiken in der internen Revision</w:t>
            </w:r>
          </w:p>
          <w:p w14:paraId="132465C4" w14:textId="4D2D5EAB" w:rsidR="00AE4ED3" w:rsidRPr="00665272" w:rsidRDefault="00B67954" w:rsidP="00B679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652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Quantitative Analyse von Wertpapierdepots und Ausarbeitung von Optimierungsvorschlägen</w:t>
            </w: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F44F5F" w14:paraId="74251178" w14:textId="77777777" w:rsidTr="00FE0496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7198642" w:rsidR="00E55D90" w:rsidRPr="00F44F5F" w:rsidRDefault="00FE04E8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FE04E8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Freie Evangelische Bekenntnisschule Bremen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3BCF0C56" w:rsidR="00E55D90" w:rsidRPr="001647AB" w:rsidRDefault="00FE04E8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Bremen</w:t>
            </w:r>
          </w:p>
        </w:tc>
      </w:tr>
      <w:tr w:rsidR="00E55D90" w:rsidRPr="00F44F5F" w14:paraId="4F59C612" w14:textId="77777777" w:rsidTr="00FE0496">
        <w:trPr>
          <w:trHeight w:val="193"/>
        </w:trPr>
        <w:tc>
          <w:tcPr>
            <w:tcW w:w="6804" w:type="dxa"/>
            <w:gridSpan w:val="7"/>
          </w:tcPr>
          <w:p w14:paraId="32F07601" w14:textId="3B5A13F0" w:rsidR="00E55D90" w:rsidRPr="001647AB" w:rsidRDefault="00C74B19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C74B1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Teilnehmer bei ,,Jugend trainiert für Olympia“ im Tischtennis</w:t>
            </w:r>
          </w:p>
        </w:tc>
        <w:tc>
          <w:tcPr>
            <w:tcW w:w="3402" w:type="dxa"/>
            <w:gridSpan w:val="4"/>
          </w:tcPr>
          <w:p w14:paraId="45DD2178" w14:textId="2D412124" w:rsidR="00E55D90" w:rsidRPr="00F44F5F" w:rsidRDefault="00E55D9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C74B1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8/2009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81450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06/2021</w:t>
            </w:r>
          </w:p>
        </w:tc>
      </w:tr>
      <w:tr w:rsidR="003D0089" w:rsidRPr="00F44F5F" w14:paraId="3B26943D" w14:textId="77777777" w:rsidTr="00FE0496">
        <w:trPr>
          <w:trHeight w:val="346"/>
        </w:trPr>
        <w:tc>
          <w:tcPr>
            <w:tcW w:w="5954" w:type="dxa"/>
            <w:gridSpan w:val="5"/>
            <w:vAlign w:val="bottom"/>
          </w:tcPr>
          <w:p w14:paraId="11E538C2" w14:textId="4B1B7D82" w:rsidR="003D0089" w:rsidRPr="003D0089" w:rsidRDefault="003D0089" w:rsidP="003D008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3D0089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1"/>
                <w:szCs w:val="21"/>
              </w:rPr>
              <w:t xml:space="preserve">ATSV Habenhausen 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759CACEA" w:rsidR="003D0089" w:rsidRPr="001647AB" w:rsidRDefault="000E29E0" w:rsidP="003D008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Bremen</w:t>
            </w:r>
            <w:r w:rsidR="003D0089" w:rsidRPr="001647A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 </w:t>
            </w:r>
          </w:p>
        </w:tc>
      </w:tr>
      <w:tr w:rsidR="003D0089" w:rsidRPr="00F44F5F" w14:paraId="04BFDD79" w14:textId="77777777" w:rsidTr="00FE0496">
        <w:trPr>
          <w:trHeight w:val="20"/>
        </w:trPr>
        <w:tc>
          <w:tcPr>
            <w:tcW w:w="8364" w:type="dxa"/>
            <w:gridSpan w:val="10"/>
          </w:tcPr>
          <w:p w14:paraId="5D908AF7" w14:textId="0FD52E8A" w:rsidR="003D0089" w:rsidRPr="00F44F5F" w:rsidRDefault="0097096F" w:rsidP="003D008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7096F">
              <w:rPr>
                <w:rFonts w:ascii="Times New Roman" w:hAnsi="Times New Roman" w:cs="Times New Roman"/>
                <w:sz w:val="20"/>
                <w:szCs w:val="20"/>
              </w:rPr>
              <w:t>Tischtennisspieler (Leistungssport auf Landesebene)</w:t>
            </w:r>
          </w:p>
        </w:tc>
        <w:tc>
          <w:tcPr>
            <w:tcW w:w="1842" w:type="dxa"/>
          </w:tcPr>
          <w:p w14:paraId="0D2FFB14" w14:textId="3A40E33F" w:rsidR="003D0089" w:rsidRPr="001647AB" w:rsidRDefault="00C77EA1" w:rsidP="003D008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C77EA1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03/2015 </w:t>
            </w:r>
            <w:r w:rsidRPr="00C77E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– </w:t>
            </w:r>
            <w:r w:rsidRPr="00C77EA1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01/2020</w:t>
            </w:r>
          </w:p>
        </w:tc>
      </w:tr>
      <w:tr w:rsidR="003D0089" w:rsidRPr="00F44F5F" w14:paraId="66A58453" w14:textId="77777777" w:rsidTr="00FE0496">
        <w:trPr>
          <w:trHeight w:val="20"/>
        </w:trPr>
        <w:tc>
          <w:tcPr>
            <w:tcW w:w="10206" w:type="dxa"/>
            <w:gridSpan w:val="11"/>
          </w:tcPr>
          <w:p w14:paraId="50B5B9CB" w14:textId="1533A775" w:rsidR="003D0089" w:rsidRPr="001647AB" w:rsidRDefault="00C77EA1" w:rsidP="003D008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Vize-Land</w:t>
            </w:r>
            <w:r w:rsidR="00122F0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esmeister</w:t>
            </w:r>
          </w:p>
        </w:tc>
      </w:tr>
      <w:tr w:rsidR="003D0089" w:rsidRPr="00F44F5F" w14:paraId="4028871F" w14:textId="77777777" w:rsidTr="00FE0496">
        <w:trPr>
          <w:trHeight w:val="346"/>
        </w:trPr>
        <w:tc>
          <w:tcPr>
            <w:tcW w:w="5954" w:type="dxa"/>
            <w:gridSpan w:val="5"/>
            <w:vAlign w:val="bottom"/>
          </w:tcPr>
          <w:p w14:paraId="3B81DA34" w14:textId="3C27A91C" w:rsidR="003D0089" w:rsidRPr="00F44F5F" w:rsidRDefault="008048E8" w:rsidP="003D008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8048E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TUS Komet Arsten</w:t>
            </w:r>
          </w:p>
        </w:tc>
        <w:tc>
          <w:tcPr>
            <w:tcW w:w="4252" w:type="dxa"/>
            <w:gridSpan w:val="6"/>
            <w:vAlign w:val="bottom"/>
          </w:tcPr>
          <w:p w14:paraId="7F9CDF1E" w14:textId="360F23CE" w:rsidR="003D0089" w:rsidRPr="001647AB" w:rsidRDefault="000E29E0" w:rsidP="003D008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Bremen</w:t>
            </w:r>
          </w:p>
        </w:tc>
      </w:tr>
      <w:tr w:rsidR="003D0089" w:rsidRPr="00F44F5F" w14:paraId="7B2F81B2" w14:textId="77777777" w:rsidTr="00FE0496">
        <w:trPr>
          <w:trHeight w:val="57"/>
        </w:trPr>
        <w:tc>
          <w:tcPr>
            <w:tcW w:w="7655" w:type="dxa"/>
            <w:gridSpan w:val="9"/>
          </w:tcPr>
          <w:p w14:paraId="099DE2C5" w14:textId="487A204D" w:rsidR="003D0089" w:rsidRPr="00F44F5F" w:rsidRDefault="007901F6" w:rsidP="003D008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901F6">
              <w:rPr>
                <w:rFonts w:ascii="Times New Roman" w:hAnsi="Times New Roman" w:cs="Times New Roman"/>
                <w:sz w:val="20"/>
                <w:szCs w:val="20"/>
              </w:rPr>
              <w:t>Trainer einer Fußballmannschaft</w:t>
            </w:r>
          </w:p>
        </w:tc>
        <w:tc>
          <w:tcPr>
            <w:tcW w:w="2551" w:type="dxa"/>
            <w:gridSpan w:val="2"/>
          </w:tcPr>
          <w:p w14:paraId="091163D4" w14:textId="10E25DD6" w:rsidR="003D0089" w:rsidRPr="001647AB" w:rsidRDefault="000D057D" w:rsidP="003D008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D057D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01/2018 – 01/2019</w:t>
            </w:r>
          </w:p>
        </w:tc>
      </w:tr>
      <w:tr w:rsidR="003D0089" w:rsidRPr="00F44F5F" w14:paraId="2618F0FF" w14:textId="77777777" w:rsidTr="00FE0496">
        <w:trPr>
          <w:trHeight w:val="57"/>
        </w:trPr>
        <w:tc>
          <w:tcPr>
            <w:tcW w:w="10206" w:type="dxa"/>
            <w:gridSpan w:val="11"/>
            <w:vAlign w:val="bottom"/>
          </w:tcPr>
          <w:p w14:paraId="1570DE9D" w14:textId="1FE3ACA1" w:rsidR="003D0089" w:rsidRPr="00FE0496" w:rsidRDefault="000E29E0" w:rsidP="003D008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E29E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Planung und Vorbereitung der Trainingseinheiten</w:t>
            </w:r>
          </w:p>
        </w:tc>
      </w:tr>
      <w:tr w:rsidR="003D0089" w:rsidRPr="00F44F5F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3D0089" w:rsidRPr="001647AB" w:rsidRDefault="003D0089" w:rsidP="003D008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3D0089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3D0089" w:rsidRPr="001647AB" w:rsidRDefault="003D0089" w:rsidP="003D00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44ADF041" w:rsidR="003D0089" w:rsidRPr="001647AB" w:rsidRDefault="003D0089" w:rsidP="003D0089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2F5BF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ins w:id="98" w:author="David Döbele" w:date="2026-01-27T19:58:00Z" w16du:dateUtc="2026-01-27T18:58:00Z">
              <w:r w:rsidR="00EE2C78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t xml:space="preserve"> </w:t>
              </w:r>
            </w:ins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2F5BF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3D0089" w:rsidRPr="00D37D45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3D0089" w:rsidRPr="001647AB" w:rsidRDefault="003D0089" w:rsidP="003D00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10"/>
            <w:vAlign w:val="bottom"/>
          </w:tcPr>
          <w:p w14:paraId="60CA2168" w14:textId="2B34BF75" w:rsidR="003D0089" w:rsidRPr="001647AB" w:rsidRDefault="003D0089" w:rsidP="003D0089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9C5444" w:rsidRPr="009C544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Word, Excel, PowerPoint</w:t>
            </w:r>
            <w:r w:rsidR="009C544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3D0089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3D0089" w:rsidRPr="001647AB" w:rsidRDefault="003D0089" w:rsidP="003D00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060028D2" w:rsidR="003D0089" w:rsidRPr="001647AB" w:rsidRDefault="00AA454D" w:rsidP="003D008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AA454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Börse, </w:t>
            </w:r>
            <w:r w:rsidRPr="00AA45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Fußball</w:t>
            </w:r>
            <w:r w:rsidRPr="00AA454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Tischtennis, </w:t>
            </w:r>
            <w:r w:rsidRPr="00AA45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ompete</w:t>
            </w:r>
          </w:p>
        </w:tc>
      </w:tr>
      <w:tr w:rsidR="003D0089" w:rsidRPr="00F44F5F" w14:paraId="071AB173" w14:textId="77777777" w:rsidTr="00FE0496">
        <w:trPr>
          <w:trHeight w:val="1279"/>
        </w:trPr>
        <w:tc>
          <w:tcPr>
            <w:tcW w:w="10206" w:type="dxa"/>
            <w:gridSpan w:val="11"/>
            <w:vAlign w:val="bottom"/>
          </w:tcPr>
          <w:p w14:paraId="6478BDEA" w14:textId="65CA1AF8" w:rsidR="003D0089" w:rsidRPr="00F44F5F" w:rsidRDefault="00886976" w:rsidP="003D0089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Frankfurt</w:t>
            </w:r>
            <w:r w:rsidR="00803B2B">
              <w:rPr>
                <w:rFonts w:ascii="Times New Roman" w:hAnsi="Times New Roman" w:cs="Times New Roman"/>
                <w:sz w:val="20"/>
                <w:szCs w:val="20"/>
              </w:rPr>
              <w:t xml:space="preserve"> am Main, 27.01.2026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12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4" w:author="Sarah Bergmann" w:date="2026-01-18T14:29:00Z" w:initials="SB">
    <w:p w14:paraId="263D7060" w14:textId="77777777" w:rsidR="00D936B7" w:rsidRDefault="00D936B7" w:rsidP="00D936B7">
      <w:r>
        <w:rPr>
          <w:rStyle w:val="Kommentarzeichen"/>
        </w:rPr>
        <w:annotationRef/>
      </w:r>
      <w:r>
        <w:rPr>
          <w:sz w:val="20"/>
          <w:szCs w:val="20"/>
        </w:rPr>
        <w:t>War das auch ein Modul? Irgendwie wird der Zusammenhang nicht ganz klar :)</w:t>
      </w:r>
    </w:p>
  </w:comment>
  <w:comment w:id="35" w:author="Leonard Burmester" w:date="2026-01-23T14:01:00Z" w:initials="LB">
    <w:p w14:paraId="1E0CD0FE" w14:textId="77777777" w:rsidR="00D936B7" w:rsidRDefault="00D936B7" w:rsidP="00D936B7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Ja ich habe 2 Module absolviert, das eine hieß genau so :)</w:t>
      </w:r>
    </w:p>
  </w:comment>
  <w:comment w:id="36" w:author="Sarah Bergmann" w:date="2026-01-24T15:21:00Z" w:initials="SB">
    <w:p w14:paraId="6CBA6A00" w14:textId="77777777" w:rsidR="00D936B7" w:rsidRDefault="00D936B7" w:rsidP="00D936B7">
      <w:r>
        <w:rPr>
          <w:rStyle w:val="Kommentarzeichen"/>
        </w:rPr>
        <w:annotationRef/>
      </w:r>
      <w:r>
        <w:rPr>
          <w:sz w:val="20"/>
          <w:szCs w:val="20"/>
        </w:rPr>
        <w:t>Dann würde ich das aber nicht als eigenen bullet machen, sondern einen bullet machen mit "Relevante Module:" und dann dahinter die Module nennen nur mit Komma getrennt. Sonst finde ich es ein bißchen verwirrend :)</w:t>
      </w:r>
    </w:p>
  </w:comment>
  <w:comment w:id="37" w:author="Leonard Burmester" w:date="2026-01-25T15:24:00Z" w:initials="LB">
    <w:p w14:paraId="46817803" w14:textId="77777777" w:rsidR="00D936B7" w:rsidRDefault="00D936B7" w:rsidP="00D936B7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Kann ich das „relevante Module“ auch einfach weglassen sonst und dann die Kurse als Bullets schreiben?</w:t>
      </w:r>
    </w:p>
  </w:comment>
  <w:comment w:id="47" w:author="Catharina Freier" w:date="2026-01-24T15:35:00Z" w:initials="CF">
    <w:p w14:paraId="6FE5E839" w14:textId="77777777" w:rsidR="00D936B7" w:rsidRDefault="00D936B7" w:rsidP="00D936B7">
      <w:r>
        <w:rPr>
          <w:rStyle w:val="Kommentarzeichen"/>
        </w:rPr>
        <w:annotationRef/>
      </w:r>
      <w:r>
        <w:rPr>
          <w:sz w:val="20"/>
          <w:szCs w:val="20"/>
        </w:rPr>
        <w:t>Gib hier bitte noch die Notenskala (siehe Videos) an.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3D7060" w15:done="1"/>
  <w15:commentEx w15:paraId="1E0CD0FE" w15:paraIdParent="263D7060" w15:done="1"/>
  <w15:commentEx w15:paraId="6CBA6A00" w15:paraIdParent="263D7060" w15:done="1"/>
  <w15:commentEx w15:paraId="46817803" w15:paraIdParent="263D7060" w15:done="1"/>
  <w15:commentEx w15:paraId="6FE5E83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7725CC" w16cex:dateUtc="2026-01-18T22:29:00Z"/>
  <w16cex:commentExtensible w16cex:durableId="336ED767" w16cex:dateUtc="2026-01-23T13:01:00Z"/>
  <w16cex:commentExtensible w16cex:durableId="5AC1F6F0" w16cex:dateUtc="2026-01-24T23:21:00Z"/>
  <w16cex:commentExtensible w16cex:durableId="3014D80D" w16cex:dateUtc="2026-01-25T14:24:00Z"/>
  <w16cex:commentExtensible w16cex:durableId="76A61E64" w16cex:dateUtc="2026-01-24T14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3D7060" w16cid:durableId="047725CC"/>
  <w16cid:commentId w16cid:paraId="1E0CD0FE" w16cid:durableId="336ED767"/>
  <w16cid:commentId w16cid:paraId="6CBA6A00" w16cid:durableId="5AC1F6F0"/>
  <w16cid:commentId w16cid:paraId="46817803" w16cid:durableId="3014D80D"/>
  <w16cid:commentId w16cid:paraId="6FE5E839" w16cid:durableId="76A61E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24E7C" w14:textId="77777777" w:rsidR="007732A3" w:rsidRDefault="007732A3" w:rsidP="00BE053D">
      <w:pPr>
        <w:spacing w:after="0" w:line="240" w:lineRule="auto"/>
      </w:pPr>
      <w:r>
        <w:separator/>
      </w:r>
    </w:p>
  </w:endnote>
  <w:endnote w:type="continuationSeparator" w:id="0">
    <w:p w14:paraId="4D5DB1F8" w14:textId="77777777" w:rsidR="007732A3" w:rsidRDefault="007732A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1012FFF" w:usb1="C101795B" w:usb2="01010109" w:usb3="01010101" w:csb0="010101FF" w:csb1="01010101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8C0CF" w14:textId="77777777" w:rsidR="007732A3" w:rsidRDefault="007732A3" w:rsidP="00BE053D">
      <w:pPr>
        <w:spacing w:after="0" w:line="240" w:lineRule="auto"/>
      </w:pPr>
      <w:r>
        <w:separator/>
      </w:r>
    </w:p>
  </w:footnote>
  <w:footnote w:type="continuationSeparator" w:id="0">
    <w:p w14:paraId="7191399B" w14:textId="77777777" w:rsidR="007732A3" w:rsidRDefault="007732A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85091"/>
    <w:multiLevelType w:val="multilevel"/>
    <w:tmpl w:val="2BAA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167B3"/>
    <w:multiLevelType w:val="hybridMultilevel"/>
    <w:tmpl w:val="1174096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5"/>
  </w:num>
  <w:num w:numId="2" w16cid:durableId="301497071">
    <w:abstractNumId w:val="18"/>
  </w:num>
  <w:num w:numId="3" w16cid:durableId="625507643">
    <w:abstractNumId w:val="22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4"/>
  </w:num>
  <w:num w:numId="8" w16cid:durableId="742141477">
    <w:abstractNumId w:val="25"/>
  </w:num>
  <w:num w:numId="9" w16cid:durableId="1349717396">
    <w:abstractNumId w:val="13"/>
  </w:num>
  <w:num w:numId="10" w16cid:durableId="555091926">
    <w:abstractNumId w:val="26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4"/>
  </w:num>
  <w:num w:numId="16" w16cid:durableId="484858084">
    <w:abstractNumId w:val="4"/>
  </w:num>
  <w:num w:numId="17" w16cid:durableId="504638541">
    <w:abstractNumId w:val="17"/>
  </w:num>
  <w:num w:numId="18" w16cid:durableId="1676376297">
    <w:abstractNumId w:val="3"/>
  </w:num>
  <w:num w:numId="19" w16cid:durableId="1198465825">
    <w:abstractNumId w:val="21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6"/>
  </w:num>
  <w:num w:numId="23" w16cid:durableId="292761314">
    <w:abstractNumId w:val="7"/>
  </w:num>
  <w:num w:numId="24" w16cid:durableId="1982152080">
    <w:abstractNumId w:val="23"/>
  </w:num>
  <w:num w:numId="25" w16cid:durableId="1401752265">
    <w:abstractNumId w:val="27"/>
  </w:num>
  <w:num w:numId="26" w16cid:durableId="1280138386">
    <w:abstractNumId w:val="19"/>
  </w:num>
  <w:num w:numId="27" w16cid:durableId="260652644">
    <w:abstractNumId w:val="20"/>
  </w:num>
  <w:num w:numId="28" w16cid:durableId="969478674">
    <w:abstractNumId w:val="12"/>
  </w:num>
  <w:num w:numId="29" w16cid:durableId="1570193663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19a5b0976f09e89d"/>
  </w15:person>
  <w15:person w15:author="Sarah Bergmann">
    <w15:presenceInfo w15:providerId="AD" w15:userId="S::sbke2025@pomona.edu::e83357c8-3cb9-49f1-b9e5-fbb00dd4ba5a"/>
  </w15:person>
  <w15:person w15:author="Leonard Burmester">
    <w15:presenceInfo w15:providerId="Windows Live" w15:userId="4b5fb1c0960735ee"/>
  </w15:person>
  <w15:person w15:author="Catharina Freier">
    <w15:presenceInfo w15:providerId="AD" w15:userId="S::catharina.freier@pumpkincareeres.onmicrosoft.com::2a0dfad8-64e5-4aa7-8211-17b0a64b40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2B33"/>
    <w:rsid w:val="00057A21"/>
    <w:rsid w:val="00061D33"/>
    <w:rsid w:val="00064643"/>
    <w:rsid w:val="00087747"/>
    <w:rsid w:val="000939D5"/>
    <w:rsid w:val="000A1FDA"/>
    <w:rsid w:val="000B5FCD"/>
    <w:rsid w:val="000B63E2"/>
    <w:rsid w:val="000B6548"/>
    <w:rsid w:val="000D057D"/>
    <w:rsid w:val="000D2C24"/>
    <w:rsid w:val="000D671A"/>
    <w:rsid w:val="000E29E0"/>
    <w:rsid w:val="00103EC5"/>
    <w:rsid w:val="00110575"/>
    <w:rsid w:val="00116C6E"/>
    <w:rsid w:val="00122F06"/>
    <w:rsid w:val="00125CA6"/>
    <w:rsid w:val="00156FC9"/>
    <w:rsid w:val="00157ACD"/>
    <w:rsid w:val="00162A5A"/>
    <w:rsid w:val="001647AB"/>
    <w:rsid w:val="00172867"/>
    <w:rsid w:val="00175B6D"/>
    <w:rsid w:val="001901ED"/>
    <w:rsid w:val="0019483A"/>
    <w:rsid w:val="001A46BF"/>
    <w:rsid w:val="001A481B"/>
    <w:rsid w:val="001A6DE4"/>
    <w:rsid w:val="001B0186"/>
    <w:rsid w:val="001B62CA"/>
    <w:rsid w:val="001D4DCD"/>
    <w:rsid w:val="001F4175"/>
    <w:rsid w:val="00223A4D"/>
    <w:rsid w:val="00232CB5"/>
    <w:rsid w:val="00234A7E"/>
    <w:rsid w:val="0024373D"/>
    <w:rsid w:val="00246D78"/>
    <w:rsid w:val="002508C2"/>
    <w:rsid w:val="00255206"/>
    <w:rsid w:val="00267252"/>
    <w:rsid w:val="00282DB0"/>
    <w:rsid w:val="002836FA"/>
    <w:rsid w:val="002A0217"/>
    <w:rsid w:val="002B2091"/>
    <w:rsid w:val="002C6972"/>
    <w:rsid w:val="002D2B32"/>
    <w:rsid w:val="002D4516"/>
    <w:rsid w:val="002F46AD"/>
    <w:rsid w:val="002F5BFC"/>
    <w:rsid w:val="002F5C38"/>
    <w:rsid w:val="003101F0"/>
    <w:rsid w:val="00314B7A"/>
    <w:rsid w:val="00324BC5"/>
    <w:rsid w:val="00340BAB"/>
    <w:rsid w:val="003418E0"/>
    <w:rsid w:val="00347F8D"/>
    <w:rsid w:val="00372EDF"/>
    <w:rsid w:val="00372F7B"/>
    <w:rsid w:val="003733E5"/>
    <w:rsid w:val="0038028D"/>
    <w:rsid w:val="003807C1"/>
    <w:rsid w:val="00390EA6"/>
    <w:rsid w:val="00395730"/>
    <w:rsid w:val="003D0089"/>
    <w:rsid w:val="003D0F67"/>
    <w:rsid w:val="003E27C3"/>
    <w:rsid w:val="003F10AD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25BF"/>
    <w:rsid w:val="00476AF8"/>
    <w:rsid w:val="00484FD7"/>
    <w:rsid w:val="004919D7"/>
    <w:rsid w:val="004929FB"/>
    <w:rsid w:val="004A1753"/>
    <w:rsid w:val="004A1D4F"/>
    <w:rsid w:val="004A54BA"/>
    <w:rsid w:val="004A716A"/>
    <w:rsid w:val="004B6A5E"/>
    <w:rsid w:val="00507EA7"/>
    <w:rsid w:val="00526089"/>
    <w:rsid w:val="00527A28"/>
    <w:rsid w:val="00527DCA"/>
    <w:rsid w:val="00535C92"/>
    <w:rsid w:val="005716D4"/>
    <w:rsid w:val="00571B60"/>
    <w:rsid w:val="00572876"/>
    <w:rsid w:val="00585A4D"/>
    <w:rsid w:val="005C2C50"/>
    <w:rsid w:val="005D6329"/>
    <w:rsid w:val="005E57F6"/>
    <w:rsid w:val="005F48A0"/>
    <w:rsid w:val="006016C0"/>
    <w:rsid w:val="006058D8"/>
    <w:rsid w:val="00610200"/>
    <w:rsid w:val="00621185"/>
    <w:rsid w:val="00623699"/>
    <w:rsid w:val="00632D5A"/>
    <w:rsid w:val="00634E8C"/>
    <w:rsid w:val="00635515"/>
    <w:rsid w:val="006546FD"/>
    <w:rsid w:val="00665272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C5F3F"/>
    <w:rsid w:val="006D73F8"/>
    <w:rsid w:val="006D7F7F"/>
    <w:rsid w:val="006E1F54"/>
    <w:rsid w:val="006E2C9C"/>
    <w:rsid w:val="006E40EF"/>
    <w:rsid w:val="006F0039"/>
    <w:rsid w:val="0070586B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57F70"/>
    <w:rsid w:val="00761609"/>
    <w:rsid w:val="00763DCE"/>
    <w:rsid w:val="00763F15"/>
    <w:rsid w:val="007732A3"/>
    <w:rsid w:val="00776C46"/>
    <w:rsid w:val="0078260B"/>
    <w:rsid w:val="007838D1"/>
    <w:rsid w:val="00785254"/>
    <w:rsid w:val="00785853"/>
    <w:rsid w:val="007901F6"/>
    <w:rsid w:val="007966F0"/>
    <w:rsid w:val="00797BFC"/>
    <w:rsid w:val="007A720F"/>
    <w:rsid w:val="007C6A3C"/>
    <w:rsid w:val="007D4BEE"/>
    <w:rsid w:val="007D5BE9"/>
    <w:rsid w:val="00803B2B"/>
    <w:rsid w:val="008048E8"/>
    <w:rsid w:val="008050E4"/>
    <w:rsid w:val="00814505"/>
    <w:rsid w:val="0082257D"/>
    <w:rsid w:val="008504EC"/>
    <w:rsid w:val="00853438"/>
    <w:rsid w:val="00866846"/>
    <w:rsid w:val="00875DA9"/>
    <w:rsid w:val="00886976"/>
    <w:rsid w:val="00887F79"/>
    <w:rsid w:val="00895E38"/>
    <w:rsid w:val="008A782B"/>
    <w:rsid w:val="008B0FC0"/>
    <w:rsid w:val="008C429A"/>
    <w:rsid w:val="008C71FA"/>
    <w:rsid w:val="008E1F3D"/>
    <w:rsid w:val="008E6B76"/>
    <w:rsid w:val="009053D7"/>
    <w:rsid w:val="0091331D"/>
    <w:rsid w:val="0093223C"/>
    <w:rsid w:val="00941A87"/>
    <w:rsid w:val="009501C2"/>
    <w:rsid w:val="009668B9"/>
    <w:rsid w:val="0097096F"/>
    <w:rsid w:val="00976577"/>
    <w:rsid w:val="00985143"/>
    <w:rsid w:val="00996356"/>
    <w:rsid w:val="00997D9A"/>
    <w:rsid w:val="009A54A8"/>
    <w:rsid w:val="009B61EE"/>
    <w:rsid w:val="009C5444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454D"/>
    <w:rsid w:val="00AA5A9C"/>
    <w:rsid w:val="00AB016A"/>
    <w:rsid w:val="00AB2A5A"/>
    <w:rsid w:val="00AB3C9F"/>
    <w:rsid w:val="00AD28F8"/>
    <w:rsid w:val="00AE4ED3"/>
    <w:rsid w:val="00B0230B"/>
    <w:rsid w:val="00B17D95"/>
    <w:rsid w:val="00B17FA9"/>
    <w:rsid w:val="00B23509"/>
    <w:rsid w:val="00B25F90"/>
    <w:rsid w:val="00B359DB"/>
    <w:rsid w:val="00B3632B"/>
    <w:rsid w:val="00B409D8"/>
    <w:rsid w:val="00B4313B"/>
    <w:rsid w:val="00B5178D"/>
    <w:rsid w:val="00B67954"/>
    <w:rsid w:val="00B67F1F"/>
    <w:rsid w:val="00B701D7"/>
    <w:rsid w:val="00B90595"/>
    <w:rsid w:val="00BA215A"/>
    <w:rsid w:val="00BB5F09"/>
    <w:rsid w:val="00BC0D9F"/>
    <w:rsid w:val="00BD6A57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6584B"/>
    <w:rsid w:val="00C74B19"/>
    <w:rsid w:val="00C768ED"/>
    <w:rsid w:val="00C77EA1"/>
    <w:rsid w:val="00C82A8F"/>
    <w:rsid w:val="00C916C2"/>
    <w:rsid w:val="00CB19AA"/>
    <w:rsid w:val="00CC7F56"/>
    <w:rsid w:val="00CD1B12"/>
    <w:rsid w:val="00CD55DC"/>
    <w:rsid w:val="00CE1BBC"/>
    <w:rsid w:val="00CE2595"/>
    <w:rsid w:val="00CE28CC"/>
    <w:rsid w:val="00CE72FC"/>
    <w:rsid w:val="00CF31EE"/>
    <w:rsid w:val="00CF75E8"/>
    <w:rsid w:val="00D1492F"/>
    <w:rsid w:val="00D17B69"/>
    <w:rsid w:val="00D3003C"/>
    <w:rsid w:val="00D327B8"/>
    <w:rsid w:val="00D331F4"/>
    <w:rsid w:val="00D36D59"/>
    <w:rsid w:val="00D37D45"/>
    <w:rsid w:val="00D470E4"/>
    <w:rsid w:val="00D52142"/>
    <w:rsid w:val="00D5280E"/>
    <w:rsid w:val="00D61F14"/>
    <w:rsid w:val="00D80D6B"/>
    <w:rsid w:val="00D85D41"/>
    <w:rsid w:val="00D90950"/>
    <w:rsid w:val="00D936B7"/>
    <w:rsid w:val="00DA1BE5"/>
    <w:rsid w:val="00DA40D6"/>
    <w:rsid w:val="00DA69DF"/>
    <w:rsid w:val="00DB24F6"/>
    <w:rsid w:val="00DB33F8"/>
    <w:rsid w:val="00DD38E2"/>
    <w:rsid w:val="00E00140"/>
    <w:rsid w:val="00E13110"/>
    <w:rsid w:val="00E21F71"/>
    <w:rsid w:val="00E24DF1"/>
    <w:rsid w:val="00E40B9A"/>
    <w:rsid w:val="00E431ED"/>
    <w:rsid w:val="00E47750"/>
    <w:rsid w:val="00E55D90"/>
    <w:rsid w:val="00E64FF5"/>
    <w:rsid w:val="00E907EC"/>
    <w:rsid w:val="00EA5421"/>
    <w:rsid w:val="00EB34FC"/>
    <w:rsid w:val="00EB37EE"/>
    <w:rsid w:val="00EB5816"/>
    <w:rsid w:val="00ED0EA9"/>
    <w:rsid w:val="00ED0F25"/>
    <w:rsid w:val="00EE2C78"/>
    <w:rsid w:val="00EE7FAE"/>
    <w:rsid w:val="00EF77DF"/>
    <w:rsid w:val="00F00706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946FC"/>
    <w:rsid w:val="00FA02C7"/>
    <w:rsid w:val="00FA4186"/>
    <w:rsid w:val="00FB02BA"/>
    <w:rsid w:val="00FC0531"/>
    <w:rsid w:val="00FC13F0"/>
    <w:rsid w:val="00FD0FB7"/>
    <w:rsid w:val="00FE0496"/>
    <w:rsid w:val="00FE04E8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936B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paragraph" w:styleId="berarbeitung">
    <w:name w:val="Revision"/>
    <w:hidden/>
    <w:uiPriority w:val="99"/>
    <w:semiHidden/>
    <w:rsid w:val="006652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3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4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2220</Characters>
  <Application>Microsoft Office Word</Application>
  <DocSecurity>0</DocSecurity>
  <Lines>67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83</cp:revision>
  <cp:lastPrinted>2026-01-27T09:56:00Z</cp:lastPrinted>
  <dcterms:created xsi:type="dcterms:W3CDTF">2026-01-27T09:51:00Z</dcterms:created>
  <dcterms:modified xsi:type="dcterms:W3CDTF">2026-01-27T18:59:00Z</dcterms:modified>
</cp:coreProperties>
</file>