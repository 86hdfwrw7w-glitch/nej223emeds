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2" w:type="dxa"/>
        <w:tblInd w:w="-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426"/>
        <w:gridCol w:w="283"/>
        <w:gridCol w:w="142"/>
        <w:gridCol w:w="283"/>
        <w:gridCol w:w="567"/>
        <w:gridCol w:w="138"/>
        <w:gridCol w:w="146"/>
        <w:gridCol w:w="709"/>
        <w:gridCol w:w="1838"/>
      </w:tblGrid>
      <w:tr w:rsidR="0010343B" w:rsidRPr="00577EEC" w14:paraId="487AC9CE" w14:textId="77777777" w:rsidTr="0010343B">
        <w:trPr>
          <w:trHeight w:val="283"/>
        </w:trPr>
        <w:tc>
          <w:tcPr>
            <w:tcW w:w="10202" w:type="dxa"/>
            <w:gridSpan w:val="11"/>
            <w:vAlign w:val="bottom"/>
          </w:tcPr>
          <w:p w14:paraId="0CBC6997" w14:textId="1ADF8775" w:rsidR="00E55D90" w:rsidRPr="00577EEC" w:rsidRDefault="008771D1" w:rsidP="007F6CEB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577EEC">
              <w:rPr>
                <w:rFonts w:ascii="Times New Roman" w:hAnsi="Times New Roman" w:cs="Times New Roman"/>
                <w:b/>
                <w:sz w:val="48"/>
                <w:szCs w:val="44"/>
              </w:rPr>
              <w:t>Angelo Guido</w:t>
            </w:r>
          </w:p>
          <w:p w14:paraId="2D363F9A" w14:textId="4668D8BB" w:rsidR="00F44F5F" w:rsidRPr="00577EEC" w:rsidRDefault="008771D1" w:rsidP="007F6CE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Heilbronner Str. 16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Leonberg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71229</w:t>
            </w:r>
          </w:p>
          <w:p w14:paraId="135895E2" w14:textId="4669F3CC" w:rsidR="00F44F5F" w:rsidRPr="00577EEC" w:rsidRDefault="00141C25" w:rsidP="007F6CE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angelo.guido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outlook.de</w:t>
            </w:r>
            <w:r w:rsidR="00F44F5F"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</w:t>
            </w:r>
            <w:r w:rsidRPr="00577EEC">
              <w:rPr>
                <w:rFonts w:ascii="Times New Roman" w:hAnsi="Times New Roman" w:cs="Times New Roman"/>
                <w:bCs/>
                <w:sz w:val="20"/>
                <w:szCs w:val="20"/>
              </w:rPr>
              <w:t>259118284</w:t>
            </w:r>
          </w:p>
        </w:tc>
      </w:tr>
      <w:tr w:rsidR="0010343B" w:rsidRPr="00577EEC" w14:paraId="0FCADE56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577EEC" w:rsidRDefault="00F44F5F" w:rsidP="009714E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577EEC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10343B" w:rsidRPr="00577EEC" w14:paraId="7D1DEBF7" w14:textId="77777777" w:rsidTr="007F6CEB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4171A5C" w:rsidR="00D1492F" w:rsidRPr="00577EEC" w:rsidRDefault="00006E11" w:rsidP="009714E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IU Internationale Hochschule</w:t>
            </w:r>
          </w:p>
        </w:tc>
        <w:tc>
          <w:tcPr>
            <w:tcW w:w="3398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3CD0DDA5" w:rsidR="00D1492F" w:rsidRPr="00577EEC" w:rsidRDefault="00962EC1" w:rsidP="009714E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Leinfelden-Echterdingen</w:t>
            </w:r>
          </w:p>
        </w:tc>
      </w:tr>
      <w:tr w:rsidR="0010343B" w:rsidRPr="00577EEC" w14:paraId="61E5D482" w14:textId="77777777" w:rsidTr="007F6CEB">
        <w:trPr>
          <w:trHeight w:val="20"/>
        </w:trPr>
        <w:tc>
          <w:tcPr>
            <w:tcW w:w="6379" w:type="dxa"/>
            <w:gridSpan w:val="4"/>
          </w:tcPr>
          <w:p w14:paraId="11CB9A0F" w14:textId="5B122EF7" w:rsidR="000C3ED2" w:rsidRPr="00577EEC" w:rsidRDefault="000C3ED2" w:rsidP="009714E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Duales Studium – B.A. Marketingmanagement (aktueller Schnitt: 1,3)</w:t>
            </w:r>
          </w:p>
        </w:tc>
        <w:tc>
          <w:tcPr>
            <w:tcW w:w="3823" w:type="dxa"/>
            <w:gridSpan w:val="7"/>
          </w:tcPr>
          <w:p w14:paraId="419A9228" w14:textId="2904E81F" w:rsidR="000C3ED2" w:rsidRPr="00577EEC" w:rsidRDefault="0087012F" w:rsidP="009714E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0C3ED2" w:rsidRPr="00577EEC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0C3ED2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10343B" w:rsidRPr="00EC48C8" w14:paraId="7EABE9F1" w14:textId="77777777" w:rsidTr="007F6CEB">
        <w:trPr>
          <w:trHeight w:val="20"/>
        </w:trPr>
        <w:tc>
          <w:tcPr>
            <w:tcW w:w="10202" w:type="dxa"/>
            <w:gridSpan w:val="11"/>
          </w:tcPr>
          <w:p w14:paraId="2223455E" w14:textId="77777777" w:rsidR="00DA7F60" w:rsidRPr="00577EEC" w:rsidRDefault="00DA7F60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Vertiefung: Sales &amp; Distribution</w:t>
            </w:r>
          </w:p>
          <w:p w14:paraId="3E28F539" w14:textId="44C118B1" w:rsidR="00DA7F60" w:rsidRPr="00577EEC" w:rsidRDefault="00DA7F60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Relevante Module: Kommunikations- und Markenpolitik (Note: 1,0), Statistik (Note: 1,0), 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Sales Performance Management (Note:1,0), Aktuelle Trends i</w:t>
            </w:r>
            <w:r w:rsidR="003179FA"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Marketing (Note:1,0),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Wirtschaftsmathematik (Note: 1,0), Business English 1 (Note: 1,0), Marketing (Note: 1,7)</w:t>
            </w:r>
          </w:p>
          <w:p w14:paraId="7A71E6B0" w14:textId="76552BAE" w:rsidR="00DA7F60" w:rsidRPr="00577EEC" w:rsidRDefault="00DA7F60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Weiterbildung</w:t>
            </w:r>
            <w:proofErr w:type="spellEnd"/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(10 ECTS): Online-Marketing (Note: 1,0), Social-Media-Marketing (Note: 1,0) </w:t>
            </w:r>
          </w:p>
        </w:tc>
      </w:tr>
      <w:tr w:rsidR="0010343B" w:rsidRPr="00577EEC" w14:paraId="1C51E2FF" w14:textId="77777777" w:rsidTr="0010343B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34CBFD9E" w:rsidR="00DA7F60" w:rsidRPr="00577EEC" w:rsidRDefault="00302A61" w:rsidP="00971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Johannes-Kepler</w:t>
            </w:r>
            <w:r w:rsidR="001A41D3"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-Gymnasium</w:t>
            </w:r>
          </w:p>
        </w:tc>
        <w:tc>
          <w:tcPr>
            <w:tcW w:w="4532" w:type="dxa"/>
            <w:gridSpan w:val="9"/>
            <w:vAlign w:val="bottom"/>
          </w:tcPr>
          <w:p w14:paraId="2FCB10D7" w14:textId="0094D8DE" w:rsidR="00DA7F60" w:rsidRPr="00577EEC" w:rsidRDefault="001F507A" w:rsidP="009714E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Leonberg</w:t>
            </w:r>
          </w:p>
        </w:tc>
      </w:tr>
      <w:tr w:rsidR="0010343B" w:rsidRPr="00577EEC" w14:paraId="312B82BC" w14:textId="77777777" w:rsidTr="007F6CEB">
        <w:trPr>
          <w:trHeight w:val="20"/>
        </w:trPr>
        <w:tc>
          <w:tcPr>
            <w:tcW w:w="5670" w:type="dxa"/>
            <w:gridSpan w:val="2"/>
          </w:tcPr>
          <w:p w14:paraId="1CEE182B" w14:textId="132D787F" w:rsidR="00DA7F60" w:rsidRPr="00577EEC" w:rsidRDefault="001A41D3" w:rsidP="009714E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Fachhochschulreife</w:t>
            </w:r>
          </w:p>
        </w:tc>
        <w:tc>
          <w:tcPr>
            <w:tcW w:w="4532" w:type="dxa"/>
            <w:gridSpan w:val="9"/>
          </w:tcPr>
          <w:p w14:paraId="7521EA6E" w14:textId="63BBDE9B" w:rsidR="00DA7F60" w:rsidRPr="00577EEC" w:rsidRDefault="00DA7F60" w:rsidP="009714E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1F507A" w:rsidRPr="00577EE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1F507A" w:rsidRPr="00577EE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10343B" w:rsidRPr="00577EEC" w14:paraId="69F47C1D" w14:textId="77777777" w:rsidTr="007F6CEB">
        <w:trPr>
          <w:trHeight w:val="20"/>
        </w:trPr>
        <w:tc>
          <w:tcPr>
            <w:tcW w:w="10202" w:type="dxa"/>
            <w:gridSpan w:val="11"/>
          </w:tcPr>
          <w:p w14:paraId="4DB8C96B" w14:textId="77777777" w:rsidR="001E51A7" w:rsidRPr="00577EEC" w:rsidRDefault="001E51A7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Schwerpunktfächer: Wirtschaft &amp; Psychologie</w:t>
            </w:r>
          </w:p>
          <w:p w14:paraId="23575F6C" w14:textId="50DBA90B" w:rsidR="00DA7F60" w:rsidRPr="00577EEC" w:rsidRDefault="001E51A7" w:rsidP="009714E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Songwriting-AG von der </w:t>
            </w:r>
            <w:r w:rsidR="009714E6">
              <w:rPr>
                <w:rFonts w:ascii="Times New Roman" w:hAnsi="Times New Roman" w:cs="Times New Roman"/>
                <w:sz w:val="20"/>
                <w:szCs w:val="20"/>
              </w:rPr>
              <w:t>zehnten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bis </w:t>
            </w:r>
            <w:r w:rsidR="009714E6">
              <w:rPr>
                <w:rFonts w:ascii="Times New Roman" w:hAnsi="Times New Roman" w:cs="Times New Roman"/>
                <w:sz w:val="20"/>
                <w:szCs w:val="20"/>
              </w:rPr>
              <w:t>zwölften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 Klasse</w:t>
            </w:r>
          </w:p>
        </w:tc>
      </w:tr>
      <w:tr w:rsidR="0010343B" w:rsidRPr="00577EEC" w14:paraId="3A2665B3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DA7F60" w:rsidRPr="00577EEC" w:rsidRDefault="00DA7F60" w:rsidP="009714E6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577EEC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10343B" w:rsidRPr="00577EEC" w14:paraId="127C64E2" w14:textId="77777777" w:rsidTr="007F6CEB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95EB5A5" w:rsidR="00DA7F60" w:rsidRPr="00577EEC" w:rsidRDefault="002A31A2" w:rsidP="00971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sz w:val="21"/>
                <w:szCs w:val="21"/>
              </w:rPr>
              <w:t>IU Internationale Hochschule</w:t>
            </w:r>
          </w:p>
        </w:tc>
        <w:tc>
          <w:tcPr>
            <w:tcW w:w="3681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4F46D8A4" w:rsidR="00DA7F60" w:rsidRPr="00577EEC" w:rsidRDefault="00962EC1" w:rsidP="009714E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Leinfelden-Echterdingen</w:t>
            </w:r>
          </w:p>
        </w:tc>
      </w:tr>
      <w:tr w:rsidR="0010343B" w:rsidRPr="00577EEC" w14:paraId="335D84E9" w14:textId="77777777" w:rsidTr="007F6CEB">
        <w:trPr>
          <w:trHeight w:val="20"/>
        </w:trPr>
        <w:tc>
          <w:tcPr>
            <w:tcW w:w="6096" w:type="dxa"/>
            <w:gridSpan w:val="3"/>
          </w:tcPr>
          <w:p w14:paraId="20B1570F" w14:textId="44E184EA" w:rsidR="00DA7F60" w:rsidRPr="00577EEC" w:rsidRDefault="00A52FA8" w:rsidP="009714E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Duales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Studium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 Marketing &amp; Sales Mitarbeiter</w:t>
            </w:r>
          </w:p>
        </w:tc>
        <w:tc>
          <w:tcPr>
            <w:tcW w:w="4106" w:type="dxa"/>
            <w:gridSpan w:val="8"/>
          </w:tcPr>
          <w:p w14:paraId="0475B997" w14:textId="1A0F1E4D" w:rsidR="00DA7F60" w:rsidRPr="00577EEC" w:rsidRDefault="0066567C" w:rsidP="009714E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="00DA7F60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="00DA7F60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F708FF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10343B" w:rsidRPr="00577EEC" w14:paraId="54C3D64C" w14:textId="77777777" w:rsidTr="007F6CEB">
        <w:trPr>
          <w:trHeight w:val="20"/>
        </w:trPr>
        <w:tc>
          <w:tcPr>
            <w:tcW w:w="10202" w:type="dxa"/>
            <w:gridSpan w:val="11"/>
          </w:tcPr>
          <w:p w14:paraId="7ADB740B" w14:textId="366F467A" w:rsidR="00AC3B0E" w:rsidRPr="00577EEC" w:rsidRDefault="00AC3B0E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Beratung und Betreuung von B2C </w:t>
            </w:r>
            <w:r w:rsidR="00D02EF0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B2B Kunden</w:t>
            </w:r>
            <w:r w:rsidR="009714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F85C1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F9392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überwiegend in der Marketingbranche</w:t>
            </w:r>
          </w:p>
          <w:p w14:paraId="7568A609" w14:textId="520B3478" w:rsidR="00AC3B0E" w:rsidRPr="00820702" w:rsidRDefault="00AC3B0E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Konzipierung und Optimierung von Vertriebs- und Verkaufsstrategien wie die Steigerung</w:t>
            </w:r>
            <w:r w:rsidR="00C40E0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Pr="00820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proofErr w:type="spellStart"/>
            <w:r w:rsidRPr="00820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Conversion</w:t>
            </w:r>
            <w:proofErr w:type="spellEnd"/>
            <w:r w:rsidRPr="00820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Rate um 10</w:t>
            </w:r>
            <w:r w:rsidR="009714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820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% durch Implementierung von künstlicher Intelligenz</w:t>
            </w:r>
          </w:p>
          <w:p w14:paraId="6DD9BA0F" w14:textId="76382D1F" w:rsidR="00DA7F60" w:rsidRPr="00577EEC" w:rsidRDefault="00AC3B0E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Leitung von Projekten und </w:t>
            </w:r>
            <w:r w:rsidR="00E85B0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Veranstaltungen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Präsentationen vor bis zu 200 Personen</w:t>
            </w:r>
          </w:p>
        </w:tc>
      </w:tr>
      <w:tr w:rsidR="0010343B" w:rsidRPr="00577EEC" w14:paraId="45404236" w14:textId="77777777" w:rsidTr="0010343B">
        <w:trPr>
          <w:trHeight w:val="340"/>
        </w:trPr>
        <w:tc>
          <w:tcPr>
            <w:tcW w:w="6379" w:type="dxa"/>
            <w:gridSpan w:val="4"/>
            <w:vAlign w:val="bottom"/>
          </w:tcPr>
          <w:p w14:paraId="3CF978EE" w14:textId="386FB25B" w:rsidR="00DA7F60" w:rsidRPr="00577EEC" w:rsidRDefault="003C5115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Niederhammer Agentur für Medien und visuelle Kommunikation</w:t>
            </w:r>
          </w:p>
        </w:tc>
        <w:tc>
          <w:tcPr>
            <w:tcW w:w="3823" w:type="dxa"/>
            <w:gridSpan w:val="7"/>
            <w:vAlign w:val="bottom"/>
          </w:tcPr>
          <w:p w14:paraId="49A11F72" w14:textId="49D08EBB" w:rsidR="00DA7F60" w:rsidRPr="00577EEC" w:rsidRDefault="00962EC1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Weil der Stadt</w:t>
            </w:r>
          </w:p>
        </w:tc>
      </w:tr>
      <w:tr w:rsidR="0010343B" w:rsidRPr="00577EEC" w14:paraId="16C6F7AD" w14:textId="77777777" w:rsidTr="007F6CEB">
        <w:trPr>
          <w:trHeight w:val="20"/>
        </w:trPr>
        <w:tc>
          <w:tcPr>
            <w:tcW w:w="6379" w:type="dxa"/>
            <w:gridSpan w:val="4"/>
          </w:tcPr>
          <w:p w14:paraId="5D8760E9" w14:textId="63CBBD7E" w:rsidR="00DA7F60" w:rsidRPr="00577EEC" w:rsidRDefault="00EF5FA8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Duales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Studium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– Marketing &amp; Sales Mitarbeiter</w:t>
            </w:r>
          </w:p>
        </w:tc>
        <w:tc>
          <w:tcPr>
            <w:tcW w:w="3823" w:type="dxa"/>
            <w:gridSpan w:val="7"/>
          </w:tcPr>
          <w:p w14:paraId="2D9DB8CA" w14:textId="41212BC8" w:rsidR="00DA7F60" w:rsidRPr="00577EEC" w:rsidRDefault="00962EC1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DA7F60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="00DA7F60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0316A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="00DA7F60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0316A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10343B" w:rsidRPr="00577EEC" w14:paraId="7660C4BA" w14:textId="77777777" w:rsidTr="007F6CEB">
        <w:trPr>
          <w:trHeight w:val="20"/>
        </w:trPr>
        <w:tc>
          <w:tcPr>
            <w:tcW w:w="10202" w:type="dxa"/>
            <w:gridSpan w:val="11"/>
          </w:tcPr>
          <w:p w14:paraId="655661ED" w14:textId="6C915D51" w:rsidR="00A874DF" w:rsidRPr="00577EEC" w:rsidRDefault="00A874DF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einer digitalen Stadt-App (SEO/SEA)</w:t>
            </w:r>
            <w:r w:rsidR="00EB1DB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Gestaltung von </w:t>
            </w:r>
            <w:r w:rsidR="00E85B0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Webseiten</w:t>
            </w:r>
            <w:r w:rsidR="00EB1DB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WordPress</w:t>
            </w:r>
          </w:p>
          <w:p w14:paraId="754D9C38" w14:textId="77777777" w:rsidR="00DA7F60" w:rsidRDefault="00A874DF" w:rsidP="009714E6">
            <w:pPr>
              <w:pStyle w:val="Bullets"/>
              <w:rPr>
                <w:ins w:id="0" w:author="David Döbele" w:date="2023-08-08T19:16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Ausführung von redaktioneller Arbeit </w:t>
            </w:r>
            <w:r w:rsidR="00A50D11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Unternehmenspräsentationen </w:t>
            </w:r>
            <w:r w:rsidR="00A50D11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&amp; 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Newsletter</w:t>
            </w:r>
            <w:r w:rsidR="00A50D11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</w:p>
          <w:p w14:paraId="132465C4" w14:textId="4597A9E6" w:rsidR="00EC48C8" w:rsidRPr="00577EEC" w:rsidRDefault="00EC48C8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" w:author="David Döbele" w:date="2023-08-08T19:16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Wechsel des Partners des Dualen Studiums nach dem ersten Semester aufgrund von Insolvenz des Praxispartners</w:t>
              </w:r>
            </w:ins>
          </w:p>
        </w:tc>
      </w:tr>
      <w:tr w:rsidR="0010343B" w:rsidRPr="00577EEC" w14:paraId="4EC9DEB8" w14:textId="77777777" w:rsidTr="0010343B">
        <w:trPr>
          <w:trHeight w:val="340"/>
        </w:trPr>
        <w:tc>
          <w:tcPr>
            <w:tcW w:w="6379" w:type="dxa"/>
            <w:gridSpan w:val="4"/>
            <w:vAlign w:val="bottom"/>
          </w:tcPr>
          <w:p w14:paraId="061D97E7" w14:textId="68CB54AA" w:rsidR="00DA7F60" w:rsidRPr="00577EEC" w:rsidRDefault="00AB4BBF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SV Sparkassenversicherung</w:t>
            </w:r>
          </w:p>
        </w:tc>
        <w:tc>
          <w:tcPr>
            <w:tcW w:w="3823" w:type="dxa"/>
            <w:gridSpan w:val="7"/>
            <w:vAlign w:val="bottom"/>
          </w:tcPr>
          <w:p w14:paraId="38592414" w14:textId="2F8517DE" w:rsidR="00DA7F60" w:rsidRPr="00577EEC" w:rsidRDefault="00936001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Ludwigsburg</w:t>
            </w:r>
          </w:p>
        </w:tc>
      </w:tr>
      <w:tr w:rsidR="0010343B" w:rsidRPr="00577EEC" w14:paraId="0A0FFCF6" w14:textId="77777777" w:rsidTr="007F6CEB">
        <w:trPr>
          <w:trHeight w:val="20"/>
        </w:trPr>
        <w:tc>
          <w:tcPr>
            <w:tcW w:w="6379" w:type="dxa"/>
            <w:gridSpan w:val="4"/>
          </w:tcPr>
          <w:p w14:paraId="30382087" w14:textId="1F99D68B" w:rsidR="00DA7F60" w:rsidRPr="00577EEC" w:rsidRDefault="001467FB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Schülerpraktikum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D3A71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der </w:t>
            </w:r>
            <w:proofErr w:type="spellStart"/>
            <w:r w:rsidR="008D3A71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Kundenbetreuung</w:t>
            </w:r>
            <w:proofErr w:type="spellEnd"/>
          </w:p>
        </w:tc>
        <w:tc>
          <w:tcPr>
            <w:tcW w:w="3823" w:type="dxa"/>
            <w:gridSpan w:val="7"/>
          </w:tcPr>
          <w:p w14:paraId="7444AF8F" w14:textId="0DE8DEE0" w:rsidR="00DA7F60" w:rsidRPr="00577EEC" w:rsidRDefault="00DA7F60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E4B5F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FE4B5F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10343B" w:rsidRPr="00577EEC" w14:paraId="6765781B" w14:textId="77777777" w:rsidTr="007F6CEB">
        <w:trPr>
          <w:trHeight w:val="20"/>
        </w:trPr>
        <w:tc>
          <w:tcPr>
            <w:tcW w:w="10202" w:type="dxa"/>
            <w:gridSpan w:val="11"/>
          </w:tcPr>
          <w:p w14:paraId="5494B15F" w14:textId="4A855ED8" w:rsidR="00197C56" w:rsidRPr="00577EEC" w:rsidRDefault="00197C56" w:rsidP="009714E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Einblicke in Finanzen und Versicherungen wie in d</w:t>
            </w:r>
            <w:r w:rsidR="009714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ie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Buchhaltung oder Kundenportfolios</w:t>
            </w:r>
          </w:p>
        </w:tc>
      </w:tr>
      <w:tr w:rsidR="0010343B" w:rsidRPr="00577EEC" w14:paraId="414B4085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DA7F60" w:rsidRPr="007F6CEB" w:rsidRDefault="00DA7F60" w:rsidP="009714E6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F6CEB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10343B" w:rsidRPr="00577EEC" w14:paraId="74251178" w14:textId="77777777" w:rsidTr="007F6CEB">
        <w:trPr>
          <w:trHeight w:val="340"/>
        </w:trPr>
        <w:tc>
          <w:tcPr>
            <w:tcW w:w="6379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4CFB782C" w:rsidR="00DA7F60" w:rsidRPr="00577EEC" w:rsidRDefault="006E5B23" w:rsidP="009714E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Li</w:t>
            </w:r>
            <w:r w:rsidR="00927F2A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</w:t>
            </w:r>
            <w:r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be</w:t>
            </w:r>
            <w:r w:rsidR="00927F2A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nzeller</w:t>
            </w:r>
            <w:proofErr w:type="spellEnd"/>
            <w:r w:rsidR="00927F2A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Mission</w:t>
            </w:r>
            <w:r w:rsidR="009449E6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9449E6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gGmbH</w:t>
            </w:r>
            <w:proofErr w:type="spellEnd"/>
            <w:r w:rsidR="003E09A0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(</w:t>
            </w:r>
            <w:proofErr w:type="spellStart"/>
            <w:r w:rsidR="00772CB1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ev</w:t>
            </w:r>
            <w:proofErr w:type="spellEnd"/>
            <w:r w:rsidR="00772CB1" w:rsidRPr="00577EE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.)</w:t>
            </w:r>
          </w:p>
        </w:tc>
        <w:tc>
          <w:tcPr>
            <w:tcW w:w="382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3329F231" w:rsidR="00DA7F60" w:rsidRPr="00577EEC" w:rsidRDefault="00870F08" w:rsidP="009714E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Ludwigsburg</w:t>
            </w:r>
          </w:p>
        </w:tc>
      </w:tr>
      <w:tr w:rsidR="0010343B" w:rsidRPr="00577EEC" w14:paraId="4F59C612" w14:textId="77777777" w:rsidTr="007F6CEB">
        <w:trPr>
          <w:trHeight w:val="193"/>
        </w:trPr>
        <w:tc>
          <w:tcPr>
            <w:tcW w:w="7509" w:type="dxa"/>
            <w:gridSpan w:val="8"/>
          </w:tcPr>
          <w:p w14:paraId="32F07601" w14:textId="1EC161DE" w:rsidR="00A36681" w:rsidRPr="00577EEC" w:rsidRDefault="00A36681" w:rsidP="009714E6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 Mitglied</w:t>
            </w:r>
            <w:r w:rsidR="009714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schaft in</w:t>
            </w:r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der interkulturellen musikalischen Jugendarbeit „</w:t>
            </w: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Lubu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beatz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“</w:t>
            </w:r>
          </w:p>
        </w:tc>
        <w:tc>
          <w:tcPr>
            <w:tcW w:w="2693" w:type="dxa"/>
            <w:gridSpan w:val="3"/>
          </w:tcPr>
          <w:p w14:paraId="45DD2178" w14:textId="30F3939B" w:rsidR="00A36681" w:rsidRPr="00577EEC" w:rsidRDefault="00A36681" w:rsidP="009714E6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AC4A00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AC4A00"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10343B" w:rsidRPr="00577EEC" w14:paraId="02437711" w14:textId="77777777" w:rsidTr="0010343B">
        <w:trPr>
          <w:trHeight w:val="193"/>
        </w:trPr>
        <w:tc>
          <w:tcPr>
            <w:tcW w:w="10202" w:type="dxa"/>
            <w:gridSpan w:val="11"/>
          </w:tcPr>
          <w:p w14:paraId="6EBE490C" w14:textId="77777777" w:rsidR="006B5710" w:rsidRPr="00577EEC" w:rsidRDefault="006B5710" w:rsidP="009714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Planung und Umsetzung von Musik-Veranstaltungen und Veröffentlichung auf Musik-Plattformen</w:t>
            </w:r>
          </w:p>
          <w:p w14:paraId="68CFAD97" w14:textId="1D408FD3" w:rsidR="00A36681" w:rsidRPr="00577EEC" w:rsidRDefault="006B5710" w:rsidP="009714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Coaching von Jugendlichen und Erwachsenen bei der Selbstfindung, Persönlichkeitsentwicklung und </w:t>
            </w:r>
            <w:r w:rsidR="00552199" w:rsidRPr="00577E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im </w:t>
            </w:r>
            <w:r w:rsidRPr="00577E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Songwriting </w:t>
            </w:r>
          </w:p>
        </w:tc>
      </w:tr>
      <w:tr w:rsidR="0010343B" w:rsidRPr="00577EEC" w14:paraId="3B26943D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11E538C2" w14:textId="3EC9ADE9" w:rsidR="00A36681" w:rsidRPr="00577EEC" w:rsidRDefault="005F3034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University </w:t>
            </w:r>
            <w:proofErr w:type="spellStart"/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of</w:t>
            </w:r>
            <w:proofErr w:type="spellEnd"/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Oxford</w:t>
            </w:r>
          </w:p>
        </w:tc>
        <w:tc>
          <w:tcPr>
            <w:tcW w:w="4106" w:type="dxa"/>
            <w:gridSpan w:val="8"/>
            <w:vAlign w:val="bottom"/>
          </w:tcPr>
          <w:p w14:paraId="21BF18C9" w14:textId="598A1796" w:rsidR="00A36681" w:rsidRPr="00577EEC" w:rsidRDefault="00A027A3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Oxford</w:t>
            </w:r>
            <w:r w:rsidR="00C04AD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England</w:t>
            </w:r>
          </w:p>
        </w:tc>
      </w:tr>
      <w:tr w:rsidR="0010343B" w:rsidRPr="00577EEC" w14:paraId="04BFDD79" w14:textId="77777777" w:rsidTr="0010343B">
        <w:trPr>
          <w:trHeight w:val="20"/>
        </w:trPr>
        <w:tc>
          <w:tcPr>
            <w:tcW w:w="8364" w:type="dxa"/>
            <w:gridSpan w:val="10"/>
          </w:tcPr>
          <w:p w14:paraId="5D908AF7" w14:textId="29BECA1C" w:rsidR="005B76EE" w:rsidRPr="00577EEC" w:rsidRDefault="005B76EE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Business and Management course by </w:t>
            </w:r>
            <w:proofErr w:type="spellStart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Oxentia</w:t>
            </w:r>
            <w:proofErr w:type="spellEnd"/>
            <w:r w:rsidRPr="00577E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(Oxford’s Global Innovation Consultancy)</w:t>
            </w:r>
          </w:p>
        </w:tc>
        <w:tc>
          <w:tcPr>
            <w:tcW w:w="1838" w:type="dxa"/>
          </w:tcPr>
          <w:p w14:paraId="0D2FFB14" w14:textId="10873175" w:rsidR="005B76EE" w:rsidRPr="00577EEC" w:rsidRDefault="00EA436F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10343B" w:rsidRPr="00EC48C8" w14:paraId="66A58453" w14:textId="77777777" w:rsidTr="0010343B">
        <w:trPr>
          <w:trHeight w:val="20"/>
        </w:trPr>
        <w:tc>
          <w:tcPr>
            <w:tcW w:w="10202" w:type="dxa"/>
            <w:gridSpan w:val="11"/>
          </w:tcPr>
          <w:p w14:paraId="50B5B9CB" w14:textId="52325184" w:rsidR="005B76EE" w:rsidRPr="00577EEC" w:rsidRDefault="0035709F" w:rsidP="009714E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Kurse</w:t>
            </w:r>
            <w:proofErr w:type="spellEnd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: Branding and Marketing, </w:t>
            </w:r>
            <w:proofErr w:type="gramStart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Starting</w:t>
            </w:r>
            <w:proofErr w:type="gramEnd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 Successful Business, Managing Innovative Technology,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</w:r>
            <w:proofErr w:type="spellStart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Commercialising</w:t>
            </w:r>
            <w:proofErr w:type="spellEnd"/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Digital Innovations, Business and Technology Valuation and Marketing</w:t>
            </w:r>
          </w:p>
        </w:tc>
      </w:tr>
      <w:tr w:rsidR="0010343B" w:rsidRPr="00577EEC" w14:paraId="4028871F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3B81DA34" w14:textId="37FA55C3" w:rsidR="005B76EE" w:rsidRPr="00577EEC" w:rsidRDefault="00A17E5B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Diakonisches Werk</w:t>
            </w:r>
            <w:r w:rsidR="00E724A2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der evangelischen Kirche in Württemberg e.V.</w:t>
            </w:r>
          </w:p>
        </w:tc>
        <w:tc>
          <w:tcPr>
            <w:tcW w:w="4106" w:type="dxa"/>
            <w:gridSpan w:val="8"/>
            <w:vAlign w:val="bottom"/>
          </w:tcPr>
          <w:p w14:paraId="7F9CDF1E" w14:textId="4FCA4EFD" w:rsidR="005B76EE" w:rsidRPr="00577EEC" w:rsidRDefault="00D53AEF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Leonberg</w:t>
            </w:r>
          </w:p>
        </w:tc>
      </w:tr>
      <w:tr w:rsidR="0010343B" w:rsidRPr="00577EEC" w14:paraId="7B2F81B2" w14:textId="77777777" w:rsidTr="007F6CEB">
        <w:trPr>
          <w:trHeight w:val="20"/>
        </w:trPr>
        <w:tc>
          <w:tcPr>
            <w:tcW w:w="7655" w:type="dxa"/>
            <w:gridSpan w:val="9"/>
          </w:tcPr>
          <w:p w14:paraId="099DE2C5" w14:textId="6B81FC93" w:rsidR="005B76EE" w:rsidRPr="00577EEC" w:rsidRDefault="00E724A2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Fr</w:t>
            </w:r>
            <w:r w:rsidR="00B67105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eiwilliges soziales Jahr (FSJ) </w:t>
            </w:r>
            <w:r w:rsidR="00AF3EEA" w:rsidRPr="00577EEC">
              <w:rPr>
                <w:rFonts w:ascii="Times New Roman" w:hAnsi="Times New Roman" w:cs="Times New Roman"/>
                <w:sz w:val="20"/>
                <w:szCs w:val="20"/>
              </w:rPr>
              <w:t>an der Grundschule Schellingschule</w:t>
            </w:r>
          </w:p>
        </w:tc>
        <w:tc>
          <w:tcPr>
            <w:tcW w:w="2547" w:type="dxa"/>
            <w:gridSpan w:val="2"/>
          </w:tcPr>
          <w:p w14:paraId="091163D4" w14:textId="5EFEFD3E" w:rsidR="005B76EE" w:rsidRPr="00577EEC" w:rsidRDefault="005B76EE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</w:t>
            </w:r>
            <w:r w:rsidR="0023274C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08/20</w:t>
            </w:r>
            <w:r w:rsidR="0023274C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10343B" w:rsidRPr="00577EEC" w14:paraId="2618F0FF" w14:textId="77777777" w:rsidTr="007F6CEB">
        <w:trPr>
          <w:trHeight w:val="20"/>
        </w:trPr>
        <w:tc>
          <w:tcPr>
            <w:tcW w:w="10202" w:type="dxa"/>
            <w:gridSpan w:val="11"/>
            <w:vAlign w:val="bottom"/>
          </w:tcPr>
          <w:p w14:paraId="4EB60EE5" w14:textId="6D1A661C" w:rsidR="005B76EE" w:rsidRPr="00577EEC" w:rsidRDefault="00AF3EEA" w:rsidP="009714E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Ausführung </w:t>
            </w:r>
            <w:r w:rsidR="00890856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von selbstständigem Musikunterricht in der </w:t>
            </w:r>
            <w:r w:rsidR="009714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dritten</w:t>
            </w:r>
            <w:r w:rsidR="00890856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Klasse</w:t>
            </w:r>
          </w:p>
          <w:p w14:paraId="1570DE9D" w14:textId="7E12F94C" w:rsidR="00310311" w:rsidRPr="00577EEC" w:rsidRDefault="00890856" w:rsidP="009714E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Lehrkräfte während dem Unterricht und</w:t>
            </w:r>
            <w:r w:rsidR="009455EC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52199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Förderung von Kindern mit Lernschwäche</w:t>
            </w:r>
          </w:p>
        </w:tc>
      </w:tr>
      <w:tr w:rsidR="0010343B" w:rsidRPr="00577EEC" w14:paraId="4AF19DD1" w14:textId="77777777" w:rsidTr="0010343B">
        <w:trPr>
          <w:trHeight w:val="340"/>
        </w:trPr>
        <w:tc>
          <w:tcPr>
            <w:tcW w:w="6096" w:type="dxa"/>
            <w:gridSpan w:val="3"/>
            <w:vAlign w:val="bottom"/>
          </w:tcPr>
          <w:p w14:paraId="7756FD9A" w14:textId="40317911" w:rsidR="005B76EE" w:rsidRPr="00577EEC" w:rsidRDefault="009905C5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SONGS </w:t>
            </w:r>
            <w:r w:rsidR="00C165D7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Auszeichnung für </w:t>
            </w:r>
            <w:r w:rsidR="00CA614F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die </w:t>
            </w:r>
            <w:r w:rsidR="00C165D7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„</w:t>
            </w:r>
            <w:r w:rsidR="00CA614F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</w:t>
            </w:r>
            <w:r w:rsidR="00C165D7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este Live</w:t>
            </w:r>
            <w:r w:rsidR="00CA614F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-P</w:t>
            </w:r>
            <w:r w:rsidR="00C165D7" w:rsidRPr="00577E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erformance“</w:t>
            </w:r>
          </w:p>
        </w:tc>
        <w:tc>
          <w:tcPr>
            <w:tcW w:w="4106" w:type="dxa"/>
            <w:gridSpan w:val="8"/>
            <w:vAlign w:val="bottom"/>
          </w:tcPr>
          <w:p w14:paraId="30626CB8" w14:textId="4456670A" w:rsidR="005B76EE" w:rsidRPr="00577EEC" w:rsidRDefault="008F7C7C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Leonberg</w:t>
            </w:r>
          </w:p>
        </w:tc>
      </w:tr>
      <w:tr w:rsidR="0010343B" w:rsidRPr="00577EEC" w14:paraId="56372BDE" w14:textId="77777777" w:rsidTr="007F6CEB">
        <w:trPr>
          <w:trHeight w:val="20"/>
        </w:trPr>
        <w:tc>
          <w:tcPr>
            <w:tcW w:w="7371" w:type="dxa"/>
            <w:gridSpan w:val="7"/>
          </w:tcPr>
          <w:p w14:paraId="3C87D247" w14:textId="1B431592" w:rsidR="005B76EE" w:rsidRPr="00577EEC" w:rsidRDefault="00BE739C" w:rsidP="00971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JKG-Songwriting-Preis</w:t>
            </w:r>
          </w:p>
        </w:tc>
        <w:tc>
          <w:tcPr>
            <w:tcW w:w="2831" w:type="dxa"/>
            <w:gridSpan w:val="4"/>
          </w:tcPr>
          <w:p w14:paraId="288A2195" w14:textId="38457D71" w:rsidR="005B76EE" w:rsidRPr="00577EEC" w:rsidRDefault="005B76EE" w:rsidP="00971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323BD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4323BD" w:rsidRPr="00577E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</w:p>
        </w:tc>
      </w:tr>
      <w:tr w:rsidR="0010343B" w:rsidRPr="00577EEC" w14:paraId="7ECB507F" w14:textId="77777777" w:rsidTr="007F6CEB">
        <w:trPr>
          <w:trHeight w:val="20"/>
        </w:trPr>
        <w:tc>
          <w:tcPr>
            <w:tcW w:w="10202" w:type="dxa"/>
            <w:gridSpan w:val="11"/>
          </w:tcPr>
          <w:p w14:paraId="2CC438FF" w14:textId="2D2FA024" w:rsidR="005B76EE" w:rsidRPr="00577EEC" w:rsidRDefault="009574F8" w:rsidP="009714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Musikalischer </w:t>
            </w:r>
            <w:r w:rsidR="0035623E"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Schulw</w:t>
            </w:r>
            <w:r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ettbewerb</w:t>
            </w:r>
            <w:r w:rsidR="00E80A6E"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DE6694" w:rsidRPr="00577EE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für die Songwriting-AG mit einem Gewinn für die Schule von 500€</w:t>
            </w:r>
          </w:p>
        </w:tc>
      </w:tr>
      <w:tr w:rsidR="0010343B" w:rsidRPr="00577EEC" w14:paraId="482569A2" w14:textId="77777777" w:rsidTr="0010343B">
        <w:trPr>
          <w:trHeight w:val="454"/>
        </w:trPr>
        <w:tc>
          <w:tcPr>
            <w:tcW w:w="10202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5B76EE" w:rsidRPr="007F6CEB" w:rsidRDefault="005B76EE" w:rsidP="009714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6CEB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10343B" w:rsidRPr="00577EEC" w14:paraId="2B257790" w14:textId="77777777" w:rsidTr="0010343B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5B76EE" w:rsidRPr="00577EEC" w:rsidRDefault="005B76EE" w:rsidP="00971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1C7494AA" w:rsidR="005B76EE" w:rsidRPr="00577EEC" w:rsidRDefault="005B76EE" w:rsidP="009714E6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714E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Italienisch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2B2CFB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10343B" w:rsidRPr="00EC48C8" w14:paraId="45706C3F" w14:textId="77777777" w:rsidTr="007F6CEB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5B76EE" w:rsidRPr="00577EEC" w:rsidRDefault="005B76EE" w:rsidP="00971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4" w:type="dxa"/>
            <w:gridSpan w:val="10"/>
            <w:vAlign w:val="bottom"/>
          </w:tcPr>
          <w:p w14:paraId="60CA2168" w14:textId="699AB8A4" w:rsidR="005B76EE" w:rsidRPr="007D3CB8" w:rsidRDefault="005B76EE" w:rsidP="009714E6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="007D3CB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&amp; Salesforce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B2CFB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Adobe Photoshop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7D3CB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&amp; </w:t>
            </w:r>
            <w:r w:rsidR="002B2CFB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DaVinci Resolve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7D3CB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Grundkenntnisse</w:t>
            </w:r>
            <w:proofErr w:type="spellEnd"/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10343B" w:rsidRPr="00577EEC" w14:paraId="70CB01B0" w14:textId="77777777" w:rsidTr="007F6CEB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5B76EE" w:rsidRPr="00577EEC" w:rsidRDefault="005B76EE" w:rsidP="009714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4" w:type="dxa"/>
            <w:gridSpan w:val="10"/>
            <w:vAlign w:val="bottom"/>
          </w:tcPr>
          <w:p w14:paraId="598C2742" w14:textId="07FFE7D9" w:rsidR="005B76EE" w:rsidRPr="00577EEC" w:rsidRDefault="00E55E2C" w:rsidP="009714E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Musik</w:t>
            </w:r>
            <w:r w:rsidR="00C40C1B"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-Performance</w:t>
            </w:r>
            <w:r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6EE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Teilnahme an </w:t>
            </w:r>
            <w:r w:rsidR="00566CD3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diversen </w:t>
            </w:r>
            <w:r w:rsidR="00431317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intern</w:t>
            </w:r>
            <w:r w:rsidR="00C528B9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. </w:t>
            </w:r>
            <w:r w:rsidR="00566CD3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Veranstaltungen und Wettbewerben</w:t>
            </w:r>
            <w:r w:rsidR="005B76EE" w:rsidRPr="00577E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5B76EE" w:rsidRPr="00577EE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566CD3" w:rsidRPr="00577E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Schwimmen</w:t>
            </w:r>
          </w:p>
        </w:tc>
      </w:tr>
      <w:tr w:rsidR="0010343B" w:rsidRPr="00577EEC" w14:paraId="071AB173" w14:textId="77777777" w:rsidTr="007F6CEB">
        <w:trPr>
          <w:trHeight w:val="1134"/>
        </w:trPr>
        <w:tc>
          <w:tcPr>
            <w:tcW w:w="10202" w:type="dxa"/>
            <w:gridSpan w:val="11"/>
            <w:vAlign w:val="bottom"/>
          </w:tcPr>
          <w:p w14:paraId="6478BDEA" w14:textId="453081F2" w:rsidR="005B76EE" w:rsidRPr="00577EEC" w:rsidRDefault="00D71D6D" w:rsidP="009714E6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Leonberg</w:t>
            </w:r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5B76EE" w:rsidRPr="00577EEC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Pr="00577EE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408D2E99" w:rsidR="00723643" w:rsidRPr="0074111D" w:rsidRDefault="00723643" w:rsidP="00801106">
      <w:pPr>
        <w:rPr>
          <w:sz w:val="18"/>
        </w:rPr>
      </w:pPr>
    </w:p>
    <w:sectPr w:rsidR="00723643" w:rsidRPr="0074111D" w:rsidSect="00472228">
      <w:footerReference w:type="even" r:id="rId8"/>
      <w:pgSz w:w="11906" w:h="16838"/>
      <w:pgMar w:top="454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6A12C" w14:textId="77777777" w:rsidR="000249C6" w:rsidRDefault="000249C6" w:rsidP="00BE053D">
      <w:pPr>
        <w:spacing w:after="0" w:line="240" w:lineRule="auto"/>
      </w:pPr>
      <w:r>
        <w:separator/>
      </w:r>
    </w:p>
  </w:endnote>
  <w:endnote w:type="continuationSeparator" w:id="0">
    <w:p w14:paraId="741083FF" w14:textId="77777777" w:rsidR="000249C6" w:rsidRDefault="000249C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97E2E" w14:textId="77777777" w:rsidR="000249C6" w:rsidRDefault="000249C6" w:rsidP="00BE053D">
      <w:pPr>
        <w:spacing w:after="0" w:line="240" w:lineRule="auto"/>
      </w:pPr>
      <w:r>
        <w:separator/>
      </w:r>
    </w:p>
  </w:footnote>
  <w:footnote w:type="continuationSeparator" w:id="0">
    <w:p w14:paraId="2FD14B5E" w14:textId="77777777" w:rsidR="000249C6" w:rsidRDefault="000249C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9792A"/>
    <w:multiLevelType w:val="hybridMultilevel"/>
    <w:tmpl w:val="061A6F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940345">
    <w:abstractNumId w:val="15"/>
  </w:num>
  <w:num w:numId="2" w16cid:durableId="492647080">
    <w:abstractNumId w:val="18"/>
  </w:num>
  <w:num w:numId="3" w16cid:durableId="792863909">
    <w:abstractNumId w:val="21"/>
  </w:num>
  <w:num w:numId="4" w16cid:durableId="145558539">
    <w:abstractNumId w:val="0"/>
  </w:num>
  <w:num w:numId="5" w16cid:durableId="565844410">
    <w:abstractNumId w:val="1"/>
  </w:num>
  <w:num w:numId="6" w16cid:durableId="1236744366">
    <w:abstractNumId w:val="2"/>
  </w:num>
  <w:num w:numId="7" w16cid:durableId="886377246">
    <w:abstractNumId w:val="14"/>
  </w:num>
  <w:num w:numId="8" w16cid:durableId="1890460291">
    <w:abstractNumId w:val="24"/>
  </w:num>
  <w:num w:numId="9" w16cid:durableId="707266221">
    <w:abstractNumId w:val="13"/>
  </w:num>
  <w:num w:numId="10" w16cid:durableId="1208180517">
    <w:abstractNumId w:val="25"/>
  </w:num>
  <w:num w:numId="11" w16cid:durableId="1650743508">
    <w:abstractNumId w:val="5"/>
  </w:num>
  <w:num w:numId="12" w16cid:durableId="253251750">
    <w:abstractNumId w:val="7"/>
  </w:num>
  <w:num w:numId="13" w16cid:durableId="725954141">
    <w:abstractNumId w:val="9"/>
  </w:num>
  <w:num w:numId="14" w16cid:durableId="1920630582">
    <w:abstractNumId w:val="10"/>
  </w:num>
  <w:num w:numId="15" w16cid:durableId="395856106">
    <w:abstractNumId w:val="23"/>
  </w:num>
  <w:num w:numId="16" w16cid:durableId="399911028">
    <w:abstractNumId w:val="4"/>
  </w:num>
  <w:num w:numId="17" w16cid:durableId="148442205">
    <w:abstractNumId w:val="17"/>
  </w:num>
  <w:num w:numId="18" w16cid:durableId="1183932574">
    <w:abstractNumId w:val="3"/>
  </w:num>
  <w:num w:numId="19" w16cid:durableId="366150932">
    <w:abstractNumId w:val="20"/>
  </w:num>
  <w:num w:numId="20" w16cid:durableId="971209906">
    <w:abstractNumId w:val="11"/>
  </w:num>
  <w:num w:numId="21" w16cid:durableId="179048602">
    <w:abstractNumId w:val="12"/>
  </w:num>
  <w:num w:numId="22" w16cid:durableId="1395813128">
    <w:abstractNumId w:val="16"/>
  </w:num>
  <w:num w:numId="23" w16cid:durableId="1525098507">
    <w:abstractNumId w:val="8"/>
  </w:num>
  <w:num w:numId="24" w16cid:durableId="718096142">
    <w:abstractNumId w:val="22"/>
  </w:num>
  <w:num w:numId="25" w16cid:durableId="1096752112">
    <w:abstractNumId w:val="26"/>
  </w:num>
  <w:num w:numId="26" w16cid:durableId="1396850559">
    <w:abstractNumId w:val="19"/>
  </w:num>
  <w:num w:numId="27" w16cid:durableId="199919004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E11"/>
    <w:rsid w:val="00021B4C"/>
    <w:rsid w:val="000249C6"/>
    <w:rsid w:val="00054C14"/>
    <w:rsid w:val="00061B17"/>
    <w:rsid w:val="00061D33"/>
    <w:rsid w:val="00064643"/>
    <w:rsid w:val="000704DE"/>
    <w:rsid w:val="00076FC4"/>
    <w:rsid w:val="00086632"/>
    <w:rsid w:val="00087747"/>
    <w:rsid w:val="000A1FDA"/>
    <w:rsid w:val="000B63E2"/>
    <w:rsid w:val="000B6548"/>
    <w:rsid w:val="000C3ED2"/>
    <w:rsid w:val="000D671A"/>
    <w:rsid w:val="00102A2C"/>
    <w:rsid w:val="0010343B"/>
    <w:rsid w:val="00103EC5"/>
    <w:rsid w:val="00116C6E"/>
    <w:rsid w:val="00125CA6"/>
    <w:rsid w:val="00136EBF"/>
    <w:rsid w:val="00141C25"/>
    <w:rsid w:val="001467FB"/>
    <w:rsid w:val="00156FC9"/>
    <w:rsid w:val="00162A5A"/>
    <w:rsid w:val="001647AB"/>
    <w:rsid w:val="00172867"/>
    <w:rsid w:val="00175B6D"/>
    <w:rsid w:val="001814AF"/>
    <w:rsid w:val="001901ED"/>
    <w:rsid w:val="0019483A"/>
    <w:rsid w:val="00197C56"/>
    <w:rsid w:val="001A41D3"/>
    <w:rsid w:val="001A46BF"/>
    <w:rsid w:val="001A481B"/>
    <w:rsid w:val="001B0186"/>
    <w:rsid w:val="001B62CA"/>
    <w:rsid w:val="001D4DCD"/>
    <w:rsid w:val="001E51A7"/>
    <w:rsid w:val="001F4175"/>
    <w:rsid w:val="001F507A"/>
    <w:rsid w:val="00223A4D"/>
    <w:rsid w:val="0023274C"/>
    <w:rsid w:val="00232CB5"/>
    <w:rsid w:val="00234A7E"/>
    <w:rsid w:val="0024373D"/>
    <w:rsid w:val="002508C2"/>
    <w:rsid w:val="00254CC3"/>
    <w:rsid w:val="00267252"/>
    <w:rsid w:val="00282DB0"/>
    <w:rsid w:val="002A13D0"/>
    <w:rsid w:val="002A31A2"/>
    <w:rsid w:val="002B2091"/>
    <w:rsid w:val="002B2CFB"/>
    <w:rsid w:val="002C6972"/>
    <w:rsid w:val="002D2B32"/>
    <w:rsid w:val="002D4516"/>
    <w:rsid w:val="002F46AD"/>
    <w:rsid w:val="00302A61"/>
    <w:rsid w:val="00305A40"/>
    <w:rsid w:val="003101F0"/>
    <w:rsid w:val="00310311"/>
    <w:rsid w:val="00314B7A"/>
    <w:rsid w:val="003179FA"/>
    <w:rsid w:val="00324BC5"/>
    <w:rsid w:val="00340BAB"/>
    <w:rsid w:val="003418E0"/>
    <w:rsid w:val="00347F8D"/>
    <w:rsid w:val="0035623E"/>
    <w:rsid w:val="0035709F"/>
    <w:rsid w:val="00372F7B"/>
    <w:rsid w:val="003733E5"/>
    <w:rsid w:val="00387980"/>
    <w:rsid w:val="00390EA6"/>
    <w:rsid w:val="003C5115"/>
    <w:rsid w:val="003E09A0"/>
    <w:rsid w:val="003E27C3"/>
    <w:rsid w:val="003F3E3F"/>
    <w:rsid w:val="004067B8"/>
    <w:rsid w:val="004154BE"/>
    <w:rsid w:val="0042013D"/>
    <w:rsid w:val="00422F83"/>
    <w:rsid w:val="00425CD0"/>
    <w:rsid w:val="00426D7E"/>
    <w:rsid w:val="00431317"/>
    <w:rsid w:val="004323BD"/>
    <w:rsid w:val="0043430C"/>
    <w:rsid w:val="00435E6D"/>
    <w:rsid w:val="00443668"/>
    <w:rsid w:val="00456B0D"/>
    <w:rsid w:val="00472228"/>
    <w:rsid w:val="00476AF8"/>
    <w:rsid w:val="00484FD7"/>
    <w:rsid w:val="004929FB"/>
    <w:rsid w:val="004A4EC7"/>
    <w:rsid w:val="004A54BA"/>
    <w:rsid w:val="004B6A5E"/>
    <w:rsid w:val="004E3CE5"/>
    <w:rsid w:val="00507EA7"/>
    <w:rsid w:val="00520961"/>
    <w:rsid w:val="00526089"/>
    <w:rsid w:val="00527A28"/>
    <w:rsid w:val="00527DCA"/>
    <w:rsid w:val="00552199"/>
    <w:rsid w:val="00566CD3"/>
    <w:rsid w:val="005716D4"/>
    <w:rsid w:val="00571B60"/>
    <w:rsid w:val="00572876"/>
    <w:rsid w:val="00577EEC"/>
    <w:rsid w:val="00585A4D"/>
    <w:rsid w:val="005902ED"/>
    <w:rsid w:val="005B76EE"/>
    <w:rsid w:val="005C618C"/>
    <w:rsid w:val="005D6329"/>
    <w:rsid w:val="005E57F6"/>
    <w:rsid w:val="005F3034"/>
    <w:rsid w:val="006058D8"/>
    <w:rsid w:val="00610200"/>
    <w:rsid w:val="00623699"/>
    <w:rsid w:val="00632D5A"/>
    <w:rsid w:val="00635515"/>
    <w:rsid w:val="006546FD"/>
    <w:rsid w:val="0066567C"/>
    <w:rsid w:val="00665BF3"/>
    <w:rsid w:val="006732D6"/>
    <w:rsid w:val="006801A2"/>
    <w:rsid w:val="00693E09"/>
    <w:rsid w:val="006A2DE9"/>
    <w:rsid w:val="006A7230"/>
    <w:rsid w:val="006B4E32"/>
    <w:rsid w:val="006B5710"/>
    <w:rsid w:val="006B72C7"/>
    <w:rsid w:val="006B7F78"/>
    <w:rsid w:val="006C2252"/>
    <w:rsid w:val="006D7F7F"/>
    <w:rsid w:val="006E2C9C"/>
    <w:rsid w:val="006E40EF"/>
    <w:rsid w:val="006E5B23"/>
    <w:rsid w:val="006F0039"/>
    <w:rsid w:val="007113C6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7DCD"/>
    <w:rsid w:val="00772CB1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3CB8"/>
    <w:rsid w:val="007D4BEE"/>
    <w:rsid w:val="007D5BE9"/>
    <w:rsid w:val="007F5CE9"/>
    <w:rsid w:val="007F6CEB"/>
    <w:rsid w:val="00801106"/>
    <w:rsid w:val="0080316A"/>
    <w:rsid w:val="008050E4"/>
    <w:rsid w:val="00820702"/>
    <w:rsid w:val="0082257D"/>
    <w:rsid w:val="00833FA4"/>
    <w:rsid w:val="0083707A"/>
    <w:rsid w:val="00853438"/>
    <w:rsid w:val="00856543"/>
    <w:rsid w:val="00866846"/>
    <w:rsid w:val="0087012F"/>
    <w:rsid w:val="00870F08"/>
    <w:rsid w:val="00875DA9"/>
    <w:rsid w:val="008771D1"/>
    <w:rsid w:val="00890856"/>
    <w:rsid w:val="00895E38"/>
    <w:rsid w:val="008A782B"/>
    <w:rsid w:val="008B0FC0"/>
    <w:rsid w:val="008C429A"/>
    <w:rsid w:val="008D10C2"/>
    <w:rsid w:val="008D3A71"/>
    <w:rsid w:val="008E1F3D"/>
    <w:rsid w:val="008F7C7C"/>
    <w:rsid w:val="009053D7"/>
    <w:rsid w:val="0091331D"/>
    <w:rsid w:val="00927F2A"/>
    <w:rsid w:val="0093223C"/>
    <w:rsid w:val="00936001"/>
    <w:rsid w:val="00941A87"/>
    <w:rsid w:val="009449E6"/>
    <w:rsid w:val="009455EC"/>
    <w:rsid w:val="009501C2"/>
    <w:rsid w:val="009574F8"/>
    <w:rsid w:val="00962EC1"/>
    <w:rsid w:val="009668B9"/>
    <w:rsid w:val="009714E6"/>
    <w:rsid w:val="00976577"/>
    <w:rsid w:val="009905C5"/>
    <w:rsid w:val="00995472"/>
    <w:rsid w:val="00996356"/>
    <w:rsid w:val="00997D9A"/>
    <w:rsid w:val="009D60F9"/>
    <w:rsid w:val="009D7C49"/>
    <w:rsid w:val="009E3632"/>
    <w:rsid w:val="009E7297"/>
    <w:rsid w:val="00A00FEE"/>
    <w:rsid w:val="00A0257D"/>
    <w:rsid w:val="00A027A3"/>
    <w:rsid w:val="00A12EDC"/>
    <w:rsid w:val="00A17E5B"/>
    <w:rsid w:val="00A26D0D"/>
    <w:rsid w:val="00A33BDE"/>
    <w:rsid w:val="00A34885"/>
    <w:rsid w:val="00A36681"/>
    <w:rsid w:val="00A43BC1"/>
    <w:rsid w:val="00A50D11"/>
    <w:rsid w:val="00A52FA8"/>
    <w:rsid w:val="00A74225"/>
    <w:rsid w:val="00A8269B"/>
    <w:rsid w:val="00A874DF"/>
    <w:rsid w:val="00A936D5"/>
    <w:rsid w:val="00AA1EB0"/>
    <w:rsid w:val="00AA2DA3"/>
    <w:rsid w:val="00AA5A9C"/>
    <w:rsid w:val="00AB016A"/>
    <w:rsid w:val="00AB2A5A"/>
    <w:rsid w:val="00AB4BBF"/>
    <w:rsid w:val="00AB505B"/>
    <w:rsid w:val="00AC3B0E"/>
    <w:rsid w:val="00AC4A00"/>
    <w:rsid w:val="00AD28F8"/>
    <w:rsid w:val="00AE4ED3"/>
    <w:rsid w:val="00AF3EEA"/>
    <w:rsid w:val="00B0230B"/>
    <w:rsid w:val="00B17D95"/>
    <w:rsid w:val="00B23509"/>
    <w:rsid w:val="00B2491A"/>
    <w:rsid w:val="00B359DB"/>
    <w:rsid w:val="00B3632B"/>
    <w:rsid w:val="00B409D8"/>
    <w:rsid w:val="00B5178D"/>
    <w:rsid w:val="00B67105"/>
    <w:rsid w:val="00B67F1F"/>
    <w:rsid w:val="00B701D7"/>
    <w:rsid w:val="00B90595"/>
    <w:rsid w:val="00BA215A"/>
    <w:rsid w:val="00BB5F09"/>
    <w:rsid w:val="00BC0D9F"/>
    <w:rsid w:val="00BE053D"/>
    <w:rsid w:val="00BE739C"/>
    <w:rsid w:val="00BF1A7A"/>
    <w:rsid w:val="00BF1FA3"/>
    <w:rsid w:val="00BF3C6F"/>
    <w:rsid w:val="00C00974"/>
    <w:rsid w:val="00C018E4"/>
    <w:rsid w:val="00C04AD9"/>
    <w:rsid w:val="00C066FA"/>
    <w:rsid w:val="00C12D9B"/>
    <w:rsid w:val="00C15BBE"/>
    <w:rsid w:val="00C165D7"/>
    <w:rsid w:val="00C25387"/>
    <w:rsid w:val="00C40C1B"/>
    <w:rsid w:val="00C40E05"/>
    <w:rsid w:val="00C528B9"/>
    <w:rsid w:val="00C543DF"/>
    <w:rsid w:val="00C54BE3"/>
    <w:rsid w:val="00C57F80"/>
    <w:rsid w:val="00C63F58"/>
    <w:rsid w:val="00C72636"/>
    <w:rsid w:val="00C768ED"/>
    <w:rsid w:val="00C82A8F"/>
    <w:rsid w:val="00C916C2"/>
    <w:rsid w:val="00CA614F"/>
    <w:rsid w:val="00CC0547"/>
    <w:rsid w:val="00CC7F56"/>
    <w:rsid w:val="00CD1B12"/>
    <w:rsid w:val="00CD55DC"/>
    <w:rsid w:val="00CD69F0"/>
    <w:rsid w:val="00CE1BBC"/>
    <w:rsid w:val="00CE2595"/>
    <w:rsid w:val="00CE28CC"/>
    <w:rsid w:val="00CE72FC"/>
    <w:rsid w:val="00CF31EE"/>
    <w:rsid w:val="00CF7752"/>
    <w:rsid w:val="00D02EF0"/>
    <w:rsid w:val="00D117F6"/>
    <w:rsid w:val="00D1492F"/>
    <w:rsid w:val="00D17B69"/>
    <w:rsid w:val="00D3003C"/>
    <w:rsid w:val="00D331F4"/>
    <w:rsid w:val="00D470E4"/>
    <w:rsid w:val="00D52142"/>
    <w:rsid w:val="00D5280E"/>
    <w:rsid w:val="00D53AEF"/>
    <w:rsid w:val="00D61F14"/>
    <w:rsid w:val="00D62193"/>
    <w:rsid w:val="00D71D6D"/>
    <w:rsid w:val="00D80D6B"/>
    <w:rsid w:val="00D85D41"/>
    <w:rsid w:val="00D90950"/>
    <w:rsid w:val="00DA69DF"/>
    <w:rsid w:val="00DA7F60"/>
    <w:rsid w:val="00DB33F8"/>
    <w:rsid w:val="00DD38E2"/>
    <w:rsid w:val="00DE6694"/>
    <w:rsid w:val="00E00140"/>
    <w:rsid w:val="00E13110"/>
    <w:rsid w:val="00E24DF1"/>
    <w:rsid w:val="00E25E24"/>
    <w:rsid w:val="00E40B9A"/>
    <w:rsid w:val="00E431ED"/>
    <w:rsid w:val="00E55D90"/>
    <w:rsid w:val="00E55E2C"/>
    <w:rsid w:val="00E64FF5"/>
    <w:rsid w:val="00E724A2"/>
    <w:rsid w:val="00E80A6E"/>
    <w:rsid w:val="00E85B00"/>
    <w:rsid w:val="00E907EC"/>
    <w:rsid w:val="00EA436F"/>
    <w:rsid w:val="00EA5421"/>
    <w:rsid w:val="00EB1DB9"/>
    <w:rsid w:val="00EB34FC"/>
    <w:rsid w:val="00EB5816"/>
    <w:rsid w:val="00EC48C8"/>
    <w:rsid w:val="00ED0EA9"/>
    <w:rsid w:val="00EF3B01"/>
    <w:rsid w:val="00EF5FA8"/>
    <w:rsid w:val="00EF77DF"/>
    <w:rsid w:val="00EF7EDC"/>
    <w:rsid w:val="00F11BEF"/>
    <w:rsid w:val="00F165E1"/>
    <w:rsid w:val="00F258E7"/>
    <w:rsid w:val="00F31B84"/>
    <w:rsid w:val="00F44F5F"/>
    <w:rsid w:val="00F57BA5"/>
    <w:rsid w:val="00F62933"/>
    <w:rsid w:val="00F631EC"/>
    <w:rsid w:val="00F64C22"/>
    <w:rsid w:val="00F64FA7"/>
    <w:rsid w:val="00F708FF"/>
    <w:rsid w:val="00F74D19"/>
    <w:rsid w:val="00F80053"/>
    <w:rsid w:val="00F82AF4"/>
    <w:rsid w:val="00F85C19"/>
    <w:rsid w:val="00F93929"/>
    <w:rsid w:val="00FA02C7"/>
    <w:rsid w:val="00FA4186"/>
    <w:rsid w:val="00FC0531"/>
    <w:rsid w:val="00FC13F0"/>
    <w:rsid w:val="00FD0FB7"/>
    <w:rsid w:val="00FE0496"/>
    <w:rsid w:val="00FE0DA4"/>
    <w:rsid w:val="00FE4B5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A00F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04AD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04AD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04AD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04AD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04A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2974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2023-08-08T05:25:00Z</dcterms:created>
  <dcterms:modified xsi:type="dcterms:W3CDTF">2023-08-08T17:19:00Z</dcterms:modified>
</cp:coreProperties>
</file>