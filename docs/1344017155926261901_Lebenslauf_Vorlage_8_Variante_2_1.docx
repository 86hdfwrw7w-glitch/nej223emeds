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76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64"/>
        <w:gridCol w:w="141"/>
        <w:gridCol w:w="1701"/>
        <w:gridCol w:w="1559"/>
        <w:tblGridChange w:id="0">
          <w:tblGrid>
            <w:gridCol w:w="8364"/>
            <w:gridCol w:w="141"/>
            <w:gridCol w:w="1701"/>
            <w:gridCol w:w="1559"/>
          </w:tblGrid>
        </w:tblGridChange>
      </w:tblGrid>
      <w:tr w:rsidR="00E55D90" w:rsidRPr="00BB4BE4" w14:paraId="487AC9CE" w14:textId="77777777" w:rsidTr="00170AD3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422E041D" w:rsidR="00E55D90" w:rsidRPr="00BB4BE4" w:rsidRDefault="00102D09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5EEF0E5E" w:rsidR="00F44F5F" w:rsidRPr="00BB4BE4" w:rsidRDefault="00102D09" w:rsidP="0053342F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>, D-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68305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>, Germany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738218023</w:t>
            </w:r>
          </w:p>
        </w:tc>
      </w:tr>
      <w:tr w:rsidR="002508C2" w:rsidRPr="00BB4BE4" w14:paraId="0FCADE56" w14:textId="77777777" w:rsidTr="00170AD3">
        <w:trPr>
          <w:gridAfter w:val="1"/>
          <w:wAfter w:w="1559" w:type="dxa"/>
          <w:trHeight w:val="567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BB4BE4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 w:rsidRPr="00BB4BE4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7B2F2B" w:rsidRPr="00BB4BE4" w14:paraId="3D155606" w14:textId="77777777" w:rsidTr="00170AD3">
        <w:trPr>
          <w:gridAfter w:val="1"/>
          <w:wAfter w:w="1559" w:type="dxa"/>
          <w:trHeight w:val="283"/>
        </w:trPr>
        <w:tc>
          <w:tcPr>
            <w:tcW w:w="8364" w:type="dxa"/>
            <w:tcBorders>
              <w:top w:val="single" w:sz="4" w:space="0" w:color="auto"/>
            </w:tcBorders>
            <w:vAlign w:val="bottom"/>
          </w:tcPr>
          <w:p w14:paraId="3B234478" w14:textId="32A99777" w:rsidR="007B2F2B" w:rsidRPr="007B2F2B" w:rsidRDefault="007B2F2B" w:rsidP="007B2F2B">
            <w:pP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</w:pP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University 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of</w:t>
            </w: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Economics an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 Business</w:t>
            </w:r>
            <w:r w:rsidRPr="007B2F2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Poland</w:t>
            </w:r>
            <w:r w:rsidRPr="007B2F2B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Breslau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</w:tcBorders>
            <w:vAlign w:val="bottom"/>
          </w:tcPr>
          <w:p w14:paraId="53068B28" w14:textId="5BCF4142" w:rsidR="007B2F2B" w:rsidRPr="00BB4BE4" w:rsidRDefault="007B2F2B" w:rsidP="007B2F2B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7B2F2B" w:rsidRPr="00BB4BE4" w14:paraId="6FC984E1" w14:textId="77777777" w:rsidTr="0018732A">
        <w:tblPrEx>
          <w:tblW w:w="11765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" w:author="David Döbele" w:date="2025-02-25T19:39:00Z" w16du:dateUtc="2025-02-25T18:39:00Z">
            <w:tblPrEx>
              <w:tblW w:w="11765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1559" w:type="dxa"/>
          <w:trHeight w:val="113"/>
          <w:trPrChange w:id="2" w:author="David Döbele" w:date="2025-02-25T19:39:00Z" w16du:dateUtc="2025-02-25T18:39:00Z">
            <w:trPr>
              <w:gridAfter w:val="1"/>
              <w:wAfter w:w="1559" w:type="dxa"/>
              <w:trHeight w:val="283"/>
            </w:trPr>
          </w:trPrChange>
        </w:trPr>
        <w:tc>
          <w:tcPr>
            <w:tcW w:w="8364" w:type="dxa"/>
            <w:vAlign w:val="bottom"/>
            <w:tcPrChange w:id="3" w:author="David Döbele" w:date="2025-02-25T19:39:00Z" w16du:dateUtc="2025-02-25T18:39:00Z">
              <w:tcPr>
                <w:tcW w:w="8364" w:type="dxa"/>
                <w:vAlign w:val="bottom"/>
              </w:tcPr>
            </w:tcPrChange>
          </w:tcPr>
          <w:p w14:paraId="7691EB82" w14:textId="5C4FB425" w:rsidR="007B2F2B" w:rsidRDefault="007B2F2B" w:rsidP="007B2F2B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Auslandssemester an der Fakultät für Betriebswirtschaftslehre</w:t>
            </w:r>
          </w:p>
        </w:tc>
        <w:tc>
          <w:tcPr>
            <w:tcW w:w="1842" w:type="dxa"/>
            <w:gridSpan w:val="2"/>
            <w:vAlign w:val="bottom"/>
            <w:tcPrChange w:id="4" w:author="David Döbele" w:date="2025-02-25T19:39:00Z" w16du:dateUtc="2025-02-25T18:39:00Z">
              <w:tcPr>
                <w:tcW w:w="1842" w:type="dxa"/>
                <w:gridSpan w:val="2"/>
                <w:vAlign w:val="bottom"/>
              </w:tcPr>
            </w:tcPrChange>
          </w:tcPr>
          <w:p w14:paraId="5704D76E" w14:textId="77777777" w:rsidR="007B2F2B" w:rsidRPr="00BB4BE4" w:rsidRDefault="007B2F2B" w:rsidP="007B2F2B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170AD3" w14:paraId="6E178DF1" w14:textId="77777777" w:rsidTr="00170AD3">
        <w:trPr>
          <w:gridAfter w:val="1"/>
          <w:wAfter w:w="1559" w:type="dxa"/>
          <w:trHeight w:val="283"/>
        </w:trPr>
        <w:tc>
          <w:tcPr>
            <w:tcW w:w="8364" w:type="dxa"/>
          </w:tcPr>
          <w:p w14:paraId="20FB977D" w14:textId="2251F0F7" w:rsidR="007B2F2B" w:rsidRPr="00170AD3" w:rsidRDefault="007B2F2B" w:rsidP="00170AD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Vertiefungen: </w:t>
            </w:r>
            <w:del w:id="5" w:author="David Döbele" w:date="2025-02-25T19:39:00Z" w16du:dateUtc="2025-02-25T18:39:00Z">
              <w:r w:rsidRPr="00170AD3" w:rsidDel="0018732A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Microökonomie</w:delText>
              </w:r>
            </w:del>
            <w:ins w:id="6" w:author="David Döbele" w:date="2025-02-25T19:39:00Z" w16du:dateUtc="2025-02-25T18:39:00Z">
              <w:r w:rsidR="0018732A" w:rsidRPr="00170AD3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t>Mi</w:t>
              </w:r>
              <w:r w:rsidR="0018732A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t>k</w:t>
              </w:r>
              <w:r w:rsidR="0018732A" w:rsidRPr="00170AD3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t>roökonomie</w:t>
              </w:r>
            </w:ins>
            <w:r w:rsidRPr="00170AD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 Makroökonomie, Angewandte Ökonometrie</w:t>
            </w:r>
          </w:p>
        </w:tc>
        <w:tc>
          <w:tcPr>
            <w:tcW w:w="1842" w:type="dxa"/>
            <w:gridSpan w:val="2"/>
            <w:vAlign w:val="bottom"/>
          </w:tcPr>
          <w:p w14:paraId="6EEF5187" w14:textId="77777777" w:rsidR="007B2F2B" w:rsidRPr="00170AD3" w:rsidRDefault="007B2F2B" w:rsidP="00170AD3">
            <w:pPr>
              <w:pStyle w:val="Listenabsatz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</w:p>
        </w:tc>
      </w:tr>
      <w:tr w:rsidR="007B2F2B" w:rsidRPr="00BB4BE4" w14:paraId="7D1DEBF7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0C2B846F" w14:textId="7FE51E47" w:rsidR="007B2F2B" w:rsidRPr="00BB4BE4" w:rsidRDefault="007B2F2B" w:rsidP="007B2F2B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Hochschule für Wirtschaft und Gesellschaft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Ludwigshafen am Rhein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4CCA82C7" w:rsidR="007B2F2B" w:rsidRPr="00BB4BE4" w:rsidRDefault="007B2F2B" w:rsidP="007B2F2B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heute</w:t>
            </w:r>
          </w:p>
        </w:tc>
      </w:tr>
      <w:tr w:rsidR="007B2F2B" w:rsidRPr="00BB4BE4" w14:paraId="61E5D482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  <w:vAlign w:val="bottom"/>
          </w:tcPr>
          <w:p w14:paraId="419A9228" w14:textId="3E07827E" w:rsidR="007B2F2B" w:rsidRPr="00BB4BE4" w:rsidRDefault="007B2F2B" w:rsidP="007B2F2B">
            <w:pPr>
              <w:rPr>
                <w:rFonts w:ascii="Optima" w:hAnsi="Optima" w:cs="Times New Roman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B.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A</w:t>
            </w: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. in 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</w:rPr>
              <w:t>BWL mit Schwerpunkt Finanzwirtschaft</w:t>
            </w:r>
          </w:p>
        </w:tc>
      </w:tr>
      <w:tr w:rsidR="007B2F2B" w:rsidRPr="00BB4BE4" w14:paraId="7EABE9F1" w14:textId="77777777" w:rsidTr="001E4313">
        <w:trPr>
          <w:gridAfter w:val="1"/>
          <w:wAfter w:w="1559" w:type="dxa"/>
          <w:trHeight w:val="397"/>
        </w:trPr>
        <w:tc>
          <w:tcPr>
            <w:tcW w:w="10206" w:type="dxa"/>
            <w:gridSpan w:val="3"/>
          </w:tcPr>
          <w:p w14:paraId="078D370C" w14:textId="5DA36BD0" w:rsidR="007B2F2B" w:rsidRPr="00BB4BE4" w:rsidRDefault="007B2F2B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Aktueller Schnitt: 1,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8</w:t>
            </w:r>
          </w:p>
          <w:p w14:paraId="6D483E24" w14:textId="26902D3B" w:rsidR="007B2F2B" w:rsidRDefault="007B2F2B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en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Unternehmensbewertung, Cash Management, Corporate Finance, Rechnungslegung</w:t>
            </w:r>
          </w:p>
          <w:p w14:paraId="7A71E6B0" w14:textId="40A3553F" w:rsidR="007B2F2B" w:rsidRPr="00BB4BE4" w:rsidRDefault="007B2F2B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Bachelorthesis: Das CAPM im Rahmen des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Discounted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gram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Cash Flow</w:t>
            </w:r>
            <w:proofErr w:type="gram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Verfahren (Note 1,7)</w:t>
            </w:r>
          </w:p>
        </w:tc>
      </w:tr>
      <w:tr w:rsidR="007B2F2B" w:rsidRPr="00BB4BE4" w14:paraId="013361E1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197620E3" w14:textId="4903E845" w:rsidR="007B2F2B" w:rsidRPr="00BB4BE4" w:rsidRDefault="0086413D" w:rsidP="007B2F2B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Sprachreise mit der Agentur EF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</w:rPr>
              <w:t>England</w:t>
            </w:r>
            <w:r w:rsidR="007B2F2B" w:rsidRPr="00BB4BE4">
              <w:rPr>
                <w:rFonts w:ascii="Optima" w:hAnsi="Optima" w:cs="Times New Roman"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</w:rPr>
              <w:t>London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BB4BE4" w:rsidRDefault="0086413D" w:rsidP="007B2F2B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7B2F2B" w:rsidRPr="00BB4BE4" w14:paraId="4D68BFE7" w14:textId="22F41695" w:rsidTr="007B2F2B">
        <w:tc>
          <w:tcPr>
            <w:tcW w:w="10206" w:type="dxa"/>
            <w:gridSpan w:val="3"/>
          </w:tcPr>
          <w:p w14:paraId="54BF63E9" w14:textId="473F2040" w:rsidR="007B2F2B" w:rsidRPr="00BB4BE4" w:rsidRDefault="0086413D" w:rsidP="007B2F2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Englischsprachkurs auf dem Niveau C1</w:t>
            </w:r>
          </w:p>
        </w:tc>
        <w:tc>
          <w:tcPr>
            <w:tcW w:w="1559" w:type="dxa"/>
            <w:vAlign w:val="bottom"/>
          </w:tcPr>
          <w:p w14:paraId="09131BDD" w14:textId="77777777" w:rsidR="007B2F2B" w:rsidRPr="00BB4BE4" w:rsidRDefault="007B2F2B" w:rsidP="007B2F2B"/>
        </w:tc>
      </w:tr>
      <w:tr w:rsidR="007B2F2B" w:rsidRPr="00BB4BE4" w14:paraId="6B19CF91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54F7169D" w14:textId="2BFBBBF8" w:rsidR="007B2F2B" w:rsidRPr="00BB4BE4" w:rsidRDefault="007B2F2B" w:rsidP="007B2F2B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BB4BE4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BB4BE4" w:rsidRDefault="007B2F2B" w:rsidP="007B2F2B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BB4BE4" w14:paraId="263521E3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  <w:vAlign w:val="bottom"/>
          </w:tcPr>
          <w:p w14:paraId="3DE8C75D" w14:textId="564663AE" w:rsidR="007B2F2B" w:rsidRPr="00BB4BE4" w:rsidRDefault="007B2F2B" w:rsidP="007B2F2B">
            <w:pP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7B2F2B" w:rsidRPr="00BB4BE4" w14:paraId="27601A10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</w:tcPr>
          <w:p w14:paraId="5E52F3C5" w14:textId="1F897971" w:rsidR="007B2F2B" w:rsidDel="0018732A" w:rsidRDefault="007B2F2B" w:rsidP="0086413D">
            <w:pPr>
              <w:pStyle w:val="Listenabsatz"/>
              <w:numPr>
                <w:ilvl w:val="0"/>
                <w:numId w:val="2"/>
              </w:numPr>
              <w:rPr>
                <w:del w:id="7" w:author="David Döbele" w:date="2025-02-25T19:39:00Z" w16du:dateUtc="2025-02-25T18:39:00Z"/>
                <w:rFonts w:ascii="Optima" w:hAnsi="Optima" w:cs="Times New Roman"/>
                <w:sz w:val="20"/>
                <w:szCs w:val="20"/>
                <w:lang w:val="de-AT"/>
              </w:rPr>
            </w:pPr>
            <w:del w:id="8" w:author="David Döbele" w:date="2025-02-25T19:39:00Z" w16du:dateUtc="2025-02-25T18:39:00Z">
              <w:r w:rsidRPr="00BB4BE4" w:rsidDel="0018732A">
                <w:rPr>
                  <w:rFonts w:ascii="Optima" w:hAnsi="Optima" w:cs="Times New Roman"/>
                  <w:sz w:val="20"/>
                  <w:szCs w:val="20"/>
                  <w:lang w:val="de-AT"/>
                </w:rPr>
                <w:delText>Finale Note:</w:delText>
              </w:r>
              <w:r w:rsidR="0086413D" w:rsidDel="0018732A">
                <w:rPr>
                  <w:rFonts w:ascii="Optima" w:hAnsi="Optima" w:cs="Times New Roman"/>
                  <w:sz w:val="20"/>
                  <w:szCs w:val="20"/>
                  <w:lang w:val="de-AT"/>
                </w:rPr>
                <w:delText xml:space="preserve"> 3,0</w:delText>
              </w:r>
            </w:del>
          </w:p>
          <w:p w14:paraId="6ECF7248" w14:textId="6A07B567" w:rsidR="0086413D" w:rsidRPr="0086413D" w:rsidRDefault="0041782D" w:rsidP="0086413D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sz w:val="20"/>
                <w:szCs w:val="20"/>
                <w:lang w:val="de-AT"/>
              </w:rPr>
              <w:t>en</w:t>
            </w:r>
            <w:r w:rsidR="0086413D">
              <w:rPr>
                <w:rFonts w:ascii="Optima" w:hAnsi="Optima" w:cs="Times New Roman"/>
                <w:sz w:val="20"/>
                <w:szCs w:val="20"/>
                <w:lang w:val="de-AT"/>
              </w:rPr>
              <w:t>: Psychologie und Pädagogik</w:t>
            </w:r>
          </w:p>
        </w:tc>
      </w:tr>
      <w:tr w:rsidR="007B2F2B" w:rsidRPr="00BB4BE4" w14:paraId="3A2665B3" w14:textId="77777777" w:rsidTr="007B2F2B">
        <w:trPr>
          <w:gridAfter w:val="1"/>
          <w:wAfter w:w="1559" w:type="dxa"/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1FD97A35" w:rsidR="007B2F2B" w:rsidRPr="00BB4BE4" w:rsidRDefault="007B2F2B" w:rsidP="007B2F2B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BB4BE4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7B2F2B" w:rsidRPr="00BB4BE4" w14:paraId="127C64E2" w14:textId="77777777" w:rsidTr="007B2F2B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4FF1E682" w:rsidR="007B2F2B" w:rsidRPr="00BB4BE4" w:rsidRDefault="00170AD3" w:rsidP="007B2F2B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Corius</w:t>
            </w:r>
            <w:proofErr w:type="spellEnd"/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Groupe</w:t>
            </w:r>
            <w:proofErr w:type="spellEnd"/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20196E" w14:textId="38B7BA34" w:rsidR="007B2F2B" w:rsidRPr="00BB4BE4" w:rsidRDefault="00170AD3" w:rsidP="007B2F2B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09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25</w:t>
            </w:r>
          </w:p>
        </w:tc>
      </w:tr>
      <w:tr w:rsidR="007B2F2B" w:rsidRPr="00BB4BE4" w14:paraId="335D84E9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  <w:vAlign w:val="bottom"/>
          </w:tcPr>
          <w:p w14:paraId="0475B997" w14:textId="46C15075" w:rsidR="007B2F2B" w:rsidRPr="00170AD3" w:rsidRDefault="007B2F2B" w:rsidP="007B2F2B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b/>
                <w:bCs/>
                <w:sz w:val="20"/>
                <w:szCs w:val="20"/>
              </w:rPr>
              <w:t xml:space="preserve">Praktikant im </w:t>
            </w:r>
            <w:r w:rsidR="00170AD3" w:rsidRPr="00170AD3">
              <w:rPr>
                <w:rFonts w:ascii="Optima" w:hAnsi="Optima" w:cs="Times New Roman"/>
                <w:b/>
                <w:bCs/>
                <w:sz w:val="20"/>
                <w:szCs w:val="20"/>
              </w:rPr>
              <w:t>Controlling und Treasury</w:t>
            </w:r>
          </w:p>
        </w:tc>
      </w:tr>
      <w:tr w:rsidR="007B2F2B" w:rsidRPr="00BB4BE4" w14:paraId="54C3D64C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</w:tcPr>
          <w:p w14:paraId="7CE49F73" w14:textId="77777777" w:rsidR="007B2F2B" w:rsidRPr="00170AD3" w:rsidRDefault="00170AD3" w:rsidP="007B2F2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Erstellung von wöchentlichen Liquiditäts- und Abweichungsanalysen sowie Mitwirkung an der Entwicklung vierteljährlicher Prognosen für die Liquiditätsplanung</w:t>
            </w:r>
          </w:p>
          <w:p w14:paraId="6DD9BA0F" w14:textId="37864CBA" w:rsidR="00170AD3" w:rsidRPr="00170AD3" w:rsidRDefault="00170AD3" w:rsidP="007B2F2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Buchung von Rückstellung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s-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und Anlagen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spiegel</w:t>
            </w:r>
            <w:r w:rsidR="00E71DC0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sowie Implementierung von konzerninternen Verrechnungsprozessen unter Nutzung von ERP-Systemen und Excel</w:t>
            </w:r>
          </w:p>
        </w:tc>
      </w:tr>
      <w:tr w:rsidR="007B2F2B" w:rsidRPr="00BB4BE4" w14:paraId="45404236" w14:textId="77777777" w:rsidTr="00BA4AD1">
        <w:trPr>
          <w:gridAfter w:val="1"/>
          <w:wAfter w:w="1559" w:type="dxa"/>
          <w:trHeight w:val="283"/>
        </w:trPr>
        <w:tc>
          <w:tcPr>
            <w:tcW w:w="8364" w:type="dxa"/>
            <w:vAlign w:val="bottom"/>
          </w:tcPr>
          <w:p w14:paraId="3CF978EE" w14:textId="573CF0A4" w:rsidR="007B2F2B" w:rsidRPr="00BB4BE4" w:rsidRDefault="00170AD3" w:rsidP="007B2F2B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PwC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7B2F2B" w:rsidRPr="00BB4BE4" w:rsidRDefault="007B2F2B" w:rsidP="007B2F2B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B2F2B" w:rsidRPr="00170AD3" w14:paraId="16C6F7AD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  <w:vAlign w:val="bottom"/>
          </w:tcPr>
          <w:p w14:paraId="2D9DB8CA" w14:textId="56E3829E" w:rsidR="007B2F2B" w:rsidRPr="00BB4BE4" w:rsidRDefault="007B2F2B" w:rsidP="007B2F2B">
            <w:pPr>
              <w:pStyle w:val="Bullets"/>
              <w:rPr>
                <w:rFonts w:ascii="Optima" w:hAnsi="Optima" w:cs="Times New Roman"/>
                <w:b/>
                <w:bCs/>
                <w:i w:val="0"/>
                <w:sz w:val="20"/>
                <w:szCs w:val="20"/>
                <w:lang w:val="en-US"/>
              </w:rPr>
            </w:pPr>
            <w:proofErr w:type="spellStart"/>
            <w:r w:rsidRPr="00BB4BE4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Praktikant</w:t>
            </w:r>
            <w:proofErr w:type="spellEnd"/>
            <w:r w:rsidRPr="00BB4BE4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170AD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im</w:t>
            </w:r>
            <w:proofErr w:type="spellEnd"/>
            <w:r w:rsidR="00170AD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7B2F2B" w:rsidRPr="00BB4BE4" w14:paraId="7660C4BA" w14:textId="77777777" w:rsidTr="007B2F2B">
        <w:trPr>
          <w:gridAfter w:val="1"/>
          <w:wAfter w:w="1559" w:type="dxa"/>
          <w:trHeight w:val="57"/>
        </w:trPr>
        <w:tc>
          <w:tcPr>
            <w:tcW w:w="10206" w:type="dxa"/>
            <w:gridSpan w:val="3"/>
          </w:tcPr>
          <w:p w14:paraId="29FA6190" w14:textId="77777777" w:rsidR="007B2F2B" w:rsidRPr="00170AD3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Entwicklung eines projektbasierten Rechnungslegungsstandards gemäß IFRS 16 zur Erstellung des konsolidierten Jahresabschlusses</w:t>
            </w:r>
          </w:p>
          <w:p w14:paraId="132465C4" w14:textId="41E5EE9C" w:rsidR="00170AD3" w:rsidRPr="00BB4BE4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Projektmanagement von Beratungsprojekten unter Verwendung verschiedener Microsoft-Tools und Dokumentation von </w:t>
            </w:r>
            <w:del w:id="9" w:author="David Döbele" w:date="2025-02-25T19:40:00Z" w16du:dateUtc="2025-02-25T18:40:00Z">
              <w:r w:rsidRPr="00170AD3" w:rsidDel="0018732A">
                <w:rPr>
                  <w:rFonts w:ascii="Optima" w:hAnsi="Optima" w:cs="Times New Roman"/>
                  <w:i w:val="0"/>
                  <w:iCs w:val="0"/>
                  <w:sz w:val="20"/>
                  <w:szCs w:val="20"/>
                </w:rPr>
                <w:delText>Anhang</w:delText>
              </w:r>
              <w:r w:rsidR="00835271" w:rsidDel="0018732A">
                <w:rPr>
                  <w:rFonts w:ascii="Optima" w:hAnsi="Optima" w:cs="Times New Roman"/>
                  <w:i w:val="0"/>
                  <w:iCs w:val="0"/>
                  <w:sz w:val="20"/>
                  <w:szCs w:val="20"/>
                </w:rPr>
                <w:delText xml:space="preserve"> </w:delText>
              </w:r>
            </w:del>
            <w:ins w:id="10" w:author="David Döbele" w:date="2025-02-25T19:40:00Z" w16du:dateUtc="2025-02-25T18:40:00Z">
              <w:r w:rsidR="0018732A" w:rsidRPr="00170AD3">
                <w:rPr>
                  <w:rFonts w:ascii="Optima" w:hAnsi="Optima" w:cs="Times New Roman"/>
                  <w:i w:val="0"/>
                  <w:iCs w:val="0"/>
                  <w:sz w:val="20"/>
                  <w:szCs w:val="20"/>
                </w:rPr>
                <w:t>Anhang</w:t>
              </w:r>
              <w:r w:rsidR="0018732A">
                <w:rPr>
                  <w:rFonts w:ascii="Optima" w:hAnsi="Optima" w:cs="Times New Roman"/>
                  <w:i w:val="0"/>
                  <w:iCs w:val="0"/>
                  <w:sz w:val="20"/>
                  <w:szCs w:val="20"/>
                </w:rPr>
                <w:t>-</w:t>
              </w:r>
            </w:ins>
            <w:r w:rsidR="0083527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gaben im Rahmen der Prüfung einer internationalen Bank</w:t>
            </w:r>
          </w:p>
        </w:tc>
      </w:tr>
      <w:tr w:rsidR="007B2F2B" w:rsidRPr="00BB4BE4" w14:paraId="4EC9DEB8" w14:textId="77777777" w:rsidTr="00C45F62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vAlign w:val="bottom"/>
          </w:tcPr>
          <w:p w14:paraId="061D97E7" w14:textId="1F4728C7" w:rsidR="007B2F2B" w:rsidRPr="00BB4BE4" w:rsidRDefault="00170AD3" w:rsidP="007B2F2B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Tecis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7B2F2B" w:rsidRPr="00BB4BE4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AG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701" w:type="dxa"/>
            <w:vAlign w:val="bottom"/>
          </w:tcPr>
          <w:p w14:paraId="38592414" w14:textId="29205D8E" w:rsidR="007B2F2B" w:rsidRPr="00BB4BE4" w:rsidRDefault="00830BE3" w:rsidP="007B2F2B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</w:tr>
      <w:tr w:rsidR="007B2F2B" w:rsidRPr="00170AD3" w14:paraId="0A0FFCF6" w14:textId="77777777" w:rsidTr="007B2F2B">
        <w:trPr>
          <w:gridAfter w:val="1"/>
          <w:wAfter w:w="1559" w:type="dxa"/>
          <w:trHeight w:val="113"/>
        </w:trPr>
        <w:tc>
          <w:tcPr>
            <w:tcW w:w="10206" w:type="dxa"/>
            <w:gridSpan w:val="3"/>
            <w:vAlign w:val="bottom"/>
          </w:tcPr>
          <w:p w14:paraId="7444AF8F" w14:textId="72825F13" w:rsidR="007B2F2B" w:rsidRPr="006639D0" w:rsidRDefault="006639D0" w:rsidP="007B2F2B">
            <w:pPr>
              <w:pStyle w:val="Bullets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6639D0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Berater für Finanzplanung und -beratung</w:t>
            </w: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 xml:space="preserve"> </w:t>
            </w:r>
          </w:p>
        </w:tc>
      </w:tr>
      <w:tr w:rsidR="007B2F2B" w:rsidRPr="00BB4BE4" w14:paraId="4C00CD42" w14:textId="77777777" w:rsidTr="007B2F2B">
        <w:trPr>
          <w:gridAfter w:val="1"/>
          <w:wAfter w:w="1559" w:type="dxa"/>
          <w:trHeight w:val="113"/>
        </w:trPr>
        <w:tc>
          <w:tcPr>
            <w:tcW w:w="10206" w:type="dxa"/>
            <w:gridSpan w:val="3"/>
            <w:vAlign w:val="bottom"/>
          </w:tcPr>
          <w:p w14:paraId="0E4D91F9" w14:textId="77777777" w:rsidR="007B2F2B" w:rsidRPr="00170AD3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Erstberatungen in Kundenberatungssitzungen und Verwaltung des Kundenkapitals</w:t>
            </w:r>
          </w:p>
          <w:p w14:paraId="746118C9" w14:textId="4FB8967F" w:rsidR="00170AD3" w:rsidRPr="00170AD3" w:rsidRDefault="00170AD3" w:rsidP="007B2F2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sz w:val="20"/>
                <w:szCs w:val="20"/>
              </w:rPr>
              <w:t>Neukundengewinnung und Telefonmarketing sowie Schulung von Vertriebspartnern</w:t>
            </w:r>
          </w:p>
        </w:tc>
      </w:tr>
      <w:tr w:rsidR="007B2F2B" w:rsidRPr="00BB4BE4" w14:paraId="50AFEA03" w14:textId="77777777" w:rsidTr="00BA4AD1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vAlign w:val="bottom"/>
          </w:tcPr>
          <w:p w14:paraId="42FB0D26" w14:textId="5FAE0CCC" w:rsidR="007B2F2B" w:rsidRPr="00BB4BE4" w:rsidRDefault="00830BE3" w:rsidP="007B2F2B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Juwelier Sandkühler</w:t>
            </w:r>
            <w:r w:rsidR="00A91B82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6639D0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OHG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sz w:val="20"/>
                <w:szCs w:val="20"/>
              </w:rPr>
              <w:t>Heilbronn</w:t>
            </w:r>
          </w:p>
        </w:tc>
        <w:tc>
          <w:tcPr>
            <w:tcW w:w="1701" w:type="dxa"/>
            <w:vAlign w:val="bottom"/>
          </w:tcPr>
          <w:p w14:paraId="11E31BD8" w14:textId="1E64D072" w:rsidR="007B2F2B" w:rsidRPr="00BB4BE4" w:rsidRDefault="007A2C2E" w:rsidP="007B2F2B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B2F2B" w:rsidRPr="00830BE3" w14:paraId="48328CB9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  <w:vAlign w:val="bottom"/>
          </w:tcPr>
          <w:p w14:paraId="2CB21DEB" w14:textId="40A8A707" w:rsidR="007B2F2B" w:rsidRPr="00830BE3" w:rsidRDefault="007B2F2B" w:rsidP="007B2F2B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830BE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 xml:space="preserve">Praktikant im </w:t>
            </w:r>
            <w:r w:rsidR="00830BE3" w:rsidRPr="00830BE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E-Commerce Market</w:t>
            </w:r>
            <w:r w:rsidR="00830BE3"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ing</w:t>
            </w:r>
          </w:p>
        </w:tc>
      </w:tr>
      <w:tr w:rsidR="007B2F2B" w:rsidRPr="00BB4BE4" w14:paraId="7C4155D6" w14:textId="77777777" w:rsidTr="007B2F2B">
        <w:trPr>
          <w:gridAfter w:val="1"/>
          <w:wAfter w:w="1559" w:type="dxa"/>
        </w:trPr>
        <w:tc>
          <w:tcPr>
            <w:tcW w:w="10206" w:type="dxa"/>
            <w:gridSpan w:val="3"/>
          </w:tcPr>
          <w:p w14:paraId="2639806A" w14:textId="77777777" w:rsidR="007B2F2B" w:rsidRPr="007A2C2E" w:rsidRDefault="007A2C2E" w:rsidP="007B2F2B">
            <w:pPr>
              <w:pStyle w:val="Bullets"/>
              <w:numPr>
                <w:ilvl w:val="0"/>
                <w:numId w:val="3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Schmuck- und Uhrenfotografie, Adobe Photoshop-Bearbeitung für den Online-Shop</w:t>
            </w:r>
          </w:p>
          <w:p w14:paraId="3658805E" w14:textId="373D56E8" w:rsidR="007A2C2E" w:rsidRPr="00BB4BE4" w:rsidRDefault="007A2C2E" w:rsidP="007B2F2B">
            <w:pPr>
              <w:pStyle w:val="Bullets"/>
              <w:numPr>
                <w:ilvl w:val="0"/>
                <w:numId w:val="30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A2C2E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Schulung von Mitarbeitern im E-Commerce-Bereich und Datenpflege</w:t>
            </w:r>
          </w:p>
        </w:tc>
      </w:tr>
      <w:tr w:rsidR="007B2F2B" w:rsidRPr="00BB4BE4" w14:paraId="414B4085" w14:textId="77777777" w:rsidTr="007B2F2B">
        <w:trPr>
          <w:gridAfter w:val="1"/>
          <w:wAfter w:w="1559" w:type="dxa"/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7B2F2B" w:rsidRPr="004955DD" w:rsidRDefault="007B2F2B" w:rsidP="007B2F2B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B2F2B" w:rsidRPr="00BB4BE4" w14:paraId="74251178" w14:textId="77777777" w:rsidTr="007B2F2B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D9270D7" w:rsidR="007B2F2B" w:rsidRPr="00991B6D" w:rsidRDefault="00991B6D" w:rsidP="007B2F2B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Allgemeiner Studierenden</w:t>
            </w:r>
            <w:r w:rsidR="003217D0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u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schuss</w:t>
            </w:r>
            <w:r w:rsidR="007B2F2B" w:rsidRPr="00991B6D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58208F44" w14:textId="1875950A" w:rsidR="007B2F2B" w:rsidRPr="00BB4BE4" w:rsidRDefault="007B2F2B" w:rsidP="007B2F2B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12/2024</w:t>
            </w:r>
          </w:p>
        </w:tc>
      </w:tr>
      <w:tr w:rsidR="007B2F2B" w:rsidRPr="00BB4BE4" w14:paraId="4F59C612" w14:textId="77777777" w:rsidTr="007B2F2B">
        <w:trPr>
          <w:gridAfter w:val="1"/>
          <w:wAfter w:w="1559" w:type="dxa"/>
          <w:trHeight w:val="193"/>
        </w:trPr>
        <w:tc>
          <w:tcPr>
            <w:tcW w:w="10206" w:type="dxa"/>
            <w:gridSpan w:val="3"/>
            <w:vAlign w:val="bottom"/>
          </w:tcPr>
          <w:p w14:paraId="45DD2178" w14:textId="6F40E3ED" w:rsidR="007B2F2B" w:rsidRPr="00BB4BE4" w:rsidRDefault="00991B6D" w:rsidP="007B2F2B">
            <w:pPr>
              <w:pStyle w:val="Beschreibung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Finanzvorstand des AStA</w:t>
            </w:r>
            <w:r w:rsidR="00B70431"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>s</w:t>
            </w:r>
            <w:r>
              <w:rPr>
                <w:rFonts w:ascii="Optima" w:hAnsi="Optima" w:cs="Times New Roman"/>
                <w:b/>
                <w:bCs/>
                <w:sz w:val="20"/>
                <w:szCs w:val="20"/>
                <w:lang w:val="de-AT"/>
              </w:rPr>
              <w:t xml:space="preserve"> der Hochschule Ludwigshafen</w:t>
            </w:r>
          </w:p>
        </w:tc>
      </w:tr>
      <w:tr w:rsidR="007B2F2B" w:rsidRPr="00BB4BE4" w14:paraId="02437711" w14:textId="77777777" w:rsidTr="007B2F2B">
        <w:trPr>
          <w:gridAfter w:val="1"/>
          <w:wAfter w:w="1559" w:type="dxa"/>
          <w:trHeight w:val="193"/>
        </w:trPr>
        <w:tc>
          <w:tcPr>
            <w:tcW w:w="10206" w:type="dxa"/>
            <w:gridSpan w:val="3"/>
          </w:tcPr>
          <w:p w14:paraId="647D904F" w14:textId="77777777" w:rsidR="007B2F2B" w:rsidRPr="00991B6D" w:rsidRDefault="00991B6D" w:rsidP="007B2F2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des Budgets basierend auf den Semesterbeiträgen der Studierenden und Verwaltung aller Konten und Kassenmittel der Studierendenschaft</w:t>
            </w:r>
          </w:p>
          <w:p w14:paraId="68CFAD97" w14:textId="3FC4FD1E" w:rsidR="00991B6D" w:rsidRPr="00BB4BE4" w:rsidRDefault="00991B6D" w:rsidP="007B2F2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von Kosten- und Finanzübersichten, einschließlich Kassenberichte, Jahresabschlüsse und Liquiditätsplanung</w:t>
            </w:r>
          </w:p>
        </w:tc>
      </w:tr>
      <w:tr w:rsidR="007B2F2B" w:rsidRPr="00BB4BE4" w14:paraId="3B26943D" w14:textId="77777777" w:rsidTr="00BA4AD1">
        <w:trPr>
          <w:gridAfter w:val="1"/>
          <w:wAfter w:w="1559" w:type="dxa"/>
          <w:trHeight w:val="283"/>
        </w:trPr>
        <w:tc>
          <w:tcPr>
            <w:tcW w:w="8505" w:type="dxa"/>
            <w:gridSpan w:val="2"/>
            <w:vAlign w:val="bottom"/>
          </w:tcPr>
          <w:p w14:paraId="11E538C2" w14:textId="1D25E70F" w:rsidR="007B2F2B" w:rsidRPr="00BB4BE4" w:rsidRDefault="001F2433" w:rsidP="007B2F2B">
            <w:pPr>
              <w:pStyle w:val="Bullets"/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Rödl &amp; Partner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>Eschborn</w:t>
            </w:r>
          </w:p>
        </w:tc>
        <w:tc>
          <w:tcPr>
            <w:tcW w:w="1701" w:type="dxa"/>
            <w:vAlign w:val="bottom"/>
          </w:tcPr>
          <w:p w14:paraId="21BF18C9" w14:textId="48857223" w:rsidR="007B2F2B" w:rsidRPr="00BB4BE4" w:rsidRDefault="00246960" w:rsidP="007B2F2B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7B2F2B" w:rsidRPr="00BB4BE4" w14:paraId="04BFDD79" w14:textId="77777777" w:rsidTr="001E4313">
        <w:trPr>
          <w:gridAfter w:val="1"/>
          <w:wAfter w:w="1559" w:type="dxa"/>
          <w:trHeight w:val="20"/>
        </w:trPr>
        <w:tc>
          <w:tcPr>
            <w:tcW w:w="10206" w:type="dxa"/>
            <w:gridSpan w:val="3"/>
            <w:vAlign w:val="bottom"/>
          </w:tcPr>
          <w:p w14:paraId="0D2FFB14" w14:textId="24852B89" w:rsidR="007B2F2B" w:rsidRPr="00BB4BE4" w:rsidRDefault="001F2433" w:rsidP="001E4313">
            <w:pPr>
              <w:pStyle w:val="Bullets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Corporate Finance School</w:t>
            </w:r>
          </w:p>
        </w:tc>
      </w:tr>
      <w:tr w:rsidR="007B2F2B" w:rsidRPr="00BB4BE4" w14:paraId="66A58453" w14:textId="77777777" w:rsidTr="007B2F2B">
        <w:trPr>
          <w:gridAfter w:val="1"/>
          <w:wAfter w:w="1559" w:type="dxa"/>
          <w:trHeight w:val="20"/>
        </w:trPr>
        <w:tc>
          <w:tcPr>
            <w:tcW w:w="10206" w:type="dxa"/>
            <w:gridSpan w:val="3"/>
          </w:tcPr>
          <w:p w14:paraId="50B5B9CB" w14:textId="519A7309" w:rsidR="007B2F2B" w:rsidRPr="001F2433" w:rsidRDefault="001F2433" w:rsidP="007B2F2B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 w:rsidRPr="001F243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Erfahrung in M&amp;A-Prozessen, Unternehmensbewertung (DCF, Multiplikatoren) und Financial Due Diligence zur Analyse finanzieller Risiken und Investitionsentscheidungen</w:t>
            </w:r>
          </w:p>
        </w:tc>
      </w:tr>
      <w:tr w:rsidR="007B2F2B" w:rsidRPr="00BB4BE4" w14:paraId="482569A2" w14:textId="77777777" w:rsidTr="007B2F2B">
        <w:trPr>
          <w:gridAfter w:val="1"/>
          <w:wAfter w:w="1559" w:type="dxa"/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B27A1F2" w:rsidR="007B2F2B" w:rsidRPr="004955DD" w:rsidRDefault="007B2F2B" w:rsidP="007B2F2B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B2F2B" w:rsidRPr="00BB4BE4" w14:paraId="2B257790" w14:textId="77777777" w:rsidTr="004955DD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8FB4908" w:rsidR="007B2F2B" w:rsidRPr="00BB4BE4" w:rsidRDefault="007B2F2B" w:rsidP="007B2F2B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(Muttersprache), Englisch (Verhandlungssicher)</w:t>
            </w:r>
          </w:p>
        </w:tc>
      </w:tr>
      <w:tr w:rsidR="007B2F2B" w:rsidRPr="00246960" w14:paraId="45706C3F" w14:textId="77777777" w:rsidTr="007B2F2B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0113F6CF" w:rsidR="007B2F2B" w:rsidRPr="00246960" w:rsidRDefault="007B2F2B" w:rsidP="007B2F2B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246960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246960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Microsoft Office (fortgeschritten), </w:t>
            </w:r>
            <w:proofErr w:type="spellStart"/>
            <w:r w:rsidR="00246960"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Lu</w:t>
            </w:r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>caNet</w:t>
            </w:r>
            <w:proofErr w:type="spellEnd"/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fortgeschritten), Treasury System </w:t>
            </w:r>
            <w:proofErr w:type="spellStart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Coupa</w:t>
            </w:r>
            <w:proofErr w:type="spellEnd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(Basiskenntnisse)</w:t>
            </w:r>
          </w:p>
        </w:tc>
      </w:tr>
      <w:tr w:rsidR="007B2F2B" w:rsidRPr="00BB4BE4" w14:paraId="70CB01B0" w14:textId="77777777" w:rsidTr="007B2F2B">
        <w:trPr>
          <w:gridAfter w:val="1"/>
          <w:wAfter w:w="1559" w:type="dxa"/>
          <w:trHeight w:val="283"/>
        </w:trPr>
        <w:tc>
          <w:tcPr>
            <w:tcW w:w="10206" w:type="dxa"/>
            <w:gridSpan w:val="3"/>
            <w:vAlign w:val="bottom"/>
          </w:tcPr>
          <w:p w14:paraId="598C2742" w14:textId="06C28B54" w:rsidR="007B2F2B" w:rsidRPr="00BB4BE4" w:rsidRDefault="007B2F2B" w:rsidP="007B2F2B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="001F5B3E">
              <w:rPr>
                <w:rFonts w:ascii="Optima" w:hAnsi="Optima" w:cs="Times New Roman"/>
                <w:sz w:val="20"/>
                <w:szCs w:val="20"/>
              </w:rPr>
              <w:t xml:space="preserve"> Leichtathletik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D-Kaderathlet (2016-2018)</w:t>
            </w:r>
            <w:r w:rsidR="00835271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Deutsche Meisterschaften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Fitness (wöchentlich)</w:t>
            </w:r>
          </w:p>
        </w:tc>
      </w:tr>
    </w:tbl>
    <w:p w14:paraId="2D72635E" w14:textId="77777777" w:rsidR="00835271" w:rsidRPr="00BB4BE4" w:rsidRDefault="00835271" w:rsidP="00835271">
      <w:pPr>
        <w:rPr>
          <w:rFonts w:ascii="Optima" w:hAnsi="Optima" w:cs="Times New Roman"/>
          <w:sz w:val="18"/>
        </w:rPr>
      </w:pPr>
    </w:p>
    <w:sectPr w:rsidR="00835271" w:rsidRPr="00BB4BE4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16DEE" w14:textId="77777777" w:rsidR="00551069" w:rsidRDefault="00551069" w:rsidP="00BE053D">
      <w:pPr>
        <w:spacing w:after="0" w:line="240" w:lineRule="auto"/>
      </w:pPr>
      <w:r>
        <w:separator/>
      </w:r>
    </w:p>
  </w:endnote>
  <w:endnote w:type="continuationSeparator" w:id="0">
    <w:p w14:paraId="1ADA529E" w14:textId="77777777" w:rsidR="00551069" w:rsidRDefault="00551069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A4054" w14:textId="77777777" w:rsidR="00551069" w:rsidRDefault="00551069" w:rsidP="00BE053D">
      <w:pPr>
        <w:spacing w:after="0" w:line="240" w:lineRule="auto"/>
      </w:pPr>
      <w:r>
        <w:separator/>
      </w:r>
    </w:p>
  </w:footnote>
  <w:footnote w:type="continuationSeparator" w:id="0">
    <w:p w14:paraId="21334ADE" w14:textId="77777777" w:rsidR="00551069" w:rsidRDefault="00551069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6"/>
  </w:num>
  <w:num w:numId="9" w16cid:durableId="1961916187">
    <w:abstractNumId w:val="14"/>
  </w:num>
  <w:num w:numId="10" w16cid:durableId="1947156070">
    <w:abstractNumId w:val="27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5"/>
  </w:num>
  <w:num w:numId="16" w16cid:durableId="1721974678">
    <w:abstractNumId w:val="4"/>
  </w:num>
  <w:num w:numId="17" w16cid:durableId="2003701761">
    <w:abstractNumId w:val="19"/>
  </w:num>
  <w:num w:numId="18" w16cid:durableId="1247112201">
    <w:abstractNumId w:val="3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7"/>
  </w:num>
  <w:num w:numId="24" w16cid:durableId="2056856694">
    <w:abstractNumId w:val="24"/>
  </w:num>
  <w:num w:numId="25" w16cid:durableId="548689742">
    <w:abstractNumId w:val="29"/>
  </w:num>
  <w:num w:numId="26" w16cid:durableId="1499494221">
    <w:abstractNumId w:val="21"/>
  </w:num>
  <w:num w:numId="27" w16cid:durableId="624386309">
    <w:abstractNumId w:val="23"/>
  </w:num>
  <w:num w:numId="28" w16cid:durableId="1369065327">
    <w:abstractNumId w:val="17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D54"/>
    <w:rsid w:val="00061D33"/>
    <w:rsid w:val="00064643"/>
    <w:rsid w:val="00070931"/>
    <w:rsid w:val="00087747"/>
    <w:rsid w:val="000A1FDA"/>
    <w:rsid w:val="000B63E2"/>
    <w:rsid w:val="000B6548"/>
    <w:rsid w:val="000C1B6B"/>
    <w:rsid w:val="000D671A"/>
    <w:rsid w:val="00102D09"/>
    <w:rsid w:val="00103EC5"/>
    <w:rsid w:val="00104813"/>
    <w:rsid w:val="00116C6E"/>
    <w:rsid w:val="00125CA6"/>
    <w:rsid w:val="00156FC9"/>
    <w:rsid w:val="00162A5A"/>
    <w:rsid w:val="001647AB"/>
    <w:rsid w:val="00170AD3"/>
    <w:rsid w:val="00172867"/>
    <w:rsid w:val="00175B6D"/>
    <w:rsid w:val="0018732A"/>
    <w:rsid w:val="001901ED"/>
    <w:rsid w:val="0019483A"/>
    <w:rsid w:val="001A46BF"/>
    <w:rsid w:val="001A481B"/>
    <w:rsid w:val="001A7334"/>
    <w:rsid w:val="001B0186"/>
    <w:rsid w:val="001B62CA"/>
    <w:rsid w:val="001C3A37"/>
    <w:rsid w:val="001D4DCD"/>
    <w:rsid w:val="001E4313"/>
    <w:rsid w:val="001F2433"/>
    <w:rsid w:val="001F4175"/>
    <w:rsid w:val="001F5B3E"/>
    <w:rsid w:val="00223A4D"/>
    <w:rsid w:val="0023054D"/>
    <w:rsid w:val="00232CB5"/>
    <w:rsid w:val="00234A7E"/>
    <w:rsid w:val="0024373D"/>
    <w:rsid w:val="00246960"/>
    <w:rsid w:val="002508C2"/>
    <w:rsid w:val="00267252"/>
    <w:rsid w:val="00282DB0"/>
    <w:rsid w:val="002B2091"/>
    <w:rsid w:val="002C6972"/>
    <w:rsid w:val="002D2B32"/>
    <w:rsid w:val="002D4516"/>
    <w:rsid w:val="002D4ABB"/>
    <w:rsid w:val="002F46AD"/>
    <w:rsid w:val="003101F0"/>
    <w:rsid w:val="00314B7A"/>
    <w:rsid w:val="003217D0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1782D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955DD"/>
    <w:rsid w:val="004A54BA"/>
    <w:rsid w:val="004B5D67"/>
    <w:rsid w:val="004B6A5E"/>
    <w:rsid w:val="004E35E3"/>
    <w:rsid w:val="00503C6B"/>
    <w:rsid w:val="00503CEF"/>
    <w:rsid w:val="00507EA7"/>
    <w:rsid w:val="00526089"/>
    <w:rsid w:val="00527A28"/>
    <w:rsid w:val="00527DCA"/>
    <w:rsid w:val="00530194"/>
    <w:rsid w:val="0053342F"/>
    <w:rsid w:val="00551069"/>
    <w:rsid w:val="005716D4"/>
    <w:rsid w:val="00571B60"/>
    <w:rsid w:val="00572876"/>
    <w:rsid w:val="00585A4D"/>
    <w:rsid w:val="0059478F"/>
    <w:rsid w:val="005D6329"/>
    <w:rsid w:val="005E57F6"/>
    <w:rsid w:val="006058D8"/>
    <w:rsid w:val="00610200"/>
    <w:rsid w:val="00617078"/>
    <w:rsid w:val="00623699"/>
    <w:rsid w:val="00632D5A"/>
    <w:rsid w:val="00635515"/>
    <w:rsid w:val="006546FD"/>
    <w:rsid w:val="006639D0"/>
    <w:rsid w:val="00665BF3"/>
    <w:rsid w:val="00666BEF"/>
    <w:rsid w:val="006732D6"/>
    <w:rsid w:val="00693E09"/>
    <w:rsid w:val="006A2DE9"/>
    <w:rsid w:val="006A7230"/>
    <w:rsid w:val="006B4E32"/>
    <w:rsid w:val="006B72C7"/>
    <w:rsid w:val="006B7F78"/>
    <w:rsid w:val="006C2252"/>
    <w:rsid w:val="006D02C4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57B62"/>
    <w:rsid w:val="00761609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AAB"/>
    <w:rsid w:val="007A720F"/>
    <w:rsid w:val="007B1076"/>
    <w:rsid w:val="007B2F2B"/>
    <w:rsid w:val="007C6A3C"/>
    <w:rsid w:val="007D4BEE"/>
    <w:rsid w:val="007D5BE9"/>
    <w:rsid w:val="008050E4"/>
    <w:rsid w:val="00821FE3"/>
    <w:rsid w:val="0082257D"/>
    <w:rsid w:val="00830BE3"/>
    <w:rsid w:val="00835271"/>
    <w:rsid w:val="00853438"/>
    <w:rsid w:val="0086413D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1B6D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62FF2"/>
    <w:rsid w:val="00A74225"/>
    <w:rsid w:val="00A91B82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70431"/>
    <w:rsid w:val="00B90595"/>
    <w:rsid w:val="00BA215A"/>
    <w:rsid w:val="00BA4AD1"/>
    <w:rsid w:val="00BB4BE4"/>
    <w:rsid w:val="00BB5F09"/>
    <w:rsid w:val="00BC0D9F"/>
    <w:rsid w:val="00BE053D"/>
    <w:rsid w:val="00BF1A7A"/>
    <w:rsid w:val="00BF1FA3"/>
    <w:rsid w:val="00BF7787"/>
    <w:rsid w:val="00C00974"/>
    <w:rsid w:val="00C018E4"/>
    <w:rsid w:val="00C066FA"/>
    <w:rsid w:val="00C17371"/>
    <w:rsid w:val="00C25387"/>
    <w:rsid w:val="00C45F62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C8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71DC0"/>
    <w:rsid w:val="00E907EC"/>
    <w:rsid w:val="00EA5421"/>
    <w:rsid w:val="00EB34FC"/>
    <w:rsid w:val="00EB5816"/>
    <w:rsid w:val="00ED0EA9"/>
    <w:rsid w:val="00EF77DF"/>
    <w:rsid w:val="00F018C8"/>
    <w:rsid w:val="00F11BEF"/>
    <w:rsid w:val="00F165E1"/>
    <w:rsid w:val="00F17A35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1873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433</Words>
  <Characters>2734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33</cp:revision>
  <cp:lastPrinted>2025-02-23T14:01:00Z</cp:lastPrinted>
  <dcterms:created xsi:type="dcterms:W3CDTF">2025-02-21T10:10:00Z</dcterms:created>
  <dcterms:modified xsi:type="dcterms:W3CDTF">2025-02-25T18:42:00Z</dcterms:modified>
</cp:coreProperties>
</file>