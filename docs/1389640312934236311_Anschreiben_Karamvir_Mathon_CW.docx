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CE98F" w14:textId="77777777" w:rsidR="00FF168B" w:rsidRPr="00F96FEA" w:rsidRDefault="00FF168B" w:rsidP="00FF168B">
      <w:pPr>
        <w:jc w:val="right"/>
        <w:rPr>
          <w:rFonts w:ascii="Times New Roman" w:hAnsi="Times New Roman" w:cs="Times New Roman"/>
          <w:sz w:val="21"/>
          <w:szCs w:val="21"/>
        </w:rPr>
      </w:pPr>
      <w:r w:rsidRPr="00F96FEA">
        <w:rPr>
          <w:rFonts w:ascii="Times New Roman" w:hAnsi="Times New Roman" w:cs="Times New Roman"/>
          <w:sz w:val="21"/>
          <w:szCs w:val="21"/>
        </w:rPr>
        <w:t>Karamvir Singh Mathon</w:t>
      </w:r>
    </w:p>
    <w:p w14:paraId="4448E526" w14:textId="77777777" w:rsidR="00FF168B" w:rsidRPr="00F96FEA" w:rsidRDefault="00FF168B" w:rsidP="00FF168B">
      <w:pPr>
        <w:jc w:val="right"/>
        <w:rPr>
          <w:rFonts w:ascii="Times New Roman" w:hAnsi="Times New Roman" w:cs="Times New Roman"/>
          <w:sz w:val="21"/>
          <w:szCs w:val="21"/>
        </w:rPr>
      </w:pPr>
      <w:r w:rsidRPr="00F96FEA">
        <w:rPr>
          <w:rFonts w:ascii="Times New Roman" w:hAnsi="Times New Roman" w:cs="Times New Roman"/>
          <w:sz w:val="21"/>
          <w:szCs w:val="21"/>
        </w:rPr>
        <w:t>Remscheider Straße 106</w:t>
      </w:r>
    </w:p>
    <w:p w14:paraId="3B8BAEA2" w14:textId="77777777" w:rsidR="00FF168B" w:rsidRPr="00F96FEA" w:rsidRDefault="00FF168B" w:rsidP="00FF168B">
      <w:pPr>
        <w:jc w:val="right"/>
        <w:rPr>
          <w:rFonts w:ascii="Times New Roman" w:hAnsi="Times New Roman" w:cs="Times New Roman"/>
          <w:sz w:val="21"/>
          <w:szCs w:val="21"/>
        </w:rPr>
      </w:pPr>
      <w:r w:rsidRPr="00F96FEA">
        <w:rPr>
          <w:rFonts w:ascii="Times New Roman" w:hAnsi="Times New Roman" w:cs="Times New Roman"/>
          <w:sz w:val="21"/>
          <w:szCs w:val="21"/>
        </w:rPr>
        <w:t>51103 Köln</w:t>
      </w:r>
    </w:p>
    <w:p w14:paraId="78B74FCB" w14:textId="77777777" w:rsidR="00FF168B" w:rsidRPr="00F96FEA" w:rsidRDefault="00FF168B" w:rsidP="00FF168B">
      <w:pPr>
        <w:jc w:val="right"/>
        <w:rPr>
          <w:rFonts w:ascii="Times New Roman" w:hAnsi="Times New Roman" w:cs="Times New Roman"/>
          <w:sz w:val="21"/>
          <w:szCs w:val="21"/>
        </w:rPr>
      </w:pPr>
      <w:r w:rsidRPr="00F96FEA">
        <w:rPr>
          <w:rFonts w:ascii="Times New Roman" w:hAnsi="Times New Roman" w:cs="Times New Roman"/>
          <w:sz w:val="21"/>
          <w:szCs w:val="21"/>
        </w:rPr>
        <w:t>Karamvir.mathon@outlook.com</w:t>
      </w:r>
    </w:p>
    <w:p w14:paraId="2B7D21DF" w14:textId="77777777" w:rsidR="00FF168B" w:rsidRPr="00F96FEA" w:rsidRDefault="00FF168B" w:rsidP="00FF168B">
      <w:pPr>
        <w:jc w:val="right"/>
        <w:rPr>
          <w:rFonts w:ascii="Times New Roman" w:hAnsi="Times New Roman" w:cs="Times New Roman"/>
          <w:sz w:val="21"/>
          <w:szCs w:val="21"/>
        </w:rPr>
      </w:pPr>
      <w:r w:rsidRPr="00F96FEA">
        <w:rPr>
          <w:rFonts w:ascii="Times New Roman" w:hAnsi="Times New Roman" w:cs="Times New Roman"/>
          <w:sz w:val="21"/>
          <w:szCs w:val="21"/>
        </w:rPr>
        <w:t>+49 173 2587624</w:t>
      </w:r>
    </w:p>
    <w:p w14:paraId="5EA6F63C" w14:textId="77777777" w:rsidR="005F29D5" w:rsidRPr="00F96FEA" w:rsidRDefault="005F29D5" w:rsidP="005F29D5">
      <w:pPr>
        <w:rPr>
          <w:rFonts w:ascii="Times New Roman" w:hAnsi="Times New Roman" w:cs="Times New Roman"/>
          <w:sz w:val="21"/>
          <w:szCs w:val="21"/>
        </w:rPr>
      </w:pPr>
      <w:r w:rsidRPr="00F96FEA">
        <w:rPr>
          <w:rFonts w:ascii="Times New Roman" w:hAnsi="Times New Roman" w:cs="Times New Roman"/>
          <w:sz w:val="21"/>
          <w:szCs w:val="21"/>
        </w:rPr>
        <w:t>Clearwater International GmbH</w:t>
      </w:r>
      <w:r w:rsidRPr="00F96FEA">
        <w:rPr>
          <w:rFonts w:ascii="Times New Roman" w:hAnsi="Times New Roman" w:cs="Times New Roman"/>
          <w:sz w:val="21"/>
          <w:szCs w:val="21"/>
        </w:rPr>
        <w:br/>
        <w:t xml:space="preserve">Neue Mainzer </w:t>
      </w:r>
      <w:proofErr w:type="spellStart"/>
      <w:r w:rsidRPr="00F96FEA">
        <w:rPr>
          <w:rFonts w:ascii="Times New Roman" w:hAnsi="Times New Roman" w:cs="Times New Roman"/>
          <w:sz w:val="21"/>
          <w:szCs w:val="21"/>
        </w:rPr>
        <w:t>Strasse</w:t>
      </w:r>
      <w:proofErr w:type="spellEnd"/>
      <w:r w:rsidRPr="00F96FEA">
        <w:rPr>
          <w:rFonts w:ascii="Times New Roman" w:hAnsi="Times New Roman" w:cs="Times New Roman"/>
          <w:sz w:val="21"/>
          <w:szCs w:val="21"/>
        </w:rPr>
        <w:t xml:space="preserve"> 2-4</w:t>
      </w:r>
      <w:r w:rsidRPr="00F96FEA">
        <w:rPr>
          <w:rFonts w:ascii="Times New Roman" w:hAnsi="Times New Roman" w:cs="Times New Roman"/>
          <w:sz w:val="21"/>
          <w:szCs w:val="21"/>
        </w:rPr>
        <w:br/>
        <w:t>60311 Frankfurt am Main</w:t>
      </w:r>
    </w:p>
    <w:p w14:paraId="7468DA77" w14:textId="5E400FF2" w:rsidR="00905432" w:rsidRPr="00F96FEA" w:rsidRDefault="00905432" w:rsidP="005F29D5">
      <w:pPr>
        <w:rPr>
          <w:rFonts w:ascii="Times New Roman" w:hAnsi="Times New Roman" w:cs="Times New Roman"/>
          <w:sz w:val="21"/>
          <w:szCs w:val="21"/>
        </w:rPr>
      </w:pPr>
      <w:r w:rsidRPr="00F96FEA">
        <w:rPr>
          <w:rFonts w:ascii="Times New Roman" w:hAnsi="Times New Roman" w:cs="Times New Roman"/>
          <w:sz w:val="21"/>
          <w:szCs w:val="21"/>
        </w:rPr>
        <w:t>recruiting@clearwatercf.com</w:t>
      </w:r>
    </w:p>
    <w:p w14:paraId="56B5E641" w14:textId="0C23DB59" w:rsidR="00FF168B" w:rsidRPr="00F96FEA" w:rsidRDefault="00FF168B" w:rsidP="005F29D5">
      <w:pPr>
        <w:jc w:val="right"/>
        <w:rPr>
          <w:rFonts w:ascii="Times New Roman" w:hAnsi="Times New Roman" w:cs="Times New Roman"/>
          <w:sz w:val="21"/>
          <w:szCs w:val="21"/>
        </w:rPr>
      </w:pPr>
      <w:r w:rsidRPr="00F96FEA">
        <w:rPr>
          <w:rFonts w:ascii="Times New Roman" w:hAnsi="Times New Roman" w:cs="Times New Roman"/>
          <w:sz w:val="21"/>
          <w:szCs w:val="21"/>
        </w:rPr>
        <w:t xml:space="preserve">Köln, </w:t>
      </w:r>
      <w:r w:rsidRPr="00F96FEA">
        <w:rPr>
          <w:rFonts w:ascii="Times New Roman" w:hAnsi="Times New Roman" w:cs="Times New Roman"/>
          <w:sz w:val="21"/>
          <w:szCs w:val="21"/>
        </w:rPr>
        <w:fldChar w:fldCharType="begin"/>
      </w:r>
      <w:r w:rsidRPr="00F96FEA">
        <w:rPr>
          <w:rFonts w:ascii="Times New Roman" w:hAnsi="Times New Roman" w:cs="Times New Roman"/>
          <w:sz w:val="21"/>
          <w:szCs w:val="21"/>
        </w:rPr>
        <w:instrText xml:space="preserve"> TIME \@ "dd.MM.yyyy" </w:instrText>
      </w:r>
      <w:r w:rsidRPr="00F96FEA">
        <w:rPr>
          <w:rFonts w:ascii="Times New Roman" w:hAnsi="Times New Roman" w:cs="Times New Roman"/>
          <w:sz w:val="21"/>
          <w:szCs w:val="21"/>
        </w:rPr>
        <w:fldChar w:fldCharType="separate"/>
      </w:r>
      <w:r w:rsidR="00612EA1">
        <w:rPr>
          <w:rFonts w:ascii="Times New Roman" w:hAnsi="Times New Roman" w:cs="Times New Roman"/>
          <w:noProof/>
          <w:sz w:val="21"/>
          <w:szCs w:val="21"/>
        </w:rPr>
        <w:t>01.07.2025</w:t>
      </w:r>
      <w:r w:rsidRPr="00F96FEA">
        <w:rPr>
          <w:rFonts w:ascii="Times New Roman" w:hAnsi="Times New Roman" w:cs="Times New Roman"/>
          <w:sz w:val="21"/>
          <w:szCs w:val="21"/>
        </w:rPr>
        <w:fldChar w:fldCharType="end"/>
      </w:r>
    </w:p>
    <w:p w14:paraId="1B4F278E" w14:textId="77777777" w:rsidR="00FF168B" w:rsidRPr="00F96FEA" w:rsidRDefault="00FF168B" w:rsidP="00FF168B">
      <w:pPr>
        <w:ind w:firstLine="708"/>
        <w:jc w:val="right"/>
        <w:rPr>
          <w:rFonts w:ascii="Times New Roman" w:hAnsi="Times New Roman" w:cs="Times New Roman"/>
          <w:sz w:val="21"/>
          <w:szCs w:val="21"/>
        </w:rPr>
      </w:pPr>
    </w:p>
    <w:p w14:paraId="46AD2131" w14:textId="7B34D727" w:rsidR="00FF168B" w:rsidRPr="00F96FEA" w:rsidRDefault="00FF168B" w:rsidP="00FF168B">
      <w:pPr>
        <w:rPr>
          <w:rFonts w:ascii="Times New Roman" w:hAnsi="Times New Roman" w:cs="Times New Roman"/>
          <w:b/>
          <w:bCs/>
          <w:sz w:val="21"/>
          <w:szCs w:val="21"/>
        </w:rPr>
      </w:pPr>
      <w:r w:rsidRPr="00F96FEA">
        <w:rPr>
          <w:rFonts w:ascii="Times New Roman" w:hAnsi="Times New Roman" w:cs="Times New Roman"/>
          <w:b/>
          <w:sz w:val="21"/>
          <w:szCs w:val="21"/>
        </w:rPr>
        <w:t xml:space="preserve">Bewerbung als </w:t>
      </w:r>
      <w:r w:rsidRPr="00F96FEA">
        <w:rPr>
          <w:rFonts w:ascii="Times New Roman" w:hAnsi="Times New Roman" w:cs="Times New Roman"/>
          <w:b/>
          <w:bCs/>
          <w:sz w:val="21"/>
          <w:szCs w:val="21"/>
        </w:rPr>
        <w:t>Praktikant im Corporate Finance</w:t>
      </w:r>
    </w:p>
    <w:p w14:paraId="7ADF2DE3" w14:textId="77777777" w:rsidR="00FF168B" w:rsidRPr="00F96FEA" w:rsidRDefault="00FF168B" w:rsidP="00FF168B">
      <w:pPr>
        <w:rPr>
          <w:rFonts w:ascii="Times New Roman" w:hAnsi="Times New Roman" w:cs="Times New Roman"/>
          <w:bCs/>
          <w:sz w:val="21"/>
          <w:szCs w:val="21"/>
        </w:rPr>
      </w:pPr>
    </w:p>
    <w:p w14:paraId="5EF05C8B" w14:textId="25871443" w:rsidR="00FF168B" w:rsidRPr="00F96FEA" w:rsidRDefault="00FF168B" w:rsidP="00FF168B">
      <w:pPr>
        <w:jc w:val="both"/>
        <w:rPr>
          <w:rFonts w:ascii="Times New Roman" w:hAnsi="Times New Roman" w:cs="Times New Roman"/>
          <w:sz w:val="21"/>
          <w:szCs w:val="21"/>
        </w:rPr>
      </w:pPr>
      <w:r w:rsidRPr="00F96FEA">
        <w:rPr>
          <w:rFonts w:ascii="Times New Roman" w:hAnsi="Times New Roman" w:cs="Times New Roman"/>
          <w:sz w:val="21"/>
          <w:szCs w:val="21"/>
        </w:rPr>
        <w:t xml:space="preserve">Sehr geehrte </w:t>
      </w:r>
      <w:r w:rsidR="005F29D5" w:rsidRPr="00F96FEA">
        <w:rPr>
          <w:rFonts w:ascii="Times New Roman" w:hAnsi="Times New Roman" w:cs="Times New Roman"/>
          <w:sz w:val="21"/>
          <w:szCs w:val="21"/>
        </w:rPr>
        <w:t>Damen und Herren</w:t>
      </w:r>
      <w:r w:rsidR="003F7981" w:rsidRPr="00F96FEA">
        <w:rPr>
          <w:rFonts w:ascii="Times New Roman" w:hAnsi="Times New Roman" w:cs="Times New Roman"/>
          <w:sz w:val="21"/>
          <w:szCs w:val="21"/>
        </w:rPr>
        <w:t>,</w:t>
      </w:r>
    </w:p>
    <w:p w14:paraId="461B1CBC" w14:textId="77777777" w:rsidR="00FF168B" w:rsidRPr="00F96FEA" w:rsidRDefault="00FF168B" w:rsidP="00FF168B">
      <w:pPr>
        <w:jc w:val="both"/>
        <w:rPr>
          <w:rFonts w:ascii="Times New Roman" w:hAnsi="Times New Roman" w:cs="Times New Roman"/>
          <w:sz w:val="21"/>
          <w:szCs w:val="21"/>
        </w:rPr>
      </w:pPr>
    </w:p>
    <w:p w14:paraId="58BEFA1F" w14:textId="3D6BB7CE" w:rsidR="00B17C85" w:rsidRPr="00F96FEA" w:rsidRDefault="00B17C85" w:rsidP="00B17C85">
      <w:pPr>
        <w:jc w:val="both"/>
        <w:rPr>
          <w:rFonts w:ascii="Times New Roman" w:hAnsi="Times New Roman" w:cs="Times New Roman"/>
          <w:sz w:val="21"/>
          <w:szCs w:val="21"/>
        </w:rPr>
      </w:pPr>
      <w:r w:rsidRPr="00F96FEA">
        <w:rPr>
          <w:rFonts w:ascii="Times New Roman" w:hAnsi="Times New Roman" w:cs="Times New Roman"/>
          <w:sz w:val="21"/>
          <w:szCs w:val="21"/>
        </w:rPr>
        <w:t xml:space="preserve">schon früh entwickelte ich ein starkes Interesse an wirtschaftlichen Zusammenhängen, insbesondere an Kapitalmärkten und Unternehmensanalysen. Die Unternehmensbewertung anhand von DCF-, DDM- und Multiples-Modellen fasziniert mich besonders, um fundierte Investitionsentscheidungen zu treffen. Gerade im Kontext von Transaktionen kommt diesen Instrumenten zentrale Bedeutung zu – weshalb mich der Bereich Mergers &amp; Acquisitions besonders reizt. Zudem reizt mich auch die Möglichkeit, an strategischen Entscheidungen mitzuwirken und von der steilen Lernkurve in einem dynamischen Umfeld zu profitieren. Während meines Gap </w:t>
      </w:r>
      <w:proofErr w:type="spellStart"/>
      <w:r w:rsidRPr="00F96FEA">
        <w:rPr>
          <w:rFonts w:ascii="Times New Roman" w:hAnsi="Times New Roman" w:cs="Times New Roman"/>
          <w:sz w:val="21"/>
          <w:szCs w:val="21"/>
        </w:rPr>
        <w:t>Years</w:t>
      </w:r>
      <w:proofErr w:type="spellEnd"/>
      <w:r w:rsidRPr="00F96FEA">
        <w:rPr>
          <w:rFonts w:ascii="Times New Roman" w:hAnsi="Times New Roman" w:cs="Times New Roman"/>
          <w:sz w:val="21"/>
          <w:szCs w:val="21"/>
        </w:rPr>
        <w:t xml:space="preserve"> möchte ich ab </w:t>
      </w:r>
      <w:r w:rsidR="002C43F8">
        <w:rPr>
          <w:rFonts w:ascii="Times New Roman" w:hAnsi="Times New Roman" w:cs="Times New Roman"/>
          <w:sz w:val="21"/>
          <w:szCs w:val="21"/>
        </w:rPr>
        <w:t>Januar</w:t>
      </w:r>
      <w:r w:rsidRPr="00F96FEA">
        <w:rPr>
          <w:rFonts w:ascii="Times New Roman" w:hAnsi="Times New Roman" w:cs="Times New Roman"/>
          <w:sz w:val="21"/>
          <w:szCs w:val="21"/>
        </w:rPr>
        <w:t xml:space="preserve"> 202</w:t>
      </w:r>
      <w:r w:rsidR="002C43F8">
        <w:rPr>
          <w:rFonts w:ascii="Times New Roman" w:hAnsi="Times New Roman" w:cs="Times New Roman"/>
          <w:sz w:val="21"/>
          <w:szCs w:val="21"/>
        </w:rPr>
        <w:t>6</w:t>
      </w:r>
      <w:r w:rsidRPr="00F96FEA">
        <w:rPr>
          <w:rFonts w:ascii="Times New Roman" w:hAnsi="Times New Roman" w:cs="Times New Roman"/>
          <w:sz w:val="21"/>
          <w:szCs w:val="21"/>
        </w:rPr>
        <w:t xml:space="preserve"> meine bisherigen Erfahrungen für zwölf Wochen </w:t>
      </w:r>
      <w:ins w:id="0" w:author="David Döbele" w:date="2025-07-01T18:12:00Z" w16du:dateUtc="2025-07-01T16:12:00Z">
        <w:r w:rsidR="00612EA1">
          <w:rPr>
            <w:rFonts w:ascii="Times New Roman" w:hAnsi="Times New Roman" w:cs="Times New Roman"/>
            <w:sz w:val="21"/>
            <w:szCs w:val="21"/>
          </w:rPr>
          <w:t xml:space="preserve">daher </w:t>
        </w:r>
      </w:ins>
      <w:r w:rsidRPr="00F96FEA">
        <w:rPr>
          <w:rFonts w:ascii="Times New Roman" w:hAnsi="Times New Roman" w:cs="Times New Roman"/>
          <w:sz w:val="21"/>
          <w:szCs w:val="21"/>
        </w:rPr>
        <w:t>in Ihrem Hamburger Office einbringen und gezielt ausbauen.</w:t>
      </w:r>
    </w:p>
    <w:p w14:paraId="318E5898" w14:textId="77777777" w:rsidR="00B17C85" w:rsidRPr="00F96FEA" w:rsidRDefault="00B17C85" w:rsidP="00B17C85">
      <w:pPr>
        <w:jc w:val="both"/>
        <w:rPr>
          <w:rFonts w:ascii="Times New Roman" w:hAnsi="Times New Roman" w:cs="Times New Roman"/>
          <w:sz w:val="21"/>
          <w:szCs w:val="21"/>
        </w:rPr>
      </w:pPr>
    </w:p>
    <w:p w14:paraId="3CE9972F" w14:textId="06C4FD69" w:rsidR="00B17C85" w:rsidRPr="00F96FEA" w:rsidRDefault="00B17C85" w:rsidP="00B17C85">
      <w:pPr>
        <w:jc w:val="both"/>
        <w:rPr>
          <w:rFonts w:ascii="Times New Roman" w:hAnsi="Times New Roman" w:cs="Times New Roman"/>
          <w:sz w:val="21"/>
          <w:szCs w:val="21"/>
        </w:rPr>
      </w:pPr>
      <w:r w:rsidRPr="00F96FEA">
        <w:rPr>
          <w:rFonts w:ascii="Times New Roman" w:hAnsi="Times New Roman" w:cs="Times New Roman"/>
          <w:sz w:val="21"/>
          <w:szCs w:val="21"/>
        </w:rPr>
        <w:t xml:space="preserve">Während meines Studiums in Banking &amp; Finance an der Technischen Hochschule Köln wurde mir bewusst, wie wichtig mir die praxisnahe Anwendung und Vertiefung meines theoretischen Wissens ist. Bei Deloitte im Audit sammelte ich erste Erfahrungen in der Analyse von Unternehmen und Jahresabschlüssen im DAX40-Segment und lernte, auch unter hoher Belastung effizient zu arbeiten. Besonders geschätzt wurde dabei meine schnelle Auffassungsgabe und die Fähigkeit, neues Wissen direkt anzuwenden. Im Corporate Finance Praktikum bei BDO </w:t>
      </w:r>
      <w:del w:id="1" w:author="David Döbele" w:date="2025-07-01T18:12:00Z" w16du:dateUtc="2025-07-01T16:12:00Z">
        <w:r w:rsidRPr="00F96FEA" w:rsidDel="00612EA1">
          <w:rPr>
            <w:rFonts w:ascii="Times New Roman" w:hAnsi="Times New Roman" w:cs="Times New Roman"/>
            <w:sz w:val="21"/>
            <w:szCs w:val="21"/>
          </w:rPr>
          <w:delText>sammelte ich Erfahrungen</w:delText>
        </w:r>
      </w:del>
      <w:ins w:id="2" w:author="David Döbele" w:date="2025-07-01T18:12:00Z" w16du:dateUtc="2025-07-01T16:12:00Z">
        <w:r w:rsidR="00612EA1">
          <w:rPr>
            <w:rFonts w:ascii="Times New Roman" w:hAnsi="Times New Roman" w:cs="Times New Roman"/>
            <w:sz w:val="21"/>
            <w:szCs w:val="21"/>
          </w:rPr>
          <w:t>arbeitete ich</w:t>
        </w:r>
      </w:ins>
      <w:r w:rsidRPr="00F96FEA">
        <w:rPr>
          <w:rFonts w:ascii="Times New Roman" w:hAnsi="Times New Roman" w:cs="Times New Roman"/>
          <w:sz w:val="21"/>
          <w:szCs w:val="21"/>
        </w:rPr>
        <w:t xml:space="preserve"> in den Bereichen Due Diligence, Bewertung und Restrukturierung. Dabei wurden meine strukturierte Arbeitsweise, Zuverlässigkeit und Teamfähigkeit von meinen Kollegen besonders geschätzt. Als stellvertretende Ressortleitung im Finance-Bereich des Entrepreneurs Club Cologne initiierte ich Maßnahmen, um die finanzielle Lage des Vereins nachhaltig zu verbessern. Gemeinsam mit einem Team führte ich eine strukturierte Finanzplanung ein und baute dadurch höhere Rücklagen auf. Dabei entwickelte ich zudem eigene Excel-Modelle zur Analyse der finanziellen Lage und zur automatisierten Erstellung von Periodenabschlüssen. Diese Erfahrungen haben mir verdeutlicht, wie wichtig Teamarbeit ist für nachhaltigen Erfolg ist.</w:t>
      </w:r>
    </w:p>
    <w:p w14:paraId="1DE854B8" w14:textId="77777777" w:rsidR="00FF168B" w:rsidRPr="00F96FEA" w:rsidRDefault="00FF168B" w:rsidP="00FF168B">
      <w:pPr>
        <w:jc w:val="both"/>
        <w:rPr>
          <w:rFonts w:ascii="Times New Roman" w:hAnsi="Times New Roman" w:cs="Times New Roman"/>
          <w:sz w:val="21"/>
          <w:szCs w:val="21"/>
        </w:rPr>
      </w:pPr>
    </w:p>
    <w:p w14:paraId="646F7A3A" w14:textId="20F89C45" w:rsidR="00F96FEA" w:rsidRDefault="00F96FEA" w:rsidP="00F96FEA">
      <w:pPr>
        <w:jc w:val="both"/>
        <w:rPr>
          <w:rFonts w:ascii="Times New Roman" w:hAnsi="Times New Roman" w:cs="Times New Roman"/>
          <w:sz w:val="21"/>
          <w:szCs w:val="21"/>
        </w:rPr>
      </w:pPr>
      <w:r w:rsidRPr="00F96FEA">
        <w:rPr>
          <w:rFonts w:ascii="Times New Roman" w:hAnsi="Times New Roman" w:cs="Times New Roman"/>
          <w:sz w:val="21"/>
          <w:szCs w:val="21"/>
        </w:rPr>
        <w:t xml:space="preserve">Clearwater überzeugt mich durch den starken Mittelstandsfokus, die unternehmerische Denkweise und die internationale Präsenz. </w:t>
      </w:r>
      <w:r w:rsidR="00F24624" w:rsidRPr="00F24624">
        <w:rPr>
          <w:rFonts w:ascii="Times New Roman" w:hAnsi="Times New Roman" w:cs="Times New Roman"/>
          <w:sz w:val="21"/>
          <w:szCs w:val="21"/>
        </w:rPr>
        <w:t>Besonders beeindruckt mich, dass Sie nicht nur Wert auf exzellente Transaktionsberatung legen, sondern aktiv daran arbeiten, das volle Potenzial Ihrer Kunden zu entfalten, neue Wege zu gehen und langfristige Perspektiven zu schaffen</w:t>
      </w:r>
      <w:r w:rsidR="001C608C">
        <w:rPr>
          <w:rFonts w:ascii="Times New Roman" w:hAnsi="Times New Roman" w:cs="Times New Roman"/>
          <w:sz w:val="21"/>
          <w:szCs w:val="21"/>
        </w:rPr>
        <w:t xml:space="preserve">. </w:t>
      </w:r>
      <w:r w:rsidR="00065399" w:rsidRPr="00065399">
        <w:rPr>
          <w:rFonts w:ascii="Times New Roman" w:hAnsi="Times New Roman" w:cs="Times New Roman"/>
          <w:sz w:val="21"/>
          <w:szCs w:val="21"/>
          <w:lang/>
        </w:rPr>
        <w:t>Ein eindrucksvolles Beispiel ist die Beratung von Rhein Invest beim Verkauf des Spiegel Instituts an Visteon. Die Nachfolgelösung und strategische Weiterentwicklung führten zu einer Umsatzsteigerung von 140 % und einer Verdreifachung des EBITDA – ein Beleg dafür, wie Clearwater weit über den reinen Verkaufsprozess hinaus echten Mehrwert schafft.</w:t>
      </w:r>
      <w:r w:rsidR="00065399">
        <w:rPr>
          <w:rFonts w:ascii="Times New Roman" w:hAnsi="Times New Roman" w:cs="Times New Roman"/>
          <w:sz w:val="21"/>
          <w:szCs w:val="21"/>
        </w:rPr>
        <w:t xml:space="preserve"> </w:t>
      </w:r>
      <w:r w:rsidRPr="00F96FEA">
        <w:rPr>
          <w:rFonts w:ascii="Times New Roman" w:hAnsi="Times New Roman" w:cs="Times New Roman"/>
          <w:sz w:val="21"/>
          <w:szCs w:val="21"/>
        </w:rPr>
        <w:t>Neben der inhaltlichen Stärke beeindruckt mich Ihre klare Haltung zu Inklusion und Diversität. In einer Branche mit traditionell geringer Vielfalt setzen Sie gezielt Akzente und schaffen ein Umfeld, in dem individuelle Entwicklung, Gleichberechtigung und gesellschaftliche Verantwortung aktiv gelebt werden.</w:t>
      </w:r>
    </w:p>
    <w:p w14:paraId="24DDBBBD" w14:textId="77777777" w:rsidR="00FF168B" w:rsidRPr="00F96FEA" w:rsidRDefault="00FF168B" w:rsidP="00FF168B">
      <w:pPr>
        <w:jc w:val="both"/>
        <w:rPr>
          <w:rFonts w:ascii="Times New Roman" w:hAnsi="Times New Roman" w:cs="Times New Roman"/>
          <w:sz w:val="21"/>
          <w:szCs w:val="21"/>
          <w:lang w:eastAsia="en-GB"/>
        </w:rPr>
      </w:pPr>
    </w:p>
    <w:p w14:paraId="6B89805C" w14:textId="5C26A338" w:rsidR="00B17C85" w:rsidRPr="00F96FEA" w:rsidRDefault="00B17C85" w:rsidP="00B17C85">
      <w:pPr>
        <w:jc w:val="both"/>
        <w:rPr>
          <w:rFonts w:ascii="Times New Roman" w:hAnsi="Times New Roman" w:cs="Times New Roman"/>
          <w:sz w:val="21"/>
          <w:szCs w:val="21"/>
          <w:lang w:eastAsia="en-GB"/>
        </w:rPr>
      </w:pPr>
      <w:r w:rsidRPr="00F96FEA">
        <w:rPr>
          <w:rFonts w:ascii="Times New Roman" w:hAnsi="Times New Roman" w:cs="Times New Roman"/>
          <w:sz w:val="21"/>
          <w:szCs w:val="21"/>
          <w:lang w:eastAsia="en-GB"/>
        </w:rPr>
        <w:t>Mit meinen ausgeprägten analytischen Fähigkeiten, meiner schnellen Auffassungsgabe und meiner hohen Leistungsbereitschaft möchte ich aktiv zum Erfolg von Clearwater beitragen. Gerne überzeuge ich Sie auch in einem persönlichen Gespräch von meiner Motivation.</w:t>
      </w:r>
    </w:p>
    <w:p w14:paraId="3B12453B" w14:textId="77777777" w:rsidR="00FF168B" w:rsidRPr="00F96FEA" w:rsidRDefault="00FF168B" w:rsidP="00FF168B">
      <w:pPr>
        <w:jc w:val="both"/>
        <w:rPr>
          <w:rFonts w:ascii="Times New Roman" w:hAnsi="Times New Roman" w:cs="Times New Roman"/>
          <w:sz w:val="21"/>
          <w:szCs w:val="21"/>
        </w:rPr>
      </w:pPr>
    </w:p>
    <w:p w14:paraId="46F6BE14" w14:textId="77777777" w:rsidR="00FF168B" w:rsidRPr="00F96FEA" w:rsidRDefault="00FF168B" w:rsidP="00FF168B">
      <w:pPr>
        <w:jc w:val="both"/>
        <w:rPr>
          <w:rFonts w:ascii="Times New Roman" w:hAnsi="Times New Roman" w:cs="Times New Roman"/>
          <w:sz w:val="21"/>
          <w:szCs w:val="21"/>
        </w:rPr>
      </w:pPr>
      <w:r w:rsidRPr="00F96FEA">
        <w:rPr>
          <w:rFonts w:ascii="Times New Roman" w:hAnsi="Times New Roman" w:cs="Times New Roman"/>
          <w:sz w:val="21"/>
          <w:szCs w:val="21"/>
        </w:rPr>
        <w:t>Mit freundlichen Grüßen</w:t>
      </w:r>
    </w:p>
    <w:p w14:paraId="3F15F0DE" w14:textId="38058402" w:rsidR="001D515F" w:rsidRPr="00F96FEA" w:rsidRDefault="00FF168B" w:rsidP="00905432">
      <w:pPr>
        <w:jc w:val="both"/>
        <w:rPr>
          <w:rFonts w:ascii="Times New Roman" w:hAnsi="Times New Roman" w:cs="Times New Roman"/>
          <w:sz w:val="21"/>
          <w:szCs w:val="21"/>
        </w:rPr>
      </w:pPr>
      <w:r w:rsidRPr="00F96FEA">
        <w:rPr>
          <w:rFonts w:ascii="Times New Roman" w:hAnsi="Times New Roman" w:cs="Times New Roman"/>
          <w:noProof/>
          <w:sz w:val="21"/>
          <w:szCs w:val="21"/>
        </w:rPr>
        <w:drawing>
          <wp:inline distT="0" distB="0" distL="0" distR="0" wp14:anchorId="6BD399F5" wp14:editId="2FC62B9E">
            <wp:extent cx="1296538" cy="426005"/>
            <wp:effectExtent l="0" t="0" r="0" b="0"/>
            <wp:docPr id="1" name="Grafik 1" descr="Ein Bild, das Text,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Nachthimmel enthält.&#10;&#10;Automatisch generierte Beschreibu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2140" cy="434417"/>
                    </a:xfrm>
                    <a:prstGeom prst="rect">
                      <a:avLst/>
                    </a:prstGeom>
                  </pic:spPr>
                </pic:pic>
              </a:graphicData>
            </a:graphic>
          </wp:inline>
        </w:drawing>
      </w:r>
    </w:p>
    <w:p w14:paraId="752FEA93" w14:textId="77777777" w:rsidR="00335075" w:rsidRPr="00F96FEA" w:rsidRDefault="00335075" w:rsidP="00905432">
      <w:pPr>
        <w:jc w:val="both"/>
        <w:rPr>
          <w:rFonts w:ascii="Times New Roman" w:hAnsi="Times New Roman" w:cs="Times New Roman"/>
          <w:sz w:val="21"/>
          <w:szCs w:val="21"/>
        </w:rPr>
      </w:pPr>
    </w:p>
    <w:p w14:paraId="76EDB1F3" w14:textId="325256C2" w:rsidR="00185DE6" w:rsidRPr="001C608C" w:rsidRDefault="00185DE6" w:rsidP="00185DE6">
      <w:pPr>
        <w:rPr>
          <w:rFonts w:ascii="Times New Roman" w:eastAsiaTheme="majorEastAsia" w:hAnsi="Times New Roman" w:cs="Times New Roman"/>
          <w:color w:val="0D0039"/>
          <w:spacing w:val="-18"/>
          <w:sz w:val="21"/>
          <w:szCs w:val="21"/>
        </w:rPr>
      </w:pPr>
    </w:p>
    <w:sectPr w:rsidR="00185DE6" w:rsidRPr="001C608C" w:rsidSect="00C33396">
      <w:pgSz w:w="11900" w:h="16840"/>
      <w:pgMar w:top="1134" w:right="1247" w:bottom="624"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28AAF" w14:textId="77777777" w:rsidR="00747D81" w:rsidRDefault="00747D81" w:rsidP="00A156B9">
      <w:r>
        <w:separator/>
      </w:r>
    </w:p>
  </w:endnote>
  <w:endnote w:type="continuationSeparator" w:id="0">
    <w:p w14:paraId="42BD20CE" w14:textId="77777777" w:rsidR="00747D81" w:rsidRDefault="00747D81"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06502" w14:textId="77777777" w:rsidR="00747D81" w:rsidRDefault="00747D81" w:rsidP="00A156B9">
      <w:r>
        <w:separator/>
      </w:r>
    </w:p>
  </w:footnote>
  <w:footnote w:type="continuationSeparator" w:id="0">
    <w:p w14:paraId="69B33D7B" w14:textId="77777777" w:rsidR="00747D81" w:rsidRDefault="00747D81"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969F8"/>
    <w:multiLevelType w:val="multilevel"/>
    <w:tmpl w:val="1DB8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633678">
    <w:abstractNumId w:val="1"/>
  </w:num>
  <w:num w:numId="2" w16cid:durableId="1398541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14A7"/>
    <w:rsid w:val="00012FE4"/>
    <w:rsid w:val="00022DFD"/>
    <w:rsid w:val="00024605"/>
    <w:rsid w:val="00027649"/>
    <w:rsid w:val="000338F9"/>
    <w:rsid w:val="00037C03"/>
    <w:rsid w:val="000543DA"/>
    <w:rsid w:val="00065399"/>
    <w:rsid w:val="00076A3A"/>
    <w:rsid w:val="00082BFF"/>
    <w:rsid w:val="00083EC3"/>
    <w:rsid w:val="000840F2"/>
    <w:rsid w:val="00095047"/>
    <w:rsid w:val="000A0AF7"/>
    <w:rsid w:val="000A1C9B"/>
    <w:rsid w:val="000B122F"/>
    <w:rsid w:val="000B6CFB"/>
    <w:rsid w:val="000C0DD1"/>
    <w:rsid w:val="000C3240"/>
    <w:rsid w:val="000C3413"/>
    <w:rsid w:val="000C3DCB"/>
    <w:rsid w:val="000D0A72"/>
    <w:rsid w:val="000D0E09"/>
    <w:rsid w:val="000D1B68"/>
    <w:rsid w:val="000D405A"/>
    <w:rsid w:val="000E5917"/>
    <w:rsid w:val="000F2F6E"/>
    <w:rsid w:val="000F7914"/>
    <w:rsid w:val="0010482D"/>
    <w:rsid w:val="001057F0"/>
    <w:rsid w:val="00107BCC"/>
    <w:rsid w:val="00115E43"/>
    <w:rsid w:val="0013433E"/>
    <w:rsid w:val="00141402"/>
    <w:rsid w:val="00142EE6"/>
    <w:rsid w:val="001476D4"/>
    <w:rsid w:val="00150D34"/>
    <w:rsid w:val="001510BD"/>
    <w:rsid w:val="001559FE"/>
    <w:rsid w:val="00172132"/>
    <w:rsid w:val="00174698"/>
    <w:rsid w:val="00174ED8"/>
    <w:rsid w:val="0017795A"/>
    <w:rsid w:val="00180E5A"/>
    <w:rsid w:val="00185DAD"/>
    <w:rsid w:val="00185DE6"/>
    <w:rsid w:val="001874A8"/>
    <w:rsid w:val="00191DA8"/>
    <w:rsid w:val="001941FD"/>
    <w:rsid w:val="0019522B"/>
    <w:rsid w:val="00196A3C"/>
    <w:rsid w:val="001A445B"/>
    <w:rsid w:val="001A5276"/>
    <w:rsid w:val="001A69A5"/>
    <w:rsid w:val="001C0543"/>
    <w:rsid w:val="001C3673"/>
    <w:rsid w:val="001C4B74"/>
    <w:rsid w:val="001C52F6"/>
    <w:rsid w:val="001C608C"/>
    <w:rsid w:val="001D515F"/>
    <w:rsid w:val="001D5F0B"/>
    <w:rsid w:val="001E2FDD"/>
    <w:rsid w:val="001E5A63"/>
    <w:rsid w:val="001E6FC7"/>
    <w:rsid w:val="001F2984"/>
    <w:rsid w:val="001F4542"/>
    <w:rsid w:val="002069A9"/>
    <w:rsid w:val="00207E4F"/>
    <w:rsid w:val="002119E5"/>
    <w:rsid w:val="00232FEE"/>
    <w:rsid w:val="00235669"/>
    <w:rsid w:val="00237042"/>
    <w:rsid w:val="00243233"/>
    <w:rsid w:val="00254660"/>
    <w:rsid w:val="00256C1F"/>
    <w:rsid w:val="002674F7"/>
    <w:rsid w:val="00270057"/>
    <w:rsid w:val="002705EA"/>
    <w:rsid w:val="00272BB6"/>
    <w:rsid w:val="00272CE8"/>
    <w:rsid w:val="00284DD5"/>
    <w:rsid w:val="00284FE4"/>
    <w:rsid w:val="002A2A7F"/>
    <w:rsid w:val="002A3BD1"/>
    <w:rsid w:val="002A6B60"/>
    <w:rsid w:val="002B3A57"/>
    <w:rsid w:val="002B3D3D"/>
    <w:rsid w:val="002B45A1"/>
    <w:rsid w:val="002C43F8"/>
    <w:rsid w:val="002D40FF"/>
    <w:rsid w:val="002E4D7C"/>
    <w:rsid w:val="002F1BA3"/>
    <w:rsid w:val="003009B7"/>
    <w:rsid w:val="003019B3"/>
    <w:rsid w:val="00304A35"/>
    <w:rsid w:val="0031114A"/>
    <w:rsid w:val="003112EA"/>
    <w:rsid w:val="00311C20"/>
    <w:rsid w:val="00317F61"/>
    <w:rsid w:val="00322E6B"/>
    <w:rsid w:val="0032583B"/>
    <w:rsid w:val="00326922"/>
    <w:rsid w:val="00330D0C"/>
    <w:rsid w:val="003328F3"/>
    <w:rsid w:val="00332A38"/>
    <w:rsid w:val="00335075"/>
    <w:rsid w:val="00341B4B"/>
    <w:rsid w:val="00342442"/>
    <w:rsid w:val="00350058"/>
    <w:rsid w:val="003558C7"/>
    <w:rsid w:val="00356BC8"/>
    <w:rsid w:val="0035766A"/>
    <w:rsid w:val="0037615A"/>
    <w:rsid w:val="00376E4C"/>
    <w:rsid w:val="00384A44"/>
    <w:rsid w:val="003872CB"/>
    <w:rsid w:val="003915C6"/>
    <w:rsid w:val="00393104"/>
    <w:rsid w:val="0039653F"/>
    <w:rsid w:val="00396C24"/>
    <w:rsid w:val="003A0D93"/>
    <w:rsid w:val="003B2432"/>
    <w:rsid w:val="003B3BD6"/>
    <w:rsid w:val="003B70E0"/>
    <w:rsid w:val="003C0453"/>
    <w:rsid w:val="003C353A"/>
    <w:rsid w:val="003C387B"/>
    <w:rsid w:val="003D0DA7"/>
    <w:rsid w:val="003E1563"/>
    <w:rsid w:val="003E2CB8"/>
    <w:rsid w:val="003F06A9"/>
    <w:rsid w:val="003F31A1"/>
    <w:rsid w:val="003F4AFE"/>
    <w:rsid w:val="003F7403"/>
    <w:rsid w:val="003F7981"/>
    <w:rsid w:val="00404624"/>
    <w:rsid w:val="004059DE"/>
    <w:rsid w:val="00407537"/>
    <w:rsid w:val="004123E0"/>
    <w:rsid w:val="004170DA"/>
    <w:rsid w:val="00426981"/>
    <w:rsid w:val="0043284B"/>
    <w:rsid w:val="004401F6"/>
    <w:rsid w:val="00444DE6"/>
    <w:rsid w:val="00447354"/>
    <w:rsid w:val="00450CFF"/>
    <w:rsid w:val="00460CE4"/>
    <w:rsid w:val="004708A8"/>
    <w:rsid w:val="00475B0B"/>
    <w:rsid w:val="004863F1"/>
    <w:rsid w:val="00486C09"/>
    <w:rsid w:val="00490EAD"/>
    <w:rsid w:val="0049492C"/>
    <w:rsid w:val="004A1767"/>
    <w:rsid w:val="004A6740"/>
    <w:rsid w:val="004B42B6"/>
    <w:rsid w:val="004B6A1E"/>
    <w:rsid w:val="004C6656"/>
    <w:rsid w:val="004F01A3"/>
    <w:rsid w:val="004F3AD1"/>
    <w:rsid w:val="004F5CE9"/>
    <w:rsid w:val="005017E3"/>
    <w:rsid w:val="0050314E"/>
    <w:rsid w:val="00503D78"/>
    <w:rsid w:val="005134E4"/>
    <w:rsid w:val="00513639"/>
    <w:rsid w:val="0051554A"/>
    <w:rsid w:val="0051624B"/>
    <w:rsid w:val="005176F4"/>
    <w:rsid w:val="00520963"/>
    <w:rsid w:val="00533EB2"/>
    <w:rsid w:val="005405E3"/>
    <w:rsid w:val="00546C02"/>
    <w:rsid w:val="0055275F"/>
    <w:rsid w:val="00557E4E"/>
    <w:rsid w:val="00557FBF"/>
    <w:rsid w:val="00567B7B"/>
    <w:rsid w:val="005747CF"/>
    <w:rsid w:val="00585AB8"/>
    <w:rsid w:val="005A4531"/>
    <w:rsid w:val="005A5A5C"/>
    <w:rsid w:val="005A74C5"/>
    <w:rsid w:val="005A7876"/>
    <w:rsid w:val="005C18A8"/>
    <w:rsid w:val="005C45BA"/>
    <w:rsid w:val="005C5E98"/>
    <w:rsid w:val="005C6CE0"/>
    <w:rsid w:val="005D02EA"/>
    <w:rsid w:val="005D1433"/>
    <w:rsid w:val="005D70C0"/>
    <w:rsid w:val="005F1AFF"/>
    <w:rsid w:val="005F29D5"/>
    <w:rsid w:val="005F4D44"/>
    <w:rsid w:val="00600A69"/>
    <w:rsid w:val="006121D6"/>
    <w:rsid w:val="00612EA1"/>
    <w:rsid w:val="0062163C"/>
    <w:rsid w:val="00623FD8"/>
    <w:rsid w:val="00630B74"/>
    <w:rsid w:val="00633F94"/>
    <w:rsid w:val="006357E1"/>
    <w:rsid w:val="0064311F"/>
    <w:rsid w:val="006441E6"/>
    <w:rsid w:val="00644DB5"/>
    <w:rsid w:val="006629AF"/>
    <w:rsid w:val="00662CAA"/>
    <w:rsid w:val="00664CDC"/>
    <w:rsid w:val="006927BC"/>
    <w:rsid w:val="006957B1"/>
    <w:rsid w:val="006957C8"/>
    <w:rsid w:val="006969BC"/>
    <w:rsid w:val="006A3056"/>
    <w:rsid w:val="006A3BC9"/>
    <w:rsid w:val="006A7E4A"/>
    <w:rsid w:val="006B03B9"/>
    <w:rsid w:val="006B1DF4"/>
    <w:rsid w:val="006B5987"/>
    <w:rsid w:val="006C3E20"/>
    <w:rsid w:val="006D0849"/>
    <w:rsid w:val="006D0DFA"/>
    <w:rsid w:val="006D476D"/>
    <w:rsid w:val="006D6A9F"/>
    <w:rsid w:val="006D7D87"/>
    <w:rsid w:val="006E185B"/>
    <w:rsid w:val="006E2568"/>
    <w:rsid w:val="006F687B"/>
    <w:rsid w:val="00702660"/>
    <w:rsid w:val="007047B9"/>
    <w:rsid w:val="00704815"/>
    <w:rsid w:val="0070532C"/>
    <w:rsid w:val="0070635E"/>
    <w:rsid w:val="0070715F"/>
    <w:rsid w:val="007271B0"/>
    <w:rsid w:val="007307F4"/>
    <w:rsid w:val="00730C18"/>
    <w:rsid w:val="00731BE6"/>
    <w:rsid w:val="00733A10"/>
    <w:rsid w:val="00733A47"/>
    <w:rsid w:val="007402A8"/>
    <w:rsid w:val="00747D81"/>
    <w:rsid w:val="00755109"/>
    <w:rsid w:val="00762199"/>
    <w:rsid w:val="0076389E"/>
    <w:rsid w:val="0077397C"/>
    <w:rsid w:val="007830D3"/>
    <w:rsid w:val="0078695D"/>
    <w:rsid w:val="0078787F"/>
    <w:rsid w:val="007950E2"/>
    <w:rsid w:val="00797D39"/>
    <w:rsid w:val="007B0AD2"/>
    <w:rsid w:val="007B3BD0"/>
    <w:rsid w:val="007B56AB"/>
    <w:rsid w:val="007C1ACC"/>
    <w:rsid w:val="007C24A1"/>
    <w:rsid w:val="007C4B13"/>
    <w:rsid w:val="007C725D"/>
    <w:rsid w:val="007E3211"/>
    <w:rsid w:val="007E7B54"/>
    <w:rsid w:val="007F7B63"/>
    <w:rsid w:val="00805C68"/>
    <w:rsid w:val="00807FA6"/>
    <w:rsid w:val="00812A30"/>
    <w:rsid w:val="008148EE"/>
    <w:rsid w:val="0081773B"/>
    <w:rsid w:val="00832E8C"/>
    <w:rsid w:val="00836AC0"/>
    <w:rsid w:val="00844B4C"/>
    <w:rsid w:val="0085060E"/>
    <w:rsid w:val="008512DD"/>
    <w:rsid w:val="00852DD9"/>
    <w:rsid w:val="008538F3"/>
    <w:rsid w:val="008555CB"/>
    <w:rsid w:val="00856AAF"/>
    <w:rsid w:val="00861445"/>
    <w:rsid w:val="00864B5A"/>
    <w:rsid w:val="008674F1"/>
    <w:rsid w:val="00870C21"/>
    <w:rsid w:val="00873497"/>
    <w:rsid w:val="0087717E"/>
    <w:rsid w:val="008859DF"/>
    <w:rsid w:val="00894D21"/>
    <w:rsid w:val="00895CE2"/>
    <w:rsid w:val="008B1EF4"/>
    <w:rsid w:val="008B2933"/>
    <w:rsid w:val="008B4CA7"/>
    <w:rsid w:val="008B63AD"/>
    <w:rsid w:val="008C77FC"/>
    <w:rsid w:val="008D1619"/>
    <w:rsid w:val="008D5621"/>
    <w:rsid w:val="008D58B1"/>
    <w:rsid w:val="008D6A80"/>
    <w:rsid w:val="008D72CA"/>
    <w:rsid w:val="008E2DDB"/>
    <w:rsid w:val="008E6FC8"/>
    <w:rsid w:val="008F053E"/>
    <w:rsid w:val="008F599F"/>
    <w:rsid w:val="008F775F"/>
    <w:rsid w:val="008F7948"/>
    <w:rsid w:val="0090060B"/>
    <w:rsid w:val="00901B3E"/>
    <w:rsid w:val="00905432"/>
    <w:rsid w:val="00907D52"/>
    <w:rsid w:val="0091080E"/>
    <w:rsid w:val="0091194E"/>
    <w:rsid w:val="009205C7"/>
    <w:rsid w:val="00921430"/>
    <w:rsid w:val="009418B1"/>
    <w:rsid w:val="00943283"/>
    <w:rsid w:val="00945895"/>
    <w:rsid w:val="00945D6B"/>
    <w:rsid w:val="00955BE9"/>
    <w:rsid w:val="00956113"/>
    <w:rsid w:val="00957207"/>
    <w:rsid w:val="00957EE6"/>
    <w:rsid w:val="009663BA"/>
    <w:rsid w:val="009678FF"/>
    <w:rsid w:val="00971D8A"/>
    <w:rsid w:val="00971FA4"/>
    <w:rsid w:val="0097567A"/>
    <w:rsid w:val="00980EAC"/>
    <w:rsid w:val="009811FD"/>
    <w:rsid w:val="00986A31"/>
    <w:rsid w:val="00986B87"/>
    <w:rsid w:val="009920EB"/>
    <w:rsid w:val="00992478"/>
    <w:rsid w:val="00993A60"/>
    <w:rsid w:val="009948D5"/>
    <w:rsid w:val="009A3A85"/>
    <w:rsid w:val="009A3D23"/>
    <w:rsid w:val="009A48E4"/>
    <w:rsid w:val="009B752F"/>
    <w:rsid w:val="009C1166"/>
    <w:rsid w:val="009D4671"/>
    <w:rsid w:val="009D70AF"/>
    <w:rsid w:val="009F011E"/>
    <w:rsid w:val="009F25F4"/>
    <w:rsid w:val="009F2E7C"/>
    <w:rsid w:val="009F47B4"/>
    <w:rsid w:val="009F50E5"/>
    <w:rsid w:val="009F65BE"/>
    <w:rsid w:val="009F7367"/>
    <w:rsid w:val="00A0120B"/>
    <w:rsid w:val="00A05249"/>
    <w:rsid w:val="00A12B8C"/>
    <w:rsid w:val="00A13074"/>
    <w:rsid w:val="00A13844"/>
    <w:rsid w:val="00A156B9"/>
    <w:rsid w:val="00A20557"/>
    <w:rsid w:val="00A21428"/>
    <w:rsid w:val="00A3280A"/>
    <w:rsid w:val="00A329F1"/>
    <w:rsid w:val="00A3725F"/>
    <w:rsid w:val="00A4097B"/>
    <w:rsid w:val="00A4283A"/>
    <w:rsid w:val="00A432D5"/>
    <w:rsid w:val="00A4525B"/>
    <w:rsid w:val="00A63A5F"/>
    <w:rsid w:val="00A64706"/>
    <w:rsid w:val="00A7013C"/>
    <w:rsid w:val="00A7070D"/>
    <w:rsid w:val="00A722B4"/>
    <w:rsid w:val="00A741C9"/>
    <w:rsid w:val="00A77B2E"/>
    <w:rsid w:val="00A818FF"/>
    <w:rsid w:val="00A9404A"/>
    <w:rsid w:val="00A96959"/>
    <w:rsid w:val="00A97FC1"/>
    <w:rsid w:val="00AA74EF"/>
    <w:rsid w:val="00AA7FE9"/>
    <w:rsid w:val="00AB2B63"/>
    <w:rsid w:val="00AB60F7"/>
    <w:rsid w:val="00AC4E2A"/>
    <w:rsid w:val="00AC76C6"/>
    <w:rsid w:val="00AD752F"/>
    <w:rsid w:val="00AE0BB1"/>
    <w:rsid w:val="00AE56F8"/>
    <w:rsid w:val="00B005BA"/>
    <w:rsid w:val="00B0298E"/>
    <w:rsid w:val="00B05ABA"/>
    <w:rsid w:val="00B07118"/>
    <w:rsid w:val="00B074D7"/>
    <w:rsid w:val="00B17C85"/>
    <w:rsid w:val="00B20EC3"/>
    <w:rsid w:val="00B27710"/>
    <w:rsid w:val="00B3264E"/>
    <w:rsid w:val="00B443A0"/>
    <w:rsid w:val="00B671DC"/>
    <w:rsid w:val="00B70D85"/>
    <w:rsid w:val="00B724D6"/>
    <w:rsid w:val="00B72584"/>
    <w:rsid w:val="00B7517D"/>
    <w:rsid w:val="00B800E6"/>
    <w:rsid w:val="00B804AF"/>
    <w:rsid w:val="00B81DFB"/>
    <w:rsid w:val="00B843C4"/>
    <w:rsid w:val="00B87BB7"/>
    <w:rsid w:val="00B9042E"/>
    <w:rsid w:val="00B9797B"/>
    <w:rsid w:val="00BB0571"/>
    <w:rsid w:val="00BB13FF"/>
    <w:rsid w:val="00BB4583"/>
    <w:rsid w:val="00BB72FF"/>
    <w:rsid w:val="00BC0284"/>
    <w:rsid w:val="00BC1B37"/>
    <w:rsid w:val="00BC6398"/>
    <w:rsid w:val="00BD139A"/>
    <w:rsid w:val="00BD153F"/>
    <w:rsid w:val="00BF29F4"/>
    <w:rsid w:val="00BF418F"/>
    <w:rsid w:val="00BF708A"/>
    <w:rsid w:val="00C02E0D"/>
    <w:rsid w:val="00C10FCC"/>
    <w:rsid w:val="00C16765"/>
    <w:rsid w:val="00C21F28"/>
    <w:rsid w:val="00C247DD"/>
    <w:rsid w:val="00C24C25"/>
    <w:rsid w:val="00C32E6D"/>
    <w:rsid w:val="00C33396"/>
    <w:rsid w:val="00C349EF"/>
    <w:rsid w:val="00C35C1C"/>
    <w:rsid w:val="00C4564A"/>
    <w:rsid w:val="00C4601B"/>
    <w:rsid w:val="00C61748"/>
    <w:rsid w:val="00C704EF"/>
    <w:rsid w:val="00C829CE"/>
    <w:rsid w:val="00C83C5C"/>
    <w:rsid w:val="00C846D6"/>
    <w:rsid w:val="00C95952"/>
    <w:rsid w:val="00CA6FE3"/>
    <w:rsid w:val="00CB0FFC"/>
    <w:rsid w:val="00CB1380"/>
    <w:rsid w:val="00CB2A1E"/>
    <w:rsid w:val="00CB711F"/>
    <w:rsid w:val="00CC5ADE"/>
    <w:rsid w:val="00CD0E6D"/>
    <w:rsid w:val="00CD4997"/>
    <w:rsid w:val="00CE1343"/>
    <w:rsid w:val="00CE1FCE"/>
    <w:rsid w:val="00CE44A9"/>
    <w:rsid w:val="00D00BFB"/>
    <w:rsid w:val="00D1176E"/>
    <w:rsid w:val="00D12D2D"/>
    <w:rsid w:val="00D12D4E"/>
    <w:rsid w:val="00D15FA0"/>
    <w:rsid w:val="00D173E4"/>
    <w:rsid w:val="00D2510F"/>
    <w:rsid w:val="00D54045"/>
    <w:rsid w:val="00D628B3"/>
    <w:rsid w:val="00D6432A"/>
    <w:rsid w:val="00D648FF"/>
    <w:rsid w:val="00D64CB6"/>
    <w:rsid w:val="00D67CF2"/>
    <w:rsid w:val="00D71263"/>
    <w:rsid w:val="00D7611F"/>
    <w:rsid w:val="00D81BEC"/>
    <w:rsid w:val="00D871A1"/>
    <w:rsid w:val="00D90FD2"/>
    <w:rsid w:val="00D91F62"/>
    <w:rsid w:val="00DA27C4"/>
    <w:rsid w:val="00DB0C9E"/>
    <w:rsid w:val="00DB3171"/>
    <w:rsid w:val="00DC0E8A"/>
    <w:rsid w:val="00DD163C"/>
    <w:rsid w:val="00DD265C"/>
    <w:rsid w:val="00DD65E0"/>
    <w:rsid w:val="00DE3989"/>
    <w:rsid w:val="00DE65D3"/>
    <w:rsid w:val="00DF2508"/>
    <w:rsid w:val="00DF3995"/>
    <w:rsid w:val="00E01186"/>
    <w:rsid w:val="00E01910"/>
    <w:rsid w:val="00E0532F"/>
    <w:rsid w:val="00E1506A"/>
    <w:rsid w:val="00E200DD"/>
    <w:rsid w:val="00E25610"/>
    <w:rsid w:val="00E25A90"/>
    <w:rsid w:val="00E32108"/>
    <w:rsid w:val="00E3243A"/>
    <w:rsid w:val="00E36159"/>
    <w:rsid w:val="00E52C6A"/>
    <w:rsid w:val="00E53A0B"/>
    <w:rsid w:val="00E53DAB"/>
    <w:rsid w:val="00E56B72"/>
    <w:rsid w:val="00E63588"/>
    <w:rsid w:val="00E73090"/>
    <w:rsid w:val="00E77C66"/>
    <w:rsid w:val="00E80C26"/>
    <w:rsid w:val="00E80DA1"/>
    <w:rsid w:val="00E825FF"/>
    <w:rsid w:val="00E84036"/>
    <w:rsid w:val="00EA012E"/>
    <w:rsid w:val="00EA6931"/>
    <w:rsid w:val="00EB0A90"/>
    <w:rsid w:val="00EB11AB"/>
    <w:rsid w:val="00EB41FA"/>
    <w:rsid w:val="00EB6E52"/>
    <w:rsid w:val="00EB7B50"/>
    <w:rsid w:val="00EC6C77"/>
    <w:rsid w:val="00EC7096"/>
    <w:rsid w:val="00ED3EF0"/>
    <w:rsid w:val="00ED5EB8"/>
    <w:rsid w:val="00EE44B0"/>
    <w:rsid w:val="00EE57C8"/>
    <w:rsid w:val="00EE749F"/>
    <w:rsid w:val="00EF04EE"/>
    <w:rsid w:val="00EF335C"/>
    <w:rsid w:val="00EF3548"/>
    <w:rsid w:val="00EF5888"/>
    <w:rsid w:val="00F04F9D"/>
    <w:rsid w:val="00F06D19"/>
    <w:rsid w:val="00F0742B"/>
    <w:rsid w:val="00F0754A"/>
    <w:rsid w:val="00F17E63"/>
    <w:rsid w:val="00F24624"/>
    <w:rsid w:val="00F3028F"/>
    <w:rsid w:val="00F31C1E"/>
    <w:rsid w:val="00F32BA5"/>
    <w:rsid w:val="00F40192"/>
    <w:rsid w:val="00F44847"/>
    <w:rsid w:val="00F51D4C"/>
    <w:rsid w:val="00F7199D"/>
    <w:rsid w:val="00F7476C"/>
    <w:rsid w:val="00F76F26"/>
    <w:rsid w:val="00F833C9"/>
    <w:rsid w:val="00F87AAF"/>
    <w:rsid w:val="00F91709"/>
    <w:rsid w:val="00F9522D"/>
    <w:rsid w:val="00F963F9"/>
    <w:rsid w:val="00F96FEA"/>
    <w:rsid w:val="00FA05F2"/>
    <w:rsid w:val="00FA5758"/>
    <w:rsid w:val="00FA6D7F"/>
    <w:rsid w:val="00FA7C7A"/>
    <w:rsid w:val="00FB28BC"/>
    <w:rsid w:val="00FB2B88"/>
    <w:rsid w:val="00FB767C"/>
    <w:rsid w:val="00FC546D"/>
    <w:rsid w:val="00FD0CAE"/>
    <w:rsid w:val="00FD1D59"/>
    <w:rsid w:val="00FE37C1"/>
    <w:rsid w:val="00FE3DBB"/>
    <w:rsid w:val="00FE5227"/>
    <w:rsid w:val="00FF168B"/>
    <w:rsid w:val="00FF27C8"/>
    <w:rsid w:val="00FF548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65399"/>
  </w:style>
  <w:style w:type="paragraph" w:styleId="berschrift1">
    <w:name w:val="heading 1"/>
    <w:basedOn w:val="Standard"/>
    <w:next w:val="Standard"/>
    <w:link w:val="berschrift1Zchn"/>
    <w:uiPriority w:val="9"/>
    <w:qFormat/>
    <w:rsid w:val="006A3BC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335075"/>
    <w:pPr>
      <w:keepNext/>
      <w:keepLines/>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semiHidden/>
    <w:unhideWhenUsed/>
    <w:qFormat/>
    <w:rsid w:val="0033507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customStyle="1" w:styleId="Text">
    <w:name w:val="Text"/>
    <w:rsid w:val="009F011E"/>
    <w:pPr>
      <w:pBdr>
        <w:top w:val="nil"/>
        <w:left w:val="nil"/>
        <w:bottom w:val="nil"/>
        <w:right w:val="nil"/>
        <w:between w:val="nil"/>
        <w:bar w:val="nil"/>
      </w:pBdr>
      <w:spacing w:after="160" w:line="259" w:lineRule="auto"/>
    </w:pPr>
    <w:rPr>
      <w:rFonts w:ascii="Calibri" w:eastAsia="Arial Unicode MS" w:hAnsi="Calibri" w:cs="Arial Unicode MS"/>
      <w:color w:val="000000"/>
      <w:sz w:val="22"/>
      <w:szCs w:val="22"/>
      <w:u w:color="000000"/>
      <w:bdr w:val="nil"/>
      <w:lang w:eastAsia="de-DE"/>
      <w14:textOutline w14:w="0" w14:cap="flat" w14:cmpd="sng" w14:algn="ctr">
        <w14:noFill/>
        <w14:prstDash w14:val="solid"/>
        <w14:bevel/>
      </w14:textOutline>
    </w:rPr>
  </w:style>
  <w:style w:type="paragraph" w:styleId="berarbeitung">
    <w:name w:val="Revision"/>
    <w:hidden/>
    <w:uiPriority w:val="99"/>
    <w:semiHidden/>
    <w:rsid w:val="001A445B"/>
  </w:style>
  <w:style w:type="character" w:customStyle="1" w:styleId="s2">
    <w:name w:val="s2"/>
    <w:basedOn w:val="Absatz-Standardschriftart"/>
    <w:rsid w:val="001D5F0B"/>
  </w:style>
  <w:style w:type="character" w:customStyle="1" w:styleId="apple-converted-space">
    <w:name w:val="apple-converted-space"/>
    <w:basedOn w:val="Absatz-Standardschriftart"/>
    <w:rsid w:val="001D5F0B"/>
  </w:style>
  <w:style w:type="character" w:styleId="Fett">
    <w:name w:val="Strong"/>
    <w:basedOn w:val="Absatz-Standardschriftart"/>
    <w:uiPriority w:val="22"/>
    <w:qFormat/>
    <w:rsid w:val="008D1619"/>
    <w:rPr>
      <w:b/>
      <w:bCs/>
    </w:rPr>
  </w:style>
  <w:style w:type="character" w:customStyle="1" w:styleId="berschrift1Zchn">
    <w:name w:val="Überschrift 1 Zchn"/>
    <w:basedOn w:val="Absatz-Standardschriftart"/>
    <w:link w:val="berschrift1"/>
    <w:uiPriority w:val="9"/>
    <w:rsid w:val="006A3BC9"/>
    <w:rPr>
      <w:rFonts w:asciiTheme="majorHAnsi" w:eastAsiaTheme="majorEastAsia" w:hAnsiTheme="majorHAnsi" w:cstheme="majorBidi"/>
      <w:color w:val="2F5496" w:themeColor="accent1" w:themeShade="BF"/>
      <w:sz w:val="32"/>
      <w:szCs w:val="32"/>
    </w:rPr>
  </w:style>
  <w:style w:type="paragraph" w:customStyle="1" w:styleId="p1">
    <w:name w:val="p1"/>
    <w:basedOn w:val="Standard"/>
    <w:rsid w:val="00905432"/>
    <w:rPr>
      <w:rFonts w:ascii="Helvetica" w:eastAsia="Times New Roman" w:hAnsi="Helvetica" w:cs="Times New Roman"/>
      <w:color w:val="FFFFFF"/>
      <w:sz w:val="14"/>
      <w:szCs w:val="14"/>
      <w:lang w:eastAsia="en-GB"/>
    </w:rPr>
  </w:style>
  <w:style w:type="character" w:customStyle="1" w:styleId="berschrift3Zchn">
    <w:name w:val="Überschrift 3 Zchn"/>
    <w:basedOn w:val="Absatz-Standardschriftart"/>
    <w:link w:val="berschrift3"/>
    <w:uiPriority w:val="9"/>
    <w:semiHidden/>
    <w:rsid w:val="00335075"/>
    <w:rPr>
      <w:rFonts w:asciiTheme="majorHAnsi" w:eastAsiaTheme="majorEastAsia" w:hAnsiTheme="majorHAnsi" w:cstheme="majorBidi"/>
      <w:color w:val="1F3763" w:themeColor="accent1" w:themeShade="7F"/>
    </w:rPr>
  </w:style>
  <w:style w:type="character" w:customStyle="1" w:styleId="h3">
    <w:name w:val="h3"/>
    <w:basedOn w:val="Absatz-Standardschriftart"/>
    <w:rsid w:val="00335075"/>
  </w:style>
  <w:style w:type="character" w:customStyle="1" w:styleId="berschrift4Zchn">
    <w:name w:val="Überschrift 4 Zchn"/>
    <w:basedOn w:val="Absatz-Standardschriftart"/>
    <w:link w:val="berschrift4"/>
    <w:uiPriority w:val="9"/>
    <w:semiHidden/>
    <w:rsid w:val="00335075"/>
    <w:rPr>
      <w:rFonts w:asciiTheme="majorHAnsi" w:eastAsiaTheme="majorEastAsia" w:hAnsiTheme="majorHAnsi" w:cstheme="majorBidi"/>
      <w:i/>
      <w:iCs/>
      <w:color w:val="2F5496" w:themeColor="accent1" w:themeShade="BF"/>
    </w:rPr>
  </w:style>
  <w:style w:type="character" w:customStyle="1" w:styleId="text-grad">
    <w:name w:val="text-grad"/>
    <w:basedOn w:val="Absatz-Standardschriftart"/>
    <w:rsid w:val="00335075"/>
  </w:style>
  <w:style w:type="paragraph" w:customStyle="1" w:styleId="h4">
    <w:name w:val="h4"/>
    <w:basedOn w:val="Standard"/>
    <w:rsid w:val="00335075"/>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869537">
      <w:bodyDiv w:val="1"/>
      <w:marLeft w:val="0"/>
      <w:marRight w:val="0"/>
      <w:marTop w:val="0"/>
      <w:marBottom w:val="0"/>
      <w:divBdr>
        <w:top w:val="none" w:sz="0" w:space="0" w:color="auto"/>
        <w:left w:val="none" w:sz="0" w:space="0" w:color="auto"/>
        <w:bottom w:val="none" w:sz="0" w:space="0" w:color="auto"/>
        <w:right w:val="none" w:sz="0" w:space="0" w:color="auto"/>
      </w:divBdr>
    </w:div>
    <w:div w:id="86971274">
      <w:bodyDiv w:val="1"/>
      <w:marLeft w:val="0"/>
      <w:marRight w:val="0"/>
      <w:marTop w:val="0"/>
      <w:marBottom w:val="0"/>
      <w:divBdr>
        <w:top w:val="none" w:sz="0" w:space="0" w:color="auto"/>
        <w:left w:val="none" w:sz="0" w:space="0" w:color="auto"/>
        <w:bottom w:val="none" w:sz="0" w:space="0" w:color="auto"/>
        <w:right w:val="none" w:sz="0" w:space="0" w:color="auto"/>
      </w:divBdr>
    </w:div>
    <w:div w:id="114523694">
      <w:bodyDiv w:val="1"/>
      <w:marLeft w:val="0"/>
      <w:marRight w:val="0"/>
      <w:marTop w:val="0"/>
      <w:marBottom w:val="0"/>
      <w:divBdr>
        <w:top w:val="none" w:sz="0" w:space="0" w:color="auto"/>
        <w:left w:val="none" w:sz="0" w:space="0" w:color="auto"/>
        <w:bottom w:val="none" w:sz="0" w:space="0" w:color="auto"/>
        <w:right w:val="none" w:sz="0" w:space="0" w:color="auto"/>
      </w:divBdr>
    </w:div>
    <w:div w:id="116875512">
      <w:bodyDiv w:val="1"/>
      <w:marLeft w:val="0"/>
      <w:marRight w:val="0"/>
      <w:marTop w:val="0"/>
      <w:marBottom w:val="0"/>
      <w:divBdr>
        <w:top w:val="none" w:sz="0" w:space="0" w:color="auto"/>
        <w:left w:val="none" w:sz="0" w:space="0" w:color="auto"/>
        <w:bottom w:val="none" w:sz="0" w:space="0" w:color="auto"/>
        <w:right w:val="none" w:sz="0" w:space="0" w:color="auto"/>
      </w:divBdr>
    </w:div>
    <w:div w:id="153911198">
      <w:bodyDiv w:val="1"/>
      <w:marLeft w:val="0"/>
      <w:marRight w:val="0"/>
      <w:marTop w:val="0"/>
      <w:marBottom w:val="0"/>
      <w:divBdr>
        <w:top w:val="none" w:sz="0" w:space="0" w:color="auto"/>
        <w:left w:val="none" w:sz="0" w:space="0" w:color="auto"/>
        <w:bottom w:val="none" w:sz="0" w:space="0" w:color="auto"/>
        <w:right w:val="none" w:sz="0" w:space="0" w:color="auto"/>
      </w:divBdr>
    </w:div>
    <w:div w:id="170461230">
      <w:bodyDiv w:val="1"/>
      <w:marLeft w:val="0"/>
      <w:marRight w:val="0"/>
      <w:marTop w:val="0"/>
      <w:marBottom w:val="0"/>
      <w:divBdr>
        <w:top w:val="none" w:sz="0" w:space="0" w:color="auto"/>
        <w:left w:val="none" w:sz="0" w:space="0" w:color="auto"/>
        <w:bottom w:val="none" w:sz="0" w:space="0" w:color="auto"/>
        <w:right w:val="none" w:sz="0" w:space="0" w:color="auto"/>
      </w:divBdr>
    </w:div>
    <w:div w:id="255989770">
      <w:bodyDiv w:val="1"/>
      <w:marLeft w:val="0"/>
      <w:marRight w:val="0"/>
      <w:marTop w:val="0"/>
      <w:marBottom w:val="0"/>
      <w:divBdr>
        <w:top w:val="none" w:sz="0" w:space="0" w:color="auto"/>
        <w:left w:val="none" w:sz="0" w:space="0" w:color="auto"/>
        <w:bottom w:val="none" w:sz="0" w:space="0" w:color="auto"/>
        <w:right w:val="none" w:sz="0" w:space="0" w:color="auto"/>
      </w:divBdr>
    </w:div>
    <w:div w:id="258221892">
      <w:bodyDiv w:val="1"/>
      <w:marLeft w:val="0"/>
      <w:marRight w:val="0"/>
      <w:marTop w:val="0"/>
      <w:marBottom w:val="0"/>
      <w:divBdr>
        <w:top w:val="none" w:sz="0" w:space="0" w:color="auto"/>
        <w:left w:val="none" w:sz="0" w:space="0" w:color="auto"/>
        <w:bottom w:val="none" w:sz="0" w:space="0" w:color="auto"/>
        <w:right w:val="none" w:sz="0" w:space="0" w:color="auto"/>
      </w:divBdr>
    </w:div>
    <w:div w:id="258828410">
      <w:bodyDiv w:val="1"/>
      <w:marLeft w:val="0"/>
      <w:marRight w:val="0"/>
      <w:marTop w:val="0"/>
      <w:marBottom w:val="0"/>
      <w:divBdr>
        <w:top w:val="none" w:sz="0" w:space="0" w:color="auto"/>
        <w:left w:val="none" w:sz="0" w:space="0" w:color="auto"/>
        <w:bottom w:val="none" w:sz="0" w:space="0" w:color="auto"/>
        <w:right w:val="none" w:sz="0" w:space="0" w:color="auto"/>
      </w:divBdr>
    </w:div>
    <w:div w:id="266423386">
      <w:bodyDiv w:val="1"/>
      <w:marLeft w:val="0"/>
      <w:marRight w:val="0"/>
      <w:marTop w:val="0"/>
      <w:marBottom w:val="0"/>
      <w:divBdr>
        <w:top w:val="none" w:sz="0" w:space="0" w:color="auto"/>
        <w:left w:val="none" w:sz="0" w:space="0" w:color="auto"/>
        <w:bottom w:val="none" w:sz="0" w:space="0" w:color="auto"/>
        <w:right w:val="none" w:sz="0" w:space="0" w:color="auto"/>
      </w:divBdr>
    </w:div>
    <w:div w:id="366639689">
      <w:bodyDiv w:val="1"/>
      <w:marLeft w:val="0"/>
      <w:marRight w:val="0"/>
      <w:marTop w:val="0"/>
      <w:marBottom w:val="0"/>
      <w:divBdr>
        <w:top w:val="none" w:sz="0" w:space="0" w:color="auto"/>
        <w:left w:val="none" w:sz="0" w:space="0" w:color="auto"/>
        <w:bottom w:val="none" w:sz="0" w:space="0" w:color="auto"/>
        <w:right w:val="none" w:sz="0" w:space="0" w:color="auto"/>
      </w:divBdr>
    </w:div>
    <w:div w:id="397359689">
      <w:bodyDiv w:val="1"/>
      <w:marLeft w:val="0"/>
      <w:marRight w:val="0"/>
      <w:marTop w:val="0"/>
      <w:marBottom w:val="0"/>
      <w:divBdr>
        <w:top w:val="none" w:sz="0" w:space="0" w:color="auto"/>
        <w:left w:val="none" w:sz="0" w:space="0" w:color="auto"/>
        <w:bottom w:val="none" w:sz="0" w:space="0" w:color="auto"/>
        <w:right w:val="none" w:sz="0" w:space="0" w:color="auto"/>
      </w:divBdr>
    </w:div>
    <w:div w:id="398476776">
      <w:bodyDiv w:val="1"/>
      <w:marLeft w:val="0"/>
      <w:marRight w:val="0"/>
      <w:marTop w:val="0"/>
      <w:marBottom w:val="0"/>
      <w:divBdr>
        <w:top w:val="none" w:sz="0" w:space="0" w:color="auto"/>
        <w:left w:val="none" w:sz="0" w:space="0" w:color="auto"/>
        <w:bottom w:val="none" w:sz="0" w:space="0" w:color="auto"/>
        <w:right w:val="none" w:sz="0" w:space="0" w:color="auto"/>
      </w:divBdr>
    </w:div>
    <w:div w:id="421726429">
      <w:bodyDiv w:val="1"/>
      <w:marLeft w:val="0"/>
      <w:marRight w:val="0"/>
      <w:marTop w:val="0"/>
      <w:marBottom w:val="0"/>
      <w:divBdr>
        <w:top w:val="none" w:sz="0" w:space="0" w:color="auto"/>
        <w:left w:val="none" w:sz="0" w:space="0" w:color="auto"/>
        <w:bottom w:val="none" w:sz="0" w:space="0" w:color="auto"/>
        <w:right w:val="none" w:sz="0" w:space="0" w:color="auto"/>
      </w:divBdr>
      <w:divsChild>
        <w:div w:id="1462652180">
          <w:marLeft w:val="0"/>
          <w:marRight w:val="0"/>
          <w:marTop w:val="0"/>
          <w:marBottom w:val="0"/>
          <w:divBdr>
            <w:top w:val="none" w:sz="0" w:space="0" w:color="auto"/>
            <w:left w:val="none" w:sz="0" w:space="0" w:color="auto"/>
            <w:bottom w:val="none" w:sz="0" w:space="0" w:color="auto"/>
            <w:right w:val="none" w:sz="0" w:space="0" w:color="auto"/>
          </w:divBdr>
          <w:divsChild>
            <w:div w:id="1682052493">
              <w:marLeft w:val="0"/>
              <w:marRight w:val="0"/>
              <w:marTop w:val="0"/>
              <w:marBottom w:val="0"/>
              <w:divBdr>
                <w:top w:val="none" w:sz="0" w:space="0" w:color="auto"/>
                <w:left w:val="none" w:sz="0" w:space="0" w:color="auto"/>
                <w:bottom w:val="none" w:sz="0" w:space="0" w:color="auto"/>
                <w:right w:val="none" w:sz="0" w:space="0" w:color="auto"/>
              </w:divBdr>
              <w:divsChild>
                <w:div w:id="2120105687">
                  <w:marLeft w:val="0"/>
                  <w:marRight w:val="0"/>
                  <w:marTop w:val="0"/>
                  <w:marBottom w:val="0"/>
                  <w:divBdr>
                    <w:top w:val="none" w:sz="0" w:space="0" w:color="auto"/>
                    <w:left w:val="none" w:sz="0" w:space="0" w:color="auto"/>
                    <w:bottom w:val="none" w:sz="0" w:space="0" w:color="auto"/>
                    <w:right w:val="none" w:sz="0" w:space="0" w:color="auto"/>
                  </w:divBdr>
                  <w:divsChild>
                    <w:div w:id="760419776">
                      <w:marLeft w:val="0"/>
                      <w:marRight w:val="0"/>
                      <w:marTop w:val="0"/>
                      <w:marBottom w:val="0"/>
                      <w:divBdr>
                        <w:top w:val="none" w:sz="0" w:space="0" w:color="auto"/>
                        <w:left w:val="none" w:sz="0" w:space="0" w:color="auto"/>
                        <w:bottom w:val="none" w:sz="0" w:space="0" w:color="auto"/>
                        <w:right w:val="none" w:sz="0" w:space="0" w:color="auto"/>
                      </w:divBdr>
                      <w:divsChild>
                        <w:div w:id="2041397287">
                          <w:marLeft w:val="0"/>
                          <w:marRight w:val="0"/>
                          <w:marTop w:val="0"/>
                          <w:marBottom w:val="0"/>
                          <w:divBdr>
                            <w:top w:val="none" w:sz="0" w:space="0" w:color="auto"/>
                            <w:left w:val="none" w:sz="0" w:space="0" w:color="auto"/>
                            <w:bottom w:val="none" w:sz="0" w:space="0" w:color="auto"/>
                            <w:right w:val="none" w:sz="0" w:space="0" w:color="auto"/>
                          </w:divBdr>
                          <w:divsChild>
                            <w:div w:id="1077092224">
                              <w:marLeft w:val="0"/>
                              <w:marRight w:val="0"/>
                              <w:marTop w:val="0"/>
                              <w:marBottom w:val="0"/>
                              <w:divBdr>
                                <w:top w:val="none" w:sz="0" w:space="0" w:color="auto"/>
                                <w:left w:val="none" w:sz="0" w:space="0" w:color="auto"/>
                                <w:bottom w:val="none" w:sz="0" w:space="0" w:color="auto"/>
                                <w:right w:val="none" w:sz="0" w:space="0" w:color="auto"/>
                              </w:divBdr>
                              <w:divsChild>
                                <w:div w:id="786389203">
                                  <w:marLeft w:val="0"/>
                                  <w:marRight w:val="0"/>
                                  <w:marTop w:val="0"/>
                                  <w:marBottom w:val="0"/>
                                  <w:divBdr>
                                    <w:top w:val="none" w:sz="0" w:space="0" w:color="auto"/>
                                    <w:left w:val="none" w:sz="0" w:space="0" w:color="auto"/>
                                    <w:bottom w:val="none" w:sz="0" w:space="0" w:color="auto"/>
                                    <w:right w:val="none" w:sz="0" w:space="0" w:color="auto"/>
                                  </w:divBdr>
                                  <w:divsChild>
                                    <w:div w:id="762141213">
                                      <w:marLeft w:val="0"/>
                                      <w:marRight w:val="0"/>
                                      <w:marTop w:val="0"/>
                                      <w:marBottom w:val="0"/>
                                      <w:divBdr>
                                        <w:top w:val="none" w:sz="0" w:space="0" w:color="auto"/>
                                        <w:left w:val="none" w:sz="0" w:space="0" w:color="auto"/>
                                        <w:bottom w:val="none" w:sz="0" w:space="0" w:color="auto"/>
                                        <w:right w:val="none" w:sz="0" w:space="0" w:color="auto"/>
                                      </w:divBdr>
                                      <w:divsChild>
                                        <w:div w:id="17578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592833">
      <w:bodyDiv w:val="1"/>
      <w:marLeft w:val="0"/>
      <w:marRight w:val="0"/>
      <w:marTop w:val="0"/>
      <w:marBottom w:val="0"/>
      <w:divBdr>
        <w:top w:val="none" w:sz="0" w:space="0" w:color="auto"/>
        <w:left w:val="none" w:sz="0" w:space="0" w:color="auto"/>
        <w:bottom w:val="none" w:sz="0" w:space="0" w:color="auto"/>
        <w:right w:val="none" w:sz="0" w:space="0" w:color="auto"/>
      </w:divBdr>
    </w:div>
    <w:div w:id="565149403">
      <w:bodyDiv w:val="1"/>
      <w:marLeft w:val="0"/>
      <w:marRight w:val="0"/>
      <w:marTop w:val="0"/>
      <w:marBottom w:val="0"/>
      <w:divBdr>
        <w:top w:val="none" w:sz="0" w:space="0" w:color="auto"/>
        <w:left w:val="none" w:sz="0" w:space="0" w:color="auto"/>
        <w:bottom w:val="none" w:sz="0" w:space="0" w:color="auto"/>
        <w:right w:val="none" w:sz="0" w:space="0" w:color="auto"/>
      </w:divBdr>
    </w:div>
    <w:div w:id="653342132">
      <w:bodyDiv w:val="1"/>
      <w:marLeft w:val="0"/>
      <w:marRight w:val="0"/>
      <w:marTop w:val="0"/>
      <w:marBottom w:val="0"/>
      <w:divBdr>
        <w:top w:val="none" w:sz="0" w:space="0" w:color="auto"/>
        <w:left w:val="none" w:sz="0" w:space="0" w:color="auto"/>
        <w:bottom w:val="none" w:sz="0" w:space="0" w:color="auto"/>
        <w:right w:val="none" w:sz="0" w:space="0" w:color="auto"/>
      </w:divBdr>
    </w:div>
    <w:div w:id="670565549">
      <w:bodyDiv w:val="1"/>
      <w:marLeft w:val="0"/>
      <w:marRight w:val="0"/>
      <w:marTop w:val="0"/>
      <w:marBottom w:val="0"/>
      <w:divBdr>
        <w:top w:val="none" w:sz="0" w:space="0" w:color="auto"/>
        <w:left w:val="none" w:sz="0" w:space="0" w:color="auto"/>
        <w:bottom w:val="none" w:sz="0" w:space="0" w:color="auto"/>
        <w:right w:val="none" w:sz="0" w:space="0" w:color="auto"/>
      </w:divBdr>
    </w:div>
    <w:div w:id="671029198">
      <w:bodyDiv w:val="1"/>
      <w:marLeft w:val="0"/>
      <w:marRight w:val="0"/>
      <w:marTop w:val="0"/>
      <w:marBottom w:val="0"/>
      <w:divBdr>
        <w:top w:val="none" w:sz="0" w:space="0" w:color="auto"/>
        <w:left w:val="none" w:sz="0" w:space="0" w:color="auto"/>
        <w:bottom w:val="none" w:sz="0" w:space="0" w:color="auto"/>
        <w:right w:val="none" w:sz="0" w:space="0" w:color="auto"/>
      </w:divBdr>
    </w:div>
    <w:div w:id="797184269">
      <w:bodyDiv w:val="1"/>
      <w:marLeft w:val="0"/>
      <w:marRight w:val="0"/>
      <w:marTop w:val="0"/>
      <w:marBottom w:val="0"/>
      <w:divBdr>
        <w:top w:val="none" w:sz="0" w:space="0" w:color="auto"/>
        <w:left w:val="none" w:sz="0" w:space="0" w:color="auto"/>
        <w:bottom w:val="none" w:sz="0" w:space="0" w:color="auto"/>
        <w:right w:val="none" w:sz="0" w:space="0" w:color="auto"/>
      </w:divBdr>
    </w:div>
    <w:div w:id="828446887">
      <w:bodyDiv w:val="1"/>
      <w:marLeft w:val="0"/>
      <w:marRight w:val="0"/>
      <w:marTop w:val="0"/>
      <w:marBottom w:val="0"/>
      <w:divBdr>
        <w:top w:val="none" w:sz="0" w:space="0" w:color="auto"/>
        <w:left w:val="none" w:sz="0" w:space="0" w:color="auto"/>
        <w:bottom w:val="none" w:sz="0" w:space="0" w:color="auto"/>
        <w:right w:val="none" w:sz="0" w:space="0" w:color="auto"/>
      </w:divBdr>
    </w:div>
    <w:div w:id="978609622">
      <w:bodyDiv w:val="1"/>
      <w:marLeft w:val="0"/>
      <w:marRight w:val="0"/>
      <w:marTop w:val="0"/>
      <w:marBottom w:val="0"/>
      <w:divBdr>
        <w:top w:val="none" w:sz="0" w:space="0" w:color="auto"/>
        <w:left w:val="none" w:sz="0" w:space="0" w:color="auto"/>
        <w:bottom w:val="none" w:sz="0" w:space="0" w:color="auto"/>
        <w:right w:val="none" w:sz="0" w:space="0" w:color="auto"/>
      </w:divBdr>
    </w:div>
    <w:div w:id="1011448000">
      <w:bodyDiv w:val="1"/>
      <w:marLeft w:val="0"/>
      <w:marRight w:val="0"/>
      <w:marTop w:val="0"/>
      <w:marBottom w:val="0"/>
      <w:divBdr>
        <w:top w:val="none" w:sz="0" w:space="0" w:color="auto"/>
        <w:left w:val="none" w:sz="0" w:space="0" w:color="auto"/>
        <w:bottom w:val="none" w:sz="0" w:space="0" w:color="auto"/>
        <w:right w:val="none" w:sz="0" w:space="0" w:color="auto"/>
      </w:divBdr>
    </w:div>
    <w:div w:id="1040478266">
      <w:bodyDiv w:val="1"/>
      <w:marLeft w:val="0"/>
      <w:marRight w:val="0"/>
      <w:marTop w:val="0"/>
      <w:marBottom w:val="0"/>
      <w:divBdr>
        <w:top w:val="none" w:sz="0" w:space="0" w:color="auto"/>
        <w:left w:val="none" w:sz="0" w:space="0" w:color="auto"/>
        <w:bottom w:val="none" w:sz="0" w:space="0" w:color="auto"/>
        <w:right w:val="none" w:sz="0" w:space="0" w:color="auto"/>
      </w:divBdr>
    </w:div>
    <w:div w:id="1089161731">
      <w:bodyDiv w:val="1"/>
      <w:marLeft w:val="0"/>
      <w:marRight w:val="0"/>
      <w:marTop w:val="0"/>
      <w:marBottom w:val="0"/>
      <w:divBdr>
        <w:top w:val="none" w:sz="0" w:space="0" w:color="auto"/>
        <w:left w:val="none" w:sz="0" w:space="0" w:color="auto"/>
        <w:bottom w:val="none" w:sz="0" w:space="0" w:color="auto"/>
        <w:right w:val="none" w:sz="0" w:space="0" w:color="auto"/>
      </w:divBdr>
    </w:div>
    <w:div w:id="1124083477">
      <w:bodyDiv w:val="1"/>
      <w:marLeft w:val="0"/>
      <w:marRight w:val="0"/>
      <w:marTop w:val="0"/>
      <w:marBottom w:val="0"/>
      <w:divBdr>
        <w:top w:val="none" w:sz="0" w:space="0" w:color="auto"/>
        <w:left w:val="none" w:sz="0" w:space="0" w:color="auto"/>
        <w:bottom w:val="none" w:sz="0" w:space="0" w:color="auto"/>
        <w:right w:val="none" w:sz="0" w:space="0" w:color="auto"/>
      </w:divBdr>
    </w:div>
    <w:div w:id="1183713162">
      <w:bodyDiv w:val="1"/>
      <w:marLeft w:val="0"/>
      <w:marRight w:val="0"/>
      <w:marTop w:val="0"/>
      <w:marBottom w:val="0"/>
      <w:divBdr>
        <w:top w:val="none" w:sz="0" w:space="0" w:color="auto"/>
        <w:left w:val="none" w:sz="0" w:space="0" w:color="auto"/>
        <w:bottom w:val="none" w:sz="0" w:space="0" w:color="auto"/>
        <w:right w:val="none" w:sz="0" w:space="0" w:color="auto"/>
      </w:divBdr>
    </w:div>
    <w:div w:id="1472480438">
      <w:bodyDiv w:val="1"/>
      <w:marLeft w:val="0"/>
      <w:marRight w:val="0"/>
      <w:marTop w:val="0"/>
      <w:marBottom w:val="0"/>
      <w:divBdr>
        <w:top w:val="none" w:sz="0" w:space="0" w:color="auto"/>
        <w:left w:val="none" w:sz="0" w:space="0" w:color="auto"/>
        <w:bottom w:val="none" w:sz="0" w:space="0" w:color="auto"/>
        <w:right w:val="none" w:sz="0" w:space="0" w:color="auto"/>
      </w:divBdr>
    </w:div>
    <w:div w:id="1560171317">
      <w:bodyDiv w:val="1"/>
      <w:marLeft w:val="0"/>
      <w:marRight w:val="0"/>
      <w:marTop w:val="0"/>
      <w:marBottom w:val="0"/>
      <w:divBdr>
        <w:top w:val="none" w:sz="0" w:space="0" w:color="auto"/>
        <w:left w:val="none" w:sz="0" w:space="0" w:color="auto"/>
        <w:bottom w:val="none" w:sz="0" w:space="0" w:color="auto"/>
        <w:right w:val="none" w:sz="0" w:space="0" w:color="auto"/>
      </w:divBdr>
    </w:div>
    <w:div w:id="1579973871">
      <w:bodyDiv w:val="1"/>
      <w:marLeft w:val="0"/>
      <w:marRight w:val="0"/>
      <w:marTop w:val="0"/>
      <w:marBottom w:val="0"/>
      <w:divBdr>
        <w:top w:val="none" w:sz="0" w:space="0" w:color="auto"/>
        <w:left w:val="none" w:sz="0" w:space="0" w:color="auto"/>
        <w:bottom w:val="none" w:sz="0" w:space="0" w:color="auto"/>
        <w:right w:val="none" w:sz="0" w:space="0" w:color="auto"/>
      </w:divBdr>
    </w:div>
    <w:div w:id="1587957358">
      <w:bodyDiv w:val="1"/>
      <w:marLeft w:val="0"/>
      <w:marRight w:val="0"/>
      <w:marTop w:val="0"/>
      <w:marBottom w:val="0"/>
      <w:divBdr>
        <w:top w:val="none" w:sz="0" w:space="0" w:color="auto"/>
        <w:left w:val="none" w:sz="0" w:space="0" w:color="auto"/>
        <w:bottom w:val="none" w:sz="0" w:space="0" w:color="auto"/>
        <w:right w:val="none" w:sz="0" w:space="0" w:color="auto"/>
      </w:divBdr>
    </w:div>
    <w:div w:id="1646161753">
      <w:bodyDiv w:val="1"/>
      <w:marLeft w:val="0"/>
      <w:marRight w:val="0"/>
      <w:marTop w:val="0"/>
      <w:marBottom w:val="0"/>
      <w:divBdr>
        <w:top w:val="none" w:sz="0" w:space="0" w:color="auto"/>
        <w:left w:val="none" w:sz="0" w:space="0" w:color="auto"/>
        <w:bottom w:val="none" w:sz="0" w:space="0" w:color="auto"/>
        <w:right w:val="none" w:sz="0" w:space="0" w:color="auto"/>
      </w:divBdr>
    </w:div>
    <w:div w:id="1667435477">
      <w:bodyDiv w:val="1"/>
      <w:marLeft w:val="0"/>
      <w:marRight w:val="0"/>
      <w:marTop w:val="0"/>
      <w:marBottom w:val="0"/>
      <w:divBdr>
        <w:top w:val="none" w:sz="0" w:space="0" w:color="auto"/>
        <w:left w:val="none" w:sz="0" w:space="0" w:color="auto"/>
        <w:bottom w:val="none" w:sz="0" w:space="0" w:color="auto"/>
        <w:right w:val="none" w:sz="0" w:space="0" w:color="auto"/>
      </w:divBdr>
    </w:div>
    <w:div w:id="1717773304">
      <w:bodyDiv w:val="1"/>
      <w:marLeft w:val="0"/>
      <w:marRight w:val="0"/>
      <w:marTop w:val="0"/>
      <w:marBottom w:val="0"/>
      <w:divBdr>
        <w:top w:val="none" w:sz="0" w:space="0" w:color="auto"/>
        <w:left w:val="none" w:sz="0" w:space="0" w:color="auto"/>
        <w:bottom w:val="none" w:sz="0" w:space="0" w:color="auto"/>
        <w:right w:val="none" w:sz="0" w:space="0" w:color="auto"/>
      </w:divBdr>
    </w:div>
    <w:div w:id="1748453565">
      <w:bodyDiv w:val="1"/>
      <w:marLeft w:val="0"/>
      <w:marRight w:val="0"/>
      <w:marTop w:val="0"/>
      <w:marBottom w:val="0"/>
      <w:divBdr>
        <w:top w:val="none" w:sz="0" w:space="0" w:color="auto"/>
        <w:left w:val="none" w:sz="0" w:space="0" w:color="auto"/>
        <w:bottom w:val="none" w:sz="0" w:space="0" w:color="auto"/>
        <w:right w:val="none" w:sz="0" w:space="0" w:color="auto"/>
      </w:divBdr>
    </w:div>
    <w:div w:id="1785877490">
      <w:bodyDiv w:val="1"/>
      <w:marLeft w:val="0"/>
      <w:marRight w:val="0"/>
      <w:marTop w:val="0"/>
      <w:marBottom w:val="0"/>
      <w:divBdr>
        <w:top w:val="none" w:sz="0" w:space="0" w:color="auto"/>
        <w:left w:val="none" w:sz="0" w:space="0" w:color="auto"/>
        <w:bottom w:val="none" w:sz="0" w:space="0" w:color="auto"/>
        <w:right w:val="none" w:sz="0" w:space="0" w:color="auto"/>
      </w:divBdr>
    </w:div>
    <w:div w:id="1823277626">
      <w:bodyDiv w:val="1"/>
      <w:marLeft w:val="0"/>
      <w:marRight w:val="0"/>
      <w:marTop w:val="0"/>
      <w:marBottom w:val="0"/>
      <w:divBdr>
        <w:top w:val="none" w:sz="0" w:space="0" w:color="auto"/>
        <w:left w:val="none" w:sz="0" w:space="0" w:color="auto"/>
        <w:bottom w:val="none" w:sz="0" w:space="0" w:color="auto"/>
        <w:right w:val="none" w:sz="0" w:space="0" w:color="auto"/>
      </w:divBdr>
      <w:divsChild>
        <w:div w:id="2094886545">
          <w:marLeft w:val="0"/>
          <w:marRight w:val="0"/>
          <w:marTop w:val="0"/>
          <w:marBottom w:val="0"/>
          <w:divBdr>
            <w:top w:val="none" w:sz="0" w:space="0" w:color="auto"/>
            <w:left w:val="none" w:sz="0" w:space="0" w:color="auto"/>
            <w:bottom w:val="none" w:sz="0" w:space="0" w:color="auto"/>
            <w:right w:val="none" w:sz="0" w:space="0" w:color="auto"/>
          </w:divBdr>
        </w:div>
      </w:divsChild>
    </w:div>
    <w:div w:id="1874029072">
      <w:bodyDiv w:val="1"/>
      <w:marLeft w:val="0"/>
      <w:marRight w:val="0"/>
      <w:marTop w:val="0"/>
      <w:marBottom w:val="0"/>
      <w:divBdr>
        <w:top w:val="none" w:sz="0" w:space="0" w:color="auto"/>
        <w:left w:val="none" w:sz="0" w:space="0" w:color="auto"/>
        <w:bottom w:val="none" w:sz="0" w:space="0" w:color="auto"/>
        <w:right w:val="none" w:sz="0" w:space="0" w:color="auto"/>
      </w:divBdr>
    </w:div>
    <w:div w:id="1876237761">
      <w:bodyDiv w:val="1"/>
      <w:marLeft w:val="0"/>
      <w:marRight w:val="0"/>
      <w:marTop w:val="0"/>
      <w:marBottom w:val="0"/>
      <w:divBdr>
        <w:top w:val="none" w:sz="0" w:space="0" w:color="auto"/>
        <w:left w:val="none" w:sz="0" w:space="0" w:color="auto"/>
        <w:bottom w:val="none" w:sz="0" w:space="0" w:color="auto"/>
        <w:right w:val="none" w:sz="0" w:space="0" w:color="auto"/>
      </w:divBdr>
    </w:div>
    <w:div w:id="1962150526">
      <w:bodyDiv w:val="1"/>
      <w:marLeft w:val="0"/>
      <w:marRight w:val="0"/>
      <w:marTop w:val="0"/>
      <w:marBottom w:val="0"/>
      <w:divBdr>
        <w:top w:val="none" w:sz="0" w:space="0" w:color="auto"/>
        <w:left w:val="none" w:sz="0" w:space="0" w:color="auto"/>
        <w:bottom w:val="none" w:sz="0" w:space="0" w:color="auto"/>
        <w:right w:val="none" w:sz="0" w:space="0" w:color="auto"/>
      </w:divBdr>
    </w:div>
    <w:div w:id="2012833525">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093694277">
      <w:bodyDiv w:val="1"/>
      <w:marLeft w:val="0"/>
      <w:marRight w:val="0"/>
      <w:marTop w:val="0"/>
      <w:marBottom w:val="0"/>
      <w:divBdr>
        <w:top w:val="none" w:sz="0" w:space="0" w:color="auto"/>
        <w:left w:val="none" w:sz="0" w:space="0" w:color="auto"/>
        <w:bottom w:val="none" w:sz="0" w:space="0" w:color="auto"/>
        <w:right w:val="none" w:sz="0" w:space="0" w:color="auto"/>
      </w:divBdr>
    </w:div>
    <w:div w:id="2096590503">
      <w:bodyDiv w:val="1"/>
      <w:marLeft w:val="0"/>
      <w:marRight w:val="0"/>
      <w:marTop w:val="0"/>
      <w:marBottom w:val="0"/>
      <w:divBdr>
        <w:top w:val="none" w:sz="0" w:space="0" w:color="auto"/>
        <w:left w:val="none" w:sz="0" w:space="0" w:color="auto"/>
        <w:bottom w:val="none" w:sz="0" w:space="0" w:color="auto"/>
        <w:right w:val="none" w:sz="0" w:space="0" w:color="auto"/>
      </w:divBdr>
    </w:div>
    <w:div w:id="21437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D21AE-8536-4A86-9EAA-D0458AC9C8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503</Words>
  <Characters>3174</Characters>
  <Application>Microsoft Office Word</Application>
  <DocSecurity>0</DocSecurity>
  <Lines>26</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10</cp:revision>
  <dcterms:created xsi:type="dcterms:W3CDTF">2025-03-15T14:15:00Z</dcterms:created>
  <dcterms:modified xsi:type="dcterms:W3CDTF">2025-07-01T16:13:00Z</dcterms:modified>
</cp:coreProperties>
</file>