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page" w:horzAnchor="margin" w:tblpX="-709" w:tblpY="1742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52"/>
        <w:gridCol w:w="142"/>
        <w:gridCol w:w="1276"/>
        <w:gridCol w:w="2551"/>
      </w:tblGrid>
      <w:tr w:rsidR="00BA10A7" w:rsidRPr="006353DE" w14:paraId="5DF08F91" w14:textId="77777777" w:rsidTr="00640538">
        <w:trPr>
          <w:trHeight w:val="20"/>
        </w:trPr>
        <w:tc>
          <w:tcPr>
            <w:tcW w:w="10348" w:type="dxa"/>
            <w:gridSpan w:val="5"/>
            <w:vAlign w:val="bottom"/>
          </w:tcPr>
          <w:p w14:paraId="722A5AF6" w14:textId="06F408CC" w:rsidR="002508C2" w:rsidRPr="006353DE" w:rsidRDefault="002F5228" w:rsidP="00BA10A7">
            <w:pPr>
              <w:rPr>
                <w:rFonts w:ascii="Arial" w:hAnsi="Arial" w:cs="Arial"/>
                <w:sz w:val="64"/>
                <w:szCs w:val="64"/>
              </w:rPr>
            </w:pPr>
            <w:r w:rsidRPr="006353DE">
              <w:rPr>
                <w:rFonts w:ascii="Arial" w:hAnsi="Arial" w:cs="Arial"/>
                <w:sz w:val="64"/>
                <w:szCs w:val="64"/>
              </w:rPr>
              <w:t>Lars Hiller</w:t>
            </w:r>
          </w:p>
        </w:tc>
      </w:tr>
      <w:tr w:rsidR="00BA10A7" w:rsidRPr="006353DE" w14:paraId="29A4F061" w14:textId="77777777" w:rsidTr="00640538">
        <w:trPr>
          <w:trHeight w:val="510"/>
        </w:trPr>
        <w:tc>
          <w:tcPr>
            <w:tcW w:w="6521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4FC261E7" w:rsidR="00814F18" w:rsidRPr="006353DE" w:rsidRDefault="000675E4" w:rsidP="00BA10A7">
            <w:pPr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Personal Information</w:t>
            </w:r>
          </w:p>
        </w:tc>
        <w:tc>
          <w:tcPr>
            <w:tcW w:w="3827" w:type="dxa"/>
            <w:gridSpan w:val="2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353DE" w:rsidRDefault="00814F18" w:rsidP="00BA10A7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BA10A7" w:rsidRPr="006353DE" w14:paraId="7E507145" w14:textId="77777777" w:rsidTr="00640538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37A6837E" w14:textId="5A671EA2" w:rsidR="007966F0" w:rsidRPr="006353DE" w:rsidRDefault="007966F0" w:rsidP="00BA10A7">
            <w:pPr>
              <w:rPr>
                <w:rFonts w:ascii="Arial" w:hAnsi="Arial" w:cs="Arial"/>
              </w:rPr>
            </w:pPr>
            <w:proofErr w:type="spellStart"/>
            <w:r w:rsidRPr="006353DE">
              <w:rPr>
                <w:rFonts w:ascii="Arial" w:hAnsi="Arial" w:cs="Arial"/>
              </w:rPr>
              <w:t>Adress</w:t>
            </w:r>
            <w:proofErr w:type="spellEnd"/>
            <w:r w:rsidRPr="006353DE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08E9C253" w14:textId="026744D2" w:rsidR="007966F0" w:rsidRPr="006353DE" w:rsidRDefault="004E1EFE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Ottilienstraße 13</w:t>
            </w:r>
            <w:r w:rsidR="00EB5816" w:rsidRPr="006353DE">
              <w:rPr>
                <w:rFonts w:ascii="Arial" w:hAnsi="Arial" w:cs="Arial"/>
                <w:color w:val="000000"/>
              </w:rPr>
              <w:t>,</w:t>
            </w:r>
            <w:r w:rsidR="00D84714">
              <w:rPr>
                <w:rFonts w:ascii="Arial" w:hAnsi="Arial" w:cs="Arial"/>
                <w:color w:val="000000"/>
              </w:rPr>
              <w:t xml:space="preserve"> </w:t>
            </w:r>
            <w:r w:rsidR="009468DC" w:rsidRPr="006353DE">
              <w:rPr>
                <w:rFonts w:ascii="Arial" w:hAnsi="Arial" w:cs="Arial"/>
                <w:color w:val="000000"/>
              </w:rPr>
              <w:t>78532 Tuttlingen</w:t>
            </w:r>
            <w:r w:rsidR="000675E4">
              <w:rPr>
                <w:rFonts w:ascii="Arial" w:hAnsi="Arial" w:cs="Arial"/>
                <w:color w:val="000000"/>
              </w:rPr>
              <w:t>, Germany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AD090D2" w14:textId="234DDDAA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18EF21B5" w14:textId="77777777" w:rsidTr="00640538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6353DE" w:rsidRDefault="007966F0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E-Mail:</w:t>
            </w:r>
          </w:p>
        </w:tc>
        <w:tc>
          <w:tcPr>
            <w:tcW w:w="5670" w:type="dxa"/>
            <w:gridSpan w:val="3"/>
            <w:vAlign w:val="bottom"/>
          </w:tcPr>
          <w:p w14:paraId="4B1F8539" w14:textId="3A48538E" w:rsidR="007966F0" w:rsidRPr="006353DE" w:rsidRDefault="00707431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</w:t>
            </w:r>
            <w:r w:rsidR="009468DC" w:rsidRPr="006353DE">
              <w:rPr>
                <w:rFonts w:ascii="Arial" w:hAnsi="Arial" w:cs="Arial"/>
                <w:color w:val="000000"/>
              </w:rPr>
              <w:t>ars-</w:t>
            </w:r>
            <w:r>
              <w:rPr>
                <w:rFonts w:ascii="Arial" w:hAnsi="Arial" w:cs="Arial"/>
                <w:color w:val="000000"/>
              </w:rPr>
              <w:t>h</w:t>
            </w:r>
            <w:r w:rsidR="009468DC" w:rsidRPr="006353DE">
              <w:rPr>
                <w:rFonts w:ascii="Arial" w:hAnsi="Arial" w:cs="Arial"/>
                <w:color w:val="000000"/>
              </w:rPr>
              <w:t>iller@outlook.de</w:t>
            </w:r>
          </w:p>
        </w:tc>
        <w:tc>
          <w:tcPr>
            <w:tcW w:w="2551" w:type="dxa"/>
          </w:tcPr>
          <w:p w14:paraId="1346A9DC" w14:textId="77777777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75FC1235" w14:textId="77777777" w:rsidTr="00640538">
        <w:trPr>
          <w:trHeight w:val="340"/>
        </w:trPr>
        <w:tc>
          <w:tcPr>
            <w:tcW w:w="2127" w:type="dxa"/>
            <w:vAlign w:val="bottom"/>
          </w:tcPr>
          <w:p w14:paraId="28ECECDB" w14:textId="4C5DE901" w:rsidR="007966F0" w:rsidRPr="006353DE" w:rsidRDefault="005C7ADE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</w:t>
            </w:r>
            <w:r w:rsidR="007966F0" w:rsidRPr="006353DE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vAlign w:val="bottom"/>
          </w:tcPr>
          <w:p w14:paraId="244747B4" w14:textId="082DA4DF" w:rsidR="007966F0" w:rsidRPr="006353DE" w:rsidRDefault="00FA02C7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+49 </w:t>
            </w:r>
            <w:r w:rsidR="002E21AF" w:rsidRPr="006353DE">
              <w:rPr>
                <w:rFonts w:ascii="Arial" w:hAnsi="Arial" w:cs="Arial"/>
                <w:color w:val="000000"/>
              </w:rPr>
              <w:t xml:space="preserve">173 </w:t>
            </w:r>
            <w:r w:rsidR="00686AD3" w:rsidRPr="006353DE">
              <w:rPr>
                <w:rFonts w:ascii="Arial" w:hAnsi="Arial" w:cs="Arial"/>
                <w:color w:val="000000"/>
              </w:rPr>
              <w:t>2140611</w:t>
            </w:r>
          </w:p>
        </w:tc>
        <w:tc>
          <w:tcPr>
            <w:tcW w:w="2551" w:type="dxa"/>
          </w:tcPr>
          <w:p w14:paraId="5D969C6E" w14:textId="77777777" w:rsidR="007966F0" w:rsidRPr="006353DE" w:rsidRDefault="007966F0" w:rsidP="00BA10A7">
            <w:pPr>
              <w:rPr>
                <w:rFonts w:ascii="Arial" w:hAnsi="Arial" w:cs="Arial"/>
              </w:rPr>
            </w:pPr>
          </w:p>
        </w:tc>
      </w:tr>
      <w:tr w:rsidR="00BA10A7" w:rsidRPr="006353DE" w14:paraId="0FCADE56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0A36B18F" w:rsidR="002508C2" w:rsidRPr="006353DE" w:rsidRDefault="00A07CE7" w:rsidP="00BA1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Edu</w:t>
            </w:r>
            <w:r w:rsidR="00E943C0">
              <w:rPr>
                <w:rFonts w:ascii="Arial" w:hAnsi="Arial" w:cs="Arial"/>
                <w:b/>
                <w:smallCaps/>
                <w:sz w:val="32"/>
                <w:szCs w:val="32"/>
              </w:rPr>
              <w:t>ca</w:t>
            </w: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tion</w:t>
            </w:r>
          </w:p>
        </w:tc>
      </w:tr>
      <w:tr w:rsidR="00BA10A7" w:rsidRPr="006353DE" w14:paraId="7D1DEBF7" w14:textId="77777777" w:rsidTr="00640538">
        <w:trPr>
          <w:trHeight w:val="73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3026195" w14:textId="06A61670" w:rsidR="007C6A3C" w:rsidRDefault="00DC6DA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</w:t>
            </w:r>
            <w:r w:rsidR="007C6A3C" w:rsidRPr="006353DE">
              <w:rPr>
                <w:rFonts w:ascii="Arial" w:hAnsi="Arial" w:cs="Arial"/>
              </w:rPr>
              <w:t>/20</w:t>
            </w:r>
            <w:r w:rsidRPr="006353DE">
              <w:rPr>
                <w:rFonts w:ascii="Arial" w:hAnsi="Arial" w:cs="Arial"/>
              </w:rPr>
              <w:t>23</w:t>
            </w:r>
            <w:r w:rsidR="007C6A3C" w:rsidRPr="006353DE">
              <w:rPr>
                <w:rFonts w:ascii="Arial" w:hAnsi="Arial" w:cs="Arial"/>
              </w:rPr>
              <w:t xml:space="preserve"> – </w:t>
            </w:r>
            <w:proofErr w:type="spellStart"/>
            <w:r w:rsidR="000B619E">
              <w:rPr>
                <w:rFonts w:ascii="Arial" w:hAnsi="Arial" w:cs="Arial"/>
              </w:rPr>
              <w:t>present</w:t>
            </w:r>
            <w:proofErr w:type="spellEnd"/>
          </w:p>
          <w:p w14:paraId="74C0312D" w14:textId="54ADF78B" w:rsidR="00D84714" w:rsidRPr="00633ECE" w:rsidRDefault="00D84714" w:rsidP="00BA10A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  <w:vAlign w:val="bottom"/>
          </w:tcPr>
          <w:p w14:paraId="0C2B846F" w14:textId="0272332F" w:rsidR="00D84714" w:rsidRPr="00633ECE" w:rsidRDefault="00CB74D9" w:rsidP="00BA10A7">
            <w:pPr>
              <w:rPr>
                <w:rFonts w:ascii="Arial" w:hAnsi="Arial" w:cs="Arial"/>
                <w:b/>
                <w:smallCaps/>
                <w:sz w:val="28"/>
              </w:rPr>
            </w:pPr>
            <w:r w:rsidRPr="00CB74D9">
              <w:rPr>
                <w:rFonts w:ascii="Arial" w:hAnsi="Arial" w:cs="Arial"/>
                <w:b/>
                <w:smallCaps/>
                <w:sz w:val="28"/>
              </w:rPr>
              <w:t xml:space="preserve">Baden-Württemberg </w:t>
            </w:r>
            <w:proofErr w:type="spellStart"/>
            <w:r w:rsidRPr="00CB74D9">
              <w:rPr>
                <w:rFonts w:ascii="Arial" w:hAnsi="Arial" w:cs="Arial"/>
                <w:b/>
                <w:smallCaps/>
                <w:sz w:val="28"/>
              </w:rPr>
              <w:t>Cooperative</w:t>
            </w:r>
            <w:proofErr w:type="spellEnd"/>
            <w:r w:rsidRPr="00CB74D9">
              <w:rPr>
                <w:rFonts w:ascii="Arial" w:hAnsi="Arial" w:cs="Arial"/>
                <w:b/>
                <w:smallCaps/>
                <w:sz w:val="28"/>
              </w:rPr>
              <w:t xml:space="preserve"> State University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4FC86087" w14:textId="1076FAC8" w:rsidR="007C6A3C" w:rsidRDefault="00F84B46" w:rsidP="00BA10A7">
            <w:pPr>
              <w:jc w:val="right"/>
              <w:rPr>
                <w:rFonts w:ascii="Arial" w:hAnsi="Arial" w:cs="Arial"/>
                <w:i/>
                <w:smallCaps/>
                <w:sz w:val="28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Villingen-Schwenningen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  <w:p w14:paraId="7C845E2D" w14:textId="7E57B1C3" w:rsidR="00D84714" w:rsidRPr="00633ECE" w:rsidRDefault="00D84714" w:rsidP="00BA10A7">
            <w:pPr>
              <w:jc w:val="right"/>
              <w:rPr>
                <w:rFonts w:ascii="Arial" w:hAnsi="Arial" w:cs="Arial"/>
                <w:i/>
                <w:smallCaps/>
                <w:sz w:val="28"/>
                <w:szCs w:val="28"/>
              </w:rPr>
            </w:pPr>
          </w:p>
        </w:tc>
      </w:tr>
      <w:tr w:rsidR="00BA10A7" w:rsidRPr="00640538" w14:paraId="61E5D482" w14:textId="77777777" w:rsidTr="00BA10A7">
        <w:trPr>
          <w:trHeight w:val="20"/>
        </w:trPr>
        <w:tc>
          <w:tcPr>
            <w:tcW w:w="2127" w:type="dxa"/>
          </w:tcPr>
          <w:p w14:paraId="7FF25A3D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  <w:vAlign w:val="bottom"/>
          </w:tcPr>
          <w:p w14:paraId="419A9228" w14:textId="6FA8EEFF" w:rsidR="00372F7B" w:rsidRPr="000B619E" w:rsidRDefault="003752F1" w:rsidP="00BA10A7">
            <w:pPr>
              <w:rPr>
                <w:rFonts w:ascii="Arial" w:hAnsi="Arial" w:cs="Arial"/>
                <w:lang w:val="en-GB"/>
              </w:rPr>
            </w:pPr>
            <w:r w:rsidRPr="000B619E">
              <w:rPr>
                <w:rFonts w:ascii="Arial" w:hAnsi="Arial" w:cs="Arial"/>
                <w:lang w:val="en-GB"/>
              </w:rPr>
              <w:t>B.</w:t>
            </w:r>
            <w:r w:rsidR="003D4470" w:rsidRPr="000B619E">
              <w:rPr>
                <w:rFonts w:ascii="Arial" w:hAnsi="Arial" w:cs="Arial"/>
                <w:lang w:val="en-GB"/>
              </w:rPr>
              <w:t xml:space="preserve">A. in </w:t>
            </w:r>
            <w:r w:rsidR="00F2379B">
              <w:rPr>
                <w:rFonts w:ascii="Arial" w:hAnsi="Arial" w:cs="Arial"/>
                <w:lang w:val="en-GB"/>
              </w:rPr>
              <w:t xml:space="preserve">Business Administration </w:t>
            </w:r>
            <w:r w:rsidR="00B80C3F">
              <w:rPr>
                <w:rFonts w:ascii="Arial" w:hAnsi="Arial" w:cs="Arial"/>
                <w:lang w:val="en-GB"/>
              </w:rPr>
              <w:t xml:space="preserve">– Banking </w:t>
            </w:r>
            <w:ins w:id="0" w:author="David Döbele" w:date="2025-11-07T18:51:00Z" w16du:dateUtc="2025-11-07T17:51:00Z">
              <w:r w:rsidR="001826D7">
                <w:rPr>
                  <w:rFonts w:ascii="Arial" w:hAnsi="Arial" w:cs="Arial"/>
                  <w:lang w:val="en-GB"/>
                </w:rPr>
                <w:br/>
              </w:r>
            </w:ins>
            <w:r w:rsidR="003D4470" w:rsidRPr="000B619E">
              <w:rPr>
                <w:rFonts w:ascii="Arial" w:hAnsi="Arial" w:cs="Arial"/>
                <w:lang w:val="en-GB"/>
              </w:rPr>
              <w:t>(</w:t>
            </w:r>
            <w:r w:rsidR="00660D54">
              <w:rPr>
                <w:rFonts w:ascii="Arial" w:hAnsi="Arial" w:cs="Arial"/>
                <w:lang w:val="en-GB"/>
              </w:rPr>
              <w:t>c</w:t>
            </w:r>
            <w:r w:rsidR="00235592" w:rsidRPr="000B619E">
              <w:rPr>
                <w:rFonts w:ascii="Arial" w:hAnsi="Arial" w:cs="Arial"/>
                <w:lang w:val="en-GB"/>
              </w:rPr>
              <w:t>urrent GPA</w:t>
            </w:r>
            <w:r w:rsidR="00BA10A7">
              <w:rPr>
                <w:rFonts w:ascii="Arial" w:hAnsi="Arial" w:cs="Arial"/>
                <w:lang w:val="en-GB"/>
              </w:rPr>
              <w:t>:</w:t>
            </w:r>
            <w:r w:rsidR="006F54A9">
              <w:rPr>
                <w:rFonts w:ascii="Arial" w:hAnsi="Arial" w:cs="Arial"/>
                <w:lang w:val="en-GB"/>
              </w:rPr>
              <w:t xml:space="preserve"> </w:t>
            </w:r>
            <w:r w:rsidR="00235592" w:rsidRPr="000B619E">
              <w:rPr>
                <w:rFonts w:ascii="Arial" w:hAnsi="Arial" w:cs="Arial"/>
                <w:lang w:val="en-GB"/>
              </w:rPr>
              <w:t>1.</w:t>
            </w:r>
            <w:r w:rsidR="005B1B74" w:rsidRPr="000B619E">
              <w:rPr>
                <w:rFonts w:ascii="Arial" w:hAnsi="Arial" w:cs="Arial"/>
                <w:lang w:val="en-GB"/>
              </w:rPr>
              <w:t>5</w:t>
            </w:r>
            <w:r w:rsidR="00CA0A14">
              <w:rPr>
                <w:rFonts w:ascii="Arial" w:hAnsi="Arial" w:cs="Arial"/>
                <w:lang w:val="en-GB"/>
              </w:rPr>
              <w:t>, 1.0 – 5.0 with 1.0 being best</w:t>
            </w:r>
            <w:r w:rsidR="005B1B74" w:rsidRPr="000B619E">
              <w:rPr>
                <w:rFonts w:ascii="Arial" w:hAnsi="Arial" w:cs="Arial"/>
                <w:lang w:val="en-GB"/>
              </w:rPr>
              <w:t>)</w:t>
            </w:r>
          </w:p>
        </w:tc>
      </w:tr>
      <w:tr w:rsidR="00BA10A7" w:rsidRPr="00640538" w14:paraId="7EABE9F1" w14:textId="77777777" w:rsidTr="00BA10A7">
        <w:trPr>
          <w:trHeight w:val="20"/>
        </w:trPr>
        <w:tc>
          <w:tcPr>
            <w:tcW w:w="2127" w:type="dxa"/>
          </w:tcPr>
          <w:p w14:paraId="4916601C" w14:textId="10776B10" w:rsidR="00723643" w:rsidRPr="000B619E" w:rsidRDefault="00723643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11B1A4B" w14:textId="768B82C5" w:rsidR="00723643" w:rsidRPr="006353DE" w:rsidRDefault="00DC2C6A" w:rsidP="00BA10A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Focus</w:t>
            </w:r>
            <w:r w:rsidR="005B1B74" w:rsidRPr="006353DE">
              <w:rPr>
                <w:rFonts w:ascii="Arial" w:hAnsi="Arial" w:cs="Arial"/>
                <w:i/>
                <w:iCs/>
                <w:color w:val="000000"/>
              </w:rPr>
              <w:t>: Corporate &amp; Investment Banking</w:t>
            </w:r>
          </w:p>
          <w:p w14:paraId="1345E890" w14:textId="02CDF735" w:rsidR="00660D54" w:rsidRPr="00640538" w:rsidRDefault="00DE441D" w:rsidP="00BA10A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Relevant modules</w:t>
            </w:r>
            <w:r w:rsidR="00AA5768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9C5EEF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Financial </w:t>
            </w:r>
            <w:r w:rsidR="001D5DEC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accou</w:t>
            </w:r>
            <w:r w:rsidR="001D5DEC">
              <w:rPr>
                <w:rFonts w:ascii="Arial" w:hAnsi="Arial" w:cs="Arial"/>
                <w:i/>
                <w:iCs/>
                <w:color w:val="000000"/>
                <w:lang w:val="en-GB"/>
              </w:rPr>
              <w:t>nting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8), </w:t>
            </w:r>
            <w:r w:rsidR="00C53D2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Mathematics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</w:t>
            </w:r>
          </w:p>
          <w:p w14:paraId="7A71E6B0" w14:textId="0D8E208F" w:rsidR="00AA5768" w:rsidRPr="009C5EEF" w:rsidRDefault="00C53D27" w:rsidP="00640538">
            <w:pPr>
              <w:pStyle w:val="Listenabsatz"/>
              <w:rPr>
                <w:rFonts w:ascii="Arial" w:hAnsi="Arial" w:cs="Arial"/>
                <w:lang w:val="en-GB"/>
              </w:rPr>
            </w:pP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and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Statis</w:t>
            </w:r>
            <w:r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tics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1432A9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1432A9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583176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1)</w:t>
            </w:r>
            <w:r w:rsidR="00132EC7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, </w:t>
            </w:r>
            <w:r w:rsidR="00FD555D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CIB</w:t>
            </w:r>
            <w:r w:rsidR="004F3E5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g</w:t>
            </w:r>
            <w:r w:rsidR="004611E7">
              <w:rPr>
                <w:rFonts w:ascii="Arial" w:hAnsi="Arial" w:cs="Arial"/>
                <w:i/>
                <w:iCs/>
                <w:color w:val="000000"/>
                <w:lang w:val="en-GB"/>
              </w:rPr>
              <w:t>rade</w:t>
            </w:r>
            <w:r w:rsidR="00707431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: 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1</w:t>
            </w:r>
            <w:r w:rsidR="004611E7">
              <w:rPr>
                <w:rFonts w:ascii="Arial" w:hAnsi="Arial" w:cs="Arial"/>
                <w:i/>
                <w:iCs/>
                <w:color w:val="000000"/>
                <w:lang w:val="en-GB"/>
              </w:rPr>
              <w:t>.</w:t>
            </w:r>
            <w:r w:rsidR="00DD1634" w:rsidRPr="009C5EEF">
              <w:rPr>
                <w:rFonts w:ascii="Arial" w:hAnsi="Arial" w:cs="Arial"/>
                <w:i/>
                <w:iCs/>
                <w:color w:val="000000"/>
                <w:lang w:val="en-GB"/>
              </w:rPr>
              <w:t>5)</w:t>
            </w:r>
          </w:p>
        </w:tc>
      </w:tr>
      <w:tr w:rsidR="00BA10A7" w:rsidRPr="006353DE" w14:paraId="013361E1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6C65D3AA" w14:textId="3E6B48E8" w:rsidR="007C6A3C" w:rsidRPr="006353DE" w:rsidRDefault="007C6A3C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09/201</w:t>
            </w:r>
            <w:r w:rsidR="00DC6DA3" w:rsidRPr="006353DE">
              <w:rPr>
                <w:rFonts w:ascii="Arial" w:hAnsi="Arial" w:cs="Arial"/>
              </w:rPr>
              <w:t>5</w:t>
            </w:r>
            <w:r w:rsidRPr="006353DE">
              <w:rPr>
                <w:rFonts w:ascii="Arial" w:hAnsi="Arial" w:cs="Arial"/>
              </w:rPr>
              <w:t xml:space="preserve"> – 0</w:t>
            </w:r>
            <w:r w:rsidR="00DC6DA3" w:rsidRPr="006353DE">
              <w:rPr>
                <w:rFonts w:ascii="Arial" w:hAnsi="Arial" w:cs="Arial"/>
              </w:rPr>
              <w:t>7</w:t>
            </w:r>
            <w:r w:rsidRPr="006353DE">
              <w:rPr>
                <w:rFonts w:ascii="Arial" w:hAnsi="Arial" w:cs="Arial"/>
              </w:rPr>
              <w:t>/20</w:t>
            </w:r>
            <w:r w:rsidR="00DC6DA3" w:rsidRPr="006353DE">
              <w:rPr>
                <w:rFonts w:ascii="Arial" w:hAnsi="Arial" w:cs="Arial"/>
              </w:rPr>
              <w:t>23</w:t>
            </w:r>
          </w:p>
        </w:tc>
        <w:tc>
          <w:tcPr>
            <w:tcW w:w="5670" w:type="dxa"/>
            <w:gridSpan w:val="3"/>
            <w:vAlign w:val="bottom"/>
          </w:tcPr>
          <w:p w14:paraId="197620E3" w14:textId="4140ACF4" w:rsidR="007C6A3C" w:rsidRPr="006353DE" w:rsidRDefault="003A78E3" w:rsidP="00BA10A7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Otto-Hahn</w:t>
            </w:r>
            <w:r w:rsidR="00C3410A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2551" w:type="dxa"/>
            <w:vAlign w:val="bottom"/>
          </w:tcPr>
          <w:p w14:paraId="63D86F51" w14:textId="409AB1E7" w:rsidR="007C6A3C" w:rsidRPr="006353DE" w:rsidRDefault="00A4522C" w:rsidP="00BA10A7">
            <w:pPr>
              <w:jc w:val="right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40538" w14:paraId="62632213" w14:textId="77777777" w:rsidTr="00BA10A7">
        <w:trPr>
          <w:trHeight w:val="20"/>
        </w:trPr>
        <w:tc>
          <w:tcPr>
            <w:tcW w:w="2127" w:type="dxa"/>
          </w:tcPr>
          <w:p w14:paraId="2B3E93FC" w14:textId="77777777" w:rsidR="00660D54" w:rsidRPr="006353DE" w:rsidRDefault="00660D5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1FC9814" w14:textId="0FE824E2" w:rsidR="00660D54" w:rsidRPr="00640538" w:rsidRDefault="00660D54" w:rsidP="00BA10A7">
            <w:pPr>
              <w:rPr>
                <w:rFonts w:ascii="Arial" w:hAnsi="Arial" w:cs="Arial"/>
                <w:lang w:val="en-GB"/>
              </w:rPr>
            </w:pPr>
            <w:r w:rsidRPr="00640538">
              <w:rPr>
                <w:rFonts w:ascii="Arial" w:hAnsi="Arial" w:cs="Arial"/>
                <w:lang w:val="en-GB"/>
              </w:rPr>
              <w:t xml:space="preserve">Allgemeine </w:t>
            </w:r>
            <w:proofErr w:type="spellStart"/>
            <w:r w:rsidRPr="00640538">
              <w:rPr>
                <w:rFonts w:ascii="Arial" w:hAnsi="Arial" w:cs="Arial"/>
                <w:lang w:val="en-GB"/>
              </w:rPr>
              <w:t>Hochschulreife</w:t>
            </w:r>
            <w:proofErr w:type="spellEnd"/>
            <w:r w:rsidRPr="00640538">
              <w:rPr>
                <w:rFonts w:ascii="Arial" w:hAnsi="Arial" w:cs="Arial"/>
                <w:lang w:val="en-GB"/>
              </w:rPr>
              <w:t xml:space="preserve"> (German A-Level Equivalent) </w:t>
            </w:r>
            <w:ins w:id="1" w:author="David Döbele" w:date="2025-11-07T18:51:00Z" w16du:dateUtc="2025-11-07T17:51:00Z">
              <w:r w:rsidR="001826D7">
                <w:rPr>
                  <w:rFonts w:ascii="Arial" w:hAnsi="Arial" w:cs="Arial"/>
                  <w:lang w:val="en-GB"/>
                </w:rPr>
                <w:br/>
              </w:r>
            </w:ins>
            <w:r w:rsidRPr="00640538">
              <w:rPr>
                <w:rFonts w:ascii="Arial" w:hAnsi="Arial" w:cs="Arial"/>
                <w:lang w:val="en-GB"/>
              </w:rPr>
              <w:t>(final GPA: 2.1</w:t>
            </w:r>
            <w:r w:rsidR="00CA0A14">
              <w:rPr>
                <w:rFonts w:ascii="Arial" w:hAnsi="Arial" w:cs="Arial"/>
                <w:lang w:val="en-GB"/>
              </w:rPr>
              <w:t>, 1.0 – 5.0 with 1.0 being best</w:t>
            </w:r>
            <w:r w:rsidRPr="00640538">
              <w:rPr>
                <w:rFonts w:ascii="Arial" w:hAnsi="Arial" w:cs="Arial"/>
                <w:lang w:val="en-GB"/>
              </w:rPr>
              <w:t>)</w:t>
            </w:r>
          </w:p>
        </w:tc>
      </w:tr>
      <w:tr w:rsidR="00BA10A7" w:rsidRPr="006353DE" w14:paraId="3A2665B3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B7834C9" w:rsidR="002508C2" w:rsidRPr="006353DE" w:rsidRDefault="00CD084C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Work Experience</w:t>
            </w:r>
          </w:p>
        </w:tc>
      </w:tr>
      <w:tr w:rsidR="00BA10A7" w:rsidRPr="006353DE" w14:paraId="127C64E2" w14:textId="77777777" w:rsidTr="00640538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2DE9C48C" w:rsidR="007C6A3C" w:rsidRPr="006353DE" w:rsidRDefault="00A37981" w:rsidP="00BA10A7">
            <w:pPr>
              <w:rPr>
                <w:rFonts w:ascii="Arial" w:hAnsi="Arial" w:cs="Arial"/>
              </w:rPr>
            </w:pPr>
            <w:bookmarkStart w:id="2" w:name="_Hlk211804532"/>
            <w:r w:rsidRPr="006353DE">
              <w:rPr>
                <w:rFonts w:ascii="Arial" w:hAnsi="Arial" w:cs="Arial"/>
                <w:color w:val="000000"/>
              </w:rPr>
              <w:t>09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EB865DB" w:rsidR="007C6A3C" w:rsidRPr="006353DE" w:rsidRDefault="00A37981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Kreissparkasse Tuttlingen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820196E" w14:textId="44E7115B" w:rsidR="007C6A3C" w:rsidRPr="00B00FF4" w:rsidRDefault="00A37981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B00FF4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5042FF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bookmarkEnd w:id="2"/>
      <w:tr w:rsidR="00BA10A7" w:rsidRPr="006353DE" w14:paraId="335D84E9" w14:textId="77777777" w:rsidTr="00640538">
        <w:trPr>
          <w:trHeight w:val="20"/>
        </w:trPr>
        <w:tc>
          <w:tcPr>
            <w:tcW w:w="2127" w:type="dxa"/>
          </w:tcPr>
          <w:p w14:paraId="4936F65C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475B997" w14:textId="761CBECB" w:rsidR="00372F7B" w:rsidRPr="006353DE" w:rsidRDefault="004F3E5F" w:rsidP="00BA10A7">
            <w:pPr>
              <w:rPr>
                <w:rFonts w:ascii="Arial" w:hAnsi="Arial" w:cs="Arial"/>
              </w:rPr>
            </w:pPr>
            <w:r w:rsidRPr="004F3E5F">
              <w:rPr>
                <w:rFonts w:ascii="Arial" w:hAnsi="Arial" w:cs="Arial"/>
              </w:rPr>
              <w:t xml:space="preserve">Dual </w:t>
            </w:r>
            <w:r w:rsidR="00660D54">
              <w:rPr>
                <w:rFonts w:ascii="Arial" w:hAnsi="Arial" w:cs="Arial"/>
              </w:rPr>
              <w:t>Student</w:t>
            </w:r>
          </w:p>
        </w:tc>
      </w:tr>
      <w:tr w:rsidR="00BA10A7" w:rsidRPr="00640538" w14:paraId="54C3D64C" w14:textId="77777777" w:rsidTr="00BA10A7">
        <w:trPr>
          <w:trHeight w:val="227"/>
        </w:trPr>
        <w:tc>
          <w:tcPr>
            <w:tcW w:w="2127" w:type="dxa"/>
          </w:tcPr>
          <w:p w14:paraId="25C0BB2F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DD9BA0F" w14:textId="47D0613D" w:rsidR="00372F7B" w:rsidRPr="00B704BC" w:rsidRDefault="00B704BC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lang w:val="en-GB"/>
              </w:rPr>
            </w:pPr>
            <w:r w:rsidRPr="00B704BC">
              <w:rPr>
                <w:rFonts w:ascii="Arial" w:hAnsi="Arial" w:cs="Arial"/>
                <w:i/>
                <w:iCs/>
                <w:color w:val="000000"/>
                <w:lang w:val="en-GB"/>
              </w:rPr>
              <w:t>Participat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704BC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in the initiation and conclusion of syndicated loans</w:t>
            </w:r>
          </w:p>
        </w:tc>
      </w:tr>
      <w:tr w:rsidR="00BA10A7" w:rsidRPr="00640538" w14:paraId="5178A3D0" w14:textId="77777777" w:rsidTr="00BA10A7">
        <w:trPr>
          <w:trHeight w:val="227"/>
        </w:trPr>
        <w:tc>
          <w:tcPr>
            <w:tcW w:w="2127" w:type="dxa"/>
          </w:tcPr>
          <w:p w14:paraId="02858F79" w14:textId="77777777" w:rsidR="00372F7B" w:rsidRPr="00B704BC" w:rsidRDefault="00372F7B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58DDD671" w14:textId="06147022" w:rsidR="009057CB" w:rsidRPr="00B14A87" w:rsidRDefault="00B14A87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lang w:val="en-GB"/>
              </w:rPr>
            </w:pP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>Prepar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i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presentations for client meetings</w:t>
            </w:r>
          </w:p>
        </w:tc>
      </w:tr>
      <w:tr w:rsidR="00BA10A7" w:rsidRPr="00640538" w14:paraId="3FCAA3EA" w14:textId="77777777" w:rsidTr="00BA10A7">
        <w:trPr>
          <w:trHeight w:val="20"/>
        </w:trPr>
        <w:tc>
          <w:tcPr>
            <w:tcW w:w="2127" w:type="dxa"/>
          </w:tcPr>
          <w:p w14:paraId="2311A764" w14:textId="77777777" w:rsidR="00597976" w:rsidRPr="00B14A87" w:rsidRDefault="00597976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74F7F11" w14:textId="2BEF3689" w:rsidR="0068788B" w:rsidRPr="00B14A87" w:rsidRDefault="00B14A87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>Analys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and prepar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B14A87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data for the Executive Board</w:t>
            </w:r>
          </w:p>
        </w:tc>
      </w:tr>
      <w:tr w:rsidR="00BA10A7" w:rsidRPr="006353DE" w14:paraId="0B43EFE3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380A8EB2" w14:textId="1EF749F3" w:rsidR="00147CA8" w:rsidRPr="006353DE" w:rsidRDefault="00147CA8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2C23A8" w:rsidRPr="006353DE">
              <w:rPr>
                <w:rFonts w:ascii="Arial" w:hAnsi="Arial" w:cs="Arial"/>
                <w:color w:val="000000"/>
              </w:rPr>
              <w:t>1/2020</w:t>
            </w:r>
            <w:r w:rsidRPr="006353DE">
              <w:rPr>
                <w:rFonts w:ascii="Arial" w:hAnsi="Arial" w:cs="Arial"/>
                <w:color w:val="000000"/>
              </w:rPr>
              <w:t xml:space="preserve"> – </w:t>
            </w:r>
            <w:r w:rsidR="0099431C" w:rsidRPr="006353DE">
              <w:rPr>
                <w:rFonts w:ascii="Arial" w:hAnsi="Arial" w:cs="Arial"/>
                <w:color w:val="000000"/>
              </w:rPr>
              <w:t>08/2023</w:t>
            </w:r>
          </w:p>
        </w:tc>
        <w:tc>
          <w:tcPr>
            <w:tcW w:w="5670" w:type="dxa"/>
            <w:gridSpan w:val="3"/>
            <w:vAlign w:val="bottom"/>
          </w:tcPr>
          <w:p w14:paraId="08110774" w14:textId="33865748" w:rsidR="00147CA8" w:rsidRPr="006353DE" w:rsidRDefault="0025149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Getsch</w:t>
            </w:r>
            <w:r w:rsidR="00F52971" w:rsidRPr="006353DE">
              <w:rPr>
                <w:rFonts w:ascii="Arial" w:hAnsi="Arial" w:cs="Arial"/>
                <w:b/>
                <w:smallCaps/>
                <w:sz w:val="28"/>
              </w:rPr>
              <w:t xml:space="preserve"> + Hiller Medizintechnik GmbH</w:t>
            </w:r>
          </w:p>
        </w:tc>
        <w:tc>
          <w:tcPr>
            <w:tcW w:w="2551" w:type="dxa"/>
            <w:vAlign w:val="bottom"/>
          </w:tcPr>
          <w:p w14:paraId="105796E1" w14:textId="5906C7AF" w:rsidR="00147CA8" w:rsidRPr="006353DE" w:rsidRDefault="00147CA8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60D54" w14:paraId="4630EAEA" w14:textId="77777777" w:rsidTr="00640538">
        <w:trPr>
          <w:trHeight w:val="20"/>
        </w:trPr>
        <w:tc>
          <w:tcPr>
            <w:tcW w:w="2127" w:type="dxa"/>
          </w:tcPr>
          <w:p w14:paraId="5B23C19B" w14:textId="77777777" w:rsidR="00112BC9" w:rsidRPr="006353DE" w:rsidRDefault="00112BC9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5C73460" w14:textId="130BE17E" w:rsidR="00112BC9" w:rsidRPr="00CA4D6D" w:rsidRDefault="00CA4D6D" w:rsidP="00BA10A7">
            <w:pPr>
              <w:rPr>
                <w:rFonts w:ascii="Arial" w:hAnsi="Arial" w:cs="Arial"/>
                <w:color w:val="000000"/>
                <w:lang w:val="en-GB"/>
              </w:rPr>
            </w:pPr>
            <w:r w:rsidRPr="00CA4D6D">
              <w:rPr>
                <w:rFonts w:ascii="Arial" w:hAnsi="Arial" w:cs="Arial"/>
                <w:color w:val="000000"/>
                <w:lang w:val="en-GB"/>
              </w:rPr>
              <w:t xml:space="preserve">Holiday </w:t>
            </w:r>
            <w:r w:rsidR="00660D54">
              <w:rPr>
                <w:rFonts w:ascii="Arial" w:hAnsi="Arial" w:cs="Arial"/>
                <w:color w:val="000000"/>
                <w:lang w:val="en-GB"/>
              </w:rPr>
              <w:t>Worker</w:t>
            </w:r>
          </w:p>
        </w:tc>
      </w:tr>
      <w:tr w:rsidR="00BA10A7" w:rsidRPr="00640538" w14:paraId="617DE596" w14:textId="77777777" w:rsidTr="00BA10A7">
        <w:trPr>
          <w:trHeight w:val="20"/>
        </w:trPr>
        <w:tc>
          <w:tcPr>
            <w:tcW w:w="2127" w:type="dxa"/>
          </w:tcPr>
          <w:p w14:paraId="5DB0FB02" w14:textId="77777777" w:rsidR="00112BC9" w:rsidRPr="00CA4D6D" w:rsidRDefault="00112BC9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699A5A0F" w14:textId="44731495" w:rsidR="00112BC9" w:rsidRPr="00640538" w:rsidRDefault="00530A0B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530A0B">
              <w:rPr>
                <w:rFonts w:ascii="Arial" w:hAnsi="Arial" w:cs="Arial"/>
                <w:i/>
                <w:iCs/>
                <w:color w:val="000000"/>
                <w:lang w:val="en-GB"/>
              </w:rPr>
              <w:t>Gain</w:t>
            </w:r>
            <w:r w:rsidR="00BA10A7">
              <w:rPr>
                <w:rFonts w:ascii="Arial" w:hAnsi="Arial" w:cs="Arial"/>
                <w:i/>
                <w:iCs/>
                <w:color w:val="000000"/>
                <w:lang w:val="en-GB"/>
              </w:rPr>
              <w:t>ed</w:t>
            </w:r>
            <w:r w:rsidRPr="00530A0B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insight into the strategic acquisition of a supplier 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with over 20 employees and annual sales of over 2 million</w:t>
            </w:r>
            <w:r w:rsidR="00660D54"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EUR</w:t>
            </w:r>
          </w:p>
        </w:tc>
      </w:tr>
      <w:tr w:rsidR="00BA10A7" w:rsidRPr="006353DE" w14:paraId="5905F916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021EE4FA" w:rsidR="002508C2" w:rsidRPr="006353DE" w:rsidRDefault="00682D81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Leadership &amp; </w:t>
            </w:r>
            <w:r w:rsidR="00171795">
              <w:rPr>
                <w:rFonts w:ascii="Arial" w:hAnsi="Arial" w:cs="Arial"/>
                <w:b/>
                <w:smallCaps/>
                <w:sz w:val="32"/>
                <w:szCs w:val="32"/>
              </w:rPr>
              <w:t>Personal Development</w:t>
            </w:r>
          </w:p>
        </w:tc>
      </w:tr>
      <w:tr w:rsidR="00BA10A7" w:rsidRPr="006353DE" w14:paraId="2479FE1D" w14:textId="77777777" w:rsidTr="00640538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3B573D72" w:rsidR="007C6A3C" w:rsidRPr="006353DE" w:rsidRDefault="00131B17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871E42" w:rsidRPr="006353DE">
              <w:rPr>
                <w:rFonts w:ascii="Arial" w:hAnsi="Arial" w:cs="Arial"/>
                <w:color w:val="000000"/>
              </w:rPr>
              <w:t>2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="00085D23" w:rsidRPr="006353DE">
              <w:rPr>
                <w:rFonts w:ascii="Arial" w:hAnsi="Arial" w:cs="Arial"/>
                <w:color w:val="000000"/>
              </w:rPr>
              <w:t>24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71AD5796" w:rsidR="007C6A3C" w:rsidRPr="006353DE" w:rsidRDefault="00131B17" w:rsidP="00BA10A7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VfL Nendingen 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1A82BC2E" w14:textId="7C1A4BF9" w:rsidR="007C6A3C" w:rsidRPr="006353DE" w:rsidRDefault="002C65E7" w:rsidP="00BA10A7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353DE" w14:paraId="060CDF6F" w14:textId="77777777" w:rsidTr="00640538">
        <w:trPr>
          <w:trHeight w:val="20"/>
        </w:trPr>
        <w:tc>
          <w:tcPr>
            <w:tcW w:w="2127" w:type="dxa"/>
          </w:tcPr>
          <w:p w14:paraId="77166A5C" w14:textId="77777777" w:rsidR="00372F7B" w:rsidRPr="006353DE" w:rsidRDefault="00372F7B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F8896C6" w14:textId="75E7D35A" w:rsidR="00372F7B" w:rsidRPr="006353DE" w:rsidRDefault="00A0139A" w:rsidP="00BA10A7">
            <w:pPr>
              <w:rPr>
                <w:rFonts w:ascii="Arial" w:hAnsi="Arial" w:cs="Arial"/>
              </w:rPr>
            </w:pPr>
            <w:r w:rsidRPr="00A0139A">
              <w:rPr>
                <w:rFonts w:ascii="Arial" w:hAnsi="Arial" w:cs="Arial"/>
                <w:color w:val="000000"/>
              </w:rPr>
              <w:t>Deputy Chief Financial Officer</w:t>
            </w:r>
          </w:p>
        </w:tc>
      </w:tr>
      <w:tr w:rsidR="00BA10A7" w:rsidRPr="00640538" w14:paraId="372B441B" w14:textId="77777777" w:rsidTr="00BA10A7">
        <w:trPr>
          <w:trHeight w:val="227"/>
        </w:trPr>
        <w:tc>
          <w:tcPr>
            <w:tcW w:w="2127" w:type="dxa"/>
          </w:tcPr>
          <w:p w14:paraId="36E44CF6" w14:textId="77777777" w:rsidR="00723643" w:rsidRPr="006353DE" w:rsidRDefault="00723643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F695693" w14:textId="50C2FD62" w:rsidR="00723643" w:rsidRPr="00A0139A" w:rsidRDefault="00A0139A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lang w:val="en-GB"/>
              </w:rPr>
            </w:pPr>
            <w:r w:rsidRPr="00A0139A">
              <w:rPr>
                <w:rFonts w:ascii="Arial" w:hAnsi="Arial" w:cs="Arial"/>
                <w:i/>
                <w:iCs/>
                <w:color w:val="000000"/>
                <w:lang w:val="en-GB"/>
              </w:rPr>
              <w:t>Planning and develop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ing</w:t>
            </w:r>
            <w:r w:rsidRPr="00A0139A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 a new sponsorship concept</w:t>
            </w:r>
          </w:p>
        </w:tc>
      </w:tr>
      <w:tr w:rsidR="00BA10A7" w:rsidRPr="006353DE" w14:paraId="0777D577" w14:textId="77777777" w:rsidTr="00BA10A7">
        <w:trPr>
          <w:trHeight w:val="20"/>
        </w:trPr>
        <w:tc>
          <w:tcPr>
            <w:tcW w:w="2127" w:type="dxa"/>
          </w:tcPr>
          <w:p w14:paraId="11E09FA5" w14:textId="77777777" w:rsidR="00723643" w:rsidRPr="00A0139A" w:rsidRDefault="00723643" w:rsidP="00BA10A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8221" w:type="dxa"/>
            <w:gridSpan w:val="4"/>
          </w:tcPr>
          <w:p w14:paraId="71593CA1" w14:textId="2E69C74A" w:rsidR="00723643" w:rsidRPr="006353DE" w:rsidRDefault="002B3371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2B3371">
              <w:rPr>
                <w:rFonts w:ascii="Arial" w:hAnsi="Arial" w:cs="Arial"/>
                <w:i/>
                <w:iCs/>
                <w:color w:val="000000"/>
              </w:rPr>
              <w:t>Manag</w:t>
            </w:r>
            <w:r w:rsidR="00660D54">
              <w:rPr>
                <w:rFonts w:ascii="Arial" w:hAnsi="Arial" w:cs="Arial"/>
                <w:i/>
                <w:iCs/>
                <w:color w:val="000000"/>
              </w:rPr>
              <w:t>ing</w:t>
            </w:r>
            <w:r w:rsidRPr="002B3371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2B3371">
              <w:rPr>
                <w:rFonts w:ascii="Arial" w:hAnsi="Arial" w:cs="Arial"/>
                <w:i/>
                <w:iCs/>
                <w:color w:val="000000"/>
              </w:rPr>
              <w:t>sponsorship</w:t>
            </w:r>
            <w:proofErr w:type="spellEnd"/>
            <w:r w:rsidRPr="002B3371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2B3371">
              <w:rPr>
                <w:rFonts w:ascii="Arial" w:hAnsi="Arial" w:cs="Arial"/>
                <w:i/>
                <w:iCs/>
                <w:color w:val="000000"/>
              </w:rPr>
              <w:t>partnerships</w:t>
            </w:r>
            <w:proofErr w:type="spellEnd"/>
          </w:p>
        </w:tc>
      </w:tr>
      <w:tr w:rsidR="00BA10A7" w:rsidRPr="006353DE" w14:paraId="793F0D84" w14:textId="77777777" w:rsidTr="00640538">
        <w:trPr>
          <w:trHeight w:val="397"/>
        </w:trPr>
        <w:tc>
          <w:tcPr>
            <w:tcW w:w="2127" w:type="dxa"/>
            <w:vAlign w:val="bottom"/>
          </w:tcPr>
          <w:p w14:paraId="1B86188B" w14:textId="5D67656C" w:rsidR="00C018E4" w:rsidRPr="006353DE" w:rsidRDefault="00EA212D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09</w:t>
            </w:r>
            <w:r w:rsidR="00C018E4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0B619E">
              <w:rPr>
                <w:rFonts w:ascii="Arial" w:hAnsi="Arial" w:cs="Arial"/>
                <w:color w:val="000000"/>
              </w:rPr>
              <w:t>present</w:t>
            </w:r>
            <w:proofErr w:type="spellEnd"/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vAlign w:val="bottom"/>
          </w:tcPr>
          <w:p w14:paraId="63857C44" w14:textId="13957C6B" w:rsidR="00C018E4" w:rsidRPr="006353DE" w:rsidRDefault="0000389B" w:rsidP="00BA10A7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 xml:space="preserve">Junge Liberale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vAlign w:val="bottom"/>
          </w:tcPr>
          <w:p w14:paraId="02686032" w14:textId="258463F2" w:rsidR="00C018E4" w:rsidRPr="006353DE" w:rsidRDefault="004F1830" w:rsidP="00BA10A7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  <w:r w:rsidR="00E54693">
              <w:rPr>
                <w:rFonts w:ascii="Arial" w:hAnsi="Arial" w:cs="Arial"/>
                <w:i/>
                <w:smallCaps/>
                <w:sz w:val="28"/>
              </w:rPr>
              <w:t>, DE</w:t>
            </w:r>
          </w:p>
        </w:tc>
      </w:tr>
      <w:tr w:rsidR="00BA10A7" w:rsidRPr="006353DE" w14:paraId="792A0086" w14:textId="77777777" w:rsidTr="00640538">
        <w:trPr>
          <w:trHeight w:val="20"/>
        </w:trPr>
        <w:tc>
          <w:tcPr>
            <w:tcW w:w="2127" w:type="dxa"/>
          </w:tcPr>
          <w:p w14:paraId="0269F0F4" w14:textId="77777777" w:rsidR="00C018E4" w:rsidRPr="006353DE" w:rsidRDefault="00C018E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354D7FBB" w14:textId="2B0F2AA4" w:rsidR="00C018E4" w:rsidRPr="006353DE" w:rsidRDefault="00660D54" w:rsidP="00BA10A7">
            <w:p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</w:t>
            </w:r>
            <w:r w:rsidR="002B3371" w:rsidRPr="002B3371">
              <w:rPr>
                <w:rFonts w:ascii="Arial" w:hAnsi="Arial" w:cs="Arial"/>
                <w:color w:val="000000"/>
              </w:rPr>
              <w:t>ember</w:t>
            </w:r>
          </w:p>
        </w:tc>
      </w:tr>
      <w:tr w:rsidR="00BA10A7" w:rsidRPr="006353DE" w14:paraId="0610C49B" w14:textId="77777777" w:rsidTr="00640538">
        <w:trPr>
          <w:trHeight w:val="20"/>
        </w:trPr>
        <w:tc>
          <w:tcPr>
            <w:tcW w:w="2127" w:type="dxa"/>
          </w:tcPr>
          <w:p w14:paraId="72DE6FB0" w14:textId="77777777" w:rsidR="00C018E4" w:rsidRPr="006353DE" w:rsidRDefault="00C018E4" w:rsidP="00BA10A7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A6F976B" w14:textId="7FE3975D" w:rsidR="00C018E4" w:rsidRPr="006353DE" w:rsidRDefault="00C97715" w:rsidP="00BA10A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Participati</w:t>
            </w:r>
            <w:r w:rsidR="00660D54">
              <w:rPr>
                <w:rFonts w:ascii="Arial" w:hAnsi="Arial" w:cs="Arial"/>
                <w:i/>
                <w:iCs/>
                <w:color w:val="000000"/>
              </w:rPr>
              <w:t>ng</w:t>
            </w:r>
            <w:proofErr w:type="spellEnd"/>
            <w:r w:rsidRPr="00C97715">
              <w:rPr>
                <w:rFonts w:ascii="Arial" w:hAnsi="Arial" w:cs="Arial"/>
                <w:i/>
                <w:iCs/>
                <w:color w:val="000000"/>
              </w:rPr>
              <w:t xml:space="preserve"> in </w:t>
            </w: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state</w:t>
            </w:r>
            <w:proofErr w:type="spellEnd"/>
            <w:r w:rsidRPr="00C97715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C97715">
              <w:rPr>
                <w:rFonts w:ascii="Arial" w:hAnsi="Arial" w:cs="Arial"/>
                <w:i/>
                <w:iCs/>
                <w:color w:val="000000"/>
              </w:rPr>
              <w:t>congresses</w:t>
            </w:r>
            <w:proofErr w:type="spellEnd"/>
          </w:p>
        </w:tc>
      </w:tr>
      <w:tr w:rsidR="00BA10A7" w:rsidRPr="006353DE" w14:paraId="482569A2" w14:textId="77777777" w:rsidTr="00640538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581A3CF2" w:rsidR="002508C2" w:rsidRPr="006353DE" w:rsidRDefault="002508C2" w:rsidP="00BA10A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</w:t>
            </w:r>
            <w:r w:rsidR="00682D81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kills &amp; </w:t>
            </w:r>
            <w:proofErr w:type="spellStart"/>
            <w:r w:rsidR="00682D81">
              <w:rPr>
                <w:rFonts w:ascii="Arial" w:hAnsi="Arial" w:cs="Arial"/>
                <w:b/>
                <w:smallCaps/>
                <w:sz w:val="32"/>
                <w:szCs w:val="32"/>
              </w:rPr>
              <w:t>Interests</w:t>
            </w:r>
            <w:proofErr w:type="spellEnd"/>
          </w:p>
        </w:tc>
      </w:tr>
      <w:tr w:rsidR="00BA10A7" w:rsidRPr="00640538" w14:paraId="2B257790" w14:textId="77777777" w:rsidTr="00BA10A7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1794E8B2" w:rsidR="00723643" w:rsidRPr="006353DE" w:rsidRDefault="00C917B0" w:rsidP="00BA10A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Language</w:t>
            </w:r>
            <w:r w:rsidR="00660D54">
              <w:rPr>
                <w:rFonts w:ascii="Arial" w:hAnsi="Arial" w:cs="Arial"/>
              </w:rPr>
              <w:t>s</w:t>
            </w:r>
            <w:proofErr w:type="spellEnd"/>
            <w:r w:rsidR="00723643" w:rsidRPr="006353DE">
              <w:rPr>
                <w:rFonts w:ascii="Arial" w:hAnsi="Arial" w:cs="Arial"/>
              </w:rPr>
              <w:t>: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4FCEA2D" w:rsidR="00723643" w:rsidRPr="00C97715" w:rsidRDefault="00C97715" w:rsidP="00BA10A7">
            <w:pPr>
              <w:rPr>
                <w:rFonts w:ascii="Arial" w:hAnsi="Arial" w:cs="Arial"/>
                <w:lang w:val="en-GB"/>
              </w:rPr>
            </w:pPr>
            <w:r w:rsidRPr="00C97715">
              <w:rPr>
                <w:rFonts w:ascii="Arial" w:hAnsi="Arial" w:cs="Arial"/>
                <w:color w:val="000000"/>
                <w:lang w:val="en-GB"/>
              </w:rPr>
              <w:t>German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native language</w:t>
            </w:r>
            <w:r w:rsidRPr="00C97715">
              <w:rPr>
                <w:rFonts w:ascii="Arial" w:hAnsi="Arial" w:cs="Arial"/>
                <w:color w:val="000000"/>
                <w:lang w:val="en-GB"/>
              </w:rPr>
              <w:t>), English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fluent</w:t>
            </w:r>
            <w:r w:rsidRPr="00C97715">
              <w:rPr>
                <w:rFonts w:ascii="Arial" w:hAnsi="Arial" w:cs="Arial"/>
                <w:color w:val="000000"/>
                <w:lang w:val="en-GB"/>
              </w:rPr>
              <w:t>)</w:t>
            </w:r>
          </w:p>
        </w:tc>
      </w:tr>
      <w:tr w:rsidR="00BA10A7" w:rsidRPr="00640538" w14:paraId="45706C3F" w14:textId="77777777" w:rsidTr="00BA10A7">
        <w:trPr>
          <w:trHeight w:val="397"/>
        </w:trPr>
        <w:tc>
          <w:tcPr>
            <w:tcW w:w="2127" w:type="dxa"/>
            <w:vAlign w:val="bottom"/>
          </w:tcPr>
          <w:p w14:paraId="57688BDA" w14:textId="4B3715B6" w:rsidR="00723643" w:rsidRPr="006353DE" w:rsidRDefault="00723643" w:rsidP="00BA10A7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IT:</w:t>
            </w:r>
          </w:p>
        </w:tc>
        <w:tc>
          <w:tcPr>
            <w:tcW w:w="8221" w:type="dxa"/>
            <w:gridSpan w:val="4"/>
            <w:vAlign w:val="bottom"/>
          </w:tcPr>
          <w:p w14:paraId="60CA2168" w14:textId="24887773" w:rsidR="00723643" w:rsidRPr="006353DE" w:rsidRDefault="00F258E7" w:rsidP="00BA10A7">
            <w:pPr>
              <w:rPr>
                <w:rFonts w:ascii="Arial" w:hAnsi="Arial" w:cs="Arial"/>
                <w:lang w:val="en-US"/>
              </w:rPr>
            </w:pPr>
            <w:r w:rsidRPr="006353DE">
              <w:rPr>
                <w:rFonts w:ascii="Arial" w:hAnsi="Arial" w:cs="Arial"/>
                <w:color w:val="000000"/>
                <w:lang w:val="en-US"/>
              </w:rPr>
              <w:t>Microsoft Office (</w:t>
            </w:r>
            <w:r w:rsidRPr="00633ECE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PowerPoint, Outlook</w:t>
            </w:r>
            <w:r w:rsidRPr="006353DE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BA10A7" w:rsidRPr="00640538" w14:paraId="70CB01B0" w14:textId="77777777" w:rsidTr="00BA10A7">
        <w:trPr>
          <w:trHeight w:val="624"/>
        </w:trPr>
        <w:tc>
          <w:tcPr>
            <w:tcW w:w="2127" w:type="dxa"/>
            <w:vAlign w:val="bottom"/>
          </w:tcPr>
          <w:p w14:paraId="04F58216" w14:textId="174BE674" w:rsidR="00723643" w:rsidRPr="006353DE" w:rsidRDefault="00723643" w:rsidP="00BA10A7">
            <w:pPr>
              <w:rPr>
                <w:rFonts w:ascii="Arial" w:hAnsi="Arial" w:cs="Arial"/>
              </w:rPr>
            </w:pPr>
            <w:proofErr w:type="spellStart"/>
            <w:r w:rsidRPr="006353DE">
              <w:rPr>
                <w:rFonts w:ascii="Arial" w:hAnsi="Arial" w:cs="Arial"/>
              </w:rPr>
              <w:t>Interes</w:t>
            </w:r>
            <w:r w:rsidR="00DE1089">
              <w:rPr>
                <w:rFonts w:ascii="Arial" w:hAnsi="Arial" w:cs="Arial"/>
              </w:rPr>
              <w:t>ts</w:t>
            </w:r>
            <w:proofErr w:type="spellEnd"/>
            <w:r w:rsidR="00DE1089">
              <w:rPr>
                <w:rFonts w:ascii="Arial" w:hAnsi="Arial" w:cs="Arial"/>
              </w:rPr>
              <w:t>:</w:t>
            </w:r>
            <w:r w:rsidRPr="006353DE">
              <w:rPr>
                <w:rFonts w:ascii="Arial" w:hAnsi="Arial" w:cs="Arial"/>
              </w:rPr>
              <w:t xml:space="preserve"> </w:t>
            </w:r>
            <w:r w:rsidR="00F258E7" w:rsidRPr="006353DE">
              <w:rPr>
                <w:rFonts w:ascii="Arial" w:hAnsi="Arial" w:cs="Arial"/>
              </w:rPr>
              <w:br/>
            </w:r>
          </w:p>
        </w:tc>
        <w:tc>
          <w:tcPr>
            <w:tcW w:w="8221" w:type="dxa"/>
            <w:gridSpan w:val="4"/>
            <w:vAlign w:val="bottom"/>
          </w:tcPr>
          <w:p w14:paraId="7107BF21" w14:textId="2D2E8F79" w:rsidR="00660D54" w:rsidRDefault="00407FDA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/>
                <w:lang w:val="en-GB"/>
              </w:rPr>
            </w:pPr>
            <w:r w:rsidRPr="00F2379B">
              <w:rPr>
                <w:rFonts w:ascii="Arial" w:hAnsi="Arial" w:cs="Arial"/>
                <w:color w:val="000000"/>
                <w:lang w:val="en-GB"/>
              </w:rPr>
              <w:t>Football (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A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ctive </w:t>
            </w:r>
            <w:r w:rsidR="00660D54">
              <w:rPr>
                <w:rFonts w:ascii="Arial" w:hAnsi="Arial" w:cs="Arial"/>
                <w:i/>
                <w:iCs/>
                <w:color w:val="000000"/>
                <w:lang w:val="en-GB"/>
              </w:rPr>
              <w:t>P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layer for 16 years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 xml:space="preserve">), </w:t>
            </w:r>
            <w:r w:rsidR="00660D54">
              <w:rPr>
                <w:rFonts w:ascii="Arial" w:hAnsi="Arial" w:cs="Arial"/>
                <w:color w:val="000000"/>
                <w:lang w:val="en-GB"/>
              </w:rPr>
              <w:t>R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>eading (</w:t>
            </w: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 xml:space="preserve">at least three WSJ articles </w:t>
            </w:r>
          </w:p>
          <w:p w14:paraId="598C2742" w14:textId="4B6B5E26" w:rsidR="00723643" w:rsidRPr="00F2379B" w:rsidRDefault="00407FDA" w:rsidP="00BA10A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640538">
              <w:rPr>
                <w:rFonts w:ascii="Arial" w:hAnsi="Arial" w:cs="Arial"/>
                <w:i/>
                <w:iCs/>
                <w:color w:val="000000"/>
                <w:lang w:val="en-GB"/>
              </w:rPr>
              <w:t>every day, books on finance</w:t>
            </w:r>
            <w:r w:rsidRPr="00F2379B">
              <w:rPr>
                <w:rFonts w:ascii="Arial" w:hAnsi="Arial" w:cs="Arial"/>
                <w:color w:val="000000"/>
                <w:lang w:val="en-GB"/>
              </w:rPr>
              <w:t>)</w:t>
            </w:r>
          </w:p>
        </w:tc>
      </w:tr>
    </w:tbl>
    <w:p w14:paraId="0747D2BF" w14:textId="14764FD3" w:rsidR="00723643" w:rsidRPr="00F2379B" w:rsidRDefault="00723643" w:rsidP="00640538">
      <w:pPr>
        <w:spacing w:after="0" w:line="240" w:lineRule="auto"/>
        <w:rPr>
          <w:lang w:val="en-GB"/>
        </w:rPr>
      </w:pPr>
    </w:p>
    <w:sectPr w:rsidR="00723643" w:rsidRPr="00F2379B" w:rsidSect="00BA10A7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89B"/>
    <w:rsid w:val="00032A18"/>
    <w:rsid w:val="0006021F"/>
    <w:rsid w:val="00064643"/>
    <w:rsid w:val="000675E4"/>
    <w:rsid w:val="0007482E"/>
    <w:rsid w:val="00085D23"/>
    <w:rsid w:val="00090B9D"/>
    <w:rsid w:val="000A1FDA"/>
    <w:rsid w:val="000B619E"/>
    <w:rsid w:val="000C732E"/>
    <w:rsid w:val="000E45BB"/>
    <w:rsid w:val="000F342E"/>
    <w:rsid w:val="000F39A7"/>
    <w:rsid w:val="00100157"/>
    <w:rsid w:val="00112BC9"/>
    <w:rsid w:val="00131B17"/>
    <w:rsid w:val="00132EC7"/>
    <w:rsid w:val="00141E22"/>
    <w:rsid w:val="001432A9"/>
    <w:rsid w:val="00147CA8"/>
    <w:rsid w:val="00161396"/>
    <w:rsid w:val="00162A5A"/>
    <w:rsid w:val="0016446F"/>
    <w:rsid w:val="00171795"/>
    <w:rsid w:val="001826D7"/>
    <w:rsid w:val="0019302D"/>
    <w:rsid w:val="001935D2"/>
    <w:rsid w:val="00196754"/>
    <w:rsid w:val="001C3F63"/>
    <w:rsid w:val="001C718B"/>
    <w:rsid w:val="001D4DCD"/>
    <w:rsid w:val="001D5DEC"/>
    <w:rsid w:val="001F7508"/>
    <w:rsid w:val="0023054D"/>
    <w:rsid w:val="00235592"/>
    <w:rsid w:val="002508C2"/>
    <w:rsid w:val="00251493"/>
    <w:rsid w:val="00282DB0"/>
    <w:rsid w:val="00283129"/>
    <w:rsid w:val="002B3371"/>
    <w:rsid w:val="002B7CB1"/>
    <w:rsid w:val="002C23A8"/>
    <w:rsid w:val="002C65E7"/>
    <w:rsid w:val="002D4516"/>
    <w:rsid w:val="002E1778"/>
    <w:rsid w:val="002E1877"/>
    <w:rsid w:val="002E21AF"/>
    <w:rsid w:val="002E5685"/>
    <w:rsid w:val="002E5F55"/>
    <w:rsid w:val="002F5228"/>
    <w:rsid w:val="00314B7A"/>
    <w:rsid w:val="00350EB1"/>
    <w:rsid w:val="00372F7B"/>
    <w:rsid w:val="003752F1"/>
    <w:rsid w:val="003A78E3"/>
    <w:rsid w:val="003D4470"/>
    <w:rsid w:val="003E4577"/>
    <w:rsid w:val="00407FDA"/>
    <w:rsid w:val="004158DB"/>
    <w:rsid w:val="00415BAA"/>
    <w:rsid w:val="00420482"/>
    <w:rsid w:val="00433720"/>
    <w:rsid w:val="00443668"/>
    <w:rsid w:val="00446E71"/>
    <w:rsid w:val="0045192A"/>
    <w:rsid w:val="0046113A"/>
    <w:rsid w:val="004611E7"/>
    <w:rsid w:val="004714F1"/>
    <w:rsid w:val="00487096"/>
    <w:rsid w:val="004A54BA"/>
    <w:rsid w:val="004B4A3F"/>
    <w:rsid w:val="004D6721"/>
    <w:rsid w:val="004D740F"/>
    <w:rsid w:val="004E1EFE"/>
    <w:rsid w:val="004E27C9"/>
    <w:rsid w:val="004F1830"/>
    <w:rsid w:val="004F3E5F"/>
    <w:rsid w:val="00503E4B"/>
    <w:rsid w:val="005042FF"/>
    <w:rsid w:val="00507EA7"/>
    <w:rsid w:val="0051556F"/>
    <w:rsid w:val="00530A0B"/>
    <w:rsid w:val="00534D94"/>
    <w:rsid w:val="005463AE"/>
    <w:rsid w:val="00570899"/>
    <w:rsid w:val="00582BB4"/>
    <w:rsid w:val="00583176"/>
    <w:rsid w:val="00597976"/>
    <w:rsid w:val="005B1B74"/>
    <w:rsid w:val="005B42DA"/>
    <w:rsid w:val="005B4B56"/>
    <w:rsid w:val="005B683A"/>
    <w:rsid w:val="005C7ADE"/>
    <w:rsid w:val="005D2D26"/>
    <w:rsid w:val="00632D5A"/>
    <w:rsid w:val="00633ECE"/>
    <w:rsid w:val="006353DE"/>
    <w:rsid w:val="00640538"/>
    <w:rsid w:val="00644CEC"/>
    <w:rsid w:val="00660D54"/>
    <w:rsid w:val="00682D81"/>
    <w:rsid w:val="00686AD3"/>
    <w:rsid w:val="0068788B"/>
    <w:rsid w:val="00691242"/>
    <w:rsid w:val="00693E09"/>
    <w:rsid w:val="0069787B"/>
    <w:rsid w:val="006B7F78"/>
    <w:rsid w:val="006F54A9"/>
    <w:rsid w:val="00706976"/>
    <w:rsid w:val="00707431"/>
    <w:rsid w:val="00723643"/>
    <w:rsid w:val="00727813"/>
    <w:rsid w:val="00733DA1"/>
    <w:rsid w:val="00740BD6"/>
    <w:rsid w:val="007547DA"/>
    <w:rsid w:val="007602ED"/>
    <w:rsid w:val="00763DCE"/>
    <w:rsid w:val="00771655"/>
    <w:rsid w:val="00785254"/>
    <w:rsid w:val="007938E5"/>
    <w:rsid w:val="007966F0"/>
    <w:rsid w:val="007C03C8"/>
    <w:rsid w:val="007C3426"/>
    <w:rsid w:val="007C6A3C"/>
    <w:rsid w:val="007D3468"/>
    <w:rsid w:val="00800092"/>
    <w:rsid w:val="00814F18"/>
    <w:rsid w:val="00871E42"/>
    <w:rsid w:val="00884C22"/>
    <w:rsid w:val="0089377E"/>
    <w:rsid w:val="008B0FC0"/>
    <w:rsid w:val="008F1177"/>
    <w:rsid w:val="008F440A"/>
    <w:rsid w:val="008F5837"/>
    <w:rsid w:val="009057CB"/>
    <w:rsid w:val="00933573"/>
    <w:rsid w:val="00933870"/>
    <w:rsid w:val="009468DC"/>
    <w:rsid w:val="00950BE6"/>
    <w:rsid w:val="009811C6"/>
    <w:rsid w:val="0099431C"/>
    <w:rsid w:val="009C5EEF"/>
    <w:rsid w:val="00A0139A"/>
    <w:rsid w:val="00A07CE7"/>
    <w:rsid w:val="00A266CF"/>
    <w:rsid w:val="00A33667"/>
    <w:rsid w:val="00A37981"/>
    <w:rsid w:val="00A44597"/>
    <w:rsid w:val="00A4522C"/>
    <w:rsid w:val="00A62A2F"/>
    <w:rsid w:val="00A8027A"/>
    <w:rsid w:val="00AA5768"/>
    <w:rsid w:val="00AB2A5A"/>
    <w:rsid w:val="00AC1CF4"/>
    <w:rsid w:val="00AD4D1F"/>
    <w:rsid w:val="00AF56AA"/>
    <w:rsid w:val="00B00FF4"/>
    <w:rsid w:val="00B05329"/>
    <w:rsid w:val="00B14A87"/>
    <w:rsid w:val="00B23713"/>
    <w:rsid w:val="00B26581"/>
    <w:rsid w:val="00B30D1B"/>
    <w:rsid w:val="00B341C5"/>
    <w:rsid w:val="00B359DB"/>
    <w:rsid w:val="00B464FA"/>
    <w:rsid w:val="00B5178D"/>
    <w:rsid w:val="00B704BC"/>
    <w:rsid w:val="00B80C3F"/>
    <w:rsid w:val="00B90595"/>
    <w:rsid w:val="00B97DD5"/>
    <w:rsid w:val="00BA10A7"/>
    <w:rsid w:val="00BB16EB"/>
    <w:rsid w:val="00BC2E6A"/>
    <w:rsid w:val="00BC4B07"/>
    <w:rsid w:val="00BD640A"/>
    <w:rsid w:val="00BD70C5"/>
    <w:rsid w:val="00C018E4"/>
    <w:rsid w:val="00C024A4"/>
    <w:rsid w:val="00C042B7"/>
    <w:rsid w:val="00C066FA"/>
    <w:rsid w:val="00C273F9"/>
    <w:rsid w:val="00C3410A"/>
    <w:rsid w:val="00C53D27"/>
    <w:rsid w:val="00C917B0"/>
    <w:rsid w:val="00C97715"/>
    <w:rsid w:val="00CA0A14"/>
    <w:rsid w:val="00CA4D6D"/>
    <w:rsid w:val="00CA4F09"/>
    <w:rsid w:val="00CB74D9"/>
    <w:rsid w:val="00CD06B4"/>
    <w:rsid w:val="00CD084C"/>
    <w:rsid w:val="00CD37DE"/>
    <w:rsid w:val="00CF31EE"/>
    <w:rsid w:val="00D10083"/>
    <w:rsid w:val="00D6527C"/>
    <w:rsid w:val="00D81AA4"/>
    <w:rsid w:val="00D84714"/>
    <w:rsid w:val="00DB4BD4"/>
    <w:rsid w:val="00DC2C6A"/>
    <w:rsid w:val="00DC6DA3"/>
    <w:rsid w:val="00DD1634"/>
    <w:rsid w:val="00DE1089"/>
    <w:rsid w:val="00DE441D"/>
    <w:rsid w:val="00E00610"/>
    <w:rsid w:val="00E34B7D"/>
    <w:rsid w:val="00E431ED"/>
    <w:rsid w:val="00E54693"/>
    <w:rsid w:val="00E6021B"/>
    <w:rsid w:val="00E63452"/>
    <w:rsid w:val="00E64FF5"/>
    <w:rsid w:val="00E717AE"/>
    <w:rsid w:val="00E80A56"/>
    <w:rsid w:val="00E81F75"/>
    <w:rsid w:val="00E87F4D"/>
    <w:rsid w:val="00E943C0"/>
    <w:rsid w:val="00E94A97"/>
    <w:rsid w:val="00EA212D"/>
    <w:rsid w:val="00EA6199"/>
    <w:rsid w:val="00EB5816"/>
    <w:rsid w:val="00EC1E47"/>
    <w:rsid w:val="00ED527D"/>
    <w:rsid w:val="00F033DC"/>
    <w:rsid w:val="00F05CDC"/>
    <w:rsid w:val="00F11BEF"/>
    <w:rsid w:val="00F146A8"/>
    <w:rsid w:val="00F1524A"/>
    <w:rsid w:val="00F2379B"/>
    <w:rsid w:val="00F258E7"/>
    <w:rsid w:val="00F365C7"/>
    <w:rsid w:val="00F52971"/>
    <w:rsid w:val="00F80053"/>
    <w:rsid w:val="00F84B46"/>
    <w:rsid w:val="00F877DD"/>
    <w:rsid w:val="00FA02C7"/>
    <w:rsid w:val="00FA5B35"/>
    <w:rsid w:val="00FD555D"/>
    <w:rsid w:val="00FE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7074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0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0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0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0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0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2025-11-05T23:49:00Z</dcterms:created>
  <dcterms:modified xsi:type="dcterms:W3CDTF">2025-11-07T17:53:00Z</dcterms:modified>
</cp:coreProperties>
</file>