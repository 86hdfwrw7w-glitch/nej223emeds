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2AB0CD9" w:rsidR="006D2592" w:rsidRPr="00583217" w:rsidRDefault="00514EA2" w:rsidP="006A7895">
      <w:pPr>
        <w:spacing w:after="0" w:line="240" w:lineRule="auto"/>
        <w:jc w:val="right"/>
        <w:rPr>
          <w:rFonts w:ascii="Times New Roman" w:hAnsi="Times New Roman" w:cs="Times New Roman"/>
          <w:sz w:val="21"/>
          <w:szCs w:val="21"/>
        </w:rPr>
      </w:pPr>
      <w:r w:rsidRPr="00583217">
        <w:rPr>
          <w:rFonts w:ascii="Times New Roman" w:hAnsi="Times New Roman" w:cs="Times New Roman"/>
          <w:sz w:val="21"/>
          <w:szCs w:val="21"/>
        </w:rPr>
        <w:t>Isabelle</w:t>
      </w:r>
      <w:r w:rsidR="003D5D1E" w:rsidRPr="00583217">
        <w:rPr>
          <w:rFonts w:ascii="Times New Roman" w:hAnsi="Times New Roman" w:cs="Times New Roman"/>
          <w:sz w:val="21"/>
          <w:szCs w:val="21"/>
        </w:rPr>
        <w:t xml:space="preserve"> </w:t>
      </w:r>
      <w:proofErr w:type="spellStart"/>
      <w:r w:rsidRPr="00583217">
        <w:rPr>
          <w:rFonts w:ascii="Times New Roman" w:hAnsi="Times New Roman" w:cs="Times New Roman"/>
          <w:sz w:val="21"/>
          <w:szCs w:val="21"/>
        </w:rPr>
        <w:t>Schindl</w:t>
      </w:r>
      <w:proofErr w:type="spellEnd"/>
    </w:p>
    <w:p w14:paraId="2458A2A0" w14:textId="6B2D7E5F" w:rsidR="00857C6F" w:rsidRPr="00583217" w:rsidRDefault="00514EA2" w:rsidP="006A7895">
      <w:pPr>
        <w:spacing w:after="0" w:line="240" w:lineRule="auto"/>
        <w:jc w:val="right"/>
        <w:rPr>
          <w:rFonts w:ascii="Times New Roman" w:hAnsi="Times New Roman" w:cs="Times New Roman"/>
          <w:sz w:val="21"/>
          <w:szCs w:val="21"/>
        </w:rPr>
      </w:pPr>
      <w:proofErr w:type="spellStart"/>
      <w:r w:rsidRPr="00583217">
        <w:rPr>
          <w:rFonts w:ascii="Times New Roman" w:hAnsi="Times New Roman" w:cs="Times New Roman"/>
          <w:sz w:val="21"/>
          <w:szCs w:val="21"/>
        </w:rPr>
        <w:t>Schöffelgasse</w:t>
      </w:r>
      <w:proofErr w:type="spellEnd"/>
      <w:r w:rsidR="003D5D1E" w:rsidRPr="00583217">
        <w:rPr>
          <w:rFonts w:ascii="Times New Roman" w:hAnsi="Times New Roman" w:cs="Times New Roman"/>
          <w:sz w:val="21"/>
          <w:szCs w:val="21"/>
        </w:rPr>
        <w:t xml:space="preserve"> </w:t>
      </w:r>
      <w:r w:rsidRPr="00583217">
        <w:rPr>
          <w:rFonts w:ascii="Times New Roman" w:hAnsi="Times New Roman" w:cs="Times New Roman"/>
          <w:sz w:val="21"/>
          <w:szCs w:val="21"/>
        </w:rPr>
        <w:t>19</w:t>
      </w:r>
    </w:p>
    <w:p w14:paraId="451AEE20" w14:textId="639C7E80" w:rsidR="00857C6F" w:rsidRPr="00583217" w:rsidRDefault="00514EA2" w:rsidP="006A7895">
      <w:pPr>
        <w:spacing w:after="0" w:line="240" w:lineRule="auto"/>
        <w:jc w:val="right"/>
        <w:rPr>
          <w:rFonts w:ascii="Times New Roman" w:hAnsi="Times New Roman" w:cs="Times New Roman"/>
          <w:sz w:val="21"/>
          <w:szCs w:val="21"/>
        </w:rPr>
      </w:pPr>
      <w:r w:rsidRPr="00583217">
        <w:rPr>
          <w:rFonts w:ascii="Times New Roman" w:hAnsi="Times New Roman" w:cs="Times New Roman"/>
          <w:sz w:val="21"/>
          <w:szCs w:val="21"/>
        </w:rPr>
        <w:t>1180</w:t>
      </w:r>
      <w:r w:rsidR="00857C6F" w:rsidRPr="00583217">
        <w:rPr>
          <w:rFonts w:ascii="Times New Roman" w:hAnsi="Times New Roman" w:cs="Times New Roman"/>
          <w:sz w:val="21"/>
          <w:szCs w:val="21"/>
        </w:rPr>
        <w:t xml:space="preserve"> </w:t>
      </w:r>
      <w:r w:rsidRPr="00583217">
        <w:rPr>
          <w:rFonts w:ascii="Times New Roman" w:hAnsi="Times New Roman" w:cs="Times New Roman"/>
          <w:sz w:val="21"/>
          <w:szCs w:val="21"/>
        </w:rPr>
        <w:t>Wien</w:t>
      </w:r>
    </w:p>
    <w:p w14:paraId="12BA391A" w14:textId="1BDFDEED" w:rsidR="006A7895" w:rsidRPr="00583217" w:rsidRDefault="00514EA2" w:rsidP="006A7895">
      <w:pPr>
        <w:spacing w:after="0" w:line="240" w:lineRule="auto"/>
        <w:jc w:val="right"/>
        <w:rPr>
          <w:rFonts w:ascii="Times New Roman" w:hAnsi="Times New Roman" w:cs="Times New Roman"/>
          <w:sz w:val="21"/>
          <w:szCs w:val="21"/>
        </w:rPr>
      </w:pPr>
      <w:r w:rsidRPr="00583217">
        <w:rPr>
          <w:rFonts w:ascii="Times New Roman" w:hAnsi="Times New Roman" w:cs="Times New Roman"/>
          <w:color w:val="000000"/>
          <w:sz w:val="21"/>
          <w:szCs w:val="21"/>
        </w:rPr>
        <w:t>ischindl</w:t>
      </w:r>
      <w:r w:rsidR="00857C6F" w:rsidRPr="00583217">
        <w:rPr>
          <w:rFonts w:ascii="Times New Roman" w:hAnsi="Times New Roman" w:cs="Times New Roman"/>
          <w:color w:val="000000"/>
          <w:sz w:val="21"/>
          <w:szCs w:val="21"/>
        </w:rPr>
        <w:t>@</w:t>
      </w:r>
      <w:r w:rsidRPr="00583217">
        <w:rPr>
          <w:rFonts w:ascii="Times New Roman" w:hAnsi="Times New Roman" w:cs="Times New Roman"/>
          <w:color w:val="000000"/>
          <w:sz w:val="21"/>
          <w:szCs w:val="21"/>
        </w:rPr>
        <w:t>icloud</w:t>
      </w:r>
      <w:r w:rsidR="00857C6F" w:rsidRPr="00583217">
        <w:rPr>
          <w:rFonts w:ascii="Times New Roman" w:hAnsi="Times New Roman" w:cs="Times New Roman"/>
          <w:color w:val="000000"/>
          <w:sz w:val="21"/>
          <w:szCs w:val="21"/>
        </w:rPr>
        <w:t>.com</w:t>
      </w:r>
    </w:p>
    <w:p w14:paraId="2E7278C7" w14:textId="1F809CB4" w:rsidR="00F74175" w:rsidRPr="000B2E0C" w:rsidRDefault="006D2592" w:rsidP="00E65B09">
      <w:pPr>
        <w:spacing w:after="0"/>
        <w:jc w:val="right"/>
        <w:rPr>
          <w:rFonts w:ascii="Times New Roman" w:hAnsi="Times New Roman" w:cs="Times New Roman"/>
          <w:color w:val="000000"/>
          <w:sz w:val="21"/>
          <w:szCs w:val="21"/>
          <w:lang w:val="en-US"/>
        </w:rPr>
      </w:pPr>
      <w:r w:rsidRPr="000B2E0C">
        <w:rPr>
          <w:rFonts w:ascii="Times New Roman" w:hAnsi="Times New Roman" w:cs="Times New Roman"/>
          <w:color w:val="000000"/>
          <w:sz w:val="21"/>
          <w:szCs w:val="21"/>
          <w:lang w:val="en-US"/>
        </w:rPr>
        <w:t>+</w:t>
      </w:r>
      <w:r w:rsidR="00857C6F" w:rsidRPr="000B2E0C">
        <w:rPr>
          <w:rFonts w:ascii="Times New Roman" w:hAnsi="Times New Roman" w:cs="Times New Roman"/>
          <w:color w:val="000000"/>
          <w:sz w:val="21"/>
          <w:szCs w:val="21"/>
          <w:lang w:val="en-US"/>
        </w:rPr>
        <w:t>4</w:t>
      </w:r>
      <w:r w:rsidR="00514EA2" w:rsidRPr="000B2E0C">
        <w:rPr>
          <w:rFonts w:ascii="Times New Roman" w:hAnsi="Times New Roman" w:cs="Times New Roman"/>
          <w:color w:val="000000"/>
          <w:sz w:val="21"/>
          <w:szCs w:val="21"/>
          <w:lang w:val="en-US"/>
        </w:rPr>
        <w:t>3</w:t>
      </w:r>
      <w:r w:rsidR="00857C6F" w:rsidRPr="000B2E0C">
        <w:rPr>
          <w:rFonts w:ascii="Times New Roman" w:hAnsi="Times New Roman" w:cs="Times New Roman"/>
          <w:color w:val="000000"/>
          <w:sz w:val="21"/>
          <w:szCs w:val="21"/>
          <w:lang w:val="en-US"/>
        </w:rPr>
        <w:t xml:space="preserve"> </w:t>
      </w:r>
      <w:r w:rsidR="00514EA2" w:rsidRPr="000B2E0C">
        <w:rPr>
          <w:rFonts w:ascii="Times New Roman" w:hAnsi="Times New Roman" w:cs="Times New Roman"/>
          <w:color w:val="000000"/>
          <w:sz w:val="21"/>
          <w:szCs w:val="21"/>
          <w:lang w:val="en-US"/>
        </w:rPr>
        <w:t>664</w:t>
      </w:r>
      <w:r w:rsidR="00857C6F" w:rsidRPr="000B2E0C">
        <w:rPr>
          <w:rFonts w:ascii="Times New Roman" w:hAnsi="Times New Roman" w:cs="Times New Roman"/>
          <w:color w:val="000000"/>
          <w:sz w:val="21"/>
          <w:szCs w:val="21"/>
          <w:lang w:val="en-US"/>
        </w:rPr>
        <w:t xml:space="preserve"> </w:t>
      </w:r>
      <w:r w:rsidR="00514EA2" w:rsidRPr="000B2E0C">
        <w:rPr>
          <w:rFonts w:ascii="Times New Roman" w:hAnsi="Times New Roman" w:cs="Times New Roman"/>
          <w:color w:val="000000"/>
          <w:sz w:val="21"/>
          <w:szCs w:val="21"/>
          <w:lang w:val="en-US"/>
        </w:rPr>
        <w:t>51</w:t>
      </w:r>
      <w:r w:rsidR="003D5D1E" w:rsidRPr="000B2E0C">
        <w:rPr>
          <w:rFonts w:ascii="Times New Roman" w:hAnsi="Times New Roman" w:cs="Times New Roman"/>
          <w:color w:val="000000"/>
          <w:sz w:val="21"/>
          <w:szCs w:val="21"/>
          <w:lang w:val="en-US"/>
        </w:rPr>
        <w:t xml:space="preserve"> </w:t>
      </w:r>
      <w:r w:rsidR="00514EA2" w:rsidRPr="000B2E0C">
        <w:rPr>
          <w:rFonts w:ascii="Times New Roman" w:hAnsi="Times New Roman" w:cs="Times New Roman"/>
          <w:color w:val="000000"/>
          <w:sz w:val="21"/>
          <w:szCs w:val="21"/>
          <w:lang w:val="en-US"/>
        </w:rPr>
        <w:t>89</w:t>
      </w:r>
      <w:r w:rsidR="003D5D1E" w:rsidRPr="000B2E0C">
        <w:rPr>
          <w:rFonts w:ascii="Times New Roman" w:hAnsi="Times New Roman" w:cs="Times New Roman"/>
          <w:color w:val="000000"/>
          <w:sz w:val="21"/>
          <w:szCs w:val="21"/>
          <w:lang w:val="en-US"/>
        </w:rPr>
        <w:t xml:space="preserve"> </w:t>
      </w:r>
      <w:r w:rsidR="00514EA2" w:rsidRPr="000B2E0C">
        <w:rPr>
          <w:rFonts w:ascii="Times New Roman" w:hAnsi="Times New Roman" w:cs="Times New Roman"/>
          <w:color w:val="000000"/>
          <w:sz w:val="21"/>
          <w:szCs w:val="21"/>
          <w:lang w:val="en-US"/>
        </w:rPr>
        <w:t>441</w:t>
      </w:r>
    </w:p>
    <w:p w14:paraId="170FE07D" w14:textId="77777777" w:rsidR="00F270C0" w:rsidRPr="000B2E0C" w:rsidRDefault="00F270C0" w:rsidP="00F74175">
      <w:pPr>
        <w:spacing w:after="0"/>
        <w:rPr>
          <w:rFonts w:ascii="Times New Roman" w:hAnsi="Times New Roman" w:cs="Times New Roman"/>
          <w:color w:val="000000"/>
          <w:sz w:val="21"/>
          <w:szCs w:val="21"/>
          <w:lang w:val="en-US"/>
        </w:rPr>
      </w:pPr>
    </w:p>
    <w:p w14:paraId="6500D7A2" w14:textId="77777777" w:rsidR="002F2EF7" w:rsidRPr="000B2E0C" w:rsidRDefault="002F2EF7" w:rsidP="002F2EF7">
      <w:pPr>
        <w:spacing w:after="0" w:line="240" w:lineRule="auto"/>
        <w:rPr>
          <w:rFonts w:ascii="Times New Roman" w:hAnsi="Times New Roman" w:cs="Times New Roman"/>
          <w:sz w:val="21"/>
          <w:szCs w:val="21"/>
          <w:lang w:val="en-US"/>
        </w:rPr>
      </w:pPr>
      <w:r w:rsidRPr="000B2E0C">
        <w:rPr>
          <w:rFonts w:ascii="Times New Roman" w:hAnsi="Times New Roman" w:cs="Times New Roman"/>
          <w:sz w:val="21"/>
          <w:szCs w:val="21"/>
          <w:lang w:val="en-US"/>
        </w:rPr>
        <w:t>Ernst &amp; Young Management Consulting GmbH</w:t>
      </w:r>
      <w:r w:rsidRPr="000B2E0C">
        <w:rPr>
          <w:rFonts w:ascii="Times New Roman" w:hAnsi="Times New Roman" w:cs="Times New Roman"/>
          <w:sz w:val="21"/>
          <w:szCs w:val="21"/>
          <w:lang w:val="en-US"/>
        </w:rPr>
        <w:br/>
      </w:r>
      <w:proofErr w:type="spellStart"/>
      <w:r w:rsidRPr="000B2E0C">
        <w:rPr>
          <w:rFonts w:ascii="Times New Roman" w:hAnsi="Times New Roman" w:cs="Times New Roman"/>
          <w:sz w:val="21"/>
          <w:szCs w:val="21"/>
          <w:lang w:val="en-US"/>
        </w:rPr>
        <w:t>Wagramer</w:t>
      </w:r>
      <w:proofErr w:type="spellEnd"/>
      <w:r w:rsidRPr="000B2E0C">
        <w:rPr>
          <w:rFonts w:ascii="Times New Roman" w:hAnsi="Times New Roman" w:cs="Times New Roman"/>
          <w:sz w:val="21"/>
          <w:szCs w:val="21"/>
          <w:lang w:val="en-US"/>
        </w:rPr>
        <w:t xml:space="preserve"> </w:t>
      </w:r>
      <w:proofErr w:type="spellStart"/>
      <w:r w:rsidRPr="000B2E0C">
        <w:rPr>
          <w:rFonts w:ascii="Times New Roman" w:hAnsi="Times New Roman" w:cs="Times New Roman"/>
          <w:sz w:val="21"/>
          <w:szCs w:val="21"/>
          <w:lang w:val="en-US"/>
        </w:rPr>
        <w:t>Straße</w:t>
      </w:r>
      <w:proofErr w:type="spellEnd"/>
      <w:r w:rsidRPr="000B2E0C">
        <w:rPr>
          <w:rFonts w:ascii="Times New Roman" w:hAnsi="Times New Roman" w:cs="Times New Roman"/>
          <w:sz w:val="21"/>
          <w:szCs w:val="21"/>
          <w:lang w:val="en-US"/>
        </w:rPr>
        <w:t xml:space="preserve"> 19</w:t>
      </w:r>
    </w:p>
    <w:p w14:paraId="096C8AF5" w14:textId="6C5D474D" w:rsidR="00647413" w:rsidRPr="002F2EF7" w:rsidRDefault="002F2EF7" w:rsidP="002F2EF7">
      <w:pPr>
        <w:spacing w:after="0" w:line="240" w:lineRule="auto"/>
        <w:rPr>
          <w:rFonts w:ascii="Times New Roman" w:eastAsia="Times New Roman" w:hAnsi="Times New Roman" w:cs="Times New Roman"/>
          <w:sz w:val="24"/>
          <w:szCs w:val="24"/>
          <w:lang w:eastAsia="en-GB"/>
        </w:rPr>
      </w:pPr>
      <w:r w:rsidRPr="002F2EF7">
        <w:rPr>
          <w:rFonts w:ascii="Times New Roman" w:hAnsi="Times New Roman" w:cs="Times New Roman"/>
          <w:sz w:val="21"/>
          <w:szCs w:val="21"/>
        </w:rPr>
        <w:t>1220 Wien</w:t>
      </w:r>
      <w:r w:rsidRPr="002F2EF7">
        <w:rPr>
          <w:rFonts w:ascii="Times New Roman" w:hAnsi="Times New Roman" w:cs="Times New Roman"/>
          <w:sz w:val="21"/>
          <w:szCs w:val="21"/>
        </w:rPr>
        <w:br/>
      </w:r>
    </w:p>
    <w:p w14:paraId="155B6E2E" w14:textId="3C21FF30" w:rsidR="006A7895" w:rsidRPr="00583217" w:rsidRDefault="00514EA2" w:rsidP="0085213A">
      <w:pPr>
        <w:spacing w:after="0"/>
        <w:jc w:val="right"/>
        <w:rPr>
          <w:rFonts w:ascii="Times New Roman" w:hAnsi="Times New Roman" w:cs="Times New Roman"/>
          <w:sz w:val="21"/>
          <w:szCs w:val="21"/>
          <w:lang w:val="de-AT"/>
        </w:rPr>
      </w:pPr>
      <w:r w:rsidRPr="00583217">
        <w:rPr>
          <w:rFonts w:ascii="Times New Roman" w:hAnsi="Times New Roman" w:cs="Times New Roman"/>
          <w:sz w:val="21"/>
          <w:szCs w:val="21"/>
          <w:lang w:val="de-AT"/>
        </w:rPr>
        <w:t>Wien</w:t>
      </w:r>
      <w:r w:rsidR="002D594E" w:rsidRPr="00583217">
        <w:rPr>
          <w:rFonts w:ascii="Times New Roman" w:hAnsi="Times New Roman" w:cs="Times New Roman"/>
          <w:sz w:val="21"/>
          <w:szCs w:val="21"/>
          <w:lang w:val="de-AT"/>
        </w:rPr>
        <w:t xml:space="preserve">, </w:t>
      </w:r>
      <w:r w:rsidRPr="00583217">
        <w:rPr>
          <w:rFonts w:ascii="Times New Roman" w:hAnsi="Times New Roman" w:cs="Times New Roman"/>
          <w:sz w:val="21"/>
          <w:szCs w:val="21"/>
          <w:lang w:val="de-AT"/>
        </w:rPr>
        <w:t>XX</w:t>
      </w:r>
      <w:r w:rsidR="002D594E" w:rsidRPr="00583217">
        <w:rPr>
          <w:rFonts w:ascii="Times New Roman" w:hAnsi="Times New Roman" w:cs="Times New Roman"/>
          <w:sz w:val="21"/>
          <w:szCs w:val="21"/>
          <w:lang w:val="de-AT"/>
        </w:rPr>
        <w:t>.</w:t>
      </w:r>
      <w:r w:rsidRPr="00583217">
        <w:rPr>
          <w:rFonts w:ascii="Times New Roman" w:hAnsi="Times New Roman" w:cs="Times New Roman"/>
          <w:sz w:val="21"/>
          <w:szCs w:val="21"/>
          <w:lang w:val="de-AT"/>
        </w:rPr>
        <w:t>XX</w:t>
      </w:r>
      <w:r w:rsidR="006A7895" w:rsidRPr="00583217">
        <w:rPr>
          <w:rFonts w:ascii="Times New Roman" w:hAnsi="Times New Roman" w:cs="Times New Roman"/>
          <w:sz w:val="21"/>
          <w:szCs w:val="21"/>
          <w:lang w:val="de-AT"/>
        </w:rPr>
        <w:t>.</w:t>
      </w:r>
      <w:r w:rsidRPr="00583217">
        <w:rPr>
          <w:rFonts w:ascii="Times New Roman" w:hAnsi="Times New Roman" w:cs="Times New Roman"/>
          <w:sz w:val="21"/>
          <w:szCs w:val="21"/>
          <w:lang w:val="de-AT"/>
        </w:rPr>
        <w:t>XXXX</w:t>
      </w:r>
    </w:p>
    <w:p w14:paraId="0731715D" w14:textId="77777777" w:rsidR="001E0088" w:rsidRPr="00583217" w:rsidRDefault="001E0088" w:rsidP="001E0088">
      <w:pPr>
        <w:spacing w:after="0"/>
        <w:jc w:val="right"/>
        <w:rPr>
          <w:rFonts w:ascii="Times New Roman" w:hAnsi="Times New Roman" w:cs="Times New Roman"/>
          <w:sz w:val="21"/>
          <w:szCs w:val="21"/>
          <w:lang w:val="de-AT"/>
        </w:rPr>
      </w:pPr>
    </w:p>
    <w:p w14:paraId="0098600D" w14:textId="57457B0B" w:rsidR="000A5AB8" w:rsidRPr="00583217" w:rsidRDefault="0099776A" w:rsidP="00590834">
      <w:pPr>
        <w:spacing w:after="0"/>
        <w:rPr>
          <w:rFonts w:ascii="Times New Roman" w:hAnsi="Times New Roman" w:cs="Times New Roman"/>
          <w:b/>
          <w:sz w:val="21"/>
          <w:szCs w:val="21"/>
        </w:rPr>
      </w:pPr>
      <w:r w:rsidRPr="00583217">
        <w:rPr>
          <w:rFonts w:ascii="Times New Roman" w:hAnsi="Times New Roman" w:cs="Times New Roman"/>
          <w:b/>
          <w:sz w:val="21"/>
          <w:szCs w:val="21"/>
        </w:rPr>
        <w:t xml:space="preserve">Bewerbung um ein Praktikum im Bereich </w:t>
      </w:r>
      <w:r w:rsidR="000B2E0C">
        <w:rPr>
          <w:rFonts w:ascii="Times New Roman" w:hAnsi="Times New Roman" w:cs="Times New Roman"/>
          <w:b/>
          <w:sz w:val="21"/>
          <w:szCs w:val="21"/>
        </w:rPr>
        <w:t xml:space="preserve">Transaction &amp; </w:t>
      </w:r>
      <w:proofErr w:type="spellStart"/>
      <w:r w:rsidR="000B2E0C">
        <w:rPr>
          <w:rFonts w:ascii="Times New Roman" w:hAnsi="Times New Roman" w:cs="Times New Roman"/>
          <w:b/>
          <w:sz w:val="21"/>
          <w:szCs w:val="21"/>
        </w:rPr>
        <w:t>Strategy</w:t>
      </w:r>
      <w:proofErr w:type="spellEnd"/>
      <w:r w:rsidR="000B2E0C">
        <w:rPr>
          <w:rFonts w:ascii="Times New Roman" w:hAnsi="Times New Roman" w:cs="Times New Roman"/>
          <w:b/>
          <w:sz w:val="21"/>
          <w:szCs w:val="21"/>
        </w:rPr>
        <w:t xml:space="preserve"> </w:t>
      </w:r>
      <w:proofErr w:type="spellStart"/>
      <w:r w:rsidR="000B2E0C">
        <w:rPr>
          <w:rFonts w:ascii="Times New Roman" w:hAnsi="Times New Roman" w:cs="Times New Roman"/>
          <w:b/>
          <w:sz w:val="21"/>
          <w:szCs w:val="21"/>
        </w:rPr>
        <w:t>Execution</w:t>
      </w:r>
      <w:proofErr w:type="spellEnd"/>
    </w:p>
    <w:p w14:paraId="70A974D0" w14:textId="5DA26933" w:rsidR="000A5AB8" w:rsidRPr="00583217" w:rsidRDefault="000A5AB8" w:rsidP="000A5AB8">
      <w:pPr>
        <w:spacing w:after="0"/>
        <w:rPr>
          <w:rFonts w:ascii="Times New Roman" w:hAnsi="Times New Roman" w:cs="Times New Roman"/>
          <w:b/>
          <w:sz w:val="21"/>
          <w:szCs w:val="21"/>
        </w:rPr>
      </w:pPr>
    </w:p>
    <w:p w14:paraId="3A5BDDA8" w14:textId="77777777" w:rsidR="004A615C" w:rsidRPr="00583217" w:rsidRDefault="004A615C" w:rsidP="000A5AB8">
      <w:pPr>
        <w:spacing w:after="0"/>
        <w:rPr>
          <w:rFonts w:ascii="Times New Roman" w:hAnsi="Times New Roman" w:cs="Times New Roman"/>
          <w:b/>
          <w:sz w:val="21"/>
          <w:szCs w:val="21"/>
        </w:rPr>
      </w:pPr>
    </w:p>
    <w:p w14:paraId="523057ED" w14:textId="77777777" w:rsidR="001A2B3A" w:rsidRPr="00583217" w:rsidRDefault="001A2B3A" w:rsidP="001A2B3A">
      <w:pPr>
        <w:spacing w:after="0"/>
        <w:jc w:val="both"/>
        <w:rPr>
          <w:rFonts w:ascii="Times New Roman" w:hAnsi="Times New Roman" w:cs="Times New Roman"/>
          <w:sz w:val="21"/>
          <w:szCs w:val="21"/>
        </w:rPr>
      </w:pPr>
      <w:r w:rsidRPr="00583217">
        <w:rPr>
          <w:rFonts w:ascii="Times New Roman" w:hAnsi="Times New Roman" w:cs="Times New Roman"/>
          <w:sz w:val="21"/>
          <w:szCs w:val="21"/>
        </w:rPr>
        <w:t xml:space="preserve">Sehr geehrte Damen und Herren, </w:t>
      </w:r>
    </w:p>
    <w:p w14:paraId="23AA132A" w14:textId="77777777" w:rsidR="001A2B3A" w:rsidRPr="00583217" w:rsidRDefault="001A2B3A" w:rsidP="001A2B3A">
      <w:pPr>
        <w:spacing w:after="0"/>
        <w:jc w:val="both"/>
        <w:rPr>
          <w:rFonts w:ascii="Times New Roman" w:hAnsi="Times New Roman" w:cs="Times New Roman"/>
          <w:sz w:val="21"/>
          <w:szCs w:val="21"/>
        </w:rPr>
      </w:pPr>
    </w:p>
    <w:p w14:paraId="4EADF398" w14:textId="67F3D587" w:rsidR="001A2B3A" w:rsidRPr="00583217" w:rsidRDefault="001A2B3A" w:rsidP="001A2B3A">
      <w:pPr>
        <w:spacing w:after="0"/>
        <w:jc w:val="both"/>
        <w:rPr>
          <w:rFonts w:ascii="Times New Roman" w:hAnsi="Times New Roman" w:cs="Times New Roman"/>
          <w:sz w:val="21"/>
          <w:szCs w:val="21"/>
        </w:rPr>
      </w:pPr>
      <w:r w:rsidRPr="00583217">
        <w:rPr>
          <w:rFonts w:ascii="Times New Roman" w:hAnsi="Times New Roman" w:cs="Times New Roman"/>
          <w:sz w:val="21"/>
          <w:szCs w:val="21"/>
        </w:rPr>
        <w:t xml:space="preserve">mit der Tätigkeit eines Beraters assoziiere ich das Arbeiten am Zahn der Zeit - genauer, ein dynamisches Arbeitsumfeld, kritisches Hinterfragen und das Schaffen von bedeutsamen Veränderungen. Besonders fasziniert mich der </w:t>
      </w:r>
      <w:r>
        <w:rPr>
          <w:rFonts w:ascii="Times New Roman" w:hAnsi="Times New Roman" w:cs="Times New Roman"/>
          <w:sz w:val="21"/>
          <w:szCs w:val="21"/>
        </w:rPr>
        <w:t>kontinuierliche</w:t>
      </w:r>
      <w:r w:rsidRPr="00583217">
        <w:rPr>
          <w:rFonts w:ascii="Times New Roman" w:hAnsi="Times New Roman" w:cs="Times New Roman"/>
          <w:sz w:val="21"/>
          <w:szCs w:val="21"/>
        </w:rPr>
        <w:t xml:space="preserve"> Lernprozess</w:t>
      </w:r>
      <w:r>
        <w:rPr>
          <w:rFonts w:ascii="Times New Roman" w:hAnsi="Times New Roman" w:cs="Times New Roman"/>
          <w:sz w:val="21"/>
          <w:szCs w:val="21"/>
        </w:rPr>
        <w:t>, der aus notwendiger Weiterbildung, aber auch der Zusammenarbeit mit Kollegen aus diversen fachlichen Hintergründen hervorgeht. Aufgrund der Informationslast heutzutage sind Berater oft Schlüsselpersonen für ein Unternehmen</w:t>
      </w:r>
      <w:r w:rsidR="00206013">
        <w:rPr>
          <w:rFonts w:ascii="Times New Roman" w:hAnsi="Times New Roman" w:cs="Times New Roman"/>
          <w:sz w:val="21"/>
          <w:szCs w:val="21"/>
        </w:rPr>
        <w:t xml:space="preserve"> bei Transaktionen oder dem Schritt in die Zukunft</w:t>
      </w:r>
      <w:r>
        <w:rPr>
          <w:rFonts w:ascii="Times New Roman" w:hAnsi="Times New Roman" w:cs="Times New Roman"/>
          <w:sz w:val="21"/>
          <w:szCs w:val="21"/>
        </w:rPr>
        <w:t xml:space="preserve">, um </w:t>
      </w:r>
      <w:r w:rsidR="00206013">
        <w:rPr>
          <w:rFonts w:ascii="Times New Roman" w:hAnsi="Times New Roman" w:cs="Times New Roman"/>
          <w:sz w:val="21"/>
          <w:szCs w:val="21"/>
        </w:rPr>
        <w:t xml:space="preserve">Qualität, </w:t>
      </w:r>
      <w:r>
        <w:rPr>
          <w:rFonts w:ascii="Times New Roman" w:hAnsi="Times New Roman" w:cs="Times New Roman"/>
          <w:sz w:val="21"/>
          <w:szCs w:val="21"/>
        </w:rPr>
        <w:t xml:space="preserve">Effizienz und einen Vorsprung gegenüber der Konkurrenz zu sichern. </w:t>
      </w:r>
      <w:r w:rsidRPr="00583217">
        <w:rPr>
          <w:rFonts w:ascii="Times New Roman" w:hAnsi="Times New Roman" w:cs="Times New Roman"/>
          <w:sz w:val="21"/>
          <w:szCs w:val="21"/>
        </w:rPr>
        <w:t xml:space="preserve">Um ebenfalls eines Tages mit meiner Arbeit </w:t>
      </w:r>
      <w:r>
        <w:rPr>
          <w:rFonts w:ascii="Times New Roman" w:hAnsi="Times New Roman" w:cs="Times New Roman"/>
          <w:sz w:val="21"/>
          <w:szCs w:val="21"/>
        </w:rPr>
        <w:t>die Wirtschaft leistungsfähiger zu machen</w:t>
      </w:r>
      <w:r w:rsidRPr="00583217">
        <w:rPr>
          <w:rFonts w:ascii="Times New Roman" w:hAnsi="Times New Roman" w:cs="Times New Roman"/>
          <w:sz w:val="21"/>
          <w:szCs w:val="21"/>
        </w:rPr>
        <w:t xml:space="preserve">, möchte ich ab Mitte Juni für ein Praktikum im Bereich </w:t>
      </w:r>
      <w:r w:rsidR="0019284F">
        <w:rPr>
          <w:rFonts w:ascii="Times New Roman" w:hAnsi="Times New Roman" w:cs="Times New Roman"/>
          <w:sz w:val="21"/>
          <w:szCs w:val="21"/>
        </w:rPr>
        <w:t xml:space="preserve">Transaction and </w:t>
      </w:r>
      <w:proofErr w:type="spellStart"/>
      <w:r w:rsidR="0019284F">
        <w:rPr>
          <w:rFonts w:ascii="Times New Roman" w:hAnsi="Times New Roman" w:cs="Times New Roman"/>
          <w:sz w:val="21"/>
          <w:szCs w:val="21"/>
        </w:rPr>
        <w:t>Strategy</w:t>
      </w:r>
      <w:proofErr w:type="spellEnd"/>
      <w:r w:rsidR="0019284F">
        <w:rPr>
          <w:rFonts w:ascii="Times New Roman" w:hAnsi="Times New Roman" w:cs="Times New Roman"/>
          <w:sz w:val="21"/>
          <w:szCs w:val="21"/>
        </w:rPr>
        <w:t xml:space="preserve"> </w:t>
      </w:r>
      <w:proofErr w:type="spellStart"/>
      <w:r w:rsidR="0019284F">
        <w:rPr>
          <w:rFonts w:ascii="Times New Roman" w:hAnsi="Times New Roman" w:cs="Times New Roman"/>
          <w:sz w:val="21"/>
          <w:szCs w:val="21"/>
        </w:rPr>
        <w:t>Execution</w:t>
      </w:r>
      <w:proofErr w:type="spellEnd"/>
      <w:r w:rsidRPr="00583217">
        <w:rPr>
          <w:rFonts w:ascii="Times New Roman" w:hAnsi="Times New Roman" w:cs="Times New Roman"/>
          <w:sz w:val="21"/>
          <w:szCs w:val="21"/>
        </w:rPr>
        <w:t xml:space="preserve"> für einen Zeitraum von 2 Monaten einsteigen.</w:t>
      </w:r>
    </w:p>
    <w:p w14:paraId="0266F70C" w14:textId="77777777" w:rsidR="001A2B3A" w:rsidRDefault="001A2B3A" w:rsidP="001A2B3A">
      <w:pPr>
        <w:spacing w:after="0"/>
        <w:jc w:val="both"/>
        <w:rPr>
          <w:rFonts w:ascii="Times New Roman" w:hAnsi="Times New Roman" w:cs="Times New Roman"/>
          <w:sz w:val="21"/>
          <w:szCs w:val="21"/>
        </w:rPr>
      </w:pPr>
    </w:p>
    <w:p w14:paraId="43203F42" w14:textId="21B09622" w:rsidR="001A2B3A" w:rsidRPr="00583217" w:rsidDel="00F05C58" w:rsidRDefault="001A2B3A" w:rsidP="00F05C58">
      <w:pPr>
        <w:spacing w:after="0"/>
        <w:jc w:val="both"/>
        <w:rPr>
          <w:del w:id="0" w:author="David Döbele" w:date="2022-08-30T20:53:00Z"/>
          <w:rFonts w:ascii="Times New Roman" w:hAnsi="Times New Roman" w:cs="Times New Roman"/>
          <w:sz w:val="21"/>
          <w:szCs w:val="21"/>
        </w:rPr>
      </w:pPr>
      <w:r>
        <w:rPr>
          <w:rFonts w:ascii="Times New Roman" w:hAnsi="Times New Roman" w:cs="Times New Roman"/>
          <w:sz w:val="21"/>
          <w:szCs w:val="21"/>
        </w:rPr>
        <w:t xml:space="preserve">Meine Faszination für den Beruf eines Strategieberaters erfolgte aus meiner Teilnahme an der </w:t>
      </w:r>
      <w:proofErr w:type="spellStart"/>
      <w:r>
        <w:rPr>
          <w:rFonts w:ascii="Times New Roman" w:hAnsi="Times New Roman" w:cs="Times New Roman"/>
          <w:sz w:val="21"/>
          <w:szCs w:val="21"/>
        </w:rPr>
        <w:t>business@school</w:t>
      </w:r>
      <w:proofErr w:type="spellEnd"/>
      <w:r>
        <w:rPr>
          <w:rFonts w:ascii="Times New Roman" w:hAnsi="Times New Roman" w:cs="Times New Roman"/>
          <w:sz w:val="21"/>
          <w:szCs w:val="21"/>
        </w:rPr>
        <w:t xml:space="preserve"> Initiative der BCG während meiner Gymnasiums Zeit. Einerseits gab unser Mentor, ein BCG-Associate, meinem Team und mir spannende Einblicke in seinen Arbeitsalltag. Andererseits fand ich </w:t>
      </w:r>
      <w:ins w:id="1" w:author="David Döbele" w:date="2022-08-30T20:46:00Z">
        <w:r w:rsidR="00E2647E">
          <w:rPr>
            <w:rFonts w:ascii="Times New Roman" w:hAnsi="Times New Roman" w:cs="Times New Roman"/>
            <w:sz w:val="21"/>
            <w:szCs w:val="21"/>
          </w:rPr>
          <w:t>G</w:t>
        </w:r>
      </w:ins>
      <w:del w:id="2" w:author="David Döbele" w:date="2022-08-30T20:46:00Z">
        <w:r w:rsidDel="00E2647E">
          <w:rPr>
            <w:rFonts w:ascii="Times New Roman" w:hAnsi="Times New Roman" w:cs="Times New Roman"/>
            <w:sz w:val="21"/>
            <w:szCs w:val="21"/>
          </w:rPr>
          <w:delText>g</w:delText>
        </w:r>
      </w:del>
      <w:r>
        <w:rPr>
          <w:rFonts w:ascii="Times New Roman" w:hAnsi="Times New Roman" w:cs="Times New Roman"/>
          <w:sz w:val="21"/>
          <w:szCs w:val="21"/>
        </w:rPr>
        <w:t xml:space="preserve">efallen an den Recherchen und Marktanalysen und </w:t>
      </w:r>
      <w:del w:id="3" w:author="David Döbele" w:date="2022-08-30T20:47:00Z">
        <w:r w:rsidDel="00E2647E">
          <w:rPr>
            <w:rFonts w:ascii="Times New Roman" w:hAnsi="Times New Roman" w:cs="Times New Roman"/>
            <w:sz w:val="21"/>
            <w:szCs w:val="21"/>
          </w:rPr>
          <w:delText xml:space="preserve">erheiterte </w:delText>
        </w:r>
      </w:del>
      <w:ins w:id="4" w:author="David Döbele" w:date="2022-08-30T20:47:00Z">
        <w:r w:rsidR="00E2647E">
          <w:rPr>
            <w:rFonts w:ascii="Times New Roman" w:hAnsi="Times New Roman" w:cs="Times New Roman"/>
            <w:sz w:val="21"/>
            <w:szCs w:val="21"/>
          </w:rPr>
          <w:t>hatte große Freude an der Koordination unseres Teams</w:t>
        </w:r>
      </w:ins>
      <w:del w:id="5" w:author="David Döbele" w:date="2022-08-30T20:47:00Z">
        <w:r w:rsidDel="00E2647E">
          <w:rPr>
            <w:rFonts w:ascii="Times New Roman" w:hAnsi="Times New Roman" w:cs="Times New Roman"/>
            <w:sz w:val="21"/>
            <w:szCs w:val="21"/>
          </w:rPr>
          <w:delText>mich an der Teamkoordination</w:delText>
        </w:r>
      </w:del>
      <w:r>
        <w:rPr>
          <w:rFonts w:ascii="Times New Roman" w:hAnsi="Times New Roman" w:cs="Times New Roman"/>
          <w:sz w:val="21"/>
          <w:szCs w:val="21"/>
        </w:rPr>
        <w:t xml:space="preserve">. Geprägt von dieser Erfahrung und meinem internationalen Streben nachkommend, beschloss ich einen Wirtschaftsbachelor an der Maastricht University zu machen. Dort konnte ich endlich meinem Wissensdrang nachgehen, der davor nur in Sommer-Programmen an der University </w:t>
      </w:r>
      <w:proofErr w:type="spellStart"/>
      <w:r>
        <w:rPr>
          <w:rFonts w:ascii="Times New Roman" w:hAnsi="Times New Roman" w:cs="Times New Roman"/>
          <w:sz w:val="21"/>
          <w:szCs w:val="21"/>
        </w:rPr>
        <w:t>of</w:t>
      </w:r>
      <w:proofErr w:type="spellEnd"/>
      <w:r>
        <w:rPr>
          <w:rFonts w:ascii="Times New Roman" w:hAnsi="Times New Roman" w:cs="Times New Roman"/>
          <w:sz w:val="21"/>
          <w:szCs w:val="21"/>
        </w:rPr>
        <w:t xml:space="preserve"> Cambridge (International Relations) und der </w:t>
      </w:r>
      <w:proofErr w:type="spellStart"/>
      <w:r>
        <w:rPr>
          <w:rFonts w:ascii="Times New Roman" w:hAnsi="Times New Roman" w:cs="Times New Roman"/>
          <w:sz w:val="21"/>
          <w:szCs w:val="21"/>
        </w:rPr>
        <w:t>Bocconi</w:t>
      </w:r>
      <w:proofErr w:type="spellEnd"/>
      <w:r>
        <w:rPr>
          <w:rFonts w:ascii="Times New Roman" w:hAnsi="Times New Roman" w:cs="Times New Roman"/>
          <w:sz w:val="21"/>
          <w:szCs w:val="21"/>
        </w:rPr>
        <w:t xml:space="preserve"> University (</w:t>
      </w:r>
      <w:proofErr w:type="spellStart"/>
      <w:r>
        <w:rPr>
          <w:rFonts w:ascii="Times New Roman" w:hAnsi="Times New Roman" w:cs="Times New Roman"/>
          <w:sz w:val="21"/>
          <w:szCs w:val="21"/>
        </w:rPr>
        <w:t>Strategy</w:t>
      </w:r>
      <w:proofErr w:type="spellEnd"/>
      <w:r>
        <w:rPr>
          <w:rFonts w:ascii="Times New Roman" w:hAnsi="Times New Roman" w:cs="Times New Roman"/>
          <w:sz w:val="21"/>
          <w:szCs w:val="21"/>
        </w:rPr>
        <w:t xml:space="preserve"> and Finance) ausgelebt werden konnte. Da ich den Lehrinhalt der Universität im ersten Jahr sehr theoretisch empfand, </w:t>
      </w:r>
      <w:del w:id="6" w:author="David Döbele" w:date="2022-08-30T20:49:00Z">
        <w:r w:rsidDel="00E2647E">
          <w:rPr>
            <w:rFonts w:ascii="Times New Roman" w:hAnsi="Times New Roman" w:cs="Times New Roman"/>
            <w:sz w:val="21"/>
            <w:szCs w:val="21"/>
          </w:rPr>
          <w:delText>entschied ich mich zur Entwicklung meiner praktischen Fähigkeiten mich bei der</w:delText>
        </w:r>
      </w:del>
      <w:ins w:id="7" w:author="David Döbele" w:date="2022-08-30T20:49:00Z">
        <w:r w:rsidR="00E2647E">
          <w:rPr>
            <w:rFonts w:ascii="Times New Roman" w:hAnsi="Times New Roman" w:cs="Times New Roman"/>
            <w:sz w:val="21"/>
            <w:szCs w:val="21"/>
          </w:rPr>
          <w:t>engagiere ich mit seit Juni dieses Jahres bei unserer</w:t>
        </w:r>
      </w:ins>
      <w:r>
        <w:rPr>
          <w:rFonts w:ascii="Times New Roman" w:hAnsi="Times New Roman" w:cs="Times New Roman"/>
          <w:sz w:val="21"/>
          <w:szCs w:val="21"/>
        </w:rPr>
        <w:t xml:space="preserve"> studentischen Unternehmungsberatung</w:t>
      </w:r>
      <w:del w:id="8" w:author="David Döbele" w:date="2022-08-30T20:49:00Z">
        <w:r w:rsidDel="00E2647E">
          <w:rPr>
            <w:rFonts w:ascii="Times New Roman" w:hAnsi="Times New Roman" w:cs="Times New Roman"/>
            <w:sz w:val="21"/>
            <w:szCs w:val="21"/>
          </w:rPr>
          <w:delText xml:space="preserve"> </w:delText>
        </w:r>
      </w:del>
      <w:ins w:id="9" w:author="David Döbele" w:date="2022-08-30T20:49:00Z">
        <w:r w:rsidR="00E2647E">
          <w:rPr>
            <w:rFonts w:ascii="Times New Roman" w:hAnsi="Times New Roman" w:cs="Times New Roman"/>
            <w:sz w:val="21"/>
            <w:szCs w:val="21"/>
          </w:rPr>
          <w:t xml:space="preserve">, wo ich erste Praxiserfahrung im Consulting </w:t>
        </w:r>
        <w:proofErr w:type="gramStart"/>
        <w:r w:rsidR="00E2647E">
          <w:rPr>
            <w:rFonts w:ascii="Times New Roman" w:hAnsi="Times New Roman" w:cs="Times New Roman"/>
            <w:sz w:val="21"/>
            <w:szCs w:val="21"/>
          </w:rPr>
          <w:t>sammeln kann</w:t>
        </w:r>
      </w:ins>
      <w:proofErr w:type="gramEnd"/>
      <w:del w:id="10" w:author="David Döbele" w:date="2022-08-30T20:49:00Z">
        <w:r w:rsidDel="00E2647E">
          <w:rPr>
            <w:rFonts w:ascii="Times New Roman" w:hAnsi="Times New Roman" w:cs="Times New Roman"/>
            <w:sz w:val="21"/>
            <w:szCs w:val="21"/>
          </w:rPr>
          <w:delText>zu bewerben</w:delText>
        </w:r>
      </w:del>
      <w:r>
        <w:rPr>
          <w:rFonts w:ascii="Times New Roman" w:hAnsi="Times New Roman" w:cs="Times New Roman"/>
          <w:sz w:val="21"/>
          <w:szCs w:val="21"/>
        </w:rPr>
        <w:t xml:space="preserve">. </w:t>
      </w:r>
      <w:ins w:id="11" w:author="David Döbele" w:date="2022-08-30T20:50:00Z">
        <w:r w:rsidR="00E2647E">
          <w:rPr>
            <w:rFonts w:ascii="Times New Roman" w:hAnsi="Times New Roman" w:cs="Times New Roman"/>
            <w:sz w:val="21"/>
            <w:szCs w:val="21"/>
          </w:rPr>
          <w:t>Ich selbst wurde von Kommilitonen und Professoren oft als</w:t>
        </w:r>
        <w:r w:rsidR="00F05C58">
          <w:rPr>
            <w:rFonts w:ascii="Times New Roman" w:hAnsi="Times New Roman" w:cs="Times New Roman"/>
            <w:sz w:val="21"/>
            <w:szCs w:val="21"/>
          </w:rPr>
          <w:t xml:space="preserve"> ruhig, kalkuliert und analytisch betrieben – bei</w:t>
        </w:r>
      </w:ins>
      <w:ins w:id="12" w:author="David Döbele" w:date="2022-08-30T20:51:00Z">
        <w:r w:rsidR="00F05C58">
          <w:rPr>
            <w:rFonts w:ascii="Times New Roman" w:hAnsi="Times New Roman" w:cs="Times New Roman"/>
            <w:sz w:val="21"/>
            <w:szCs w:val="21"/>
          </w:rPr>
          <w:t xml:space="preserve"> meinem großen Hobby Tennis zeige ich, dass ich aber auch schnelle Entscheidungen treffen und unter Druck agieren kann. Bei </w:t>
        </w:r>
      </w:ins>
      <w:ins w:id="13" w:author="David Döbele" w:date="2022-08-30T20:52:00Z">
        <w:r w:rsidR="00F05C58">
          <w:rPr>
            <w:rFonts w:ascii="Times New Roman" w:hAnsi="Times New Roman" w:cs="Times New Roman"/>
            <w:sz w:val="21"/>
            <w:szCs w:val="21"/>
          </w:rPr>
          <w:t>meinem</w:t>
        </w:r>
      </w:ins>
      <w:del w:id="14" w:author="David Döbele" w:date="2022-08-30T20:51:00Z">
        <w:r w:rsidDel="00F05C58">
          <w:rPr>
            <w:rFonts w:ascii="Times New Roman" w:hAnsi="Times New Roman" w:cs="Times New Roman"/>
            <w:sz w:val="21"/>
            <w:szCs w:val="21"/>
          </w:rPr>
          <w:delText>Denn auch in meiner Freizeit tendiere ich dazu Sachen sehr kalkuliert und analytisch anzugehen, wenn auch mehr qualitativ als quantitativ, was sich auch in meinem Tennis-Enthusiasmus widerspiegelt. Aufgrund meiner hohen Arbeitsmotivation absolvierte ich im Sommer 2022 ein</w:delText>
        </w:r>
      </w:del>
      <w:r>
        <w:rPr>
          <w:rFonts w:ascii="Times New Roman" w:hAnsi="Times New Roman" w:cs="Times New Roman"/>
          <w:sz w:val="21"/>
          <w:szCs w:val="21"/>
        </w:rPr>
        <w:t xml:space="preserve"> Praktikum </w:t>
      </w:r>
      <w:ins w:id="15" w:author="David Döbele" w:date="2022-08-30T20:52:00Z">
        <w:r w:rsidR="00F05C58">
          <w:rPr>
            <w:rFonts w:ascii="Times New Roman" w:hAnsi="Times New Roman" w:cs="Times New Roman"/>
            <w:sz w:val="21"/>
            <w:szCs w:val="21"/>
          </w:rPr>
          <w:t xml:space="preserve">im Bereich Brand </w:t>
        </w:r>
        <w:proofErr w:type="spellStart"/>
        <w:r w:rsidR="00F05C58">
          <w:rPr>
            <w:rFonts w:ascii="Times New Roman" w:hAnsi="Times New Roman" w:cs="Times New Roman"/>
            <w:sz w:val="21"/>
            <w:szCs w:val="21"/>
          </w:rPr>
          <w:t>Strategy</w:t>
        </w:r>
        <w:proofErr w:type="spellEnd"/>
        <w:r w:rsidR="00F05C58">
          <w:rPr>
            <w:rFonts w:ascii="Times New Roman" w:hAnsi="Times New Roman" w:cs="Times New Roman"/>
            <w:sz w:val="21"/>
            <w:szCs w:val="21"/>
          </w:rPr>
          <w:t xml:space="preserve"> bei einer führenden Werbeagentur</w:t>
        </w:r>
      </w:ins>
      <w:del w:id="16" w:author="David Döbele" w:date="2022-08-30T20:52:00Z">
        <w:r w:rsidDel="00F05C58">
          <w:rPr>
            <w:rFonts w:ascii="Times New Roman" w:hAnsi="Times New Roman" w:cs="Times New Roman"/>
            <w:sz w:val="21"/>
            <w:szCs w:val="21"/>
          </w:rPr>
          <w:delText>bei Wien Nord Serviceplan</w:delText>
        </w:r>
      </w:del>
      <w:ins w:id="17" w:author="David Döbele" w:date="2022-08-30T20:53:00Z">
        <w:r w:rsidR="00F05C58">
          <w:rPr>
            <w:rFonts w:ascii="Times New Roman" w:hAnsi="Times New Roman" w:cs="Times New Roman"/>
            <w:sz w:val="21"/>
            <w:szCs w:val="21"/>
          </w:rPr>
          <w:t xml:space="preserve"> lernte ich diesen Sommer </w:t>
        </w:r>
      </w:ins>
      <w:del w:id="18" w:author="David Döbele" w:date="2022-08-30T20:53:00Z">
        <w:r w:rsidDel="00F05C58">
          <w:rPr>
            <w:rFonts w:ascii="Times New Roman" w:hAnsi="Times New Roman" w:cs="Times New Roman"/>
            <w:sz w:val="21"/>
            <w:szCs w:val="21"/>
          </w:rPr>
          <w:delText xml:space="preserve">, wo ich </w:delText>
        </w:r>
      </w:del>
      <w:r w:rsidRPr="00583217">
        <w:rPr>
          <w:rFonts w:ascii="Times New Roman" w:hAnsi="Times New Roman" w:cs="Times New Roman"/>
          <w:sz w:val="21"/>
          <w:szCs w:val="21"/>
        </w:rPr>
        <w:t xml:space="preserve">den richtigen Kundenumgang und die Bedeutung </w:t>
      </w:r>
      <w:r>
        <w:rPr>
          <w:rFonts w:ascii="Times New Roman" w:hAnsi="Times New Roman" w:cs="Times New Roman"/>
          <w:sz w:val="21"/>
          <w:szCs w:val="21"/>
        </w:rPr>
        <w:t xml:space="preserve">einer guten </w:t>
      </w:r>
      <w:r w:rsidRPr="00583217">
        <w:rPr>
          <w:rFonts w:ascii="Times New Roman" w:hAnsi="Times New Roman" w:cs="Times New Roman"/>
          <w:sz w:val="21"/>
          <w:szCs w:val="21"/>
        </w:rPr>
        <w:t>Präsentation</w:t>
      </w:r>
      <w:del w:id="19" w:author="David Döbele" w:date="2022-08-30T20:53:00Z">
        <w:r w:rsidRPr="00583217" w:rsidDel="00F05C58">
          <w:rPr>
            <w:rFonts w:ascii="Times New Roman" w:hAnsi="Times New Roman" w:cs="Times New Roman"/>
            <w:sz w:val="21"/>
            <w:szCs w:val="21"/>
          </w:rPr>
          <w:delText xml:space="preserve"> </w:delText>
        </w:r>
        <w:r w:rsidDel="00F05C58">
          <w:rPr>
            <w:rFonts w:ascii="Times New Roman" w:hAnsi="Times New Roman" w:cs="Times New Roman"/>
            <w:sz w:val="21"/>
            <w:szCs w:val="21"/>
          </w:rPr>
          <w:delText>lernte</w:delText>
        </w:r>
      </w:del>
      <w:r w:rsidRPr="00583217">
        <w:rPr>
          <w:rFonts w:ascii="Times New Roman" w:hAnsi="Times New Roman" w:cs="Times New Roman"/>
          <w:sz w:val="21"/>
          <w:szCs w:val="21"/>
        </w:rPr>
        <w:t>, um eine Idee schlussendlich zu verkaufen</w:t>
      </w:r>
      <w:r>
        <w:rPr>
          <w:rFonts w:ascii="Times New Roman" w:hAnsi="Times New Roman" w:cs="Times New Roman"/>
          <w:sz w:val="21"/>
          <w:szCs w:val="21"/>
        </w:rPr>
        <w:t xml:space="preserve">. </w:t>
      </w:r>
      <w:del w:id="20" w:author="David Döbele" w:date="2022-08-30T20:53:00Z">
        <w:r w:rsidRPr="00583217" w:rsidDel="00F05C58">
          <w:rPr>
            <w:rFonts w:ascii="Times New Roman" w:hAnsi="Times New Roman" w:cs="Times New Roman"/>
            <w:sz w:val="21"/>
            <w:szCs w:val="21"/>
          </w:rPr>
          <w:delText>Nun möchte ich</w:delText>
        </w:r>
        <w:r w:rsidDel="00F05C58">
          <w:rPr>
            <w:rFonts w:ascii="Times New Roman" w:hAnsi="Times New Roman" w:cs="Times New Roman"/>
            <w:sz w:val="21"/>
            <w:szCs w:val="21"/>
          </w:rPr>
          <w:delText xml:space="preserve"> </w:delText>
        </w:r>
        <w:r w:rsidRPr="00583217" w:rsidDel="00F05C58">
          <w:rPr>
            <w:rFonts w:ascii="Times New Roman" w:hAnsi="Times New Roman" w:cs="Times New Roman"/>
            <w:sz w:val="21"/>
            <w:szCs w:val="21"/>
          </w:rPr>
          <w:delText>meine gesamtheitlichen Fähigkeiten bei Ihnen im Praktikum unter Beweis stellen.</w:delText>
        </w:r>
      </w:del>
    </w:p>
    <w:p w14:paraId="47278DC9" w14:textId="782CD456" w:rsidR="001A2B3A" w:rsidRDefault="00F05C58" w:rsidP="00F05C58">
      <w:pPr>
        <w:spacing w:after="0"/>
        <w:jc w:val="both"/>
        <w:rPr>
          <w:ins w:id="21" w:author="David Döbele" w:date="2022-08-30T20:53:00Z"/>
          <w:rFonts w:ascii="Times New Roman" w:hAnsi="Times New Roman" w:cs="Times New Roman"/>
          <w:sz w:val="21"/>
          <w:szCs w:val="21"/>
        </w:rPr>
      </w:pPr>
      <w:ins w:id="22" w:author="David Döbele" w:date="2022-08-30T20:54:00Z">
        <w:r>
          <w:rPr>
            <w:rFonts w:ascii="Times New Roman" w:hAnsi="Times New Roman" w:cs="Times New Roman"/>
            <w:sz w:val="21"/>
            <w:szCs w:val="21"/>
          </w:rPr>
          <w:t>Nachdem ich bei meinen bisherigen Erfahrungen immer wieder Anknüpfungspunkte mit der Strategieberatung hatte, möchte ich meine Karriere mit meinem nächsten Praktikum nun final in diese Richtung lenken.</w:t>
        </w:r>
      </w:ins>
    </w:p>
    <w:p w14:paraId="7D495092" w14:textId="77777777" w:rsidR="00F05C58" w:rsidRDefault="00F05C58" w:rsidP="001A2B3A">
      <w:pPr>
        <w:spacing w:after="0"/>
        <w:jc w:val="both"/>
        <w:rPr>
          <w:rFonts w:ascii="Times New Roman" w:hAnsi="Times New Roman" w:cs="Times New Roman"/>
          <w:sz w:val="21"/>
          <w:szCs w:val="21"/>
        </w:rPr>
      </w:pPr>
    </w:p>
    <w:p w14:paraId="53773B73" w14:textId="120161F1" w:rsidR="001A2B3A" w:rsidRDefault="001A2B3A" w:rsidP="005F68CD">
      <w:pPr>
        <w:spacing w:after="0"/>
        <w:jc w:val="both"/>
        <w:rPr>
          <w:rFonts w:ascii="Times New Roman" w:hAnsi="Times New Roman" w:cs="Times New Roman"/>
          <w:sz w:val="21"/>
          <w:szCs w:val="21"/>
        </w:rPr>
      </w:pPr>
      <w:r>
        <w:rPr>
          <w:rFonts w:ascii="Times New Roman" w:hAnsi="Times New Roman" w:cs="Times New Roman"/>
          <w:sz w:val="21"/>
          <w:szCs w:val="21"/>
        </w:rPr>
        <w:t>EY Parthenon ist</w:t>
      </w:r>
      <w:r w:rsidRPr="00583217">
        <w:rPr>
          <w:rFonts w:ascii="Times New Roman" w:hAnsi="Times New Roman" w:cs="Times New Roman"/>
          <w:sz w:val="21"/>
          <w:szCs w:val="21"/>
        </w:rPr>
        <w:t xml:space="preserve"> ein idealer Startpunkt </w:t>
      </w:r>
      <w:r>
        <w:rPr>
          <w:rFonts w:ascii="Times New Roman" w:hAnsi="Times New Roman" w:cs="Times New Roman"/>
          <w:sz w:val="21"/>
          <w:szCs w:val="21"/>
        </w:rPr>
        <w:t xml:space="preserve">für mich, um meine Karriere in der Strategieberatung zu beginnen. </w:t>
      </w:r>
      <w:ins w:id="23" w:author="David Döbele" w:date="2022-08-30T20:55:00Z">
        <w:r w:rsidR="00F05C58">
          <w:rPr>
            <w:rFonts w:ascii="Times New Roman" w:hAnsi="Times New Roman" w:cs="Times New Roman"/>
            <w:sz w:val="21"/>
            <w:szCs w:val="21"/>
          </w:rPr>
          <w:t>Als Teil des</w:t>
        </w:r>
        <w:r w:rsidR="005F68CD">
          <w:rPr>
            <w:rFonts w:ascii="Times New Roman" w:hAnsi="Times New Roman" w:cs="Times New Roman"/>
            <w:sz w:val="21"/>
            <w:szCs w:val="21"/>
          </w:rPr>
          <w:t xml:space="preserve"> weltweiten Expertennetzwerks von EY könne</w:t>
        </w:r>
      </w:ins>
      <w:ins w:id="24" w:author="David Döbele" w:date="2022-08-30T20:56:00Z">
        <w:r w:rsidR="005F68CD">
          <w:rPr>
            <w:rFonts w:ascii="Times New Roman" w:hAnsi="Times New Roman" w:cs="Times New Roman"/>
            <w:sz w:val="21"/>
            <w:szCs w:val="21"/>
          </w:rPr>
          <w:t>n Sie Ihren Kunden absolute Top-Leistungen anbieten. …</w:t>
        </w:r>
      </w:ins>
      <w:del w:id="25" w:author="David Döbele" w:date="2022-08-30T20:56:00Z">
        <w:r w:rsidDel="005F68CD">
          <w:rPr>
            <w:rFonts w:ascii="Times New Roman" w:hAnsi="Times New Roman" w:cs="Times New Roman"/>
            <w:sz w:val="21"/>
            <w:szCs w:val="21"/>
          </w:rPr>
          <w:delText xml:space="preserve">Nicht nur hält </w:delText>
        </w:r>
      </w:del>
      <w:del w:id="26" w:author="David Döbele" w:date="2022-08-30T20:55:00Z">
        <w:r w:rsidDel="00F05C58">
          <w:rPr>
            <w:rFonts w:ascii="Times New Roman" w:hAnsi="Times New Roman" w:cs="Times New Roman"/>
            <w:sz w:val="21"/>
            <w:szCs w:val="21"/>
          </w:rPr>
          <w:delText xml:space="preserve">das </w:delText>
        </w:r>
      </w:del>
      <w:del w:id="27" w:author="David Döbele" w:date="2022-08-30T20:56:00Z">
        <w:r w:rsidR="00D47CE6" w:rsidDel="005F68CD">
          <w:rPr>
            <w:rFonts w:ascii="Times New Roman" w:hAnsi="Times New Roman" w:cs="Times New Roman"/>
            <w:sz w:val="21"/>
            <w:szCs w:val="21"/>
          </w:rPr>
          <w:delText>EY</w:delText>
        </w:r>
        <w:r w:rsidDel="005F68CD">
          <w:rPr>
            <w:rFonts w:ascii="Times New Roman" w:hAnsi="Times New Roman" w:cs="Times New Roman"/>
            <w:sz w:val="21"/>
            <w:szCs w:val="21"/>
          </w:rPr>
          <w:delText xml:space="preserve"> den Status der Big 4 Wirtschaftsprüfungs- und Beratungsunternehmen, sondern fühle mich auch mit den Werten sehr verbunden. In einem Zeitalter geprägt von der digitalen Wende und der Beeinträchtigung der globalen Stabilität rückt die Anforderung an Innovation und Flexibilität immer mehr in den Vordergrund. Dadurch, dass EY ein etabliertes Unternehmen und einer der Top Arbeitgeber Österreichs ist, bin ich zuversichtlich, dass ich während meiner Zeit bei Ihnen eine </w:delText>
        </w:r>
        <w:r w:rsidR="00572999" w:rsidDel="005F68CD">
          <w:rPr>
            <w:rFonts w:ascii="Times New Roman" w:hAnsi="Times New Roman" w:cs="Times New Roman"/>
            <w:sz w:val="21"/>
            <w:szCs w:val="21"/>
          </w:rPr>
          <w:delText>ertragreiche</w:delText>
        </w:r>
        <w:r w:rsidDel="005F68CD">
          <w:rPr>
            <w:rFonts w:ascii="Times New Roman" w:hAnsi="Times New Roman" w:cs="Times New Roman"/>
            <w:sz w:val="21"/>
            <w:szCs w:val="21"/>
          </w:rPr>
          <w:delText xml:space="preserve"> Erfahrung sammeln würde und mir auch eine potenzielle Zukunft nach meinem Abschluss vorstellen könnte.</w:delText>
        </w:r>
      </w:del>
      <w:r>
        <w:rPr>
          <w:rFonts w:ascii="Times New Roman" w:hAnsi="Times New Roman" w:cs="Times New Roman"/>
          <w:sz w:val="21"/>
          <w:szCs w:val="21"/>
        </w:rPr>
        <w:t xml:space="preserve"> </w:t>
      </w:r>
    </w:p>
    <w:p w14:paraId="2030860B" w14:textId="77777777" w:rsidR="001A2B3A" w:rsidRDefault="001A2B3A" w:rsidP="001A2B3A">
      <w:pPr>
        <w:spacing w:after="0"/>
        <w:jc w:val="both"/>
        <w:rPr>
          <w:rFonts w:ascii="Times New Roman" w:hAnsi="Times New Roman" w:cs="Times New Roman"/>
          <w:sz w:val="21"/>
          <w:szCs w:val="21"/>
        </w:rPr>
      </w:pPr>
    </w:p>
    <w:p w14:paraId="0093109E" w14:textId="20B535CF" w:rsidR="001A2B3A" w:rsidRPr="00583217" w:rsidRDefault="001A2B3A" w:rsidP="001A2B3A">
      <w:pPr>
        <w:spacing w:after="0"/>
        <w:jc w:val="both"/>
        <w:rPr>
          <w:rFonts w:ascii="Times New Roman" w:hAnsi="Times New Roman" w:cs="Times New Roman"/>
          <w:sz w:val="21"/>
          <w:szCs w:val="21"/>
        </w:rPr>
      </w:pPr>
      <w:r w:rsidRPr="00583217">
        <w:rPr>
          <w:rFonts w:ascii="Times New Roman" w:hAnsi="Times New Roman" w:cs="Times New Roman"/>
          <w:sz w:val="21"/>
          <w:szCs w:val="21"/>
        </w:rPr>
        <w:t xml:space="preserve">Von dem Praktikum in </w:t>
      </w:r>
      <w:r>
        <w:rPr>
          <w:rFonts w:ascii="Times New Roman" w:hAnsi="Times New Roman" w:cs="Times New Roman"/>
          <w:sz w:val="21"/>
          <w:szCs w:val="21"/>
        </w:rPr>
        <w:t xml:space="preserve">Transactions and </w:t>
      </w:r>
      <w:proofErr w:type="spellStart"/>
      <w:r>
        <w:rPr>
          <w:rFonts w:ascii="Times New Roman" w:hAnsi="Times New Roman" w:cs="Times New Roman"/>
          <w:sz w:val="21"/>
          <w:szCs w:val="21"/>
        </w:rPr>
        <w:t>Strategy</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Execution</w:t>
      </w:r>
      <w:proofErr w:type="spellEnd"/>
      <w:r w:rsidRPr="00583217">
        <w:rPr>
          <w:rFonts w:ascii="Times New Roman" w:hAnsi="Times New Roman" w:cs="Times New Roman"/>
          <w:sz w:val="21"/>
          <w:szCs w:val="21"/>
        </w:rPr>
        <w:t xml:space="preserve"> erhoffe ich mir eine steile Lernkurve sowie spannende Aufgaben, durch die ich Einblicke in die Welt der </w:t>
      </w:r>
      <w:r w:rsidR="00215D60">
        <w:rPr>
          <w:rFonts w:ascii="Times New Roman" w:hAnsi="Times New Roman" w:cs="Times New Roman"/>
          <w:sz w:val="21"/>
          <w:szCs w:val="21"/>
        </w:rPr>
        <w:t>M&amp;A-Transaktionen</w:t>
      </w:r>
      <w:r w:rsidRPr="00583217">
        <w:rPr>
          <w:rFonts w:ascii="Times New Roman" w:hAnsi="Times New Roman" w:cs="Times New Roman"/>
          <w:sz w:val="21"/>
          <w:szCs w:val="21"/>
        </w:rPr>
        <w:t xml:space="preserve"> bekommen werde. Insbesondere würde ich mich freuen</w:t>
      </w:r>
      <w:ins w:id="28" w:author="David Döbele" w:date="2022-08-30T20:56:00Z">
        <w:r w:rsidR="005D0035">
          <w:rPr>
            <w:rFonts w:ascii="Times New Roman" w:hAnsi="Times New Roman" w:cs="Times New Roman"/>
            <w:sz w:val="21"/>
            <w:szCs w:val="21"/>
          </w:rPr>
          <w:t>,</w:t>
        </w:r>
      </w:ins>
      <w:r w:rsidRPr="00583217">
        <w:rPr>
          <w:rFonts w:ascii="Times New Roman" w:hAnsi="Times New Roman" w:cs="Times New Roman"/>
          <w:sz w:val="21"/>
          <w:szCs w:val="21"/>
        </w:rPr>
        <w:t xml:space="preserve"> mich mittels meiner breitgestreuten Erfahrung und meinem frischen Blickwinkel bei Ihnen mehrwertschaffend einbringen zu können. Ich bin mir sicher, dass ich durch mein starkes Interesse an der </w:t>
      </w:r>
      <w:r w:rsidR="00215D60">
        <w:rPr>
          <w:rFonts w:ascii="Times New Roman" w:hAnsi="Times New Roman" w:cs="Times New Roman"/>
          <w:sz w:val="21"/>
          <w:szCs w:val="21"/>
        </w:rPr>
        <w:t>Strategieberatung</w:t>
      </w:r>
      <w:r w:rsidRPr="00583217">
        <w:rPr>
          <w:rFonts w:ascii="Times New Roman" w:hAnsi="Times New Roman" w:cs="Times New Roman"/>
          <w:sz w:val="21"/>
          <w:szCs w:val="21"/>
        </w:rPr>
        <w:t>, meine hohe Einsatzbereitschaft sowie mein ausgeprägtes analytisches Denken eine Bereicherung für Sie sein werde und würde mich sehr darüber freuen, Sie auch in einem persönlichen Gespräch von mir überzeugen zu dürfen.</w:t>
      </w:r>
    </w:p>
    <w:p w14:paraId="24F12EDA" w14:textId="77777777" w:rsidR="001A2B3A" w:rsidRPr="00583217" w:rsidRDefault="001A2B3A" w:rsidP="001A2B3A">
      <w:pPr>
        <w:spacing w:after="0"/>
        <w:jc w:val="both"/>
        <w:rPr>
          <w:rFonts w:ascii="Times New Roman" w:hAnsi="Times New Roman" w:cs="Times New Roman"/>
          <w:sz w:val="21"/>
          <w:szCs w:val="21"/>
        </w:rPr>
      </w:pPr>
    </w:p>
    <w:p w14:paraId="3BDB02BA" w14:textId="0604FD62" w:rsidR="00BB3512" w:rsidRPr="00583217" w:rsidRDefault="001A2B3A" w:rsidP="001A2B3A">
      <w:pPr>
        <w:spacing w:after="0"/>
        <w:jc w:val="both"/>
        <w:rPr>
          <w:rFonts w:ascii="Times New Roman" w:hAnsi="Times New Roman" w:cs="Times New Roman"/>
          <w:sz w:val="21"/>
          <w:szCs w:val="21"/>
        </w:rPr>
      </w:pPr>
      <w:r w:rsidRPr="00583217">
        <w:rPr>
          <w:rFonts w:ascii="Times New Roman" w:hAnsi="Times New Roman" w:cs="Times New Roman"/>
          <w:sz w:val="21"/>
          <w:szCs w:val="21"/>
        </w:rPr>
        <w:t>Mit freundlichen Grüßen</w:t>
      </w:r>
    </w:p>
    <w:sectPr w:rsidR="00BB3512" w:rsidRPr="0058321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3D13"/>
    <w:rsid w:val="000A154E"/>
    <w:rsid w:val="000A5AB8"/>
    <w:rsid w:val="000A6678"/>
    <w:rsid w:val="000A7DEB"/>
    <w:rsid w:val="000B2E0C"/>
    <w:rsid w:val="000C55DE"/>
    <w:rsid w:val="000D26F9"/>
    <w:rsid w:val="000F14F9"/>
    <w:rsid w:val="000F371C"/>
    <w:rsid w:val="00114415"/>
    <w:rsid w:val="00117F83"/>
    <w:rsid w:val="00146C8E"/>
    <w:rsid w:val="00152DF9"/>
    <w:rsid w:val="00156A98"/>
    <w:rsid w:val="001669DB"/>
    <w:rsid w:val="00170119"/>
    <w:rsid w:val="00171D11"/>
    <w:rsid w:val="001819B1"/>
    <w:rsid w:val="0019284F"/>
    <w:rsid w:val="001A2B3A"/>
    <w:rsid w:val="001A4522"/>
    <w:rsid w:val="001B4D69"/>
    <w:rsid w:val="001C17FC"/>
    <w:rsid w:val="001C1A48"/>
    <w:rsid w:val="001D079A"/>
    <w:rsid w:val="001D59A9"/>
    <w:rsid w:val="001E0088"/>
    <w:rsid w:val="001E0903"/>
    <w:rsid w:val="001E1EE7"/>
    <w:rsid w:val="002042CB"/>
    <w:rsid w:val="00206013"/>
    <w:rsid w:val="002062F6"/>
    <w:rsid w:val="00212042"/>
    <w:rsid w:val="00215D60"/>
    <w:rsid w:val="002213EE"/>
    <w:rsid w:val="0023683A"/>
    <w:rsid w:val="002467A0"/>
    <w:rsid w:val="002536DC"/>
    <w:rsid w:val="00255EC1"/>
    <w:rsid w:val="00257D2A"/>
    <w:rsid w:val="002627D2"/>
    <w:rsid w:val="00264191"/>
    <w:rsid w:val="0027047C"/>
    <w:rsid w:val="002708C2"/>
    <w:rsid w:val="00274324"/>
    <w:rsid w:val="00276047"/>
    <w:rsid w:val="002A5B9F"/>
    <w:rsid w:val="002C621A"/>
    <w:rsid w:val="002D309E"/>
    <w:rsid w:val="002D594E"/>
    <w:rsid w:val="002E20E3"/>
    <w:rsid w:val="002E39B8"/>
    <w:rsid w:val="002F2EF7"/>
    <w:rsid w:val="002F51FA"/>
    <w:rsid w:val="00311A15"/>
    <w:rsid w:val="003250EA"/>
    <w:rsid w:val="003421B1"/>
    <w:rsid w:val="00362153"/>
    <w:rsid w:val="00375D2D"/>
    <w:rsid w:val="003811BC"/>
    <w:rsid w:val="0038671F"/>
    <w:rsid w:val="003947A8"/>
    <w:rsid w:val="003A5DD1"/>
    <w:rsid w:val="003D464F"/>
    <w:rsid w:val="003D5D1E"/>
    <w:rsid w:val="003F3290"/>
    <w:rsid w:val="003F688C"/>
    <w:rsid w:val="00415608"/>
    <w:rsid w:val="00422ADD"/>
    <w:rsid w:val="00423720"/>
    <w:rsid w:val="00424CAF"/>
    <w:rsid w:val="00434D23"/>
    <w:rsid w:val="004403CB"/>
    <w:rsid w:val="00453C2F"/>
    <w:rsid w:val="00454C0B"/>
    <w:rsid w:val="0046226E"/>
    <w:rsid w:val="00474FC2"/>
    <w:rsid w:val="00492923"/>
    <w:rsid w:val="004A1501"/>
    <w:rsid w:val="004A615C"/>
    <w:rsid w:val="004B4510"/>
    <w:rsid w:val="004B5246"/>
    <w:rsid w:val="004C156C"/>
    <w:rsid w:val="004C174A"/>
    <w:rsid w:val="004D3DFA"/>
    <w:rsid w:val="00500EFA"/>
    <w:rsid w:val="00506322"/>
    <w:rsid w:val="00507BBD"/>
    <w:rsid w:val="00514EA2"/>
    <w:rsid w:val="00520C6F"/>
    <w:rsid w:val="005407D6"/>
    <w:rsid w:val="00542F06"/>
    <w:rsid w:val="00553EC8"/>
    <w:rsid w:val="005705F7"/>
    <w:rsid w:val="00570B1D"/>
    <w:rsid w:val="00572999"/>
    <w:rsid w:val="00574140"/>
    <w:rsid w:val="005762CF"/>
    <w:rsid w:val="00583217"/>
    <w:rsid w:val="005842A0"/>
    <w:rsid w:val="00590834"/>
    <w:rsid w:val="00590E7F"/>
    <w:rsid w:val="005917B8"/>
    <w:rsid w:val="00593C9C"/>
    <w:rsid w:val="00594769"/>
    <w:rsid w:val="005B231F"/>
    <w:rsid w:val="005C55F7"/>
    <w:rsid w:val="005D0035"/>
    <w:rsid w:val="005D7D49"/>
    <w:rsid w:val="005E00BC"/>
    <w:rsid w:val="005E63B8"/>
    <w:rsid w:val="005F350B"/>
    <w:rsid w:val="005F68CD"/>
    <w:rsid w:val="005F6AF0"/>
    <w:rsid w:val="00603752"/>
    <w:rsid w:val="00632F05"/>
    <w:rsid w:val="0063723B"/>
    <w:rsid w:val="00647413"/>
    <w:rsid w:val="006502BE"/>
    <w:rsid w:val="00650363"/>
    <w:rsid w:val="006A7895"/>
    <w:rsid w:val="006B302C"/>
    <w:rsid w:val="006D2592"/>
    <w:rsid w:val="006E2277"/>
    <w:rsid w:val="006F58EC"/>
    <w:rsid w:val="00706233"/>
    <w:rsid w:val="00722490"/>
    <w:rsid w:val="007251EA"/>
    <w:rsid w:val="007340D7"/>
    <w:rsid w:val="007472BD"/>
    <w:rsid w:val="00755A3D"/>
    <w:rsid w:val="007675B1"/>
    <w:rsid w:val="00797EF1"/>
    <w:rsid w:val="007A3246"/>
    <w:rsid w:val="007A64C5"/>
    <w:rsid w:val="007A719D"/>
    <w:rsid w:val="007B1B2B"/>
    <w:rsid w:val="007B3E9B"/>
    <w:rsid w:val="007B7C43"/>
    <w:rsid w:val="007C59D2"/>
    <w:rsid w:val="007E4326"/>
    <w:rsid w:val="007F0344"/>
    <w:rsid w:val="007F7EA0"/>
    <w:rsid w:val="008049F7"/>
    <w:rsid w:val="00807293"/>
    <w:rsid w:val="0082087B"/>
    <w:rsid w:val="0083750F"/>
    <w:rsid w:val="008428CF"/>
    <w:rsid w:val="00845DAA"/>
    <w:rsid w:val="0085213A"/>
    <w:rsid w:val="008565FD"/>
    <w:rsid w:val="00857C6F"/>
    <w:rsid w:val="008657E3"/>
    <w:rsid w:val="00867CED"/>
    <w:rsid w:val="00874503"/>
    <w:rsid w:val="00883B55"/>
    <w:rsid w:val="0089337A"/>
    <w:rsid w:val="00897A0B"/>
    <w:rsid w:val="008A248F"/>
    <w:rsid w:val="008B402E"/>
    <w:rsid w:val="008C27C1"/>
    <w:rsid w:val="008D6664"/>
    <w:rsid w:val="008D7CDB"/>
    <w:rsid w:val="008E100E"/>
    <w:rsid w:val="008E4BA9"/>
    <w:rsid w:val="008E7A27"/>
    <w:rsid w:val="008E7D17"/>
    <w:rsid w:val="008F0CAD"/>
    <w:rsid w:val="00931BA5"/>
    <w:rsid w:val="009537C6"/>
    <w:rsid w:val="00991E04"/>
    <w:rsid w:val="0099776A"/>
    <w:rsid w:val="00997F53"/>
    <w:rsid w:val="009A256E"/>
    <w:rsid w:val="009D07DC"/>
    <w:rsid w:val="009D3BBF"/>
    <w:rsid w:val="009E3FC0"/>
    <w:rsid w:val="009F46A7"/>
    <w:rsid w:val="00A1282E"/>
    <w:rsid w:val="00A14247"/>
    <w:rsid w:val="00A27552"/>
    <w:rsid w:val="00A32111"/>
    <w:rsid w:val="00A40D57"/>
    <w:rsid w:val="00A44493"/>
    <w:rsid w:val="00A53760"/>
    <w:rsid w:val="00A9477C"/>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465E"/>
    <w:rsid w:val="00BE66FA"/>
    <w:rsid w:val="00BF522D"/>
    <w:rsid w:val="00C0214A"/>
    <w:rsid w:val="00C030C1"/>
    <w:rsid w:val="00C10179"/>
    <w:rsid w:val="00C1562F"/>
    <w:rsid w:val="00C34903"/>
    <w:rsid w:val="00C6717B"/>
    <w:rsid w:val="00C71380"/>
    <w:rsid w:val="00C9003C"/>
    <w:rsid w:val="00C97ECA"/>
    <w:rsid w:val="00CA1160"/>
    <w:rsid w:val="00CA6ED5"/>
    <w:rsid w:val="00CA702E"/>
    <w:rsid w:val="00CA7350"/>
    <w:rsid w:val="00CB639D"/>
    <w:rsid w:val="00CD51E6"/>
    <w:rsid w:val="00CE3A17"/>
    <w:rsid w:val="00CE433B"/>
    <w:rsid w:val="00CF01C9"/>
    <w:rsid w:val="00D17BD2"/>
    <w:rsid w:val="00D30CEA"/>
    <w:rsid w:val="00D47CE6"/>
    <w:rsid w:val="00D6311D"/>
    <w:rsid w:val="00D71D8E"/>
    <w:rsid w:val="00D9281A"/>
    <w:rsid w:val="00DA3404"/>
    <w:rsid w:val="00DA524B"/>
    <w:rsid w:val="00DB471D"/>
    <w:rsid w:val="00DB4E95"/>
    <w:rsid w:val="00DD1863"/>
    <w:rsid w:val="00DD3349"/>
    <w:rsid w:val="00DD54E1"/>
    <w:rsid w:val="00DD6747"/>
    <w:rsid w:val="00DE1FBC"/>
    <w:rsid w:val="00DE5C3D"/>
    <w:rsid w:val="00E02500"/>
    <w:rsid w:val="00E059A9"/>
    <w:rsid w:val="00E12ED8"/>
    <w:rsid w:val="00E162C9"/>
    <w:rsid w:val="00E2647E"/>
    <w:rsid w:val="00E3005D"/>
    <w:rsid w:val="00E30491"/>
    <w:rsid w:val="00E473ED"/>
    <w:rsid w:val="00E47DAF"/>
    <w:rsid w:val="00E62550"/>
    <w:rsid w:val="00E65B09"/>
    <w:rsid w:val="00E83116"/>
    <w:rsid w:val="00E914E5"/>
    <w:rsid w:val="00E91B86"/>
    <w:rsid w:val="00EA2A25"/>
    <w:rsid w:val="00EA388F"/>
    <w:rsid w:val="00EA6CEC"/>
    <w:rsid w:val="00EA7AC2"/>
    <w:rsid w:val="00EC000C"/>
    <w:rsid w:val="00ED0157"/>
    <w:rsid w:val="00EE1B53"/>
    <w:rsid w:val="00EF2FD5"/>
    <w:rsid w:val="00F05C58"/>
    <w:rsid w:val="00F11473"/>
    <w:rsid w:val="00F253C5"/>
    <w:rsid w:val="00F270C0"/>
    <w:rsid w:val="00F30624"/>
    <w:rsid w:val="00F4717F"/>
    <w:rsid w:val="00F5301B"/>
    <w:rsid w:val="00F55CE3"/>
    <w:rsid w:val="00F74175"/>
    <w:rsid w:val="00F92A04"/>
    <w:rsid w:val="00FA4972"/>
    <w:rsid w:val="00FA5291"/>
    <w:rsid w:val="00FB333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F01C9"/>
    <w:rPr>
      <w:sz w:val="16"/>
      <w:szCs w:val="16"/>
    </w:rPr>
  </w:style>
  <w:style w:type="paragraph" w:styleId="Kommentartext">
    <w:name w:val="annotation text"/>
    <w:basedOn w:val="Standard"/>
    <w:link w:val="KommentartextZchn"/>
    <w:uiPriority w:val="99"/>
    <w:semiHidden/>
    <w:unhideWhenUsed/>
    <w:rsid w:val="00CF01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F01C9"/>
    <w:rPr>
      <w:sz w:val="20"/>
      <w:szCs w:val="20"/>
    </w:rPr>
  </w:style>
  <w:style w:type="paragraph" w:styleId="Kommentarthema">
    <w:name w:val="annotation subject"/>
    <w:basedOn w:val="Kommentartext"/>
    <w:next w:val="Kommentartext"/>
    <w:link w:val="KommentarthemaZchn"/>
    <w:uiPriority w:val="99"/>
    <w:semiHidden/>
    <w:unhideWhenUsed/>
    <w:rsid w:val="00CF01C9"/>
    <w:rPr>
      <w:b/>
      <w:bCs/>
    </w:rPr>
  </w:style>
  <w:style w:type="character" w:customStyle="1" w:styleId="KommentarthemaZchn">
    <w:name w:val="Kommentarthema Zchn"/>
    <w:basedOn w:val="KommentartextZchn"/>
    <w:link w:val="Kommentarthema"/>
    <w:uiPriority w:val="99"/>
    <w:semiHidden/>
    <w:rsid w:val="00CF01C9"/>
    <w:rPr>
      <w:b/>
      <w:bCs/>
      <w:sz w:val="20"/>
      <w:szCs w:val="20"/>
    </w:rPr>
  </w:style>
  <w:style w:type="paragraph" w:styleId="berarbeitung">
    <w:name w:val="Revision"/>
    <w:hidden/>
    <w:uiPriority w:val="99"/>
    <w:semiHidden/>
    <w:rsid w:val="00E264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26981795">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395133025">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6376286">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4036</Characters>
  <Application>Microsoft Office Word</Application>
  <DocSecurity>0</DocSecurity>
  <Lines>54</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11</cp:revision>
  <dcterms:created xsi:type="dcterms:W3CDTF">2022-08-30T11:58:00Z</dcterms:created>
  <dcterms:modified xsi:type="dcterms:W3CDTF">2022-08-30T18:57:00Z</dcterms:modified>
</cp:coreProperties>
</file>