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E448" w14:textId="5C49672E" w:rsidR="00B130D2" w:rsidRDefault="00694DF6">
      <w:pPr>
        <w:rPr>
          <w:rFonts w:asciiTheme="majorHAnsi" w:hAnsiTheme="majorHAnsi" w:cstheme="majorHAnsi"/>
          <w:b/>
          <w:bCs/>
          <w:sz w:val="32"/>
          <w:szCs w:val="32"/>
          <w:lang w:val="de-DE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de-DE"/>
        </w:rPr>
        <w:t xml:space="preserve">Selbstpräsentation </w:t>
      </w:r>
      <w:r w:rsidRPr="00694DF6">
        <w:rPr>
          <w:rFonts w:asciiTheme="majorHAnsi" w:hAnsiTheme="majorHAnsi" w:cstheme="majorHAnsi"/>
          <w:b/>
          <w:bCs/>
          <w:sz w:val="32"/>
          <w:szCs w:val="32"/>
          <w:lang w:val="de-DE"/>
        </w:rPr>
        <w:t>Marlow Jürgens</w:t>
      </w:r>
    </w:p>
    <w:p w14:paraId="60626A0E" w14:textId="71566EF0" w:rsidR="00694DF6" w:rsidRDefault="00A82242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 xml:space="preserve">Ich habe </w:t>
      </w:r>
      <w:r w:rsidR="00EA1E6F">
        <w:rPr>
          <w:rFonts w:cstheme="minorHAnsi"/>
          <w:lang w:val="de-DE"/>
        </w:rPr>
        <w:t xml:space="preserve">bereits sehr früh mein Interesse für Finance und Wirtschaft entdeckt, um genau zu sein in meinem Abschlussjahr an der Realschule. </w:t>
      </w:r>
      <w:r w:rsidR="009618D7">
        <w:rPr>
          <w:rFonts w:cstheme="minorHAnsi"/>
          <w:lang w:val="de-DE"/>
        </w:rPr>
        <w:t xml:space="preserve">Dort hat mir nämlich ein Schulkollege das erste Mal von Aktien und Investitionen erzählt und mich etwas in das Thema eingeführt. </w:t>
      </w:r>
      <w:r w:rsidR="001D02A4">
        <w:rPr>
          <w:rFonts w:cstheme="minorHAnsi"/>
          <w:lang w:val="de-DE"/>
        </w:rPr>
        <w:t xml:space="preserve">Daraufhin habe ich über die Jahre </w:t>
      </w:r>
      <w:del w:id="0" w:author="jonas.stegh@pumpkincareers.com" w:date="2023-04-20T09:52:00Z">
        <w:r w:rsidR="001D02A4" w:rsidDel="008B3311">
          <w:rPr>
            <w:rFonts w:cstheme="minorHAnsi"/>
            <w:lang w:val="de-DE"/>
          </w:rPr>
          <w:delText xml:space="preserve">immer weiter Bücher und Videos zu diesen Themen </w:delText>
        </w:r>
        <w:r w:rsidR="002975ED" w:rsidDel="008B3311">
          <w:rPr>
            <w:rFonts w:cstheme="minorHAnsi"/>
            <w:lang w:val="de-DE"/>
          </w:rPr>
          <w:delText xml:space="preserve">gelesen bzw. geschaut. </w:delText>
        </w:r>
      </w:del>
      <w:proofErr w:type="spellStart"/>
      <w:r w:rsidR="007E6387">
        <w:rPr>
          <w:rFonts w:cstheme="minorHAnsi"/>
          <w:lang w:val="de-DE"/>
        </w:rPr>
        <w:t>Bspw</w:t>
      </w:r>
      <w:proofErr w:type="spellEnd"/>
      <w:r w:rsidR="007E6387">
        <w:rPr>
          <w:rFonts w:cstheme="minorHAnsi"/>
          <w:lang w:val="de-DE"/>
        </w:rPr>
        <w:t xml:space="preserve"> habe ich </w:t>
      </w:r>
      <w:r w:rsidR="008B02CA">
        <w:rPr>
          <w:rFonts w:cstheme="minorHAnsi"/>
          <w:lang w:val="de-DE"/>
        </w:rPr>
        <w:t xml:space="preserve">unter anderem auch das Buch </w:t>
      </w:r>
      <w:r w:rsidR="00960F4B">
        <w:rPr>
          <w:rFonts w:cstheme="minorHAnsi"/>
          <w:lang w:val="de-DE"/>
        </w:rPr>
        <w:t>Unternehmensbewertung und Kennzahlenanalyse von Nicolas Schmidlin</w:t>
      </w:r>
      <w:r w:rsidR="007E6387">
        <w:rPr>
          <w:rFonts w:cstheme="minorHAnsi"/>
          <w:lang w:val="de-DE"/>
        </w:rPr>
        <w:t xml:space="preserve"> gelesen</w:t>
      </w:r>
      <w:r w:rsidR="0067716A">
        <w:rPr>
          <w:rFonts w:cstheme="minorHAnsi"/>
          <w:lang w:val="de-DE"/>
        </w:rPr>
        <w:t xml:space="preserve"> und das fand ich sehr faszinierend auf wie vielen Ebenen man Unternehmen analysieren kann und wie komplex so eine Unternehmensbewertung schnell werden kann</w:t>
      </w:r>
      <w:r w:rsidR="00863240">
        <w:rPr>
          <w:rFonts w:cstheme="minorHAnsi"/>
          <w:lang w:val="de-DE"/>
        </w:rPr>
        <w:t>.</w:t>
      </w:r>
    </w:p>
    <w:p w14:paraId="033C934D" w14:textId="62D67597" w:rsidR="007A3471" w:rsidRDefault="00971B30" w:rsidP="00C84CC9">
      <w:pPr>
        <w:jc w:val="both"/>
        <w:rPr>
          <w:rFonts w:cstheme="minorHAnsi"/>
          <w:lang w:val="de-DE"/>
        </w:rPr>
      </w:pPr>
      <w:del w:id="1" w:author="jonas.stegh@pumpkincareers.com" w:date="2023-04-20T09:53:00Z">
        <w:r w:rsidDel="008B3311">
          <w:rPr>
            <w:rFonts w:cstheme="minorHAnsi"/>
            <w:lang w:val="de-DE"/>
          </w:rPr>
          <w:delText>I</w:delText>
        </w:r>
        <w:r w:rsidR="00AD470D" w:rsidDel="008B3311">
          <w:rPr>
            <w:rFonts w:cstheme="minorHAnsi"/>
            <w:lang w:val="de-DE"/>
          </w:rPr>
          <w:delText xml:space="preserve">ch </w:delText>
        </w:r>
        <w:r w:rsidR="00421339" w:rsidDel="008B3311">
          <w:rPr>
            <w:rFonts w:cstheme="minorHAnsi"/>
            <w:lang w:val="de-DE"/>
          </w:rPr>
          <w:delText xml:space="preserve">habe </w:delText>
        </w:r>
        <w:r w:rsidR="00AD470D" w:rsidDel="008B3311">
          <w:rPr>
            <w:rFonts w:cstheme="minorHAnsi"/>
            <w:lang w:val="de-DE"/>
          </w:rPr>
          <w:delText>mich</w:delText>
        </w:r>
        <w:r w:rsidDel="008B3311">
          <w:rPr>
            <w:rFonts w:cstheme="minorHAnsi"/>
            <w:lang w:val="de-DE"/>
          </w:rPr>
          <w:delText xml:space="preserve"> dann</w:delText>
        </w:r>
        <w:r w:rsidR="00AD470D" w:rsidDel="008B3311">
          <w:rPr>
            <w:rFonts w:cstheme="minorHAnsi"/>
            <w:lang w:val="de-DE"/>
          </w:rPr>
          <w:delText xml:space="preserve"> dazu entschlossen</w:delText>
        </w:r>
        <w:r w:rsidR="00C37A62" w:rsidDel="008B3311">
          <w:rPr>
            <w:rFonts w:cstheme="minorHAnsi"/>
            <w:lang w:val="de-DE"/>
          </w:rPr>
          <w:delText xml:space="preserve">, noch tiefergreifend in das Thema Wirtschaft und Investitionen zu gehen. </w:delText>
        </w:r>
      </w:del>
      <w:r w:rsidR="00C37A62">
        <w:rPr>
          <w:rFonts w:cstheme="minorHAnsi"/>
          <w:lang w:val="de-DE"/>
        </w:rPr>
        <w:t>D</w:t>
      </w:r>
      <w:r w:rsidR="00A648E0">
        <w:rPr>
          <w:rFonts w:cstheme="minorHAnsi"/>
          <w:lang w:val="de-DE"/>
        </w:rPr>
        <w:t xml:space="preserve">eswegen habe ich an der Uni Hannover Wirtschaftswissenschaften </w:t>
      </w:r>
      <w:r w:rsidR="00A82242">
        <w:rPr>
          <w:rFonts w:cstheme="minorHAnsi"/>
          <w:lang w:val="de-DE"/>
        </w:rPr>
        <w:t xml:space="preserve">angefangen </w:t>
      </w:r>
      <w:r w:rsidR="00A648E0">
        <w:rPr>
          <w:rFonts w:cstheme="minorHAnsi"/>
          <w:lang w:val="de-DE"/>
        </w:rPr>
        <w:t>zu studieren. Im Nach</w:t>
      </w:r>
      <w:r w:rsidR="008B67DB">
        <w:rPr>
          <w:rFonts w:cstheme="minorHAnsi"/>
          <w:lang w:val="de-DE"/>
        </w:rPr>
        <w:t xml:space="preserve">hinein war das ein Fehler, weil das Studium </w:t>
      </w:r>
      <w:r w:rsidR="002B69BF">
        <w:rPr>
          <w:rFonts w:cstheme="minorHAnsi"/>
          <w:lang w:val="de-DE"/>
        </w:rPr>
        <w:t>sehr theoretisch</w:t>
      </w:r>
      <w:r w:rsidR="0067620A">
        <w:rPr>
          <w:rFonts w:cstheme="minorHAnsi"/>
          <w:lang w:val="de-DE"/>
        </w:rPr>
        <w:t xml:space="preserve"> und </w:t>
      </w:r>
      <w:r w:rsidR="002E6D7E">
        <w:rPr>
          <w:rFonts w:cstheme="minorHAnsi"/>
          <w:lang w:val="de-DE"/>
        </w:rPr>
        <w:t>auf Forschung ausgerichtet war</w:t>
      </w:r>
      <w:r w:rsidR="00D33060">
        <w:rPr>
          <w:rFonts w:cstheme="minorHAnsi"/>
          <w:lang w:val="de-DE"/>
        </w:rPr>
        <w:t xml:space="preserve">, was ja auch oft der Fall ist bei so einem Studium, allerdings gab es auch wenig Angebote und Studienfächer für Finance interessierte Studenten, vor allem Corporate Finance. </w:t>
      </w:r>
      <w:r w:rsidR="00A2228A">
        <w:rPr>
          <w:rFonts w:cstheme="minorHAnsi"/>
          <w:lang w:val="de-DE"/>
        </w:rPr>
        <w:t>Dazu habe ich auch noch sehr falsch gelernt und d</w:t>
      </w:r>
      <w:r w:rsidR="008A5860">
        <w:rPr>
          <w:rFonts w:cstheme="minorHAnsi"/>
          <w:lang w:val="de-DE"/>
        </w:rPr>
        <w:t>arum</w:t>
      </w:r>
      <w:r w:rsidR="00A2228A">
        <w:rPr>
          <w:rFonts w:cstheme="minorHAnsi"/>
          <w:lang w:val="de-DE"/>
        </w:rPr>
        <w:t xml:space="preserve"> habe</w:t>
      </w:r>
      <w:r w:rsidR="008A5860">
        <w:rPr>
          <w:rFonts w:cstheme="minorHAnsi"/>
          <w:lang w:val="de-DE"/>
        </w:rPr>
        <w:t xml:space="preserve"> ich mich eher durch den Bachelor gequält.</w:t>
      </w:r>
      <w:r w:rsidR="0092593E">
        <w:rPr>
          <w:rFonts w:cstheme="minorHAnsi"/>
          <w:lang w:val="de-DE"/>
        </w:rPr>
        <w:t xml:space="preserve"> </w:t>
      </w:r>
      <w:del w:id="2" w:author="jonas.stegh@pumpkincareers.com" w:date="2023-04-20T09:56:00Z">
        <w:r w:rsidR="00EF0EFC" w:rsidDel="008B3311">
          <w:rPr>
            <w:rFonts w:cstheme="minorHAnsi"/>
            <w:lang w:val="de-DE"/>
          </w:rPr>
          <w:delText>Innerhalb meines Bachelors habe ich immer wieder Ferienjobs gemacht</w:delText>
        </w:r>
        <w:r w:rsidR="00B43F97" w:rsidDel="008B3311">
          <w:rPr>
            <w:rFonts w:cstheme="minorHAnsi"/>
            <w:lang w:val="de-DE"/>
          </w:rPr>
          <w:delText xml:space="preserve"> und</w:delText>
        </w:r>
        <w:r w:rsidR="00AB33BC" w:rsidDel="008B3311">
          <w:rPr>
            <w:rFonts w:cstheme="minorHAnsi"/>
            <w:lang w:val="de-DE"/>
          </w:rPr>
          <w:delText xml:space="preserve"> eine Werkstudentenstelle im Tax &amp; Legal Bereich eines großen Konzerns</w:delText>
        </w:r>
        <w:r w:rsidR="00B43F97" w:rsidDel="008B3311">
          <w:rPr>
            <w:rFonts w:cstheme="minorHAnsi"/>
            <w:lang w:val="de-DE"/>
          </w:rPr>
          <w:delText xml:space="preserve">, allerdings </w:delText>
        </w:r>
        <w:r w:rsidR="008A33BD" w:rsidDel="008B3311">
          <w:rPr>
            <w:rFonts w:cstheme="minorHAnsi"/>
            <w:lang w:val="de-DE"/>
          </w:rPr>
          <w:delText>nicht wirklich Relevant für den M&amp;A Bereich</w:delText>
        </w:r>
        <w:r w:rsidR="00AB33BC" w:rsidDel="008B3311">
          <w:rPr>
            <w:rFonts w:cstheme="minorHAnsi"/>
            <w:lang w:val="de-DE"/>
          </w:rPr>
          <w:delText xml:space="preserve">. </w:delText>
        </w:r>
      </w:del>
      <w:r w:rsidR="00D87D3D">
        <w:rPr>
          <w:rFonts w:cstheme="minorHAnsi"/>
          <w:lang w:val="de-DE"/>
        </w:rPr>
        <w:t xml:space="preserve">Zum Ende meines </w:t>
      </w:r>
      <w:r w:rsidR="00A77A99">
        <w:rPr>
          <w:rFonts w:cstheme="minorHAnsi"/>
          <w:lang w:val="de-DE"/>
        </w:rPr>
        <w:t xml:space="preserve">Bachelors </w:t>
      </w:r>
      <w:r w:rsidR="004A1162">
        <w:rPr>
          <w:rFonts w:cstheme="minorHAnsi"/>
          <w:lang w:val="de-DE"/>
        </w:rPr>
        <w:t>wollte ich dann unbedingt noch ein Praktikum mit Finance Relevanz machen und bin durch</w:t>
      </w:r>
      <w:r w:rsidR="000C2DE7">
        <w:rPr>
          <w:rFonts w:cstheme="minorHAnsi"/>
          <w:lang w:val="de-DE"/>
        </w:rPr>
        <w:t xml:space="preserve"> das Internet und </w:t>
      </w:r>
      <w:r w:rsidR="00BF0A70">
        <w:rPr>
          <w:rFonts w:cstheme="minorHAnsi"/>
          <w:lang w:val="de-DE"/>
        </w:rPr>
        <w:t>YT-Videos</w:t>
      </w:r>
      <w:r w:rsidR="000C2DE7">
        <w:rPr>
          <w:rFonts w:cstheme="minorHAnsi"/>
          <w:lang w:val="de-DE"/>
        </w:rPr>
        <w:t xml:space="preserve"> immer wieder auf den Bereich M&amp;A gekommen und </w:t>
      </w:r>
      <w:r w:rsidR="00A77A99">
        <w:rPr>
          <w:rFonts w:cstheme="minorHAnsi"/>
          <w:lang w:val="de-DE"/>
        </w:rPr>
        <w:t xml:space="preserve">habe dann nochmal ein Praktikum bei einer M&amp;A Beratung gemacht, wo mir die Aufgaben </w:t>
      </w:r>
      <w:r w:rsidR="000D4995">
        <w:rPr>
          <w:rFonts w:cstheme="minorHAnsi"/>
          <w:lang w:val="de-DE"/>
        </w:rPr>
        <w:t xml:space="preserve">dann wieder gezeigt haben, warum ich eigentlich zu </w:t>
      </w:r>
      <w:r w:rsidR="000E06AC">
        <w:rPr>
          <w:rFonts w:cstheme="minorHAnsi"/>
          <w:lang w:val="de-DE"/>
        </w:rPr>
        <w:t>interessiert</w:t>
      </w:r>
      <w:r w:rsidR="000D4995">
        <w:rPr>
          <w:rFonts w:cstheme="minorHAnsi"/>
          <w:lang w:val="de-DE"/>
        </w:rPr>
        <w:t xml:space="preserve"> am Finance bzw. Corporate Finance bin.</w:t>
      </w:r>
    </w:p>
    <w:p w14:paraId="325E27C5" w14:textId="7C216285" w:rsidR="0019593F" w:rsidRDefault="00C84CC9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>Ich habe dort bei der i-</w:t>
      </w:r>
      <w:proofErr w:type="spellStart"/>
      <w:r>
        <w:rPr>
          <w:rFonts w:cstheme="minorHAnsi"/>
          <w:lang w:val="de-DE"/>
        </w:rPr>
        <w:t>capital</w:t>
      </w:r>
      <w:proofErr w:type="spellEnd"/>
      <w:r>
        <w:rPr>
          <w:rFonts w:cstheme="minorHAnsi"/>
          <w:lang w:val="de-DE"/>
        </w:rPr>
        <w:t xml:space="preserve"> viele</w:t>
      </w:r>
      <w:r w:rsidR="007A3471">
        <w:rPr>
          <w:rFonts w:cstheme="minorHAnsi"/>
          <w:lang w:val="de-DE"/>
        </w:rPr>
        <w:t xml:space="preserve"> Analysen </w:t>
      </w:r>
      <w:proofErr w:type="spellStart"/>
      <w:r w:rsidR="007A3471">
        <w:rPr>
          <w:rFonts w:cstheme="minorHAnsi"/>
          <w:lang w:val="de-DE"/>
        </w:rPr>
        <w:t>gemacht,</w:t>
      </w:r>
      <w:del w:id="3" w:author="jonas.stegh@pumpkincareers.com" w:date="2023-04-20T09:57:00Z">
        <w:r w:rsidR="007A3471" w:rsidDel="008B3311">
          <w:rPr>
            <w:rFonts w:cstheme="minorHAnsi"/>
            <w:lang w:val="de-DE"/>
          </w:rPr>
          <w:delText xml:space="preserve"> leider kaum Unternehmensbewertungen, </w:delText>
        </w:r>
      </w:del>
      <w:r w:rsidR="00953A84">
        <w:rPr>
          <w:rFonts w:cstheme="minorHAnsi"/>
          <w:lang w:val="de-DE"/>
        </w:rPr>
        <w:t>aber</w:t>
      </w:r>
      <w:proofErr w:type="spellEnd"/>
      <w:r w:rsidR="00953A84">
        <w:rPr>
          <w:rFonts w:cstheme="minorHAnsi"/>
          <w:lang w:val="de-DE"/>
        </w:rPr>
        <w:t xml:space="preserve"> </w:t>
      </w:r>
      <w:r w:rsidR="00B337E0">
        <w:rPr>
          <w:rFonts w:cstheme="minorHAnsi"/>
          <w:lang w:val="de-DE"/>
        </w:rPr>
        <w:t xml:space="preserve">viele </w:t>
      </w:r>
      <w:r w:rsidR="00953A84">
        <w:rPr>
          <w:rFonts w:cstheme="minorHAnsi"/>
          <w:lang w:val="de-DE"/>
        </w:rPr>
        <w:t>Präsentationen erstell</w:t>
      </w:r>
      <w:r w:rsidR="004515BA">
        <w:rPr>
          <w:rFonts w:cstheme="minorHAnsi"/>
          <w:lang w:val="de-DE"/>
        </w:rPr>
        <w:t>t</w:t>
      </w:r>
      <w:r w:rsidR="007A3471">
        <w:rPr>
          <w:rFonts w:cstheme="minorHAnsi"/>
          <w:lang w:val="de-DE"/>
        </w:rPr>
        <w:t xml:space="preserve"> </w:t>
      </w:r>
      <w:r w:rsidR="002B7F0F">
        <w:rPr>
          <w:rFonts w:cstheme="minorHAnsi"/>
          <w:lang w:val="de-DE"/>
        </w:rPr>
        <w:t xml:space="preserve">wie Teaser, Pitch Präsentationen und Information Memos </w:t>
      </w:r>
      <w:r w:rsidR="002E2862">
        <w:rPr>
          <w:rFonts w:cstheme="minorHAnsi"/>
          <w:lang w:val="de-DE"/>
        </w:rPr>
        <w:t>mitgearbeitet und erstellt habe.</w:t>
      </w:r>
      <w:r w:rsidR="009D0B08">
        <w:rPr>
          <w:rFonts w:cstheme="minorHAnsi"/>
          <w:lang w:val="de-DE"/>
        </w:rPr>
        <w:t xml:space="preserve"> </w:t>
      </w:r>
      <w:r w:rsidR="0043171F">
        <w:rPr>
          <w:rFonts w:cstheme="minorHAnsi"/>
          <w:lang w:val="de-DE"/>
        </w:rPr>
        <w:t xml:space="preserve">Dazu musste ich </w:t>
      </w:r>
      <w:r w:rsidR="00063B5D">
        <w:rPr>
          <w:rFonts w:cstheme="minorHAnsi"/>
          <w:lang w:val="de-DE"/>
        </w:rPr>
        <w:t xml:space="preserve">viele </w:t>
      </w:r>
      <w:r w:rsidR="006F5943">
        <w:rPr>
          <w:rFonts w:cstheme="minorHAnsi"/>
          <w:lang w:val="de-DE"/>
        </w:rPr>
        <w:t xml:space="preserve">Unternehmens- und Branchenanalysen durchführen. </w:t>
      </w:r>
      <w:del w:id="4" w:author="jonas.stegh@pumpkincareers.com" w:date="2023-04-20T09:58:00Z">
        <w:r w:rsidR="001D1A40" w:rsidDel="008B3311">
          <w:rPr>
            <w:rFonts w:cstheme="minorHAnsi"/>
            <w:lang w:val="de-DE"/>
          </w:rPr>
          <w:delText xml:space="preserve">Dadurch konnte ich meine Präsentations- und PowerPoint Skills weiter verbessern, aber auch meine </w:delText>
        </w:r>
        <w:r w:rsidR="00D35D72" w:rsidDel="008B3311">
          <w:rPr>
            <w:rFonts w:cstheme="minorHAnsi"/>
            <w:lang w:val="de-DE"/>
          </w:rPr>
          <w:delText xml:space="preserve">analytischen Fähigkeiten. </w:delText>
        </w:r>
      </w:del>
      <w:r w:rsidR="00D35D72">
        <w:rPr>
          <w:rFonts w:cstheme="minorHAnsi"/>
          <w:lang w:val="de-DE"/>
        </w:rPr>
        <w:t>Insgesamt ging das Praktikum 6 Monate</w:t>
      </w:r>
      <w:r w:rsidR="00012E7D">
        <w:rPr>
          <w:rFonts w:cstheme="minorHAnsi"/>
          <w:lang w:val="de-DE"/>
        </w:rPr>
        <w:t xml:space="preserve"> und habe währenddessen meinen Bachelor abgeschlossen</w:t>
      </w:r>
      <w:r w:rsidR="009C084A">
        <w:rPr>
          <w:rFonts w:cstheme="minorHAnsi"/>
          <w:lang w:val="de-DE"/>
        </w:rPr>
        <w:t>.</w:t>
      </w:r>
      <w:ins w:id="5" w:author="jonas.stegh@pumpkincareers.com" w:date="2023-04-20T09:59:00Z">
        <w:r w:rsidR="008B3311">
          <w:rPr>
            <w:rFonts w:cstheme="minorHAnsi"/>
            <w:lang w:val="de-DE"/>
          </w:rPr>
          <w:t xml:space="preserve"> Das war genau das was ich machen wollte und habe dann mir vorgenommen nochmal richtig Gas zu geben.</w:t>
        </w:r>
      </w:ins>
    </w:p>
    <w:p w14:paraId="0D0476EF" w14:textId="533BD9DA" w:rsidR="00E12180" w:rsidRDefault="007C2A3F" w:rsidP="00C84CC9">
      <w:pPr>
        <w:jc w:val="both"/>
        <w:rPr>
          <w:rFonts w:cstheme="minorHAnsi"/>
          <w:lang w:val="de-DE"/>
        </w:rPr>
      </w:pPr>
      <w:del w:id="6" w:author="jonas.stegh@pumpkincareers.com" w:date="2023-04-20T09:59:00Z">
        <w:r w:rsidDel="008B3311">
          <w:rPr>
            <w:rFonts w:cstheme="minorHAnsi"/>
            <w:lang w:val="de-DE"/>
          </w:rPr>
          <w:delText xml:space="preserve">Durch </w:delText>
        </w:r>
        <w:r w:rsidR="0028237A" w:rsidDel="008B3311">
          <w:rPr>
            <w:rFonts w:cstheme="minorHAnsi"/>
            <w:lang w:val="de-DE"/>
          </w:rPr>
          <w:delText>das Praktikum</w:delText>
        </w:r>
        <w:r w:rsidDel="008B3311">
          <w:rPr>
            <w:rFonts w:cstheme="minorHAnsi"/>
            <w:lang w:val="de-DE"/>
          </w:rPr>
          <w:delText xml:space="preserve"> habe ich Fokus und</w:delText>
        </w:r>
        <w:r w:rsidR="0028237A" w:rsidDel="008B3311">
          <w:rPr>
            <w:rFonts w:cstheme="minorHAnsi"/>
            <w:lang w:val="de-DE"/>
          </w:rPr>
          <w:delText xml:space="preserve"> so ein bisschen </w:delText>
        </w:r>
        <w:r w:rsidR="00EF0EFC" w:rsidDel="008B3311">
          <w:rPr>
            <w:rFonts w:cstheme="minorHAnsi"/>
            <w:lang w:val="de-DE"/>
          </w:rPr>
          <w:delText xml:space="preserve">neuen Drive </w:delText>
        </w:r>
        <w:r w:rsidR="007F0641" w:rsidDel="008B3311">
          <w:rPr>
            <w:rFonts w:cstheme="minorHAnsi"/>
            <w:lang w:val="de-DE"/>
          </w:rPr>
          <w:delText xml:space="preserve">bekommen. </w:delText>
        </w:r>
      </w:del>
      <w:del w:id="7" w:author="jonas.stegh@pumpkincareers.com" w:date="2023-04-20T09:58:00Z">
        <w:r w:rsidR="007F0641" w:rsidDel="008B3311">
          <w:rPr>
            <w:rFonts w:cstheme="minorHAnsi"/>
            <w:lang w:val="de-DE"/>
          </w:rPr>
          <w:delText>I</w:delText>
        </w:r>
        <w:r w:rsidR="00637BBD" w:rsidDel="008B3311">
          <w:rPr>
            <w:rFonts w:cstheme="minorHAnsi"/>
            <w:lang w:val="de-DE"/>
          </w:rPr>
          <w:delText>ch</w:delText>
        </w:r>
        <w:r w:rsidR="007F0641" w:rsidDel="008B3311">
          <w:rPr>
            <w:rFonts w:cstheme="minorHAnsi"/>
            <w:lang w:val="de-DE"/>
          </w:rPr>
          <w:delText xml:space="preserve"> habe</w:delText>
        </w:r>
        <w:r w:rsidR="00637BBD" w:rsidDel="008B3311">
          <w:rPr>
            <w:rFonts w:cstheme="minorHAnsi"/>
            <w:lang w:val="de-DE"/>
          </w:rPr>
          <w:delText xml:space="preserve"> mir dann</w:delText>
        </w:r>
        <w:r w:rsidR="007F0641" w:rsidDel="008B3311">
          <w:rPr>
            <w:rFonts w:cstheme="minorHAnsi"/>
            <w:lang w:val="de-DE"/>
          </w:rPr>
          <w:delText xml:space="preserve"> auch</w:delText>
        </w:r>
        <w:r w:rsidR="00637BBD" w:rsidDel="008B3311">
          <w:rPr>
            <w:rFonts w:cstheme="minorHAnsi"/>
            <w:lang w:val="de-DE"/>
          </w:rPr>
          <w:delText xml:space="preserve"> gedacht, dass wenn ich an den </w:delText>
        </w:r>
        <w:r w:rsidR="00CB41F3" w:rsidDel="008B3311">
          <w:rPr>
            <w:rFonts w:cstheme="minorHAnsi"/>
            <w:lang w:val="de-DE"/>
          </w:rPr>
          <w:delText xml:space="preserve">spannendsten Deals arbeiten möchte, </w:delText>
        </w:r>
        <w:r w:rsidR="00FF31AE" w:rsidDel="008B3311">
          <w:rPr>
            <w:rFonts w:cstheme="minorHAnsi"/>
            <w:lang w:val="de-DE"/>
          </w:rPr>
          <w:delText xml:space="preserve">ich einen Master </w:delText>
        </w:r>
        <w:r w:rsidR="002D3492" w:rsidDel="008B3311">
          <w:rPr>
            <w:rFonts w:cstheme="minorHAnsi"/>
            <w:lang w:val="de-DE"/>
          </w:rPr>
          <w:delText>brauche,</w:delText>
        </w:r>
        <w:r w:rsidR="00FF31AE" w:rsidDel="008B3311">
          <w:rPr>
            <w:rFonts w:cstheme="minorHAnsi"/>
            <w:lang w:val="de-DE"/>
          </w:rPr>
          <w:delText xml:space="preserve"> der deutlich besser ist als mein Bachelor</w:delText>
        </w:r>
        <w:r w:rsidR="00004790" w:rsidDel="008B3311">
          <w:rPr>
            <w:rFonts w:cstheme="minorHAnsi"/>
            <w:lang w:val="de-DE"/>
          </w:rPr>
          <w:delText xml:space="preserve">. </w:delText>
        </w:r>
        <w:r w:rsidR="00AF5D94" w:rsidDel="008B3311">
          <w:rPr>
            <w:rFonts w:cstheme="minorHAnsi"/>
            <w:lang w:val="de-DE"/>
          </w:rPr>
          <w:delText>So</w:delText>
        </w:r>
        <w:r w:rsidR="00187575" w:rsidDel="008B3311">
          <w:rPr>
            <w:rFonts w:cstheme="minorHAnsi"/>
            <w:lang w:val="de-DE"/>
          </w:rPr>
          <w:delText xml:space="preserve"> habe ich mir dann für den Master vorgenommen richtig </w:delText>
        </w:r>
        <w:r w:rsidR="00FA321C" w:rsidDel="008B3311">
          <w:rPr>
            <w:rFonts w:cstheme="minorHAnsi"/>
            <w:lang w:val="de-DE"/>
          </w:rPr>
          <w:delText>Gas</w:delText>
        </w:r>
        <w:r w:rsidR="00187575" w:rsidDel="008B3311">
          <w:rPr>
            <w:rFonts w:cstheme="minorHAnsi"/>
            <w:lang w:val="de-DE"/>
          </w:rPr>
          <w:delText xml:space="preserve"> zu geben.</w:delText>
        </w:r>
        <w:r w:rsidR="004B2680" w:rsidDel="008B3311">
          <w:rPr>
            <w:rFonts w:cstheme="minorHAnsi"/>
            <w:lang w:val="de-DE"/>
          </w:rPr>
          <w:delText xml:space="preserve"> </w:delText>
        </w:r>
      </w:del>
      <w:r w:rsidR="00FA321C">
        <w:rPr>
          <w:rFonts w:cstheme="minorHAnsi"/>
          <w:lang w:val="de-DE"/>
        </w:rPr>
        <w:t xml:space="preserve">Ich habe mich dann für die ISM als Master Uni </w:t>
      </w:r>
      <w:r w:rsidR="00DE63D0">
        <w:rPr>
          <w:rFonts w:cstheme="minorHAnsi"/>
          <w:lang w:val="de-DE"/>
        </w:rPr>
        <w:t>entschieden,</w:t>
      </w:r>
      <w:r w:rsidR="00FA321C">
        <w:rPr>
          <w:rFonts w:cstheme="minorHAnsi"/>
          <w:lang w:val="de-DE"/>
        </w:rPr>
        <w:t xml:space="preserve"> weil ich den Studien</w:t>
      </w:r>
      <w:r w:rsidR="0085507C">
        <w:rPr>
          <w:rFonts w:cstheme="minorHAnsi"/>
          <w:lang w:val="de-DE"/>
        </w:rPr>
        <w:t>aufbau</w:t>
      </w:r>
      <w:r w:rsidR="00D0105A">
        <w:rPr>
          <w:rFonts w:cstheme="minorHAnsi"/>
          <w:lang w:val="de-DE"/>
        </w:rPr>
        <w:t xml:space="preserve"> des Masters in Finance</w:t>
      </w:r>
      <w:r w:rsidR="00FA321C">
        <w:rPr>
          <w:rFonts w:cstheme="minorHAnsi"/>
          <w:lang w:val="de-DE"/>
        </w:rPr>
        <w:t xml:space="preserve"> echt spannend fand</w:t>
      </w:r>
      <w:r w:rsidR="00D9103C">
        <w:rPr>
          <w:rFonts w:cstheme="minorHAnsi"/>
          <w:lang w:val="de-DE"/>
        </w:rPr>
        <w:t xml:space="preserve"> </w:t>
      </w:r>
      <w:del w:id="8" w:author="jonas.stegh@pumpkincareers.com" w:date="2023-04-20T09:59:00Z">
        <w:r w:rsidR="00D9103C" w:rsidDel="008B3311">
          <w:rPr>
            <w:rFonts w:cstheme="minorHAnsi"/>
            <w:lang w:val="de-DE"/>
          </w:rPr>
          <w:delText xml:space="preserve">und hatte auch ein Gespräch mit dem Studiengangsleiter und fande das Gespräch so gut, dass ich mich für den Master </w:delText>
        </w:r>
        <w:r w:rsidR="002E3F92" w:rsidDel="008B3311">
          <w:rPr>
            <w:rFonts w:cstheme="minorHAnsi"/>
            <w:lang w:val="de-DE"/>
          </w:rPr>
          <w:delText>in Finance an der ISM eingeschrieben habe</w:delText>
        </w:r>
      </w:del>
      <w:r w:rsidR="002E3F92">
        <w:rPr>
          <w:rFonts w:cstheme="minorHAnsi"/>
          <w:lang w:val="de-DE"/>
        </w:rPr>
        <w:t xml:space="preserve">. </w:t>
      </w:r>
      <w:r w:rsidR="00755284">
        <w:rPr>
          <w:rFonts w:cstheme="minorHAnsi"/>
          <w:lang w:val="de-DE"/>
        </w:rPr>
        <w:t>Dort wollte ich mir dann auch selbst beweisen</w:t>
      </w:r>
      <w:r w:rsidR="002E3F92">
        <w:rPr>
          <w:rFonts w:cstheme="minorHAnsi"/>
          <w:lang w:val="de-DE"/>
        </w:rPr>
        <w:t xml:space="preserve">, dass ich </w:t>
      </w:r>
      <w:r w:rsidR="00070C22">
        <w:rPr>
          <w:rFonts w:cstheme="minorHAnsi"/>
          <w:lang w:val="de-DE"/>
        </w:rPr>
        <w:t>sehr gute Noten schreiben kann</w:t>
      </w:r>
      <w:r w:rsidR="00006BC0">
        <w:rPr>
          <w:rFonts w:cstheme="minorHAnsi"/>
          <w:lang w:val="de-DE"/>
        </w:rPr>
        <w:t xml:space="preserve"> und den nötigen Biss habe, um das Studium </w:t>
      </w:r>
      <w:r w:rsidR="00364495">
        <w:rPr>
          <w:rFonts w:cstheme="minorHAnsi"/>
          <w:lang w:val="de-DE"/>
        </w:rPr>
        <w:t xml:space="preserve">sehr gut bestreiten zu können. </w:t>
      </w:r>
      <w:r w:rsidR="00FA25FF">
        <w:rPr>
          <w:rFonts w:cstheme="minorHAnsi"/>
          <w:lang w:val="de-DE"/>
        </w:rPr>
        <w:t>So</w:t>
      </w:r>
      <w:r w:rsidR="00364495">
        <w:rPr>
          <w:rFonts w:cstheme="minorHAnsi"/>
          <w:lang w:val="de-DE"/>
        </w:rPr>
        <w:t xml:space="preserve"> habe ich </w:t>
      </w:r>
      <w:r w:rsidR="00526E77">
        <w:rPr>
          <w:rFonts w:cstheme="minorHAnsi"/>
          <w:lang w:val="de-DE"/>
        </w:rPr>
        <w:t xml:space="preserve">das </w:t>
      </w:r>
      <w:r w:rsidR="00364495">
        <w:rPr>
          <w:rFonts w:cstheme="minorHAnsi"/>
          <w:lang w:val="de-DE"/>
        </w:rPr>
        <w:t>erste Semester</w:t>
      </w:r>
      <w:r w:rsidR="00526E77">
        <w:rPr>
          <w:rFonts w:cstheme="minorHAnsi"/>
          <w:lang w:val="de-DE"/>
        </w:rPr>
        <w:t xml:space="preserve"> </w:t>
      </w:r>
      <w:r w:rsidR="0075770E">
        <w:rPr>
          <w:rFonts w:cstheme="minorHAnsi"/>
          <w:lang w:val="de-DE"/>
        </w:rPr>
        <w:t>mit einem Schnitt</w:t>
      </w:r>
      <w:r w:rsidR="00364495">
        <w:rPr>
          <w:rFonts w:cstheme="minorHAnsi"/>
          <w:lang w:val="de-DE"/>
        </w:rPr>
        <w:t xml:space="preserve"> von 1,</w:t>
      </w:r>
      <w:r w:rsidR="00AA0A23">
        <w:rPr>
          <w:rFonts w:cstheme="minorHAnsi"/>
          <w:lang w:val="de-DE"/>
        </w:rPr>
        <w:t>5</w:t>
      </w:r>
      <w:r w:rsidR="00526E77">
        <w:rPr>
          <w:rFonts w:cstheme="minorHAnsi"/>
          <w:lang w:val="de-DE"/>
        </w:rPr>
        <w:t xml:space="preserve"> abgeschlossen</w:t>
      </w:r>
      <w:r w:rsidR="00FA25FF">
        <w:rPr>
          <w:rFonts w:cstheme="minorHAnsi"/>
          <w:lang w:val="de-DE"/>
        </w:rPr>
        <w:t>.</w:t>
      </w:r>
      <w:r w:rsidR="00EE54EC">
        <w:rPr>
          <w:rFonts w:cstheme="minorHAnsi"/>
          <w:lang w:val="de-DE"/>
        </w:rPr>
        <w:t xml:space="preserve"> </w:t>
      </w:r>
      <w:r w:rsidR="0075770E">
        <w:rPr>
          <w:rFonts w:cstheme="minorHAnsi"/>
          <w:lang w:val="de-DE"/>
        </w:rPr>
        <w:t>Ich habe mir auch von Beginn an vorgenommen, alle Klausuren im ersten Anlauf zu schreiben, damit ich meine Semesterferien nicht mit Lernen verbringen muss, sondern praktische Erfahrung sammeln kann.</w:t>
      </w:r>
    </w:p>
    <w:p w14:paraId="443058E6" w14:textId="07ED96D7" w:rsidR="00FA321C" w:rsidRDefault="00FD3423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 xml:space="preserve">Daher </w:t>
      </w:r>
      <w:r w:rsidR="008D2B55">
        <w:rPr>
          <w:rFonts w:cstheme="minorHAnsi"/>
          <w:lang w:val="de-DE"/>
        </w:rPr>
        <w:t xml:space="preserve">konnte ich </w:t>
      </w:r>
      <w:r w:rsidR="006609D6">
        <w:rPr>
          <w:rFonts w:cstheme="minorHAnsi"/>
          <w:lang w:val="de-DE"/>
        </w:rPr>
        <w:t xml:space="preserve">im Januar nach Berlin ziehen und mein Praktikum bei der </w:t>
      </w:r>
      <w:proofErr w:type="spellStart"/>
      <w:r w:rsidR="006609D6">
        <w:rPr>
          <w:rFonts w:cstheme="minorHAnsi"/>
          <w:lang w:val="de-DE"/>
        </w:rPr>
        <w:t>Arsipa</w:t>
      </w:r>
      <w:proofErr w:type="spellEnd"/>
      <w:r w:rsidR="006609D6">
        <w:rPr>
          <w:rFonts w:cstheme="minorHAnsi"/>
          <w:lang w:val="de-DE"/>
        </w:rPr>
        <w:t xml:space="preserve"> anfangen. Die </w:t>
      </w:r>
      <w:proofErr w:type="spellStart"/>
      <w:r w:rsidR="006609D6">
        <w:rPr>
          <w:rFonts w:cstheme="minorHAnsi"/>
          <w:lang w:val="de-DE"/>
        </w:rPr>
        <w:t>Arsipa</w:t>
      </w:r>
      <w:proofErr w:type="spellEnd"/>
      <w:r w:rsidR="006609D6">
        <w:rPr>
          <w:rFonts w:cstheme="minorHAnsi"/>
          <w:lang w:val="de-DE"/>
        </w:rPr>
        <w:t xml:space="preserve"> sind ein Startup </w:t>
      </w:r>
      <w:r w:rsidR="00E63898">
        <w:rPr>
          <w:rFonts w:cstheme="minorHAnsi"/>
          <w:lang w:val="de-DE"/>
        </w:rPr>
        <w:t xml:space="preserve">im Bereich Arbeitsmedizin und Arbeitssicherheit, die mit einer Buy and </w:t>
      </w:r>
      <w:proofErr w:type="spellStart"/>
      <w:r w:rsidR="00E63898">
        <w:rPr>
          <w:rFonts w:cstheme="minorHAnsi"/>
          <w:lang w:val="de-DE"/>
        </w:rPr>
        <w:t>Build</w:t>
      </w:r>
      <w:proofErr w:type="spellEnd"/>
      <w:r w:rsidR="00E63898">
        <w:rPr>
          <w:rFonts w:cstheme="minorHAnsi"/>
          <w:lang w:val="de-DE"/>
        </w:rPr>
        <w:t xml:space="preserve"> Strategie</w:t>
      </w:r>
      <w:r w:rsidR="00DD183A">
        <w:rPr>
          <w:rFonts w:cstheme="minorHAnsi"/>
          <w:lang w:val="de-DE"/>
        </w:rPr>
        <w:t xml:space="preserve"> eine Unternehmensgruppe aufbauen wollen</w:t>
      </w:r>
      <w:r w:rsidR="00E63898">
        <w:rPr>
          <w:rFonts w:cstheme="minorHAnsi"/>
          <w:lang w:val="de-DE"/>
        </w:rPr>
        <w:t xml:space="preserve">. </w:t>
      </w:r>
      <w:r w:rsidR="00FA3659">
        <w:rPr>
          <w:rFonts w:cstheme="minorHAnsi"/>
          <w:lang w:val="de-DE"/>
        </w:rPr>
        <w:t xml:space="preserve">Seit 2020 hat die </w:t>
      </w:r>
      <w:proofErr w:type="spellStart"/>
      <w:r w:rsidR="00FA3659">
        <w:rPr>
          <w:rFonts w:cstheme="minorHAnsi"/>
          <w:lang w:val="de-DE"/>
        </w:rPr>
        <w:t>Arsipa</w:t>
      </w:r>
      <w:proofErr w:type="spellEnd"/>
      <w:r w:rsidR="00FA3659">
        <w:rPr>
          <w:rFonts w:cstheme="minorHAnsi"/>
          <w:lang w:val="de-DE"/>
        </w:rPr>
        <w:t xml:space="preserve"> neun Gesellschaften gekauft. Dementsprechend ist die Deal Pipeline stark gefüllt</w:t>
      </w:r>
      <w:r w:rsidR="006A6250">
        <w:rPr>
          <w:rFonts w:cstheme="minorHAnsi"/>
          <w:lang w:val="de-DE"/>
        </w:rPr>
        <w:t xml:space="preserve"> und ich habe an vielen </w:t>
      </w:r>
      <w:r w:rsidR="009A7669">
        <w:rPr>
          <w:rFonts w:cstheme="minorHAnsi"/>
          <w:lang w:val="de-DE"/>
        </w:rPr>
        <w:t>potenziellen</w:t>
      </w:r>
      <w:r w:rsidR="000A0181">
        <w:rPr>
          <w:rFonts w:cstheme="minorHAnsi"/>
          <w:lang w:val="de-DE"/>
        </w:rPr>
        <w:t xml:space="preserve"> </w:t>
      </w:r>
      <w:r w:rsidR="006A6250">
        <w:rPr>
          <w:rFonts w:cstheme="minorHAnsi"/>
          <w:lang w:val="de-DE"/>
        </w:rPr>
        <w:t xml:space="preserve">Deals </w:t>
      </w:r>
      <w:r w:rsidR="00CC58AF">
        <w:rPr>
          <w:rFonts w:cstheme="minorHAnsi"/>
          <w:lang w:val="de-DE"/>
        </w:rPr>
        <w:t>mitgearbeitet</w:t>
      </w:r>
      <w:r w:rsidR="000A0181">
        <w:rPr>
          <w:rFonts w:cstheme="minorHAnsi"/>
          <w:lang w:val="de-DE"/>
        </w:rPr>
        <w:t xml:space="preserve">. In der Summe </w:t>
      </w:r>
      <w:r w:rsidR="00C86D58">
        <w:rPr>
          <w:rFonts w:cstheme="minorHAnsi"/>
          <w:lang w:val="de-DE"/>
        </w:rPr>
        <w:t xml:space="preserve">habe ich an ca. </w:t>
      </w:r>
      <w:r w:rsidR="00B337E0">
        <w:rPr>
          <w:rFonts w:cstheme="minorHAnsi"/>
          <w:lang w:val="de-DE"/>
        </w:rPr>
        <w:t>zehn</w:t>
      </w:r>
      <w:r w:rsidR="00C86D58">
        <w:rPr>
          <w:rFonts w:cstheme="minorHAnsi"/>
          <w:lang w:val="de-DE"/>
        </w:rPr>
        <w:t xml:space="preserve"> Deals </w:t>
      </w:r>
      <w:r w:rsidR="00536988">
        <w:rPr>
          <w:rFonts w:cstheme="minorHAnsi"/>
          <w:lang w:val="de-DE"/>
        </w:rPr>
        <w:t>mitgearbeitet, die alle in unterschiedlichen Phasen waren/sind.</w:t>
      </w:r>
      <w:r w:rsidR="00050B01">
        <w:rPr>
          <w:rFonts w:cstheme="minorHAnsi"/>
          <w:lang w:val="de-DE"/>
        </w:rPr>
        <w:t xml:space="preserve"> </w:t>
      </w:r>
      <w:r w:rsidR="00C63272">
        <w:rPr>
          <w:rFonts w:cstheme="minorHAnsi"/>
          <w:lang w:val="de-DE"/>
        </w:rPr>
        <w:t>Hier habe ich extrem viel modelliert und Unternehmensbewertungen durchgeführt. Das hat mir sehr viel Spaß gemacht</w:t>
      </w:r>
      <w:r w:rsidR="005F70A2">
        <w:rPr>
          <w:rFonts w:cstheme="minorHAnsi"/>
          <w:lang w:val="de-DE"/>
        </w:rPr>
        <w:t xml:space="preserve">. Dazu habe ich auch die DD der Targets durchgeführt und in PowerPoint </w:t>
      </w:r>
      <w:r w:rsidR="00DF0575">
        <w:rPr>
          <w:rFonts w:cstheme="minorHAnsi"/>
          <w:lang w:val="de-DE"/>
        </w:rPr>
        <w:t>dokumentiert.</w:t>
      </w:r>
      <w:r w:rsidR="00B96F3A">
        <w:rPr>
          <w:rFonts w:cstheme="minorHAnsi"/>
          <w:lang w:val="de-DE"/>
        </w:rPr>
        <w:t xml:space="preserve"> </w:t>
      </w:r>
      <w:del w:id="9" w:author="jonas.stegh@pumpkincareers.com" w:date="2023-04-20T10:00:00Z">
        <w:r w:rsidR="00B96F3A" w:rsidDel="008B3311">
          <w:rPr>
            <w:rFonts w:cstheme="minorHAnsi"/>
            <w:lang w:val="de-DE"/>
          </w:rPr>
          <w:delText xml:space="preserve">Durch die hohe Deal Environment </w:delText>
        </w:r>
        <w:r w:rsidR="00D40A05" w:rsidDel="008B3311">
          <w:rPr>
            <w:rFonts w:cstheme="minorHAnsi"/>
            <w:lang w:val="de-DE"/>
          </w:rPr>
          <w:delText xml:space="preserve">kam es auch öfter vor, dass länger </w:delText>
        </w:r>
        <w:r w:rsidR="00D40A05" w:rsidDel="008B3311">
          <w:rPr>
            <w:rFonts w:cstheme="minorHAnsi"/>
            <w:lang w:val="de-DE"/>
          </w:rPr>
          <w:lastRenderedPageBreak/>
          <w:delText>gearbeitet wurde. Ich habe regelmäßig bis 20 Uhr gearbeitet</w:delText>
        </w:r>
        <w:r w:rsidR="004573B0" w:rsidDel="008B3311">
          <w:rPr>
            <w:rFonts w:cstheme="minorHAnsi"/>
            <w:lang w:val="de-DE"/>
          </w:rPr>
          <w:delText xml:space="preserve"> und es wurde teilweise auch stressiger. Das hat nochmal meine Stressresistenz</w:delText>
        </w:r>
        <w:r w:rsidR="002D3492" w:rsidDel="008B3311">
          <w:rPr>
            <w:rFonts w:cstheme="minorHAnsi"/>
            <w:lang w:val="de-DE"/>
          </w:rPr>
          <w:delText xml:space="preserve">, </w:delText>
        </w:r>
        <w:r w:rsidR="00E11CAB" w:rsidDel="008B3311">
          <w:rPr>
            <w:rFonts w:cstheme="minorHAnsi"/>
            <w:lang w:val="de-DE"/>
          </w:rPr>
          <w:delText xml:space="preserve">Durchhaltevermögen </w:delText>
        </w:r>
        <w:r w:rsidR="00A2034A" w:rsidDel="008B3311">
          <w:rPr>
            <w:rFonts w:cstheme="minorHAnsi"/>
            <w:lang w:val="de-DE"/>
          </w:rPr>
          <w:delText>verbessert und ich konnte zeigen, dass ich den richtige</w:delText>
        </w:r>
        <w:r w:rsidR="00A42E87" w:rsidDel="008B3311">
          <w:rPr>
            <w:rFonts w:cstheme="minorHAnsi"/>
            <w:lang w:val="de-DE"/>
          </w:rPr>
          <w:delText>n</w:delText>
        </w:r>
        <w:r w:rsidR="00A2034A" w:rsidDel="008B3311">
          <w:rPr>
            <w:rFonts w:cstheme="minorHAnsi"/>
            <w:lang w:val="de-DE"/>
          </w:rPr>
          <w:delText xml:space="preserve"> Drive, die Bereitschaft und den Willen für den Job habe.</w:delText>
        </w:r>
        <w:r w:rsidR="006A0670" w:rsidDel="008B3311">
          <w:rPr>
            <w:rFonts w:cstheme="minorHAnsi"/>
            <w:lang w:val="de-DE"/>
          </w:rPr>
          <w:delText xml:space="preserve"> </w:delText>
        </w:r>
      </w:del>
    </w:p>
    <w:p w14:paraId="6AC50212" w14:textId="672B831B" w:rsidR="00602EA4" w:rsidRPr="00694DF6" w:rsidRDefault="006A0670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 xml:space="preserve">Viele kleine </w:t>
      </w:r>
      <w:r w:rsidR="00B730D7">
        <w:rPr>
          <w:rFonts w:cstheme="minorHAnsi"/>
          <w:lang w:val="de-DE"/>
        </w:rPr>
        <w:t xml:space="preserve">Deals gemacht, daher möchte ich nun bei einer größeren, internationalen M&amp;A Beratung </w:t>
      </w:r>
      <w:r w:rsidR="007B163C">
        <w:rPr>
          <w:rFonts w:cstheme="minorHAnsi"/>
          <w:lang w:val="de-DE"/>
        </w:rPr>
        <w:t>mein Praktikum machen.</w:t>
      </w:r>
    </w:p>
    <w:sectPr w:rsidR="00602EA4" w:rsidRPr="00694DF6" w:rsidSect="00CF5A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BF"/>
    <w:rsid w:val="00004790"/>
    <w:rsid w:val="00006BC0"/>
    <w:rsid w:val="00012E7D"/>
    <w:rsid w:val="00050B01"/>
    <w:rsid w:val="00063B5D"/>
    <w:rsid w:val="00070C22"/>
    <w:rsid w:val="00074217"/>
    <w:rsid w:val="000816B6"/>
    <w:rsid w:val="000944D0"/>
    <w:rsid w:val="000A0181"/>
    <w:rsid w:val="000A4AC7"/>
    <w:rsid w:val="000B534E"/>
    <w:rsid w:val="000C2DE7"/>
    <w:rsid w:val="000D4995"/>
    <w:rsid w:val="000E06AC"/>
    <w:rsid w:val="00187575"/>
    <w:rsid w:val="00187EED"/>
    <w:rsid w:val="0019593F"/>
    <w:rsid w:val="001D02A4"/>
    <w:rsid w:val="001D1A40"/>
    <w:rsid w:val="00235858"/>
    <w:rsid w:val="00237210"/>
    <w:rsid w:val="00253D1F"/>
    <w:rsid w:val="00262378"/>
    <w:rsid w:val="0028237A"/>
    <w:rsid w:val="002975ED"/>
    <w:rsid w:val="002B25F3"/>
    <w:rsid w:val="002B5058"/>
    <w:rsid w:val="002B69BF"/>
    <w:rsid w:val="002B7F0F"/>
    <w:rsid w:val="002D3492"/>
    <w:rsid w:val="002E2862"/>
    <w:rsid w:val="002E3F92"/>
    <w:rsid w:val="002E6D7E"/>
    <w:rsid w:val="00364495"/>
    <w:rsid w:val="003752BD"/>
    <w:rsid w:val="00376181"/>
    <w:rsid w:val="00383059"/>
    <w:rsid w:val="00383229"/>
    <w:rsid w:val="003C6335"/>
    <w:rsid w:val="003E6F3A"/>
    <w:rsid w:val="00416790"/>
    <w:rsid w:val="00421339"/>
    <w:rsid w:val="0043064B"/>
    <w:rsid w:val="0043171F"/>
    <w:rsid w:val="004515BA"/>
    <w:rsid w:val="004573B0"/>
    <w:rsid w:val="00485159"/>
    <w:rsid w:val="0048602B"/>
    <w:rsid w:val="004A1162"/>
    <w:rsid w:val="004B18CC"/>
    <w:rsid w:val="004B2680"/>
    <w:rsid w:val="004B6E08"/>
    <w:rsid w:val="004C33FB"/>
    <w:rsid w:val="004E2D7B"/>
    <w:rsid w:val="004F2BC1"/>
    <w:rsid w:val="005148FB"/>
    <w:rsid w:val="00524B56"/>
    <w:rsid w:val="00526036"/>
    <w:rsid w:val="00526E77"/>
    <w:rsid w:val="005320F8"/>
    <w:rsid w:val="00536988"/>
    <w:rsid w:val="00597436"/>
    <w:rsid w:val="005A1874"/>
    <w:rsid w:val="005C5C57"/>
    <w:rsid w:val="005F70A2"/>
    <w:rsid w:val="00602EA4"/>
    <w:rsid w:val="00637BBD"/>
    <w:rsid w:val="006609D6"/>
    <w:rsid w:val="0067620A"/>
    <w:rsid w:val="0067716A"/>
    <w:rsid w:val="00694DF6"/>
    <w:rsid w:val="006A0670"/>
    <w:rsid w:val="006A6250"/>
    <w:rsid w:val="006A6BBF"/>
    <w:rsid w:val="006C79D3"/>
    <w:rsid w:val="006F5943"/>
    <w:rsid w:val="007179B0"/>
    <w:rsid w:val="00720E06"/>
    <w:rsid w:val="007305BB"/>
    <w:rsid w:val="00755284"/>
    <w:rsid w:val="0075770E"/>
    <w:rsid w:val="007A3471"/>
    <w:rsid w:val="007B163C"/>
    <w:rsid w:val="007C2A3F"/>
    <w:rsid w:val="007E6387"/>
    <w:rsid w:val="007F0641"/>
    <w:rsid w:val="008033FD"/>
    <w:rsid w:val="0085507C"/>
    <w:rsid w:val="00863240"/>
    <w:rsid w:val="00882675"/>
    <w:rsid w:val="008921EA"/>
    <w:rsid w:val="008A33BD"/>
    <w:rsid w:val="008A5860"/>
    <w:rsid w:val="008B02CA"/>
    <w:rsid w:val="008B3311"/>
    <w:rsid w:val="008B67DB"/>
    <w:rsid w:val="008D2B55"/>
    <w:rsid w:val="0092593E"/>
    <w:rsid w:val="00953A84"/>
    <w:rsid w:val="00960F4B"/>
    <w:rsid w:val="009618D7"/>
    <w:rsid w:val="00971B30"/>
    <w:rsid w:val="00996326"/>
    <w:rsid w:val="009A7669"/>
    <w:rsid w:val="009C084A"/>
    <w:rsid w:val="009D0B08"/>
    <w:rsid w:val="009F63BC"/>
    <w:rsid w:val="00A15C74"/>
    <w:rsid w:val="00A2034A"/>
    <w:rsid w:val="00A2228A"/>
    <w:rsid w:val="00A42E87"/>
    <w:rsid w:val="00A648E0"/>
    <w:rsid w:val="00A77A99"/>
    <w:rsid w:val="00A82242"/>
    <w:rsid w:val="00A86C9F"/>
    <w:rsid w:val="00AA0A23"/>
    <w:rsid w:val="00AB33BC"/>
    <w:rsid w:val="00AB4C9E"/>
    <w:rsid w:val="00AD470D"/>
    <w:rsid w:val="00AE3B3F"/>
    <w:rsid w:val="00AF5D94"/>
    <w:rsid w:val="00B11087"/>
    <w:rsid w:val="00B130D2"/>
    <w:rsid w:val="00B337E0"/>
    <w:rsid w:val="00B37F9B"/>
    <w:rsid w:val="00B43F97"/>
    <w:rsid w:val="00B63C55"/>
    <w:rsid w:val="00B730D7"/>
    <w:rsid w:val="00B75C8C"/>
    <w:rsid w:val="00B75DDA"/>
    <w:rsid w:val="00B803F5"/>
    <w:rsid w:val="00B85625"/>
    <w:rsid w:val="00B96F3A"/>
    <w:rsid w:val="00BF0A70"/>
    <w:rsid w:val="00C14721"/>
    <w:rsid w:val="00C2413D"/>
    <w:rsid w:val="00C37A62"/>
    <w:rsid w:val="00C55797"/>
    <w:rsid w:val="00C63272"/>
    <w:rsid w:val="00C84CC9"/>
    <w:rsid w:val="00C86D58"/>
    <w:rsid w:val="00C87589"/>
    <w:rsid w:val="00CB41F3"/>
    <w:rsid w:val="00CC58AF"/>
    <w:rsid w:val="00CD5C36"/>
    <w:rsid w:val="00CE6D17"/>
    <w:rsid w:val="00CF5A4E"/>
    <w:rsid w:val="00D0105A"/>
    <w:rsid w:val="00D02021"/>
    <w:rsid w:val="00D33060"/>
    <w:rsid w:val="00D35D72"/>
    <w:rsid w:val="00D40A05"/>
    <w:rsid w:val="00D87D3D"/>
    <w:rsid w:val="00D9103C"/>
    <w:rsid w:val="00DD183A"/>
    <w:rsid w:val="00DD2EB3"/>
    <w:rsid w:val="00DE63D0"/>
    <w:rsid w:val="00DF0575"/>
    <w:rsid w:val="00E11CAB"/>
    <w:rsid w:val="00E12180"/>
    <w:rsid w:val="00E63898"/>
    <w:rsid w:val="00EA0BC0"/>
    <w:rsid w:val="00EA1E6F"/>
    <w:rsid w:val="00EB2907"/>
    <w:rsid w:val="00ED00B7"/>
    <w:rsid w:val="00ED0310"/>
    <w:rsid w:val="00EE54EC"/>
    <w:rsid w:val="00EE6CFA"/>
    <w:rsid w:val="00EF0EFC"/>
    <w:rsid w:val="00F37656"/>
    <w:rsid w:val="00F44C48"/>
    <w:rsid w:val="00F47201"/>
    <w:rsid w:val="00FA25FF"/>
    <w:rsid w:val="00FA321C"/>
    <w:rsid w:val="00FA3659"/>
    <w:rsid w:val="00FD3423"/>
    <w:rsid w:val="00FF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5A42"/>
  <w15:chartTrackingRefBased/>
  <w15:docId w15:val="{54645E30-E81C-455F-BE1A-A6024532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B33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633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Marlow Jürgens</dc:creator>
  <cp:keywords/>
  <dc:description/>
  <cp:lastModifiedBy>jonas.stegh@pumpkincareers.com</cp:lastModifiedBy>
  <cp:revision>172</cp:revision>
  <dcterms:created xsi:type="dcterms:W3CDTF">2023-03-24T12:54:00Z</dcterms:created>
  <dcterms:modified xsi:type="dcterms:W3CDTF">2023-04-20T08:02:00Z</dcterms:modified>
</cp:coreProperties>
</file>