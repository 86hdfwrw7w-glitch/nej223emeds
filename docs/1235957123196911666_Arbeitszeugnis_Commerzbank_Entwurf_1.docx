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7BC10" w14:textId="1B1A3556" w:rsidR="003D32A7" w:rsidRDefault="00CF486C" w:rsidP="00CF486C">
      <w:pPr>
        <w:pStyle w:val="berschrift1"/>
      </w:pPr>
      <w:r>
        <w:t>Zeugnis</w:t>
      </w:r>
    </w:p>
    <w:p w14:paraId="6A823A0E" w14:textId="6D0020D0" w:rsidR="00CF486C" w:rsidRDefault="00CF486C" w:rsidP="00786A66">
      <w:pPr>
        <w:jc w:val="both"/>
      </w:pPr>
      <w:r>
        <w:t>Frau Laura Fahlbusch, geboren am 30.11.1997</w:t>
      </w:r>
      <w:r w:rsidR="001850A1">
        <w:t xml:space="preserve"> in Bogotá </w:t>
      </w:r>
      <w:r w:rsidR="00625211">
        <w:t>(</w:t>
      </w:r>
      <w:r w:rsidR="001850A1">
        <w:t>Kolumbien</w:t>
      </w:r>
      <w:r w:rsidR="00625211">
        <w:t>)</w:t>
      </w:r>
      <w:r>
        <w:t>, war in der Zeit vom 01. Mai 2023 bis zum 30. Juni 2024 als Trainee im Bereich Product Business Management Transaction Banking</w:t>
      </w:r>
      <w:r w:rsidR="009C6EC1">
        <w:t xml:space="preserve"> der Commerzbank </w:t>
      </w:r>
      <w:r w:rsidR="001850A1">
        <w:t xml:space="preserve">AG </w:t>
      </w:r>
      <w:r w:rsidR="009C6EC1">
        <w:t xml:space="preserve">am Standort Frankfurt </w:t>
      </w:r>
      <w:r w:rsidR="00C16CB1">
        <w:t xml:space="preserve">am Main </w:t>
      </w:r>
      <w:r w:rsidR="009C6EC1">
        <w:t xml:space="preserve">tätig. </w:t>
      </w:r>
    </w:p>
    <w:p w14:paraId="509267BD" w14:textId="3DD3BE89" w:rsidR="000318EB" w:rsidRDefault="000318EB" w:rsidP="00786A66">
      <w:pPr>
        <w:jc w:val="both"/>
      </w:pPr>
      <w:r>
        <w:t xml:space="preserve">Die Commerzbank AG </w:t>
      </w:r>
      <w:r w:rsidR="00562DBB" w:rsidRPr="00562DBB">
        <w:t xml:space="preserve">mit Hauptsitz in Frankfurt am Main ist eine führende internationale Geschäftsbank mit einer starken Präsenz in Europa. </w:t>
      </w:r>
    </w:p>
    <w:p w14:paraId="42C941C0" w14:textId="64091414" w:rsidR="00512D0B" w:rsidRDefault="007073A2" w:rsidP="00786A66">
      <w:pPr>
        <w:jc w:val="both"/>
      </w:pPr>
      <w:r>
        <w:t>Während ihrer Anst</w:t>
      </w:r>
      <w:r w:rsidR="0022211E">
        <w:t>e</w:t>
      </w:r>
      <w:r>
        <w:t xml:space="preserve">llung rotierte </w:t>
      </w:r>
      <w:r w:rsidR="000318EB">
        <w:t xml:space="preserve">Frau Fahlbusch durch verschiedene </w:t>
      </w:r>
      <w:r>
        <w:t>Management- und Finanza</w:t>
      </w:r>
      <w:r w:rsidR="000318EB">
        <w:t>bteilungen.</w:t>
      </w:r>
      <w:r w:rsidR="002C690A">
        <w:t xml:space="preserve"> </w:t>
      </w:r>
      <w:r w:rsidR="00294ABD">
        <w:t>Sie</w:t>
      </w:r>
      <w:r w:rsidR="00E4229B">
        <w:t xml:space="preserve"> übte ihre Tätigkeit </w:t>
      </w:r>
      <w:r w:rsidR="006D7361">
        <w:t>an allen Frankfurter Standorten</w:t>
      </w:r>
      <w:r w:rsidR="00E4229B">
        <w:t xml:space="preserve"> aus. </w:t>
      </w:r>
    </w:p>
    <w:p w14:paraId="5EAE7704" w14:textId="5876A36D" w:rsidR="000318EB" w:rsidRDefault="00DA5083" w:rsidP="000B3E00">
      <w:pPr>
        <w:jc w:val="both"/>
      </w:pPr>
      <w:r>
        <w:t>Frau Fahlbusch war als Trainee zum Key Account für Trade Finance tätig</w:t>
      </w:r>
      <w:r w:rsidR="00665C44">
        <w:t>.</w:t>
      </w:r>
      <w:r w:rsidR="0048670D">
        <w:t xml:space="preserve"> </w:t>
      </w:r>
      <w:r w:rsidR="00294ABD">
        <w:t>Dabei</w:t>
      </w:r>
      <w:r w:rsidR="0048670D">
        <w:t xml:space="preserve"> war </w:t>
      </w:r>
      <w:r w:rsidR="00294ABD">
        <w:t xml:space="preserve">sie </w:t>
      </w:r>
      <w:r w:rsidR="0048670D">
        <w:t>mit allen berufstypischen Aufgaben betraut. Hierzu zählten</w:t>
      </w:r>
      <w:r w:rsidR="00DC3DCE">
        <w:t xml:space="preserve"> unter anderem</w:t>
      </w:r>
      <w:r w:rsidR="0048670D">
        <w:t>:</w:t>
      </w:r>
    </w:p>
    <w:p w14:paraId="44DEF81E" w14:textId="20698EE6" w:rsidR="003E58A6" w:rsidRDefault="00976CA0" w:rsidP="003E58A6">
      <w:pPr>
        <w:pStyle w:val="Listenabsatz"/>
        <w:numPr>
          <w:ilvl w:val="0"/>
          <w:numId w:val="1"/>
        </w:numPr>
        <w:jc w:val="both"/>
      </w:pPr>
      <w:r>
        <w:t>Planung eines Mitarbeiterevents für das Segment Management and Business Control</w:t>
      </w:r>
    </w:p>
    <w:p w14:paraId="0B93C47B" w14:textId="0A759323" w:rsidR="00954E38" w:rsidRDefault="006D18B6" w:rsidP="002E211A">
      <w:pPr>
        <w:pStyle w:val="Listenabsatz"/>
        <w:numPr>
          <w:ilvl w:val="0"/>
          <w:numId w:val="2"/>
        </w:numPr>
        <w:jc w:val="both"/>
      </w:pPr>
      <w:r>
        <w:t>Teilnahme an Kundengesprächen (Corporates und Banken)</w:t>
      </w:r>
    </w:p>
    <w:p w14:paraId="1EF46864" w14:textId="204E17F0" w:rsidR="007A34E3" w:rsidRDefault="007A34E3" w:rsidP="002E211A">
      <w:pPr>
        <w:pStyle w:val="Listenabsatz"/>
        <w:numPr>
          <w:ilvl w:val="0"/>
          <w:numId w:val="2"/>
        </w:numPr>
        <w:jc w:val="both"/>
      </w:pPr>
      <w:r>
        <w:t>Erstellung einer Zinsanalyse für Auslandsbanken bei Loro-Konten</w:t>
      </w:r>
      <w:r w:rsidR="007C07B6">
        <w:t xml:space="preserve"> in Excel</w:t>
      </w:r>
    </w:p>
    <w:p w14:paraId="7B0D9DCD" w14:textId="3EA47521" w:rsidR="00A57095" w:rsidRDefault="00A57095" w:rsidP="002E211A">
      <w:pPr>
        <w:pStyle w:val="Listenabsatz"/>
        <w:numPr>
          <w:ilvl w:val="0"/>
          <w:numId w:val="2"/>
        </w:numPr>
        <w:jc w:val="both"/>
      </w:pPr>
      <w:r>
        <w:t xml:space="preserve">Vorbereitung von externer Kundenkommunikation </w:t>
      </w:r>
      <w:r w:rsidR="00D65A2A">
        <w:t>und internen One-Pagern</w:t>
      </w:r>
    </w:p>
    <w:p w14:paraId="191F0745" w14:textId="66D24B8B" w:rsidR="008C3A92" w:rsidRDefault="008C3A92" w:rsidP="002E211A">
      <w:pPr>
        <w:pStyle w:val="Listenabsatz"/>
        <w:numPr>
          <w:ilvl w:val="0"/>
          <w:numId w:val="2"/>
        </w:numPr>
        <w:jc w:val="both"/>
      </w:pPr>
      <w:r>
        <w:t>Kennenlernen der Trade Risk Distribution beziehungsweise Syndizierungsarbeit</w:t>
      </w:r>
    </w:p>
    <w:p w14:paraId="2FE16A62" w14:textId="1FE7A3FE" w:rsidR="007A3809" w:rsidRPr="00637FA4" w:rsidRDefault="007A3809" w:rsidP="002E211A">
      <w:pPr>
        <w:pStyle w:val="Listenabsatz"/>
        <w:numPr>
          <w:ilvl w:val="0"/>
          <w:numId w:val="2"/>
        </w:numPr>
        <w:jc w:val="both"/>
        <w:rPr>
          <w:color w:val="000000" w:themeColor="text1"/>
        </w:rPr>
      </w:pPr>
      <w:r w:rsidRPr="00637FA4">
        <w:rPr>
          <w:color w:val="000000" w:themeColor="text1"/>
        </w:rPr>
        <w:t xml:space="preserve">Erstellung von Bankensektoranalysen für </w:t>
      </w:r>
      <w:r w:rsidR="00EB45AC" w:rsidRPr="00637FA4">
        <w:rPr>
          <w:color w:val="000000" w:themeColor="text1"/>
        </w:rPr>
        <w:t>Emerging Markets</w:t>
      </w:r>
    </w:p>
    <w:p w14:paraId="4871782F" w14:textId="148B1401" w:rsidR="003B0EB9" w:rsidRPr="00637FA4" w:rsidRDefault="003B0EB9" w:rsidP="002E211A">
      <w:pPr>
        <w:pStyle w:val="Listenabsatz"/>
        <w:numPr>
          <w:ilvl w:val="0"/>
          <w:numId w:val="2"/>
        </w:numPr>
        <w:jc w:val="both"/>
        <w:rPr>
          <w:color w:val="000000" w:themeColor="text1"/>
        </w:rPr>
      </w:pPr>
      <w:r w:rsidRPr="00637FA4">
        <w:rPr>
          <w:color w:val="000000" w:themeColor="text1"/>
        </w:rPr>
        <w:t xml:space="preserve">Dokumentation von Kreditentscheidungen beziehungsweise Prolongationen </w:t>
      </w:r>
    </w:p>
    <w:p w14:paraId="0DA3E963" w14:textId="7BED4639" w:rsidR="00E26C05" w:rsidRPr="00676738" w:rsidRDefault="000E0574" w:rsidP="00E53C4F">
      <w:pPr>
        <w:pStyle w:val="Listenabsatz"/>
        <w:numPr>
          <w:ilvl w:val="0"/>
          <w:numId w:val="2"/>
        </w:numPr>
        <w:jc w:val="both"/>
        <w:rPr>
          <w:color w:val="000000" w:themeColor="text1"/>
        </w:rPr>
      </w:pPr>
      <w:r w:rsidRPr="00637FA4">
        <w:rPr>
          <w:color w:val="000000" w:themeColor="text1"/>
        </w:rPr>
        <w:t>Nutzung</w:t>
      </w:r>
      <w:r w:rsidR="007A3809" w:rsidRPr="00637FA4">
        <w:rPr>
          <w:color w:val="000000" w:themeColor="text1"/>
        </w:rPr>
        <w:t xml:space="preserve"> </w:t>
      </w:r>
      <w:r w:rsidR="007A3809" w:rsidRPr="00676738">
        <w:rPr>
          <w:color w:val="000000" w:themeColor="text1"/>
        </w:rPr>
        <w:t>von</w:t>
      </w:r>
      <w:r w:rsidR="00DE50B6" w:rsidRPr="00676738">
        <w:rPr>
          <w:color w:val="000000" w:themeColor="text1"/>
        </w:rPr>
        <w:t xml:space="preserve"> berufstypischen Programmen</w:t>
      </w:r>
      <w:r w:rsidR="002272B0">
        <w:rPr>
          <w:color w:val="000000" w:themeColor="text1"/>
        </w:rPr>
        <w:t xml:space="preserve"> und Datenanbietern</w:t>
      </w:r>
      <w:r w:rsidR="00DE50B6" w:rsidRPr="00676738">
        <w:rPr>
          <w:color w:val="000000" w:themeColor="text1"/>
        </w:rPr>
        <w:t>, darunter</w:t>
      </w:r>
      <w:r w:rsidR="007A3809" w:rsidRPr="00676738">
        <w:rPr>
          <w:color w:val="000000" w:themeColor="text1"/>
        </w:rPr>
        <w:t xml:space="preserve"> S&amp;P Capital IQ, Fitchs, Moodys, QLIK</w:t>
      </w:r>
      <w:r w:rsidRPr="00676738">
        <w:rPr>
          <w:color w:val="000000" w:themeColor="text1"/>
        </w:rPr>
        <w:t xml:space="preserve">, </w:t>
      </w:r>
      <w:r w:rsidR="00EE16B1" w:rsidRPr="00676738">
        <w:rPr>
          <w:color w:val="000000" w:themeColor="text1"/>
        </w:rPr>
        <w:t>Refinitiv, ELVIS</w:t>
      </w:r>
      <w:r w:rsidR="00DE50B6" w:rsidRPr="00676738">
        <w:rPr>
          <w:color w:val="000000" w:themeColor="text1"/>
        </w:rPr>
        <w:t xml:space="preserve">, </w:t>
      </w:r>
      <w:r w:rsidR="00EE16B1" w:rsidRPr="00676738">
        <w:rPr>
          <w:color w:val="000000" w:themeColor="text1"/>
        </w:rPr>
        <w:t>Bloomberg</w:t>
      </w:r>
      <w:r w:rsidR="00E20A84" w:rsidRPr="00676738">
        <w:rPr>
          <w:color w:val="000000" w:themeColor="text1"/>
        </w:rPr>
        <w:t xml:space="preserve"> und </w:t>
      </w:r>
      <w:r w:rsidR="00E53C4F" w:rsidRPr="00676738">
        <w:rPr>
          <w:color w:val="000000" w:themeColor="text1"/>
        </w:rPr>
        <w:t xml:space="preserve">Trade AI </w:t>
      </w:r>
    </w:p>
    <w:p w14:paraId="7240C096" w14:textId="14D71691" w:rsidR="00EE16B1" w:rsidRPr="00676738" w:rsidRDefault="00676738" w:rsidP="00762E25">
      <w:pPr>
        <w:pStyle w:val="Listenabsatz"/>
        <w:numPr>
          <w:ilvl w:val="0"/>
          <w:numId w:val="1"/>
        </w:numPr>
        <w:jc w:val="both"/>
        <w:rPr>
          <w:color w:val="000000" w:themeColor="text1"/>
        </w:rPr>
      </w:pPr>
      <w:r w:rsidRPr="00676738">
        <w:rPr>
          <w:color w:val="000000" w:themeColor="text1"/>
        </w:rPr>
        <w:t>Performanceberechnung eines Vermögensverwaltungsprodukts</w:t>
      </w:r>
      <w:r w:rsidR="00D05C77" w:rsidRPr="00676738">
        <w:rPr>
          <w:color w:val="000000" w:themeColor="text1"/>
        </w:rPr>
        <w:t xml:space="preserve"> in Excel und mit dem Power Query Editor</w:t>
      </w:r>
      <w:r w:rsidR="00DE143A" w:rsidRPr="00676738">
        <w:rPr>
          <w:color w:val="000000" w:themeColor="text1"/>
        </w:rPr>
        <w:t xml:space="preserve"> </w:t>
      </w:r>
      <w:r w:rsidRPr="00676738">
        <w:rPr>
          <w:color w:val="000000" w:themeColor="text1"/>
        </w:rPr>
        <w:t xml:space="preserve">sowie das Erlernen </w:t>
      </w:r>
      <w:r w:rsidR="00EE16B1" w:rsidRPr="00676738">
        <w:rPr>
          <w:color w:val="000000" w:themeColor="text1"/>
        </w:rPr>
        <w:t>von Automatisierung in Excel mittels V</w:t>
      </w:r>
      <w:r w:rsidR="007E787B">
        <w:rPr>
          <w:color w:val="000000" w:themeColor="text1"/>
        </w:rPr>
        <w:t xml:space="preserve">isual </w:t>
      </w:r>
      <w:r w:rsidR="00EE16B1" w:rsidRPr="00676738">
        <w:rPr>
          <w:color w:val="000000" w:themeColor="text1"/>
        </w:rPr>
        <w:t>B</w:t>
      </w:r>
      <w:r w:rsidR="007E787B">
        <w:rPr>
          <w:color w:val="000000" w:themeColor="text1"/>
        </w:rPr>
        <w:t xml:space="preserve">asic for </w:t>
      </w:r>
      <w:r w:rsidR="00EE16B1" w:rsidRPr="00676738">
        <w:rPr>
          <w:color w:val="000000" w:themeColor="text1"/>
        </w:rPr>
        <w:t>A</w:t>
      </w:r>
      <w:r w:rsidR="007E787B">
        <w:rPr>
          <w:color w:val="000000" w:themeColor="text1"/>
        </w:rPr>
        <w:t>pplications</w:t>
      </w:r>
      <w:r w:rsidR="00762E25" w:rsidRPr="00676738">
        <w:rPr>
          <w:color w:val="000000" w:themeColor="text1"/>
        </w:rPr>
        <w:t xml:space="preserve"> </w:t>
      </w:r>
    </w:p>
    <w:p w14:paraId="43A872FB" w14:textId="18ED71E6" w:rsidR="00EE16B1" w:rsidRDefault="00EE16B1" w:rsidP="00786A66">
      <w:pPr>
        <w:pStyle w:val="Listenabsatz"/>
        <w:numPr>
          <w:ilvl w:val="0"/>
          <w:numId w:val="2"/>
        </w:numPr>
        <w:jc w:val="both"/>
      </w:pPr>
      <w:r>
        <w:t>Erstellung mehrerer Transaktionsanweisungen für Wertpapiere</w:t>
      </w:r>
    </w:p>
    <w:p w14:paraId="4E5AF804" w14:textId="230D1B64" w:rsidR="003B6D66" w:rsidRDefault="00125141" w:rsidP="00786A66">
      <w:pPr>
        <w:jc w:val="both"/>
      </w:pPr>
      <w:r>
        <w:t xml:space="preserve">Frau Fahlbusch </w:t>
      </w:r>
      <w:r w:rsidR="003B6D66" w:rsidRPr="003B6D66">
        <w:t xml:space="preserve">hat </w:t>
      </w:r>
      <w:r w:rsidR="007E787B">
        <w:t>von</w:t>
      </w:r>
      <w:r w:rsidR="00401438">
        <w:t xml:space="preserve"> allen </w:t>
      </w:r>
      <w:r w:rsidR="007E787B">
        <w:t>sich I</w:t>
      </w:r>
      <w:r w:rsidR="00401438">
        <w:t>hr</w:t>
      </w:r>
      <w:r w:rsidR="003B6D66" w:rsidRPr="003B6D66">
        <w:t xml:space="preserve"> gebotenen Möglichkeit</w:t>
      </w:r>
      <w:r w:rsidR="00401438">
        <w:t xml:space="preserve">en </w:t>
      </w:r>
      <w:r w:rsidR="003B6D66" w:rsidRPr="003B6D66">
        <w:t xml:space="preserve">mit </w:t>
      </w:r>
      <w:r w:rsidR="00416795">
        <w:t xml:space="preserve">äußerst </w:t>
      </w:r>
      <w:r w:rsidR="00653D95">
        <w:t xml:space="preserve">großem </w:t>
      </w:r>
      <w:r w:rsidR="003B6D66" w:rsidRPr="003B6D66">
        <w:t>Engagement und Interesse Gebrauch gemacht.</w:t>
      </w:r>
    </w:p>
    <w:p w14:paraId="608686BC" w14:textId="77541C34" w:rsidR="00BB2CF6" w:rsidRDefault="00125141" w:rsidP="00786A66">
      <w:pPr>
        <w:jc w:val="both"/>
      </w:pPr>
      <w:r>
        <w:t xml:space="preserve">Frau Fahlbusch </w:t>
      </w:r>
      <w:r w:rsidR="00BB2CF6" w:rsidRPr="00BB2CF6">
        <w:t xml:space="preserve">überzeugte durch die Fähigkeit, bei allen Problemstellungen die entscheidenden Zusammenhänge zu erkennen und </w:t>
      </w:r>
      <w:r w:rsidR="00E700B9">
        <w:t>ausgezeichnete</w:t>
      </w:r>
      <w:r w:rsidR="00BB2CF6" w:rsidRPr="00BB2CF6">
        <w:t xml:space="preserve"> Lösungen zu finden. Auch in Belastungssituationen agierte </w:t>
      </w:r>
      <w:r>
        <w:t xml:space="preserve">sie </w:t>
      </w:r>
      <w:r w:rsidR="00BB2CF6" w:rsidRPr="00BB2CF6">
        <w:t>flexibel und besonnen.</w:t>
      </w:r>
    </w:p>
    <w:p w14:paraId="7DBD4CA6" w14:textId="3E351208" w:rsidR="00CC7702" w:rsidRDefault="00D73C2F" w:rsidP="00786A66">
      <w:pPr>
        <w:jc w:val="both"/>
      </w:pPr>
      <w:r>
        <w:t xml:space="preserve">Frau Fahlbusch hat sich innerhalb von kürzester Zeit ein sehr gutes Fachwissen angeeignet. </w:t>
      </w:r>
      <w:r w:rsidR="00A31B41">
        <w:t>Sie</w:t>
      </w:r>
      <w:r>
        <w:t xml:space="preserve"> nahm stets mit sehr großem Erfolg an </w:t>
      </w:r>
      <w:r w:rsidR="00A31B41">
        <w:t>allen</w:t>
      </w:r>
      <w:r>
        <w:t xml:space="preserve"> angebotenen Weiterbildungsmaßnahmen teil. </w:t>
      </w:r>
    </w:p>
    <w:p w14:paraId="4592D1D4" w14:textId="6A78C328" w:rsidR="008659AA" w:rsidRDefault="00954E38" w:rsidP="00786A66">
      <w:pPr>
        <w:jc w:val="both"/>
      </w:pPr>
      <w:r>
        <w:t xml:space="preserve">In Ihr Aufgabengebiet hat sich Frau Fahlbusch sehr engagiert und motiviert eingearbeitet. Dank </w:t>
      </w:r>
      <w:del w:id="0" w:author="David Döbele" w:date="2024-05-03T16:11:00Z">
        <w:r w:rsidRPr="000F1A3B" w:rsidDel="00215717">
          <w:rPr>
            <w:color w:val="000000" w:themeColor="text1"/>
          </w:rPr>
          <w:delText xml:space="preserve">Ihrer </w:delText>
        </w:r>
      </w:del>
      <w:ins w:id="1" w:author="David Döbele" w:date="2024-05-03T16:11:00Z">
        <w:r w:rsidR="00215717">
          <w:rPr>
            <w:color w:val="000000" w:themeColor="text1"/>
            <w:lang w:val="de-DE"/>
          </w:rPr>
          <w:t>i</w:t>
        </w:r>
        <w:r w:rsidR="00215717" w:rsidRPr="000F1A3B">
          <w:rPr>
            <w:color w:val="000000" w:themeColor="text1"/>
          </w:rPr>
          <w:t xml:space="preserve">hrer </w:t>
        </w:r>
      </w:ins>
      <w:r w:rsidR="0031789F" w:rsidRPr="000F1A3B">
        <w:rPr>
          <w:color w:val="000000" w:themeColor="text1"/>
        </w:rPr>
        <w:t>außergewöhnlich guten</w:t>
      </w:r>
      <w:r w:rsidRPr="000F1A3B">
        <w:rPr>
          <w:color w:val="000000" w:themeColor="text1"/>
        </w:rPr>
        <w:t xml:space="preserve"> Auffassungsgabe</w:t>
      </w:r>
      <w:r w:rsidR="000F1A3B" w:rsidRPr="000F1A3B">
        <w:rPr>
          <w:color w:val="000000" w:themeColor="text1"/>
        </w:rPr>
        <w:t xml:space="preserve">, und </w:t>
      </w:r>
      <w:r w:rsidR="002953C8">
        <w:rPr>
          <w:color w:val="000000" w:themeColor="text1"/>
        </w:rPr>
        <w:t xml:space="preserve">einem </w:t>
      </w:r>
      <w:r w:rsidR="000F1A3B" w:rsidRPr="000F1A3B">
        <w:rPr>
          <w:color w:val="000000" w:themeColor="text1"/>
        </w:rPr>
        <w:t>sehr breite</w:t>
      </w:r>
      <w:r w:rsidR="00652307">
        <w:rPr>
          <w:color w:val="000000" w:themeColor="text1"/>
        </w:rPr>
        <w:t>m</w:t>
      </w:r>
      <w:r w:rsidR="000F1A3B" w:rsidRPr="000F1A3B">
        <w:rPr>
          <w:color w:val="000000" w:themeColor="text1"/>
        </w:rPr>
        <w:t xml:space="preserve"> Erfahrungsschatz, </w:t>
      </w:r>
      <w:r w:rsidRPr="000F1A3B">
        <w:rPr>
          <w:color w:val="000000" w:themeColor="text1"/>
        </w:rPr>
        <w:t xml:space="preserve">bewältigte sie auch neue Anforderungen </w:t>
      </w:r>
      <w:r w:rsidR="00307990">
        <w:rPr>
          <w:color w:val="000000" w:themeColor="text1"/>
        </w:rPr>
        <w:t xml:space="preserve">überdurchschnittlich </w:t>
      </w:r>
      <w:r w:rsidRPr="000F1A3B">
        <w:rPr>
          <w:color w:val="000000" w:themeColor="text1"/>
        </w:rPr>
        <w:t xml:space="preserve">schnell </w:t>
      </w:r>
      <w:r w:rsidRPr="000F1A3B">
        <w:rPr>
          <w:color w:val="000000" w:themeColor="text1"/>
        </w:rPr>
        <w:lastRenderedPageBreak/>
        <w:t xml:space="preserve">und sicher. </w:t>
      </w:r>
      <w:r w:rsidR="00256BFE" w:rsidRPr="000F1A3B">
        <w:rPr>
          <w:color w:val="000000" w:themeColor="text1"/>
        </w:rPr>
        <w:t xml:space="preserve">Auch komplexe Ausbildungsinhalte konnte sie innerhalb kürzester Zeit perfekt erfassen. </w:t>
      </w:r>
      <w:r w:rsidR="007A77E9" w:rsidRPr="000F1A3B">
        <w:rPr>
          <w:color w:val="000000" w:themeColor="text1"/>
        </w:rPr>
        <w:t xml:space="preserve">Frau Fahlbusch zeigte fortwährend hohe Eigeninitiative und identifizierte </w:t>
      </w:r>
      <w:r w:rsidR="00456C1D">
        <w:rPr>
          <w:color w:val="000000" w:themeColor="text1"/>
        </w:rPr>
        <w:t xml:space="preserve">sich </w:t>
      </w:r>
      <w:r w:rsidR="007A77E9" w:rsidRPr="000F1A3B">
        <w:rPr>
          <w:color w:val="000000" w:themeColor="text1"/>
        </w:rPr>
        <w:t xml:space="preserve">mit </w:t>
      </w:r>
      <w:r w:rsidR="00456C1D">
        <w:rPr>
          <w:color w:val="000000" w:themeColor="text1"/>
        </w:rPr>
        <w:t>I</w:t>
      </w:r>
      <w:r w:rsidR="007A77E9" w:rsidRPr="000F1A3B">
        <w:rPr>
          <w:color w:val="000000" w:themeColor="text1"/>
        </w:rPr>
        <w:t xml:space="preserve">hren Aufgaben und unserem Unternehmen. </w:t>
      </w:r>
      <w:r w:rsidR="00CB5B35">
        <w:rPr>
          <w:color w:val="000000" w:themeColor="text1"/>
        </w:rPr>
        <w:t xml:space="preserve">Sie </w:t>
      </w:r>
      <w:r w:rsidR="007A77E9" w:rsidRPr="000F1A3B">
        <w:rPr>
          <w:color w:val="000000" w:themeColor="text1"/>
        </w:rPr>
        <w:t>zei</w:t>
      </w:r>
      <w:r w:rsidR="007A5963" w:rsidRPr="000F1A3B">
        <w:rPr>
          <w:color w:val="000000" w:themeColor="text1"/>
        </w:rPr>
        <w:t>chne</w:t>
      </w:r>
      <w:r w:rsidR="007A77E9" w:rsidRPr="000F1A3B">
        <w:rPr>
          <w:color w:val="000000" w:themeColor="text1"/>
        </w:rPr>
        <w:t xml:space="preserve">te sich während der gesamten Ausbildung </w:t>
      </w:r>
      <w:r w:rsidR="007A5963" w:rsidRPr="000F1A3B">
        <w:rPr>
          <w:color w:val="000000" w:themeColor="text1"/>
        </w:rPr>
        <w:t xml:space="preserve">durch eine ausgesprochen </w:t>
      </w:r>
      <w:r w:rsidR="007A5963">
        <w:t xml:space="preserve">hohe, sehr gute Lernbereitschaft aus. </w:t>
      </w:r>
      <w:r w:rsidR="009D20A7">
        <w:t xml:space="preserve">In </w:t>
      </w:r>
      <w:r w:rsidR="007A5963">
        <w:t xml:space="preserve">Situationen mit größtem Arbeitsaufkommen erwies sie sich dauerhaft als außergewöhnlich belastbar. </w:t>
      </w:r>
      <w:r w:rsidR="00953C57">
        <w:t>Hervozuheben</w:t>
      </w:r>
      <w:r w:rsidR="0031789F">
        <w:t xml:space="preserve"> ist dabei auch </w:t>
      </w:r>
      <w:del w:id="2" w:author="David Döbele" w:date="2024-05-03T16:11:00Z">
        <w:r w:rsidR="00456C1D" w:rsidDel="00164B9A">
          <w:delText>I</w:delText>
        </w:r>
        <w:r w:rsidR="0031789F" w:rsidDel="00164B9A">
          <w:delText xml:space="preserve">hr </w:delText>
        </w:r>
      </w:del>
      <w:ins w:id="3" w:author="David Döbele" w:date="2024-05-03T16:11:00Z">
        <w:r w:rsidR="00164B9A">
          <w:rPr>
            <w:lang w:val="de-DE"/>
          </w:rPr>
          <w:t>i</w:t>
        </w:r>
        <w:r w:rsidR="00164B9A">
          <w:t xml:space="preserve">hr </w:t>
        </w:r>
      </w:ins>
      <w:r w:rsidR="0031789F">
        <w:t>in höchstem Maße ausgeprägtes analytisches Denkvermögen, wodurch Frau Fahlbusch auch in den schwierigsten Situationen eine eigenständige und absolut ausgewogene Mitarbeiterin war.</w:t>
      </w:r>
      <w:r w:rsidR="00E86F75">
        <w:t xml:space="preserve"> Ihre </w:t>
      </w:r>
      <w:r w:rsidR="00E917B6">
        <w:t>hohe</w:t>
      </w:r>
      <w:r w:rsidR="00E86F75">
        <w:t xml:space="preserve"> </w:t>
      </w:r>
      <w:r w:rsidR="00E86F75" w:rsidRPr="00E86F75">
        <w:t>Anpassungsfähigkeit trug zu einem dynamischen und innovativen Arbeitsumfeld bei.</w:t>
      </w:r>
    </w:p>
    <w:p w14:paraId="7EAE79FF" w14:textId="3851EAAA" w:rsidR="00954E38" w:rsidRDefault="004A6D27" w:rsidP="00786A66">
      <w:pPr>
        <w:jc w:val="both"/>
      </w:pPr>
      <w:r>
        <w:t xml:space="preserve">Durch </w:t>
      </w:r>
      <w:r w:rsidR="00456C1D">
        <w:t>I</w:t>
      </w:r>
      <w:r>
        <w:t xml:space="preserve">hre zielstrebige und verantwortungsbewusste Arbeitsweise erreichte </w:t>
      </w:r>
      <w:r w:rsidR="00922C2D">
        <w:t xml:space="preserve">Frau Fahlbusch </w:t>
      </w:r>
      <w:r>
        <w:t>ausgezeichnete Arbeitsergebnisse</w:t>
      </w:r>
      <w:r w:rsidR="00922C2D">
        <w:t xml:space="preserve">. </w:t>
      </w:r>
      <w:r w:rsidR="00E263D7">
        <w:t xml:space="preserve">Auch </w:t>
      </w:r>
      <w:r w:rsidR="00F06FCD">
        <w:t>hohem</w:t>
      </w:r>
      <w:r w:rsidR="00E263D7">
        <w:t xml:space="preserve"> Arbeitsanfall war sie jederzeit bestens gewachsen. </w:t>
      </w:r>
      <w:r w:rsidR="0038107F">
        <w:t xml:space="preserve">Die Frau Fahlbusch übertragenen Aufgaben erledigte sie stets </w:t>
      </w:r>
      <w:r w:rsidR="00E263D7">
        <w:t xml:space="preserve">und in jeder Hinsicht </w:t>
      </w:r>
      <w:r w:rsidR="0038107F">
        <w:t>zu unserer vollsten Zufriedenheit.</w:t>
      </w:r>
      <w:r w:rsidR="004306C7">
        <w:t xml:space="preserve"> </w:t>
      </w:r>
    </w:p>
    <w:p w14:paraId="451B5CB1" w14:textId="70BF5CE4" w:rsidR="0038107F" w:rsidRDefault="00855313" w:rsidP="00786A66">
      <w:pPr>
        <w:jc w:val="both"/>
      </w:pPr>
      <w:r>
        <w:t xml:space="preserve">Aufgrund </w:t>
      </w:r>
      <w:r w:rsidR="00456C1D">
        <w:t>I</w:t>
      </w:r>
      <w:r>
        <w:t>hrer freundlichen und hilfsbereiten Art war Frau Fahlbusch bei Vorgesetzten</w:t>
      </w:r>
      <w:r w:rsidR="00725FA9">
        <w:t xml:space="preserve">, </w:t>
      </w:r>
      <w:r>
        <w:t>Kollegen</w:t>
      </w:r>
      <w:r w:rsidR="00725FA9">
        <w:t xml:space="preserve"> und Kunden </w:t>
      </w:r>
      <w:r w:rsidR="00120914">
        <w:t>beliebt</w:t>
      </w:r>
      <w:r>
        <w:t xml:space="preserve">. Ihr Verhalten war </w:t>
      </w:r>
      <w:r w:rsidR="00D34AB1">
        <w:t xml:space="preserve">immer </w:t>
      </w:r>
      <w:r w:rsidR="0019688F">
        <w:t xml:space="preserve">teamorientiert, loyal und </w:t>
      </w:r>
      <w:r>
        <w:t xml:space="preserve">jederzeit einwandfrei. </w:t>
      </w:r>
    </w:p>
    <w:p w14:paraId="4A481B34" w14:textId="0263DDAA" w:rsidR="00A201F8" w:rsidRDefault="00A201F8" w:rsidP="00A201F8">
      <w:pPr>
        <w:jc w:val="both"/>
      </w:pPr>
      <w:r>
        <w:t>Frau Fahlbusch</w:t>
      </w:r>
      <w:r w:rsidRPr="00A201F8">
        <w:t xml:space="preserve"> verlässt uns auf eigenen Wunsch.</w:t>
      </w:r>
    </w:p>
    <w:p w14:paraId="1C78272B" w14:textId="0D8B5270" w:rsidR="00663179" w:rsidRPr="00CF486C" w:rsidRDefault="00A201F8" w:rsidP="00663179">
      <w:pPr>
        <w:jc w:val="both"/>
      </w:pPr>
      <w:r w:rsidRPr="00A201F8">
        <w:t xml:space="preserve">Wir bedauern </w:t>
      </w:r>
      <w:r w:rsidR="00456C1D">
        <w:t>I</w:t>
      </w:r>
      <w:r>
        <w:t>hre</w:t>
      </w:r>
      <w:r w:rsidRPr="00A201F8">
        <w:t xml:space="preserve"> Entscheidung, sich einer neuen beruflichen Herausforderung zu stellen und </w:t>
      </w:r>
      <w:r w:rsidR="00FD407A">
        <w:t xml:space="preserve">Danken </w:t>
      </w:r>
      <w:r w:rsidR="00456C1D">
        <w:t>I</w:t>
      </w:r>
      <w:r w:rsidR="00FD407A">
        <w:t xml:space="preserve">hr für </w:t>
      </w:r>
      <w:r w:rsidR="00456C1D">
        <w:t>I</w:t>
      </w:r>
      <w:r w:rsidR="00FD407A">
        <w:t>hre sehr guten Leistungen.</w:t>
      </w:r>
      <w:r w:rsidRPr="00A201F8">
        <w:t xml:space="preserve"> Für </w:t>
      </w:r>
      <w:r w:rsidR="00456C1D">
        <w:t>I</w:t>
      </w:r>
      <w:r>
        <w:t>hren</w:t>
      </w:r>
      <w:r w:rsidRPr="00A201F8">
        <w:t xml:space="preserve"> zukünftigen Berufs- und Lebensweg wünschen wir </w:t>
      </w:r>
      <w:r w:rsidR="00456C1D">
        <w:t>I</w:t>
      </w:r>
      <w:r w:rsidRPr="00A201F8">
        <w:t>h</w:t>
      </w:r>
      <w:r>
        <w:t>r</w:t>
      </w:r>
      <w:r w:rsidRPr="00A201F8">
        <w:t xml:space="preserve"> alles Gute</w:t>
      </w:r>
      <w:r w:rsidR="00493ADA">
        <w:t xml:space="preserve"> </w:t>
      </w:r>
      <w:r w:rsidR="006542E5">
        <w:t>sowie weiterhin viel</w:t>
      </w:r>
      <w:r w:rsidR="00493ADA">
        <w:t xml:space="preserve"> Erfolg</w:t>
      </w:r>
      <w:r w:rsidRPr="00A201F8">
        <w:t>.</w:t>
      </w:r>
    </w:p>
    <w:sectPr w:rsidR="00663179" w:rsidRPr="00CF48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179FA"/>
    <w:multiLevelType w:val="hybridMultilevel"/>
    <w:tmpl w:val="641884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2732A"/>
    <w:multiLevelType w:val="hybridMultilevel"/>
    <w:tmpl w:val="B00657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558063">
    <w:abstractNumId w:val="0"/>
  </w:num>
  <w:num w:numId="2" w16cid:durableId="9892096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A7"/>
    <w:rsid w:val="000318EB"/>
    <w:rsid w:val="000A4771"/>
    <w:rsid w:val="000A6AEE"/>
    <w:rsid w:val="000B3E00"/>
    <w:rsid w:val="000B4EFB"/>
    <w:rsid w:val="000C6056"/>
    <w:rsid w:val="000E0574"/>
    <w:rsid w:val="000E0CAA"/>
    <w:rsid w:val="000F1A3B"/>
    <w:rsid w:val="00120914"/>
    <w:rsid w:val="00125141"/>
    <w:rsid w:val="0013496B"/>
    <w:rsid w:val="0013677E"/>
    <w:rsid w:val="00164B9A"/>
    <w:rsid w:val="001850A1"/>
    <w:rsid w:val="0019616D"/>
    <w:rsid w:val="0019688F"/>
    <w:rsid w:val="001A3235"/>
    <w:rsid w:val="001C5BE0"/>
    <w:rsid w:val="001D1EB8"/>
    <w:rsid w:val="001E3455"/>
    <w:rsid w:val="00206E8F"/>
    <w:rsid w:val="00215717"/>
    <w:rsid w:val="0022211E"/>
    <w:rsid w:val="002272B0"/>
    <w:rsid w:val="00250B23"/>
    <w:rsid w:val="00256BFE"/>
    <w:rsid w:val="00273F01"/>
    <w:rsid w:val="00294ABD"/>
    <w:rsid w:val="002953C8"/>
    <w:rsid w:val="002A0740"/>
    <w:rsid w:val="002C5D2F"/>
    <w:rsid w:val="002C690A"/>
    <w:rsid w:val="002E211A"/>
    <w:rsid w:val="002F64AD"/>
    <w:rsid w:val="00307990"/>
    <w:rsid w:val="00312A6D"/>
    <w:rsid w:val="0031789F"/>
    <w:rsid w:val="00323A74"/>
    <w:rsid w:val="00324BD7"/>
    <w:rsid w:val="00344CC3"/>
    <w:rsid w:val="003749C5"/>
    <w:rsid w:val="0038107F"/>
    <w:rsid w:val="00394336"/>
    <w:rsid w:val="00394631"/>
    <w:rsid w:val="003A7EF7"/>
    <w:rsid w:val="003B0EB9"/>
    <w:rsid w:val="003B6D66"/>
    <w:rsid w:val="003D32A7"/>
    <w:rsid w:val="003E58A6"/>
    <w:rsid w:val="003E62D3"/>
    <w:rsid w:val="003F3710"/>
    <w:rsid w:val="00401438"/>
    <w:rsid w:val="00413610"/>
    <w:rsid w:val="00416795"/>
    <w:rsid w:val="004306C7"/>
    <w:rsid w:val="0043385E"/>
    <w:rsid w:val="00450329"/>
    <w:rsid w:val="00456C1D"/>
    <w:rsid w:val="00483AA0"/>
    <w:rsid w:val="0048670D"/>
    <w:rsid w:val="004910F3"/>
    <w:rsid w:val="00493ADA"/>
    <w:rsid w:val="004A12C4"/>
    <w:rsid w:val="004A6D27"/>
    <w:rsid w:val="004B320A"/>
    <w:rsid w:val="004B4CBA"/>
    <w:rsid w:val="004C253F"/>
    <w:rsid w:val="004F3238"/>
    <w:rsid w:val="00512D0B"/>
    <w:rsid w:val="005319B1"/>
    <w:rsid w:val="00562DBB"/>
    <w:rsid w:val="005849A0"/>
    <w:rsid w:val="005938B4"/>
    <w:rsid w:val="005C3E6E"/>
    <w:rsid w:val="005E2D6B"/>
    <w:rsid w:val="006064E1"/>
    <w:rsid w:val="00625211"/>
    <w:rsid w:val="006312FB"/>
    <w:rsid w:val="00637FA4"/>
    <w:rsid w:val="00652307"/>
    <w:rsid w:val="00653D95"/>
    <w:rsid w:val="006542E5"/>
    <w:rsid w:val="00663179"/>
    <w:rsid w:val="00665C44"/>
    <w:rsid w:val="006672B5"/>
    <w:rsid w:val="0067072D"/>
    <w:rsid w:val="00676738"/>
    <w:rsid w:val="00676E3E"/>
    <w:rsid w:val="0069459A"/>
    <w:rsid w:val="006A4419"/>
    <w:rsid w:val="006D18B6"/>
    <w:rsid w:val="006D569A"/>
    <w:rsid w:val="006D7361"/>
    <w:rsid w:val="006E75A2"/>
    <w:rsid w:val="007073A2"/>
    <w:rsid w:val="00712994"/>
    <w:rsid w:val="00716E58"/>
    <w:rsid w:val="00725FA9"/>
    <w:rsid w:val="00727F78"/>
    <w:rsid w:val="0074424C"/>
    <w:rsid w:val="0075521C"/>
    <w:rsid w:val="00755285"/>
    <w:rsid w:val="00762E25"/>
    <w:rsid w:val="00786A66"/>
    <w:rsid w:val="007A34E3"/>
    <w:rsid w:val="007A3809"/>
    <w:rsid w:val="007A5963"/>
    <w:rsid w:val="007A77E9"/>
    <w:rsid w:val="007C07B6"/>
    <w:rsid w:val="007D3554"/>
    <w:rsid w:val="007E787B"/>
    <w:rsid w:val="00855313"/>
    <w:rsid w:val="00860749"/>
    <w:rsid w:val="008659AA"/>
    <w:rsid w:val="008B03A3"/>
    <w:rsid w:val="008B05A1"/>
    <w:rsid w:val="008C3A92"/>
    <w:rsid w:val="00906F30"/>
    <w:rsid w:val="00917696"/>
    <w:rsid w:val="00922C2D"/>
    <w:rsid w:val="00936409"/>
    <w:rsid w:val="009416A7"/>
    <w:rsid w:val="00953C57"/>
    <w:rsid w:val="00954E38"/>
    <w:rsid w:val="009579C7"/>
    <w:rsid w:val="00976CA0"/>
    <w:rsid w:val="009A5F19"/>
    <w:rsid w:val="009B06DA"/>
    <w:rsid w:val="009C6EC1"/>
    <w:rsid w:val="009C6F05"/>
    <w:rsid w:val="009D20A7"/>
    <w:rsid w:val="009E5166"/>
    <w:rsid w:val="009E533F"/>
    <w:rsid w:val="00A03690"/>
    <w:rsid w:val="00A201F8"/>
    <w:rsid w:val="00A31B41"/>
    <w:rsid w:val="00A42744"/>
    <w:rsid w:val="00A56101"/>
    <w:rsid w:val="00A57095"/>
    <w:rsid w:val="00A720DF"/>
    <w:rsid w:val="00AC2A4B"/>
    <w:rsid w:val="00B235C1"/>
    <w:rsid w:val="00B41DDA"/>
    <w:rsid w:val="00B56E1E"/>
    <w:rsid w:val="00B80C12"/>
    <w:rsid w:val="00B952AE"/>
    <w:rsid w:val="00BB2CF6"/>
    <w:rsid w:val="00C03B37"/>
    <w:rsid w:val="00C16CB1"/>
    <w:rsid w:val="00C30867"/>
    <w:rsid w:val="00C3463B"/>
    <w:rsid w:val="00C35037"/>
    <w:rsid w:val="00CA1E3D"/>
    <w:rsid w:val="00CB5B35"/>
    <w:rsid w:val="00CC16D9"/>
    <w:rsid w:val="00CC7702"/>
    <w:rsid w:val="00CE0C1A"/>
    <w:rsid w:val="00CF486C"/>
    <w:rsid w:val="00D05C77"/>
    <w:rsid w:val="00D25617"/>
    <w:rsid w:val="00D34AB1"/>
    <w:rsid w:val="00D65A2A"/>
    <w:rsid w:val="00D73C2F"/>
    <w:rsid w:val="00D85A3A"/>
    <w:rsid w:val="00D94920"/>
    <w:rsid w:val="00D95D4E"/>
    <w:rsid w:val="00DA5083"/>
    <w:rsid w:val="00DB615A"/>
    <w:rsid w:val="00DC3DCE"/>
    <w:rsid w:val="00DC4AE0"/>
    <w:rsid w:val="00DE143A"/>
    <w:rsid w:val="00DE50B6"/>
    <w:rsid w:val="00DF261A"/>
    <w:rsid w:val="00E131C1"/>
    <w:rsid w:val="00E16767"/>
    <w:rsid w:val="00E20A84"/>
    <w:rsid w:val="00E263D7"/>
    <w:rsid w:val="00E26C05"/>
    <w:rsid w:val="00E4229B"/>
    <w:rsid w:val="00E53C4F"/>
    <w:rsid w:val="00E700B9"/>
    <w:rsid w:val="00E86F75"/>
    <w:rsid w:val="00E917B6"/>
    <w:rsid w:val="00EA0F46"/>
    <w:rsid w:val="00EB45AC"/>
    <w:rsid w:val="00EC118E"/>
    <w:rsid w:val="00ED13C3"/>
    <w:rsid w:val="00ED2E3C"/>
    <w:rsid w:val="00EE16B1"/>
    <w:rsid w:val="00EE2FCA"/>
    <w:rsid w:val="00F06FCD"/>
    <w:rsid w:val="00F10A28"/>
    <w:rsid w:val="00F258B4"/>
    <w:rsid w:val="00F26634"/>
    <w:rsid w:val="00F305E7"/>
    <w:rsid w:val="00F72932"/>
    <w:rsid w:val="00FB5FEB"/>
    <w:rsid w:val="00FC326A"/>
    <w:rsid w:val="00FD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C274CA"/>
  <w15:chartTrackingRefBased/>
  <w15:docId w15:val="{C7D67FA3-3D2E-F54A-A023-95BFB9F9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32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32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32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32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32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32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32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32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32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32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32A7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164B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4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Fahlbusch</dc:creator>
  <cp:keywords/>
  <dc:description/>
  <cp:lastModifiedBy>David Döbele</cp:lastModifiedBy>
  <cp:revision>219</cp:revision>
  <dcterms:created xsi:type="dcterms:W3CDTF">2024-04-30T15:01:00Z</dcterms:created>
  <dcterms:modified xsi:type="dcterms:W3CDTF">2024-05-03T14:11:00Z</dcterms:modified>
</cp:coreProperties>
</file>