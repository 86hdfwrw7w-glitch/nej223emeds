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704E87F" w:rsidR="006D2592" w:rsidRPr="008B796F" w:rsidRDefault="008B796F" w:rsidP="006E3243">
      <w:pPr>
        <w:spacing w:after="0" w:line="240" w:lineRule="auto"/>
        <w:jc w:val="right"/>
        <w:rPr>
          <w:rFonts w:ascii="Georgia" w:hAnsi="Georgia" w:cs="Times New Roman"/>
          <w:sz w:val="21"/>
          <w:szCs w:val="21"/>
          <w:lang w:val="en-US"/>
        </w:rPr>
      </w:pPr>
      <w:r w:rsidRPr="008B796F">
        <w:rPr>
          <w:rFonts w:ascii="Georgia" w:hAnsi="Georgia" w:cs="Times New Roman"/>
          <w:sz w:val="21"/>
          <w:szCs w:val="21"/>
          <w:lang w:val="en-US"/>
        </w:rPr>
        <w:t>Emre Capat</w:t>
      </w:r>
    </w:p>
    <w:p w14:paraId="2458A2A0" w14:textId="0B9976C0" w:rsidR="00857C6F" w:rsidRPr="008B796F" w:rsidRDefault="008B796F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  <w:lang w:val="en-US"/>
        </w:rPr>
      </w:pPr>
      <w:r w:rsidRPr="008B796F">
        <w:rPr>
          <w:rFonts w:ascii="Georgia" w:hAnsi="Georgia" w:cs="Times New Roman"/>
          <w:sz w:val="21"/>
          <w:szCs w:val="21"/>
          <w:lang w:val="en-US"/>
        </w:rPr>
        <w:t>Feldbarg 10a</w:t>
      </w:r>
    </w:p>
    <w:p w14:paraId="451AEE20" w14:textId="55682534" w:rsidR="00857C6F" w:rsidRPr="008B796F" w:rsidRDefault="008B796F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  <w:lang w:val="en-US"/>
        </w:rPr>
      </w:pPr>
      <w:r>
        <w:rPr>
          <w:rFonts w:ascii="Georgia" w:hAnsi="Georgia" w:cs="Times New Roman"/>
          <w:sz w:val="21"/>
          <w:szCs w:val="21"/>
          <w:lang w:val="en-US"/>
        </w:rPr>
        <w:t>24232 Schönkirchen</w:t>
      </w:r>
    </w:p>
    <w:p w14:paraId="12BA391A" w14:textId="05A36665" w:rsidR="006A7895" w:rsidRPr="006E0B1B" w:rsidRDefault="008B796F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  <w:lang w:val="en-US"/>
        </w:rPr>
      </w:pPr>
      <w:r w:rsidRPr="006E0B1B">
        <w:rPr>
          <w:rFonts w:ascii="Georgia" w:hAnsi="Georgia" w:cs="Georgia"/>
          <w:color w:val="000000"/>
          <w:sz w:val="21"/>
          <w:szCs w:val="21"/>
          <w:lang w:val="en-US"/>
        </w:rPr>
        <w:t>emrecapat@gmail.com</w:t>
      </w:r>
    </w:p>
    <w:p w14:paraId="170FE07D" w14:textId="35FF81C6" w:rsidR="00F270C0" w:rsidRDefault="006D2592" w:rsidP="00C02117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49 17</w:t>
      </w:r>
      <w:r w:rsidR="008B796F">
        <w:rPr>
          <w:rFonts w:ascii="Georgia" w:hAnsi="Georgia" w:cs="Georgia"/>
          <w:color w:val="000000"/>
          <w:sz w:val="21"/>
          <w:szCs w:val="21"/>
        </w:rPr>
        <w:t>4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8B796F">
        <w:rPr>
          <w:rFonts w:ascii="Georgia" w:hAnsi="Georgia" w:cs="Georgia"/>
          <w:color w:val="000000"/>
          <w:sz w:val="21"/>
          <w:szCs w:val="21"/>
        </w:rPr>
        <w:t>687 67 08</w:t>
      </w:r>
    </w:p>
    <w:p w14:paraId="4FFA7063" w14:textId="67B49DA0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Corporate Finance Beratung</w:t>
      </w:r>
      <w:r w:rsidR="00F74175" w:rsidRPr="00D30CEA">
        <w:rPr>
          <w:rFonts w:ascii="Georgia" w:hAnsi="Georgia" w:cs="Georgia"/>
          <w:color w:val="000000"/>
          <w:sz w:val="21"/>
          <w:szCs w:val="21"/>
        </w:rPr>
        <w:t xml:space="preserve"> GmbH</w:t>
      </w:r>
    </w:p>
    <w:p w14:paraId="096C8AF5" w14:textId="26224B35" w:rsidR="00647413" w:rsidRPr="00C02117" w:rsidRDefault="003D5D1E" w:rsidP="00F74175">
      <w:pPr>
        <w:spacing w:after="0"/>
        <w:rPr>
          <w:rFonts w:ascii="Georgia" w:hAnsi="Georgia"/>
          <w:sz w:val="21"/>
          <w:szCs w:val="21"/>
        </w:rPr>
      </w:pPr>
      <w:r w:rsidRPr="00D30CEA">
        <w:rPr>
          <w:rFonts w:ascii="Georgia" w:hAnsi="Georgia"/>
          <w:sz w:val="21"/>
          <w:szCs w:val="21"/>
        </w:rPr>
        <w:t>Musterstraße 99</w:t>
      </w:r>
      <w:r w:rsidR="00F74175" w:rsidRPr="00D30CEA">
        <w:rPr>
          <w:rFonts w:ascii="Georgia" w:hAnsi="Georgia"/>
          <w:sz w:val="21"/>
          <w:szCs w:val="21"/>
        </w:rPr>
        <w:br/>
      </w:r>
      <w:r w:rsidRPr="00D30CEA">
        <w:rPr>
          <w:rFonts w:ascii="Georgia" w:hAnsi="Georgia"/>
          <w:sz w:val="21"/>
          <w:szCs w:val="21"/>
        </w:rPr>
        <w:t>55005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  <w:r w:rsidRPr="00D30CEA">
        <w:rPr>
          <w:rFonts w:ascii="Georgia" w:hAnsi="Georgia"/>
          <w:sz w:val="21"/>
          <w:szCs w:val="21"/>
        </w:rPr>
        <w:t>Frankfurt am Main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</w:p>
    <w:p w14:paraId="155B6E2E" w14:textId="52F05679" w:rsidR="006A7895" w:rsidRPr="008B796F" w:rsidRDefault="008B796F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Schönkirchen</w:t>
      </w:r>
      <w:r w:rsidR="002D594E" w:rsidRPr="008B796F">
        <w:rPr>
          <w:rFonts w:ascii="Georgia" w:hAnsi="Georgia" w:cs="Times New Roman"/>
          <w:sz w:val="21"/>
          <w:szCs w:val="21"/>
        </w:rPr>
        <w:t xml:space="preserve">, </w:t>
      </w:r>
      <w:r w:rsidR="0085213A" w:rsidRPr="008B796F">
        <w:rPr>
          <w:rFonts w:ascii="Georgia" w:hAnsi="Georgia" w:cs="Times New Roman"/>
          <w:sz w:val="21"/>
          <w:szCs w:val="21"/>
        </w:rPr>
        <w:t>2</w:t>
      </w:r>
      <w:r w:rsidR="00CE7A66">
        <w:rPr>
          <w:rFonts w:ascii="Georgia" w:hAnsi="Georgia" w:cs="Times New Roman"/>
          <w:sz w:val="21"/>
          <w:szCs w:val="21"/>
        </w:rPr>
        <w:t>9</w:t>
      </w:r>
      <w:r w:rsidR="002D594E" w:rsidRPr="008B796F">
        <w:rPr>
          <w:rFonts w:ascii="Georgia" w:hAnsi="Georgia" w:cs="Times New Roman"/>
          <w:sz w:val="21"/>
          <w:szCs w:val="21"/>
        </w:rPr>
        <w:t>.</w:t>
      </w:r>
      <w:r w:rsidR="003D5D1E" w:rsidRPr="008B796F">
        <w:rPr>
          <w:rFonts w:ascii="Georgia" w:hAnsi="Georgia" w:cs="Times New Roman"/>
          <w:sz w:val="21"/>
          <w:szCs w:val="21"/>
        </w:rPr>
        <w:t>1</w:t>
      </w:r>
      <w:r>
        <w:rPr>
          <w:rFonts w:ascii="Georgia" w:hAnsi="Georgia" w:cs="Times New Roman"/>
          <w:sz w:val="21"/>
          <w:szCs w:val="21"/>
        </w:rPr>
        <w:t>1</w:t>
      </w:r>
      <w:r w:rsidR="006A7895" w:rsidRPr="008B796F">
        <w:rPr>
          <w:rFonts w:ascii="Georgia" w:hAnsi="Georgia" w:cs="Times New Roman"/>
          <w:sz w:val="21"/>
          <w:szCs w:val="21"/>
        </w:rPr>
        <w:t>.</w:t>
      </w:r>
      <w:r w:rsidR="003D5D1E" w:rsidRPr="008B796F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8B796F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0098600D" w14:textId="217F03C7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>Bewerbung um ein Praktikum im</w:t>
      </w:r>
      <w:r w:rsidR="00E846AC">
        <w:rPr>
          <w:rFonts w:ascii="Georgia" w:hAnsi="Georgia" w:cs="Times New Roman"/>
          <w:b/>
          <w:sz w:val="21"/>
          <w:szCs w:val="21"/>
        </w:rPr>
        <w:t xml:space="preserve"> Bereich</w:t>
      </w:r>
      <w:r w:rsidR="00C31B9C">
        <w:rPr>
          <w:rFonts w:ascii="Georgia" w:hAnsi="Georgia" w:cs="Times New Roman"/>
          <w:b/>
          <w:sz w:val="21"/>
          <w:szCs w:val="21"/>
        </w:rPr>
        <w:t xml:space="preserve"> Corporate Finance/M</w:t>
      </w:r>
      <w:r w:rsidR="002B146D">
        <w:rPr>
          <w:rFonts w:ascii="Georgia" w:hAnsi="Georgia" w:cs="Times New Roman"/>
          <w:b/>
          <w:sz w:val="21"/>
          <w:szCs w:val="21"/>
        </w:rPr>
        <w:t>ergers &amp; Acquisitions</w:t>
      </w:r>
    </w:p>
    <w:p w14:paraId="45E21345" w14:textId="77777777" w:rsidR="00222306" w:rsidRDefault="00222306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CC1D3B8" w14:textId="77777777" w:rsidR="00C02117" w:rsidRDefault="00C02117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1CDE0AD" w14:textId="7D5BCD5B" w:rsidR="00034B68" w:rsidDel="00CB12AE" w:rsidRDefault="0099776A" w:rsidP="00375D2D">
      <w:pPr>
        <w:spacing w:after="0"/>
        <w:jc w:val="both"/>
        <w:rPr>
          <w:del w:id="0" w:author="David Döbele" w:date="2023-11-28T19:20:00Z"/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18D4FD09" w14:textId="77777777" w:rsidR="00502EDC" w:rsidRPr="0099776A" w:rsidRDefault="00502EDC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3645860" w14:textId="77777777" w:rsidR="009557C8" w:rsidRDefault="009557C8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6B8D684" w14:textId="1EAE3D16" w:rsidR="009557C8" w:rsidRDefault="009A5361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ich handele </w:t>
      </w:r>
      <w:r w:rsidR="00C31B9C">
        <w:rPr>
          <w:rFonts w:ascii="Georgia" w:hAnsi="Georgia" w:cs="Times New Roman"/>
          <w:sz w:val="21"/>
          <w:szCs w:val="21"/>
        </w:rPr>
        <w:t xml:space="preserve">stets </w:t>
      </w:r>
      <w:r w:rsidR="009557C8">
        <w:rPr>
          <w:rFonts w:ascii="Georgia" w:hAnsi="Georgia" w:cs="Times New Roman"/>
          <w:sz w:val="21"/>
          <w:szCs w:val="21"/>
        </w:rPr>
        <w:t xml:space="preserve">nach der Maxime, </w:t>
      </w:r>
      <w:r w:rsidR="00D0283F">
        <w:rPr>
          <w:rFonts w:ascii="Georgia" w:hAnsi="Georgia" w:cs="Times New Roman"/>
          <w:sz w:val="21"/>
          <w:szCs w:val="21"/>
        </w:rPr>
        <w:t xml:space="preserve">das Leben auf dieser Welt </w:t>
      </w:r>
      <w:r w:rsidR="009557C8">
        <w:rPr>
          <w:rFonts w:ascii="Georgia" w:hAnsi="Georgia" w:cs="Times New Roman"/>
          <w:sz w:val="21"/>
          <w:szCs w:val="21"/>
        </w:rPr>
        <w:t>nachhaltig</w:t>
      </w:r>
      <w:r w:rsidR="00C02117">
        <w:rPr>
          <w:rFonts w:ascii="Georgia" w:hAnsi="Georgia" w:cs="Times New Roman"/>
          <w:sz w:val="21"/>
          <w:szCs w:val="21"/>
        </w:rPr>
        <w:t xml:space="preserve"> v</w:t>
      </w:r>
      <w:r w:rsidR="009557C8">
        <w:rPr>
          <w:rFonts w:ascii="Georgia" w:hAnsi="Georgia" w:cs="Times New Roman"/>
          <w:sz w:val="21"/>
          <w:szCs w:val="21"/>
        </w:rPr>
        <w:t>erbessern</w:t>
      </w:r>
      <w:r w:rsidR="00D14FF1">
        <w:rPr>
          <w:rFonts w:ascii="Georgia" w:hAnsi="Georgia" w:cs="Times New Roman"/>
          <w:sz w:val="21"/>
          <w:szCs w:val="21"/>
        </w:rPr>
        <w:t xml:space="preserve"> zu wollen</w:t>
      </w:r>
      <w:r w:rsidR="009557C8">
        <w:rPr>
          <w:rFonts w:ascii="Georgia" w:hAnsi="Georgia" w:cs="Times New Roman"/>
          <w:sz w:val="21"/>
          <w:szCs w:val="21"/>
        </w:rPr>
        <w:t>.</w:t>
      </w:r>
    </w:p>
    <w:p w14:paraId="46530123" w14:textId="23FF00FA" w:rsidR="009557C8" w:rsidRDefault="009557C8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So stieß ich bereits früh auf d</w:t>
      </w:r>
      <w:r w:rsidR="009A5361">
        <w:rPr>
          <w:rFonts w:ascii="Georgia" w:hAnsi="Georgia" w:cs="Times New Roman"/>
          <w:sz w:val="21"/>
          <w:szCs w:val="21"/>
        </w:rPr>
        <w:t>en</w:t>
      </w:r>
      <w:r w:rsidR="00A84755">
        <w:rPr>
          <w:rFonts w:ascii="Georgia" w:hAnsi="Georgia" w:cs="Times New Roman"/>
          <w:sz w:val="21"/>
          <w:szCs w:val="21"/>
        </w:rPr>
        <w:t xml:space="preserve"> Bereich</w:t>
      </w:r>
      <w:r w:rsidR="009A5361">
        <w:rPr>
          <w:rFonts w:ascii="Georgia" w:hAnsi="Georgia" w:cs="Times New Roman"/>
          <w:sz w:val="21"/>
          <w:szCs w:val="21"/>
        </w:rPr>
        <w:t xml:space="preserve"> des </w:t>
      </w:r>
      <w:r w:rsidR="002B146D">
        <w:rPr>
          <w:rFonts w:ascii="Georgia" w:hAnsi="Georgia" w:cs="Times New Roman"/>
          <w:sz w:val="21"/>
          <w:szCs w:val="21"/>
        </w:rPr>
        <w:t xml:space="preserve">M&amp;A </w:t>
      </w:r>
      <w:r>
        <w:rPr>
          <w:rFonts w:ascii="Georgia" w:hAnsi="Georgia" w:cs="Times New Roman"/>
          <w:sz w:val="21"/>
          <w:szCs w:val="21"/>
        </w:rPr>
        <w:t xml:space="preserve">und war sogleich </w:t>
      </w:r>
      <w:r w:rsidR="002B146D">
        <w:rPr>
          <w:rFonts w:ascii="Georgia" w:hAnsi="Georgia" w:cs="Times New Roman"/>
          <w:sz w:val="21"/>
          <w:szCs w:val="21"/>
        </w:rPr>
        <w:t>von</w:t>
      </w:r>
      <w:r w:rsidR="00D14FF1">
        <w:rPr>
          <w:rFonts w:ascii="Georgia" w:hAnsi="Georgia" w:cs="Times New Roman"/>
          <w:sz w:val="21"/>
          <w:szCs w:val="21"/>
        </w:rPr>
        <w:t xml:space="preserve"> dessen</w:t>
      </w:r>
      <w:r w:rsidR="00E47F72">
        <w:rPr>
          <w:rFonts w:ascii="Georgia" w:hAnsi="Georgia" w:cs="Times New Roman"/>
          <w:sz w:val="21"/>
          <w:szCs w:val="21"/>
        </w:rPr>
        <w:t xml:space="preserve"> enormer</w:t>
      </w:r>
      <w:r w:rsidR="00D14FF1">
        <w:rPr>
          <w:rFonts w:ascii="Georgia" w:hAnsi="Georgia" w:cs="Times New Roman"/>
          <w:sz w:val="21"/>
          <w:szCs w:val="21"/>
        </w:rPr>
        <w:t xml:space="preserve"> Signifikanz faszinier</w:t>
      </w:r>
      <w:r w:rsidR="00E47F72">
        <w:rPr>
          <w:rFonts w:ascii="Georgia" w:hAnsi="Georgia" w:cs="Times New Roman"/>
          <w:sz w:val="21"/>
          <w:szCs w:val="21"/>
        </w:rPr>
        <w:t xml:space="preserve">t. Gerade </w:t>
      </w:r>
      <w:r w:rsidR="00D14FF1">
        <w:rPr>
          <w:rFonts w:ascii="Georgia" w:hAnsi="Georgia" w:cs="Times New Roman"/>
          <w:sz w:val="21"/>
          <w:szCs w:val="21"/>
        </w:rPr>
        <w:t xml:space="preserve">die Teilhabe an </w:t>
      </w:r>
      <w:r w:rsidR="007411AA">
        <w:rPr>
          <w:rFonts w:ascii="Georgia" w:hAnsi="Georgia" w:cs="Times New Roman"/>
          <w:sz w:val="21"/>
          <w:szCs w:val="21"/>
        </w:rPr>
        <w:t xml:space="preserve">wichtigen </w:t>
      </w:r>
      <w:r w:rsidR="002425E4">
        <w:rPr>
          <w:rFonts w:ascii="Georgia" w:hAnsi="Georgia" w:cs="Times New Roman"/>
          <w:sz w:val="21"/>
          <w:szCs w:val="21"/>
        </w:rPr>
        <w:t xml:space="preserve">Finanztransaktionen </w:t>
      </w:r>
      <w:r w:rsidR="00D14FF1">
        <w:rPr>
          <w:rFonts w:ascii="Georgia" w:hAnsi="Georgia" w:cs="Times New Roman"/>
          <w:sz w:val="21"/>
          <w:szCs w:val="21"/>
        </w:rPr>
        <w:t>von Unternehmen</w:t>
      </w:r>
      <w:r w:rsidR="003B7837">
        <w:rPr>
          <w:rFonts w:ascii="Georgia" w:hAnsi="Georgia" w:cs="Times New Roman"/>
          <w:sz w:val="21"/>
          <w:szCs w:val="21"/>
        </w:rPr>
        <w:t xml:space="preserve"> </w:t>
      </w:r>
      <w:r w:rsidR="00E47F72">
        <w:rPr>
          <w:rFonts w:ascii="Georgia" w:hAnsi="Georgia" w:cs="Times New Roman"/>
          <w:sz w:val="21"/>
          <w:szCs w:val="21"/>
        </w:rPr>
        <w:t>und die dadurch resultierende Möglichkeit</w:t>
      </w:r>
      <w:r w:rsidR="002425E4">
        <w:rPr>
          <w:rFonts w:ascii="Georgia" w:hAnsi="Georgia" w:cs="Times New Roman"/>
          <w:sz w:val="21"/>
          <w:szCs w:val="21"/>
        </w:rPr>
        <w:t>,</w:t>
      </w:r>
      <w:r w:rsidR="00E47F72">
        <w:rPr>
          <w:rFonts w:ascii="Georgia" w:hAnsi="Georgia" w:cs="Times New Roman"/>
          <w:sz w:val="21"/>
          <w:szCs w:val="21"/>
        </w:rPr>
        <w:t xml:space="preserve"> einen</w:t>
      </w:r>
      <w:r w:rsidR="002425E4">
        <w:rPr>
          <w:rFonts w:ascii="Georgia" w:hAnsi="Georgia" w:cs="Times New Roman"/>
          <w:sz w:val="21"/>
          <w:szCs w:val="21"/>
        </w:rPr>
        <w:t xml:space="preserve"> – auch auf gesellschaftlicher Ebene – </w:t>
      </w:r>
      <w:ins w:id="1" w:author="David Döbele" w:date="2023-11-28T19:16:00Z">
        <w:r w:rsidR="009020AF">
          <w:rPr>
            <w:rFonts w:ascii="Georgia" w:hAnsi="Georgia" w:cs="Times New Roman"/>
            <w:sz w:val="21"/>
            <w:szCs w:val="21"/>
          </w:rPr>
          <w:t xml:space="preserve">messbaren </w:t>
        </w:r>
      </w:ins>
      <w:r w:rsidR="00E47F72">
        <w:rPr>
          <w:rFonts w:ascii="Georgia" w:hAnsi="Georgia" w:cs="Times New Roman"/>
          <w:sz w:val="21"/>
          <w:szCs w:val="21"/>
        </w:rPr>
        <w:t>Mehrwe</w:t>
      </w:r>
      <w:r w:rsidR="00232AE9">
        <w:rPr>
          <w:rFonts w:ascii="Georgia" w:hAnsi="Georgia" w:cs="Times New Roman"/>
          <w:sz w:val="21"/>
          <w:szCs w:val="21"/>
        </w:rPr>
        <w:t xml:space="preserve">rt zu generieren, reizt mich sehr. </w:t>
      </w:r>
      <w:r w:rsidR="003B7837">
        <w:rPr>
          <w:rFonts w:ascii="Georgia" w:hAnsi="Georgia" w:cs="Times New Roman"/>
          <w:sz w:val="21"/>
          <w:szCs w:val="21"/>
        </w:rPr>
        <w:t>Doch nicht</w:t>
      </w:r>
      <w:r w:rsidR="00A41F50">
        <w:rPr>
          <w:rFonts w:ascii="Georgia" w:hAnsi="Georgia" w:cs="Times New Roman"/>
          <w:sz w:val="21"/>
          <w:szCs w:val="21"/>
        </w:rPr>
        <w:t xml:space="preserve"> per se</w:t>
      </w:r>
      <w:r w:rsidR="003B7837">
        <w:rPr>
          <w:rFonts w:ascii="Georgia" w:hAnsi="Georgia" w:cs="Times New Roman"/>
          <w:sz w:val="21"/>
          <w:szCs w:val="21"/>
        </w:rPr>
        <w:t xml:space="preserve"> die Relevanz der Tätigkeit, </w:t>
      </w:r>
      <w:r w:rsidR="00A41F50">
        <w:rPr>
          <w:rFonts w:ascii="Georgia" w:hAnsi="Georgia" w:cs="Times New Roman"/>
          <w:sz w:val="21"/>
          <w:szCs w:val="21"/>
        </w:rPr>
        <w:t xml:space="preserve">jedoch </w:t>
      </w:r>
      <w:r w:rsidR="00C31B9C">
        <w:rPr>
          <w:rFonts w:ascii="Georgia" w:hAnsi="Georgia" w:cs="Times New Roman"/>
          <w:sz w:val="21"/>
          <w:szCs w:val="21"/>
        </w:rPr>
        <w:t>das breite Aufgabenspektru</w:t>
      </w:r>
      <w:r w:rsidR="002425E4">
        <w:rPr>
          <w:rFonts w:ascii="Georgia" w:hAnsi="Georgia" w:cs="Times New Roman"/>
          <w:sz w:val="21"/>
          <w:szCs w:val="21"/>
        </w:rPr>
        <w:t>m</w:t>
      </w:r>
      <w:r w:rsidR="00D0283F">
        <w:rPr>
          <w:rFonts w:ascii="Georgia" w:hAnsi="Georgia" w:cs="Times New Roman"/>
          <w:sz w:val="21"/>
          <w:szCs w:val="21"/>
        </w:rPr>
        <w:t xml:space="preserve">, </w:t>
      </w:r>
      <w:r w:rsidR="00232AE9">
        <w:rPr>
          <w:rFonts w:ascii="Georgia" w:hAnsi="Georgia" w:cs="Times New Roman"/>
          <w:sz w:val="21"/>
          <w:szCs w:val="21"/>
        </w:rPr>
        <w:t>also</w:t>
      </w:r>
      <w:r w:rsidR="00D0283F">
        <w:rPr>
          <w:rFonts w:ascii="Georgia" w:hAnsi="Georgia" w:cs="Times New Roman"/>
          <w:sz w:val="21"/>
          <w:szCs w:val="21"/>
        </w:rPr>
        <w:t xml:space="preserve"> d</w:t>
      </w:r>
      <w:r w:rsidR="003B7837">
        <w:rPr>
          <w:rFonts w:ascii="Georgia" w:hAnsi="Georgia" w:cs="Times New Roman"/>
          <w:sz w:val="21"/>
          <w:szCs w:val="21"/>
        </w:rPr>
        <w:t xml:space="preserve">ie </w:t>
      </w:r>
      <w:r w:rsidR="002425E4">
        <w:rPr>
          <w:rFonts w:ascii="Georgia" w:hAnsi="Georgia" w:cs="Times New Roman"/>
          <w:sz w:val="21"/>
          <w:szCs w:val="21"/>
        </w:rPr>
        <w:t xml:space="preserve">Synthese von </w:t>
      </w:r>
      <w:r w:rsidR="009A5361">
        <w:rPr>
          <w:rFonts w:ascii="Georgia" w:hAnsi="Georgia" w:cs="Times New Roman"/>
          <w:sz w:val="21"/>
          <w:szCs w:val="21"/>
        </w:rPr>
        <w:t>Analyse, Strategie und Kommunikation</w:t>
      </w:r>
      <w:r w:rsidR="00D0283F">
        <w:rPr>
          <w:rFonts w:ascii="Georgia" w:hAnsi="Georgia" w:cs="Times New Roman"/>
          <w:sz w:val="21"/>
          <w:szCs w:val="21"/>
        </w:rPr>
        <w:t>, i</w:t>
      </w:r>
      <w:r w:rsidR="003B7837">
        <w:rPr>
          <w:rFonts w:ascii="Georgia" w:hAnsi="Georgia" w:cs="Times New Roman"/>
          <w:sz w:val="21"/>
          <w:szCs w:val="21"/>
        </w:rPr>
        <w:t>st der</w:t>
      </w:r>
      <w:r w:rsidR="00832475">
        <w:rPr>
          <w:rFonts w:ascii="Georgia" w:hAnsi="Georgia" w:cs="Times New Roman"/>
          <w:sz w:val="21"/>
          <w:szCs w:val="21"/>
        </w:rPr>
        <w:t xml:space="preserve"> Hauptindikator </w:t>
      </w:r>
      <w:r w:rsidR="003B7837">
        <w:rPr>
          <w:rFonts w:ascii="Georgia" w:hAnsi="Georgia" w:cs="Times New Roman"/>
          <w:sz w:val="21"/>
          <w:szCs w:val="21"/>
        </w:rPr>
        <w:t>für mein großes Interesse</w:t>
      </w:r>
      <w:r w:rsidR="009A5361">
        <w:rPr>
          <w:rFonts w:ascii="Georgia" w:hAnsi="Georgia" w:cs="Times New Roman"/>
          <w:sz w:val="21"/>
          <w:szCs w:val="21"/>
        </w:rPr>
        <w:t>. Gerade bei (</w:t>
      </w:r>
      <w:r w:rsidR="00A41F50">
        <w:rPr>
          <w:rFonts w:ascii="Georgia" w:hAnsi="Georgia" w:cs="Times New Roman"/>
          <w:sz w:val="21"/>
          <w:szCs w:val="21"/>
        </w:rPr>
        <w:t>Unternehmen</w:t>
      </w:r>
      <w:r w:rsidR="009A5361">
        <w:rPr>
          <w:rFonts w:ascii="Georgia" w:hAnsi="Georgia" w:cs="Times New Roman"/>
          <w:sz w:val="21"/>
          <w:szCs w:val="21"/>
        </w:rPr>
        <w:t>) sehe ich das enorme Poten</w:t>
      </w:r>
      <w:r w:rsidR="0015694F">
        <w:rPr>
          <w:rFonts w:ascii="Georgia" w:hAnsi="Georgia" w:cs="Times New Roman"/>
          <w:sz w:val="21"/>
          <w:szCs w:val="21"/>
        </w:rPr>
        <w:t>zi</w:t>
      </w:r>
      <w:r w:rsidR="009A5361">
        <w:rPr>
          <w:rFonts w:ascii="Georgia" w:hAnsi="Georgia" w:cs="Times New Roman"/>
          <w:sz w:val="21"/>
          <w:szCs w:val="21"/>
        </w:rPr>
        <w:t>al, höchst relevante Erfahrungen</w:t>
      </w:r>
      <w:r w:rsidR="007411AA">
        <w:rPr>
          <w:rFonts w:ascii="Georgia" w:hAnsi="Georgia" w:cs="Times New Roman"/>
          <w:sz w:val="21"/>
          <w:szCs w:val="21"/>
        </w:rPr>
        <w:t xml:space="preserve"> </w:t>
      </w:r>
      <w:r w:rsidR="009A5361">
        <w:rPr>
          <w:rFonts w:ascii="Georgia" w:hAnsi="Georgia" w:cs="Times New Roman"/>
          <w:sz w:val="21"/>
          <w:szCs w:val="21"/>
        </w:rPr>
        <w:t>und noch mehr Wissen</w:t>
      </w:r>
      <w:r w:rsidR="007411AA">
        <w:rPr>
          <w:rFonts w:ascii="Georgia" w:hAnsi="Georgia" w:cs="Times New Roman"/>
          <w:sz w:val="21"/>
          <w:szCs w:val="21"/>
        </w:rPr>
        <w:t xml:space="preserve"> sammeln </w:t>
      </w:r>
      <w:r w:rsidR="003B7837">
        <w:rPr>
          <w:rFonts w:ascii="Georgia" w:hAnsi="Georgia" w:cs="Times New Roman"/>
          <w:sz w:val="21"/>
          <w:szCs w:val="21"/>
        </w:rPr>
        <w:t>zu können</w:t>
      </w:r>
      <w:r w:rsidR="00E846AC">
        <w:rPr>
          <w:rFonts w:ascii="Georgia" w:hAnsi="Georgia" w:cs="Times New Roman"/>
          <w:sz w:val="21"/>
          <w:szCs w:val="21"/>
        </w:rPr>
        <w:t xml:space="preserve">; deshalb würde </w:t>
      </w:r>
      <w:r w:rsidR="00C31B9C">
        <w:rPr>
          <w:rFonts w:ascii="Georgia" w:hAnsi="Georgia" w:cs="Times New Roman"/>
          <w:sz w:val="21"/>
          <w:szCs w:val="21"/>
        </w:rPr>
        <w:t>ich Sie sehr gerne</w:t>
      </w:r>
      <w:r w:rsidR="00C621DF">
        <w:rPr>
          <w:rFonts w:ascii="Georgia" w:hAnsi="Georgia" w:cs="Times New Roman"/>
          <w:sz w:val="21"/>
          <w:szCs w:val="21"/>
        </w:rPr>
        <w:t xml:space="preserve"> </w:t>
      </w:r>
      <w:ins w:id="2" w:author="David Döbele" w:date="2023-11-28T19:18:00Z">
        <w:r w:rsidR="009020AF">
          <w:rPr>
            <w:rFonts w:ascii="Georgia" w:hAnsi="Georgia" w:cs="Times New Roman"/>
            <w:sz w:val="21"/>
            <w:szCs w:val="21"/>
          </w:rPr>
          <w:t xml:space="preserve">nach meinem PwC-Praktikum </w:t>
        </w:r>
      </w:ins>
      <w:r w:rsidR="00C621DF">
        <w:rPr>
          <w:rFonts w:ascii="Georgia" w:hAnsi="Georgia" w:cs="Times New Roman"/>
          <w:sz w:val="21"/>
          <w:szCs w:val="21"/>
        </w:rPr>
        <w:t xml:space="preserve">ab dem </w:t>
      </w:r>
      <w:r w:rsidR="00C31B9C">
        <w:rPr>
          <w:rFonts w:ascii="Georgia" w:hAnsi="Georgia" w:cs="Times New Roman"/>
          <w:sz w:val="21"/>
          <w:szCs w:val="21"/>
        </w:rPr>
        <w:t>01.06.2024</w:t>
      </w:r>
      <w:r w:rsidR="00D0283F">
        <w:rPr>
          <w:rFonts w:ascii="Georgia" w:hAnsi="Georgia" w:cs="Times New Roman"/>
          <w:sz w:val="21"/>
          <w:szCs w:val="21"/>
        </w:rPr>
        <w:t xml:space="preserve"> für zwölf Wochen</w:t>
      </w:r>
      <w:r w:rsidR="00C31B9C">
        <w:rPr>
          <w:rFonts w:ascii="Georgia" w:hAnsi="Georgia" w:cs="Times New Roman"/>
          <w:sz w:val="21"/>
          <w:szCs w:val="21"/>
        </w:rPr>
        <w:t xml:space="preserve"> an Ihrem Standort in (Standort) tatkräftig unterstützen </w:t>
      </w:r>
      <w:r w:rsidR="00E846AC">
        <w:rPr>
          <w:rFonts w:ascii="Georgia" w:hAnsi="Georgia" w:cs="Times New Roman"/>
          <w:sz w:val="21"/>
          <w:szCs w:val="21"/>
        </w:rPr>
        <w:t>wollen.</w:t>
      </w:r>
    </w:p>
    <w:p w14:paraId="6BC268B2" w14:textId="77777777" w:rsidR="005C08B4" w:rsidRDefault="005C08B4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0EF8E88" w14:textId="7FDC5688" w:rsidR="00C22A49" w:rsidRDefault="0083247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Die </w:t>
      </w:r>
      <w:del w:id="3" w:author="David Döbele" w:date="2023-11-28T19:17:00Z">
        <w:r w:rsidR="003B7837" w:rsidDel="009020AF">
          <w:rPr>
            <w:rFonts w:ascii="Georgia" w:hAnsi="Georgia" w:cs="Times New Roman"/>
            <w:sz w:val="21"/>
            <w:szCs w:val="21"/>
          </w:rPr>
          <w:delText xml:space="preserve">Korrespondenz </w:delText>
        </w:r>
      </w:del>
      <w:ins w:id="4" w:author="David Döbele" w:date="2023-11-28T19:17:00Z">
        <w:r w:rsidR="009020AF">
          <w:rPr>
            <w:rFonts w:ascii="Georgia" w:hAnsi="Georgia" w:cs="Times New Roman"/>
            <w:sz w:val="21"/>
            <w:szCs w:val="21"/>
          </w:rPr>
          <w:t>Übereinstimmung</w:t>
        </w:r>
        <w:r w:rsidR="009020AF">
          <w:rPr>
            <w:rFonts w:ascii="Georgia" w:hAnsi="Georgia" w:cs="Times New Roman"/>
            <w:sz w:val="21"/>
            <w:szCs w:val="21"/>
          </w:rPr>
          <w:t xml:space="preserve"> </w:t>
        </w:r>
      </w:ins>
      <w:r w:rsidR="003B7837">
        <w:rPr>
          <w:rFonts w:ascii="Georgia" w:hAnsi="Georgia" w:cs="Times New Roman"/>
          <w:sz w:val="21"/>
          <w:szCs w:val="21"/>
        </w:rPr>
        <w:t>meiner</w:t>
      </w:r>
      <w:r w:rsidR="00216A25">
        <w:rPr>
          <w:rFonts w:ascii="Georgia" w:hAnsi="Georgia" w:cs="Times New Roman"/>
          <w:sz w:val="21"/>
          <w:szCs w:val="21"/>
        </w:rPr>
        <w:t xml:space="preserve"> </w:t>
      </w:r>
      <w:del w:id="5" w:author="David Döbele" w:date="2023-11-28T19:17:00Z">
        <w:r w:rsidR="00216A25" w:rsidDel="009020AF">
          <w:rPr>
            <w:rFonts w:ascii="Georgia" w:hAnsi="Georgia" w:cs="Times New Roman"/>
            <w:sz w:val="21"/>
            <w:szCs w:val="21"/>
          </w:rPr>
          <w:delText xml:space="preserve">Eigenschaften </w:delText>
        </w:r>
      </w:del>
      <w:ins w:id="6" w:author="David Döbele" w:date="2023-11-28T19:17:00Z">
        <w:r w:rsidR="009020AF">
          <w:rPr>
            <w:rFonts w:ascii="Georgia" w:hAnsi="Georgia" w:cs="Times New Roman"/>
            <w:sz w:val="21"/>
            <w:szCs w:val="21"/>
          </w:rPr>
          <w:t>Stärken</w:t>
        </w:r>
        <w:r w:rsidR="009020AF">
          <w:rPr>
            <w:rFonts w:ascii="Georgia" w:hAnsi="Georgia" w:cs="Times New Roman"/>
            <w:sz w:val="21"/>
            <w:szCs w:val="21"/>
          </w:rPr>
          <w:t xml:space="preserve"> </w:t>
        </w:r>
      </w:ins>
      <w:r w:rsidR="003B7837">
        <w:rPr>
          <w:rFonts w:ascii="Georgia" w:hAnsi="Georgia" w:cs="Times New Roman"/>
          <w:sz w:val="21"/>
          <w:szCs w:val="21"/>
        </w:rPr>
        <w:t>mit den</w:t>
      </w:r>
      <w:r w:rsidR="00C621DF">
        <w:rPr>
          <w:rFonts w:ascii="Georgia" w:hAnsi="Georgia" w:cs="Times New Roman"/>
          <w:sz w:val="21"/>
          <w:szCs w:val="21"/>
        </w:rPr>
        <w:t xml:space="preserve"> Tätigkeiten</w:t>
      </w:r>
      <w:r w:rsidR="00A41F50">
        <w:rPr>
          <w:rFonts w:ascii="Georgia" w:hAnsi="Georgia" w:cs="Times New Roman"/>
          <w:sz w:val="21"/>
          <w:szCs w:val="21"/>
        </w:rPr>
        <w:t xml:space="preserve"> im </w:t>
      </w:r>
      <w:r w:rsidR="00904DDD">
        <w:rPr>
          <w:rFonts w:ascii="Georgia" w:hAnsi="Georgia" w:cs="Times New Roman"/>
          <w:sz w:val="21"/>
          <w:szCs w:val="21"/>
        </w:rPr>
        <w:t>Investment Bank</w:t>
      </w:r>
      <w:r w:rsidR="00A41F50">
        <w:rPr>
          <w:rFonts w:ascii="Georgia" w:hAnsi="Georgia" w:cs="Times New Roman"/>
          <w:sz w:val="21"/>
          <w:szCs w:val="21"/>
        </w:rPr>
        <w:t>ing</w:t>
      </w:r>
      <w:r w:rsidR="00232AE9">
        <w:rPr>
          <w:rFonts w:ascii="Georgia" w:hAnsi="Georgia" w:cs="Times New Roman"/>
          <w:sz w:val="21"/>
          <w:szCs w:val="21"/>
        </w:rPr>
        <w:t xml:space="preserve"> bildet </w:t>
      </w:r>
      <w:r>
        <w:rPr>
          <w:rFonts w:ascii="Georgia" w:hAnsi="Georgia" w:cs="Times New Roman"/>
          <w:sz w:val="21"/>
          <w:szCs w:val="21"/>
        </w:rPr>
        <w:t xml:space="preserve">hierzu das </w:t>
      </w:r>
      <w:r w:rsidR="00232AE9">
        <w:rPr>
          <w:rFonts w:ascii="Georgia" w:hAnsi="Georgia" w:cs="Times New Roman"/>
          <w:sz w:val="21"/>
          <w:szCs w:val="21"/>
        </w:rPr>
        <w:t>Fundament</w:t>
      </w:r>
      <w:r w:rsidR="004E1F43">
        <w:rPr>
          <w:rFonts w:ascii="Georgia" w:hAnsi="Georgia" w:cs="Times New Roman"/>
          <w:sz w:val="21"/>
          <w:szCs w:val="21"/>
        </w:rPr>
        <w:t xml:space="preserve"> meiner Eignung</w:t>
      </w:r>
      <w:r w:rsidR="00990006">
        <w:rPr>
          <w:rFonts w:ascii="Georgia" w:hAnsi="Georgia" w:cs="Times New Roman"/>
          <w:sz w:val="21"/>
          <w:szCs w:val="21"/>
        </w:rPr>
        <w:t xml:space="preserve"> für das Praktikum</w:t>
      </w:r>
      <w:r w:rsidR="004E1F43">
        <w:rPr>
          <w:rFonts w:ascii="Georgia" w:hAnsi="Georgia" w:cs="Times New Roman"/>
          <w:sz w:val="21"/>
          <w:szCs w:val="21"/>
        </w:rPr>
        <w:t xml:space="preserve">: </w:t>
      </w:r>
      <w:r w:rsidR="00CF3865">
        <w:rPr>
          <w:rFonts w:ascii="Georgia" w:hAnsi="Georgia" w:cs="Times New Roman"/>
          <w:sz w:val="21"/>
          <w:szCs w:val="21"/>
        </w:rPr>
        <w:t>So habe ich durch</w:t>
      </w:r>
      <w:r w:rsidR="00613977">
        <w:rPr>
          <w:rFonts w:ascii="Georgia" w:hAnsi="Georgia" w:cs="Times New Roman"/>
          <w:sz w:val="21"/>
          <w:szCs w:val="21"/>
        </w:rPr>
        <w:t xml:space="preserve"> </w:t>
      </w:r>
      <w:r w:rsidR="00CF3865">
        <w:rPr>
          <w:rFonts w:ascii="Georgia" w:hAnsi="Georgia" w:cs="Times New Roman"/>
          <w:sz w:val="21"/>
          <w:szCs w:val="21"/>
        </w:rPr>
        <w:t xml:space="preserve">schulische </w:t>
      </w:r>
      <w:r w:rsidR="00C22A49">
        <w:rPr>
          <w:rFonts w:ascii="Georgia" w:hAnsi="Georgia" w:cs="Times New Roman"/>
          <w:sz w:val="21"/>
          <w:szCs w:val="21"/>
        </w:rPr>
        <w:t>Bestleistungen</w:t>
      </w:r>
      <w:r w:rsidR="0015694F">
        <w:rPr>
          <w:rFonts w:ascii="Georgia" w:hAnsi="Georgia" w:cs="Times New Roman"/>
          <w:sz w:val="21"/>
          <w:szCs w:val="21"/>
        </w:rPr>
        <w:t xml:space="preserve"> </w:t>
      </w:r>
      <w:r w:rsidR="00CF3865">
        <w:rPr>
          <w:rFonts w:ascii="Georgia" w:hAnsi="Georgia" w:cs="Times New Roman"/>
          <w:sz w:val="21"/>
          <w:szCs w:val="21"/>
        </w:rPr>
        <w:t xml:space="preserve">als auch durch die Partizipation </w:t>
      </w:r>
      <w:r w:rsidR="00613977">
        <w:rPr>
          <w:rFonts w:ascii="Georgia" w:hAnsi="Georgia" w:cs="Times New Roman"/>
          <w:sz w:val="21"/>
          <w:szCs w:val="21"/>
        </w:rPr>
        <w:t xml:space="preserve">an </w:t>
      </w:r>
      <w:r w:rsidR="00CF3865">
        <w:rPr>
          <w:rFonts w:ascii="Georgia" w:hAnsi="Georgia" w:cs="Times New Roman"/>
          <w:sz w:val="21"/>
          <w:szCs w:val="21"/>
        </w:rPr>
        <w:t>diversen ehrenamtlichen Projekten mehrfach meine Disziplin, meinen Ehrgeiz und meine psychische Belastbarkeit dokumentieren</w:t>
      </w:r>
      <w:r w:rsidR="00216A25">
        <w:rPr>
          <w:rFonts w:ascii="Georgia" w:hAnsi="Georgia" w:cs="Times New Roman"/>
          <w:sz w:val="21"/>
          <w:szCs w:val="21"/>
        </w:rPr>
        <w:t xml:space="preserve"> </w:t>
      </w:r>
      <w:r w:rsidR="00CF3865">
        <w:rPr>
          <w:rFonts w:ascii="Georgia" w:hAnsi="Georgia" w:cs="Times New Roman"/>
          <w:sz w:val="21"/>
          <w:szCs w:val="21"/>
        </w:rPr>
        <w:t>können.</w:t>
      </w:r>
      <w:r w:rsidR="00216A25">
        <w:rPr>
          <w:rFonts w:ascii="Georgia" w:hAnsi="Georgia" w:cs="Times New Roman"/>
          <w:sz w:val="21"/>
          <w:szCs w:val="21"/>
        </w:rPr>
        <w:t xml:space="preserve"> </w:t>
      </w:r>
      <w:r w:rsidR="008A0E5C">
        <w:rPr>
          <w:rFonts w:ascii="Georgia" w:hAnsi="Georgia" w:cs="Times New Roman"/>
          <w:sz w:val="21"/>
          <w:szCs w:val="21"/>
        </w:rPr>
        <w:t xml:space="preserve">Neben einer psychischen Resistenz </w:t>
      </w:r>
      <w:r w:rsidR="002425E4" w:rsidRPr="008A0E5C">
        <w:rPr>
          <w:rFonts w:ascii="Georgia" w:hAnsi="Georgia" w:cs="Times New Roman"/>
          <w:sz w:val="21"/>
          <w:szCs w:val="21"/>
        </w:rPr>
        <w:t>habe ich</w:t>
      </w:r>
      <w:r w:rsidR="00CF3865" w:rsidRPr="008A0E5C">
        <w:rPr>
          <w:rFonts w:ascii="Georgia" w:hAnsi="Georgia" w:cs="Times New Roman"/>
          <w:sz w:val="21"/>
          <w:szCs w:val="21"/>
        </w:rPr>
        <w:t xml:space="preserve"> unter anderem durch </w:t>
      </w:r>
      <w:r w:rsidR="00613977" w:rsidRPr="008A0E5C">
        <w:rPr>
          <w:rFonts w:ascii="Georgia" w:hAnsi="Georgia" w:cs="Times New Roman"/>
          <w:sz w:val="21"/>
          <w:szCs w:val="21"/>
        </w:rPr>
        <w:t xml:space="preserve">ein </w:t>
      </w:r>
      <w:r w:rsidR="00CF3865" w:rsidRPr="008A0E5C">
        <w:rPr>
          <w:rFonts w:ascii="Georgia" w:hAnsi="Georgia" w:cs="Times New Roman"/>
          <w:sz w:val="21"/>
          <w:szCs w:val="21"/>
        </w:rPr>
        <w:t>FSJ im Krankenhaus und de</w:t>
      </w:r>
      <w:r w:rsidR="00C22A49" w:rsidRPr="008A0E5C">
        <w:rPr>
          <w:rFonts w:ascii="Georgia" w:hAnsi="Georgia" w:cs="Times New Roman"/>
          <w:sz w:val="21"/>
          <w:szCs w:val="21"/>
        </w:rPr>
        <w:t>m i</w:t>
      </w:r>
      <w:r w:rsidR="00CF3865" w:rsidRPr="008A0E5C">
        <w:rPr>
          <w:rFonts w:ascii="Georgia" w:hAnsi="Georgia" w:cs="Times New Roman"/>
          <w:sz w:val="21"/>
          <w:szCs w:val="21"/>
        </w:rPr>
        <w:t>n</w:t>
      </w:r>
      <w:r w:rsidR="00AE7C02">
        <w:rPr>
          <w:rFonts w:ascii="Georgia" w:hAnsi="Georgia" w:cs="Times New Roman"/>
          <w:sz w:val="21"/>
          <w:szCs w:val="21"/>
        </w:rPr>
        <w:t xml:space="preserve">begriffenen </w:t>
      </w:r>
      <w:r w:rsidR="00CF3865" w:rsidRPr="008A0E5C">
        <w:rPr>
          <w:rFonts w:ascii="Georgia" w:hAnsi="Georgia" w:cs="Times New Roman"/>
          <w:sz w:val="21"/>
          <w:szCs w:val="21"/>
        </w:rPr>
        <w:t xml:space="preserve">Schichtdienst </w:t>
      </w:r>
      <w:r w:rsidR="008A0E5C" w:rsidRPr="008A0E5C">
        <w:rPr>
          <w:rFonts w:ascii="Georgia" w:hAnsi="Georgia" w:cs="Times New Roman"/>
          <w:sz w:val="21"/>
          <w:szCs w:val="21"/>
        </w:rPr>
        <w:t xml:space="preserve">auch eine </w:t>
      </w:r>
      <w:r w:rsidR="00CF3865" w:rsidRPr="008A0E5C">
        <w:rPr>
          <w:rFonts w:ascii="Georgia" w:hAnsi="Georgia" w:cs="Times New Roman"/>
          <w:sz w:val="21"/>
          <w:szCs w:val="21"/>
        </w:rPr>
        <w:t>physische</w:t>
      </w:r>
      <w:r w:rsidR="008A0E5C" w:rsidRPr="008A0E5C">
        <w:rPr>
          <w:rFonts w:ascii="Georgia" w:hAnsi="Georgia" w:cs="Times New Roman"/>
          <w:sz w:val="21"/>
          <w:szCs w:val="21"/>
        </w:rPr>
        <w:t xml:space="preserve"> Zähigkeit </w:t>
      </w:r>
      <w:r w:rsidR="00C621DF" w:rsidRPr="008A0E5C">
        <w:rPr>
          <w:rFonts w:ascii="Georgia" w:hAnsi="Georgia" w:cs="Times New Roman"/>
          <w:sz w:val="21"/>
          <w:szCs w:val="21"/>
        </w:rPr>
        <w:t>entwickeln können</w:t>
      </w:r>
      <w:r w:rsidR="008A0E5C" w:rsidRPr="008A0E5C">
        <w:rPr>
          <w:rFonts w:ascii="Georgia" w:hAnsi="Georgia" w:cs="Times New Roman"/>
          <w:sz w:val="21"/>
          <w:szCs w:val="21"/>
        </w:rPr>
        <w:t xml:space="preserve">, </w:t>
      </w:r>
      <w:r w:rsidR="008A0E5C">
        <w:rPr>
          <w:rFonts w:ascii="Georgia" w:hAnsi="Georgia" w:cs="Times New Roman"/>
          <w:sz w:val="21"/>
          <w:szCs w:val="21"/>
        </w:rPr>
        <w:t xml:space="preserve">welche </w:t>
      </w:r>
      <w:r w:rsidR="008A0E5C" w:rsidRPr="008A0E5C">
        <w:rPr>
          <w:rFonts w:ascii="Georgia" w:hAnsi="Georgia" w:cs="Times New Roman"/>
          <w:sz w:val="21"/>
          <w:szCs w:val="21"/>
        </w:rPr>
        <w:t>zudem durch regelmäßigen Sport untermauert wird</w:t>
      </w:r>
      <w:r w:rsidR="00CF3865" w:rsidRPr="008A0E5C">
        <w:rPr>
          <w:rFonts w:ascii="Georgia" w:hAnsi="Georgia" w:cs="Times New Roman"/>
          <w:sz w:val="21"/>
          <w:szCs w:val="21"/>
        </w:rPr>
        <w:t>.</w:t>
      </w:r>
      <w:r w:rsidR="00CF3865">
        <w:rPr>
          <w:rFonts w:ascii="Georgia" w:hAnsi="Georgia" w:cs="Times New Roman"/>
          <w:sz w:val="21"/>
          <w:szCs w:val="21"/>
        </w:rPr>
        <w:t xml:space="preserve"> </w:t>
      </w:r>
      <w:r w:rsidR="002425E4">
        <w:rPr>
          <w:rFonts w:ascii="Georgia" w:hAnsi="Georgia" w:cs="Times New Roman"/>
          <w:sz w:val="21"/>
          <w:szCs w:val="21"/>
        </w:rPr>
        <w:t xml:space="preserve">Zusätzlich </w:t>
      </w:r>
      <w:r w:rsidR="00613977">
        <w:rPr>
          <w:rFonts w:ascii="Georgia" w:hAnsi="Georgia" w:cs="Times New Roman"/>
          <w:sz w:val="21"/>
          <w:szCs w:val="21"/>
        </w:rPr>
        <w:t xml:space="preserve">bin ich </w:t>
      </w:r>
      <w:r>
        <w:rPr>
          <w:rFonts w:ascii="Georgia" w:hAnsi="Georgia" w:cs="Times New Roman"/>
          <w:sz w:val="21"/>
          <w:szCs w:val="21"/>
        </w:rPr>
        <w:t xml:space="preserve">noch </w:t>
      </w:r>
      <w:r w:rsidR="00613977">
        <w:rPr>
          <w:rFonts w:ascii="Georgia" w:hAnsi="Georgia" w:cs="Times New Roman"/>
          <w:sz w:val="21"/>
          <w:szCs w:val="21"/>
        </w:rPr>
        <w:t xml:space="preserve">einem gewissen </w:t>
      </w:r>
      <w:r w:rsidR="002425E4">
        <w:rPr>
          <w:rFonts w:ascii="Georgia" w:hAnsi="Georgia" w:cs="Times New Roman"/>
          <w:sz w:val="21"/>
          <w:szCs w:val="21"/>
        </w:rPr>
        <w:t>mathematische</w:t>
      </w:r>
      <w:r w:rsidR="00613977">
        <w:rPr>
          <w:rFonts w:ascii="Georgia" w:hAnsi="Georgia" w:cs="Times New Roman"/>
          <w:sz w:val="21"/>
          <w:szCs w:val="21"/>
        </w:rPr>
        <w:t>n</w:t>
      </w:r>
      <w:r w:rsidR="002425E4">
        <w:rPr>
          <w:rFonts w:ascii="Georgia" w:hAnsi="Georgia" w:cs="Times New Roman"/>
          <w:sz w:val="21"/>
          <w:szCs w:val="21"/>
        </w:rPr>
        <w:t xml:space="preserve"> Verständnis und</w:t>
      </w:r>
      <w:r w:rsidR="00613977">
        <w:rPr>
          <w:rFonts w:ascii="Georgia" w:hAnsi="Georgia" w:cs="Times New Roman"/>
          <w:sz w:val="21"/>
          <w:szCs w:val="21"/>
        </w:rPr>
        <w:t xml:space="preserve"> </w:t>
      </w:r>
      <w:r w:rsidR="002425E4">
        <w:rPr>
          <w:rFonts w:ascii="Georgia" w:hAnsi="Georgia" w:cs="Times New Roman"/>
          <w:sz w:val="21"/>
          <w:szCs w:val="21"/>
        </w:rPr>
        <w:t>eine</w:t>
      </w:r>
      <w:r w:rsidR="00D0283F">
        <w:rPr>
          <w:rFonts w:ascii="Georgia" w:hAnsi="Georgia" w:cs="Times New Roman"/>
          <w:sz w:val="21"/>
          <w:szCs w:val="21"/>
        </w:rPr>
        <w:t xml:space="preserve">m affinen Umgang mit Zahlen </w:t>
      </w:r>
      <w:r w:rsidR="00613977">
        <w:rPr>
          <w:rFonts w:ascii="Georgia" w:hAnsi="Georgia" w:cs="Times New Roman"/>
          <w:sz w:val="21"/>
          <w:szCs w:val="21"/>
        </w:rPr>
        <w:t>habhaft,</w:t>
      </w:r>
      <w:r w:rsidR="002425E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 xml:space="preserve">was </w:t>
      </w:r>
      <w:r w:rsidR="002425E4">
        <w:rPr>
          <w:rFonts w:ascii="Georgia" w:hAnsi="Georgia" w:cs="Times New Roman"/>
          <w:sz w:val="21"/>
          <w:szCs w:val="21"/>
        </w:rPr>
        <w:t xml:space="preserve">durch meine prämierten Leistungen im Fach Mathematik und Physik </w:t>
      </w:r>
      <w:r w:rsidR="008208ED">
        <w:rPr>
          <w:rFonts w:ascii="Georgia" w:hAnsi="Georgia" w:cs="Times New Roman"/>
          <w:sz w:val="21"/>
          <w:szCs w:val="21"/>
        </w:rPr>
        <w:t xml:space="preserve">unterstrichen wird. </w:t>
      </w:r>
      <w:r w:rsidR="00C22A49">
        <w:rPr>
          <w:rFonts w:ascii="Georgia" w:hAnsi="Georgia" w:cs="Times New Roman"/>
          <w:sz w:val="21"/>
          <w:szCs w:val="21"/>
        </w:rPr>
        <w:t xml:space="preserve">Doch auch meine sozialen und kommunikativen </w:t>
      </w:r>
      <w:r w:rsidR="002302A8">
        <w:rPr>
          <w:rFonts w:ascii="Georgia" w:hAnsi="Georgia" w:cs="Times New Roman"/>
          <w:sz w:val="21"/>
          <w:szCs w:val="21"/>
        </w:rPr>
        <w:t>Fertigkeiten</w:t>
      </w:r>
      <w:r w:rsidR="00C22A49">
        <w:rPr>
          <w:rFonts w:ascii="Georgia" w:hAnsi="Georgia" w:cs="Times New Roman"/>
          <w:sz w:val="21"/>
          <w:szCs w:val="21"/>
        </w:rPr>
        <w:t xml:space="preserve"> habe ich über die Jahr</w:t>
      </w:r>
      <w:r w:rsidR="00EE275A">
        <w:rPr>
          <w:rFonts w:ascii="Georgia" w:hAnsi="Georgia" w:cs="Times New Roman"/>
          <w:sz w:val="21"/>
          <w:szCs w:val="21"/>
        </w:rPr>
        <w:t>e</w:t>
      </w:r>
      <w:r w:rsidR="00C22A49">
        <w:rPr>
          <w:rFonts w:ascii="Georgia" w:hAnsi="Georgia" w:cs="Times New Roman"/>
          <w:sz w:val="21"/>
          <w:szCs w:val="21"/>
        </w:rPr>
        <w:t xml:space="preserve"> </w:t>
      </w:r>
      <w:r w:rsidR="00613977">
        <w:rPr>
          <w:rFonts w:ascii="Georgia" w:hAnsi="Georgia" w:cs="Times New Roman"/>
          <w:sz w:val="21"/>
          <w:szCs w:val="21"/>
        </w:rPr>
        <w:t xml:space="preserve">stetig </w:t>
      </w:r>
      <w:r w:rsidR="00047F6D">
        <w:rPr>
          <w:rFonts w:ascii="Georgia" w:hAnsi="Georgia" w:cs="Times New Roman"/>
          <w:sz w:val="21"/>
          <w:szCs w:val="21"/>
        </w:rPr>
        <w:t>erweitern</w:t>
      </w:r>
      <w:r w:rsidR="00C22A49">
        <w:rPr>
          <w:rFonts w:ascii="Georgia" w:hAnsi="Georgia" w:cs="Times New Roman"/>
          <w:sz w:val="21"/>
          <w:szCs w:val="21"/>
        </w:rPr>
        <w:t xml:space="preserve"> können:</w:t>
      </w:r>
      <w:r w:rsidR="008208ED">
        <w:rPr>
          <w:rFonts w:ascii="Georgia" w:hAnsi="Georgia" w:cs="Times New Roman"/>
          <w:sz w:val="21"/>
          <w:szCs w:val="21"/>
        </w:rPr>
        <w:t xml:space="preserve"> </w:t>
      </w:r>
      <w:r w:rsidR="00C22A49">
        <w:rPr>
          <w:rFonts w:ascii="Georgia" w:hAnsi="Georgia" w:cs="Times New Roman"/>
          <w:sz w:val="21"/>
          <w:szCs w:val="21"/>
        </w:rPr>
        <w:t>So</w:t>
      </w:r>
      <w:r w:rsidR="009E3DD4">
        <w:rPr>
          <w:rFonts w:ascii="Georgia" w:hAnsi="Georgia" w:cs="Times New Roman"/>
          <w:sz w:val="21"/>
          <w:szCs w:val="21"/>
        </w:rPr>
        <w:t xml:space="preserve"> bin ich durch die Bekleidung verschiedener Ämter innerhalb</w:t>
      </w:r>
      <w:r w:rsidR="00047F6D">
        <w:rPr>
          <w:rFonts w:ascii="Georgia" w:hAnsi="Georgia" w:cs="Times New Roman"/>
          <w:sz w:val="21"/>
          <w:szCs w:val="21"/>
        </w:rPr>
        <w:t xml:space="preserve"> einer politischen </w:t>
      </w:r>
      <w:r w:rsidR="009E3DD4">
        <w:rPr>
          <w:rFonts w:ascii="Georgia" w:hAnsi="Georgia" w:cs="Times New Roman"/>
          <w:sz w:val="21"/>
          <w:szCs w:val="21"/>
        </w:rPr>
        <w:t>Organisation</w:t>
      </w:r>
      <w:r w:rsidR="00047F6D">
        <w:rPr>
          <w:rFonts w:ascii="Georgia" w:hAnsi="Georgia" w:cs="Times New Roman"/>
          <w:sz w:val="21"/>
          <w:szCs w:val="21"/>
        </w:rPr>
        <w:t xml:space="preserve"> und </w:t>
      </w:r>
      <w:r w:rsidR="00A41F50">
        <w:rPr>
          <w:rFonts w:ascii="Georgia" w:hAnsi="Georgia" w:cs="Times New Roman"/>
          <w:sz w:val="21"/>
          <w:szCs w:val="21"/>
        </w:rPr>
        <w:t xml:space="preserve">durch </w:t>
      </w:r>
      <w:r w:rsidR="00047F6D">
        <w:rPr>
          <w:rFonts w:ascii="Georgia" w:hAnsi="Georgia" w:cs="Times New Roman"/>
          <w:sz w:val="21"/>
          <w:szCs w:val="21"/>
        </w:rPr>
        <w:t>andere</w:t>
      </w:r>
      <w:r w:rsidR="00A41F50">
        <w:rPr>
          <w:rFonts w:ascii="Georgia" w:hAnsi="Georgia" w:cs="Times New Roman"/>
          <w:sz w:val="21"/>
          <w:szCs w:val="21"/>
        </w:rPr>
        <w:t xml:space="preserve"> </w:t>
      </w:r>
      <w:r w:rsidR="00047F6D">
        <w:rPr>
          <w:rFonts w:ascii="Georgia" w:hAnsi="Georgia" w:cs="Times New Roman"/>
          <w:sz w:val="21"/>
          <w:szCs w:val="21"/>
        </w:rPr>
        <w:t>Engagements</w:t>
      </w:r>
      <w:r w:rsidR="002302A8">
        <w:rPr>
          <w:rFonts w:ascii="Georgia" w:hAnsi="Georgia" w:cs="Times New Roman"/>
          <w:sz w:val="21"/>
          <w:szCs w:val="21"/>
        </w:rPr>
        <w:t xml:space="preserve"> </w:t>
      </w:r>
      <w:r w:rsidR="00F31AD8">
        <w:rPr>
          <w:rFonts w:ascii="Georgia" w:hAnsi="Georgia" w:cs="Times New Roman"/>
          <w:sz w:val="21"/>
          <w:szCs w:val="21"/>
        </w:rPr>
        <w:t>auf rhetorischer-, organisatorischer-</w:t>
      </w:r>
      <w:r w:rsidR="0015694F">
        <w:rPr>
          <w:rFonts w:ascii="Georgia" w:hAnsi="Georgia" w:cs="Times New Roman"/>
          <w:sz w:val="21"/>
          <w:szCs w:val="21"/>
        </w:rPr>
        <w:t xml:space="preserve"> </w:t>
      </w:r>
      <w:r w:rsidR="00F31AD8">
        <w:rPr>
          <w:rFonts w:ascii="Georgia" w:hAnsi="Georgia" w:cs="Times New Roman"/>
          <w:sz w:val="21"/>
          <w:szCs w:val="21"/>
        </w:rPr>
        <w:t>und auch auf initiativer Ebene gewachsen.</w:t>
      </w:r>
      <w:r w:rsidR="008208ED">
        <w:rPr>
          <w:rFonts w:ascii="Georgia" w:hAnsi="Georgia" w:cs="Times New Roman"/>
          <w:sz w:val="21"/>
          <w:szCs w:val="21"/>
        </w:rPr>
        <w:t xml:space="preserve"> </w:t>
      </w:r>
      <w:r w:rsidR="00232AE9" w:rsidRPr="008A0E5C">
        <w:rPr>
          <w:rFonts w:ascii="Georgia" w:hAnsi="Georgia" w:cs="Times New Roman"/>
          <w:sz w:val="21"/>
          <w:szCs w:val="21"/>
        </w:rPr>
        <w:t xml:space="preserve">Ferner werde ich bis zum 31.05.2024 ein Praktikum im Audit bei PwC </w:t>
      </w:r>
      <w:del w:id="7" w:author="David Döbele" w:date="2023-11-28T19:18:00Z">
        <w:r w:rsidR="00232AE9" w:rsidRPr="008A0E5C" w:rsidDel="009020AF">
          <w:rPr>
            <w:rFonts w:ascii="Georgia" w:hAnsi="Georgia" w:cs="Times New Roman"/>
            <w:sz w:val="21"/>
            <w:szCs w:val="21"/>
          </w:rPr>
          <w:delText>absolviert haben</w:delText>
        </w:r>
      </w:del>
      <w:ins w:id="8" w:author="David Döbele" w:date="2023-11-28T19:18:00Z">
        <w:r w:rsidR="009020AF">
          <w:rPr>
            <w:rFonts w:ascii="Georgia" w:hAnsi="Georgia" w:cs="Times New Roman"/>
            <w:sz w:val="21"/>
            <w:szCs w:val="21"/>
          </w:rPr>
          <w:t>absolvieren</w:t>
        </w:r>
      </w:ins>
      <w:r w:rsidR="00232AE9" w:rsidRPr="008A0E5C">
        <w:rPr>
          <w:rFonts w:ascii="Georgia" w:hAnsi="Georgia" w:cs="Times New Roman"/>
          <w:sz w:val="21"/>
          <w:szCs w:val="21"/>
        </w:rPr>
        <w:t xml:space="preserve">, was mein Können in MS-Office und </w:t>
      </w:r>
      <w:r w:rsidRPr="008A0E5C">
        <w:rPr>
          <w:rFonts w:ascii="Georgia" w:hAnsi="Georgia" w:cs="Times New Roman"/>
          <w:sz w:val="21"/>
          <w:szCs w:val="21"/>
        </w:rPr>
        <w:t xml:space="preserve">primär </w:t>
      </w:r>
      <w:r w:rsidR="00232AE9" w:rsidRPr="008A0E5C">
        <w:rPr>
          <w:rFonts w:ascii="Georgia" w:hAnsi="Georgia" w:cs="Times New Roman"/>
          <w:sz w:val="21"/>
          <w:szCs w:val="21"/>
        </w:rPr>
        <w:t>mein wirtschaftliches Verständnis</w:t>
      </w:r>
      <w:r w:rsidR="008A0E5C" w:rsidRPr="008A0E5C">
        <w:rPr>
          <w:rFonts w:ascii="Georgia" w:hAnsi="Georgia" w:cs="Times New Roman"/>
          <w:sz w:val="21"/>
          <w:szCs w:val="21"/>
        </w:rPr>
        <w:t xml:space="preserve"> </w:t>
      </w:r>
      <w:del w:id="9" w:author="David Döbele" w:date="2023-11-28T19:18:00Z">
        <w:r w:rsidR="008A0E5C" w:rsidRPr="008A0E5C" w:rsidDel="009020AF">
          <w:rPr>
            <w:rFonts w:ascii="Georgia" w:hAnsi="Georgia" w:cs="Times New Roman"/>
            <w:sz w:val="21"/>
            <w:szCs w:val="21"/>
          </w:rPr>
          <w:delText>erweitert haben</w:delText>
        </w:r>
      </w:del>
      <w:ins w:id="10" w:author="David Döbele" w:date="2023-11-28T19:18:00Z">
        <w:r w:rsidR="009020AF">
          <w:rPr>
            <w:rFonts w:ascii="Georgia" w:hAnsi="Georgia" w:cs="Times New Roman"/>
            <w:sz w:val="21"/>
            <w:szCs w:val="21"/>
          </w:rPr>
          <w:t>erweitern</w:t>
        </w:r>
      </w:ins>
      <w:r w:rsidR="008A0E5C" w:rsidRPr="008A0E5C">
        <w:rPr>
          <w:rFonts w:ascii="Georgia" w:hAnsi="Georgia" w:cs="Times New Roman"/>
          <w:sz w:val="21"/>
          <w:szCs w:val="21"/>
        </w:rPr>
        <w:t xml:space="preserve"> wird</w:t>
      </w:r>
      <w:r w:rsidR="008208ED" w:rsidRPr="008A0E5C">
        <w:rPr>
          <w:rFonts w:ascii="Georgia" w:hAnsi="Georgia" w:cs="Times New Roman"/>
          <w:sz w:val="21"/>
          <w:szCs w:val="21"/>
        </w:rPr>
        <w:t>.</w:t>
      </w:r>
      <w:r w:rsidR="008208ED" w:rsidRPr="008208ED">
        <w:rPr>
          <w:rFonts w:ascii="Georgia" w:hAnsi="Georgia" w:cs="Times New Roman"/>
          <w:sz w:val="21"/>
          <w:szCs w:val="21"/>
        </w:rPr>
        <w:t xml:space="preserve"> </w:t>
      </w:r>
      <w:r w:rsidR="00EE275A">
        <w:rPr>
          <w:rFonts w:ascii="Georgia" w:hAnsi="Georgia" w:cs="Times New Roman"/>
          <w:sz w:val="21"/>
          <w:szCs w:val="21"/>
        </w:rPr>
        <w:t xml:space="preserve">Ebenjene </w:t>
      </w:r>
      <w:r w:rsidR="001E3A5C">
        <w:rPr>
          <w:rFonts w:ascii="Georgia" w:hAnsi="Georgia" w:cs="Times New Roman"/>
          <w:sz w:val="21"/>
          <w:szCs w:val="21"/>
        </w:rPr>
        <w:t>Soft-</w:t>
      </w:r>
      <w:r w:rsidR="00EE275A">
        <w:rPr>
          <w:rFonts w:ascii="Georgia" w:hAnsi="Georgia" w:cs="Times New Roman"/>
          <w:sz w:val="21"/>
          <w:szCs w:val="21"/>
        </w:rPr>
        <w:t xml:space="preserve"> und Hard</w:t>
      </w:r>
      <w:r w:rsidR="001E3A5C">
        <w:rPr>
          <w:rFonts w:ascii="Georgia" w:hAnsi="Georgia" w:cs="Times New Roman"/>
          <w:sz w:val="21"/>
          <w:szCs w:val="21"/>
        </w:rPr>
        <w:t>-</w:t>
      </w:r>
      <w:r w:rsidR="00EE275A">
        <w:rPr>
          <w:rFonts w:ascii="Georgia" w:hAnsi="Georgia" w:cs="Times New Roman"/>
          <w:sz w:val="21"/>
          <w:szCs w:val="21"/>
        </w:rPr>
        <w:t xml:space="preserve">Skills </w:t>
      </w:r>
      <w:r w:rsidR="006A026A">
        <w:rPr>
          <w:rFonts w:ascii="Georgia" w:hAnsi="Georgia" w:cs="Times New Roman"/>
          <w:sz w:val="21"/>
          <w:szCs w:val="21"/>
        </w:rPr>
        <w:t>möchte</w:t>
      </w:r>
      <w:r w:rsidR="00EE275A">
        <w:rPr>
          <w:rFonts w:ascii="Georgia" w:hAnsi="Georgia" w:cs="Times New Roman"/>
          <w:sz w:val="21"/>
          <w:szCs w:val="21"/>
        </w:rPr>
        <w:t xml:space="preserve"> ich nun gerne im Rahmen eines </w:t>
      </w:r>
      <w:del w:id="11" w:author="David Döbele" w:date="2023-11-28T19:18:00Z">
        <w:r w:rsidR="00EE275A" w:rsidDel="009020AF">
          <w:rPr>
            <w:rFonts w:ascii="Georgia" w:hAnsi="Georgia" w:cs="Times New Roman"/>
            <w:sz w:val="21"/>
            <w:szCs w:val="21"/>
          </w:rPr>
          <w:delText xml:space="preserve">adäquaten </w:delText>
        </w:r>
      </w:del>
      <w:ins w:id="12" w:author="David Döbele" w:date="2023-11-28T19:18:00Z">
        <w:r w:rsidR="009020AF">
          <w:rPr>
            <w:rFonts w:ascii="Georgia" w:hAnsi="Georgia" w:cs="Times New Roman"/>
            <w:sz w:val="21"/>
            <w:szCs w:val="21"/>
          </w:rPr>
          <w:t>M&amp;A-</w:t>
        </w:r>
      </w:ins>
      <w:r w:rsidR="00EE275A">
        <w:rPr>
          <w:rFonts w:ascii="Georgia" w:hAnsi="Georgia" w:cs="Times New Roman"/>
          <w:sz w:val="21"/>
          <w:szCs w:val="21"/>
        </w:rPr>
        <w:t>Praktikums</w:t>
      </w:r>
      <w:r w:rsidR="00613977">
        <w:rPr>
          <w:rFonts w:ascii="Georgia" w:hAnsi="Georgia" w:cs="Times New Roman"/>
          <w:sz w:val="21"/>
          <w:szCs w:val="21"/>
        </w:rPr>
        <w:t xml:space="preserve"> </w:t>
      </w:r>
      <w:r w:rsidR="00047F6D">
        <w:rPr>
          <w:rFonts w:ascii="Georgia" w:hAnsi="Georgia" w:cs="Times New Roman"/>
          <w:sz w:val="21"/>
          <w:szCs w:val="21"/>
        </w:rPr>
        <w:t>aktiv einbringen</w:t>
      </w:r>
      <w:ins w:id="13" w:author="David Döbele" w:date="2023-11-28T19:18:00Z">
        <w:r w:rsidR="009020AF">
          <w:rPr>
            <w:rFonts w:ascii="Georgia" w:hAnsi="Georgia" w:cs="Times New Roman"/>
            <w:sz w:val="21"/>
            <w:szCs w:val="21"/>
          </w:rPr>
          <w:t xml:space="preserve"> und meine Karriere so </w:t>
        </w:r>
      </w:ins>
      <w:ins w:id="14" w:author="David Döbele" w:date="2023-11-28T19:19:00Z">
        <w:r w:rsidR="009020AF">
          <w:rPr>
            <w:rFonts w:ascii="Georgia" w:hAnsi="Georgia" w:cs="Times New Roman"/>
            <w:sz w:val="21"/>
            <w:szCs w:val="21"/>
          </w:rPr>
          <w:t>final in diese Richtung lenken</w:t>
        </w:r>
      </w:ins>
      <w:r w:rsidR="006A026A">
        <w:rPr>
          <w:rFonts w:ascii="Georgia" w:hAnsi="Georgia" w:cs="Times New Roman"/>
          <w:sz w:val="21"/>
          <w:szCs w:val="21"/>
        </w:rPr>
        <w:t>.</w:t>
      </w:r>
    </w:p>
    <w:p w14:paraId="1688918F" w14:textId="77777777" w:rsidR="00C22A49" w:rsidRDefault="00C22A4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6FDC976" w14:textId="6677C0F0" w:rsidR="005C08B4" w:rsidRDefault="005C08B4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(</w:t>
      </w:r>
      <w:r w:rsidR="004E1F43">
        <w:rPr>
          <w:rFonts w:ascii="Georgia" w:hAnsi="Georgia" w:cs="Times New Roman"/>
          <w:sz w:val="21"/>
          <w:szCs w:val="21"/>
        </w:rPr>
        <w:t>Unternehmen</w:t>
      </w:r>
      <w:r>
        <w:rPr>
          <w:rFonts w:ascii="Georgia" w:hAnsi="Georgia" w:cs="Times New Roman"/>
          <w:sz w:val="21"/>
          <w:szCs w:val="21"/>
        </w:rPr>
        <w:t>) scheint mir für</w:t>
      </w:r>
      <w:r w:rsidR="00C621DF">
        <w:rPr>
          <w:rFonts w:ascii="Georgia" w:hAnsi="Georgia" w:cs="Times New Roman"/>
          <w:sz w:val="21"/>
          <w:szCs w:val="21"/>
        </w:rPr>
        <w:t xml:space="preserve"> ebendieses</w:t>
      </w:r>
      <w:r>
        <w:rPr>
          <w:rFonts w:ascii="Georgia" w:hAnsi="Georgia" w:cs="Times New Roman"/>
          <w:sz w:val="21"/>
          <w:szCs w:val="21"/>
        </w:rPr>
        <w:t xml:space="preserve"> Praktikum ideal</w:t>
      </w:r>
      <w:r w:rsidR="00610D7C">
        <w:rPr>
          <w:rFonts w:ascii="Georgia" w:hAnsi="Georgia" w:cs="Times New Roman"/>
          <w:sz w:val="21"/>
          <w:szCs w:val="21"/>
        </w:rPr>
        <w:t xml:space="preserve">. </w:t>
      </w:r>
      <w:r w:rsidR="00C621DF">
        <w:rPr>
          <w:rFonts w:ascii="Georgia" w:hAnsi="Georgia" w:cs="Times New Roman"/>
          <w:sz w:val="21"/>
          <w:szCs w:val="21"/>
        </w:rPr>
        <w:t xml:space="preserve">Durch die </w:t>
      </w:r>
    </w:p>
    <w:p w14:paraId="16207219" w14:textId="05183D2F" w:rsidR="00832475" w:rsidRDefault="00832475" w:rsidP="00502EDC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8E04EE4" w14:textId="77777777" w:rsidR="00502EDC" w:rsidRDefault="00502EDC" w:rsidP="00502EDC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C8E40DF" w14:textId="77777777" w:rsidR="00502EDC" w:rsidRDefault="00502EDC" w:rsidP="00502EDC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7595523" w14:textId="77777777" w:rsidR="00502EDC" w:rsidRDefault="00C621DF" w:rsidP="00613977">
      <w:pPr>
        <w:spacing w:after="0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br/>
      </w:r>
    </w:p>
    <w:p w14:paraId="4E2C75AE" w14:textId="67E99626" w:rsidR="00047F6D" w:rsidDel="00685B54" w:rsidRDefault="00613977" w:rsidP="00685B54">
      <w:pPr>
        <w:spacing w:after="0"/>
        <w:jc w:val="both"/>
        <w:rPr>
          <w:del w:id="15" w:author="David Döbele" w:date="2023-11-28T19:19:00Z"/>
          <w:rFonts w:ascii="Georgia" w:hAnsi="Georgia" w:cs="Times New Roman"/>
          <w:sz w:val="21"/>
          <w:szCs w:val="21"/>
        </w:rPr>
        <w:pPrChange w:id="16" w:author="David Döbele" w:date="2023-11-28T19:19:00Z">
          <w:pPr>
            <w:spacing w:after="0"/>
          </w:pPr>
        </w:pPrChange>
      </w:pPr>
      <w:r>
        <w:rPr>
          <w:rFonts w:ascii="Georgia" w:hAnsi="Georgia" w:cs="Times New Roman"/>
          <w:sz w:val="21"/>
          <w:szCs w:val="21"/>
        </w:rPr>
        <w:t>Von dem Praktikum</w:t>
      </w:r>
      <w:r w:rsidR="00222306">
        <w:rPr>
          <w:rFonts w:ascii="Georgia" w:hAnsi="Georgia" w:cs="Times New Roman"/>
          <w:sz w:val="21"/>
          <w:szCs w:val="21"/>
        </w:rPr>
        <w:t xml:space="preserve"> im M&amp;A</w:t>
      </w:r>
      <w:r>
        <w:rPr>
          <w:rFonts w:ascii="Georgia" w:hAnsi="Georgia" w:cs="Times New Roman"/>
          <w:sz w:val="21"/>
          <w:szCs w:val="21"/>
        </w:rPr>
        <w:t xml:space="preserve"> erhoffe ich mir einen Zuwachs an Wissen und Expertise sowie die Möglichkeit, auch Verantwortung </w:t>
      </w:r>
      <w:r w:rsidR="00222306">
        <w:rPr>
          <w:rFonts w:ascii="Georgia" w:hAnsi="Georgia" w:cs="Times New Roman"/>
          <w:sz w:val="21"/>
          <w:szCs w:val="21"/>
        </w:rPr>
        <w:t xml:space="preserve">zu </w:t>
      </w:r>
      <w:r w:rsidR="008A0E5C">
        <w:rPr>
          <w:rFonts w:ascii="Georgia" w:hAnsi="Georgia" w:cs="Times New Roman"/>
          <w:sz w:val="21"/>
          <w:szCs w:val="21"/>
        </w:rPr>
        <w:t>ü</w:t>
      </w:r>
      <w:r>
        <w:rPr>
          <w:rFonts w:ascii="Georgia" w:hAnsi="Georgia" w:cs="Times New Roman"/>
          <w:sz w:val="21"/>
          <w:szCs w:val="21"/>
        </w:rPr>
        <w:t>bernehmen und meine Fähigkeiten</w:t>
      </w:r>
      <w:r w:rsidR="00047F6D">
        <w:rPr>
          <w:rFonts w:ascii="Georgia" w:hAnsi="Georgia" w:cs="Times New Roman"/>
          <w:sz w:val="21"/>
          <w:szCs w:val="21"/>
        </w:rPr>
        <w:t xml:space="preserve"> gewinnbringend einzusetzen</w:t>
      </w:r>
      <w:r w:rsidR="008A0E5C">
        <w:rPr>
          <w:rFonts w:ascii="Georgia" w:hAnsi="Georgia" w:cs="Times New Roman"/>
          <w:sz w:val="21"/>
          <w:szCs w:val="21"/>
        </w:rPr>
        <w:t xml:space="preserve"> zu können</w:t>
      </w:r>
      <w:r w:rsidR="00222306">
        <w:rPr>
          <w:rFonts w:ascii="Georgia" w:hAnsi="Georgia" w:cs="Times New Roman"/>
          <w:sz w:val="21"/>
          <w:szCs w:val="21"/>
        </w:rPr>
        <w:t>.</w:t>
      </w:r>
      <w:ins w:id="17" w:author="David Döbele" w:date="2023-11-28T19:19:00Z">
        <w:r w:rsidR="00685B54">
          <w:rPr>
            <w:rFonts w:ascii="Georgia" w:hAnsi="Georgia" w:cs="Times New Roman"/>
            <w:sz w:val="21"/>
            <w:szCs w:val="21"/>
          </w:rPr>
          <w:t xml:space="preserve"> </w:t>
        </w:r>
      </w:ins>
    </w:p>
    <w:p w14:paraId="4C8D7D75" w14:textId="79B43A60" w:rsidR="00C621DF" w:rsidRPr="008A0E5C" w:rsidRDefault="00047F6D" w:rsidP="00685B54">
      <w:pPr>
        <w:spacing w:after="0"/>
        <w:jc w:val="both"/>
        <w:rPr>
          <w:rFonts w:ascii="Georgia" w:hAnsi="Georgia" w:cs="Times New Roman"/>
          <w:sz w:val="21"/>
          <w:szCs w:val="21"/>
        </w:rPr>
        <w:pPrChange w:id="18" w:author="David Döbele" w:date="2023-11-28T19:19:00Z">
          <w:pPr>
            <w:spacing w:after="0"/>
          </w:pPr>
        </w:pPrChange>
      </w:pPr>
      <w:r>
        <w:rPr>
          <w:rFonts w:ascii="Georgia" w:hAnsi="Georgia" w:cs="Times New Roman"/>
          <w:sz w:val="21"/>
          <w:szCs w:val="21"/>
        </w:rPr>
        <w:t>Ich denke, dass ich für (Name)</w:t>
      </w:r>
      <w:r w:rsidR="00222306">
        <w:rPr>
          <w:rFonts w:ascii="Georgia" w:hAnsi="Georgia" w:cs="Times New Roman"/>
          <w:sz w:val="21"/>
          <w:szCs w:val="21"/>
        </w:rPr>
        <w:t xml:space="preserve"> durch meine Disziplin, schnelle Auffassungsgabe</w:t>
      </w:r>
      <w:r w:rsidR="006A026A">
        <w:rPr>
          <w:rFonts w:ascii="Georgia" w:hAnsi="Georgia" w:cs="Times New Roman"/>
          <w:sz w:val="21"/>
          <w:szCs w:val="21"/>
        </w:rPr>
        <w:t xml:space="preserve"> so wie </w:t>
      </w:r>
      <w:r w:rsidR="00750F8C">
        <w:rPr>
          <w:rFonts w:ascii="Georgia" w:hAnsi="Georgia" w:cs="Times New Roman"/>
          <w:sz w:val="21"/>
          <w:szCs w:val="21"/>
        </w:rPr>
        <w:t xml:space="preserve">kommunikative Stärke </w:t>
      </w:r>
      <w:r>
        <w:rPr>
          <w:rFonts w:ascii="Georgia" w:hAnsi="Georgia" w:cs="Times New Roman"/>
          <w:sz w:val="21"/>
          <w:szCs w:val="21"/>
        </w:rPr>
        <w:t xml:space="preserve">eine </w:t>
      </w:r>
      <w:r w:rsidR="00222306">
        <w:rPr>
          <w:rFonts w:ascii="Georgia" w:hAnsi="Georgia" w:cs="Times New Roman"/>
          <w:sz w:val="21"/>
          <w:szCs w:val="21"/>
        </w:rPr>
        <w:t xml:space="preserve">echte </w:t>
      </w:r>
      <w:r>
        <w:rPr>
          <w:rFonts w:ascii="Georgia" w:hAnsi="Georgia" w:cs="Times New Roman"/>
          <w:sz w:val="21"/>
          <w:szCs w:val="21"/>
        </w:rPr>
        <w:t xml:space="preserve">Bereicherung sein kann und bitte </w:t>
      </w:r>
      <w:r w:rsidR="008A0E5C" w:rsidRPr="008A0E5C">
        <w:rPr>
          <w:rFonts w:ascii="Georgia" w:hAnsi="Georgia" w:cs="Times New Roman"/>
          <w:sz w:val="21"/>
          <w:szCs w:val="21"/>
        </w:rPr>
        <w:t>freundlichst</w:t>
      </w:r>
      <w:r w:rsidRPr="008A0E5C">
        <w:rPr>
          <w:rFonts w:ascii="Georgia" w:hAnsi="Georgia" w:cs="Times New Roman"/>
          <w:sz w:val="21"/>
          <w:szCs w:val="21"/>
        </w:rPr>
        <w:t xml:space="preserve"> um die Gelegenheit, Sie in einem persönlichen Gespräch von mir und meinen Qualitäten</w:t>
      </w:r>
      <w:r w:rsidR="00222306" w:rsidRPr="008A0E5C">
        <w:rPr>
          <w:rFonts w:ascii="Georgia" w:hAnsi="Georgia" w:cs="Times New Roman"/>
          <w:sz w:val="21"/>
          <w:szCs w:val="21"/>
        </w:rPr>
        <w:t xml:space="preserve"> überzeugen zu dürfen</w:t>
      </w:r>
      <w:r w:rsidR="00750F8C" w:rsidRPr="008A0E5C">
        <w:rPr>
          <w:rFonts w:ascii="Georgia" w:hAnsi="Georgia" w:cs="Times New Roman"/>
          <w:sz w:val="21"/>
          <w:szCs w:val="21"/>
        </w:rPr>
        <w:t>.</w:t>
      </w:r>
    </w:p>
    <w:p w14:paraId="11B49693" w14:textId="63C4B0FD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3C9859B" w14:textId="77777777" w:rsidR="00502EDC" w:rsidRDefault="00502ED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459D038" w14:textId="06BDC098" w:rsidR="00E65B09" w:rsidRPr="002627D2" w:rsidRDefault="008B796F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053421">
        <w:rPr>
          <w:rFonts w:ascii="DejaVu Serif" w:hAnsi="DejaVu Serif" w:cs="Times New Roman"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323EE817" wp14:editId="077688ED">
            <wp:simplePos x="0" y="0"/>
            <wp:positionH relativeFrom="column">
              <wp:posOffset>-197373</wp:posOffset>
            </wp:positionH>
            <wp:positionV relativeFrom="paragraph">
              <wp:posOffset>163195</wp:posOffset>
            </wp:positionV>
            <wp:extent cx="1720850" cy="563245"/>
            <wp:effectExtent l="0" t="0" r="635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0"/>
                              </a14:imgEffect>
                              <a14:imgEffect>
                                <a14:colorTemperature colorTemp="6332"/>
                              </a14:imgEffect>
                              <a14:imgEffect>
                                <a14:saturation sat="170000"/>
                              </a14:imgEffect>
                              <a14:imgEffect>
                                <a14:brightnessContrast bright="-6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76A">
        <w:rPr>
          <w:rFonts w:ascii="Georgia" w:hAnsi="Georgia" w:cs="Times New Roman"/>
          <w:sz w:val="21"/>
          <w:szCs w:val="21"/>
        </w:rPr>
        <w:t>Mit freundlichen Grüßen</w:t>
      </w:r>
    </w:p>
    <w:p w14:paraId="3BDB02BA" w14:textId="7B037946" w:rsidR="00BB3512" w:rsidRPr="00D30CEA" w:rsidRDefault="00BB3512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sectPr w:rsidR="00BB3512" w:rsidRPr="00D30CEA" w:rsidSect="00832475">
      <w:pgSz w:w="11906" w:h="16838"/>
      <w:pgMar w:top="1021" w:right="851" w:bottom="39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EBB11" w14:textId="77777777" w:rsidR="00E006B3" w:rsidRDefault="00E006B3" w:rsidP="00613977">
      <w:pPr>
        <w:spacing w:after="0" w:line="240" w:lineRule="auto"/>
      </w:pPr>
      <w:r>
        <w:separator/>
      </w:r>
    </w:p>
  </w:endnote>
  <w:endnote w:type="continuationSeparator" w:id="0">
    <w:p w14:paraId="0DFE175D" w14:textId="77777777" w:rsidR="00E006B3" w:rsidRDefault="00E006B3" w:rsidP="0061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erif">
    <w:altName w:val="Cambria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ED388" w14:textId="77777777" w:rsidR="00E006B3" w:rsidRDefault="00E006B3" w:rsidP="00613977">
      <w:pPr>
        <w:spacing w:after="0" w:line="240" w:lineRule="auto"/>
      </w:pPr>
      <w:r>
        <w:separator/>
      </w:r>
    </w:p>
  </w:footnote>
  <w:footnote w:type="continuationSeparator" w:id="0">
    <w:p w14:paraId="62FF1C2F" w14:textId="77777777" w:rsidR="00E006B3" w:rsidRDefault="00E006B3" w:rsidP="0061397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47F6D"/>
    <w:rsid w:val="000555E4"/>
    <w:rsid w:val="0005670D"/>
    <w:rsid w:val="000710B0"/>
    <w:rsid w:val="00073C82"/>
    <w:rsid w:val="00081359"/>
    <w:rsid w:val="00093F87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94F"/>
    <w:rsid w:val="00156A98"/>
    <w:rsid w:val="001669DB"/>
    <w:rsid w:val="00171D11"/>
    <w:rsid w:val="001819B1"/>
    <w:rsid w:val="001856C1"/>
    <w:rsid w:val="001A4522"/>
    <w:rsid w:val="001C17FC"/>
    <w:rsid w:val="001D079A"/>
    <w:rsid w:val="001D7595"/>
    <w:rsid w:val="001E0088"/>
    <w:rsid w:val="001E0903"/>
    <w:rsid w:val="001E1EE7"/>
    <w:rsid w:val="001E3A5C"/>
    <w:rsid w:val="002042CB"/>
    <w:rsid w:val="002062F6"/>
    <w:rsid w:val="00212042"/>
    <w:rsid w:val="00216A25"/>
    <w:rsid w:val="002213EE"/>
    <w:rsid w:val="00222306"/>
    <w:rsid w:val="002302A8"/>
    <w:rsid w:val="00232AE9"/>
    <w:rsid w:val="0023683A"/>
    <w:rsid w:val="002425E4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76B18"/>
    <w:rsid w:val="002A5B9F"/>
    <w:rsid w:val="002B146D"/>
    <w:rsid w:val="002C6E52"/>
    <w:rsid w:val="002D1FDC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B7837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864E4"/>
    <w:rsid w:val="00492923"/>
    <w:rsid w:val="004A1501"/>
    <w:rsid w:val="004A615C"/>
    <w:rsid w:val="004B4510"/>
    <w:rsid w:val="004C156C"/>
    <w:rsid w:val="004C174A"/>
    <w:rsid w:val="004E1F43"/>
    <w:rsid w:val="00500EFA"/>
    <w:rsid w:val="00502EDC"/>
    <w:rsid w:val="00506322"/>
    <w:rsid w:val="00507BBD"/>
    <w:rsid w:val="00514186"/>
    <w:rsid w:val="005407D6"/>
    <w:rsid w:val="00542F06"/>
    <w:rsid w:val="00553EC8"/>
    <w:rsid w:val="00570487"/>
    <w:rsid w:val="005705F7"/>
    <w:rsid w:val="00570B1D"/>
    <w:rsid w:val="00574140"/>
    <w:rsid w:val="005762CF"/>
    <w:rsid w:val="005842A0"/>
    <w:rsid w:val="00587319"/>
    <w:rsid w:val="00590834"/>
    <w:rsid w:val="00590E7F"/>
    <w:rsid w:val="00593C9C"/>
    <w:rsid w:val="005B231F"/>
    <w:rsid w:val="005C08B4"/>
    <w:rsid w:val="005C4987"/>
    <w:rsid w:val="005C55F7"/>
    <w:rsid w:val="005D7D49"/>
    <w:rsid w:val="005E00BC"/>
    <w:rsid w:val="005E63B8"/>
    <w:rsid w:val="005F350B"/>
    <w:rsid w:val="00603752"/>
    <w:rsid w:val="00610D7C"/>
    <w:rsid w:val="00613977"/>
    <w:rsid w:val="00632F05"/>
    <w:rsid w:val="0063723B"/>
    <w:rsid w:val="00647413"/>
    <w:rsid w:val="006502BE"/>
    <w:rsid w:val="006700B0"/>
    <w:rsid w:val="00685B54"/>
    <w:rsid w:val="006A026A"/>
    <w:rsid w:val="006A7895"/>
    <w:rsid w:val="006B302C"/>
    <w:rsid w:val="006D2592"/>
    <w:rsid w:val="006E0B1B"/>
    <w:rsid w:val="006E3243"/>
    <w:rsid w:val="006F58EC"/>
    <w:rsid w:val="00706233"/>
    <w:rsid w:val="007251EA"/>
    <w:rsid w:val="007340D7"/>
    <w:rsid w:val="007411AA"/>
    <w:rsid w:val="007472BD"/>
    <w:rsid w:val="00750F8C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208ED"/>
    <w:rsid w:val="00832475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0E5C"/>
    <w:rsid w:val="008A248F"/>
    <w:rsid w:val="008A7E2E"/>
    <w:rsid w:val="008B402E"/>
    <w:rsid w:val="008B796F"/>
    <w:rsid w:val="008C27C1"/>
    <w:rsid w:val="008D3C82"/>
    <w:rsid w:val="008D6664"/>
    <w:rsid w:val="008D7CDB"/>
    <w:rsid w:val="008E100E"/>
    <w:rsid w:val="008E4BA9"/>
    <w:rsid w:val="008E7A27"/>
    <w:rsid w:val="008E7D17"/>
    <w:rsid w:val="009020AF"/>
    <w:rsid w:val="00904DDD"/>
    <w:rsid w:val="009557C8"/>
    <w:rsid w:val="00990006"/>
    <w:rsid w:val="00991E04"/>
    <w:rsid w:val="0099776A"/>
    <w:rsid w:val="009A256E"/>
    <w:rsid w:val="009A5361"/>
    <w:rsid w:val="009B2A5D"/>
    <w:rsid w:val="009D07DC"/>
    <w:rsid w:val="009D3BBF"/>
    <w:rsid w:val="009E33A7"/>
    <w:rsid w:val="009E3DD4"/>
    <w:rsid w:val="009F46A7"/>
    <w:rsid w:val="00A1282E"/>
    <w:rsid w:val="00A14247"/>
    <w:rsid w:val="00A40D57"/>
    <w:rsid w:val="00A41F50"/>
    <w:rsid w:val="00A44493"/>
    <w:rsid w:val="00A53760"/>
    <w:rsid w:val="00A84755"/>
    <w:rsid w:val="00AA2791"/>
    <w:rsid w:val="00AA4C7C"/>
    <w:rsid w:val="00AB4CD0"/>
    <w:rsid w:val="00AC4819"/>
    <w:rsid w:val="00AC61EE"/>
    <w:rsid w:val="00AC66C4"/>
    <w:rsid w:val="00AC7086"/>
    <w:rsid w:val="00AE26F5"/>
    <w:rsid w:val="00AE3A33"/>
    <w:rsid w:val="00AE7C02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17"/>
    <w:rsid w:val="00C0214A"/>
    <w:rsid w:val="00C030C1"/>
    <w:rsid w:val="00C1562F"/>
    <w:rsid w:val="00C22A49"/>
    <w:rsid w:val="00C253BD"/>
    <w:rsid w:val="00C31B9C"/>
    <w:rsid w:val="00C621DF"/>
    <w:rsid w:val="00C6717B"/>
    <w:rsid w:val="00C71380"/>
    <w:rsid w:val="00C9003C"/>
    <w:rsid w:val="00C97ECA"/>
    <w:rsid w:val="00CA1160"/>
    <w:rsid w:val="00CA702E"/>
    <w:rsid w:val="00CA7350"/>
    <w:rsid w:val="00CB12AE"/>
    <w:rsid w:val="00CB639D"/>
    <w:rsid w:val="00CD5172"/>
    <w:rsid w:val="00CD51E6"/>
    <w:rsid w:val="00CE433B"/>
    <w:rsid w:val="00CE7A66"/>
    <w:rsid w:val="00CF3865"/>
    <w:rsid w:val="00D0283F"/>
    <w:rsid w:val="00D14FF1"/>
    <w:rsid w:val="00D30CEA"/>
    <w:rsid w:val="00D71D8E"/>
    <w:rsid w:val="00D9281A"/>
    <w:rsid w:val="00DA3404"/>
    <w:rsid w:val="00DA524B"/>
    <w:rsid w:val="00DA6DE0"/>
    <w:rsid w:val="00DB471D"/>
    <w:rsid w:val="00DD1863"/>
    <w:rsid w:val="00DD3349"/>
    <w:rsid w:val="00DD54E1"/>
    <w:rsid w:val="00DD6747"/>
    <w:rsid w:val="00DE1FBC"/>
    <w:rsid w:val="00DE4D1F"/>
    <w:rsid w:val="00DE5C3D"/>
    <w:rsid w:val="00E006B3"/>
    <w:rsid w:val="00E02500"/>
    <w:rsid w:val="00E12ED8"/>
    <w:rsid w:val="00E162C9"/>
    <w:rsid w:val="00E3005D"/>
    <w:rsid w:val="00E30491"/>
    <w:rsid w:val="00E473ED"/>
    <w:rsid w:val="00E47DAF"/>
    <w:rsid w:val="00E47F72"/>
    <w:rsid w:val="00E62550"/>
    <w:rsid w:val="00E65B09"/>
    <w:rsid w:val="00E7610C"/>
    <w:rsid w:val="00E83116"/>
    <w:rsid w:val="00E846AC"/>
    <w:rsid w:val="00E914E5"/>
    <w:rsid w:val="00E91B86"/>
    <w:rsid w:val="00EA6CEC"/>
    <w:rsid w:val="00EA7AC2"/>
    <w:rsid w:val="00EC000C"/>
    <w:rsid w:val="00EE275A"/>
    <w:rsid w:val="00EF2FD5"/>
    <w:rsid w:val="00F11473"/>
    <w:rsid w:val="00F253C5"/>
    <w:rsid w:val="00F270C0"/>
    <w:rsid w:val="00F30624"/>
    <w:rsid w:val="00F31AD8"/>
    <w:rsid w:val="00F4717F"/>
    <w:rsid w:val="00F5301B"/>
    <w:rsid w:val="00F55CE3"/>
    <w:rsid w:val="00F6245B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Kopfzeile">
    <w:name w:val="header"/>
    <w:basedOn w:val="Standard"/>
    <w:link w:val="KopfzeileZchn"/>
    <w:uiPriority w:val="99"/>
    <w:unhideWhenUsed/>
    <w:rsid w:val="006139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3977"/>
  </w:style>
  <w:style w:type="paragraph" w:styleId="Fuzeile">
    <w:name w:val="footer"/>
    <w:basedOn w:val="Standard"/>
    <w:link w:val="FuzeileZchn"/>
    <w:uiPriority w:val="99"/>
    <w:unhideWhenUsed/>
    <w:rsid w:val="006139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3977"/>
  </w:style>
  <w:style w:type="paragraph" w:styleId="berarbeitung">
    <w:name w:val="Revision"/>
    <w:hidden/>
    <w:uiPriority w:val="99"/>
    <w:semiHidden/>
    <w:rsid w:val="009020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12</cp:revision>
  <dcterms:created xsi:type="dcterms:W3CDTF">2023-11-25T16:18:00Z</dcterms:created>
  <dcterms:modified xsi:type="dcterms:W3CDTF">2023-11-28T18:20:00Z</dcterms:modified>
</cp:coreProperties>
</file>