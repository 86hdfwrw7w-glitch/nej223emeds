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1417"/>
        <w:gridCol w:w="1985"/>
        <w:gridCol w:w="136"/>
        <w:gridCol w:w="431"/>
        <w:gridCol w:w="142"/>
        <w:gridCol w:w="283"/>
        <w:gridCol w:w="142"/>
        <w:gridCol w:w="425"/>
        <w:gridCol w:w="279"/>
        <w:gridCol w:w="2132"/>
      </w:tblGrid>
      <w:tr w:rsidR="002508C2" w:rsidRPr="00A729D9" w14:paraId="5DF08F91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11DD220E" w14:textId="3269C9CA" w:rsidR="002508C2" w:rsidRPr="00A729D9" w:rsidRDefault="00187566" w:rsidP="00A729D9">
            <w:pPr>
              <w:jc w:val="center"/>
              <w:rPr>
                <w:rFonts w:ascii="Georgia" w:hAnsi="Georgia"/>
              </w:rPr>
            </w:pPr>
            <w:r w:rsidRPr="00A729D9">
              <w:rPr>
                <w:rFonts w:ascii="Georgia" w:hAnsi="Georgia"/>
                <w:b/>
                <w:smallCaps/>
                <w:sz w:val="48"/>
                <w:szCs w:val="32"/>
              </w:rPr>
              <w:t xml:space="preserve">Tim </w:t>
            </w:r>
            <w:proofErr w:type="spellStart"/>
            <w:r w:rsidRPr="00A729D9">
              <w:rPr>
                <w:rFonts w:ascii="Georgia" w:hAnsi="Georgia"/>
                <w:b/>
                <w:smallCaps/>
                <w:sz w:val="48"/>
                <w:szCs w:val="32"/>
              </w:rPr>
              <w:t>Dreesmann</w:t>
            </w:r>
            <w:proofErr w:type="spellEnd"/>
            <w:r w:rsidR="008050E4" w:rsidRPr="00A729D9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7D7D74" w:rsidRPr="00A729D9">
              <w:rPr>
                <w:rFonts w:ascii="Georgia" w:hAnsi="Georgia"/>
                <w:sz w:val="20"/>
              </w:rPr>
              <w:t>Adickesallee</w:t>
            </w:r>
            <w:proofErr w:type="spellEnd"/>
            <w:r w:rsidR="007D7D74" w:rsidRPr="00A729D9">
              <w:rPr>
                <w:rFonts w:ascii="Georgia" w:hAnsi="Georgia"/>
                <w:sz w:val="20"/>
              </w:rPr>
              <w:t xml:space="preserve"> 36</w:t>
            </w:r>
            <w:r w:rsidR="00A729D9" w:rsidRPr="00A729D9">
              <w:rPr>
                <w:rFonts w:ascii="Georgia" w:hAnsi="Georgia"/>
                <w:sz w:val="20"/>
              </w:rPr>
              <w:t>–</w:t>
            </w:r>
            <w:r w:rsidR="007D7D74" w:rsidRPr="00A729D9">
              <w:rPr>
                <w:rFonts w:ascii="Georgia" w:hAnsi="Georgia"/>
                <w:sz w:val="20"/>
              </w:rPr>
              <w:t>38</w:t>
            </w:r>
            <w:r w:rsidR="00853438" w:rsidRPr="00A729D9">
              <w:rPr>
                <w:rFonts w:ascii="Georgia" w:hAnsi="Georgia"/>
                <w:sz w:val="20"/>
              </w:rPr>
              <w:t xml:space="preserve">, </w:t>
            </w:r>
            <w:r w:rsidR="007D7D74" w:rsidRPr="00A729D9">
              <w:rPr>
                <w:rFonts w:ascii="Georgia" w:hAnsi="Georgia"/>
                <w:sz w:val="20"/>
              </w:rPr>
              <w:t>60322</w:t>
            </w:r>
            <w:r w:rsidR="003607FF" w:rsidRPr="00A729D9">
              <w:rPr>
                <w:rFonts w:ascii="Georgia" w:hAnsi="Georgia"/>
                <w:sz w:val="20"/>
              </w:rPr>
              <w:t xml:space="preserve"> </w:t>
            </w:r>
            <w:r w:rsidR="007D7D74" w:rsidRPr="00A729D9">
              <w:rPr>
                <w:rFonts w:ascii="Georgia" w:hAnsi="Georgia"/>
                <w:sz w:val="20"/>
              </w:rPr>
              <w:t>Frankfurt am Main</w:t>
            </w:r>
          </w:p>
          <w:p w14:paraId="722A5AF6" w14:textId="0F12E3AA" w:rsidR="008050E4" w:rsidRPr="00A729D9" w:rsidRDefault="002B2091" w:rsidP="00A729D9">
            <w:pPr>
              <w:jc w:val="center"/>
              <w:rPr>
                <w:rFonts w:ascii="Georgia" w:hAnsi="Georgia"/>
                <w:lang w:val="de-AT"/>
              </w:rPr>
            </w:pPr>
            <w:r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187566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174 </w:t>
            </w:r>
            <w:r w:rsidR="007D7D74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>9666784</w:t>
            </w:r>
            <w:r w:rsidR="00AB016A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187566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>timdrees</w:t>
            </w:r>
            <w:r w:rsidR="0091331D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>mann</w:t>
            </w:r>
            <w:r w:rsidR="007D7D74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>1@outlook.de</w:t>
            </w:r>
            <w:r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187566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08.06.2004 </w:t>
            </w:r>
            <w:r w:rsidR="00A729D9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in </w:t>
            </w:r>
            <w:r w:rsidR="003607FF" w:rsidRPr="00A729D9">
              <w:rPr>
                <w:rFonts w:ascii="Georgia" w:hAnsi="Georgia" w:cs="Georgia"/>
                <w:color w:val="000000"/>
                <w:sz w:val="20"/>
                <w:lang w:val="de-AT"/>
              </w:rPr>
              <w:t>Leer</w:t>
            </w:r>
          </w:p>
        </w:tc>
      </w:tr>
      <w:tr w:rsidR="002508C2" w:rsidRPr="00A729D9" w14:paraId="0FCADE56" w14:textId="77777777" w:rsidTr="00F409E6">
        <w:trPr>
          <w:trHeight w:val="510"/>
        </w:trPr>
        <w:tc>
          <w:tcPr>
            <w:tcW w:w="8931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A729D9" w:rsidRDefault="006E2C9C" w:rsidP="00A729D9">
            <w:pPr>
              <w:jc w:val="center"/>
              <w:rPr>
                <w:rFonts w:ascii="Georgia" w:hAnsi="Georgia"/>
                <w:sz w:val="28"/>
              </w:rPr>
            </w:pPr>
            <w:r w:rsidRPr="00A729D9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A729D9" w14:paraId="7D1DEBF7" w14:textId="77777777" w:rsidTr="00F409E6">
        <w:trPr>
          <w:trHeight w:val="340"/>
        </w:trPr>
        <w:tc>
          <w:tcPr>
            <w:tcW w:w="5528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5C289587" w:rsidR="00D1492F" w:rsidRPr="00A729D9" w:rsidRDefault="002507C1" w:rsidP="00A729D9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729D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Frankfurt School of Finance &amp; Management</w:t>
            </w:r>
          </w:p>
        </w:tc>
        <w:tc>
          <w:tcPr>
            <w:tcW w:w="3403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A729D9" w:rsidRDefault="00B17D95" w:rsidP="00A729D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729D9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A729D9" w14:paraId="61E5D482" w14:textId="77777777" w:rsidTr="00F409E6">
        <w:trPr>
          <w:trHeight w:val="20"/>
        </w:trPr>
        <w:tc>
          <w:tcPr>
            <w:tcW w:w="5097" w:type="dxa"/>
            <w:gridSpan w:val="4"/>
            <w:vAlign w:val="bottom"/>
          </w:tcPr>
          <w:p w14:paraId="11CB9A0F" w14:textId="34890A36" w:rsidR="00D1492F" w:rsidRPr="00A729D9" w:rsidRDefault="00D1492F" w:rsidP="00A729D9">
            <w:pPr>
              <w:rPr>
                <w:rFonts w:ascii="Georgia" w:hAnsi="Georgia"/>
                <w:sz w:val="18"/>
                <w:lang w:val="en-US"/>
              </w:rPr>
            </w:pPr>
            <w:r w:rsidRPr="00A729D9">
              <w:rPr>
                <w:rFonts w:ascii="Georgia" w:hAnsi="Georgia"/>
                <w:sz w:val="18"/>
                <w:lang w:val="en-US"/>
              </w:rPr>
              <w:t xml:space="preserve">B.Sc. in </w:t>
            </w:r>
            <w:r w:rsidR="002507C1" w:rsidRPr="00A729D9">
              <w:rPr>
                <w:rFonts w:ascii="Georgia" w:hAnsi="Georgia"/>
                <w:sz w:val="18"/>
                <w:lang w:val="en-US"/>
              </w:rPr>
              <w:t>Business Administration</w:t>
            </w:r>
          </w:p>
        </w:tc>
        <w:tc>
          <w:tcPr>
            <w:tcW w:w="3834" w:type="dxa"/>
            <w:gridSpan w:val="7"/>
            <w:vAlign w:val="bottom"/>
          </w:tcPr>
          <w:p w14:paraId="419A9228" w14:textId="65F472B7" w:rsidR="00D1492F" w:rsidRPr="00A729D9" w:rsidRDefault="00D1492F" w:rsidP="00A729D9">
            <w:pPr>
              <w:jc w:val="right"/>
              <w:rPr>
                <w:rFonts w:ascii="Georgia" w:hAnsi="Georgia"/>
                <w:sz w:val="18"/>
              </w:rPr>
            </w:pPr>
            <w:r w:rsidRPr="00A729D9">
              <w:rPr>
                <w:rFonts w:ascii="Georgia" w:hAnsi="Georgia"/>
                <w:sz w:val="18"/>
              </w:rPr>
              <w:t>0</w:t>
            </w:r>
            <w:r w:rsidR="00A8380C" w:rsidRPr="00A729D9">
              <w:rPr>
                <w:rFonts w:ascii="Georgia" w:hAnsi="Georgia"/>
                <w:sz w:val="18"/>
              </w:rPr>
              <w:t>8</w:t>
            </w:r>
            <w:r w:rsidRPr="00A729D9">
              <w:rPr>
                <w:rFonts w:ascii="Georgia" w:hAnsi="Georgia"/>
                <w:sz w:val="18"/>
              </w:rPr>
              <w:t>/20</w:t>
            </w:r>
            <w:r w:rsidR="00A8380C" w:rsidRPr="00A729D9">
              <w:rPr>
                <w:rFonts w:ascii="Georgia" w:hAnsi="Georgia"/>
                <w:sz w:val="18"/>
              </w:rPr>
              <w:t>23</w:t>
            </w:r>
            <w:r w:rsidRPr="00A729D9">
              <w:rPr>
                <w:rFonts w:ascii="Georgia" w:hAnsi="Georgia"/>
                <w:sz w:val="18"/>
              </w:rPr>
              <w:t xml:space="preserve"> –</w:t>
            </w:r>
            <w:r w:rsidR="00B17D95" w:rsidRPr="00A729D9">
              <w:rPr>
                <w:rFonts w:ascii="Georgia" w:hAnsi="Georgia"/>
                <w:sz w:val="18"/>
              </w:rPr>
              <w:t xml:space="preserve"> </w:t>
            </w:r>
            <w:r w:rsidR="00D5280E" w:rsidRPr="00A729D9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A729D9" w14:paraId="7EABE9F1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7A71E6B0" w14:textId="61BF7A18" w:rsidR="00426D7E" w:rsidRPr="00A729D9" w:rsidRDefault="00B17D95" w:rsidP="00A729D9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5B146D"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Externes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Rechnungswesen, </w:t>
            </w:r>
            <w:r w:rsidR="00055AF1"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Grundlagen </w:t>
            </w:r>
            <w:r w:rsidR="00A729D9"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in </w:t>
            </w:r>
            <w:r w:rsidR="00055AF1"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>Finance</w:t>
            </w:r>
            <w:r w:rsidR="00D90950"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, </w:t>
            </w:r>
            <w:r w:rsidR="00055AF1" w:rsidRPr="00A729D9">
              <w:rPr>
                <w:rFonts w:ascii="Georgia" w:hAnsi="Georgia" w:cs="Georgia"/>
                <w:i/>
                <w:iCs/>
                <w:color w:val="000000"/>
                <w:sz w:val="18"/>
              </w:rPr>
              <w:t>Stochastik und Mikroökonomie</w:t>
            </w:r>
          </w:p>
        </w:tc>
      </w:tr>
      <w:tr w:rsidR="00D5280E" w:rsidRPr="00A729D9" w14:paraId="013361E1" w14:textId="77777777" w:rsidTr="00F409E6">
        <w:trPr>
          <w:trHeight w:val="340"/>
        </w:trPr>
        <w:tc>
          <w:tcPr>
            <w:tcW w:w="6520" w:type="dxa"/>
            <w:gridSpan w:val="9"/>
            <w:vAlign w:val="bottom"/>
          </w:tcPr>
          <w:p w14:paraId="197620E3" w14:textId="1733AD26" w:rsidR="00D1492F" w:rsidRPr="00A729D9" w:rsidRDefault="002507C1" w:rsidP="00A729D9">
            <w:pPr>
              <w:rPr>
                <w:rFonts w:ascii="Georgia" w:hAnsi="Georgia"/>
                <w:sz w:val="23"/>
                <w:szCs w:val="23"/>
              </w:rPr>
            </w:pPr>
            <w:r w:rsidRPr="00A729D9">
              <w:rPr>
                <w:rFonts w:ascii="Georgia" w:hAnsi="Georgia"/>
                <w:b/>
                <w:smallCaps/>
                <w:sz w:val="23"/>
                <w:szCs w:val="23"/>
              </w:rPr>
              <w:t>Wirtschaftsgymnasium BBS I</w:t>
            </w:r>
          </w:p>
        </w:tc>
        <w:tc>
          <w:tcPr>
            <w:tcW w:w="2411" w:type="dxa"/>
            <w:gridSpan w:val="2"/>
            <w:vAlign w:val="bottom"/>
          </w:tcPr>
          <w:p w14:paraId="63D86F51" w14:textId="79FB9EFF" w:rsidR="00D1492F" w:rsidRPr="00A729D9" w:rsidRDefault="002507C1" w:rsidP="00A729D9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A729D9">
              <w:rPr>
                <w:rFonts w:ascii="Georgia" w:hAnsi="Georgia"/>
                <w:i/>
                <w:smallCaps/>
                <w:sz w:val="23"/>
                <w:szCs w:val="23"/>
              </w:rPr>
              <w:t>L</w:t>
            </w:r>
            <w:r w:rsidR="002825DF" w:rsidRPr="00A729D9">
              <w:rPr>
                <w:rFonts w:ascii="Georgia" w:hAnsi="Georgia"/>
                <w:i/>
                <w:smallCaps/>
                <w:sz w:val="23"/>
                <w:szCs w:val="23"/>
              </w:rPr>
              <w:t>eer</w:t>
            </w:r>
            <w:r w:rsidRPr="00A729D9"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D5280E" w:rsidRPr="00A729D9" w14:paraId="62632213" w14:textId="77777777" w:rsidTr="00F409E6">
        <w:trPr>
          <w:trHeight w:val="20"/>
        </w:trPr>
        <w:tc>
          <w:tcPr>
            <w:tcW w:w="4961" w:type="dxa"/>
            <w:gridSpan w:val="3"/>
            <w:vAlign w:val="bottom"/>
          </w:tcPr>
          <w:p w14:paraId="5F71027E" w14:textId="625F3855" w:rsidR="007355A0" w:rsidRPr="00A729D9" w:rsidRDefault="00E20835" w:rsidP="00A729D9">
            <w:pPr>
              <w:rPr>
                <w:rFonts w:ascii="Georgia" w:hAnsi="Georgia"/>
                <w:sz w:val="18"/>
                <w:lang w:val="de-AT"/>
              </w:rPr>
            </w:pPr>
            <w:r w:rsidRPr="00A729D9">
              <w:rPr>
                <w:rFonts w:ascii="Georgia" w:hAnsi="Georgia"/>
                <w:sz w:val="18"/>
                <w:lang w:val="de-AT"/>
              </w:rPr>
              <w:t>Allgemeine Hochschulreife (</w:t>
            </w:r>
            <w:r w:rsidR="005A3BEF" w:rsidRPr="00A729D9">
              <w:rPr>
                <w:rFonts w:ascii="Georgia" w:hAnsi="Georgia"/>
                <w:sz w:val="18"/>
                <w:lang w:val="de-AT"/>
              </w:rPr>
              <w:t>Abschlussn</w:t>
            </w:r>
            <w:r w:rsidRPr="00A729D9">
              <w:rPr>
                <w:rFonts w:ascii="Georgia" w:hAnsi="Georgia"/>
                <w:sz w:val="18"/>
                <w:lang w:val="de-AT"/>
              </w:rPr>
              <w:t>ote: 2,3)</w:t>
            </w:r>
          </w:p>
        </w:tc>
        <w:tc>
          <w:tcPr>
            <w:tcW w:w="3970" w:type="dxa"/>
            <w:gridSpan w:val="8"/>
            <w:vAlign w:val="bottom"/>
          </w:tcPr>
          <w:p w14:paraId="51FC9814" w14:textId="4010B79B" w:rsidR="00D1492F" w:rsidRPr="00A729D9" w:rsidRDefault="00426D7E" w:rsidP="00A729D9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A729D9">
              <w:rPr>
                <w:rFonts w:ascii="Georgia" w:hAnsi="Georgia"/>
                <w:sz w:val="18"/>
              </w:rPr>
              <w:t>0</w:t>
            </w:r>
            <w:r w:rsidR="002507C1" w:rsidRPr="00A729D9">
              <w:rPr>
                <w:rFonts w:ascii="Georgia" w:hAnsi="Georgia"/>
                <w:sz w:val="18"/>
              </w:rPr>
              <w:t>8</w:t>
            </w:r>
            <w:r w:rsidRPr="00A729D9">
              <w:rPr>
                <w:rFonts w:ascii="Georgia" w:hAnsi="Georgia"/>
                <w:sz w:val="18"/>
              </w:rPr>
              <w:t>/20</w:t>
            </w:r>
            <w:r w:rsidR="002507C1" w:rsidRPr="00A729D9">
              <w:rPr>
                <w:rFonts w:ascii="Georgia" w:hAnsi="Georgia"/>
                <w:sz w:val="18"/>
              </w:rPr>
              <w:t>20</w:t>
            </w:r>
            <w:r w:rsidRPr="00A729D9">
              <w:rPr>
                <w:rFonts w:ascii="Georgia" w:hAnsi="Georgia"/>
                <w:sz w:val="18"/>
              </w:rPr>
              <w:t xml:space="preserve"> – </w:t>
            </w:r>
            <w:r w:rsidR="0091331D" w:rsidRPr="00A729D9">
              <w:rPr>
                <w:rFonts w:ascii="Georgia" w:hAnsi="Georgia"/>
                <w:sz w:val="18"/>
              </w:rPr>
              <w:t>0</w:t>
            </w:r>
            <w:r w:rsidR="002507C1" w:rsidRPr="00A729D9">
              <w:rPr>
                <w:rFonts w:ascii="Georgia" w:hAnsi="Georgia"/>
                <w:sz w:val="18"/>
              </w:rPr>
              <w:t>7</w:t>
            </w:r>
            <w:r w:rsidRPr="00A729D9">
              <w:rPr>
                <w:rFonts w:ascii="Georgia" w:hAnsi="Georgia"/>
                <w:sz w:val="18"/>
              </w:rPr>
              <w:t>/20</w:t>
            </w:r>
            <w:r w:rsidR="002507C1" w:rsidRPr="00A729D9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A729D9" w14:paraId="4D68BFE7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54BF63E9" w14:textId="7DB64CD1" w:rsidR="0091331D" w:rsidRPr="00A729D9" w:rsidRDefault="002507C1" w:rsidP="00A729D9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A729D9">
              <w:rPr>
                <w:rFonts w:ascii="Georgia" w:hAnsi="Georgia"/>
                <w:i/>
                <w:iCs/>
                <w:sz w:val="18"/>
              </w:rPr>
              <w:t>Aufnahme in das Begabtenförderungsprogramm für die acht besten Schüler</w:t>
            </w:r>
          </w:p>
        </w:tc>
      </w:tr>
      <w:tr w:rsidR="00D5280E" w:rsidRPr="00A729D9" w14:paraId="3A2665B3" w14:textId="77777777" w:rsidTr="00F409E6">
        <w:trPr>
          <w:trHeight w:val="510"/>
        </w:trPr>
        <w:tc>
          <w:tcPr>
            <w:tcW w:w="8931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A729D9" w:rsidRDefault="006E2C9C" w:rsidP="00A729D9">
            <w:pPr>
              <w:pStyle w:val="BERSCHRIFT"/>
              <w:jc w:val="center"/>
              <w:rPr>
                <w:sz w:val="28"/>
              </w:rPr>
            </w:pPr>
            <w:r w:rsidRPr="00A729D9">
              <w:rPr>
                <w:sz w:val="28"/>
              </w:rPr>
              <w:t>Praxiserfahrungen</w:t>
            </w:r>
          </w:p>
        </w:tc>
      </w:tr>
      <w:tr w:rsidR="00824B17" w:rsidRPr="00A729D9" w14:paraId="0AE1488B" w14:textId="77777777" w:rsidTr="00F409E6">
        <w:trPr>
          <w:trHeight w:val="340"/>
        </w:trPr>
        <w:tc>
          <w:tcPr>
            <w:tcW w:w="6095" w:type="dxa"/>
            <w:gridSpan w:val="8"/>
            <w:tcBorders>
              <w:top w:val="single" w:sz="4" w:space="0" w:color="auto"/>
            </w:tcBorders>
            <w:vAlign w:val="bottom"/>
          </w:tcPr>
          <w:p w14:paraId="5601C0B8" w14:textId="065BADD2" w:rsidR="00824B17" w:rsidRPr="00A729D9" w:rsidRDefault="00824B17" w:rsidP="00A729D9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729D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IMAP M&amp;A </w:t>
            </w:r>
            <w:proofErr w:type="gramStart"/>
            <w:r w:rsidRPr="00A729D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Consultants</w:t>
            </w:r>
            <w:proofErr w:type="gramEnd"/>
            <w:r w:rsidRPr="00A729D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AG</w:t>
            </w:r>
          </w:p>
        </w:tc>
        <w:tc>
          <w:tcPr>
            <w:tcW w:w="2836" w:type="dxa"/>
            <w:gridSpan w:val="3"/>
            <w:tcBorders>
              <w:top w:val="single" w:sz="4" w:space="0" w:color="auto"/>
            </w:tcBorders>
            <w:vAlign w:val="bottom"/>
          </w:tcPr>
          <w:p w14:paraId="1C4B2BF0" w14:textId="75C8945F" w:rsidR="00824B17" w:rsidRPr="00A729D9" w:rsidRDefault="00824B17" w:rsidP="00A729D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729D9">
              <w:rPr>
                <w:rFonts w:ascii="Georgia" w:hAnsi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824B17" w:rsidRPr="00A729D9" w14:paraId="0BC5C8E2" w14:textId="77777777" w:rsidTr="00F409E6">
        <w:trPr>
          <w:trHeight w:val="20"/>
        </w:trPr>
        <w:tc>
          <w:tcPr>
            <w:tcW w:w="6095" w:type="dxa"/>
            <w:gridSpan w:val="8"/>
            <w:vAlign w:val="bottom"/>
          </w:tcPr>
          <w:p w14:paraId="7FA8B25E" w14:textId="11F7049E" w:rsidR="00824B17" w:rsidRPr="00A729D9" w:rsidRDefault="00824B17" w:rsidP="00A729D9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A729D9">
              <w:rPr>
                <w:rFonts w:ascii="Georgia" w:hAnsi="Georgia"/>
                <w:sz w:val="18"/>
                <w:lang w:val="en-US"/>
              </w:rPr>
              <w:t>Praktikant</w:t>
            </w:r>
            <w:proofErr w:type="spellEnd"/>
            <w:r w:rsidRPr="00A729D9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A729D9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Pr="00A729D9">
              <w:rPr>
                <w:rFonts w:ascii="Georgia" w:hAnsi="Georgia"/>
                <w:sz w:val="18"/>
                <w:lang w:val="en-US"/>
              </w:rPr>
              <w:t xml:space="preserve"> M&amp;A</w:t>
            </w:r>
          </w:p>
        </w:tc>
        <w:tc>
          <w:tcPr>
            <w:tcW w:w="2836" w:type="dxa"/>
            <w:gridSpan w:val="3"/>
            <w:vAlign w:val="bottom"/>
          </w:tcPr>
          <w:p w14:paraId="05CFB0FF" w14:textId="4096D925" w:rsidR="00824B17" w:rsidRPr="00A729D9" w:rsidRDefault="00824B17" w:rsidP="00A729D9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A729D9">
              <w:rPr>
                <w:rFonts w:ascii="Georgia" w:hAnsi="Georgia"/>
                <w:sz w:val="18"/>
                <w:lang w:val="en-US"/>
              </w:rPr>
              <w:t xml:space="preserve">06/2024 </w:t>
            </w:r>
            <w:r w:rsidRPr="00A729D9">
              <w:rPr>
                <w:rFonts w:ascii="Georgia" w:hAnsi="Georgia"/>
                <w:sz w:val="18"/>
              </w:rPr>
              <w:t>– 08/2024</w:t>
            </w:r>
            <w:r w:rsidRPr="00A729D9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</w:tr>
      <w:tr w:rsidR="00824B17" w:rsidRPr="00A729D9" w14:paraId="4EC81788" w14:textId="77777777" w:rsidTr="00F409E6">
        <w:trPr>
          <w:trHeight w:val="57"/>
        </w:trPr>
        <w:tc>
          <w:tcPr>
            <w:tcW w:w="8931" w:type="dxa"/>
            <w:gridSpan w:val="11"/>
            <w:vAlign w:val="bottom"/>
          </w:tcPr>
          <w:p w14:paraId="0AC23839" w14:textId="717AC3E2" w:rsidR="00824B17" w:rsidRPr="00A729D9" w:rsidRDefault="00824B17" w:rsidP="00A729D9">
            <w:pPr>
              <w:pStyle w:val="Bullets"/>
              <w:rPr>
                <w:sz w:val="18"/>
                <w:lang w:val="de-AT"/>
              </w:rPr>
            </w:pPr>
            <w:r w:rsidRPr="00A729D9">
              <w:rPr>
                <w:sz w:val="18"/>
                <w:lang w:val="de-AT"/>
              </w:rPr>
              <w:t xml:space="preserve">Erstellung von Marketingunterlagen wie </w:t>
            </w:r>
            <w:proofErr w:type="spellStart"/>
            <w:r w:rsidRPr="00A729D9">
              <w:rPr>
                <w:sz w:val="18"/>
                <w:lang w:val="de-AT"/>
              </w:rPr>
              <w:t>LongLists</w:t>
            </w:r>
            <w:proofErr w:type="spellEnd"/>
            <w:r w:rsidRPr="00A729D9">
              <w:rPr>
                <w:sz w:val="18"/>
                <w:lang w:val="de-AT"/>
              </w:rPr>
              <w:t xml:space="preserve"> </w:t>
            </w:r>
            <w:r w:rsidR="00A729D9" w:rsidRPr="00A729D9">
              <w:rPr>
                <w:sz w:val="18"/>
                <w:lang w:val="de-AT"/>
              </w:rPr>
              <w:t>und</w:t>
            </w:r>
            <w:r w:rsidRPr="00A729D9">
              <w:rPr>
                <w:sz w:val="18"/>
                <w:lang w:val="de-AT"/>
              </w:rPr>
              <w:t xml:space="preserve"> CIM</w:t>
            </w:r>
          </w:p>
          <w:p w14:paraId="4CA673D5" w14:textId="77777777" w:rsidR="00350533" w:rsidRDefault="00824B17" w:rsidP="00A729D9">
            <w:pPr>
              <w:pStyle w:val="Bullets"/>
              <w:rPr>
                <w:ins w:id="0" w:author="Tim Dreesmann" w:date="2025-01-04T16:27:00Z" w16du:dateUtc="2025-01-04T15:27:00Z"/>
                <w:sz w:val="18"/>
                <w:lang w:val="de-AT"/>
              </w:rPr>
            </w:pPr>
            <w:r w:rsidRPr="00A729D9">
              <w:rPr>
                <w:sz w:val="18"/>
                <w:lang w:val="de-AT"/>
              </w:rPr>
              <w:t>Durchführ</w:t>
            </w:r>
            <w:r w:rsidR="00FB27A1" w:rsidRPr="00A729D9">
              <w:rPr>
                <w:sz w:val="18"/>
                <w:lang w:val="de-AT"/>
              </w:rPr>
              <w:t>ung</w:t>
            </w:r>
            <w:r w:rsidRPr="00A729D9">
              <w:rPr>
                <w:sz w:val="18"/>
                <w:lang w:val="de-AT"/>
              </w:rPr>
              <w:t xml:space="preserve"> von Multiple-Bewertungen</w:t>
            </w:r>
            <w:r w:rsidR="001254CF">
              <w:rPr>
                <w:sz w:val="18"/>
                <w:lang w:val="de-AT"/>
              </w:rPr>
              <w:t xml:space="preserve"> im Rahmen eines Sell-Side-Mandats für </w:t>
            </w:r>
            <w:r w:rsidR="00A11949">
              <w:rPr>
                <w:sz w:val="18"/>
                <w:lang w:val="de-AT"/>
              </w:rPr>
              <w:t>die Aluminium-</w:t>
            </w:r>
          </w:p>
          <w:p w14:paraId="7A0DF4AB" w14:textId="49C95A9F" w:rsidR="00824B17" w:rsidRPr="00A729D9" w:rsidRDefault="00E74B9F" w:rsidP="00350533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  <w:pPrChange w:id="1" w:author="Tim Dreesmann" w:date="2025-01-04T16:27:00Z" w16du:dateUtc="2025-01-04T15:27:00Z">
                <w:pPr>
                  <w:pStyle w:val="Bullets"/>
                </w:pPr>
              </w:pPrChange>
            </w:pPr>
            <w:r>
              <w:rPr>
                <w:sz w:val="18"/>
                <w:lang w:val="de-AT"/>
              </w:rPr>
              <w:t>Sparte eines Global Players der Stahlindustrie (100 Mio. Jahresumsatz)</w:t>
            </w:r>
          </w:p>
          <w:p w14:paraId="5F9413CA" w14:textId="496B7782" w:rsidR="00824B17" w:rsidRPr="00A729D9" w:rsidRDefault="00824B17" w:rsidP="00A729D9">
            <w:pPr>
              <w:pStyle w:val="Bullets"/>
              <w:rPr>
                <w:sz w:val="18"/>
                <w:lang w:val="de-AT"/>
              </w:rPr>
            </w:pPr>
            <w:r w:rsidRPr="00A729D9">
              <w:rPr>
                <w:sz w:val="18"/>
                <w:lang w:val="de-AT"/>
              </w:rPr>
              <w:t>Er</w:t>
            </w:r>
            <w:r w:rsidR="00CF118A" w:rsidRPr="00A729D9">
              <w:rPr>
                <w:sz w:val="18"/>
                <w:lang w:val="de-AT"/>
              </w:rPr>
              <w:t>arbeitung</w:t>
            </w:r>
            <w:r w:rsidRPr="00A729D9">
              <w:rPr>
                <w:sz w:val="18"/>
                <w:lang w:val="de-AT"/>
              </w:rPr>
              <w:t xml:space="preserve"> von Marktberichten</w:t>
            </w:r>
            <w:r w:rsidR="001813DD">
              <w:rPr>
                <w:sz w:val="18"/>
                <w:lang w:val="de-AT"/>
              </w:rPr>
              <w:t xml:space="preserve"> für den Immobilienmarkt und die Tech-Industrie</w:t>
            </w:r>
          </w:p>
        </w:tc>
      </w:tr>
      <w:tr w:rsidR="00D5280E" w:rsidRPr="00A729D9" w14:paraId="127C64E2" w14:textId="77777777" w:rsidTr="00F409E6">
        <w:trPr>
          <w:trHeight w:val="340"/>
        </w:trPr>
        <w:tc>
          <w:tcPr>
            <w:tcW w:w="6095" w:type="dxa"/>
            <w:gridSpan w:val="8"/>
            <w:vAlign w:val="bottom"/>
          </w:tcPr>
          <w:p w14:paraId="38F27285" w14:textId="0E7290D1" w:rsidR="00665BF3" w:rsidRPr="00A729D9" w:rsidRDefault="002825DF" w:rsidP="00A729D9">
            <w:pPr>
              <w:rPr>
                <w:rFonts w:ascii="Georgia" w:hAnsi="Georgia"/>
                <w:sz w:val="23"/>
                <w:szCs w:val="23"/>
              </w:rPr>
            </w:pPr>
            <w:r w:rsidRPr="00A729D9">
              <w:rPr>
                <w:rFonts w:ascii="Georgia" w:hAnsi="Georgia"/>
                <w:b/>
                <w:smallCaps/>
                <w:sz w:val="23"/>
                <w:szCs w:val="23"/>
              </w:rPr>
              <w:t>Sparkasse Leer-Wittmund</w:t>
            </w:r>
          </w:p>
        </w:tc>
        <w:tc>
          <w:tcPr>
            <w:tcW w:w="2836" w:type="dxa"/>
            <w:gridSpan w:val="3"/>
            <w:vAlign w:val="bottom"/>
          </w:tcPr>
          <w:p w14:paraId="4820196E" w14:textId="4409C2F3" w:rsidR="00665BF3" w:rsidRPr="00A729D9" w:rsidRDefault="002825DF" w:rsidP="00A729D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729D9">
              <w:rPr>
                <w:rFonts w:ascii="Georgia" w:hAnsi="Georgia"/>
                <w:i/>
                <w:smallCaps/>
                <w:sz w:val="23"/>
                <w:szCs w:val="23"/>
              </w:rPr>
              <w:t>Leer</w:t>
            </w:r>
          </w:p>
        </w:tc>
      </w:tr>
      <w:tr w:rsidR="00D5280E" w:rsidRPr="00A729D9" w14:paraId="335D84E9" w14:textId="77777777" w:rsidTr="00F409E6">
        <w:trPr>
          <w:trHeight w:val="20"/>
        </w:trPr>
        <w:tc>
          <w:tcPr>
            <w:tcW w:w="5528" w:type="dxa"/>
            <w:gridSpan w:val="5"/>
            <w:vAlign w:val="bottom"/>
          </w:tcPr>
          <w:p w14:paraId="20B1570F" w14:textId="5D266E1F" w:rsidR="00665BF3" w:rsidRPr="00A729D9" w:rsidRDefault="002825DF" w:rsidP="00A729D9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A729D9">
              <w:rPr>
                <w:rFonts w:ascii="Georgia" w:hAnsi="Georgia"/>
                <w:sz w:val="18"/>
                <w:lang w:val="en-US"/>
              </w:rPr>
              <w:t>Praktik</w:t>
            </w:r>
            <w:r w:rsidR="00702E43" w:rsidRPr="00A729D9">
              <w:rPr>
                <w:rFonts w:ascii="Georgia" w:hAnsi="Georgia"/>
                <w:sz w:val="18"/>
                <w:lang w:val="en-US"/>
              </w:rPr>
              <w:t>ant</w:t>
            </w:r>
            <w:proofErr w:type="spellEnd"/>
            <w:r w:rsidRPr="00A729D9">
              <w:rPr>
                <w:rFonts w:ascii="Georgia" w:hAnsi="Georgia"/>
                <w:sz w:val="18"/>
                <w:lang w:val="en-US"/>
              </w:rPr>
              <w:t xml:space="preserve"> in der </w:t>
            </w:r>
            <w:proofErr w:type="spellStart"/>
            <w:r w:rsidRPr="00A729D9">
              <w:rPr>
                <w:rFonts w:ascii="Georgia" w:hAnsi="Georgia"/>
                <w:sz w:val="18"/>
                <w:lang w:val="en-US"/>
              </w:rPr>
              <w:t>Kundenberatung</w:t>
            </w:r>
            <w:proofErr w:type="spellEnd"/>
          </w:p>
        </w:tc>
        <w:tc>
          <w:tcPr>
            <w:tcW w:w="3403" w:type="dxa"/>
            <w:gridSpan w:val="6"/>
            <w:vAlign w:val="bottom"/>
          </w:tcPr>
          <w:p w14:paraId="0475B997" w14:textId="767596B5" w:rsidR="00665BF3" w:rsidRPr="00A729D9" w:rsidRDefault="00EC0DAE" w:rsidP="00A729D9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A729D9">
              <w:rPr>
                <w:rFonts w:ascii="Georgia" w:hAnsi="Georgia"/>
                <w:sz w:val="18"/>
                <w:lang w:val="en-US"/>
              </w:rPr>
              <w:t>04</w:t>
            </w:r>
            <w:r w:rsidR="00665BF3" w:rsidRPr="00A729D9">
              <w:rPr>
                <w:rFonts w:ascii="Georgia" w:hAnsi="Georgia"/>
                <w:sz w:val="18"/>
                <w:lang w:val="en-US"/>
              </w:rPr>
              <w:t>/2019</w:t>
            </w:r>
          </w:p>
        </w:tc>
      </w:tr>
      <w:tr w:rsidR="00D5280E" w:rsidRPr="00A729D9" w14:paraId="54C3D64C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27184178" w14:textId="6B5E6B22" w:rsidR="003418E0" w:rsidRPr="00A729D9" w:rsidRDefault="002825DF" w:rsidP="00A729D9">
            <w:pPr>
              <w:pStyle w:val="Bullets"/>
              <w:rPr>
                <w:sz w:val="18"/>
                <w:lang w:val="de-AT"/>
              </w:rPr>
            </w:pPr>
            <w:r w:rsidRPr="00A729D9">
              <w:rPr>
                <w:sz w:val="18"/>
                <w:lang w:val="de-AT"/>
              </w:rPr>
              <w:t>Betreuung von Privatkunden am Service-Point</w:t>
            </w:r>
            <w:r w:rsidR="001254CF">
              <w:rPr>
                <w:sz w:val="18"/>
                <w:lang w:val="de-AT"/>
              </w:rPr>
              <w:t xml:space="preserve"> (z.B. Überweisungen und Goldankäufe)</w:t>
            </w:r>
          </w:p>
          <w:p w14:paraId="6DD9BA0F" w14:textId="2AA93D28" w:rsidR="00CE28CC" w:rsidRPr="00A729D9" w:rsidRDefault="002825DF" w:rsidP="00A729D9">
            <w:pPr>
              <w:pStyle w:val="Bullets"/>
              <w:rPr>
                <w:sz w:val="18"/>
                <w:lang w:val="de-AT"/>
              </w:rPr>
            </w:pPr>
            <w:r w:rsidRPr="00A729D9">
              <w:rPr>
                <w:sz w:val="18"/>
                <w:lang w:val="de-AT"/>
              </w:rPr>
              <w:t>Teilnahme an Beratung</w:t>
            </w:r>
            <w:r w:rsidR="00CF118A" w:rsidRPr="00A729D9">
              <w:rPr>
                <w:sz w:val="18"/>
                <w:lang w:val="de-AT"/>
              </w:rPr>
              <w:t>en</w:t>
            </w:r>
            <w:r w:rsidR="001254CF">
              <w:rPr>
                <w:sz w:val="18"/>
                <w:lang w:val="de-AT"/>
              </w:rPr>
              <w:t xml:space="preserve"> zu einer Geldanlage</w:t>
            </w:r>
          </w:p>
        </w:tc>
      </w:tr>
      <w:tr w:rsidR="00D5280E" w:rsidRPr="00A729D9" w14:paraId="50AFEA03" w14:textId="77777777" w:rsidTr="00F409E6">
        <w:trPr>
          <w:trHeight w:val="340"/>
        </w:trPr>
        <w:tc>
          <w:tcPr>
            <w:tcW w:w="5097" w:type="dxa"/>
            <w:gridSpan w:val="4"/>
            <w:vAlign w:val="bottom"/>
          </w:tcPr>
          <w:p w14:paraId="42FB0D26" w14:textId="18AF2460" w:rsidR="00665BF3" w:rsidRPr="00A729D9" w:rsidRDefault="00EC0DAE" w:rsidP="00A729D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A729D9">
              <w:rPr>
                <w:b/>
                <w:i w:val="0"/>
                <w:iCs w:val="0"/>
                <w:smallCaps/>
                <w:sz w:val="23"/>
                <w:szCs w:val="23"/>
              </w:rPr>
              <w:t>ZGO Zeitungsgruppe Ostfriesland GmbH</w:t>
            </w:r>
          </w:p>
        </w:tc>
        <w:tc>
          <w:tcPr>
            <w:tcW w:w="3834" w:type="dxa"/>
            <w:gridSpan w:val="7"/>
            <w:vAlign w:val="bottom"/>
          </w:tcPr>
          <w:p w14:paraId="11E31BD8" w14:textId="32F8268B" w:rsidR="00665BF3" w:rsidRPr="00A729D9" w:rsidRDefault="00EC0DAE" w:rsidP="00A729D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A729D9">
              <w:rPr>
                <w:iCs w:val="0"/>
                <w:smallCaps/>
                <w:sz w:val="23"/>
                <w:szCs w:val="23"/>
              </w:rPr>
              <w:t>Leer</w:t>
            </w:r>
          </w:p>
        </w:tc>
      </w:tr>
      <w:tr w:rsidR="00D5280E" w:rsidRPr="00A729D9" w14:paraId="48328CB9" w14:textId="77777777" w:rsidTr="00F409E6">
        <w:trPr>
          <w:trHeight w:val="20"/>
        </w:trPr>
        <w:tc>
          <w:tcPr>
            <w:tcW w:w="5953" w:type="dxa"/>
            <w:gridSpan w:val="7"/>
            <w:vAlign w:val="bottom"/>
          </w:tcPr>
          <w:p w14:paraId="74B74B41" w14:textId="265B8151" w:rsidR="00665BF3" w:rsidRPr="00A729D9" w:rsidRDefault="00EC0DAE" w:rsidP="00A729D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A729D9">
              <w:rPr>
                <w:i w:val="0"/>
                <w:iCs w:val="0"/>
                <w:sz w:val="18"/>
                <w:lang w:val="en-US"/>
              </w:rPr>
              <w:t>Praktik</w:t>
            </w:r>
            <w:r w:rsidR="00702E43" w:rsidRPr="00A729D9">
              <w:rPr>
                <w:i w:val="0"/>
                <w:iCs w:val="0"/>
                <w:sz w:val="18"/>
                <w:lang w:val="en-US"/>
              </w:rPr>
              <w:t>ant</w:t>
            </w:r>
            <w:proofErr w:type="spellEnd"/>
            <w:r w:rsidRPr="00A729D9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Pr="00A729D9">
              <w:rPr>
                <w:i w:val="0"/>
                <w:iCs w:val="0"/>
                <w:sz w:val="18"/>
                <w:lang w:val="en-US"/>
              </w:rPr>
              <w:t>als</w:t>
            </w:r>
            <w:proofErr w:type="spellEnd"/>
            <w:r w:rsidRPr="00A729D9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Pr="00A729D9">
              <w:rPr>
                <w:i w:val="0"/>
                <w:iCs w:val="0"/>
                <w:sz w:val="18"/>
                <w:lang w:val="en-US"/>
              </w:rPr>
              <w:t>Mediengestalter</w:t>
            </w:r>
            <w:proofErr w:type="spellEnd"/>
          </w:p>
        </w:tc>
        <w:tc>
          <w:tcPr>
            <w:tcW w:w="2978" w:type="dxa"/>
            <w:gridSpan w:val="4"/>
            <w:vAlign w:val="bottom"/>
          </w:tcPr>
          <w:p w14:paraId="2CB21DEB" w14:textId="24CA9897" w:rsidR="00665BF3" w:rsidRPr="00A729D9" w:rsidRDefault="00EC0DAE" w:rsidP="00A729D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A729D9">
              <w:rPr>
                <w:i w:val="0"/>
                <w:iCs w:val="0"/>
                <w:sz w:val="18"/>
                <w:lang w:val="en-US"/>
              </w:rPr>
              <w:t>04</w:t>
            </w:r>
            <w:r w:rsidR="00665BF3" w:rsidRPr="00A729D9">
              <w:rPr>
                <w:i w:val="0"/>
                <w:iCs w:val="0"/>
                <w:sz w:val="18"/>
                <w:lang w:val="en-US"/>
              </w:rPr>
              <w:t>/201</w:t>
            </w:r>
            <w:r w:rsidRPr="00A729D9">
              <w:rPr>
                <w:i w:val="0"/>
                <w:iCs w:val="0"/>
                <w:sz w:val="18"/>
                <w:lang w:val="en-US"/>
              </w:rPr>
              <w:t>8</w:t>
            </w:r>
          </w:p>
        </w:tc>
      </w:tr>
      <w:tr w:rsidR="00D5280E" w:rsidRPr="00A729D9" w14:paraId="7C4155D6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3658805E" w14:textId="5AA61FD8" w:rsidR="00BA215A" w:rsidRPr="00A729D9" w:rsidRDefault="00EC0DAE" w:rsidP="00A729D9">
            <w:pPr>
              <w:pStyle w:val="Bullets"/>
              <w:rPr>
                <w:sz w:val="18"/>
                <w:lang w:val="de-AT"/>
              </w:rPr>
            </w:pPr>
            <w:r w:rsidRPr="00A729D9">
              <w:rPr>
                <w:sz w:val="18"/>
                <w:lang w:val="de-AT"/>
              </w:rPr>
              <w:t>Bildbearbeitung mit Adobe Premiere Elements</w:t>
            </w:r>
            <w:r w:rsidR="00D5280E" w:rsidRPr="00A729D9">
              <w:rPr>
                <w:sz w:val="18"/>
                <w:lang w:val="de-AT"/>
              </w:rPr>
              <w:t xml:space="preserve"> </w:t>
            </w:r>
          </w:p>
        </w:tc>
      </w:tr>
      <w:tr w:rsidR="00D5280E" w:rsidRPr="00A729D9" w14:paraId="414B4085" w14:textId="77777777" w:rsidTr="00F409E6">
        <w:trPr>
          <w:trHeight w:val="510"/>
        </w:trPr>
        <w:tc>
          <w:tcPr>
            <w:tcW w:w="8931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4E183916" w:rsidR="00665BF3" w:rsidRPr="00A729D9" w:rsidRDefault="00C00974" w:rsidP="00A729D9">
            <w:pPr>
              <w:pStyle w:val="BERSCHRIFT"/>
              <w:jc w:val="center"/>
              <w:rPr>
                <w:i/>
                <w:sz w:val="28"/>
              </w:rPr>
            </w:pPr>
            <w:r w:rsidRPr="00A729D9">
              <w:rPr>
                <w:sz w:val="28"/>
              </w:rPr>
              <w:t>Au</w:t>
            </w:r>
            <w:r w:rsidR="00A729D9" w:rsidRPr="00A729D9">
              <w:rPr>
                <w:sz w:val="28"/>
              </w:rPr>
              <w:t>ß</w:t>
            </w:r>
            <w:r w:rsidRPr="00A729D9">
              <w:rPr>
                <w:sz w:val="28"/>
              </w:rPr>
              <w:t>eruniversitäres</w:t>
            </w:r>
            <w:r w:rsidR="00D5280E" w:rsidRPr="00A729D9">
              <w:rPr>
                <w:sz w:val="28"/>
              </w:rPr>
              <w:t xml:space="preserve"> Engagement</w:t>
            </w:r>
          </w:p>
        </w:tc>
      </w:tr>
      <w:tr w:rsidR="00FB27A1" w:rsidRPr="00A729D9" w14:paraId="2F7113BB" w14:textId="77777777" w:rsidTr="00F409E6">
        <w:trPr>
          <w:trHeight w:val="340"/>
        </w:trPr>
        <w:tc>
          <w:tcPr>
            <w:tcW w:w="5670" w:type="dxa"/>
            <w:gridSpan w:val="6"/>
            <w:tcBorders>
              <w:top w:val="single" w:sz="4" w:space="0" w:color="auto"/>
            </w:tcBorders>
            <w:vAlign w:val="bottom"/>
          </w:tcPr>
          <w:p w14:paraId="7DD41EF7" w14:textId="20D6FF1D" w:rsidR="00FB27A1" w:rsidRPr="00A729D9" w:rsidRDefault="00FB27A1" w:rsidP="00A729D9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A729D9">
              <w:rPr>
                <w:b/>
                <w:i w:val="0"/>
                <w:iCs/>
                <w:sz w:val="23"/>
                <w:szCs w:val="23"/>
                <w:lang w:val="en-US"/>
              </w:rPr>
              <w:t>InnoCom</w:t>
            </w:r>
            <w:proofErr w:type="spellEnd"/>
          </w:p>
        </w:tc>
        <w:tc>
          <w:tcPr>
            <w:tcW w:w="3261" w:type="dxa"/>
            <w:gridSpan w:val="5"/>
            <w:tcBorders>
              <w:top w:val="single" w:sz="4" w:space="0" w:color="auto"/>
            </w:tcBorders>
            <w:vAlign w:val="bottom"/>
          </w:tcPr>
          <w:p w14:paraId="4DB4E2E4" w14:textId="5A17DCDF" w:rsidR="00FB27A1" w:rsidRPr="00A729D9" w:rsidRDefault="00FB27A1" w:rsidP="00A729D9">
            <w:pPr>
              <w:pStyle w:val="Ort"/>
              <w:rPr>
                <w:sz w:val="23"/>
                <w:szCs w:val="23"/>
              </w:rPr>
            </w:pPr>
            <w:r w:rsidRPr="00A729D9">
              <w:rPr>
                <w:sz w:val="23"/>
                <w:szCs w:val="23"/>
              </w:rPr>
              <w:t>Frankfurt am Main</w:t>
            </w:r>
          </w:p>
        </w:tc>
      </w:tr>
      <w:tr w:rsidR="00FB27A1" w:rsidRPr="00A729D9" w14:paraId="0CC3AF57" w14:textId="77777777" w:rsidTr="00F409E6">
        <w:trPr>
          <w:trHeight w:val="20"/>
        </w:trPr>
        <w:tc>
          <w:tcPr>
            <w:tcW w:w="5670" w:type="dxa"/>
            <w:gridSpan w:val="6"/>
            <w:vAlign w:val="bottom"/>
          </w:tcPr>
          <w:p w14:paraId="200EAAAD" w14:textId="104B876C" w:rsidR="00FB27A1" w:rsidRPr="00A729D9" w:rsidRDefault="00A729D9" w:rsidP="00A729D9">
            <w:pPr>
              <w:pStyle w:val="Beschreibung"/>
              <w:rPr>
                <w:i/>
                <w:iCs/>
                <w:sz w:val="18"/>
                <w:szCs w:val="18"/>
              </w:rPr>
            </w:pPr>
            <w:r w:rsidRPr="00A729D9">
              <w:rPr>
                <w:sz w:val="18"/>
                <w:szCs w:val="18"/>
                <w:lang w:val="de-AT"/>
              </w:rPr>
              <w:t xml:space="preserve">Aktives </w:t>
            </w:r>
            <w:r w:rsidR="00FB27A1" w:rsidRPr="00A729D9">
              <w:rPr>
                <w:sz w:val="18"/>
                <w:szCs w:val="18"/>
                <w:lang w:val="de-AT"/>
              </w:rPr>
              <w:t xml:space="preserve">Mitglied </w:t>
            </w:r>
            <w:r w:rsidRPr="00A729D9">
              <w:rPr>
                <w:sz w:val="18"/>
                <w:szCs w:val="18"/>
                <w:lang w:val="de-AT"/>
              </w:rPr>
              <w:t xml:space="preserve">im </w:t>
            </w:r>
            <w:r w:rsidR="00FB27A1" w:rsidRPr="00A729D9">
              <w:rPr>
                <w:sz w:val="18"/>
                <w:szCs w:val="18"/>
                <w:lang w:val="de-AT"/>
              </w:rPr>
              <w:t>Research Department</w:t>
            </w:r>
            <w:r w:rsidR="002D5B5C" w:rsidRPr="00A729D9">
              <w:rPr>
                <w:sz w:val="18"/>
                <w:szCs w:val="18"/>
                <w:lang w:val="de-AT"/>
              </w:rPr>
              <w:t>s der Initiative</w:t>
            </w:r>
          </w:p>
        </w:tc>
        <w:tc>
          <w:tcPr>
            <w:tcW w:w="3261" w:type="dxa"/>
            <w:gridSpan w:val="5"/>
            <w:vAlign w:val="bottom"/>
          </w:tcPr>
          <w:p w14:paraId="6DB67C19" w14:textId="49EC7188" w:rsidR="00FB27A1" w:rsidRPr="00A729D9" w:rsidRDefault="00FB27A1" w:rsidP="00A729D9">
            <w:pPr>
              <w:pStyle w:val="Beschreibung"/>
              <w:jc w:val="right"/>
              <w:rPr>
                <w:sz w:val="18"/>
                <w:szCs w:val="18"/>
              </w:rPr>
            </w:pPr>
            <w:r w:rsidRPr="00A729D9">
              <w:rPr>
                <w:sz w:val="18"/>
                <w:szCs w:val="18"/>
                <w:lang w:val="en-US"/>
              </w:rPr>
              <w:t xml:space="preserve">08/2024 – </w:t>
            </w:r>
            <w:proofErr w:type="spellStart"/>
            <w:r w:rsidRPr="00A729D9">
              <w:rPr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82747C" w:rsidRPr="00A729D9" w:rsidDel="0082747C" w14:paraId="5862E408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51EEFCBE" w14:textId="70408C9D" w:rsidR="0082747C" w:rsidRPr="00A729D9" w:rsidDel="0082747C" w:rsidRDefault="0082747C" w:rsidP="00F409E6">
            <w:pPr>
              <w:pStyle w:val="Bullets"/>
              <w:rPr>
                <w:rFonts w:cs="Arial"/>
                <w:sz w:val="18"/>
                <w:szCs w:val="18"/>
              </w:rPr>
            </w:pPr>
            <w:r w:rsidRPr="00F409E6">
              <w:rPr>
                <w:sz w:val="18"/>
                <w:lang w:val="de-AT"/>
              </w:rPr>
              <w:t>Erstellung von Venture-Capital-Marktberichten</w:t>
            </w:r>
          </w:p>
        </w:tc>
      </w:tr>
      <w:tr w:rsidR="00FB27A1" w:rsidRPr="00A729D9" w14:paraId="74251178" w14:textId="77777777" w:rsidTr="00F409E6">
        <w:trPr>
          <w:trHeight w:val="340"/>
        </w:trPr>
        <w:tc>
          <w:tcPr>
            <w:tcW w:w="5670" w:type="dxa"/>
            <w:gridSpan w:val="6"/>
            <w:vAlign w:val="bottom"/>
          </w:tcPr>
          <w:p w14:paraId="23826F21" w14:textId="3C9706A9" w:rsidR="00FB27A1" w:rsidRPr="00A729D9" w:rsidRDefault="00FB27A1" w:rsidP="00A729D9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A729D9">
              <w:rPr>
                <w:b/>
                <w:i w:val="0"/>
                <w:iCs/>
                <w:sz w:val="23"/>
                <w:szCs w:val="23"/>
                <w:lang w:val="en-US"/>
              </w:rPr>
              <w:t>Schüler</w:t>
            </w:r>
            <w:proofErr w:type="spellEnd"/>
            <w:r w:rsidRPr="00A729D9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-Union </w:t>
            </w:r>
            <w:proofErr w:type="spellStart"/>
            <w:r w:rsidRPr="00A729D9">
              <w:rPr>
                <w:b/>
                <w:i w:val="0"/>
                <w:iCs/>
                <w:sz w:val="23"/>
                <w:szCs w:val="23"/>
                <w:lang w:val="en-US"/>
              </w:rPr>
              <w:t>Kreisverband</w:t>
            </w:r>
            <w:proofErr w:type="spellEnd"/>
            <w:r w:rsidRPr="00A729D9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Leer</w:t>
            </w:r>
          </w:p>
        </w:tc>
        <w:tc>
          <w:tcPr>
            <w:tcW w:w="3261" w:type="dxa"/>
            <w:gridSpan w:val="5"/>
            <w:vAlign w:val="bottom"/>
          </w:tcPr>
          <w:p w14:paraId="58208F44" w14:textId="43A2B79F" w:rsidR="00FB27A1" w:rsidRPr="00A729D9" w:rsidRDefault="00FB27A1" w:rsidP="00A729D9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A729D9">
              <w:rPr>
                <w:sz w:val="23"/>
                <w:szCs w:val="23"/>
              </w:rPr>
              <w:t>Leer</w:t>
            </w:r>
          </w:p>
        </w:tc>
      </w:tr>
      <w:tr w:rsidR="00FB27A1" w:rsidRPr="00A729D9" w14:paraId="4F59C612" w14:textId="77777777" w:rsidTr="00F409E6">
        <w:trPr>
          <w:trHeight w:val="20"/>
        </w:trPr>
        <w:tc>
          <w:tcPr>
            <w:tcW w:w="6799" w:type="dxa"/>
            <w:gridSpan w:val="10"/>
            <w:vAlign w:val="bottom"/>
          </w:tcPr>
          <w:p w14:paraId="32F07601" w14:textId="7C5D427B" w:rsidR="00FB27A1" w:rsidRPr="00A729D9" w:rsidRDefault="00FB27A1" w:rsidP="00A729D9">
            <w:pPr>
              <w:pStyle w:val="Beschreibung"/>
              <w:rPr>
                <w:sz w:val="18"/>
                <w:lang w:val="de-AT"/>
              </w:rPr>
            </w:pPr>
            <w:r w:rsidRPr="00A729D9">
              <w:rPr>
                <w:sz w:val="18"/>
                <w:lang w:val="de-AT"/>
              </w:rPr>
              <w:t>Schatzmeister</w:t>
            </w:r>
          </w:p>
        </w:tc>
        <w:tc>
          <w:tcPr>
            <w:tcW w:w="2132" w:type="dxa"/>
            <w:vAlign w:val="bottom"/>
          </w:tcPr>
          <w:p w14:paraId="45DD2178" w14:textId="62F13765" w:rsidR="00FB27A1" w:rsidRPr="00A729D9" w:rsidRDefault="00FB27A1" w:rsidP="00A729D9">
            <w:pPr>
              <w:pStyle w:val="Beschreibung"/>
              <w:jc w:val="right"/>
              <w:rPr>
                <w:sz w:val="18"/>
                <w:lang w:val="en-US"/>
              </w:rPr>
            </w:pPr>
            <w:r w:rsidRPr="00A729D9">
              <w:rPr>
                <w:sz w:val="18"/>
                <w:lang w:val="en-US"/>
              </w:rPr>
              <w:t xml:space="preserve">10/2022 – </w:t>
            </w:r>
            <w:proofErr w:type="spellStart"/>
            <w:r w:rsidRPr="00A729D9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FB27A1" w:rsidRPr="00A729D9" w14:paraId="02437711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2E7AA1E8" w14:textId="3061B04D" w:rsidR="00FB27A1" w:rsidRPr="00A729D9" w:rsidRDefault="00A729D9" w:rsidP="00A729D9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A729D9">
              <w:rPr>
                <w:rFonts w:cs="Arial"/>
                <w:i/>
                <w:iCs/>
                <w:color w:val="000000"/>
                <w:sz w:val="18"/>
                <w:szCs w:val="18"/>
              </w:rPr>
              <w:t xml:space="preserve">Durchführung von </w:t>
            </w:r>
            <w:r w:rsidR="00FB27A1" w:rsidRPr="00A729D9">
              <w:rPr>
                <w:rFonts w:cs="Arial"/>
                <w:i/>
                <w:iCs/>
                <w:color w:val="000000"/>
                <w:sz w:val="18"/>
                <w:szCs w:val="18"/>
              </w:rPr>
              <w:t>Tätigkeiten im Rechnungswesen, wie die Erstellung einer Bilanz</w:t>
            </w:r>
          </w:p>
          <w:p w14:paraId="68CFAD97" w14:textId="2419E6F2" w:rsidR="00FB27A1" w:rsidRPr="00F409E6" w:rsidRDefault="00A729D9" w:rsidP="00A729D9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A729D9">
              <w:rPr>
                <w:i/>
                <w:iCs/>
                <w:sz w:val="18"/>
                <w:lang w:val="de-AT"/>
              </w:rPr>
              <w:t xml:space="preserve">Tragen von </w:t>
            </w:r>
            <w:r w:rsidR="00FB27A1" w:rsidRPr="00F409E6">
              <w:rPr>
                <w:i/>
                <w:iCs/>
                <w:sz w:val="18"/>
                <w:lang w:val="de-AT"/>
              </w:rPr>
              <w:t>Verantwortung für die Finanzen der Schüler-Union</w:t>
            </w:r>
          </w:p>
        </w:tc>
      </w:tr>
      <w:tr w:rsidR="00FB27A1" w:rsidRPr="00A729D9" w14:paraId="4AF19DD1" w14:textId="77777777" w:rsidTr="00F409E6">
        <w:trPr>
          <w:trHeight w:val="346"/>
        </w:trPr>
        <w:tc>
          <w:tcPr>
            <w:tcW w:w="5528" w:type="dxa"/>
            <w:gridSpan w:val="5"/>
            <w:vAlign w:val="bottom"/>
          </w:tcPr>
          <w:p w14:paraId="7756FD9A" w14:textId="3BF0554D" w:rsidR="00FB27A1" w:rsidRPr="00F409E6" w:rsidRDefault="00FB27A1" w:rsidP="00A729D9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A729D9">
              <w:rPr>
                <w:b/>
                <w:i w:val="0"/>
                <w:iCs w:val="0"/>
                <w:smallCaps/>
                <w:sz w:val="23"/>
                <w:szCs w:val="23"/>
              </w:rPr>
              <w:t>BBS I Leer</w:t>
            </w:r>
          </w:p>
        </w:tc>
        <w:tc>
          <w:tcPr>
            <w:tcW w:w="3403" w:type="dxa"/>
            <w:gridSpan w:val="6"/>
            <w:vAlign w:val="bottom"/>
          </w:tcPr>
          <w:p w14:paraId="30626CB8" w14:textId="5787A869" w:rsidR="00FB27A1" w:rsidRPr="00A729D9" w:rsidRDefault="00FB27A1" w:rsidP="00A729D9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A729D9">
              <w:rPr>
                <w:smallCaps/>
                <w:sz w:val="23"/>
                <w:szCs w:val="23"/>
              </w:rPr>
              <w:t>Leer</w:t>
            </w:r>
          </w:p>
        </w:tc>
      </w:tr>
      <w:tr w:rsidR="00FB27A1" w:rsidRPr="00A729D9" w14:paraId="56372BDE" w14:textId="77777777" w:rsidTr="00F409E6">
        <w:trPr>
          <w:trHeight w:val="20"/>
        </w:trPr>
        <w:tc>
          <w:tcPr>
            <w:tcW w:w="6095" w:type="dxa"/>
            <w:gridSpan w:val="8"/>
            <w:vAlign w:val="bottom"/>
          </w:tcPr>
          <w:p w14:paraId="3C87D247" w14:textId="54CF0FD3" w:rsidR="00FB27A1" w:rsidRPr="00A729D9" w:rsidRDefault="00FB27A1" w:rsidP="00A729D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A729D9">
              <w:rPr>
                <w:i w:val="0"/>
                <w:iCs w:val="0"/>
                <w:sz w:val="18"/>
                <w:lang w:val="de-AT"/>
              </w:rPr>
              <w:t>Mitglied im Arbeitskreis AGORA</w:t>
            </w:r>
          </w:p>
        </w:tc>
        <w:tc>
          <w:tcPr>
            <w:tcW w:w="2836" w:type="dxa"/>
            <w:gridSpan w:val="3"/>
            <w:vAlign w:val="bottom"/>
          </w:tcPr>
          <w:p w14:paraId="288A2195" w14:textId="0A85BE07" w:rsidR="00FB27A1" w:rsidRPr="00A729D9" w:rsidRDefault="00FB27A1" w:rsidP="00A729D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A729D9">
              <w:rPr>
                <w:i w:val="0"/>
                <w:iCs w:val="0"/>
                <w:sz w:val="18"/>
                <w:lang w:val="en-US"/>
              </w:rPr>
              <w:t>10/2021 – 07/2023</w:t>
            </w:r>
          </w:p>
        </w:tc>
      </w:tr>
      <w:tr w:rsidR="00A729D9" w:rsidRPr="00A729D9" w14:paraId="154BB10D" w14:textId="77777777" w:rsidTr="00F409E6">
        <w:trPr>
          <w:trHeight w:val="20"/>
        </w:trPr>
        <w:tc>
          <w:tcPr>
            <w:tcW w:w="8931" w:type="dxa"/>
            <w:gridSpan w:val="11"/>
            <w:vAlign w:val="bottom"/>
          </w:tcPr>
          <w:p w14:paraId="7D1A36EF" w14:textId="65C6E631" w:rsidR="00A729D9" w:rsidRPr="00F409E6" w:rsidRDefault="00A729D9" w:rsidP="00F409E6">
            <w:pPr>
              <w:pStyle w:val="Bullets"/>
              <w:rPr>
                <w:sz w:val="18"/>
                <w:lang w:val="de-AT"/>
              </w:rPr>
            </w:pPr>
            <w:r w:rsidRPr="00F409E6">
              <w:rPr>
                <w:sz w:val="18"/>
                <w:lang w:val="de-AT"/>
              </w:rPr>
              <w:t>Begabtenförderung für die acht besten Schüler</w:t>
            </w:r>
          </w:p>
          <w:p w14:paraId="71BA6AD4" w14:textId="5B5B1465" w:rsidR="00A729D9" w:rsidRPr="00F409E6" w:rsidRDefault="00A729D9" w:rsidP="00F409E6">
            <w:pPr>
              <w:pStyle w:val="Beschreibung"/>
              <w:numPr>
                <w:ilvl w:val="0"/>
                <w:numId w:val="24"/>
              </w:numPr>
              <w:rPr>
                <w:rFonts w:cs="Arial"/>
                <w:i/>
                <w:iCs/>
                <w:sz w:val="18"/>
                <w:szCs w:val="18"/>
              </w:rPr>
            </w:pPr>
            <w:r w:rsidRPr="00F409E6">
              <w:rPr>
                <w:rFonts w:cs="Arial"/>
                <w:i/>
                <w:iCs/>
                <w:color w:val="000000"/>
                <w:sz w:val="18"/>
                <w:szCs w:val="18"/>
              </w:rPr>
              <w:t>Auseinandersetzung mit Thematiken auf Universitätsniveau</w:t>
            </w:r>
          </w:p>
          <w:p w14:paraId="6B1810DC" w14:textId="356DA260" w:rsidR="00A729D9" w:rsidRPr="00F409E6" w:rsidRDefault="00A729D9" w:rsidP="00F409E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F409E6">
              <w:rPr>
                <w:rFonts w:cs="Arial"/>
                <w:i/>
                <w:iCs/>
                <w:color w:val="000000"/>
                <w:sz w:val="18"/>
                <w:szCs w:val="18"/>
              </w:rPr>
              <w:t>Erarbeitung von Sachverhalten und anschließende</w:t>
            </w:r>
            <w:r w:rsidRPr="00A729D9">
              <w:rPr>
                <w:rFonts w:cs="Arial"/>
                <w:i/>
                <w:iCs/>
                <w:color w:val="000000"/>
                <w:sz w:val="18"/>
                <w:szCs w:val="18"/>
              </w:rPr>
              <w:t>n</w:t>
            </w:r>
            <w:r w:rsidRPr="00F409E6">
              <w:rPr>
                <w:rFonts w:cs="Arial"/>
                <w:i/>
                <w:iCs/>
                <w:color w:val="000000"/>
                <w:sz w:val="18"/>
                <w:szCs w:val="18"/>
              </w:rPr>
              <w:t xml:space="preserve"> Diskussionen</w:t>
            </w:r>
          </w:p>
        </w:tc>
      </w:tr>
      <w:tr w:rsidR="00A729D9" w:rsidRPr="00A729D9" w14:paraId="7ECB507F" w14:textId="77777777" w:rsidTr="00A729D9">
        <w:trPr>
          <w:trHeight w:val="510"/>
        </w:trPr>
        <w:tc>
          <w:tcPr>
            <w:tcW w:w="8931" w:type="dxa"/>
            <w:gridSpan w:val="11"/>
            <w:vAlign w:val="bottom"/>
          </w:tcPr>
          <w:p w14:paraId="2CC438FF" w14:textId="336416EB" w:rsidR="0082747C" w:rsidRPr="00F409E6" w:rsidRDefault="0082747C" w:rsidP="00A729D9">
            <w:pPr>
              <w:jc w:val="center"/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A729D9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FB27A1" w:rsidRPr="00A729D9" w14:paraId="2B257790" w14:textId="77777777" w:rsidTr="00F409E6">
        <w:trPr>
          <w:trHeight w:val="340"/>
        </w:trPr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15B2C431" w14:textId="23F57F3B" w:rsidR="00FB27A1" w:rsidRPr="00A729D9" w:rsidRDefault="00FB27A1" w:rsidP="00A729D9">
            <w:pPr>
              <w:rPr>
                <w:rFonts w:ascii="Georgia" w:hAnsi="Georgia"/>
                <w:sz w:val="18"/>
              </w:rPr>
            </w:pPr>
            <w:r w:rsidRPr="00A729D9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372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269EF0F7" w:rsidR="00FB27A1" w:rsidRPr="00A729D9" w:rsidRDefault="00FB27A1" w:rsidP="00A729D9">
            <w:pPr>
              <w:rPr>
                <w:rFonts w:ascii="Georgia" w:hAnsi="Georgia"/>
                <w:sz w:val="18"/>
                <w:lang w:val="de-AT"/>
              </w:rPr>
            </w:pPr>
            <w:r w:rsidRPr="00A729D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A729D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A729D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Spanisch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(Grundkenntnisse)</w:t>
            </w:r>
            <w:r w:rsidRPr="00A729D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FB27A1" w:rsidRPr="00350533" w14:paraId="45706C3F" w14:textId="77777777" w:rsidTr="00F409E6">
        <w:trPr>
          <w:trHeight w:val="340"/>
        </w:trPr>
        <w:tc>
          <w:tcPr>
            <w:tcW w:w="1559" w:type="dxa"/>
            <w:vAlign w:val="bottom"/>
          </w:tcPr>
          <w:p w14:paraId="57688BDA" w14:textId="350496FE" w:rsidR="00FB27A1" w:rsidRPr="00A729D9" w:rsidRDefault="00FB27A1" w:rsidP="00A729D9">
            <w:pPr>
              <w:rPr>
                <w:rFonts w:ascii="Georgia" w:hAnsi="Georgia"/>
                <w:sz w:val="18"/>
              </w:rPr>
            </w:pPr>
            <w:r w:rsidRPr="00A729D9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372" w:type="dxa"/>
            <w:gridSpan w:val="10"/>
            <w:vAlign w:val="bottom"/>
          </w:tcPr>
          <w:p w14:paraId="60CA2168" w14:textId="42CF60BF" w:rsidR="00FB27A1" w:rsidRPr="00A729D9" w:rsidRDefault="00FB27A1" w:rsidP="00A729D9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A729D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Word, Excel, PowerPoint, Outlook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FB27A1" w:rsidRPr="00A729D9" w14:paraId="70CB01B0" w14:textId="77777777" w:rsidTr="00F409E6">
        <w:trPr>
          <w:trHeight w:val="567"/>
        </w:trPr>
        <w:tc>
          <w:tcPr>
            <w:tcW w:w="1559" w:type="dxa"/>
            <w:vAlign w:val="bottom"/>
          </w:tcPr>
          <w:p w14:paraId="0151AB9A" w14:textId="36149A14" w:rsidR="00FB27A1" w:rsidRPr="00A729D9" w:rsidRDefault="00FB27A1" w:rsidP="00A729D9">
            <w:pPr>
              <w:rPr>
                <w:rFonts w:ascii="Georgia" w:hAnsi="Georgia"/>
                <w:sz w:val="18"/>
              </w:rPr>
            </w:pPr>
            <w:r w:rsidRPr="00A729D9">
              <w:rPr>
                <w:rFonts w:ascii="Georgia" w:hAnsi="Georgia"/>
                <w:sz w:val="18"/>
              </w:rPr>
              <w:t>Interessen:</w:t>
            </w:r>
          </w:p>
          <w:p w14:paraId="04F58216" w14:textId="6D413C27" w:rsidR="0082747C" w:rsidRPr="00A729D9" w:rsidRDefault="0082747C" w:rsidP="00A729D9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372" w:type="dxa"/>
            <w:gridSpan w:val="10"/>
            <w:vAlign w:val="bottom"/>
          </w:tcPr>
          <w:p w14:paraId="60502AE8" w14:textId="3A8EE901" w:rsidR="00FB27A1" w:rsidRPr="00A729D9" w:rsidRDefault="00FB27A1" w:rsidP="00A729D9">
            <w:pPr>
              <w:rPr>
                <w:rFonts w:ascii="Georgia" w:hAnsi="Georgia" w:cs="Georgia"/>
                <w:color w:val="000000"/>
                <w:sz w:val="18"/>
                <w:szCs w:val="18"/>
              </w:rPr>
            </w:pPr>
            <w:r w:rsidRPr="00A729D9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Tennis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(Mitglied der ersten Herren-Mannschaft des TC-Grün-</w:t>
            </w:r>
            <w:proofErr w:type="spellStart"/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Weiss</w:t>
            </w:r>
            <w:proofErr w:type="spellEnd"/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 Leer)</w:t>
            </w:r>
            <w:r w:rsidRPr="00A729D9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, </w:t>
            </w:r>
          </w:p>
          <w:p w14:paraId="598C2742" w14:textId="3C994DF3" w:rsidR="00FB27A1" w:rsidRPr="00A729D9" w:rsidRDefault="00FB27A1" w:rsidP="00A729D9">
            <w:pPr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</w:pPr>
            <w:r w:rsidRPr="00A729D9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Musterdepot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(</w:t>
            </w:r>
            <w:proofErr w:type="spellStart"/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onvista</w:t>
            </w:r>
            <w:proofErr w:type="spellEnd"/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)</w:t>
            </w:r>
            <w:r w:rsidRPr="00A729D9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, Lesen </w:t>
            </w:r>
            <w:r w:rsidRPr="00A729D9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(Financial Times, Fachbücher zu AM)</w:t>
            </w:r>
          </w:p>
        </w:tc>
      </w:tr>
      <w:tr w:rsidR="00FB27A1" w:rsidRPr="00A729D9" w14:paraId="071AB173" w14:textId="77777777" w:rsidTr="00F409E6">
        <w:trPr>
          <w:trHeight w:val="1020"/>
        </w:trPr>
        <w:tc>
          <w:tcPr>
            <w:tcW w:w="2976" w:type="dxa"/>
            <w:gridSpan w:val="2"/>
            <w:vAlign w:val="bottom"/>
          </w:tcPr>
          <w:p w14:paraId="406B03AC" w14:textId="783E4559" w:rsidR="00FB27A1" w:rsidRPr="00A729D9" w:rsidRDefault="00CF118A" w:rsidP="00A729D9">
            <w:pPr>
              <w:rPr>
                <w:rFonts w:ascii="Georgia" w:hAnsi="Georgia"/>
                <w:sz w:val="18"/>
              </w:rPr>
            </w:pPr>
            <w:r w:rsidRPr="00A729D9">
              <w:rPr>
                <w:rFonts w:ascii="Georgia" w:hAnsi="Georgia"/>
                <w:noProof/>
                <w:sz w:val="18"/>
              </w:rPr>
              <w:drawing>
                <wp:anchor distT="0" distB="0" distL="114300" distR="114300" simplePos="0" relativeHeight="251658240" behindDoc="1" locked="0" layoutInCell="1" allowOverlap="1" wp14:anchorId="1FC620CE" wp14:editId="4221CAC2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-346710</wp:posOffset>
                  </wp:positionV>
                  <wp:extent cx="1540510" cy="315595"/>
                  <wp:effectExtent l="0" t="0" r="0" b="1905"/>
                  <wp:wrapNone/>
                  <wp:docPr id="135236139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361395" name="Grafik 135236139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510" cy="31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B27A1" w:rsidRPr="00A729D9">
              <w:rPr>
                <w:rFonts w:ascii="Georgia" w:hAnsi="Georgia"/>
                <w:sz w:val="18"/>
              </w:rPr>
              <w:t xml:space="preserve">Frankfurt am Main, </w:t>
            </w:r>
            <w:r w:rsidR="00F87CAD" w:rsidRPr="00A729D9">
              <w:rPr>
                <w:rFonts w:ascii="Georgia" w:hAnsi="Georgia"/>
                <w:sz w:val="18"/>
              </w:rPr>
              <w:t>17</w:t>
            </w:r>
            <w:r w:rsidR="00FB27A1" w:rsidRPr="00A729D9">
              <w:rPr>
                <w:rFonts w:ascii="Georgia" w:hAnsi="Georgia"/>
                <w:sz w:val="18"/>
              </w:rPr>
              <w:t>.</w:t>
            </w:r>
            <w:r w:rsidR="00F87CAD" w:rsidRPr="00A729D9">
              <w:rPr>
                <w:rFonts w:ascii="Georgia" w:hAnsi="Georgia"/>
                <w:sz w:val="18"/>
              </w:rPr>
              <w:t>12</w:t>
            </w:r>
            <w:r w:rsidR="00FB27A1" w:rsidRPr="00A729D9">
              <w:rPr>
                <w:rFonts w:ascii="Georgia" w:hAnsi="Georgia"/>
                <w:sz w:val="18"/>
              </w:rPr>
              <w:t>.202</w:t>
            </w:r>
            <w:r w:rsidR="00F87CAD" w:rsidRPr="00A729D9">
              <w:rPr>
                <w:rFonts w:ascii="Georgia" w:hAnsi="Georgia"/>
                <w:sz w:val="18"/>
              </w:rPr>
              <w:t>4</w:t>
            </w:r>
          </w:p>
        </w:tc>
        <w:tc>
          <w:tcPr>
            <w:tcW w:w="5955" w:type="dxa"/>
            <w:gridSpan w:val="9"/>
          </w:tcPr>
          <w:p w14:paraId="6478BDEA" w14:textId="77777777" w:rsidR="00FB27A1" w:rsidRPr="00A729D9" w:rsidRDefault="00FB27A1" w:rsidP="00A729D9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0B02748F" w:rsidR="00723643" w:rsidRPr="0074111D" w:rsidRDefault="00723643">
      <w:pPr>
        <w:rPr>
          <w:sz w:val="18"/>
        </w:rPr>
      </w:pPr>
    </w:p>
    <w:sectPr w:rsidR="00723643" w:rsidRPr="0074111D" w:rsidSect="00A729D9">
      <w:footerReference w:type="even" r:id="rId9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637982" w14:textId="77777777" w:rsidR="00864CF8" w:rsidRDefault="00864CF8" w:rsidP="00BE053D">
      <w:pPr>
        <w:spacing w:after="0" w:line="240" w:lineRule="auto"/>
      </w:pPr>
      <w:r>
        <w:separator/>
      </w:r>
    </w:p>
  </w:endnote>
  <w:endnote w:type="continuationSeparator" w:id="0">
    <w:p w14:paraId="74FF6DAB" w14:textId="77777777" w:rsidR="00864CF8" w:rsidRDefault="00864CF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6E12D0" w14:textId="77777777" w:rsidR="00864CF8" w:rsidRDefault="00864CF8" w:rsidP="00BE053D">
      <w:pPr>
        <w:spacing w:after="0" w:line="240" w:lineRule="auto"/>
      </w:pPr>
      <w:r>
        <w:separator/>
      </w:r>
    </w:p>
  </w:footnote>
  <w:footnote w:type="continuationSeparator" w:id="0">
    <w:p w14:paraId="4C755A50" w14:textId="77777777" w:rsidR="00864CF8" w:rsidRDefault="00864CF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CD2433"/>
    <w:multiLevelType w:val="hybridMultilevel"/>
    <w:tmpl w:val="E6BEB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A49441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5254072">
    <w:abstractNumId w:val="15"/>
  </w:num>
  <w:num w:numId="2" w16cid:durableId="754088655">
    <w:abstractNumId w:val="18"/>
  </w:num>
  <w:num w:numId="3" w16cid:durableId="805397322">
    <w:abstractNumId w:val="20"/>
  </w:num>
  <w:num w:numId="4" w16cid:durableId="2105148378">
    <w:abstractNumId w:val="0"/>
  </w:num>
  <w:num w:numId="5" w16cid:durableId="1531456169">
    <w:abstractNumId w:val="1"/>
  </w:num>
  <w:num w:numId="6" w16cid:durableId="2019312862">
    <w:abstractNumId w:val="2"/>
  </w:num>
  <w:num w:numId="7" w16cid:durableId="282153832">
    <w:abstractNumId w:val="14"/>
  </w:num>
  <w:num w:numId="8" w16cid:durableId="295911150">
    <w:abstractNumId w:val="23"/>
  </w:num>
  <w:num w:numId="9" w16cid:durableId="1195387499">
    <w:abstractNumId w:val="13"/>
  </w:num>
  <w:num w:numId="10" w16cid:durableId="1569414087">
    <w:abstractNumId w:val="24"/>
  </w:num>
  <w:num w:numId="11" w16cid:durableId="1043411349">
    <w:abstractNumId w:val="5"/>
  </w:num>
  <w:num w:numId="12" w16cid:durableId="1139423247">
    <w:abstractNumId w:val="6"/>
  </w:num>
  <w:num w:numId="13" w16cid:durableId="803622864">
    <w:abstractNumId w:val="9"/>
  </w:num>
  <w:num w:numId="14" w16cid:durableId="716930485">
    <w:abstractNumId w:val="10"/>
  </w:num>
  <w:num w:numId="15" w16cid:durableId="1250433796">
    <w:abstractNumId w:val="22"/>
  </w:num>
  <w:num w:numId="16" w16cid:durableId="554393581">
    <w:abstractNumId w:val="4"/>
  </w:num>
  <w:num w:numId="17" w16cid:durableId="241568943">
    <w:abstractNumId w:val="17"/>
  </w:num>
  <w:num w:numId="18" w16cid:durableId="2116171711">
    <w:abstractNumId w:val="3"/>
  </w:num>
  <w:num w:numId="19" w16cid:durableId="1824007913">
    <w:abstractNumId w:val="19"/>
  </w:num>
  <w:num w:numId="20" w16cid:durableId="1769037788">
    <w:abstractNumId w:val="11"/>
  </w:num>
  <w:num w:numId="21" w16cid:durableId="2105763439">
    <w:abstractNumId w:val="12"/>
  </w:num>
  <w:num w:numId="22" w16cid:durableId="348720953">
    <w:abstractNumId w:val="16"/>
  </w:num>
  <w:num w:numId="23" w16cid:durableId="712580535">
    <w:abstractNumId w:val="8"/>
  </w:num>
  <w:num w:numId="24" w16cid:durableId="1574196190">
    <w:abstractNumId w:val="21"/>
  </w:num>
  <w:num w:numId="25" w16cid:durableId="1810703604">
    <w:abstractNumId w:val="20"/>
  </w:num>
  <w:num w:numId="26" w16cid:durableId="2089844628">
    <w:abstractNumId w:val="20"/>
  </w:num>
  <w:num w:numId="27" w16cid:durableId="1194534624">
    <w:abstractNumId w:val="7"/>
  </w:num>
  <w:num w:numId="28" w16cid:durableId="363142459">
    <w:abstractNumId w:val="20"/>
  </w:num>
  <w:num w:numId="29" w16cid:durableId="66148120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Tim Dreesmann">
    <w15:presenceInfo w15:providerId="AD" w15:userId="S::tim.dreesmann@fs-students.de::259c5527-d276-471e-bbbc-3c5c613353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8F9"/>
    <w:rsid w:val="00026400"/>
    <w:rsid w:val="00055AF1"/>
    <w:rsid w:val="0005677E"/>
    <w:rsid w:val="000619D1"/>
    <w:rsid w:val="00061D33"/>
    <w:rsid w:val="00064643"/>
    <w:rsid w:val="00087747"/>
    <w:rsid w:val="00092A2C"/>
    <w:rsid w:val="000A1FDA"/>
    <w:rsid w:val="000B63E2"/>
    <w:rsid w:val="000B6548"/>
    <w:rsid w:val="000D2BD9"/>
    <w:rsid w:val="000D671A"/>
    <w:rsid w:val="00103EC5"/>
    <w:rsid w:val="00116C6E"/>
    <w:rsid w:val="001236BE"/>
    <w:rsid w:val="001254CF"/>
    <w:rsid w:val="00125CA6"/>
    <w:rsid w:val="00156FC9"/>
    <w:rsid w:val="00162A5A"/>
    <w:rsid w:val="00172867"/>
    <w:rsid w:val="00175B6D"/>
    <w:rsid w:val="001813DD"/>
    <w:rsid w:val="00187566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7C1"/>
    <w:rsid w:val="002508C2"/>
    <w:rsid w:val="00267252"/>
    <w:rsid w:val="002825DF"/>
    <w:rsid w:val="00282DB0"/>
    <w:rsid w:val="002A5E8D"/>
    <w:rsid w:val="002B2091"/>
    <w:rsid w:val="002C6972"/>
    <w:rsid w:val="002D2B32"/>
    <w:rsid w:val="002D4516"/>
    <w:rsid w:val="002D5B5C"/>
    <w:rsid w:val="002F46AD"/>
    <w:rsid w:val="003101F0"/>
    <w:rsid w:val="00314A1B"/>
    <w:rsid w:val="00314B7A"/>
    <w:rsid w:val="00324BC5"/>
    <w:rsid w:val="00330C2C"/>
    <w:rsid w:val="00340BAB"/>
    <w:rsid w:val="003418E0"/>
    <w:rsid w:val="00347F8D"/>
    <w:rsid w:val="00350533"/>
    <w:rsid w:val="003607FF"/>
    <w:rsid w:val="00372F7B"/>
    <w:rsid w:val="003733E5"/>
    <w:rsid w:val="00390EA6"/>
    <w:rsid w:val="003B1815"/>
    <w:rsid w:val="003E27C3"/>
    <w:rsid w:val="003F3E3F"/>
    <w:rsid w:val="0040253F"/>
    <w:rsid w:val="004067B8"/>
    <w:rsid w:val="004154BE"/>
    <w:rsid w:val="0042013D"/>
    <w:rsid w:val="00422F83"/>
    <w:rsid w:val="00424EAC"/>
    <w:rsid w:val="00426D7E"/>
    <w:rsid w:val="0043430C"/>
    <w:rsid w:val="00435E6D"/>
    <w:rsid w:val="00443668"/>
    <w:rsid w:val="00444719"/>
    <w:rsid w:val="00456B0D"/>
    <w:rsid w:val="00462EEB"/>
    <w:rsid w:val="0047504D"/>
    <w:rsid w:val="00476AF8"/>
    <w:rsid w:val="00484FD7"/>
    <w:rsid w:val="004929FB"/>
    <w:rsid w:val="004A54BA"/>
    <w:rsid w:val="004B6A5E"/>
    <w:rsid w:val="004B752C"/>
    <w:rsid w:val="004D566D"/>
    <w:rsid w:val="00507EA7"/>
    <w:rsid w:val="00526089"/>
    <w:rsid w:val="00527A28"/>
    <w:rsid w:val="00527DCA"/>
    <w:rsid w:val="00531718"/>
    <w:rsid w:val="00531BD7"/>
    <w:rsid w:val="00532A1E"/>
    <w:rsid w:val="005716D4"/>
    <w:rsid w:val="00571B60"/>
    <w:rsid w:val="00585A4D"/>
    <w:rsid w:val="005A3BEF"/>
    <w:rsid w:val="005B146D"/>
    <w:rsid w:val="005C2637"/>
    <w:rsid w:val="005D6329"/>
    <w:rsid w:val="005E2215"/>
    <w:rsid w:val="005E432F"/>
    <w:rsid w:val="005E4EB0"/>
    <w:rsid w:val="005E57F6"/>
    <w:rsid w:val="005F0AED"/>
    <w:rsid w:val="006058D8"/>
    <w:rsid w:val="00610200"/>
    <w:rsid w:val="00623699"/>
    <w:rsid w:val="00632D5A"/>
    <w:rsid w:val="00635515"/>
    <w:rsid w:val="006374B8"/>
    <w:rsid w:val="006546FD"/>
    <w:rsid w:val="00655BF0"/>
    <w:rsid w:val="00665BF3"/>
    <w:rsid w:val="006732D6"/>
    <w:rsid w:val="006747F3"/>
    <w:rsid w:val="00693E09"/>
    <w:rsid w:val="006A2DE9"/>
    <w:rsid w:val="006A7230"/>
    <w:rsid w:val="006B4E32"/>
    <w:rsid w:val="006B72C7"/>
    <w:rsid w:val="006B7F78"/>
    <w:rsid w:val="006C2252"/>
    <w:rsid w:val="006D2C04"/>
    <w:rsid w:val="006D4E87"/>
    <w:rsid w:val="006D7F7F"/>
    <w:rsid w:val="006E0B90"/>
    <w:rsid w:val="006E2C9C"/>
    <w:rsid w:val="006E3865"/>
    <w:rsid w:val="006E40EF"/>
    <w:rsid w:val="006F0039"/>
    <w:rsid w:val="00702E43"/>
    <w:rsid w:val="00711CEF"/>
    <w:rsid w:val="00720320"/>
    <w:rsid w:val="00723643"/>
    <w:rsid w:val="007240A2"/>
    <w:rsid w:val="00725D3C"/>
    <w:rsid w:val="00733DA1"/>
    <w:rsid w:val="007355A0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188B"/>
    <w:rsid w:val="007C6A3C"/>
    <w:rsid w:val="007D2680"/>
    <w:rsid w:val="007D4BEE"/>
    <w:rsid w:val="007D5BE9"/>
    <w:rsid w:val="007D7D74"/>
    <w:rsid w:val="007F60E3"/>
    <w:rsid w:val="00804E40"/>
    <w:rsid w:val="008050E4"/>
    <w:rsid w:val="0082257D"/>
    <w:rsid w:val="00824B17"/>
    <w:rsid w:val="008273F2"/>
    <w:rsid w:val="0082747C"/>
    <w:rsid w:val="008328C9"/>
    <w:rsid w:val="00843547"/>
    <w:rsid w:val="008451F1"/>
    <w:rsid w:val="00853438"/>
    <w:rsid w:val="00864CF8"/>
    <w:rsid w:val="00866846"/>
    <w:rsid w:val="00875DA9"/>
    <w:rsid w:val="00895E38"/>
    <w:rsid w:val="008A782B"/>
    <w:rsid w:val="008B0FC0"/>
    <w:rsid w:val="008B2DED"/>
    <w:rsid w:val="008C429A"/>
    <w:rsid w:val="008C78C2"/>
    <w:rsid w:val="008E1F3D"/>
    <w:rsid w:val="008E3F3E"/>
    <w:rsid w:val="009053D7"/>
    <w:rsid w:val="0091331D"/>
    <w:rsid w:val="009200AB"/>
    <w:rsid w:val="0093223C"/>
    <w:rsid w:val="00941A87"/>
    <w:rsid w:val="00946201"/>
    <w:rsid w:val="009501C2"/>
    <w:rsid w:val="009668B9"/>
    <w:rsid w:val="00976577"/>
    <w:rsid w:val="00990FAB"/>
    <w:rsid w:val="00996356"/>
    <w:rsid w:val="00997D9A"/>
    <w:rsid w:val="009A256B"/>
    <w:rsid w:val="009D7C49"/>
    <w:rsid w:val="009E7297"/>
    <w:rsid w:val="009F3F29"/>
    <w:rsid w:val="00A0257D"/>
    <w:rsid w:val="00A11949"/>
    <w:rsid w:val="00A12EDC"/>
    <w:rsid w:val="00A26D0D"/>
    <w:rsid w:val="00A33BDE"/>
    <w:rsid w:val="00A34885"/>
    <w:rsid w:val="00A43BC1"/>
    <w:rsid w:val="00A729D9"/>
    <w:rsid w:val="00A74225"/>
    <w:rsid w:val="00A8380C"/>
    <w:rsid w:val="00A87F3A"/>
    <w:rsid w:val="00A936D5"/>
    <w:rsid w:val="00AA1EB0"/>
    <w:rsid w:val="00AA2DA3"/>
    <w:rsid w:val="00AA5A9C"/>
    <w:rsid w:val="00AB016A"/>
    <w:rsid w:val="00AB2A5A"/>
    <w:rsid w:val="00AD28F8"/>
    <w:rsid w:val="00B0230B"/>
    <w:rsid w:val="00B034AB"/>
    <w:rsid w:val="00B17D95"/>
    <w:rsid w:val="00B23509"/>
    <w:rsid w:val="00B359DB"/>
    <w:rsid w:val="00B3632B"/>
    <w:rsid w:val="00B409D8"/>
    <w:rsid w:val="00B5178D"/>
    <w:rsid w:val="00B67F1F"/>
    <w:rsid w:val="00B701D7"/>
    <w:rsid w:val="00B86E9B"/>
    <w:rsid w:val="00B90595"/>
    <w:rsid w:val="00BA215A"/>
    <w:rsid w:val="00BB2484"/>
    <w:rsid w:val="00BB5F09"/>
    <w:rsid w:val="00BC0D9F"/>
    <w:rsid w:val="00BD188B"/>
    <w:rsid w:val="00BE053D"/>
    <w:rsid w:val="00BE3912"/>
    <w:rsid w:val="00BF1A7A"/>
    <w:rsid w:val="00BF1FA3"/>
    <w:rsid w:val="00C00974"/>
    <w:rsid w:val="00C018E4"/>
    <w:rsid w:val="00C066FA"/>
    <w:rsid w:val="00C13443"/>
    <w:rsid w:val="00C23283"/>
    <w:rsid w:val="00C25387"/>
    <w:rsid w:val="00C54BE3"/>
    <w:rsid w:val="00C57F80"/>
    <w:rsid w:val="00C768ED"/>
    <w:rsid w:val="00C82A8F"/>
    <w:rsid w:val="00C84BB0"/>
    <w:rsid w:val="00C916C2"/>
    <w:rsid w:val="00CC7F56"/>
    <w:rsid w:val="00CD1B12"/>
    <w:rsid w:val="00CD55DC"/>
    <w:rsid w:val="00CE1BBC"/>
    <w:rsid w:val="00CE2595"/>
    <w:rsid w:val="00CE28CC"/>
    <w:rsid w:val="00CE72FC"/>
    <w:rsid w:val="00CF118A"/>
    <w:rsid w:val="00CF31EE"/>
    <w:rsid w:val="00D1492F"/>
    <w:rsid w:val="00D17B69"/>
    <w:rsid w:val="00D3003C"/>
    <w:rsid w:val="00D331F4"/>
    <w:rsid w:val="00D44BAB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DD7CB9"/>
    <w:rsid w:val="00DF2729"/>
    <w:rsid w:val="00E0040B"/>
    <w:rsid w:val="00E13110"/>
    <w:rsid w:val="00E20835"/>
    <w:rsid w:val="00E24DF1"/>
    <w:rsid w:val="00E27193"/>
    <w:rsid w:val="00E431ED"/>
    <w:rsid w:val="00E64FF5"/>
    <w:rsid w:val="00E74B9F"/>
    <w:rsid w:val="00E81BE8"/>
    <w:rsid w:val="00E907EC"/>
    <w:rsid w:val="00E91B1B"/>
    <w:rsid w:val="00E9303D"/>
    <w:rsid w:val="00EA5421"/>
    <w:rsid w:val="00EB34FC"/>
    <w:rsid w:val="00EB5816"/>
    <w:rsid w:val="00EC0DAE"/>
    <w:rsid w:val="00EC73C2"/>
    <w:rsid w:val="00ED0EA9"/>
    <w:rsid w:val="00ED4D4F"/>
    <w:rsid w:val="00EF0559"/>
    <w:rsid w:val="00EF20F9"/>
    <w:rsid w:val="00EF77DF"/>
    <w:rsid w:val="00F11BEF"/>
    <w:rsid w:val="00F1203C"/>
    <w:rsid w:val="00F22156"/>
    <w:rsid w:val="00F258E7"/>
    <w:rsid w:val="00F264A0"/>
    <w:rsid w:val="00F26BC0"/>
    <w:rsid w:val="00F31B84"/>
    <w:rsid w:val="00F409E6"/>
    <w:rsid w:val="00F4370C"/>
    <w:rsid w:val="00F631EC"/>
    <w:rsid w:val="00F64C22"/>
    <w:rsid w:val="00F64FA7"/>
    <w:rsid w:val="00F74D19"/>
    <w:rsid w:val="00F80053"/>
    <w:rsid w:val="00F87CAD"/>
    <w:rsid w:val="00FA02C7"/>
    <w:rsid w:val="00FA0729"/>
    <w:rsid w:val="00FA4186"/>
    <w:rsid w:val="00FB27A1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02E4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447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47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47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7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71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332</Words>
  <Characters>1894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Tim Dreesmann</cp:lastModifiedBy>
  <cp:revision>7</cp:revision>
  <cp:lastPrinted>2023-09-25T17:24:00Z</cp:lastPrinted>
  <dcterms:created xsi:type="dcterms:W3CDTF">2025-01-03T19:47:00Z</dcterms:created>
  <dcterms:modified xsi:type="dcterms:W3CDTF">2025-01-04T15:28:00Z</dcterms:modified>
</cp:coreProperties>
</file>