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709"/>
        <w:gridCol w:w="425"/>
        <w:gridCol w:w="142"/>
        <w:gridCol w:w="284"/>
        <w:gridCol w:w="425"/>
        <w:gridCol w:w="709"/>
        <w:gridCol w:w="283"/>
        <w:gridCol w:w="1559"/>
        <w:tblGridChange w:id="0">
          <w:tblGrid>
            <w:gridCol w:w="5387"/>
            <w:gridCol w:w="283"/>
            <w:gridCol w:w="709"/>
            <w:gridCol w:w="425"/>
            <w:gridCol w:w="142"/>
            <w:gridCol w:w="284"/>
            <w:gridCol w:w="425"/>
            <w:gridCol w:w="709"/>
            <w:gridCol w:w="283"/>
            <w:gridCol w:w="1559"/>
          </w:tblGrid>
        </w:tblGridChange>
      </w:tblGrid>
      <w:tr w:rsidR="00E55D90" w:rsidRPr="00741F67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5B4507B7" w:rsidR="00E55D90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41F67">
              <w:rPr>
                <w:rFonts w:ascii="Times New Roman" w:hAnsi="Times New Roman" w:cs="Times New Roman"/>
                <w:b/>
                <w:sz w:val="48"/>
                <w:szCs w:val="44"/>
              </w:rPr>
              <w:t>Florian Hauthaler</w:t>
            </w:r>
          </w:p>
          <w:p w14:paraId="2D363F9A" w14:textId="5D6711B5" w:rsidR="00F44F5F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Marianne Allee1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Wals-Siezenheim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AT-5071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</w:p>
          <w:p w14:paraId="135895E2" w14:textId="1964B5FB" w:rsidR="00F44F5F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hauthalerflo@gmail.com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43(0)6764813303</w:t>
            </w:r>
          </w:p>
        </w:tc>
      </w:tr>
      <w:tr w:rsidR="002508C2" w:rsidRPr="00741F67" w14:paraId="0FCADE56" w14:textId="77777777" w:rsidTr="00E7169F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41F67" w:rsidRDefault="00F44F5F" w:rsidP="00741F6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41F67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41F67" w14:paraId="7D1DEBF7" w14:textId="77777777" w:rsidTr="00FE0496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3481D7E" w:rsidR="00D1492F" w:rsidRPr="00741F67" w:rsidRDefault="00857ECB" w:rsidP="00741F6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FB18053" w:rsidR="00D1492F" w:rsidRPr="00741F67" w:rsidRDefault="00857ECB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741F67" w14:paraId="61E5D482" w14:textId="77777777" w:rsidTr="00AF3872">
        <w:tc>
          <w:tcPr>
            <w:tcW w:w="7230" w:type="dxa"/>
            <w:gridSpan w:val="6"/>
          </w:tcPr>
          <w:p w14:paraId="11CB9A0F" w14:textId="4A9F35C4" w:rsidR="00D1492F" w:rsidRPr="00741F67" w:rsidRDefault="00D1492F" w:rsidP="00741F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C654E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</w:t>
            </w: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 </w:t>
            </w:r>
            <w:r w:rsidR="00B17D95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EB1007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DE3E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EB1007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und Sozialwissenschaften</w:t>
            </w:r>
          </w:p>
        </w:tc>
        <w:tc>
          <w:tcPr>
            <w:tcW w:w="2976" w:type="dxa"/>
            <w:gridSpan w:val="4"/>
          </w:tcPr>
          <w:p w14:paraId="419A9228" w14:textId="1B4E5597" w:rsidR="00D1492F" w:rsidRPr="00741F67" w:rsidRDefault="00D1492F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57ECB" w:rsidRPr="00741F67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741F67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741F67" w14:paraId="013361E1" w14:textId="77777777" w:rsidTr="00741F67">
        <w:trPr>
          <w:trHeight w:val="346"/>
        </w:trPr>
        <w:tc>
          <w:tcPr>
            <w:tcW w:w="6946" w:type="dxa"/>
            <w:gridSpan w:val="5"/>
            <w:vAlign w:val="bottom"/>
          </w:tcPr>
          <w:p w14:paraId="197620E3" w14:textId="77BFAE90" w:rsidR="00D1492F" w:rsidRPr="00741F67" w:rsidRDefault="00EB1007" w:rsidP="00741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Sport und Musik RG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15694F28" w:rsidR="00D1492F" w:rsidRPr="00741F67" w:rsidRDefault="0091331D" w:rsidP="00741F6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</w:t>
            </w:r>
            <w:r w:rsidR="00EB1007"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alzburg</w:t>
            </w:r>
          </w:p>
        </w:tc>
      </w:tr>
      <w:tr w:rsidR="00D5280E" w:rsidRPr="00741F67" w14:paraId="62632213" w14:textId="77777777" w:rsidTr="006903B9">
        <w:trPr>
          <w:trHeight w:val="57"/>
        </w:trPr>
        <w:tc>
          <w:tcPr>
            <w:tcW w:w="5387" w:type="dxa"/>
          </w:tcPr>
          <w:p w14:paraId="5F71027E" w14:textId="51604CF6" w:rsidR="00B57A0B" w:rsidRPr="006903B9" w:rsidRDefault="00B57A0B" w:rsidP="006903B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819" w:type="dxa"/>
            <w:gridSpan w:val="9"/>
          </w:tcPr>
          <w:p w14:paraId="51FC9814" w14:textId="1D2131F4" w:rsidR="00D1492F" w:rsidRPr="00741F67" w:rsidRDefault="00426D7E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741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741F6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741F67" w14:paraId="4D68BFE7" w14:textId="77777777" w:rsidTr="00FE0496">
        <w:tc>
          <w:tcPr>
            <w:tcW w:w="10206" w:type="dxa"/>
            <w:gridSpan w:val="10"/>
          </w:tcPr>
          <w:p w14:paraId="1C57D1E2" w14:textId="72D9F824" w:rsidR="006903B9" w:rsidRDefault="006903B9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</w:t>
            </w:r>
            <w:r w:rsidR="00B5413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,0</w:t>
            </w:r>
          </w:p>
          <w:p w14:paraId="34875F5F" w14:textId="10CFE262" w:rsidR="00B5413F" w:rsidRPr="006903B9" w:rsidRDefault="00B5413F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 Sport</w:t>
            </w:r>
            <w:r w:rsidR="007E47D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atura: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1,0</w:t>
            </w:r>
          </w:p>
          <w:p w14:paraId="54BF63E9" w14:textId="5D9AF28C" w:rsidR="0091331D" w:rsidRPr="00741F67" w:rsidRDefault="00EB1007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Schwerpunktfächer: 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Sport (Leichtathletik), Sportkunde</w:t>
            </w:r>
          </w:p>
        </w:tc>
      </w:tr>
      <w:tr w:rsidR="00AE4ED3" w:rsidRPr="00741F67" w14:paraId="6B19CF91" w14:textId="77777777" w:rsidTr="00741F67">
        <w:trPr>
          <w:trHeight w:val="346"/>
        </w:trPr>
        <w:tc>
          <w:tcPr>
            <w:tcW w:w="5670" w:type="dxa"/>
            <w:gridSpan w:val="2"/>
            <w:vAlign w:val="bottom"/>
          </w:tcPr>
          <w:p w14:paraId="54F7169D" w14:textId="3BB5582E" w:rsidR="00AE4ED3" w:rsidRPr="00741F67" w:rsidRDefault="00857ECB" w:rsidP="00741F6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Sport und Musik RG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55CD475C" w:rsidR="00AE4ED3" w:rsidRPr="00741F67" w:rsidRDefault="00857ECB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Salzburg</w:t>
            </w:r>
          </w:p>
        </w:tc>
      </w:tr>
      <w:tr w:rsidR="00AE4ED3" w:rsidRPr="00741F67" w14:paraId="263521E3" w14:textId="77777777" w:rsidTr="00741F67">
        <w:trPr>
          <w:trHeight w:val="159"/>
        </w:trPr>
        <w:tc>
          <w:tcPr>
            <w:tcW w:w="5670" w:type="dxa"/>
            <w:gridSpan w:val="2"/>
          </w:tcPr>
          <w:p w14:paraId="36282A3A" w14:textId="71D87735" w:rsidR="00AE4ED3" w:rsidRPr="00741F67" w:rsidRDefault="00B57A0B" w:rsidP="00741F6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Unterstufe </w:t>
            </w:r>
          </w:p>
        </w:tc>
        <w:tc>
          <w:tcPr>
            <w:tcW w:w="4536" w:type="dxa"/>
            <w:gridSpan w:val="8"/>
          </w:tcPr>
          <w:p w14:paraId="3DE8C75D" w14:textId="242BE005" w:rsidR="00AE4ED3" w:rsidRPr="00741F67" w:rsidRDefault="00AE4ED3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57ECB" w:rsidRPr="00741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AE4ED3" w:rsidRPr="00741F67" w14:paraId="27601A10" w14:textId="77777777" w:rsidTr="00741F67">
        <w:trPr>
          <w:trHeight w:val="159"/>
        </w:trPr>
        <w:tc>
          <w:tcPr>
            <w:tcW w:w="10206" w:type="dxa"/>
            <w:gridSpan w:val="10"/>
          </w:tcPr>
          <w:p w14:paraId="6ECF7248" w14:textId="3C481548" w:rsidR="00AE4ED3" w:rsidRPr="00741F67" w:rsidRDefault="00AE4ED3" w:rsidP="00741F6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Schwerpunktfächer: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Musik (Singen, Instrument), Musikkunde</w:t>
            </w:r>
          </w:p>
        </w:tc>
      </w:tr>
      <w:tr w:rsidR="00E55D90" w:rsidRPr="00741F67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741F67" w:rsidRDefault="00F44F5F" w:rsidP="00741F6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41F67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741F67" w14:paraId="127C64E2" w14:textId="77777777" w:rsidTr="00AF3872">
        <w:trPr>
          <w:trHeight w:val="283"/>
        </w:trPr>
        <w:tc>
          <w:tcPr>
            <w:tcW w:w="723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5A750E3" w:rsidR="00E55D90" w:rsidRPr="00741F67" w:rsidRDefault="00C379A1" w:rsidP="00741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Österreichisches</w:t>
            </w:r>
            <w:r w:rsidRPr="00741F67"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  <w:t xml:space="preserve"> </w:t>
            </w: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Rotes</w:t>
            </w:r>
            <w:r w:rsidRPr="00741F67"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  <w:t xml:space="preserve"> Kreuz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4F54C0B" w:rsidR="00E55D90" w:rsidRPr="00741F67" w:rsidRDefault="00C379A1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Salzburg</w:t>
            </w:r>
          </w:p>
        </w:tc>
      </w:tr>
      <w:tr w:rsidR="00E55D90" w:rsidRPr="00741F67" w14:paraId="335D84E9" w14:textId="77777777" w:rsidTr="00AF3872">
        <w:tc>
          <w:tcPr>
            <w:tcW w:w="7230" w:type="dxa"/>
            <w:gridSpan w:val="6"/>
          </w:tcPr>
          <w:p w14:paraId="20B1570F" w14:textId="7D4107E1" w:rsidR="00E55D90" w:rsidRPr="00741F67" w:rsidRDefault="00C379A1" w:rsidP="00741F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Zivildiener</w:t>
            </w:r>
            <w:proofErr w:type="spellEnd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Essenslieferant</w:t>
            </w:r>
            <w:proofErr w:type="spellEnd"/>
          </w:p>
        </w:tc>
        <w:tc>
          <w:tcPr>
            <w:tcW w:w="2976" w:type="dxa"/>
            <w:gridSpan w:val="4"/>
          </w:tcPr>
          <w:p w14:paraId="0475B997" w14:textId="14A17812" w:rsidR="00E55D90" w:rsidRPr="00741F67" w:rsidRDefault="00C379A1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741F67" w14:paraId="54C3D64C" w14:textId="77777777" w:rsidTr="00FE0496">
        <w:tc>
          <w:tcPr>
            <w:tcW w:w="10206" w:type="dxa"/>
            <w:gridSpan w:val="10"/>
          </w:tcPr>
          <w:p w14:paraId="6DD9BA0F" w14:textId="1BF8A8A7" w:rsidR="00E55D90" w:rsidRPr="00741F67" w:rsidRDefault="00C379A1" w:rsidP="00741F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Auslieferung von Mahlzeiten (ältere/beeinträchtigte Personen), Logistikplanung, Reinigung und Inventarverwaltung</w:t>
            </w:r>
          </w:p>
        </w:tc>
      </w:tr>
      <w:tr w:rsidR="00AE4ED3" w:rsidRPr="00741F67" w14:paraId="45404236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3CF978EE" w14:textId="66074AF7" w:rsidR="00AE4ED3" w:rsidRPr="00741F67" w:rsidRDefault="00C379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Oberhofer Hauthaler Steuerberatung</w:t>
            </w:r>
          </w:p>
        </w:tc>
        <w:tc>
          <w:tcPr>
            <w:tcW w:w="2976" w:type="dxa"/>
            <w:gridSpan w:val="4"/>
            <w:vAlign w:val="bottom"/>
          </w:tcPr>
          <w:p w14:paraId="49A11F72" w14:textId="13340016" w:rsidR="00AE4ED3" w:rsidRPr="00741F67" w:rsidRDefault="00C379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AE4ED3" w:rsidRPr="00741F67" w14:paraId="16C6F7AD" w14:textId="77777777" w:rsidTr="00AF3872">
        <w:trPr>
          <w:trHeight w:val="57"/>
        </w:trPr>
        <w:tc>
          <w:tcPr>
            <w:tcW w:w="7230" w:type="dxa"/>
            <w:gridSpan w:val="6"/>
          </w:tcPr>
          <w:p w14:paraId="5D8760E9" w14:textId="08749BFD" w:rsidR="00AE4ED3" w:rsidRPr="00741F67" w:rsidRDefault="00355F33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Assistent</w:t>
            </w:r>
            <w:proofErr w:type="spellEnd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Steuerberatung</w:t>
            </w:r>
            <w:proofErr w:type="spellEnd"/>
          </w:p>
        </w:tc>
        <w:tc>
          <w:tcPr>
            <w:tcW w:w="2976" w:type="dxa"/>
            <w:gridSpan w:val="4"/>
          </w:tcPr>
          <w:p w14:paraId="2D9DB8CA" w14:textId="255FEA2D" w:rsidR="00AE4ED3" w:rsidRPr="00741F67" w:rsidRDefault="00AE4ED3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741F67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3229111E" w:rsidR="00AE4ED3" w:rsidRPr="00741F67" w:rsidRDefault="00034C32" w:rsidP="00741F6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Einblicke in die Abläufe</w:t>
            </w:r>
            <w:r w:rsidR="00A77246"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, Prozesse einschließlich der Arbeitsweise in einer Steuerberatung</w:t>
            </w:r>
          </w:p>
        </w:tc>
      </w:tr>
      <w:tr w:rsidR="00FE0496" w:rsidRPr="00741F67" w14:paraId="4EC9DEB8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061D97E7" w14:textId="68E06C7A" w:rsidR="00FE0496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Konstruktionen GMBH &amp; Co KG</w:t>
            </w:r>
          </w:p>
        </w:tc>
        <w:tc>
          <w:tcPr>
            <w:tcW w:w="2976" w:type="dxa"/>
            <w:gridSpan w:val="4"/>
            <w:vAlign w:val="bottom"/>
          </w:tcPr>
          <w:p w14:paraId="38592414" w14:textId="09FACCC5" w:rsidR="00FE0496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232A94" w:rsidRPr="00741F67" w14:paraId="0A0FFCF6" w14:textId="77777777" w:rsidTr="00AF3872">
        <w:trPr>
          <w:trHeight w:val="113"/>
        </w:trPr>
        <w:tc>
          <w:tcPr>
            <w:tcW w:w="7230" w:type="dxa"/>
            <w:gridSpan w:val="6"/>
          </w:tcPr>
          <w:p w14:paraId="30382087" w14:textId="54369026" w:rsidR="00232A94" w:rsidRPr="00741F67" w:rsidRDefault="00B2094F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de-AT"/>
              </w:rPr>
            </w:pP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A77246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2976" w:type="dxa"/>
            <w:gridSpan w:val="4"/>
          </w:tcPr>
          <w:p w14:paraId="7444AF8F" w14:textId="093A9C03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07/2021 – 08/2021</w:t>
            </w:r>
          </w:p>
        </w:tc>
      </w:tr>
      <w:tr w:rsidR="00B2094F" w:rsidRPr="00741F67" w14:paraId="3B3ED2D9" w14:textId="77777777" w:rsidTr="00C21843">
        <w:trPr>
          <w:trHeight w:val="113"/>
        </w:trPr>
        <w:tc>
          <w:tcPr>
            <w:tcW w:w="10206" w:type="dxa"/>
            <w:gridSpan w:val="10"/>
          </w:tcPr>
          <w:p w14:paraId="59B2CBBC" w14:textId="5A97613D" w:rsidR="00B2094F" w:rsidRPr="00741F67" w:rsidRDefault="00B2094F" w:rsidP="00741F6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Bestandsüberwachung, Etikettierung, Palettierung, ordnungsgemäße Lagerung und termingerechte Auslieferung</w:t>
            </w:r>
          </w:p>
        </w:tc>
      </w:tr>
      <w:tr w:rsidR="00232A94" w:rsidRPr="00741F67" w14:paraId="50AFEA03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42FB0D26" w14:textId="62309AA4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Barmherzige Brüder Österreich</w:t>
            </w:r>
          </w:p>
        </w:tc>
        <w:tc>
          <w:tcPr>
            <w:tcW w:w="2976" w:type="dxa"/>
            <w:gridSpan w:val="4"/>
            <w:vAlign w:val="bottom"/>
          </w:tcPr>
          <w:p w14:paraId="11E31BD8" w14:textId="327E4399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232A94" w:rsidRPr="00741F67" w14:paraId="48328CB9" w14:textId="77777777" w:rsidTr="00FE0496">
        <w:tc>
          <w:tcPr>
            <w:tcW w:w="6379" w:type="dxa"/>
            <w:gridSpan w:val="3"/>
          </w:tcPr>
          <w:p w14:paraId="74B74B41" w14:textId="1819E1B0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Hausverwaltung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76844068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08/2020 – 08/2020</w:t>
            </w:r>
          </w:p>
        </w:tc>
      </w:tr>
      <w:tr w:rsidR="00232A94" w:rsidRPr="00741F67" w14:paraId="7C4155D6" w14:textId="77777777" w:rsidTr="00FE0496">
        <w:tc>
          <w:tcPr>
            <w:tcW w:w="10206" w:type="dxa"/>
            <w:gridSpan w:val="10"/>
          </w:tcPr>
          <w:p w14:paraId="3658805E" w14:textId="557D2BA9" w:rsidR="00232A94" w:rsidRPr="00741F67" w:rsidRDefault="00232A94" w:rsidP="00741F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Abfallmanagement, Wartungen, technische Aufgaben sowie arbeiten im Außenbereich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232A94" w:rsidRPr="00741F67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232A94" w:rsidRPr="00741F67" w:rsidRDefault="00232A94" w:rsidP="00741F6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41F67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232A94" w:rsidRPr="00741F67" w14:paraId="3B26943D" w14:textId="77777777" w:rsidTr="006903B9">
        <w:trPr>
          <w:trHeight w:val="283"/>
        </w:trPr>
        <w:tc>
          <w:tcPr>
            <w:tcW w:w="7230" w:type="dxa"/>
            <w:gridSpan w:val="6"/>
            <w:vAlign w:val="bottom"/>
          </w:tcPr>
          <w:p w14:paraId="11E538C2" w14:textId="2C27B49C" w:rsidR="00232A94" w:rsidRPr="00741F67" w:rsidRDefault="00AC0916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Barkeeper Diplomkurs</w:t>
            </w:r>
          </w:p>
        </w:tc>
        <w:tc>
          <w:tcPr>
            <w:tcW w:w="2976" w:type="dxa"/>
            <w:gridSpan w:val="4"/>
            <w:vAlign w:val="bottom"/>
          </w:tcPr>
          <w:p w14:paraId="21BF18C9" w14:textId="4B9F191F" w:rsidR="00232A94" w:rsidRPr="00741F67" w:rsidRDefault="00624BD6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232A94" w:rsidRPr="00741F67" w14:paraId="04BFDD79" w14:textId="77777777" w:rsidTr="00067C64">
        <w:trPr>
          <w:trHeight w:val="193"/>
        </w:trPr>
        <w:tc>
          <w:tcPr>
            <w:tcW w:w="8364" w:type="dxa"/>
            <w:gridSpan w:val="8"/>
          </w:tcPr>
          <w:p w14:paraId="5D908AF7" w14:textId="71400408" w:rsidR="00232A94" w:rsidRPr="00741F67" w:rsidRDefault="004D3C0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Tieferes Wissen </w:t>
            </w:r>
            <w:r w:rsidR="005A19F0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 dem Berufsfeld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Barservice/Barkeeper im WIFI erlangt</w:t>
            </w:r>
          </w:p>
        </w:tc>
        <w:tc>
          <w:tcPr>
            <w:tcW w:w="1842" w:type="dxa"/>
            <w:gridSpan w:val="2"/>
          </w:tcPr>
          <w:p w14:paraId="0D2FFB14" w14:textId="7D32F21E" w:rsidR="00232A94" w:rsidRPr="00741F67" w:rsidRDefault="00624BD6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CB40A1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32A94" w:rsidRPr="00741F67" w14:paraId="66A58453" w14:textId="77777777" w:rsidTr="00067C64">
        <w:trPr>
          <w:trHeight w:val="193"/>
        </w:trPr>
        <w:tc>
          <w:tcPr>
            <w:tcW w:w="10206" w:type="dxa"/>
            <w:gridSpan w:val="10"/>
          </w:tcPr>
          <w:p w14:paraId="50B5B9CB" w14:textId="3A926909" w:rsidR="00232A94" w:rsidRPr="00741F67" w:rsidRDefault="00804E21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Barkal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kulation, Spirituosen und Weinkenntnisse, Kommunikationsfähigkeit zugleich </w:t>
            </w:r>
            <w:r w:rsidR="00E673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erkaufsfördernde Strategien</w:t>
            </w:r>
          </w:p>
        </w:tc>
      </w:tr>
      <w:tr w:rsidR="00232A94" w:rsidRPr="00741F67" w14:paraId="4028871F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3B81DA34" w14:textId="4418B2A0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Sportinstruktoren mit dem Schwerpunkt Athletik, Fitness und Koordination</w:t>
            </w:r>
          </w:p>
        </w:tc>
        <w:tc>
          <w:tcPr>
            <w:tcW w:w="2976" w:type="dxa"/>
            <w:gridSpan w:val="4"/>
            <w:vAlign w:val="bottom"/>
          </w:tcPr>
          <w:p w14:paraId="7F9CDF1E" w14:textId="17411C28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232A94" w:rsidRPr="00741F67" w14:paraId="7B2F81B2" w14:textId="77777777" w:rsidTr="00067C64">
        <w:trPr>
          <w:trHeight w:val="23"/>
        </w:trPr>
        <w:tc>
          <w:tcPr>
            <w:tcW w:w="7655" w:type="dxa"/>
            <w:gridSpan w:val="7"/>
          </w:tcPr>
          <w:p w14:paraId="099DE2C5" w14:textId="6B0610AA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Währenddessen war ich im Jugendbereich Fußballtrainer </w:t>
            </w:r>
          </w:p>
        </w:tc>
        <w:tc>
          <w:tcPr>
            <w:tcW w:w="2551" w:type="dxa"/>
            <w:gridSpan w:val="3"/>
          </w:tcPr>
          <w:p w14:paraId="091163D4" w14:textId="58F52475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C091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045DED" w:rsidRPr="00741F67" w14:paraId="3E36F506" w14:textId="77777777" w:rsidTr="00045DED">
        <w:trPr>
          <w:trHeight w:val="193"/>
        </w:trPr>
        <w:tc>
          <w:tcPr>
            <w:tcW w:w="10206" w:type="dxa"/>
            <w:gridSpan w:val="10"/>
            <w:vAlign w:val="bottom"/>
          </w:tcPr>
          <w:p w14:paraId="3894C42E" w14:textId="47C5B818" w:rsidR="00045DED" w:rsidRPr="00741F67" w:rsidRDefault="00045DED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Absolvierung von praktischer, theoretischer und mündlicher Prüfung</w:t>
            </w:r>
          </w:p>
        </w:tc>
      </w:tr>
      <w:tr w:rsidR="00045DED" w:rsidRPr="00741F67" w14:paraId="092BDA39" w14:textId="77777777" w:rsidTr="00045DED">
        <w:trPr>
          <w:trHeight w:val="346"/>
        </w:trPr>
        <w:tc>
          <w:tcPr>
            <w:tcW w:w="10206" w:type="dxa"/>
            <w:gridSpan w:val="10"/>
            <w:vAlign w:val="bottom"/>
          </w:tcPr>
          <w:p w14:paraId="3AFFFA23" w14:textId="62A2EA36" w:rsidR="00045DED" w:rsidRPr="00741F67" w:rsidRDefault="00045DED" w:rsidP="00045DE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45DED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Sportliche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Erfolge</w:t>
            </w:r>
          </w:p>
        </w:tc>
      </w:tr>
      <w:tr w:rsidR="005E23F8" w:rsidRPr="00741F67" w14:paraId="033E6EC0" w14:textId="77777777" w:rsidTr="005E23F8">
        <w:trPr>
          <w:trHeight w:val="193"/>
        </w:trPr>
        <w:tc>
          <w:tcPr>
            <w:tcW w:w="10206" w:type="dxa"/>
            <w:gridSpan w:val="10"/>
            <w:vAlign w:val="bottom"/>
          </w:tcPr>
          <w:p w14:paraId="48626EB8" w14:textId="66582775" w:rsidR="005E23F8" w:rsidRDefault="005E23F8" w:rsidP="00045DE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Meine Ausdauerleistung wurde während eines alljährlichen Leichtathletikwettbewerb beim 800 Meter Lauf entdeckt</w:t>
            </w:r>
          </w:p>
        </w:tc>
      </w:tr>
      <w:tr w:rsidR="00232A94" w:rsidRPr="00741F67" w14:paraId="2618F0FF" w14:textId="77777777" w:rsidTr="00067C64">
        <w:trPr>
          <w:trHeight w:val="23"/>
        </w:trPr>
        <w:tc>
          <w:tcPr>
            <w:tcW w:w="10206" w:type="dxa"/>
            <w:gridSpan w:val="10"/>
            <w:vAlign w:val="bottom"/>
          </w:tcPr>
          <w:p w14:paraId="074C0A77" w14:textId="01A09273" w:rsidR="00AC0916" w:rsidRPr="00741F67" w:rsidRDefault="00AC091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(2017)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dritte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Platz (2019)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beim Junior Marathon in Salzburg </w:t>
            </w:r>
          </w:p>
          <w:p w14:paraId="57B5F8F0" w14:textId="43FCD4F4" w:rsidR="00AC0916" w:rsidRPr="00741F67" w:rsidRDefault="00AC091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Zweite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B75E29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Platz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bei der Crosslauf-Bezirksmeisterschaft, im Einzel sowie im Teamwettbewerb (2017)</w:t>
            </w:r>
          </w:p>
          <w:p w14:paraId="1570DE9D" w14:textId="7FFF5747" w:rsidR="00624BD6" w:rsidRPr="00741F67" w:rsidRDefault="00624BD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Zweite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Platz Walser-Dorflauf (2018)</w:t>
            </w:r>
          </w:p>
        </w:tc>
      </w:tr>
      <w:tr w:rsidR="00CB40A1" w:rsidRPr="00741F67" w14:paraId="4B3CCB22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4624C991" w14:textId="7E9F96DA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E4AA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rPrChange w:id="1" w:author="David Döbele" w:date="2024-09-03T18:37:00Z" w16du:dateUtc="2024-09-03T16:37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21"/>
                    <w:szCs w:val="21"/>
                    <w:lang w:val="en-US"/>
                  </w:rPr>
                </w:rPrChange>
              </w:rPr>
              <w:t>IT-</w:t>
            </w:r>
            <w:proofErr w:type="spellStart"/>
            <w:r w:rsidRPr="00FE4AA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rPrChange w:id="2" w:author="David Döbele" w:date="2024-09-03T18:37:00Z" w16du:dateUtc="2024-09-03T16:37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21"/>
                    <w:szCs w:val="21"/>
                    <w:lang w:val="en-US"/>
                  </w:rPr>
                </w:rPrChange>
              </w:rPr>
              <w:t>Zertifizierung</w:t>
            </w:r>
            <w:proofErr w:type="spellEnd"/>
            <w:r w:rsidRPr="00FE4AA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rPrChange w:id="3" w:author="David Döbele" w:date="2024-09-03T18:37:00Z" w16du:dateUtc="2024-09-03T16:37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21"/>
                    <w:szCs w:val="21"/>
                    <w:lang w:val="en-US"/>
                  </w:rPr>
                </w:rPrChange>
              </w:rPr>
              <w:t xml:space="preserve">-ECDL (European Computer Driving </w:t>
            </w:r>
            <w:proofErr w:type="spellStart"/>
            <w:r w:rsidRPr="00FE4AA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rPrChange w:id="4" w:author="David Döbele" w:date="2024-09-03T18:37:00Z" w16du:dateUtc="2024-09-03T16:37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21"/>
                    <w:szCs w:val="21"/>
                    <w:lang w:val="en-US"/>
                  </w:rPr>
                </w:rPrChange>
              </w:rPr>
              <w:t>Licence</w:t>
            </w:r>
            <w:proofErr w:type="spellEnd"/>
            <w:r w:rsidRPr="00FE4AA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rPrChange w:id="5" w:author="David Döbele" w:date="2024-09-03T18:37:00Z" w16du:dateUtc="2024-09-03T16:37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21"/>
                    <w:szCs w:val="21"/>
                    <w:lang w:val="en-US"/>
                  </w:rPr>
                </w:rPrChange>
              </w:rPr>
              <w:t>)</w:t>
            </w:r>
          </w:p>
        </w:tc>
        <w:tc>
          <w:tcPr>
            <w:tcW w:w="2976" w:type="dxa"/>
            <w:gridSpan w:val="4"/>
            <w:vAlign w:val="bottom"/>
          </w:tcPr>
          <w:p w14:paraId="0C559B8B" w14:textId="4B6B2221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F13C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CB40A1" w:rsidRPr="00741F67" w14:paraId="4A1E9F22" w14:textId="77777777" w:rsidTr="00067C64">
        <w:trPr>
          <w:trHeight w:val="57"/>
        </w:trPr>
        <w:tc>
          <w:tcPr>
            <w:tcW w:w="7230" w:type="dxa"/>
            <w:gridSpan w:val="6"/>
          </w:tcPr>
          <w:p w14:paraId="0DE08589" w14:textId="4CD63A90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Geprüft in den Bereichen „Computer</w:t>
            </w:r>
            <w:r w:rsidR="00180C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Grundlagen“ und „Online</w:t>
            </w:r>
            <w:r w:rsidR="00180C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Grundlagen“</w:t>
            </w:r>
          </w:p>
        </w:tc>
        <w:tc>
          <w:tcPr>
            <w:tcW w:w="2976" w:type="dxa"/>
            <w:gridSpan w:val="4"/>
          </w:tcPr>
          <w:p w14:paraId="796F9E73" w14:textId="42F43C91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09/2017 – 02/2018</w:t>
            </w:r>
          </w:p>
        </w:tc>
      </w:tr>
      <w:tr w:rsidR="00CB40A1" w:rsidRPr="00741F67" w14:paraId="097FE1F2" w14:textId="77777777" w:rsidTr="00067C64">
        <w:trPr>
          <w:trHeight w:val="57"/>
        </w:trPr>
        <w:tc>
          <w:tcPr>
            <w:tcW w:w="7230" w:type="dxa"/>
            <w:gridSpan w:val="6"/>
          </w:tcPr>
          <w:p w14:paraId="3C74F704" w14:textId="2EC456ED" w:rsidR="00CB40A1" w:rsidRPr="00741F67" w:rsidRDefault="00CB40A1" w:rsidP="00741F6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Grundkenntnisse in Excel, PowerPoint und Word</w:t>
            </w:r>
          </w:p>
        </w:tc>
        <w:tc>
          <w:tcPr>
            <w:tcW w:w="2976" w:type="dxa"/>
            <w:gridSpan w:val="4"/>
            <w:vAlign w:val="bottom"/>
          </w:tcPr>
          <w:p w14:paraId="6E353003" w14:textId="77777777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B40A1" w:rsidRPr="00741F67" w14:paraId="4AF19DD1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7756FD9A" w14:textId="4EB2D8E4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Leistungsabzeichen in Bronze (Posaune) | Jugendorchester</w:t>
            </w:r>
          </w:p>
        </w:tc>
        <w:tc>
          <w:tcPr>
            <w:tcW w:w="2976" w:type="dxa"/>
            <w:gridSpan w:val="4"/>
            <w:vAlign w:val="bottom"/>
          </w:tcPr>
          <w:p w14:paraId="30626CB8" w14:textId="21E97302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CB40A1" w:rsidRPr="00741F67" w14:paraId="56372BDE" w14:textId="77777777" w:rsidTr="009B08AE">
        <w:trPr>
          <w:trHeight w:val="193"/>
        </w:trPr>
        <w:tc>
          <w:tcPr>
            <w:tcW w:w="8647" w:type="dxa"/>
            <w:gridSpan w:val="9"/>
          </w:tcPr>
          <w:p w14:paraId="3C87D247" w14:textId="111C4FAF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Bestätigung für fortgeschrittene technische Fähigkeiten sowie kontinuierlicher Lernbereitschaft</w:t>
            </w:r>
          </w:p>
        </w:tc>
        <w:tc>
          <w:tcPr>
            <w:tcW w:w="1559" w:type="dxa"/>
          </w:tcPr>
          <w:p w14:paraId="288A2195" w14:textId="328514CF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09/2012 – 10/2018</w:t>
            </w:r>
          </w:p>
        </w:tc>
      </w:tr>
      <w:tr w:rsidR="00CB40A1" w:rsidRPr="00741F67" w14:paraId="7ECB507F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2CC438FF" w14:textId="02898370" w:rsidR="00CB40A1" w:rsidRPr="00741F67" w:rsidRDefault="00CB40A1" w:rsidP="00741F6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Verbesserung von Ausdauer, Präzision, Teamfähigkeit und Druckresistenz</w:t>
            </w:r>
          </w:p>
        </w:tc>
      </w:tr>
      <w:tr w:rsidR="00CB40A1" w:rsidRPr="00741F67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CB40A1" w:rsidRPr="00741F67" w:rsidRDefault="00CB40A1" w:rsidP="00741F6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1F67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B40A1" w:rsidRPr="00741F67" w14:paraId="2B257790" w14:textId="77777777" w:rsidTr="00DD3373">
        <w:trPr>
          <w:trHeight w:val="340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E36D1CB" w:rsidR="00CB40A1" w:rsidRPr="00741F67" w:rsidRDefault="00CB40A1" w:rsidP="00741F6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</w:p>
        </w:tc>
      </w:tr>
      <w:tr w:rsidR="00CB40A1" w:rsidRPr="00741F67" w14:paraId="45706C3F" w14:textId="77777777" w:rsidTr="00462D7A">
        <w:trPr>
          <w:trHeight w:val="283"/>
        </w:trPr>
        <w:tc>
          <w:tcPr>
            <w:tcW w:w="10206" w:type="dxa"/>
            <w:gridSpan w:val="10"/>
            <w:vAlign w:val="bottom"/>
          </w:tcPr>
          <w:p w14:paraId="60CA2168" w14:textId="7357137E" w:rsidR="00CB40A1" w:rsidRPr="00741F67" w:rsidRDefault="00CB40A1" w:rsidP="00741F6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Technisch: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Microsoft Office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</w:p>
        </w:tc>
      </w:tr>
      <w:tr w:rsidR="00CB40A1" w:rsidRPr="00741F67" w14:paraId="70CB01B0" w14:textId="77777777" w:rsidTr="00A0329D">
        <w:trPr>
          <w:trHeight w:val="539"/>
        </w:trPr>
        <w:tc>
          <w:tcPr>
            <w:tcW w:w="10206" w:type="dxa"/>
            <w:gridSpan w:val="10"/>
            <w:vAlign w:val="bottom"/>
          </w:tcPr>
          <w:p w14:paraId="3168E98E" w14:textId="197576F9" w:rsidR="00312F74" w:rsidRDefault="00CB40A1" w:rsidP="00741F6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del w:id="6" w:author="David Döbele" w:date="2024-09-03T18:36:00Z" w16du:dateUtc="2024-09-03T16:36:00Z">
              <w:r w:rsidRPr="00741F67" w:rsidDel="00FE4AA9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 xml:space="preserve">habe </w:delText>
              </w:r>
            </w:del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zwölf Jahre lang im Verein gespielt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Leichtathletik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D71A7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ausgezeichneter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Läufer),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598C2742" w14:textId="0D9723C3" w:rsidR="00CB40A1" w:rsidRPr="00075835" w:rsidRDefault="00312F74" w:rsidP="00741F6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  <w:t xml:space="preserve">      </w:t>
            </w:r>
            <w:r w:rsidR="00CB40A1"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Skifahren </w:t>
            </w:r>
            <w:r w:rsidR="00CB40A1"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(früher im Skiklub), </w:t>
            </w:r>
            <w:r w:rsidR="00CB40A1" w:rsidRPr="00FE4AA9">
              <w:rPr>
                <w:rFonts w:ascii="Times New Roman" w:hAnsi="Times New Roman" w:cs="Times New Roman"/>
                <w:color w:val="000000"/>
                <w:sz w:val="20"/>
                <w:szCs w:val="20"/>
                <w:rPrChange w:id="7" w:author="David Döbele" w:date="2024-09-03T18:36:00Z" w16du:dateUtc="2024-09-03T16:36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Windsurfen</w:t>
            </w:r>
            <w:r w:rsidR="00CB40A1"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(Surfschein)</w:t>
            </w:r>
          </w:p>
        </w:tc>
      </w:tr>
      <w:tr w:rsidR="00CB40A1" w:rsidRPr="00741F67" w14:paraId="071AB173" w14:textId="77777777" w:rsidTr="00FE4AA9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4-09-03T18:36:00Z" w16du:dateUtc="2024-09-03T16:3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077"/>
          <w:trPrChange w:id="9" w:author="David Döbele" w:date="2024-09-03T18:36:00Z" w16du:dateUtc="2024-09-03T16:36:00Z">
            <w:trPr>
              <w:trHeight w:val="1279"/>
            </w:trPr>
          </w:trPrChange>
        </w:trPr>
        <w:tc>
          <w:tcPr>
            <w:tcW w:w="10206" w:type="dxa"/>
            <w:gridSpan w:val="10"/>
            <w:vAlign w:val="bottom"/>
            <w:tcPrChange w:id="10" w:author="David Döbele" w:date="2024-09-03T18:36:00Z" w16du:dateUtc="2024-09-03T16:36:00Z">
              <w:tcPr>
                <w:tcW w:w="10206" w:type="dxa"/>
                <w:gridSpan w:val="10"/>
                <w:vAlign w:val="bottom"/>
              </w:tcPr>
            </w:tcPrChange>
          </w:tcPr>
          <w:p w14:paraId="033A450E" w14:textId="097A6E8E" w:rsidR="00AA3223" w:rsidRDefault="00FE4AA9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018302AD" wp14:editId="7F82871B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-120015</wp:posOffset>
                      </wp:positionV>
                      <wp:extent cx="2178050" cy="412750"/>
                      <wp:effectExtent l="25400" t="38100" r="19050" b="31750"/>
                      <wp:wrapNone/>
                      <wp:docPr id="1395145373" name="Freihand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8050" cy="41275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435BC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10" o:spid="_x0000_s1026" type="#_x0000_t75" style="position:absolute;margin-left:-1.3pt;margin-top:-10.05pt;width:172.7pt;height:33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">
                      <v:imagedata r:id="rId9" o:title=""/>
                    </v:shape>
                  </w:pict>
                </mc:Fallback>
              </mc:AlternateContent>
            </w:r>
          </w:p>
          <w:p w14:paraId="2D1690FC" w14:textId="14728C3B" w:rsidR="00AA3223" w:rsidDel="00FE4AA9" w:rsidRDefault="00AA3223" w:rsidP="00CB40A1">
            <w:pPr>
              <w:rPr>
                <w:del w:id="11" w:author="David Döbele" w:date="2024-09-03T18:35:00Z" w16du:dateUtc="2024-09-03T16:35:00Z"/>
                <w:rFonts w:ascii="Times New Roman" w:hAnsi="Times New Roman" w:cs="Times New Roman"/>
                <w:sz w:val="20"/>
                <w:szCs w:val="20"/>
              </w:rPr>
            </w:pPr>
          </w:p>
          <w:p w14:paraId="7CE556E1" w14:textId="7425C9B0" w:rsidR="00AA3223" w:rsidRDefault="00AA3223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45194E54" w:rsidR="00CB40A1" w:rsidRPr="00741F67" w:rsidRDefault="00AA3223" w:rsidP="00CB40A1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lzburg</w:t>
            </w:r>
            <w:r w:rsidR="00CB40A1" w:rsidRPr="00741F67">
              <w:rPr>
                <w:rFonts w:ascii="Times New Roman" w:hAnsi="Times New Roman" w:cs="Times New Roman"/>
                <w:sz w:val="20"/>
                <w:szCs w:val="20"/>
              </w:rPr>
              <w:t>, 01.09.2024</w:t>
            </w:r>
          </w:p>
        </w:tc>
      </w:tr>
    </w:tbl>
    <w:p w14:paraId="3B5DF9ED" w14:textId="6C176AE9" w:rsidR="00AE68BF" w:rsidRPr="00AE68BF" w:rsidRDefault="00AE68BF" w:rsidP="00AE68BF">
      <w:pPr>
        <w:tabs>
          <w:tab w:val="left" w:pos="2516"/>
        </w:tabs>
        <w:rPr>
          <w:sz w:val="18"/>
        </w:rPr>
      </w:pPr>
    </w:p>
    <w:sectPr w:rsidR="00AE68BF" w:rsidRPr="00AE68BF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44877" w14:textId="77777777" w:rsidR="00496575" w:rsidRDefault="00496575" w:rsidP="00BE053D">
      <w:pPr>
        <w:spacing w:after="0" w:line="240" w:lineRule="auto"/>
      </w:pPr>
      <w:r>
        <w:separator/>
      </w:r>
    </w:p>
  </w:endnote>
  <w:endnote w:type="continuationSeparator" w:id="0">
    <w:p w14:paraId="0CF1A78C" w14:textId="77777777" w:rsidR="00496575" w:rsidRDefault="00496575" w:rsidP="00BE053D">
      <w:pPr>
        <w:spacing w:after="0" w:line="240" w:lineRule="auto"/>
      </w:pPr>
      <w:r>
        <w:continuationSeparator/>
      </w:r>
    </w:p>
  </w:endnote>
  <w:endnote w:type="continuationNotice" w:id="1">
    <w:p w14:paraId="2316D40F" w14:textId="77777777" w:rsidR="00496575" w:rsidRDefault="004965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E4CA7F" w14:textId="77777777" w:rsidR="00496575" w:rsidRDefault="00496575" w:rsidP="00BE053D">
      <w:pPr>
        <w:spacing w:after="0" w:line="240" w:lineRule="auto"/>
      </w:pPr>
      <w:r>
        <w:separator/>
      </w:r>
    </w:p>
  </w:footnote>
  <w:footnote w:type="continuationSeparator" w:id="0">
    <w:p w14:paraId="0B6C34E0" w14:textId="77777777" w:rsidR="00496575" w:rsidRDefault="00496575" w:rsidP="00BE053D">
      <w:pPr>
        <w:spacing w:after="0" w:line="240" w:lineRule="auto"/>
      </w:pPr>
      <w:r>
        <w:continuationSeparator/>
      </w:r>
    </w:p>
  </w:footnote>
  <w:footnote w:type="continuationNotice" w:id="1">
    <w:p w14:paraId="7F75A47A" w14:textId="77777777" w:rsidR="00496575" w:rsidRDefault="004965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150DF"/>
    <w:multiLevelType w:val="hybridMultilevel"/>
    <w:tmpl w:val="7D52459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B1612"/>
    <w:multiLevelType w:val="hybridMultilevel"/>
    <w:tmpl w:val="C100B7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08FACAF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66EA5"/>
    <w:multiLevelType w:val="hybridMultilevel"/>
    <w:tmpl w:val="EEBE82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8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7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28"/>
  </w:num>
  <w:num w:numId="26" w16cid:durableId="1499494221">
    <w:abstractNumId w:val="20"/>
  </w:num>
  <w:num w:numId="27" w16cid:durableId="624386309">
    <w:abstractNumId w:val="23"/>
  </w:num>
  <w:num w:numId="28" w16cid:durableId="1986855253">
    <w:abstractNumId w:val="21"/>
  </w:num>
  <w:num w:numId="29" w16cid:durableId="1136802973">
    <w:abstractNumId w:val="8"/>
  </w:num>
  <w:num w:numId="30" w16cid:durableId="1241939053">
    <w:abstractNumId w:val="23"/>
  </w:num>
  <w:num w:numId="31" w16cid:durableId="842357048">
    <w:abstractNumId w:val="23"/>
  </w:num>
  <w:num w:numId="32" w16cid:durableId="1560437277">
    <w:abstractNumId w:val="13"/>
  </w:num>
  <w:num w:numId="33" w16cid:durableId="350642467">
    <w:abstractNumId w:val="23"/>
  </w:num>
  <w:num w:numId="34" w16cid:durableId="43590587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trackRevisio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4C32"/>
    <w:rsid w:val="00045DED"/>
    <w:rsid w:val="000475C7"/>
    <w:rsid w:val="00061D33"/>
    <w:rsid w:val="00064643"/>
    <w:rsid w:val="00067C64"/>
    <w:rsid w:val="00075835"/>
    <w:rsid w:val="00087747"/>
    <w:rsid w:val="000A1FDA"/>
    <w:rsid w:val="000B63E2"/>
    <w:rsid w:val="000B6548"/>
    <w:rsid w:val="000D671A"/>
    <w:rsid w:val="000F6F85"/>
    <w:rsid w:val="00103EC5"/>
    <w:rsid w:val="00116C6E"/>
    <w:rsid w:val="00125CA6"/>
    <w:rsid w:val="00153D9E"/>
    <w:rsid w:val="00156FC9"/>
    <w:rsid w:val="00162A5A"/>
    <w:rsid w:val="001647AB"/>
    <w:rsid w:val="00172867"/>
    <w:rsid w:val="00175B6D"/>
    <w:rsid w:val="00180C26"/>
    <w:rsid w:val="001901ED"/>
    <w:rsid w:val="0019483A"/>
    <w:rsid w:val="001A46BF"/>
    <w:rsid w:val="001A481B"/>
    <w:rsid w:val="001B0186"/>
    <w:rsid w:val="001B62CA"/>
    <w:rsid w:val="001D4DCD"/>
    <w:rsid w:val="001E7DD4"/>
    <w:rsid w:val="001F4175"/>
    <w:rsid w:val="00223A4D"/>
    <w:rsid w:val="00232A94"/>
    <w:rsid w:val="00232CB5"/>
    <w:rsid w:val="00234A7E"/>
    <w:rsid w:val="0024373D"/>
    <w:rsid w:val="002508C2"/>
    <w:rsid w:val="00267252"/>
    <w:rsid w:val="00282DB0"/>
    <w:rsid w:val="002938EA"/>
    <w:rsid w:val="002B2091"/>
    <w:rsid w:val="002C6972"/>
    <w:rsid w:val="002D2B32"/>
    <w:rsid w:val="002D4516"/>
    <w:rsid w:val="002E4A0F"/>
    <w:rsid w:val="002F46AD"/>
    <w:rsid w:val="003101F0"/>
    <w:rsid w:val="00312F74"/>
    <w:rsid w:val="00314B7A"/>
    <w:rsid w:val="00324BC5"/>
    <w:rsid w:val="00340BAB"/>
    <w:rsid w:val="003418E0"/>
    <w:rsid w:val="00347F8D"/>
    <w:rsid w:val="0035119D"/>
    <w:rsid w:val="00355F33"/>
    <w:rsid w:val="00372F7B"/>
    <w:rsid w:val="003733E5"/>
    <w:rsid w:val="00376656"/>
    <w:rsid w:val="00390EA6"/>
    <w:rsid w:val="003A0704"/>
    <w:rsid w:val="003E27C3"/>
    <w:rsid w:val="003F13C4"/>
    <w:rsid w:val="003F3E3F"/>
    <w:rsid w:val="004067B8"/>
    <w:rsid w:val="004154BE"/>
    <w:rsid w:val="0042013D"/>
    <w:rsid w:val="00422F83"/>
    <w:rsid w:val="00426D7E"/>
    <w:rsid w:val="00427F71"/>
    <w:rsid w:val="0043430C"/>
    <w:rsid w:val="00435E6D"/>
    <w:rsid w:val="00443668"/>
    <w:rsid w:val="00456B0D"/>
    <w:rsid w:val="00457CCB"/>
    <w:rsid w:val="00475BD8"/>
    <w:rsid w:val="00476AF8"/>
    <w:rsid w:val="00484FD7"/>
    <w:rsid w:val="004929FB"/>
    <w:rsid w:val="00496575"/>
    <w:rsid w:val="004A54BA"/>
    <w:rsid w:val="004B6A5E"/>
    <w:rsid w:val="004D3C02"/>
    <w:rsid w:val="004D6160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A19F0"/>
    <w:rsid w:val="005D3C91"/>
    <w:rsid w:val="005D6329"/>
    <w:rsid w:val="005E23F8"/>
    <w:rsid w:val="005E57F6"/>
    <w:rsid w:val="006024E1"/>
    <w:rsid w:val="006058D8"/>
    <w:rsid w:val="00610200"/>
    <w:rsid w:val="00623699"/>
    <w:rsid w:val="00624BD6"/>
    <w:rsid w:val="00632D5A"/>
    <w:rsid w:val="00632DFC"/>
    <w:rsid w:val="00635515"/>
    <w:rsid w:val="006546FD"/>
    <w:rsid w:val="00665BF3"/>
    <w:rsid w:val="006732D6"/>
    <w:rsid w:val="006903B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3733"/>
    <w:rsid w:val="00711CEF"/>
    <w:rsid w:val="00720320"/>
    <w:rsid w:val="00723643"/>
    <w:rsid w:val="00725D3C"/>
    <w:rsid w:val="00726554"/>
    <w:rsid w:val="00733DA1"/>
    <w:rsid w:val="00737822"/>
    <w:rsid w:val="0074111D"/>
    <w:rsid w:val="00741F67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47D1"/>
    <w:rsid w:val="00804E21"/>
    <w:rsid w:val="008050E4"/>
    <w:rsid w:val="00810E4F"/>
    <w:rsid w:val="0082257D"/>
    <w:rsid w:val="00853438"/>
    <w:rsid w:val="00857ECB"/>
    <w:rsid w:val="00866846"/>
    <w:rsid w:val="00875DA9"/>
    <w:rsid w:val="00895E38"/>
    <w:rsid w:val="008A782B"/>
    <w:rsid w:val="008B0FC0"/>
    <w:rsid w:val="008C429A"/>
    <w:rsid w:val="008E1F3D"/>
    <w:rsid w:val="009053D7"/>
    <w:rsid w:val="0091207D"/>
    <w:rsid w:val="0091331D"/>
    <w:rsid w:val="009250BA"/>
    <w:rsid w:val="0093223C"/>
    <w:rsid w:val="00941A87"/>
    <w:rsid w:val="009501C2"/>
    <w:rsid w:val="00961092"/>
    <w:rsid w:val="009668B9"/>
    <w:rsid w:val="00976577"/>
    <w:rsid w:val="00996356"/>
    <w:rsid w:val="00997D9A"/>
    <w:rsid w:val="009B08AE"/>
    <w:rsid w:val="009D7C49"/>
    <w:rsid w:val="009E7297"/>
    <w:rsid w:val="009F04AB"/>
    <w:rsid w:val="00A0257D"/>
    <w:rsid w:val="00A0329D"/>
    <w:rsid w:val="00A12EDC"/>
    <w:rsid w:val="00A22A71"/>
    <w:rsid w:val="00A26D0D"/>
    <w:rsid w:val="00A270F3"/>
    <w:rsid w:val="00A33BDE"/>
    <w:rsid w:val="00A34885"/>
    <w:rsid w:val="00A43BC1"/>
    <w:rsid w:val="00A74225"/>
    <w:rsid w:val="00A77246"/>
    <w:rsid w:val="00A936D5"/>
    <w:rsid w:val="00AA1EB0"/>
    <w:rsid w:val="00AA2DA3"/>
    <w:rsid w:val="00AA3223"/>
    <w:rsid w:val="00AA5A9C"/>
    <w:rsid w:val="00AB016A"/>
    <w:rsid w:val="00AB2A5A"/>
    <w:rsid w:val="00AB3383"/>
    <w:rsid w:val="00AC0916"/>
    <w:rsid w:val="00AD28F8"/>
    <w:rsid w:val="00AE4ED3"/>
    <w:rsid w:val="00AE68BF"/>
    <w:rsid w:val="00AF3872"/>
    <w:rsid w:val="00B0230B"/>
    <w:rsid w:val="00B17D95"/>
    <w:rsid w:val="00B2094F"/>
    <w:rsid w:val="00B23509"/>
    <w:rsid w:val="00B359DB"/>
    <w:rsid w:val="00B3632B"/>
    <w:rsid w:val="00B409D8"/>
    <w:rsid w:val="00B5178D"/>
    <w:rsid w:val="00B5413F"/>
    <w:rsid w:val="00B57A0B"/>
    <w:rsid w:val="00B67F1F"/>
    <w:rsid w:val="00B701D7"/>
    <w:rsid w:val="00B75E29"/>
    <w:rsid w:val="00B90595"/>
    <w:rsid w:val="00B92452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47CA"/>
    <w:rsid w:val="00C379A1"/>
    <w:rsid w:val="00C54BE3"/>
    <w:rsid w:val="00C57F80"/>
    <w:rsid w:val="00C654E9"/>
    <w:rsid w:val="00C768ED"/>
    <w:rsid w:val="00C82A8F"/>
    <w:rsid w:val="00C916C2"/>
    <w:rsid w:val="00CB40A1"/>
    <w:rsid w:val="00CB624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2365"/>
    <w:rsid w:val="00D470E4"/>
    <w:rsid w:val="00D52142"/>
    <w:rsid w:val="00D5280E"/>
    <w:rsid w:val="00D61F14"/>
    <w:rsid w:val="00D71A7F"/>
    <w:rsid w:val="00D80D6B"/>
    <w:rsid w:val="00D85D41"/>
    <w:rsid w:val="00D90950"/>
    <w:rsid w:val="00DA2B60"/>
    <w:rsid w:val="00DA69DF"/>
    <w:rsid w:val="00DB33F8"/>
    <w:rsid w:val="00DD38E2"/>
    <w:rsid w:val="00DE3EAE"/>
    <w:rsid w:val="00E00140"/>
    <w:rsid w:val="00E13110"/>
    <w:rsid w:val="00E24DF1"/>
    <w:rsid w:val="00E40B9A"/>
    <w:rsid w:val="00E431ED"/>
    <w:rsid w:val="00E55D90"/>
    <w:rsid w:val="00E64FF5"/>
    <w:rsid w:val="00E67307"/>
    <w:rsid w:val="00E7169F"/>
    <w:rsid w:val="00E907EC"/>
    <w:rsid w:val="00E92D04"/>
    <w:rsid w:val="00EA5421"/>
    <w:rsid w:val="00EB1007"/>
    <w:rsid w:val="00EB34FC"/>
    <w:rsid w:val="00EB5816"/>
    <w:rsid w:val="00EB704A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4AA9"/>
    <w:rsid w:val="00FE62F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E4A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1T15:09:13.534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291 424 8320,'0'-17'0,"0"3"0,0-2 66,0 4 0,0 0-66,0 0 0,1 3 2139,2 0-1487,-2 4 1,6 6-71,-4 2 1,0 4-135,-3 8 0,0 3-68,0 9 1,-4 6-267,-2 2 0,-2 9 86,-1 1 0,-3-2-421,1-2 1,-1-3 253,3 3 0,-3-4-885,1 2 0,2-10 471,3-2 1,3-10-1963,-3 1 493,4-6 360,-2-4 1490,4-4 0,0-8 0,0-1 0</inkml:trace>
  <inkml:trace contextRef="#ctx0" brushRef="#br0" timeOffset="216">10 680 8171,'-5'-4'0,"1"-1"0,4-4 545,0 0 0,0 1 2,0-1 0,8-4-74,4-2 1,7-5-174,5-4 0,9-2-57,5-4 1,6-5-235,6-6 1,4-7 99,8-5 1,-4 3-611,-2-3 1,-4 7 428,-5 2 1,-5 5-1213,-10 6 1,-7 8 1283,-11 7 0,-1 5 0,-8 4 0</inkml:trace>
  <inkml:trace contextRef="#ctx0" brushRef="#br0" timeOffset="1800">132 883 8344,'0'5'769,"0"-2"-454,0-3 1,5-4-173,4-5 0,4-5 121,4-7 0,6-5-142,3-6 1,6-7 145,6-2 1,6-6 45,6-3 1,-2 2-163,-1 1 1,-2 3-142,-1 3 0,-3-1-264,1 4 0,-10 0 198,-3 6 0,-6 2-367,-9 3 0,1 5 20,-6 1 107,-2 6 1,-11 4-21,-2 5 1,-6 2 105,-2 4 1,-3 1-12,-1 2 1,-3 3-111,-3 5 1,-1 7 318,-2 6 1,4-2-90,-1 2 0,2 2 105,-2 3 0,-1 5-122,1-2 0,3 2 188,0 2 1,2 2-107,2 0 0,0 7 153,2-1 0,3-1 75,3-1 1,1-6 164,2-1 1,-1-2-17,4-6 1,0-4-172,3-8 1,4-2-94,2-4 1,3-2 49,3-1 0,-1-2-22,3-4 0,1 0 36,3 0 0,2-2 7,1-4 0,2 0-67,-2-9 0,3 0 22,0-2 1,0-2-140,0-2 1,-3 3 86,-3-3 0,-4 4-114,-2 2 1,-4-1 77,-2 4 0,-2 4 73,-4 2 1,-1 4-56,-2-1 0,-6 3-123,-5 3 1,-3 2 39,-1 3 1,1 5-129,-1 2 1,2 1 146,1-2 0,0 3 23,6-2 1,0-2-23,6 2 0,-3-3 10,3 2 0,4-3 92,5 1 0,5-3-99,4-3 0,3 1 325,2-4 1,0-2-2,3-3 0,1-1-3,2-6 0,4 1-117,-1-7 1,-3 4-57,-6 0 1,-1-2-213,-1 1 1,-5-2 68,-1 2 1,-6 0-79,-3 3 1,-3 1 33,-3 2 1,-2-1-267,-4 1 0,-4 1-17,-1-1 1,-1 4-1,-3-1 1,6 2 176,-6 1 0,3 0 27,1 0 0,1 0 124,4 0-111,4 0 0,1 1 315,4 2 0,4-1-75,2 4 1,6 0 339,2 3 1,3-2-31,1-1 1,2 1 117,1-4 1,3 0-1,0-3-110,1 0-262,-2 0 1,2-1 23,-1-2-91,-2-2 72,-1-4 0,-7 0-277,-2-3 1,-4 1 59,-2-4 1,-2 4-401,-4-4 0,-4 4 1,-2-1 0,-2 0-180,-4 0 0,1 3 67,-4 3 1,5 4 177,-2-1 1,5 2-586,1 1 574,4 0 0,-1 0 277,6 0 0,3 1 40,6 2 1,1-2 117,5 2 0,1-2 290,1-1 0,3 0-236,3 0 1,-2 0 330,-1 0 0,-3 0-172,0 0 0,-2 0 40,-3 0 1,-2 0-49,-5 0 0,-3 1 94,-2 2 1,-2 2-100,-1 4 1,-1 2-179,-2 1 1,-2 3-26,-3-3 0,-1 2-130,0-2 1,3 3 22,0-3 1,4-1 96,-1-2 1,3 0-169,3 0 0,3 0 57,6-1 15,2-3 41,3-1 1,2-4 16,1 0-36,-1 0 268,7 0 0,-5-5-54,3-3 92,1-1-12,-2-8-170,3 7-29,-3-6 1,-3 2 81,-5-4 2,2 1-180,-8 3 1,3-2 176,-6 4-22,-2 1-244,-4 6 192,-4-3-19,-1 7 0,-4-3-222,0 4 1,-2 4 2,-1 2 0,0 2 104,3 1 1,1 2 158,-1 1 1,4 1-113,2-1 1,2-3 217,1 3 0,0 1-51,0-1-126,4-1 311,1-2-131,4-4-2,3 3-51,2-7 190,4 3 1,2-4 201,1 0-668,3-4 257,-5-1 41,6-8-32,-6 3-279,3-6 306,-5 6-20,1-7-257,-4 8 0,-5-4 78,-3 4 1,-4 3-222,1 0 0,-3 3 47,-3-3 0,-2 4-225,-4 0 0,0 4 135,-3 4 0,1 2 10,-4 1 1,6 1 281,0 2 0,1-3-183,5 3-19,-4-2 300,6-1 1,-2-3-152,6-1 0,2-3 329,4 1 0,4-2-53,1-1 27,3 0 64,5 0 0,-3 0 24,5 0 67,-1 0-220,0 0 1,1-3 240,-3 0 1,-1 1 73,-2 2-54,0 3-292,-1-2 1,-3 6 74,-2-4 1,-5 3-796,-1-3-142,-5 0-388,3-3 854,-4 0-829,0 0 504,0-4 366,0 3-504,0-3-105,4 4 909,1-4 0,1 3-142,0-2-28,0 6 815,-1-2 0,3 6-244,-3-4 1,3 3 14,1-3 0,3 3-236,0-3 1,3 1 11,0-1 1,5-2-334,0 1 0,5 0 119,-2 1 1,3-1-393,0 4 1,0-3 164,-3 3 0,2 0-860,-5 3 529,-3 0 258,-4-1 0,-8 4-26,-3 0 1,-1 0-1116,-1-4 0,-4 0 1379,-5-2 0,-4-2 0,-5-4 0</inkml:trace>
  <inkml:trace contextRef="#ctx0" brushRef="#br0" timeOffset="1923">1588 343 8029,'-17'-9'1335,"3"0"-667,2 0-1676,6 4 322,3 1 229,6 4 457,2 8 0,8 2 0,1 8 0</inkml:trace>
  <inkml:trace contextRef="#ctx0" brushRef="#br0" timeOffset="2490">2611 54 8175,'-5'4'430,"0"0"-186,2 5 0,1 6 256,-4 6 1,0 13-122,-3 13 1,-1 12-23,-1 5 1,0 5-83,-4 2 0,3-3 49,-2-3 0,4-12-235,1-12 0,1-6-163,5-5 0,0-3-639,3-9 1,4 0 432,2-6 1,2-3-877,1-3 0,1-1 1156,1 0 0,3-1 0,4-4 0</inkml:trace>
  <inkml:trace contextRef="#ctx0" brushRef="#br0" timeOffset="2726">2947 89 8130,'0'-27'0,"0"6"391,0 3 1,-4 6 23,-2 6 0,-2 2 64,-1 4 0,-3 5-173,1 3 0,-6 7-52,-1 9 1,0 3-51,-6 8 0,1 5 35,-4 1 1,1 3-21,-1 3 0,4-1-22,-1 4 0,8-2-320,-2-1 1,7-4-136,2-8 1,2-2-633,4-1 626,0-7-531,3 0 1,-3-10 86,0-1 371,0 1-178,3 3 0,0-5-384,0-1-6,0-2 905,0-5 0,0-5 0,0-5 0</inkml:trace>
  <inkml:trace contextRef="#ctx0" brushRef="#br0" timeOffset="4034">2584 670 8130,'9'-14'-193,"-4"2"193,3 3 123,-3-4 0,4 3-82,3-2 0,0 6 1265,5 0-484,-1 0-447,10-3 1,-4 0 72,5 0 0,-4 3 6,1 1-628,-5-1 179,7 1 236,-8-3-363,0 7 229,-9-7-409,-5 7 1,-9-2 125,-4 6 55,-4 6-127,-4 1 0,-4 9 9,0-1 0,-2 5 274,2-3 1,2 4 70,4-4 0,2 4 166,5-4 0,0 3-139,2-5 1,7 0 105,8-6 0,5-1 296,10-5-225,3-3 0,9-3-79,-1-7 64,4-3 0,-1-9-105,0-1 0,0-6-227,-9-3 1,-1-2 75,-4 2 0,-7 2-390,-9-3 1,-4 8 166,-7 4 1,-9 4 13,-9 5 1,-4 5-292,-5 1 0,-2 3 184,-6 3 0,0 1-270,-3 5 0,2 3 189,1 0 1,2 2-46,9-2 1,7 0-286,8-3 605,6 4 1,11-8-40,10 1 1,6-4-66,9-2 1,1-4 327,4-2 1,-2-2-124,-1-4 0,-1 2 430,2-2 0,-1 3-201,-6 4 0,-1 1 371,-8 4 1,-3 1-165,-2 2 0,-3 5 29,-3 7 1,-4 3 60,-8 2 194,0 3-333,-7 3 0,1 1-217,1-1 0,-1-4 47,3-5 1,1 0-252,2-5 0,3-1 83,6-5 0,6-4-202,6-4 0,3-3 109,6-4-227,3-8 138,5 2 1,2-10-75,-2 1-314,3 3 194,0-5 154,0 0-11,-7 2 1,0-1-67,-7 7 170,-5 5 420,-3 0-286,-8 4 1,-2 5 35,-6 4 1,-3 5-39,-6 7 0,-4 2-15,-5 3 1,0 4 53,0-1 0,1 4-49,-3-4 1,3 4 0,0-3 1,5-1-8,3-2-15,6-1-230,2-3 1,5-2 72,2-6 1,10-2 77,8-4 0,3-5 25,3-4 81,7-4-94,-2-4 16,7-5-59,-3 3 1,-1-6-8,0 1 0,-4 3 62,-5 0 0,-1 4-22,-8 2 0,-1 5 171,-7 4 1,-4 5-81,-2 1 1,-6 5 64,-3 7 1,-6 3-18,-3 5 1,-2 2 86,-4 1 0,2 4-62,-1-1-65,-3-3 7,5 10 0,-3-13-191,6 3 1,4-4 106,5-5-143,2-1 0,9-8-80,4-2 247,7-6-74,7-2 1,6-8 24,1-1 0,3-7 23,-1-2 1,3-1-75,0-2 466,0 1-231,4-5 1,-5 0 223,1 1 0,1-4-133,2 0 1,2-1 202,-2-1 1,-2 0-125,2 3 1,-2-1 412,-4 3-240,-2-3-83,-3 2 34,-5 3-269,-4 3 0,-9 8-95,-6 2 1,-3 3-368,-3 3 353,-2 4-846,-8 1 0,-1 5 486,-3 2 0,-6 3-229,-3 6 1,-1 2 232,-2 7 1,-2 0-633,2 5 1,-3-1 244,2 8 1,-2-4 157,3 4 0,-1-4 340,4 3 1,-1 2 225,1 4 0,0-1 334,3 4 0,1-4-321,5 2 0,3-3 69,2-1 0,3-7 83,3-5 0,3-4 365,3-5-200,0-1-640,0-8 201,3-1 1,2-4-124,4 0 0,1-4 126,2-2 1,1-5 215,5 0-205,0-5 32,-1 6-72,1-6 395,0 6-177,-5-3 0,0 4 215,0 4-186,-7-3 1,6 7 0,-7-1 116,-1 1-1,0 1-104,-4 0-650,0 0 253,0-4 262,0 3-218,0-3 186,4 0-37,1-1 21,4 0 1,-3-2-33,0 4-43,0-4-26,-2 6 55,4-6 26,-7 6 79,7-3-75,-7 4-80,3 0 80,-4 0-1305,0 0 1,-4 0-1,-1 0 1</inkml:trace>
  <inkml:trace contextRef="#ctx0" brushRef="#br0" timeOffset="5401">3847 749 7901,'-9'0'700,"1"0"-160,-1 0-508,4 0 1,2-1 53,6-2 1,3-5-11,6-7 0,2-3 104,7-2 1,2-3 63,7-3 0,2-5-338,6-1 0,-1-2 100,5-2 0,-1-2-64,3 0 0,2-3-10,-2 3 0,-7 4 226,-10 8 0,-6 3 50,-6 6-106,-2-1 0,-9 8-111,-4 4 0,-5 5-72,-7 4 0,-3 6-135,-5 6 1,-4 5 90,-5 4 0,0 4-18,-3 2 0,-3 7 62,-3 1 1,-1 1 54,4 3 1,1-1 66,1 3 0,1 3 209,6 0 0,2-3-80,9-3 1,7-8 195,5 0 1,3-9-113,3-3 0,2-7-118,3-6 0,5-3-126,2-5 0,5-1 135,4-2 1,2-6-394,4-9 0,1-5 149,4-6 0,5-2-170,1-5 0,-1 0 13,1-2 0,-3-1-111,3-2 0,-3-2 397,0 5 0,-10 4-98,-4 4 1,-7 3 242,-5 1 1,-4 3-85,-8 2 1,-6 7-68,-6 2 0,-5 3 20,-10 3 0,-6 2-384,-2 4 1,-3 4 62,3 2 1,-3 7 41,0 5 1,-2 2 120,4 4 0,4 1-14,8-1 0,7-2 438,5 2 0,6-8-173,3 2 1,11-6 19,7 0 0,9-3-7,9 0 0,1-4 223,1-2 0,3-2-70,1-1 0,-1 0 38,-3 0 1,-5 0-131,-3 0 0,-3 0 36,-6 0-37,-2 4-288,-11 1 0,-2 5 34,-6 1 178,-6 3-178,-9 4 1,-5 3 78,-7 3 70,-1-3-734,0 5 334,-4-8 166,4 4-633,0-4 471,-4-5 0,13 0-63,1-4 287,10-4-147,11-1 318,9-4 0,9 0-209,8-8-24,10 2 380,4-11-169,4 4 155,4-5 0,-2 0 502,4 1-489,0-1-408,-1 4 845,-1 2-307,0 3-65,-11 0 130,1 4 0,-16 6-5,-4 8 1,-9 5-130,-6 6-263,-6 7 168,-9 4-4,-11 4-689,-8 1 599,-8 3-53,-6 1 136,0 0-317,-3-1 0,5-6-45,2-1-955,2-4 569,4-1 180,7-10 127,7-8-90,12-5 257,5-12-142,12-5 348,5-10 0,14-5-338,5-5-46,10 1-19,7-7 484,9 0-141,8-2 75,0-3-877,5 0 1085,7-4-393,-34 24 1,1-1 0,3-3 0,3-1-281,2 0 1,2 0 257,1 0 1,-1 1-786,0-1 0,1 1 314,2 1 1,1 1 254,-1 0 0,0-1 271,4 0 0,-1 1 0,0 0 0,-1 1 0,0 1 0,1 1 0,-1 2 0,0-1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2546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22</cp:revision>
  <dcterms:created xsi:type="dcterms:W3CDTF">2024-09-01T14:34:00Z</dcterms:created>
  <dcterms:modified xsi:type="dcterms:W3CDTF">2024-09-03T16:39:00Z</dcterms:modified>
</cp:coreProperties>
</file>