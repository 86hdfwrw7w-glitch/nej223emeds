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851"/>
        <w:gridCol w:w="283"/>
        <w:gridCol w:w="851"/>
        <w:gridCol w:w="283"/>
        <w:gridCol w:w="142"/>
        <w:gridCol w:w="284"/>
        <w:gridCol w:w="1842"/>
      </w:tblGrid>
      <w:tr w:rsidR="00E55D90" w:rsidRPr="00840931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31D751B7" w:rsidR="00E55D90" w:rsidRPr="00840931" w:rsidRDefault="00C31C51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3D5AE24F" w:rsidR="00F44F5F" w:rsidRPr="00840931" w:rsidRDefault="00C31C51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Eric.Schulz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stud.hshl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1631789540 | </w:t>
            </w:r>
            <w:r w:rsidR="006F0676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6F0676">
              <w:rPr>
                <w:rFonts w:ascii="Times New Roman" w:hAnsi="Times New Roman" w:cs="Times New Roman"/>
                <w:bCs/>
                <w:sz w:val="20"/>
                <w:szCs w:val="20"/>
              </w:rPr>
              <w:instrText>HYPERLINK "http://linkedin.com/in/eric-leo-schulz/"</w:instrText>
            </w:r>
            <w:r w:rsidR="006F0676"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 w:rsidR="006F0676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6F0676" w:rsidRPr="006F0676">
              <w:rPr>
                <w:rStyle w:val="Hyperlink"/>
                <w:rFonts w:ascii="Times New Roman" w:hAnsi="Times New Roman" w:cs="Times New Roman"/>
                <w:bCs/>
                <w:sz w:val="20"/>
                <w:szCs w:val="20"/>
              </w:rPr>
              <w:t>LinkedIn</w:t>
            </w:r>
            <w:r w:rsidR="006F0676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2508C2" w:rsidRPr="00840931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D1492F" w:rsidRPr="00840931" w14:paraId="7D1DEBF7" w14:textId="77777777" w:rsidTr="000A12BF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9209435" w:rsidR="00D1492F" w:rsidRPr="00840931" w:rsidRDefault="00C31C51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19EF128" w:rsidR="00D1492F" w:rsidRPr="00793F4B" w:rsidRDefault="00C31C51" w:rsidP="00162A5A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8D10FD">
        <w:tc>
          <w:tcPr>
            <w:tcW w:w="6804" w:type="dxa"/>
            <w:gridSpan w:val="5"/>
          </w:tcPr>
          <w:p w14:paraId="11CB9A0F" w14:textId="4BEE6AF2" w:rsidR="00D1492F" w:rsidRPr="00840931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aktueller 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Schnitt: 1,7)</w:t>
            </w:r>
          </w:p>
        </w:tc>
        <w:tc>
          <w:tcPr>
            <w:tcW w:w="3402" w:type="dxa"/>
            <w:gridSpan w:val="5"/>
          </w:tcPr>
          <w:p w14:paraId="419A9228" w14:textId="1A88F6A5" w:rsidR="00D1492F" w:rsidRPr="00840931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840931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840931" w14:paraId="7EABE9F1" w14:textId="77777777" w:rsidTr="002327A8">
        <w:tc>
          <w:tcPr>
            <w:tcW w:w="10206" w:type="dxa"/>
            <w:gridSpan w:val="10"/>
            <w:vAlign w:val="bottom"/>
          </w:tcPr>
          <w:p w14:paraId="35E9D3DB" w14:textId="52E0562C" w:rsidR="00426D7E" w:rsidRPr="00840931" w:rsidRDefault="008E013C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proofErr w:type="spellEnd"/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15EB2B89" w14:textId="6D498EFD" w:rsidR="00112F6D" w:rsidRPr="00840931" w:rsidRDefault="00112F6D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Durchführung und Auswertung einer Studie zum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Besitztumseffekt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, die zeigt, dass Verlustaversion möglicherweise den wahrgenommenen Wert einer Dienstleistung erhöht</w:t>
            </w:r>
          </w:p>
          <w:p w14:paraId="162C0FA2" w14:textId="6A02A56B" w:rsidR="003458E3" w:rsidRPr="00840931" w:rsidRDefault="003458E3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Anwendung von statistischen und quantita</w:t>
            </w:r>
            <w:r w:rsid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ti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ven Methoden wie Regression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modelle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Hypothesentests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sowie deren Auswertung und Interpretation</w:t>
            </w:r>
          </w:p>
          <w:p w14:paraId="7A71E6B0" w14:textId="412708A1" w:rsidR="003E5ED5" w:rsidRPr="00840931" w:rsidRDefault="000755E1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Organisation der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NudgeNight</w:t>
            </w:r>
            <w:proofErr w:type="spellEnd"/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2024 bei der den </w:t>
            </w:r>
            <w:r w:rsidR="00DC396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98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Gästen, die v</w:t>
            </w:r>
            <w:r w:rsidR="00712F28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on uns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entwickelten Nudges zu dem Thema Arbeitssicherheit vorgestellt wurden</w:t>
            </w:r>
          </w:p>
        </w:tc>
      </w:tr>
      <w:tr w:rsidR="00D5280E" w:rsidRPr="00840931" w14:paraId="1C51E2FF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3FF63DB0" w:rsidR="00665BF3" w:rsidRPr="00840931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3DE6D3B9" w:rsidR="00665BF3" w:rsidRPr="00793F4B" w:rsidRDefault="003E5ED5" w:rsidP="00665BF3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FE0496">
        <w:tc>
          <w:tcPr>
            <w:tcW w:w="5670" w:type="dxa"/>
            <w:gridSpan w:val="3"/>
          </w:tcPr>
          <w:p w14:paraId="1CEE182B" w14:textId="5BB2596B" w:rsidR="0091331D" w:rsidRPr="00840931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Allgemeine Hochschulreife (Note: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</w:tcPr>
          <w:p w14:paraId="7521EA6E" w14:textId="3CC1A4D2" w:rsidR="0091331D" w:rsidRPr="00840931" w:rsidRDefault="003E5ED5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840931" w14:paraId="69F47C1D" w14:textId="77777777" w:rsidTr="002327A8">
        <w:tc>
          <w:tcPr>
            <w:tcW w:w="10206" w:type="dxa"/>
            <w:gridSpan w:val="10"/>
            <w:vAlign w:val="bottom"/>
          </w:tcPr>
          <w:p w14:paraId="08C03B4E" w14:textId="5886C36A" w:rsidR="00D5280E" w:rsidRPr="00840931" w:rsidDel="006F0676" w:rsidRDefault="0091331D" w:rsidP="002327A8">
            <w:pPr>
              <w:pStyle w:val="Listenabsatz"/>
              <w:numPr>
                <w:ilvl w:val="0"/>
                <w:numId w:val="29"/>
              </w:numPr>
              <w:rPr>
                <w:del w:id="0" w:author="David Döbele" w:date="2024-09-03T19:05:00Z" w16du:dateUtc="2024-09-03T17:05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1" w:author="David Döbele" w:date="2024-09-03T19:05:00Z" w16du:dateUtc="2024-09-03T17:05:00Z">
              <w:r w:rsidRPr="00840931" w:rsidDel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Schwerpunktfächer</w:delText>
              </w:r>
            </w:del>
            <w:ins w:id="2" w:author="David Döbele" w:date="2024-09-03T19:05:00Z" w16du:dateUtc="2024-09-03T17:05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Relevante Fächer</w:t>
              </w:r>
            </w:ins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Englisch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Deutsch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(12 Punkte)</w:t>
            </w:r>
            <w:ins w:id="3" w:author="David Döbele" w:date="2024-09-03T19:05:00Z" w16du:dateUtc="2024-09-03T17:05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, </w:t>
              </w:r>
            </w:ins>
          </w:p>
          <w:p w14:paraId="23575F6C" w14:textId="54C3228C" w:rsidR="004F3FA0" w:rsidRPr="006F0676" w:rsidRDefault="004F3FA0" w:rsidP="006F0676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  <w:rPrChange w:id="4" w:author="David Döbele" w:date="2024-09-03T19:05:00Z" w16du:dateUtc="2024-09-03T17:05:00Z">
                  <w:rPr>
                    <w:lang w:val="de-AT"/>
                  </w:rPr>
                </w:rPrChange>
              </w:rPr>
            </w:pPr>
            <w:r w:rsidRP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  <w:rPrChange w:id="5" w:author="David Döbele" w:date="2024-09-03T19:05:00Z" w16du:dateUtc="2024-09-03T17:05:00Z">
                  <w:rPr>
                    <w:lang w:val="de-AT"/>
                  </w:rPr>
                </w:rPrChange>
              </w:rPr>
              <w:t>Sozialwissenschaften (12 Punkte)</w:t>
            </w:r>
          </w:p>
        </w:tc>
      </w:tr>
      <w:tr w:rsidR="00E55D90" w:rsidRPr="00840931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E55D90" w:rsidRPr="00840931" w14:paraId="127C64E2" w14:textId="77777777" w:rsidTr="000A12BF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AC34E75" w:rsidR="00E55D90" w:rsidRPr="00840931" w:rsidRDefault="003E5ED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Barmenia Allgemeine Versicherungs-AG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F47CB21" w:rsidR="00E55D90" w:rsidRPr="00793F4B" w:rsidRDefault="00CD1566" w:rsidP="00E55D90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2327A8">
        <w:tc>
          <w:tcPr>
            <w:tcW w:w="8364" w:type="dxa"/>
            <w:gridSpan w:val="9"/>
            <w:vAlign w:val="bottom"/>
          </w:tcPr>
          <w:p w14:paraId="20B1570F" w14:textId="408F6AD9" w:rsidR="00E55D90" w:rsidRPr="00840931" w:rsidRDefault="003E5ED5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Werkstudent im strategischen Marketing im Brand Management</w:t>
            </w:r>
          </w:p>
        </w:tc>
        <w:tc>
          <w:tcPr>
            <w:tcW w:w="1842" w:type="dxa"/>
          </w:tcPr>
          <w:p w14:paraId="0475B997" w14:textId="5C1E6BEE" w:rsidR="00E55D90" w:rsidRPr="00840931" w:rsidRDefault="00CD1566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40931" w14:paraId="54C3D64C" w14:textId="77777777" w:rsidTr="002327A8">
        <w:tc>
          <w:tcPr>
            <w:tcW w:w="10206" w:type="dxa"/>
            <w:gridSpan w:val="10"/>
            <w:vAlign w:val="bottom"/>
          </w:tcPr>
          <w:p w14:paraId="7C931D04" w14:textId="32CD2B0C" w:rsidR="002150FB" w:rsidRDefault="002150FB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Verbesserung der Brand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Governance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durch Aktualisierung des Markenhan</w:t>
            </w:r>
            <w:del w:id="6" w:author="David Döbele" w:date="2024-09-03T19:06:00Z" w16du:dateUtc="2024-09-03T17:06:00Z">
              <w:r w:rsidRPr="00840931" w:rsidDel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>b</w:delText>
              </w:r>
            </w:del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dbuchs auf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Frontify</w:t>
            </w:r>
            <w:proofErr w:type="spellEnd"/>
          </w:p>
          <w:p w14:paraId="2AE2B9DB" w14:textId="440E17F6" w:rsidR="00F77C5E" w:rsidRPr="00840931" w:rsidRDefault="008E4587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Tracking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und </w:t>
            </w:r>
            <w:r w:rsidR="000B043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Visualisierung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Marken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KPI’s</w:t>
            </w:r>
            <w:proofErr w:type="spellEnd"/>
            <w:proofErr w:type="gramEnd"/>
            <w:ins w:id="7" w:author="David Döbele" w:date="2024-09-03T19:06:00Z" w16du:dateUtc="2024-09-03T17:06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,</w:t>
              </w:r>
            </w:ins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um auf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dieser Daten strategische Entscheidungen zu treffen</w:t>
            </w:r>
          </w:p>
          <w:p w14:paraId="3F11EE0C" w14:textId="03A9C02E" w:rsidR="00E84249" w:rsidRPr="00840931" w:rsidRDefault="008E4587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Koordination zum Rebranding des Touchpoints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„Bandansagen“,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wodurch es möglich war</w:t>
            </w:r>
            <w:ins w:id="8" w:author="David Döbele" w:date="2024-09-03T19:06:00Z" w16du:dateUtc="2024-09-03T17:06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,</w:t>
              </w:r>
            </w:ins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an Day </w:t>
            </w:r>
            <w:proofErr w:type="spellStart"/>
            <w:r w:rsidR="004E41C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One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Fusion </w:t>
            </w:r>
            <w:ins w:id="9" w:author="David Döbele" w:date="2024-09-03T19:07:00Z" w16du:dateUtc="2024-09-03T17:07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der Barmenia mit </w:t>
              </w:r>
              <w:proofErr w:type="spellStart"/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Gothar</w:t>
              </w:r>
              <w:proofErr w:type="spellEnd"/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 Versicherung </w:t>
              </w:r>
            </w:ins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Kunden über die Fusion und die neue Marke zu informieren</w:t>
            </w:r>
          </w:p>
          <w:p w14:paraId="6DD9BA0F" w14:textId="74D35879" w:rsidR="005E40E4" w:rsidRPr="002150FB" w:rsidRDefault="00E84249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Vorantreiben der Implementierung des neuen Brandwatch-Trackings für die neue Marke, parallel zur bestehenden Marke, um einen direkten Vergleich zwischen beiden zu ermögliche</w:t>
            </w:r>
            <w:r w:rsidR="007129C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</w:p>
        </w:tc>
      </w:tr>
      <w:tr w:rsidR="00AE4ED3" w:rsidRPr="00840931" w14:paraId="45404236" w14:textId="77777777" w:rsidTr="000A12BF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2E7A374F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Dr. SAM Germany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4C82FC26" w:rsidR="00AE4ED3" w:rsidRPr="00793F4B" w:rsidRDefault="00CD156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Düsseldorf</w:t>
            </w:r>
          </w:p>
        </w:tc>
      </w:tr>
      <w:tr w:rsidR="00AE4ED3" w:rsidRPr="00840931" w14:paraId="16C6F7AD" w14:textId="77777777" w:rsidTr="000F798F">
        <w:trPr>
          <w:trHeight w:val="238"/>
        </w:trPr>
        <w:tc>
          <w:tcPr>
            <w:tcW w:w="7655" w:type="dxa"/>
            <w:gridSpan w:val="6"/>
            <w:vAlign w:val="bottom"/>
          </w:tcPr>
          <w:p w14:paraId="5D8760E9" w14:textId="5683B60A" w:rsidR="00AE4ED3" w:rsidRPr="00840931" w:rsidRDefault="00AE4ED3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bei einem Telemedizin Start-Up</w:t>
            </w:r>
          </w:p>
        </w:tc>
        <w:tc>
          <w:tcPr>
            <w:tcW w:w="2551" w:type="dxa"/>
            <w:gridSpan w:val="4"/>
          </w:tcPr>
          <w:p w14:paraId="2D9DB8CA" w14:textId="3A98BF1C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840931" w14:paraId="7660C4BA" w14:textId="77777777" w:rsidTr="002327A8">
        <w:trPr>
          <w:trHeight w:val="57"/>
        </w:trPr>
        <w:tc>
          <w:tcPr>
            <w:tcW w:w="10206" w:type="dxa"/>
            <w:gridSpan w:val="10"/>
            <w:vAlign w:val="bottom"/>
          </w:tcPr>
          <w:p w14:paraId="3FDAB250" w14:textId="16A67D6A" w:rsidR="002150FB" w:rsidRPr="002150FB" w:rsidRDefault="002150FB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Aktualisierung des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OKR’s</w:t>
            </w:r>
            <w:proofErr w:type="spellEnd"/>
            <w:proofErr w:type="gramEnd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und präsentieren der wöchentlichen Verkaufsergebnisse</w:t>
            </w:r>
          </w:p>
          <w:p w14:paraId="2695E33D" w14:textId="3CB9FE4A" w:rsidR="002150FB" w:rsidRPr="002150FB" w:rsidRDefault="00B93DF3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Optimierung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</w:t>
            </w:r>
            <w:proofErr w:type="spellStart"/>
            <w:ins w:id="10" w:author="David Döbele" w:date="2024-09-03T19:07:00Z" w16du:dateUtc="2024-09-03T17:07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P</w:t>
              </w:r>
            </w:ins>
            <w:del w:id="11" w:author="David Döbele" w:date="2024-09-03T19:07:00Z" w16du:dateUtc="2024-09-03T17:07:00Z">
              <w:r w:rsidR="000172A4" w:rsidRPr="00840931" w:rsidDel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p</w:delText>
              </w:r>
            </w:del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roduct</w:t>
            </w:r>
            <w:proofErr w:type="spellEnd"/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Listings in dem Onlineshop „Faire“</w:t>
            </w:r>
            <w:ins w:id="12" w:author="David Döbele" w:date="2024-09-03T19:07:00Z" w16du:dateUtc="2024-09-03T17:07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,</w:t>
              </w:r>
            </w:ins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wodurch </w:t>
            </w:r>
            <w:r w:rsidR="00D5391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der fünffache Umsatz erzielt werden konnte</w:t>
            </w:r>
          </w:p>
          <w:p w14:paraId="132465C4" w14:textId="7DCFC3C2" w:rsidR="00493C45" w:rsidRPr="002150FB" w:rsidRDefault="00CE2BD0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Segmentierung von 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</w:t>
            </w: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</w:t>
            </w:r>
            <w:r w:rsidR="005E1916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Erstellen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von kundenrelevanten Newslette</w:t>
            </w:r>
            <w:r w:rsidR="007129C9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</w:tr>
      <w:tr w:rsidR="00FE0496" w:rsidRPr="00840931" w14:paraId="4EC9DEB8" w14:textId="77777777" w:rsidTr="000A12BF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21A8A8D8" w:rsidR="00FE0496" w:rsidRPr="00840931" w:rsidRDefault="003E5ED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EPODEX </w:t>
            </w:r>
            <w:proofErr w:type="spellStart"/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Gmbh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38592414" w14:textId="04E137E0" w:rsidR="00FE0496" w:rsidRPr="00793F4B" w:rsidRDefault="00CD156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Krefeld</w:t>
            </w:r>
          </w:p>
        </w:tc>
      </w:tr>
      <w:tr w:rsidR="00FE0496" w:rsidRPr="00840931" w14:paraId="0A0FFCF6" w14:textId="77777777" w:rsidTr="000F798F">
        <w:trPr>
          <w:trHeight w:val="238"/>
        </w:trPr>
        <w:tc>
          <w:tcPr>
            <w:tcW w:w="8080" w:type="dxa"/>
            <w:gridSpan w:val="8"/>
            <w:vAlign w:val="bottom"/>
          </w:tcPr>
          <w:p w14:paraId="30382087" w14:textId="3C97A5EF" w:rsidR="00FE0496" w:rsidRPr="00840931" w:rsidRDefault="00FE0496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E-Commerce und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</w:p>
        </w:tc>
        <w:tc>
          <w:tcPr>
            <w:tcW w:w="2126" w:type="dxa"/>
            <w:gridSpan w:val="2"/>
          </w:tcPr>
          <w:p w14:paraId="7444AF8F" w14:textId="0B76C73B" w:rsidR="00FE0496" w:rsidRPr="00840931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3E5ED5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C85F4D" w:rsidRPr="00840931" w14:paraId="4C00CD42" w14:textId="77777777" w:rsidTr="003A55DF">
        <w:trPr>
          <w:trHeight w:val="113"/>
        </w:trPr>
        <w:tc>
          <w:tcPr>
            <w:tcW w:w="10206" w:type="dxa"/>
            <w:gridSpan w:val="10"/>
            <w:vAlign w:val="bottom"/>
          </w:tcPr>
          <w:p w14:paraId="572F73BE" w14:textId="1BE46D64" w:rsidR="00E26CF8" w:rsidRPr="00E26CF8" w:rsidRDefault="003F651C" w:rsidP="00E26C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Aufklärung</w:t>
            </w:r>
            <w:r w:rsidR="005E191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über 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Segmentierung mithilfe eines Multiclientcenter</w:t>
            </w:r>
            <w:r w:rsidR="00E26C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</w:t>
            </w:r>
          </w:p>
          <w:p w14:paraId="746118C9" w14:textId="53F79A84" w:rsidR="00411C63" w:rsidRPr="00840931" w:rsidRDefault="003F651C" w:rsidP="00411C63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Einführung</w:t>
            </w:r>
            <w:r w:rsidR="00EB1DD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in verschiedene Aufgaben wie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del w:id="13" w:author="David Döbele" w:date="2024-09-03T19:08:00Z" w16du:dateUtc="2024-09-03T17:08:00Z">
              <w:r w:rsidR="00EB1DDC" w:rsidRPr="00840931" w:rsidDel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 xml:space="preserve">bestimmen </w:delText>
              </w:r>
            </w:del>
            <w:ins w:id="14" w:author="David Döbele" w:date="2024-09-03T19:08:00Z" w16du:dateUtc="2024-09-03T17:08:00Z">
              <w:r w:rsidR="006F0676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B</w:t>
              </w:r>
              <w:r w:rsidR="006F0676" w:rsidRPr="00840931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 xml:space="preserve">estimmen </w:t>
              </w:r>
            </w:ins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der Keyword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Strategie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und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Performance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Prüfung</w:t>
            </w:r>
          </w:p>
        </w:tc>
      </w:tr>
      <w:tr w:rsidR="00E55D90" w:rsidRPr="00840931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A928C79" w:rsidR="00E55D90" w:rsidRPr="00840931" w:rsidRDefault="00004E5F" w:rsidP="00C85F4D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ROJEKTE</w:t>
            </w:r>
          </w:p>
        </w:tc>
      </w:tr>
      <w:tr w:rsidR="00E55D90" w:rsidRPr="00840931" w14:paraId="74251178" w14:textId="77777777" w:rsidTr="000A12BF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620A80A" w:rsidR="00E55D90" w:rsidRPr="00840931" w:rsidRDefault="00B93DF3" w:rsidP="00B93DF3">
            <w:pPr>
              <w:rPr>
                <w:rFonts w:ascii="Times New Roman" w:hAnsi="Times New Roman" w:cs="Times New Roman"/>
                <w:b/>
                <w:bCs/>
                <w:i/>
                <w:iCs/>
                <w:smallCaps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Barmenia Allgemeine Versicherungs-AG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85F14C5" w:rsidR="00E55D90" w:rsidRPr="00793F4B" w:rsidRDefault="00145CF2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E55D90" w:rsidRPr="00840931" w14:paraId="4F59C612" w14:textId="77777777" w:rsidTr="000F798F">
        <w:trPr>
          <w:trHeight w:val="238"/>
        </w:trPr>
        <w:tc>
          <w:tcPr>
            <w:tcW w:w="7938" w:type="dxa"/>
            <w:gridSpan w:val="7"/>
            <w:vAlign w:val="bottom"/>
          </w:tcPr>
          <w:p w14:paraId="32F07601" w14:textId="7ED2554F" w:rsidR="00E55D90" w:rsidRPr="00840931" w:rsidRDefault="00E55D90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B93DF3" w:rsidRPr="00840931">
              <w:rPr>
                <w:rFonts w:ascii="Times New Roman" w:hAnsi="Times New Roman" w:cs="Times New Roman"/>
                <w:sz w:val="20"/>
                <w:szCs w:val="20"/>
              </w:rPr>
              <w:t>ssistenz der Gesamtprojektleitung für das Sportsponsoring von Bayer04 Leverkusen</w:t>
            </w:r>
          </w:p>
        </w:tc>
        <w:tc>
          <w:tcPr>
            <w:tcW w:w="2268" w:type="dxa"/>
            <w:gridSpan w:val="3"/>
          </w:tcPr>
          <w:p w14:paraId="45DD2178" w14:textId="379C8244" w:rsidR="00E55D90" w:rsidRPr="00840931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</w:t>
            </w:r>
            <w:r w:rsidR="00145CF2"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/20</w:t>
            </w:r>
            <w:r w:rsidR="00145CF2"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24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40931" w14:paraId="02437711" w14:textId="77777777" w:rsidTr="002327A8">
        <w:trPr>
          <w:trHeight w:val="193"/>
        </w:trPr>
        <w:tc>
          <w:tcPr>
            <w:tcW w:w="10206" w:type="dxa"/>
            <w:gridSpan w:val="10"/>
            <w:vAlign w:val="bottom"/>
          </w:tcPr>
          <w:p w14:paraId="4EE2C212" w14:textId="1850B165" w:rsidR="00B93DF3" w:rsidRPr="00840931" w:rsidRDefault="003F651C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Steuerung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des Rebrandings im Stadion und allen weiteren Touchpoints im Bayer04 Umfeld</w:t>
            </w:r>
          </w:p>
          <w:p w14:paraId="2A415C11" w14:textId="07BBF782" w:rsidR="00B93DF3" w:rsidRPr="00840931" w:rsidRDefault="00B93DF3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Marktforschung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zur 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Identifizierung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von 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Chancen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und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Möglichkeiten,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um eine Content Strategie zu entwickeln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welche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 Marke bestmöglich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stärkt</w:t>
            </w:r>
          </w:p>
          <w:p w14:paraId="68CFAD97" w14:textId="3BB640E9" w:rsidR="00D268FE" w:rsidRPr="00840931" w:rsidRDefault="00601ACD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Unterstützung des Projektleiters bei der Organisation von 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eil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rojekten und der Vor- und Nachbereitung von Jour Fixes</w:t>
            </w:r>
          </w:p>
        </w:tc>
      </w:tr>
      <w:tr w:rsidR="00E55D90" w:rsidRPr="00840931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CB200DF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 w:rsidR="000755E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basic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6F0676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96B5038" w:rsidR="00E55D90" w:rsidRPr="00840931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IBM SPSS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 Studio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1A4E2D" w:rsidRPr="006F067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  <w:rPrChange w:id="15" w:author="David Döbele" w:date="2024-09-03T19:08:00Z" w16du:dateUtc="2024-09-03T17:08:00Z">
                  <w:rPr>
                    <w:rFonts w:ascii="Times New Roman" w:hAnsi="Times New Roman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Hubspot</w:t>
            </w:r>
            <w:proofErr w:type="spellEnd"/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</w:t>
            </w:r>
          </w:p>
        </w:tc>
      </w:tr>
      <w:tr w:rsidR="00E55D90" w:rsidRPr="006F0676" w14:paraId="70CB01B0" w14:textId="77777777" w:rsidTr="000F798F">
        <w:trPr>
          <w:trHeight w:val="510"/>
        </w:trPr>
        <w:tc>
          <w:tcPr>
            <w:tcW w:w="1418" w:type="dxa"/>
            <w:vAlign w:val="bottom"/>
          </w:tcPr>
          <w:p w14:paraId="293EABAB" w14:textId="77777777" w:rsidR="00E55D90" w:rsidRDefault="00CD156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4F58216" w14:textId="63AA93C6" w:rsidR="000F798F" w:rsidRPr="00840931" w:rsidRDefault="000F798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598C2742" w14:textId="018EA080" w:rsidR="00E55D90" w:rsidRPr="00840931" w:rsidRDefault="00CD1566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Marketing Foundations </w:t>
            </w:r>
            <w:r w:rsidRP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16" w:author="David Döbele" w:date="2024-09-03T19:08:00Z" w16du:dateUtc="2024-09-03T17:0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SEO Foundations </w:t>
            </w:r>
            <w:r w:rsidRP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17" w:author="David Döbele" w:date="2024-09-03T19:08:00Z" w16du:dateUtc="2024-09-03T17:0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(LinkedIn Learning),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ins w:id="18" w:author="David Döbele" w:date="2024-09-03T19:08:00Z" w16du:dateUtc="2024-09-03T17:08:00Z">
              <w:r w:rsidR="006F0676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br/>
              </w:r>
            </w:ins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McKinsey Forward Program </w:t>
            </w:r>
            <w:r w:rsidRPr="006F06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19" w:author="David Döbele" w:date="2024-09-03T19:08:00Z" w16du:dateUtc="2024-09-03T17:08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(McKinsey)</w:t>
            </w:r>
          </w:p>
        </w:tc>
      </w:tr>
      <w:tr w:rsidR="00CD1566" w:rsidRPr="00840931" w14:paraId="62C72E9D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39797A63" w14:textId="644C7717" w:rsidR="00CD1566" w:rsidRPr="00840931" w:rsidRDefault="00CD1566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8788" w:type="dxa"/>
            <w:gridSpan w:val="9"/>
            <w:vAlign w:val="bottom"/>
          </w:tcPr>
          <w:p w14:paraId="0458EEA0" w14:textId="39C5F9C7" w:rsidR="00CD1566" w:rsidRPr="00840931" w:rsidRDefault="00287563" w:rsidP="00CD15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Romanen, Kultur</w:t>
            </w:r>
            <w:r w:rsidR="00C22D46"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wissenschaften</w:t>
            </w:r>
          </w:p>
        </w:tc>
      </w:tr>
      <w:tr w:rsidR="00CD1566" w:rsidRPr="00840931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6478BDEA" w14:textId="2D9E3D31" w:rsidR="00C13A00" w:rsidRPr="00840931" w:rsidRDefault="00287563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A4E2D" w:rsidRPr="008409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Default="00723643">
      <w:pPr>
        <w:rPr>
          <w:rFonts w:ascii="Times New Roman" w:hAnsi="Times New Roman" w:cs="Times New Roman"/>
          <w:sz w:val="18"/>
        </w:rPr>
      </w:pPr>
    </w:p>
    <w:p w14:paraId="43E4BA88" w14:textId="56F74A12" w:rsidR="00B56CE9" w:rsidRPr="00FE2785" w:rsidRDefault="00B56CE9" w:rsidP="00B56CE9">
      <w:pPr>
        <w:rPr>
          <w:rFonts w:ascii="Times New Roman" w:hAnsi="Times New Roman" w:cs="Times New Roman"/>
          <w:sz w:val="18"/>
        </w:rPr>
      </w:pPr>
    </w:p>
    <w:sectPr w:rsidR="00B56CE9" w:rsidRPr="00FE2785" w:rsidSect="006F0676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  <w:sectPrChange w:id="20" w:author="David Döbele" w:date="2024-09-03T19:08:00Z" w16du:dateUtc="2024-09-03T17:08:00Z">
        <w:sectPr w:rsidR="00B56CE9" w:rsidRPr="00FE2785" w:rsidSect="006F0676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2D058" w14:textId="77777777" w:rsidR="00EB18BA" w:rsidRDefault="00EB18BA" w:rsidP="00BE053D">
      <w:pPr>
        <w:spacing w:after="0" w:line="240" w:lineRule="auto"/>
      </w:pPr>
      <w:r>
        <w:separator/>
      </w:r>
    </w:p>
  </w:endnote>
  <w:endnote w:type="continuationSeparator" w:id="0">
    <w:p w14:paraId="709EE611" w14:textId="77777777" w:rsidR="00EB18BA" w:rsidRDefault="00EB18B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C4CE0F" w14:textId="77777777" w:rsidR="00EB18BA" w:rsidRDefault="00EB18BA" w:rsidP="00BE053D">
      <w:pPr>
        <w:spacing w:after="0" w:line="240" w:lineRule="auto"/>
      </w:pPr>
      <w:r>
        <w:separator/>
      </w:r>
    </w:p>
  </w:footnote>
  <w:footnote w:type="continuationSeparator" w:id="0">
    <w:p w14:paraId="39788078" w14:textId="77777777" w:rsidR="00EB18BA" w:rsidRDefault="00EB18B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61D33"/>
    <w:rsid w:val="00064643"/>
    <w:rsid w:val="000755E1"/>
    <w:rsid w:val="00080EE2"/>
    <w:rsid w:val="00087747"/>
    <w:rsid w:val="00095D3F"/>
    <w:rsid w:val="000A12BF"/>
    <w:rsid w:val="000A1FDA"/>
    <w:rsid w:val="000B0439"/>
    <w:rsid w:val="000B63E2"/>
    <w:rsid w:val="000B6548"/>
    <w:rsid w:val="000C71ED"/>
    <w:rsid w:val="000D671A"/>
    <w:rsid w:val="000F798F"/>
    <w:rsid w:val="00103EC5"/>
    <w:rsid w:val="00112F6D"/>
    <w:rsid w:val="00116C6E"/>
    <w:rsid w:val="00125CA6"/>
    <w:rsid w:val="00145CF2"/>
    <w:rsid w:val="00156FC9"/>
    <w:rsid w:val="00162A5A"/>
    <w:rsid w:val="00163E3A"/>
    <w:rsid w:val="001647AB"/>
    <w:rsid w:val="00172867"/>
    <w:rsid w:val="00175B6D"/>
    <w:rsid w:val="001901ED"/>
    <w:rsid w:val="0019483A"/>
    <w:rsid w:val="001A46BF"/>
    <w:rsid w:val="001A481B"/>
    <w:rsid w:val="001A4E2D"/>
    <w:rsid w:val="001B0186"/>
    <w:rsid w:val="001B62CA"/>
    <w:rsid w:val="001D439E"/>
    <w:rsid w:val="001D4DCD"/>
    <w:rsid w:val="001F10E4"/>
    <w:rsid w:val="001F4175"/>
    <w:rsid w:val="002150FB"/>
    <w:rsid w:val="00223A4D"/>
    <w:rsid w:val="0023054D"/>
    <w:rsid w:val="002327A8"/>
    <w:rsid w:val="00232CB5"/>
    <w:rsid w:val="00234A7E"/>
    <w:rsid w:val="0024373D"/>
    <w:rsid w:val="002508C2"/>
    <w:rsid w:val="00267252"/>
    <w:rsid w:val="00282DB0"/>
    <w:rsid w:val="00287563"/>
    <w:rsid w:val="002A5518"/>
    <w:rsid w:val="002B2091"/>
    <w:rsid w:val="002C3409"/>
    <w:rsid w:val="002C6972"/>
    <w:rsid w:val="002D2B32"/>
    <w:rsid w:val="002D4516"/>
    <w:rsid w:val="002F46AD"/>
    <w:rsid w:val="003101F0"/>
    <w:rsid w:val="003104ED"/>
    <w:rsid w:val="00314B7A"/>
    <w:rsid w:val="00324BC5"/>
    <w:rsid w:val="00340BAB"/>
    <w:rsid w:val="003418E0"/>
    <w:rsid w:val="003458E3"/>
    <w:rsid w:val="00347F8D"/>
    <w:rsid w:val="003661BB"/>
    <w:rsid w:val="00372F7B"/>
    <w:rsid w:val="003733E5"/>
    <w:rsid w:val="00390EA6"/>
    <w:rsid w:val="00396A01"/>
    <w:rsid w:val="003D3014"/>
    <w:rsid w:val="003E27C3"/>
    <w:rsid w:val="003E5ED5"/>
    <w:rsid w:val="003F3E3F"/>
    <w:rsid w:val="003F651C"/>
    <w:rsid w:val="004067B8"/>
    <w:rsid w:val="00411C63"/>
    <w:rsid w:val="004154BE"/>
    <w:rsid w:val="0042013D"/>
    <w:rsid w:val="00422F83"/>
    <w:rsid w:val="00426D7E"/>
    <w:rsid w:val="0043430C"/>
    <w:rsid w:val="00435E6D"/>
    <w:rsid w:val="00443668"/>
    <w:rsid w:val="00456B0D"/>
    <w:rsid w:val="00456FDB"/>
    <w:rsid w:val="00476AF8"/>
    <w:rsid w:val="00484FD7"/>
    <w:rsid w:val="00486232"/>
    <w:rsid w:val="004929FB"/>
    <w:rsid w:val="00493C45"/>
    <w:rsid w:val="004A54BA"/>
    <w:rsid w:val="004B3C2F"/>
    <w:rsid w:val="004B6A5E"/>
    <w:rsid w:val="004E41C4"/>
    <w:rsid w:val="004F3FA0"/>
    <w:rsid w:val="00507EA7"/>
    <w:rsid w:val="00525B7C"/>
    <w:rsid w:val="00526089"/>
    <w:rsid w:val="00527A28"/>
    <w:rsid w:val="00527DCA"/>
    <w:rsid w:val="00533867"/>
    <w:rsid w:val="00544BD6"/>
    <w:rsid w:val="005716D4"/>
    <w:rsid w:val="00571B60"/>
    <w:rsid w:val="00572876"/>
    <w:rsid w:val="00585A4D"/>
    <w:rsid w:val="005A3DFA"/>
    <w:rsid w:val="005D6329"/>
    <w:rsid w:val="005E1916"/>
    <w:rsid w:val="005E40E4"/>
    <w:rsid w:val="005E57F6"/>
    <w:rsid w:val="00601ACD"/>
    <w:rsid w:val="006058D8"/>
    <w:rsid w:val="00610200"/>
    <w:rsid w:val="00623699"/>
    <w:rsid w:val="0063230E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0676"/>
    <w:rsid w:val="006F7D46"/>
    <w:rsid w:val="00711CEF"/>
    <w:rsid w:val="007129C9"/>
    <w:rsid w:val="00712F28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9AD"/>
    <w:rsid w:val="00785254"/>
    <w:rsid w:val="00785853"/>
    <w:rsid w:val="00793F4B"/>
    <w:rsid w:val="007960B3"/>
    <w:rsid w:val="007966F0"/>
    <w:rsid w:val="00797BFC"/>
    <w:rsid w:val="007A720F"/>
    <w:rsid w:val="007C6A3C"/>
    <w:rsid w:val="007C763D"/>
    <w:rsid w:val="007D4BEE"/>
    <w:rsid w:val="007D5BE9"/>
    <w:rsid w:val="00802398"/>
    <w:rsid w:val="008050E4"/>
    <w:rsid w:val="0082257D"/>
    <w:rsid w:val="00840931"/>
    <w:rsid w:val="00853438"/>
    <w:rsid w:val="00866846"/>
    <w:rsid w:val="00875DA9"/>
    <w:rsid w:val="00895E38"/>
    <w:rsid w:val="008A782B"/>
    <w:rsid w:val="008B0FC0"/>
    <w:rsid w:val="008C429A"/>
    <w:rsid w:val="008D10FD"/>
    <w:rsid w:val="008E013C"/>
    <w:rsid w:val="008E1F3D"/>
    <w:rsid w:val="008E4587"/>
    <w:rsid w:val="009053D7"/>
    <w:rsid w:val="00907EA4"/>
    <w:rsid w:val="0091331D"/>
    <w:rsid w:val="009250BA"/>
    <w:rsid w:val="0093223C"/>
    <w:rsid w:val="00941A87"/>
    <w:rsid w:val="009501C2"/>
    <w:rsid w:val="009668B9"/>
    <w:rsid w:val="00976371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244D"/>
    <w:rsid w:val="00A43BC1"/>
    <w:rsid w:val="00A74225"/>
    <w:rsid w:val="00A936D5"/>
    <w:rsid w:val="00AA1EB0"/>
    <w:rsid w:val="00AA2DA3"/>
    <w:rsid w:val="00AA5A9C"/>
    <w:rsid w:val="00AB016A"/>
    <w:rsid w:val="00AB2A5A"/>
    <w:rsid w:val="00AC3E80"/>
    <w:rsid w:val="00AD28F8"/>
    <w:rsid w:val="00AD5EF6"/>
    <w:rsid w:val="00AE4ED3"/>
    <w:rsid w:val="00B0230B"/>
    <w:rsid w:val="00B17D95"/>
    <w:rsid w:val="00B23509"/>
    <w:rsid w:val="00B359DB"/>
    <w:rsid w:val="00B3632B"/>
    <w:rsid w:val="00B409D8"/>
    <w:rsid w:val="00B5178D"/>
    <w:rsid w:val="00B56CE9"/>
    <w:rsid w:val="00B646E7"/>
    <w:rsid w:val="00B67F1F"/>
    <w:rsid w:val="00B701D7"/>
    <w:rsid w:val="00B749CB"/>
    <w:rsid w:val="00B90595"/>
    <w:rsid w:val="00B93DF3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3A00"/>
    <w:rsid w:val="00C22D46"/>
    <w:rsid w:val="00C25387"/>
    <w:rsid w:val="00C31C51"/>
    <w:rsid w:val="00C54BE3"/>
    <w:rsid w:val="00C5571C"/>
    <w:rsid w:val="00C57F80"/>
    <w:rsid w:val="00C768ED"/>
    <w:rsid w:val="00C82A8F"/>
    <w:rsid w:val="00C85F4D"/>
    <w:rsid w:val="00C863A4"/>
    <w:rsid w:val="00C916C2"/>
    <w:rsid w:val="00CC7F56"/>
    <w:rsid w:val="00CD1566"/>
    <w:rsid w:val="00CD1B12"/>
    <w:rsid w:val="00CD55DC"/>
    <w:rsid w:val="00CE0526"/>
    <w:rsid w:val="00CE1BBC"/>
    <w:rsid w:val="00CE2595"/>
    <w:rsid w:val="00CE28CC"/>
    <w:rsid w:val="00CE2BD0"/>
    <w:rsid w:val="00CE72FC"/>
    <w:rsid w:val="00CF16B4"/>
    <w:rsid w:val="00CF31EE"/>
    <w:rsid w:val="00CF51BF"/>
    <w:rsid w:val="00D1492F"/>
    <w:rsid w:val="00D17B69"/>
    <w:rsid w:val="00D268FE"/>
    <w:rsid w:val="00D3003C"/>
    <w:rsid w:val="00D30435"/>
    <w:rsid w:val="00D331F4"/>
    <w:rsid w:val="00D470E4"/>
    <w:rsid w:val="00D52142"/>
    <w:rsid w:val="00D5280E"/>
    <w:rsid w:val="00D53919"/>
    <w:rsid w:val="00D61F14"/>
    <w:rsid w:val="00D63912"/>
    <w:rsid w:val="00D80D6B"/>
    <w:rsid w:val="00D85D41"/>
    <w:rsid w:val="00D90950"/>
    <w:rsid w:val="00DA69DF"/>
    <w:rsid w:val="00DB33F8"/>
    <w:rsid w:val="00DC3966"/>
    <w:rsid w:val="00DD1D5C"/>
    <w:rsid w:val="00DD38E2"/>
    <w:rsid w:val="00E00140"/>
    <w:rsid w:val="00E04F8A"/>
    <w:rsid w:val="00E13110"/>
    <w:rsid w:val="00E21A49"/>
    <w:rsid w:val="00E24DF1"/>
    <w:rsid w:val="00E26CF8"/>
    <w:rsid w:val="00E2749A"/>
    <w:rsid w:val="00E40B9A"/>
    <w:rsid w:val="00E431ED"/>
    <w:rsid w:val="00E55D90"/>
    <w:rsid w:val="00E64FF5"/>
    <w:rsid w:val="00E84249"/>
    <w:rsid w:val="00E907EC"/>
    <w:rsid w:val="00EA5421"/>
    <w:rsid w:val="00EB18BA"/>
    <w:rsid w:val="00EB1DDC"/>
    <w:rsid w:val="00EB34FC"/>
    <w:rsid w:val="00EB5816"/>
    <w:rsid w:val="00ED0EA9"/>
    <w:rsid w:val="00ED4FD0"/>
    <w:rsid w:val="00EF77DF"/>
    <w:rsid w:val="00F11BEF"/>
    <w:rsid w:val="00F165E1"/>
    <w:rsid w:val="00F258E7"/>
    <w:rsid w:val="00F31B84"/>
    <w:rsid w:val="00F44F5F"/>
    <w:rsid w:val="00F453AB"/>
    <w:rsid w:val="00F57BA5"/>
    <w:rsid w:val="00F62461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F06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46</cp:revision>
  <cp:lastPrinted>2024-09-02T08:23:00Z</cp:lastPrinted>
  <dcterms:created xsi:type="dcterms:W3CDTF">2024-07-17T06:14:00Z</dcterms:created>
  <dcterms:modified xsi:type="dcterms:W3CDTF">2024-09-03T17:09:00Z</dcterms:modified>
</cp:coreProperties>
</file>