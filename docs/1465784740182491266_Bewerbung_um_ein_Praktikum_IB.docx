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7B39" w14:textId="7DDA79A9" w:rsidR="002E33DE" w:rsidRDefault="002E33DE" w:rsidP="00E0515A">
      <w:pPr>
        <w:spacing w:after="0"/>
        <w:jc w:val="right"/>
        <w:rPr>
          <w:lang w:val="de-DE"/>
        </w:rPr>
        <w:pPrChange w:id="0" w:author="David Döbele" w:date="2026-01-27T20:03:00Z" w16du:dateUtc="2026-01-27T19:03:00Z">
          <w:pPr>
            <w:spacing w:after="0"/>
          </w:pPr>
        </w:pPrChange>
      </w:pPr>
      <w:r>
        <w:rPr>
          <w:lang w:val="de-DE"/>
        </w:rPr>
        <w:t>Leonard Burmester</w:t>
      </w:r>
    </w:p>
    <w:p w14:paraId="417A3CAF" w14:textId="47CBC800" w:rsidR="002E33DE" w:rsidRDefault="00374517" w:rsidP="00E0515A">
      <w:pPr>
        <w:spacing w:after="0"/>
        <w:jc w:val="right"/>
        <w:rPr>
          <w:lang w:val="de-DE"/>
        </w:rPr>
        <w:pPrChange w:id="1" w:author="David Döbele" w:date="2026-01-27T20:03:00Z" w16du:dateUtc="2026-01-27T19:03:00Z">
          <w:pPr>
            <w:spacing w:after="0"/>
          </w:pPr>
        </w:pPrChange>
      </w:pPr>
      <w:r>
        <w:rPr>
          <w:lang w:val="de-DE"/>
        </w:rPr>
        <w:t>Marie-Curie-Straße 20</w:t>
      </w:r>
    </w:p>
    <w:p w14:paraId="3CA0BEC8" w14:textId="63AFA481" w:rsidR="002E33DE" w:rsidRDefault="00374517" w:rsidP="00E0515A">
      <w:pPr>
        <w:spacing w:after="0"/>
        <w:jc w:val="right"/>
        <w:rPr>
          <w:lang w:val="de-DE"/>
        </w:rPr>
        <w:pPrChange w:id="2" w:author="David Döbele" w:date="2026-01-27T20:03:00Z" w16du:dateUtc="2026-01-27T19:03:00Z">
          <w:pPr>
            <w:spacing w:after="0"/>
          </w:pPr>
        </w:pPrChange>
      </w:pPr>
      <w:r>
        <w:rPr>
          <w:lang w:val="de-DE"/>
        </w:rPr>
        <w:t>60439 Frankfurt am Main</w:t>
      </w:r>
    </w:p>
    <w:p w14:paraId="13B508E3" w14:textId="654996E5" w:rsidR="004B3A25" w:rsidRPr="00DC12BE" w:rsidRDefault="004F445F" w:rsidP="00E0515A">
      <w:pPr>
        <w:spacing w:after="0"/>
        <w:jc w:val="right"/>
        <w:rPr>
          <w:rFonts w:cstheme="minorHAnsi"/>
          <w:lang w:val="de-DE"/>
        </w:rPr>
        <w:pPrChange w:id="3" w:author="David Döbele" w:date="2026-01-27T20:03:00Z" w16du:dateUtc="2026-01-27T19:03:00Z">
          <w:pPr>
            <w:spacing w:after="0"/>
          </w:pPr>
        </w:pPrChange>
      </w:pPr>
      <w:r w:rsidRPr="00DC12BE">
        <w:rPr>
          <w:rFonts w:cstheme="minorHAnsi"/>
          <w:lang w:val="de-DE"/>
        </w:rPr>
        <w:t>burmesterleonard@gmail.com</w:t>
      </w:r>
    </w:p>
    <w:p w14:paraId="3E9DBAA6" w14:textId="776E0555" w:rsidR="004F445F" w:rsidDel="00E0515A" w:rsidRDefault="004F445F" w:rsidP="00E0515A">
      <w:pPr>
        <w:spacing w:after="0"/>
        <w:jc w:val="right"/>
        <w:rPr>
          <w:del w:id="4" w:author="David Döbele" w:date="2026-01-27T20:03:00Z" w16du:dateUtc="2026-01-27T19:03:00Z"/>
          <w:rFonts w:cstheme="minorHAnsi"/>
          <w:color w:val="000000"/>
          <w:lang w:val="de-DE"/>
        </w:rPr>
        <w:pPrChange w:id="5" w:author="David Döbele" w:date="2026-01-27T20:03:00Z" w16du:dateUtc="2026-01-27T19:03:00Z">
          <w:pPr>
            <w:spacing w:after="0"/>
          </w:pPr>
        </w:pPrChange>
      </w:pPr>
      <w:r w:rsidRPr="00DC12BE">
        <w:rPr>
          <w:rFonts w:cstheme="minorHAnsi"/>
          <w:lang w:val="de-DE"/>
        </w:rPr>
        <w:t xml:space="preserve">Mobil: </w:t>
      </w:r>
      <w:r w:rsidRPr="00DC12BE">
        <w:rPr>
          <w:rFonts w:cstheme="minorHAnsi"/>
          <w:color w:val="000000"/>
          <w:lang w:val="de-DE"/>
        </w:rPr>
        <w:t>+49 176 578 23479</w:t>
      </w:r>
    </w:p>
    <w:p w14:paraId="0BB2FA6A" w14:textId="77777777" w:rsidR="00431CE2" w:rsidDel="00E0515A" w:rsidRDefault="00431CE2" w:rsidP="002E33DE">
      <w:pPr>
        <w:spacing w:after="0"/>
        <w:rPr>
          <w:del w:id="6" w:author="David Döbele" w:date="2026-01-27T20:03:00Z" w16du:dateUtc="2026-01-27T19:03:00Z"/>
          <w:lang w:val="de-DE"/>
        </w:rPr>
      </w:pPr>
    </w:p>
    <w:p w14:paraId="15A092C7" w14:textId="77777777" w:rsidR="00FE2980" w:rsidRDefault="00FE2980" w:rsidP="00E0515A">
      <w:pPr>
        <w:spacing w:after="0"/>
        <w:jc w:val="right"/>
        <w:rPr>
          <w:lang w:val="de-DE"/>
        </w:rPr>
        <w:pPrChange w:id="7" w:author="David Döbele" w:date="2026-01-27T20:03:00Z" w16du:dateUtc="2026-01-27T19:03:00Z">
          <w:pPr>
            <w:spacing w:after="0"/>
          </w:pPr>
        </w:pPrChange>
      </w:pPr>
    </w:p>
    <w:p w14:paraId="35D1B5D0" w14:textId="10FA72A5" w:rsidR="002E33DE" w:rsidRPr="00431CE2" w:rsidRDefault="006A403A" w:rsidP="002E33DE">
      <w:pPr>
        <w:spacing w:after="0"/>
        <w:rPr>
          <w:lang w:val="de-DE"/>
        </w:rPr>
      </w:pPr>
      <w:r>
        <w:rPr>
          <w:lang w:val="de-DE"/>
        </w:rPr>
        <w:t xml:space="preserve">BDO AG </w:t>
      </w:r>
      <w:r w:rsidR="00431CE2" w:rsidRPr="001A7DF8">
        <w:rPr>
          <w:lang w:val="de-DE"/>
        </w:rPr>
        <w:t>Wirtschaftsprüfungsgesellschaft</w:t>
      </w:r>
    </w:p>
    <w:p w14:paraId="29175105" w14:textId="1C1909E2" w:rsidR="000370C1" w:rsidRPr="000370C1" w:rsidRDefault="006A403A" w:rsidP="000370C1">
      <w:pPr>
        <w:spacing w:after="0" w:line="240" w:lineRule="auto"/>
        <w:rPr>
          <w:lang w:val="de-DE"/>
        </w:rPr>
      </w:pPr>
      <w:r>
        <w:rPr>
          <w:lang w:val="de-DE"/>
        </w:rPr>
        <w:t>Bürgermeister-Smidt-Str. 128</w:t>
      </w:r>
    </w:p>
    <w:p w14:paraId="7E8BEAEE" w14:textId="77777777" w:rsidR="000370C1" w:rsidRPr="000370C1" w:rsidDel="00E0515A" w:rsidRDefault="000370C1" w:rsidP="000370C1">
      <w:pPr>
        <w:spacing w:after="0" w:line="240" w:lineRule="auto"/>
        <w:rPr>
          <w:del w:id="8" w:author="David Döbele" w:date="2026-01-27T20:03:00Z" w16du:dateUtc="2026-01-27T19:03:00Z"/>
          <w:lang w:val="de-DE"/>
        </w:rPr>
      </w:pPr>
      <w:r w:rsidRPr="000370C1">
        <w:rPr>
          <w:lang w:val="de-DE"/>
        </w:rPr>
        <w:t>28195 Bremen</w:t>
      </w:r>
    </w:p>
    <w:p w14:paraId="46AA044B" w14:textId="77777777" w:rsidR="008132A9" w:rsidRDefault="008132A9" w:rsidP="008132A9">
      <w:pPr>
        <w:spacing w:after="0" w:line="240" w:lineRule="auto"/>
        <w:rPr>
          <w:lang w:val="de-DE"/>
        </w:rPr>
      </w:pPr>
    </w:p>
    <w:p w14:paraId="4636326E" w14:textId="367B4DA2" w:rsidR="002E33DE" w:rsidRDefault="00207CC4" w:rsidP="008132A9">
      <w:pPr>
        <w:spacing w:after="0" w:line="240" w:lineRule="auto"/>
        <w:rPr>
          <w:lang w:val="de-DE"/>
        </w:rPr>
      </w:pPr>
      <w:r w:rsidRPr="00207CC4">
        <w:rPr>
          <w:lang w:val="de-DE"/>
        </w:rPr>
        <w:tab/>
      </w:r>
      <w:r w:rsidRPr="00207CC4">
        <w:rPr>
          <w:lang w:val="de-DE"/>
        </w:rPr>
        <w:tab/>
      </w:r>
      <w:r w:rsidRPr="00207CC4">
        <w:rPr>
          <w:lang w:val="de-DE"/>
        </w:rPr>
        <w:tab/>
      </w:r>
      <w:r w:rsidRPr="00207CC4">
        <w:rPr>
          <w:lang w:val="de-DE"/>
        </w:rPr>
        <w:tab/>
      </w:r>
      <w:r w:rsidRPr="00207CC4">
        <w:rPr>
          <w:lang w:val="de-DE"/>
        </w:rPr>
        <w:tab/>
      </w:r>
      <w:r w:rsidR="00FE2980">
        <w:rPr>
          <w:lang w:val="de-DE"/>
        </w:rPr>
        <w:tab/>
      </w:r>
      <w:r w:rsidR="00FE2980">
        <w:rPr>
          <w:lang w:val="de-DE"/>
        </w:rPr>
        <w:tab/>
      </w:r>
      <w:r w:rsidR="00FE2980">
        <w:rPr>
          <w:lang w:val="de-DE"/>
        </w:rPr>
        <w:tab/>
      </w:r>
      <w:r w:rsidR="00FE2980">
        <w:rPr>
          <w:lang w:val="de-DE"/>
        </w:rPr>
        <w:tab/>
      </w:r>
      <w:r w:rsidR="00E13B1B">
        <w:rPr>
          <w:lang w:val="de-DE"/>
        </w:rPr>
        <w:tab/>
      </w:r>
      <w:r w:rsidR="004B3A25">
        <w:rPr>
          <w:lang w:val="de-DE"/>
        </w:rPr>
        <w:t>Bremen</w:t>
      </w:r>
      <w:r w:rsidR="00FE2980">
        <w:rPr>
          <w:lang w:val="de-DE"/>
        </w:rPr>
        <w:t xml:space="preserve">, den </w:t>
      </w:r>
      <w:r w:rsidR="0062475B">
        <w:rPr>
          <w:lang w:val="de-DE"/>
        </w:rPr>
        <w:t>27</w:t>
      </w:r>
      <w:r w:rsidR="004B3A25">
        <w:rPr>
          <w:lang w:val="de-DE"/>
        </w:rPr>
        <w:t>.</w:t>
      </w:r>
      <w:r w:rsidR="0062475B">
        <w:rPr>
          <w:lang w:val="de-DE"/>
        </w:rPr>
        <w:t>01</w:t>
      </w:r>
      <w:r w:rsidR="004B3A25">
        <w:rPr>
          <w:lang w:val="de-DE"/>
        </w:rPr>
        <w:t>.</w:t>
      </w:r>
      <w:r w:rsidR="00FE2980">
        <w:rPr>
          <w:lang w:val="de-DE"/>
        </w:rPr>
        <w:t>202</w:t>
      </w:r>
      <w:r w:rsidR="0062475B">
        <w:rPr>
          <w:lang w:val="de-DE"/>
        </w:rPr>
        <w:t>6</w:t>
      </w:r>
      <w:r w:rsidR="00FE2980">
        <w:rPr>
          <w:lang w:val="de-DE"/>
        </w:rPr>
        <w:tab/>
      </w:r>
    </w:p>
    <w:p w14:paraId="4EEF2501" w14:textId="2C97D344" w:rsidR="00AA2E6D" w:rsidRPr="00AA2E6D" w:rsidRDefault="00AA2E6D" w:rsidP="000569B0">
      <w:pPr>
        <w:ind w:right="-567"/>
        <w:rPr>
          <w:b/>
          <w:bCs/>
          <w:lang w:val="de-DE"/>
        </w:rPr>
      </w:pPr>
      <w:r w:rsidRPr="00AA2E6D">
        <w:rPr>
          <w:b/>
          <w:bCs/>
          <w:lang w:val="de-DE"/>
        </w:rPr>
        <w:t xml:space="preserve">Bewerbung </w:t>
      </w:r>
      <w:r w:rsidR="004B3A25">
        <w:rPr>
          <w:b/>
          <w:bCs/>
          <w:lang w:val="de-DE"/>
        </w:rPr>
        <w:t>um</w:t>
      </w:r>
      <w:r w:rsidRPr="00AA2E6D">
        <w:rPr>
          <w:b/>
          <w:bCs/>
          <w:lang w:val="de-DE"/>
        </w:rPr>
        <w:t xml:space="preserve"> ein Praktikum </w:t>
      </w:r>
      <w:r w:rsidR="007B0081">
        <w:rPr>
          <w:b/>
          <w:bCs/>
          <w:lang w:val="de-DE"/>
        </w:rPr>
        <w:t>i</w:t>
      </w:r>
      <w:r w:rsidR="004B3A25">
        <w:rPr>
          <w:b/>
          <w:bCs/>
          <w:lang w:val="de-DE"/>
        </w:rPr>
        <w:t>m Bereich</w:t>
      </w:r>
      <w:r w:rsidR="007B0081">
        <w:rPr>
          <w:b/>
          <w:bCs/>
          <w:lang w:val="de-DE"/>
        </w:rPr>
        <w:t xml:space="preserve"> </w:t>
      </w:r>
      <w:r w:rsidR="00805994">
        <w:rPr>
          <w:b/>
          <w:bCs/>
          <w:lang w:val="de-DE"/>
        </w:rPr>
        <w:t>Wirtschaftsprüfung/</w:t>
      </w:r>
      <w:r w:rsidR="00854D38">
        <w:rPr>
          <w:b/>
          <w:bCs/>
          <w:lang w:val="de-DE"/>
        </w:rPr>
        <w:t>Audit</w:t>
      </w:r>
    </w:p>
    <w:p w14:paraId="01259AF6" w14:textId="77777777" w:rsidR="004F445F" w:rsidRDefault="004F445F" w:rsidP="00AA2E6D">
      <w:pPr>
        <w:rPr>
          <w:lang w:val="de-DE"/>
        </w:rPr>
      </w:pPr>
    </w:p>
    <w:p w14:paraId="016F57B8" w14:textId="52CF98CC" w:rsidR="00AA2E6D" w:rsidRPr="00AA2E6D" w:rsidRDefault="00AA2E6D" w:rsidP="00AA2E6D">
      <w:pPr>
        <w:rPr>
          <w:lang w:val="de-DE"/>
        </w:rPr>
      </w:pPr>
      <w:r w:rsidRPr="00AA2E6D">
        <w:rPr>
          <w:lang w:val="de-DE"/>
        </w:rPr>
        <w:t>Sehr geehrte Damen und Herren,</w:t>
      </w:r>
    </w:p>
    <w:p w14:paraId="62A209AE" w14:textId="40FB36D4" w:rsidR="00F03127" w:rsidRDefault="00B34A76" w:rsidP="00E0515A">
      <w:pPr>
        <w:spacing w:after="0" w:line="240" w:lineRule="auto"/>
        <w:jc w:val="both"/>
        <w:rPr>
          <w:ins w:id="9" w:author="David Döbele" w:date="2026-01-27T20:02:00Z" w16du:dateUtc="2026-01-27T19:02:00Z"/>
          <w:rFonts w:eastAsia="Times New Roman" w:cstheme="minorHAnsi"/>
          <w:color w:val="000000"/>
          <w:lang w:val="de-DE" w:eastAsia="de-DE"/>
        </w:rPr>
      </w:pPr>
      <w:r w:rsidRPr="00B34A76">
        <w:rPr>
          <w:lang w:val="de-DE"/>
        </w:rPr>
        <w:t xml:space="preserve">mit einer Tätigkeit in der Wirtschaftsprüfung assoziiere ich spannende und abwechslungsreiche Aufgaben sowie die Möglichkeit, innerhalb kurzer Zeit ein hervorragendes Verständnis für Unternehmenskennzahlen und deren Bedeutung zu entwickeln. </w:t>
      </w:r>
      <w:r w:rsidR="00F03127" w:rsidRPr="00F03127">
        <w:rPr>
          <w:rFonts w:eastAsia="Times New Roman" w:cstheme="minorHAnsi"/>
          <w:color w:val="000000"/>
          <w:lang w:val="de-DE" w:eastAsia="de-DE"/>
        </w:rPr>
        <w:t>Daher möchte ich </w:t>
      </w:r>
      <w:r w:rsidR="00805994">
        <w:rPr>
          <w:rFonts w:eastAsia="Times New Roman" w:cstheme="minorHAnsi"/>
          <w:color w:val="000000"/>
          <w:lang w:val="de-DE" w:eastAsia="de-DE"/>
        </w:rPr>
        <w:t>BDO</w:t>
      </w:r>
      <w:r w:rsidR="00F03127" w:rsidRPr="00F03127">
        <w:rPr>
          <w:rFonts w:eastAsia="Times New Roman" w:cstheme="minorHAnsi"/>
          <w:color w:val="000000"/>
          <w:lang w:val="de-DE" w:eastAsia="de-DE"/>
        </w:rPr>
        <w:t xml:space="preserve"> ab </w:t>
      </w:r>
      <w:r w:rsidR="00A01B26">
        <w:rPr>
          <w:rFonts w:eastAsia="Times New Roman" w:cstheme="minorHAnsi"/>
          <w:color w:val="000000"/>
          <w:lang w:val="de-DE" w:eastAsia="de-DE"/>
        </w:rPr>
        <w:t xml:space="preserve">August </w:t>
      </w:r>
      <w:r w:rsidR="00F03127" w:rsidRPr="00F03127">
        <w:rPr>
          <w:rFonts w:eastAsia="Times New Roman" w:cstheme="minorHAnsi"/>
          <w:color w:val="000000"/>
          <w:lang w:val="de-DE" w:eastAsia="de-DE"/>
        </w:rPr>
        <w:t>202</w:t>
      </w:r>
      <w:r w:rsidR="00A01B26">
        <w:rPr>
          <w:rFonts w:eastAsia="Times New Roman" w:cstheme="minorHAnsi"/>
          <w:color w:val="000000"/>
          <w:lang w:val="de-DE" w:eastAsia="de-DE"/>
        </w:rPr>
        <w:t>6</w:t>
      </w:r>
      <w:r w:rsidR="00F03127" w:rsidRPr="00F03127">
        <w:rPr>
          <w:rFonts w:eastAsia="Times New Roman" w:cstheme="minorHAnsi"/>
          <w:color w:val="000000"/>
          <w:lang w:val="de-DE" w:eastAsia="de-DE"/>
        </w:rPr>
        <w:t xml:space="preserve"> als Praktikant im Bereich Wirtschaftsprüfung für einen Zeitraum von </w:t>
      </w:r>
      <w:r w:rsidR="00822077">
        <w:rPr>
          <w:rFonts w:eastAsia="Times New Roman" w:cstheme="minorHAnsi"/>
          <w:color w:val="000000"/>
          <w:lang w:val="de-DE" w:eastAsia="de-DE"/>
        </w:rPr>
        <w:t>3 Monaten</w:t>
      </w:r>
      <w:r w:rsidR="00F03127" w:rsidRPr="00F03127">
        <w:rPr>
          <w:rFonts w:eastAsia="Times New Roman" w:cstheme="minorHAnsi"/>
          <w:color w:val="000000"/>
          <w:lang w:val="de-DE" w:eastAsia="de-DE"/>
        </w:rPr>
        <w:t xml:space="preserve"> unterstützen.</w:t>
      </w:r>
      <w:bookmarkStart w:id="10" w:name="_Hlk178508047"/>
    </w:p>
    <w:p w14:paraId="3ADA486E" w14:textId="77777777" w:rsidR="00E0515A" w:rsidRDefault="00E0515A" w:rsidP="00E0515A">
      <w:pPr>
        <w:spacing w:after="0" w:line="240" w:lineRule="auto"/>
        <w:jc w:val="both"/>
        <w:rPr>
          <w:ins w:id="11" w:author="David Döbele" w:date="2026-01-27T20:01:00Z" w16du:dateUtc="2026-01-27T19:01:00Z"/>
          <w:rFonts w:eastAsia="Times New Roman" w:cstheme="minorHAnsi"/>
          <w:color w:val="000000"/>
          <w:lang w:val="de-DE" w:eastAsia="de-DE"/>
        </w:rPr>
        <w:pPrChange w:id="12" w:author="David Döbele" w:date="2026-01-27T20:02:00Z" w16du:dateUtc="2026-01-27T19:02:00Z">
          <w:pPr>
            <w:spacing w:line="240" w:lineRule="auto"/>
            <w:jc w:val="both"/>
          </w:pPr>
        </w:pPrChange>
      </w:pPr>
    </w:p>
    <w:p w14:paraId="551723C5" w14:textId="44DDC862" w:rsidR="00E0515A" w:rsidDel="00E0515A" w:rsidRDefault="00E0515A" w:rsidP="00E0515A">
      <w:pPr>
        <w:spacing w:after="0" w:line="240" w:lineRule="auto"/>
        <w:jc w:val="both"/>
        <w:rPr>
          <w:del w:id="13" w:author="David Döbele" w:date="2026-01-27T20:02:00Z" w16du:dateUtc="2026-01-27T19:02:00Z"/>
          <w:rFonts w:eastAsia="Times New Roman" w:cstheme="minorHAnsi"/>
          <w:color w:val="000000"/>
          <w:lang w:val="de-DE" w:eastAsia="de-DE"/>
        </w:rPr>
        <w:pPrChange w:id="14" w:author="David Döbele" w:date="2026-01-27T20:02:00Z" w16du:dateUtc="2026-01-27T19:02:00Z">
          <w:pPr>
            <w:spacing w:line="240" w:lineRule="auto"/>
            <w:jc w:val="both"/>
          </w:pPr>
        </w:pPrChange>
      </w:pPr>
      <w:ins w:id="15" w:author="David Döbele" w:date="2026-01-27T20:01:00Z" w16du:dateUtc="2026-01-27T19:01:00Z">
        <w:r w:rsidRPr="00F03127">
          <w:rPr>
            <w:rFonts w:eastAsia="Times New Roman" w:cstheme="minorHAnsi"/>
            <w:color w:val="000000"/>
            <w:lang w:val="de-DE" w:eastAsia="de-DE"/>
          </w:rPr>
          <w:t>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w:t>
        </w:r>
        <w:r>
          <w:rPr>
            <w:rFonts w:eastAsia="Times New Roman" w:cstheme="minorHAnsi"/>
            <w:color w:val="000000"/>
            <w:lang w:val="de-DE" w:eastAsia="de-DE"/>
          </w:rPr>
          <w:t xml:space="preserve"> sowie</w:t>
        </w:r>
        <w:r w:rsidRPr="00F03127">
          <w:rPr>
            <w:rFonts w:eastAsia="Times New Roman" w:cstheme="minorHAnsi"/>
            <w:color w:val="000000"/>
            <w:lang w:val="de-DE" w:eastAsia="de-DE"/>
          </w:rPr>
          <w:t xml:space="preserve"> meine Kommunikationsfähigkeit durch die tägliche, direkte Interaktion mit Kunden und Kollegen weiterentwickeln. </w:t>
        </w:r>
      </w:ins>
    </w:p>
    <w:p w14:paraId="6BF59964" w14:textId="77777777" w:rsidR="00E0515A" w:rsidRDefault="00E0515A" w:rsidP="00E0515A">
      <w:pPr>
        <w:spacing w:after="0" w:line="240" w:lineRule="auto"/>
        <w:jc w:val="both"/>
        <w:rPr>
          <w:ins w:id="16" w:author="David Döbele" w:date="2026-01-27T20:02:00Z" w16du:dateUtc="2026-01-27T19:02:00Z"/>
          <w:rFonts w:eastAsia="Times New Roman" w:cstheme="minorHAnsi"/>
          <w:color w:val="000000"/>
          <w:lang w:val="de-DE" w:eastAsia="de-DE"/>
        </w:rPr>
      </w:pPr>
    </w:p>
    <w:p w14:paraId="345E5E22" w14:textId="77777777" w:rsidR="00E0515A" w:rsidRDefault="00E0515A" w:rsidP="00E0515A">
      <w:pPr>
        <w:spacing w:after="0" w:line="240" w:lineRule="auto"/>
        <w:jc w:val="both"/>
        <w:rPr>
          <w:ins w:id="17" w:author="David Döbele" w:date="2026-01-27T20:02:00Z" w16du:dateUtc="2026-01-27T19:02:00Z"/>
          <w:rFonts w:eastAsia="Times New Roman" w:cstheme="minorHAnsi"/>
          <w:color w:val="000000"/>
          <w:lang w:val="de-DE" w:eastAsia="de-DE"/>
        </w:rPr>
        <w:pPrChange w:id="18" w:author="David Döbele" w:date="2026-01-27T20:02:00Z" w16du:dateUtc="2026-01-27T19:02:00Z">
          <w:pPr>
            <w:spacing w:line="240" w:lineRule="auto"/>
          </w:pPr>
        </w:pPrChange>
      </w:pPr>
    </w:p>
    <w:p w14:paraId="2151B559" w14:textId="21EA74CC" w:rsidR="004B3A25" w:rsidDel="00E0515A" w:rsidRDefault="00B34A76" w:rsidP="00E0515A">
      <w:pPr>
        <w:spacing w:after="0" w:line="240" w:lineRule="auto"/>
        <w:jc w:val="both"/>
        <w:rPr>
          <w:del w:id="19" w:author="David Döbele" w:date="2026-01-27T20:01:00Z" w16du:dateUtc="2026-01-27T19:01:00Z"/>
          <w:lang w:val="de-DE"/>
        </w:rPr>
        <w:pPrChange w:id="20" w:author="David Döbele" w:date="2026-01-27T20:02:00Z" w16du:dateUtc="2026-01-27T19:02:00Z">
          <w:pPr>
            <w:spacing w:line="240" w:lineRule="auto"/>
          </w:pPr>
        </w:pPrChange>
      </w:pPr>
      <w:r>
        <w:rPr>
          <w:lang w:val="de-DE"/>
        </w:rPr>
        <w:t>Derzeit studier</w:t>
      </w:r>
      <w:r w:rsidR="00A71CB0">
        <w:rPr>
          <w:lang w:val="de-DE"/>
        </w:rPr>
        <w:t>e</w:t>
      </w:r>
      <w:r>
        <w:rPr>
          <w:lang w:val="de-DE"/>
        </w:rPr>
        <w:t xml:space="preserve"> ich </w:t>
      </w:r>
      <w:r w:rsidR="00A71CB0">
        <w:rPr>
          <w:lang w:val="de-DE"/>
        </w:rPr>
        <w:t xml:space="preserve">im </w:t>
      </w:r>
      <w:r w:rsidR="00A01B26">
        <w:rPr>
          <w:lang w:val="de-DE"/>
        </w:rPr>
        <w:t>dritten</w:t>
      </w:r>
      <w:r w:rsidR="00A71CB0">
        <w:rPr>
          <w:lang w:val="de-DE"/>
        </w:rPr>
        <w:t xml:space="preserve"> Semester </w:t>
      </w:r>
      <w:r w:rsidR="001064EA">
        <w:rPr>
          <w:lang w:val="de-DE"/>
        </w:rPr>
        <w:t xml:space="preserve">Wirtschaftswissenschaften an der </w:t>
      </w:r>
      <w:r>
        <w:rPr>
          <w:lang w:val="de-DE"/>
        </w:rPr>
        <w:t>Johann-Wolfgang-</w:t>
      </w:r>
      <w:r w:rsidR="001064EA">
        <w:rPr>
          <w:lang w:val="de-DE"/>
        </w:rPr>
        <w:t>Goethe-Universität in Frankfurt am Main</w:t>
      </w:r>
      <w:r w:rsidR="00A71CB0">
        <w:rPr>
          <w:lang w:val="de-DE"/>
        </w:rPr>
        <w:t>.</w:t>
      </w:r>
      <w:ins w:id="21" w:author="David Döbele" w:date="2026-01-27T20:01:00Z" w16du:dateUtc="2026-01-27T19:01:00Z">
        <w:r w:rsidR="00E0515A">
          <w:rPr>
            <w:lang w:val="de-DE"/>
          </w:rPr>
          <w:t xml:space="preserve"> Noch vor dem Studium habe ich </w:t>
        </w:r>
      </w:ins>
    </w:p>
    <w:p w14:paraId="3E54D8C4" w14:textId="39A1329D" w:rsidR="001064EA" w:rsidDel="00E0515A" w:rsidRDefault="001064EA" w:rsidP="00E0515A">
      <w:pPr>
        <w:spacing w:after="0" w:line="240" w:lineRule="auto"/>
        <w:jc w:val="both"/>
        <w:rPr>
          <w:del w:id="22" w:author="David Döbele" w:date="2026-01-27T20:01:00Z" w16du:dateUtc="2026-01-27T19:01:00Z"/>
          <w:lang w:val="de-DE"/>
        </w:rPr>
      </w:pPr>
      <w:bookmarkStart w:id="23" w:name="_Hlk178508107"/>
      <w:bookmarkEnd w:id="10"/>
      <w:del w:id="24" w:author="David Döbele" w:date="2026-01-27T20:01:00Z" w16du:dateUtc="2026-01-27T19:01:00Z">
        <w:r w:rsidDel="00E0515A">
          <w:rPr>
            <w:lang w:val="de-DE"/>
          </w:rPr>
          <w:delText>I</w:delText>
        </w:r>
      </w:del>
      <w:ins w:id="25" w:author="David Döbele" w:date="2026-01-27T20:01:00Z" w16du:dateUtc="2026-01-27T19:01:00Z">
        <w:r w:rsidR="00E0515A">
          <w:rPr>
            <w:lang w:val="de-DE"/>
          </w:rPr>
          <w:t>i</w:t>
        </w:r>
      </w:ins>
      <w:r>
        <w:rPr>
          <w:lang w:val="de-DE"/>
        </w:rPr>
        <w:t xml:space="preserve">m Mai und Juni </w:t>
      </w:r>
      <w:r w:rsidR="004F1A7E">
        <w:rPr>
          <w:lang w:val="de-DE"/>
        </w:rPr>
        <w:t>20</w:t>
      </w:r>
      <w:r w:rsidR="006163BF">
        <w:rPr>
          <w:lang w:val="de-DE"/>
        </w:rPr>
        <w:t>24</w:t>
      </w:r>
      <w:r>
        <w:rPr>
          <w:lang w:val="de-DE"/>
        </w:rPr>
        <w:t xml:space="preserve"> </w:t>
      </w:r>
      <w:del w:id="26" w:author="David Döbele" w:date="2026-01-27T20:01:00Z" w16du:dateUtc="2026-01-27T19:01:00Z">
        <w:r w:rsidDel="00E0515A">
          <w:rPr>
            <w:lang w:val="de-DE"/>
          </w:rPr>
          <w:delText xml:space="preserve">habe ich </w:delText>
        </w:r>
      </w:del>
      <w:r w:rsidR="00B34A76">
        <w:rPr>
          <w:lang w:val="de-DE"/>
        </w:rPr>
        <w:t xml:space="preserve">im Rahmen eines komprimierten Auslandssemesters das Fach </w:t>
      </w:r>
      <w:r w:rsidR="00890A9C" w:rsidRPr="00433C4E">
        <w:rPr>
          <w:lang w:val="de-DE"/>
        </w:rPr>
        <w:t xml:space="preserve">Business Administration </w:t>
      </w:r>
      <w:r w:rsidR="00433C4E">
        <w:rPr>
          <w:lang w:val="de-DE"/>
        </w:rPr>
        <w:t xml:space="preserve">an der </w:t>
      </w:r>
      <w:r w:rsidR="00433C4E" w:rsidRPr="00433C4E">
        <w:rPr>
          <w:lang w:val="de-DE"/>
        </w:rPr>
        <w:t>B</w:t>
      </w:r>
      <w:r w:rsidR="00433C4E">
        <w:rPr>
          <w:lang w:val="de-DE"/>
        </w:rPr>
        <w:t>oston University</w:t>
      </w:r>
      <w:r w:rsidR="00824210">
        <w:rPr>
          <w:lang w:val="de-DE"/>
        </w:rPr>
        <w:t xml:space="preserve"> </w:t>
      </w:r>
      <w:r>
        <w:rPr>
          <w:lang w:val="de-DE"/>
        </w:rPr>
        <w:t xml:space="preserve">studiert </w:t>
      </w:r>
      <w:r w:rsidR="00F24CB7" w:rsidRPr="00433C4E">
        <w:rPr>
          <w:lang w:val="de-DE"/>
        </w:rPr>
        <w:t xml:space="preserve">und </w:t>
      </w:r>
      <w:r>
        <w:rPr>
          <w:lang w:val="de-DE"/>
        </w:rPr>
        <w:t xml:space="preserve">dort die </w:t>
      </w:r>
      <w:r w:rsidR="00F24CB7" w:rsidRPr="00433C4E">
        <w:rPr>
          <w:lang w:val="de-DE"/>
        </w:rPr>
        <w:t>Kurse „</w:t>
      </w:r>
      <w:proofErr w:type="spellStart"/>
      <w:r w:rsidR="00F24CB7" w:rsidRPr="00433C4E">
        <w:rPr>
          <w:lang w:val="de-DE"/>
        </w:rPr>
        <w:t>Strategy</w:t>
      </w:r>
      <w:proofErr w:type="spellEnd"/>
      <w:r w:rsidR="00F24CB7" w:rsidRPr="00433C4E">
        <w:rPr>
          <w:lang w:val="de-DE"/>
        </w:rPr>
        <w:t>, Innovation and G</w:t>
      </w:r>
      <w:r w:rsidR="00CA1870" w:rsidRPr="00433C4E">
        <w:rPr>
          <w:lang w:val="de-DE"/>
        </w:rPr>
        <w:t xml:space="preserve">lobal Competition“ </w:t>
      </w:r>
      <w:r w:rsidR="00FF3FBA" w:rsidRPr="00433C4E">
        <w:rPr>
          <w:lang w:val="de-DE"/>
        </w:rPr>
        <w:t>und „Corporate Financial Management”</w:t>
      </w:r>
      <w:r>
        <w:rPr>
          <w:lang w:val="de-DE"/>
        </w:rPr>
        <w:t xml:space="preserve"> </w:t>
      </w:r>
      <w:r w:rsidR="00B34A76">
        <w:rPr>
          <w:lang w:val="de-DE"/>
        </w:rPr>
        <w:t>erfolgreich abgeschlossen.</w:t>
      </w:r>
      <w:r w:rsidR="000B4A42" w:rsidRPr="00433C4E">
        <w:rPr>
          <w:lang w:val="de-DE"/>
        </w:rPr>
        <w:t xml:space="preserve"> </w:t>
      </w:r>
    </w:p>
    <w:p w14:paraId="51CCA47E" w14:textId="4C290337" w:rsidR="00F03127" w:rsidDel="00E0515A" w:rsidRDefault="00FB2245" w:rsidP="00FB2245">
      <w:pPr>
        <w:spacing w:after="0" w:line="240" w:lineRule="auto"/>
        <w:jc w:val="both"/>
        <w:rPr>
          <w:del w:id="27" w:author="David Döbele" w:date="2026-01-27T20:01:00Z" w16du:dateUtc="2026-01-27T19:01:00Z"/>
          <w:rFonts w:eastAsia="Times New Roman" w:cstheme="minorHAnsi"/>
          <w:color w:val="000000"/>
          <w:lang w:val="de-DE" w:eastAsia="de-DE"/>
        </w:rPr>
        <w:pPrChange w:id="28" w:author="David Döbele" w:date="2026-01-27T20:04:00Z" w16du:dateUtc="2026-01-27T19:04:00Z">
          <w:pPr>
            <w:spacing w:after="0" w:line="240" w:lineRule="auto"/>
            <w:jc w:val="both"/>
          </w:pPr>
        </w:pPrChange>
      </w:pPr>
      <w:ins w:id="29" w:author="David Döbele" w:date="2026-01-27T20:04:00Z" w16du:dateUtc="2026-01-27T19:04:00Z">
        <w:r>
          <w:rPr>
            <w:lang w:val="de-DE"/>
          </w:rPr>
          <w:t xml:space="preserve"> </w:t>
        </w:r>
      </w:ins>
      <w:ins w:id="30" w:author="David Döbele" w:date="2026-01-27T20:02:00Z" w16du:dateUtc="2026-01-27T19:02:00Z">
        <w:r w:rsidR="00E0515A">
          <w:rPr>
            <w:lang w:val="de-DE"/>
          </w:rPr>
          <w:t>Neben dem Studium beschäftige ich mich gerne mit Unternehmertum – so hab</w:t>
        </w:r>
      </w:ins>
      <w:ins w:id="31" w:author="David Döbele" w:date="2026-01-27T20:03:00Z" w16du:dateUtc="2026-01-27T19:03:00Z">
        <w:r w:rsidR="00E0515A">
          <w:rPr>
            <w:lang w:val="de-DE"/>
          </w:rPr>
          <w:t>e ich vor einem guten Jahr ein erstes eigenes Modelabel gegründet, mit welchem ich aktuell vierstellige Monatsumsätze erziele. Hier habe ich mich auch viel mit verschiedenen Unternehmenskennzahlen beschäftigt.</w:t>
        </w:r>
      </w:ins>
      <w:bookmarkEnd w:id="23"/>
      <w:ins w:id="32" w:author="David Döbele" w:date="2026-01-27T20:04:00Z" w16du:dateUtc="2026-01-27T19:04:00Z">
        <w:r>
          <w:rPr>
            <w:rFonts w:eastAsia="Times New Roman" w:cstheme="minorHAnsi"/>
            <w:color w:val="000000"/>
            <w:lang w:val="de-DE" w:eastAsia="de-DE"/>
          </w:rPr>
          <w:t xml:space="preserve"> </w:t>
        </w:r>
      </w:ins>
      <w:del w:id="33" w:author="David Döbele" w:date="2026-01-27T20:01:00Z" w16du:dateUtc="2026-01-27T19:01:00Z">
        <w:r w:rsidR="00F03127" w:rsidRPr="00F03127" w:rsidDel="00E0515A">
          <w:rPr>
            <w:rFonts w:eastAsia="Times New Roman" w:cstheme="minorHAnsi"/>
            <w:color w:val="000000"/>
            <w:lang w:val="de-DE" w:eastAsia="de-DE"/>
          </w:rPr>
          <w:delText>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w:delText>
        </w:r>
        <w:r w:rsidR="00F03127" w:rsidDel="00E0515A">
          <w:rPr>
            <w:rFonts w:eastAsia="Times New Roman" w:cstheme="minorHAnsi"/>
            <w:color w:val="000000"/>
            <w:lang w:val="de-DE" w:eastAsia="de-DE"/>
          </w:rPr>
          <w:delText xml:space="preserve"> sowie</w:delText>
        </w:r>
        <w:r w:rsidR="00F03127" w:rsidRPr="00F03127" w:rsidDel="00E0515A">
          <w:rPr>
            <w:rFonts w:eastAsia="Times New Roman" w:cstheme="minorHAnsi"/>
            <w:color w:val="000000"/>
            <w:lang w:val="de-DE" w:eastAsia="de-DE"/>
          </w:rPr>
          <w:delText xml:space="preserve"> meine Kommunikationsfähigkeit durch die tägliche, direkte Interaktion mit Kunden und Kollegen weiterentwickeln. </w:delText>
        </w:r>
      </w:del>
    </w:p>
    <w:p w14:paraId="558FF2D2" w14:textId="77777777" w:rsidR="00F03127" w:rsidDel="00FB2245" w:rsidRDefault="00F03127" w:rsidP="00FB2245">
      <w:pPr>
        <w:spacing w:after="0" w:line="240" w:lineRule="auto"/>
        <w:jc w:val="both"/>
        <w:rPr>
          <w:del w:id="34" w:author="David Döbele" w:date="2026-01-27T20:04:00Z" w16du:dateUtc="2026-01-27T19:04:00Z"/>
          <w:rFonts w:eastAsia="Times New Roman" w:cstheme="minorHAnsi"/>
          <w:color w:val="000000"/>
          <w:lang w:val="de-DE" w:eastAsia="de-DE"/>
        </w:rPr>
        <w:pPrChange w:id="35" w:author="David Döbele" w:date="2026-01-27T20:04:00Z" w16du:dateUtc="2026-01-27T19:04:00Z">
          <w:pPr>
            <w:spacing w:after="0" w:line="240" w:lineRule="auto"/>
            <w:jc w:val="both"/>
          </w:pPr>
        </w:pPrChange>
      </w:pPr>
    </w:p>
    <w:p w14:paraId="5F9EE7C9" w14:textId="0D3EF5ED" w:rsidR="00F03127" w:rsidRPr="00F03127" w:rsidRDefault="00F03127" w:rsidP="00FB2245">
      <w:pPr>
        <w:spacing w:after="0" w:line="240" w:lineRule="auto"/>
        <w:jc w:val="both"/>
        <w:rPr>
          <w:rFonts w:eastAsia="Times New Roman" w:cstheme="minorHAnsi"/>
          <w:color w:val="000000"/>
          <w:lang w:val="de-DE" w:eastAsia="de-DE"/>
        </w:rPr>
      </w:pPr>
      <w:r w:rsidRPr="00F03127">
        <w:rPr>
          <w:rFonts w:eastAsia="Times New Roman" w:cstheme="minorHAnsi"/>
          <w:color w:val="000000"/>
          <w:lang w:val="de-DE" w:eastAsia="de-DE"/>
        </w:rPr>
        <w:t>In meiner Freizeit finde ich Ausgleich durch Sport, wobei ich durch meinen Ehrgeiz und meine Disziplin im Tischtennis auch auf Landesebene Erfolge feiern konnte. Diesen Ehrgeiz und diese Freude an herausfordernden Projekten möchte ich nun gerne bei Ihnen in Form des Praktikums einbringen.</w:t>
      </w:r>
    </w:p>
    <w:p w14:paraId="21847E04" w14:textId="77777777" w:rsidR="000569B0" w:rsidRDefault="000569B0" w:rsidP="00E0515A">
      <w:pPr>
        <w:spacing w:after="0" w:line="240" w:lineRule="auto"/>
        <w:jc w:val="both"/>
        <w:rPr>
          <w:rFonts w:eastAsia="Times New Roman" w:cstheme="minorHAnsi"/>
          <w:color w:val="000000"/>
          <w:lang w:val="de-DE" w:eastAsia="de-DE"/>
        </w:rPr>
      </w:pPr>
    </w:p>
    <w:p w14:paraId="001755FB" w14:textId="77777777" w:rsidR="000B59D0" w:rsidRDefault="00616361" w:rsidP="00E0515A">
      <w:pPr>
        <w:spacing w:after="0" w:line="240" w:lineRule="auto"/>
        <w:jc w:val="both"/>
        <w:rPr>
          <w:rFonts w:eastAsia="Times New Roman" w:cstheme="minorHAnsi"/>
          <w:color w:val="000000"/>
          <w:lang w:val="de-DE" w:eastAsia="de-DE"/>
        </w:rPr>
      </w:pPr>
      <w:r>
        <w:rPr>
          <w:rFonts w:eastAsia="Times New Roman" w:cstheme="minorHAnsi"/>
          <w:color w:val="000000"/>
          <w:lang w:val="de-DE" w:eastAsia="de-DE"/>
        </w:rPr>
        <w:t>BDO</w:t>
      </w:r>
      <w:r w:rsidR="00107DA7">
        <w:rPr>
          <w:rFonts w:eastAsia="Times New Roman" w:cstheme="minorHAnsi"/>
          <w:color w:val="000000"/>
          <w:lang w:val="de-DE" w:eastAsia="de-DE"/>
        </w:rPr>
        <w:t xml:space="preserve"> </w:t>
      </w:r>
      <w:r w:rsidR="004F445F" w:rsidRPr="004F445F">
        <w:rPr>
          <w:rFonts w:eastAsia="Times New Roman" w:cstheme="minorHAnsi"/>
          <w:color w:val="000000"/>
          <w:lang w:val="de-DE" w:eastAsia="de-DE"/>
        </w:rPr>
        <w:t>ist für mich die ideale Wahl für dieses Praktikum. Neben Ihrem Status als eine der führenden Wirtschaftsprüfungsgesellschaften</w:t>
      </w:r>
      <w:r w:rsidR="00D54EDC">
        <w:rPr>
          <w:rFonts w:eastAsia="Times New Roman" w:cstheme="minorHAnsi"/>
          <w:color w:val="000000"/>
          <w:lang w:val="de-DE" w:eastAsia="de-DE"/>
        </w:rPr>
        <w:t xml:space="preserve"> </w:t>
      </w:r>
      <w:r w:rsidR="00E0407C" w:rsidRPr="00E0407C">
        <w:rPr>
          <w:rFonts w:eastAsia="Times New Roman" w:cstheme="minorHAnsi"/>
          <w:color w:val="000000"/>
          <w:lang w:val="de-DE" w:eastAsia="de-DE"/>
        </w:rPr>
        <w:t>beeindruckt mich der Fokus auf individuelle Förderung und die Möglichkeit, vielseitige Einblicke in spannende Projekte zu gewinnen. Daher würde ich mich sehr darüber freuen, Sie in einem persönlichen Gespräch von mir überzeugen zu dürfen.</w:t>
      </w:r>
    </w:p>
    <w:p w14:paraId="441D52BD" w14:textId="77777777" w:rsidR="000B59D0" w:rsidRDefault="000B59D0" w:rsidP="00E0515A">
      <w:pPr>
        <w:spacing w:after="0" w:line="240" w:lineRule="auto"/>
        <w:jc w:val="both"/>
        <w:rPr>
          <w:rFonts w:eastAsia="Times New Roman" w:cstheme="minorHAnsi"/>
          <w:color w:val="000000"/>
          <w:lang w:val="de-DE" w:eastAsia="de-DE"/>
        </w:rPr>
      </w:pPr>
    </w:p>
    <w:p w14:paraId="10DD56E9" w14:textId="2BD5CCC4" w:rsidR="00982737" w:rsidRDefault="00AA2E6D" w:rsidP="00E0515A">
      <w:pPr>
        <w:spacing w:after="0" w:line="240" w:lineRule="auto"/>
        <w:jc w:val="both"/>
        <w:rPr>
          <w:lang w:val="de-DE"/>
        </w:rPr>
      </w:pPr>
      <w:r w:rsidRPr="003A638C">
        <w:rPr>
          <w:lang w:val="de-DE"/>
        </w:rPr>
        <w:t>Mit freundlichen Grüßen</w:t>
      </w:r>
    </w:p>
    <w:p w14:paraId="526DF10C" w14:textId="77777777" w:rsidR="00F77E0F" w:rsidRPr="00DB39CD" w:rsidRDefault="00F77E0F" w:rsidP="00E0515A">
      <w:pPr>
        <w:spacing w:after="0" w:line="240" w:lineRule="auto"/>
        <w:jc w:val="both"/>
        <w:rPr>
          <w:lang w:val="de-DE"/>
        </w:rPr>
      </w:pPr>
    </w:p>
    <w:p w14:paraId="61617487" w14:textId="40F69996" w:rsidR="00DB39CD" w:rsidRDefault="00DF6E4A" w:rsidP="00DB39CD">
      <w:r>
        <w:rPr>
          <w:lang w:val="de-DE"/>
        </w:rPr>
        <w:t>Leonard Burmester</w:t>
      </w:r>
    </w:p>
    <w:sectPr w:rsidR="00DB39CD" w:rsidSect="003A638C">
      <w:pgSz w:w="11906" w:h="16838"/>
      <w:pgMar w:top="1418"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1012BFF" w:usb1="C101257B" w:usb2="01010109" w:usb3="01010101" w:csb0="010101FF" w:csb1="01010101"/>
  </w:font>
  <w:font w:name="Times New Roman">
    <w:panose1 w:val="02020603050405020304"/>
    <w:charset w:val="CC"/>
    <w:family w:val="roman"/>
    <w:pitch w:val="variable"/>
    <w:sig w:usb0="E1012FFF" w:usb1="C101795B" w:usb2="01010109" w:usb3="01010101" w:csb0="010101FF" w:csb1="01010101"/>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19a5b0976f09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CD"/>
    <w:rsid w:val="00003263"/>
    <w:rsid w:val="000370C1"/>
    <w:rsid w:val="000569B0"/>
    <w:rsid w:val="000619BC"/>
    <w:rsid w:val="000A0BC2"/>
    <w:rsid w:val="000B4A42"/>
    <w:rsid w:val="000B59D0"/>
    <w:rsid w:val="00103100"/>
    <w:rsid w:val="001064EA"/>
    <w:rsid w:val="00107DA7"/>
    <w:rsid w:val="001468AB"/>
    <w:rsid w:val="0016254B"/>
    <w:rsid w:val="00174AB9"/>
    <w:rsid w:val="00176BE3"/>
    <w:rsid w:val="00180E2C"/>
    <w:rsid w:val="001A7DF8"/>
    <w:rsid w:val="001D3F67"/>
    <w:rsid w:val="001E02AA"/>
    <w:rsid w:val="00204983"/>
    <w:rsid w:val="00207CC4"/>
    <w:rsid w:val="0023781B"/>
    <w:rsid w:val="00261772"/>
    <w:rsid w:val="002848A9"/>
    <w:rsid w:val="0029624C"/>
    <w:rsid w:val="002E33DE"/>
    <w:rsid w:val="002F5C38"/>
    <w:rsid w:val="0030560D"/>
    <w:rsid w:val="00374517"/>
    <w:rsid w:val="00382765"/>
    <w:rsid w:val="003840D5"/>
    <w:rsid w:val="003A638C"/>
    <w:rsid w:val="003A74F9"/>
    <w:rsid w:val="003B00F1"/>
    <w:rsid w:val="003B5E01"/>
    <w:rsid w:val="003C644F"/>
    <w:rsid w:val="004150DD"/>
    <w:rsid w:val="00431CE2"/>
    <w:rsid w:val="00433C4E"/>
    <w:rsid w:val="0047175C"/>
    <w:rsid w:val="00483456"/>
    <w:rsid w:val="00485600"/>
    <w:rsid w:val="004B3A25"/>
    <w:rsid w:val="004B646B"/>
    <w:rsid w:val="004E37EC"/>
    <w:rsid w:val="004E68D1"/>
    <w:rsid w:val="004F1A7E"/>
    <w:rsid w:val="004F445F"/>
    <w:rsid w:val="0050478C"/>
    <w:rsid w:val="00522608"/>
    <w:rsid w:val="00551D15"/>
    <w:rsid w:val="00574C58"/>
    <w:rsid w:val="00580491"/>
    <w:rsid w:val="005938D9"/>
    <w:rsid w:val="005A6E3A"/>
    <w:rsid w:val="005B5C6E"/>
    <w:rsid w:val="00600541"/>
    <w:rsid w:val="00616361"/>
    <w:rsid w:val="006163BF"/>
    <w:rsid w:val="0062475B"/>
    <w:rsid w:val="006402B3"/>
    <w:rsid w:val="00643508"/>
    <w:rsid w:val="00657278"/>
    <w:rsid w:val="006806D0"/>
    <w:rsid w:val="00690F47"/>
    <w:rsid w:val="006A07AC"/>
    <w:rsid w:val="006A403A"/>
    <w:rsid w:val="006B5F98"/>
    <w:rsid w:val="006C75F7"/>
    <w:rsid w:val="006D252B"/>
    <w:rsid w:val="006E2D75"/>
    <w:rsid w:val="006E7423"/>
    <w:rsid w:val="006F1B23"/>
    <w:rsid w:val="006F68E1"/>
    <w:rsid w:val="00702B7C"/>
    <w:rsid w:val="007168ED"/>
    <w:rsid w:val="007231FE"/>
    <w:rsid w:val="007454F5"/>
    <w:rsid w:val="00754454"/>
    <w:rsid w:val="007548B9"/>
    <w:rsid w:val="00760E87"/>
    <w:rsid w:val="00791F40"/>
    <w:rsid w:val="00793E34"/>
    <w:rsid w:val="007B0081"/>
    <w:rsid w:val="007B5B6A"/>
    <w:rsid w:val="007D4055"/>
    <w:rsid w:val="007D7D63"/>
    <w:rsid w:val="00805994"/>
    <w:rsid w:val="008132A9"/>
    <w:rsid w:val="00822077"/>
    <w:rsid w:val="00824210"/>
    <w:rsid w:val="00854D38"/>
    <w:rsid w:val="00867E5A"/>
    <w:rsid w:val="00890A9C"/>
    <w:rsid w:val="00893B5A"/>
    <w:rsid w:val="008B4AA8"/>
    <w:rsid w:val="008B79BE"/>
    <w:rsid w:val="008D67D4"/>
    <w:rsid w:val="008E0449"/>
    <w:rsid w:val="008E207D"/>
    <w:rsid w:val="00913337"/>
    <w:rsid w:val="009158A9"/>
    <w:rsid w:val="00942A08"/>
    <w:rsid w:val="00982737"/>
    <w:rsid w:val="00982A95"/>
    <w:rsid w:val="0098671D"/>
    <w:rsid w:val="009A304E"/>
    <w:rsid w:val="009A73E0"/>
    <w:rsid w:val="009B0810"/>
    <w:rsid w:val="009B3E18"/>
    <w:rsid w:val="009C03FF"/>
    <w:rsid w:val="009F5D36"/>
    <w:rsid w:val="00A01B26"/>
    <w:rsid w:val="00A451D0"/>
    <w:rsid w:val="00A632F6"/>
    <w:rsid w:val="00A71CB0"/>
    <w:rsid w:val="00A730AC"/>
    <w:rsid w:val="00A7340D"/>
    <w:rsid w:val="00A7724B"/>
    <w:rsid w:val="00A828CB"/>
    <w:rsid w:val="00A95CBF"/>
    <w:rsid w:val="00AA2E6D"/>
    <w:rsid w:val="00AA687D"/>
    <w:rsid w:val="00AF149A"/>
    <w:rsid w:val="00B116B8"/>
    <w:rsid w:val="00B34A76"/>
    <w:rsid w:val="00B36605"/>
    <w:rsid w:val="00B4709D"/>
    <w:rsid w:val="00B629C7"/>
    <w:rsid w:val="00B73D7A"/>
    <w:rsid w:val="00B85DA3"/>
    <w:rsid w:val="00B9457F"/>
    <w:rsid w:val="00BA18E3"/>
    <w:rsid w:val="00BE53C3"/>
    <w:rsid w:val="00BF4AF7"/>
    <w:rsid w:val="00C54FE1"/>
    <w:rsid w:val="00C65E6B"/>
    <w:rsid w:val="00C720D0"/>
    <w:rsid w:val="00C8190B"/>
    <w:rsid w:val="00C94C73"/>
    <w:rsid w:val="00CA1870"/>
    <w:rsid w:val="00CA3EAA"/>
    <w:rsid w:val="00CC7896"/>
    <w:rsid w:val="00CD7AB5"/>
    <w:rsid w:val="00CE0115"/>
    <w:rsid w:val="00D36D59"/>
    <w:rsid w:val="00D425C2"/>
    <w:rsid w:val="00D54EDC"/>
    <w:rsid w:val="00D77A2A"/>
    <w:rsid w:val="00D81638"/>
    <w:rsid w:val="00DB39CD"/>
    <w:rsid w:val="00DC12BE"/>
    <w:rsid w:val="00DC1846"/>
    <w:rsid w:val="00DC5051"/>
    <w:rsid w:val="00DD3355"/>
    <w:rsid w:val="00DD564F"/>
    <w:rsid w:val="00DF6E4A"/>
    <w:rsid w:val="00E00334"/>
    <w:rsid w:val="00E0407C"/>
    <w:rsid w:val="00E0515A"/>
    <w:rsid w:val="00E13B1B"/>
    <w:rsid w:val="00E16DE5"/>
    <w:rsid w:val="00E17881"/>
    <w:rsid w:val="00E2293F"/>
    <w:rsid w:val="00E24F19"/>
    <w:rsid w:val="00E40A9F"/>
    <w:rsid w:val="00E56182"/>
    <w:rsid w:val="00E66049"/>
    <w:rsid w:val="00E70331"/>
    <w:rsid w:val="00E80DE0"/>
    <w:rsid w:val="00E87350"/>
    <w:rsid w:val="00E87593"/>
    <w:rsid w:val="00E905F6"/>
    <w:rsid w:val="00EB01E3"/>
    <w:rsid w:val="00EB3F36"/>
    <w:rsid w:val="00ED0F71"/>
    <w:rsid w:val="00ED2FE1"/>
    <w:rsid w:val="00F03127"/>
    <w:rsid w:val="00F0383D"/>
    <w:rsid w:val="00F112AC"/>
    <w:rsid w:val="00F24CB7"/>
    <w:rsid w:val="00F562C1"/>
    <w:rsid w:val="00F70446"/>
    <w:rsid w:val="00F77E0F"/>
    <w:rsid w:val="00F9689B"/>
    <w:rsid w:val="00F96B72"/>
    <w:rsid w:val="00FB0427"/>
    <w:rsid w:val="00FB2245"/>
    <w:rsid w:val="00FC75A9"/>
    <w:rsid w:val="00FD7A9E"/>
    <w:rsid w:val="00FE2980"/>
    <w:rsid w:val="00FE46F7"/>
    <w:rsid w:val="00FF3F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87A3"/>
  <w15:chartTrackingRefBased/>
  <w15:docId w15:val="{A36DA529-D926-4434-AD54-F45758F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F445F"/>
    <w:rPr>
      <w:color w:val="0563C1" w:themeColor="hyperlink"/>
      <w:u w:val="single"/>
    </w:rPr>
  </w:style>
  <w:style w:type="character" w:styleId="NichtaufgelsteErwhnung">
    <w:name w:val="Unresolved Mention"/>
    <w:basedOn w:val="Absatz-Standardschriftart"/>
    <w:uiPriority w:val="99"/>
    <w:semiHidden/>
    <w:unhideWhenUsed/>
    <w:rsid w:val="004F445F"/>
    <w:rPr>
      <w:color w:val="605E5C"/>
      <w:shd w:val="clear" w:color="auto" w:fill="E1DFDD"/>
    </w:rPr>
  </w:style>
  <w:style w:type="paragraph" w:styleId="berarbeitung">
    <w:name w:val="Revision"/>
    <w:hidden/>
    <w:uiPriority w:val="99"/>
    <w:semiHidden/>
    <w:rsid w:val="00E0515A"/>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251">
      <w:bodyDiv w:val="1"/>
      <w:marLeft w:val="0"/>
      <w:marRight w:val="0"/>
      <w:marTop w:val="0"/>
      <w:marBottom w:val="0"/>
      <w:divBdr>
        <w:top w:val="none" w:sz="0" w:space="0" w:color="auto"/>
        <w:left w:val="none" w:sz="0" w:space="0" w:color="auto"/>
        <w:bottom w:val="none" w:sz="0" w:space="0" w:color="auto"/>
        <w:right w:val="none" w:sz="0" w:space="0" w:color="auto"/>
      </w:divBdr>
    </w:div>
    <w:div w:id="561990356">
      <w:bodyDiv w:val="1"/>
      <w:marLeft w:val="0"/>
      <w:marRight w:val="0"/>
      <w:marTop w:val="0"/>
      <w:marBottom w:val="0"/>
      <w:divBdr>
        <w:top w:val="none" w:sz="0" w:space="0" w:color="auto"/>
        <w:left w:val="none" w:sz="0" w:space="0" w:color="auto"/>
        <w:bottom w:val="none" w:sz="0" w:space="0" w:color="auto"/>
        <w:right w:val="none" w:sz="0" w:space="0" w:color="auto"/>
      </w:divBdr>
    </w:div>
    <w:div w:id="755203954">
      <w:bodyDiv w:val="1"/>
      <w:marLeft w:val="0"/>
      <w:marRight w:val="0"/>
      <w:marTop w:val="0"/>
      <w:marBottom w:val="0"/>
      <w:divBdr>
        <w:top w:val="none" w:sz="0" w:space="0" w:color="auto"/>
        <w:left w:val="none" w:sz="0" w:space="0" w:color="auto"/>
        <w:bottom w:val="none" w:sz="0" w:space="0" w:color="auto"/>
        <w:right w:val="none" w:sz="0" w:space="0" w:color="auto"/>
      </w:divBdr>
    </w:div>
    <w:div w:id="1029450686">
      <w:bodyDiv w:val="1"/>
      <w:marLeft w:val="0"/>
      <w:marRight w:val="0"/>
      <w:marTop w:val="0"/>
      <w:marBottom w:val="0"/>
      <w:divBdr>
        <w:top w:val="none" w:sz="0" w:space="0" w:color="auto"/>
        <w:left w:val="none" w:sz="0" w:space="0" w:color="auto"/>
        <w:bottom w:val="none" w:sz="0" w:space="0" w:color="auto"/>
        <w:right w:val="none" w:sz="0" w:space="0" w:color="auto"/>
      </w:divBdr>
    </w:div>
    <w:div w:id="1064333289">
      <w:bodyDiv w:val="1"/>
      <w:marLeft w:val="0"/>
      <w:marRight w:val="0"/>
      <w:marTop w:val="0"/>
      <w:marBottom w:val="0"/>
      <w:divBdr>
        <w:top w:val="none" w:sz="0" w:space="0" w:color="auto"/>
        <w:left w:val="none" w:sz="0" w:space="0" w:color="auto"/>
        <w:bottom w:val="none" w:sz="0" w:space="0" w:color="auto"/>
        <w:right w:val="none" w:sz="0" w:space="0" w:color="auto"/>
      </w:divBdr>
    </w:div>
    <w:div w:id="1298873092">
      <w:bodyDiv w:val="1"/>
      <w:marLeft w:val="0"/>
      <w:marRight w:val="0"/>
      <w:marTop w:val="0"/>
      <w:marBottom w:val="0"/>
      <w:divBdr>
        <w:top w:val="none" w:sz="0" w:space="0" w:color="auto"/>
        <w:left w:val="none" w:sz="0" w:space="0" w:color="auto"/>
        <w:bottom w:val="none" w:sz="0" w:space="0" w:color="auto"/>
        <w:right w:val="none" w:sz="0" w:space="0" w:color="auto"/>
      </w:divBdr>
    </w:div>
    <w:div w:id="1616597827">
      <w:bodyDiv w:val="1"/>
      <w:marLeft w:val="0"/>
      <w:marRight w:val="0"/>
      <w:marTop w:val="0"/>
      <w:marBottom w:val="0"/>
      <w:divBdr>
        <w:top w:val="none" w:sz="0" w:space="0" w:color="auto"/>
        <w:left w:val="none" w:sz="0" w:space="0" w:color="auto"/>
        <w:bottom w:val="none" w:sz="0" w:space="0" w:color="auto"/>
        <w:right w:val="none" w:sz="0" w:space="0" w:color="auto"/>
      </w:divBdr>
    </w:div>
    <w:div w:id="1668048502">
      <w:bodyDiv w:val="1"/>
      <w:marLeft w:val="0"/>
      <w:marRight w:val="0"/>
      <w:marTop w:val="0"/>
      <w:marBottom w:val="0"/>
      <w:divBdr>
        <w:top w:val="none" w:sz="0" w:space="0" w:color="auto"/>
        <w:left w:val="none" w:sz="0" w:space="0" w:color="auto"/>
        <w:bottom w:val="none" w:sz="0" w:space="0" w:color="auto"/>
        <w:right w:val="none" w:sz="0" w:space="0" w:color="auto"/>
      </w:divBdr>
    </w:div>
    <w:div w:id="19263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3128</Characters>
  <Application>Microsoft Office Word</Application>
  <DocSecurity>0</DocSecurity>
  <Lines>66</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burme</dc:creator>
  <cp:keywords/>
  <dc:description/>
  <cp:lastModifiedBy>David Döbele</cp:lastModifiedBy>
  <cp:revision>21</cp:revision>
  <cp:lastPrinted>2024-10-03T11:11:00Z</cp:lastPrinted>
  <dcterms:created xsi:type="dcterms:W3CDTF">2024-12-26T14:57:00Z</dcterms:created>
  <dcterms:modified xsi:type="dcterms:W3CDTF">2026-01-27T19:04:00Z</dcterms:modified>
</cp:coreProperties>
</file>