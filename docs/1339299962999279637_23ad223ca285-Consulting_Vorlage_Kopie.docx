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8591" w14:textId="77777777" w:rsidR="006D2592" w:rsidRPr="00FF636A" w:rsidRDefault="00D532F0" w:rsidP="00266CBB">
      <w:pPr>
        <w:spacing w:after="0" w:line="240" w:lineRule="auto"/>
        <w:jc w:val="right"/>
        <w:rPr>
          <w:rFonts w:ascii="Optima" w:hAnsi="Optima" w:cs="Times New Roman"/>
          <w:sz w:val="21"/>
          <w:szCs w:val="21"/>
        </w:rPr>
      </w:pPr>
      <w:r w:rsidRPr="00FF636A">
        <w:rPr>
          <w:rFonts w:ascii="Optima" w:hAnsi="Optima" w:cs="Times New Roman"/>
          <w:sz w:val="21"/>
          <w:szCs w:val="21"/>
        </w:rPr>
        <w:t>Hami Can</w:t>
      </w:r>
    </w:p>
    <w:p w14:paraId="652D02CF" w14:textId="0F288182" w:rsidR="00857C6F" w:rsidRPr="00FF636A" w:rsidRDefault="00D532F0" w:rsidP="00266CBB">
      <w:pPr>
        <w:spacing w:after="0" w:line="240" w:lineRule="auto"/>
        <w:jc w:val="right"/>
        <w:rPr>
          <w:rFonts w:ascii="Optima" w:hAnsi="Optima" w:cs="Times New Roman"/>
          <w:sz w:val="21"/>
          <w:szCs w:val="21"/>
        </w:rPr>
      </w:pPr>
      <w:r w:rsidRPr="00FF636A">
        <w:rPr>
          <w:rFonts w:ascii="Optima" w:hAnsi="Optima" w:cs="Times New Roman"/>
          <w:sz w:val="21"/>
          <w:szCs w:val="21"/>
        </w:rPr>
        <w:t>Jahnstr</w:t>
      </w:r>
      <w:r w:rsidR="00540391" w:rsidRPr="00FF636A">
        <w:rPr>
          <w:rFonts w:ascii="Optima" w:hAnsi="Optima" w:cs="Times New Roman"/>
          <w:sz w:val="21"/>
          <w:szCs w:val="21"/>
        </w:rPr>
        <w:t xml:space="preserve">aße </w:t>
      </w:r>
      <w:r w:rsidRPr="00FF636A">
        <w:rPr>
          <w:rFonts w:ascii="Optima" w:hAnsi="Optima" w:cs="Times New Roman"/>
          <w:sz w:val="21"/>
          <w:szCs w:val="21"/>
        </w:rPr>
        <w:t>17</w:t>
      </w:r>
    </w:p>
    <w:p w14:paraId="0AD1B810" w14:textId="77777777" w:rsidR="00857C6F" w:rsidRPr="00FF636A" w:rsidRDefault="00D532F0" w:rsidP="00266CBB">
      <w:pPr>
        <w:spacing w:after="0" w:line="240" w:lineRule="auto"/>
        <w:jc w:val="right"/>
        <w:rPr>
          <w:rFonts w:ascii="Optima" w:hAnsi="Optima" w:cs="Times New Roman"/>
          <w:sz w:val="21"/>
          <w:szCs w:val="21"/>
        </w:rPr>
      </w:pPr>
      <w:r w:rsidRPr="00FF636A">
        <w:rPr>
          <w:rFonts w:ascii="Optima" w:hAnsi="Optima" w:cs="Times New Roman"/>
          <w:sz w:val="21"/>
          <w:szCs w:val="21"/>
        </w:rPr>
        <w:t>72160 Horb am Neckar</w:t>
      </w:r>
    </w:p>
    <w:p w14:paraId="2A8EF0C4" w14:textId="76C111BB" w:rsidR="006A7895" w:rsidRPr="00266CBB" w:rsidRDefault="00BA2228" w:rsidP="00266CBB">
      <w:pPr>
        <w:spacing w:after="0" w:line="240" w:lineRule="auto"/>
        <w:jc w:val="right"/>
        <w:rPr>
          <w:rFonts w:ascii="Optima" w:hAnsi="Optima" w:cs="Times New Roman"/>
          <w:sz w:val="21"/>
          <w:szCs w:val="21"/>
          <w:lang w:val="en-US"/>
        </w:rPr>
      </w:pPr>
      <w:r w:rsidRPr="00266CBB">
        <w:rPr>
          <w:rFonts w:ascii="Optima" w:hAnsi="Optima" w:cs="Georgia"/>
          <w:color w:val="000000"/>
          <w:sz w:val="21"/>
          <w:szCs w:val="21"/>
          <w:lang w:val="en-US"/>
        </w:rPr>
        <w:t>h</w:t>
      </w:r>
      <w:r w:rsidR="00D532F0" w:rsidRPr="00266CBB">
        <w:rPr>
          <w:rFonts w:ascii="Optima" w:hAnsi="Optima" w:cs="Georgia"/>
          <w:color w:val="000000"/>
          <w:sz w:val="21"/>
          <w:szCs w:val="21"/>
          <w:lang w:val="en-US"/>
        </w:rPr>
        <w:t>ami.can@hotmail.de</w:t>
      </w:r>
    </w:p>
    <w:p w14:paraId="48B75676" w14:textId="77777777" w:rsidR="00F270C0" w:rsidRPr="00266CBB" w:rsidRDefault="006D2592" w:rsidP="00266CBB">
      <w:pPr>
        <w:spacing w:after="0" w:line="240" w:lineRule="auto"/>
        <w:jc w:val="right"/>
        <w:rPr>
          <w:rFonts w:ascii="Optima" w:hAnsi="Optima" w:cs="Georgia"/>
          <w:color w:val="000000"/>
          <w:sz w:val="21"/>
          <w:szCs w:val="21"/>
          <w:lang w:val="en-US"/>
        </w:rPr>
      </w:pPr>
      <w:r w:rsidRPr="00266CBB">
        <w:rPr>
          <w:rFonts w:ascii="Optima" w:hAnsi="Optima" w:cs="Georgia"/>
          <w:color w:val="000000"/>
          <w:sz w:val="21"/>
          <w:szCs w:val="21"/>
          <w:lang w:val="en-US"/>
        </w:rPr>
        <w:t>+</w:t>
      </w:r>
      <w:r w:rsidR="00857C6F" w:rsidRPr="00266CBB">
        <w:rPr>
          <w:rFonts w:ascii="Optima" w:hAnsi="Optima" w:cs="Georgia"/>
          <w:color w:val="000000"/>
          <w:sz w:val="21"/>
          <w:szCs w:val="21"/>
          <w:lang w:val="en-US"/>
        </w:rPr>
        <w:t>49 17</w:t>
      </w:r>
      <w:r w:rsidR="00D532F0" w:rsidRPr="00266CBB">
        <w:rPr>
          <w:rFonts w:ascii="Optima" w:hAnsi="Optima" w:cs="Georgia"/>
          <w:color w:val="000000"/>
          <w:sz w:val="21"/>
          <w:szCs w:val="21"/>
          <w:lang w:val="en-US"/>
        </w:rPr>
        <w:t>6</w:t>
      </w:r>
      <w:r w:rsidR="00857C6F" w:rsidRPr="00266CBB">
        <w:rPr>
          <w:rFonts w:ascii="Optima" w:hAnsi="Optima" w:cs="Georgia"/>
          <w:color w:val="000000"/>
          <w:sz w:val="21"/>
          <w:szCs w:val="21"/>
          <w:lang w:val="en-US"/>
        </w:rPr>
        <w:t xml:space="preserve"> </w:t>
      </w:r>
      <w:r w:rsidR="00D532F0" w:rsidRPr="00266CBB">
        <w:rPr>
          <w:rFonts w:ascii="Optima" w:hAnsi="Optima" w:cs="Georgia"/>
          <w:color w:val="000000"/>
          <w:sz w:val="21"/>
          <w:szCs w:val="21"/>
          <w:lang w:val="en-US"/>
        </w:rPr>
        <w:t>7037 9655</w:t>
      </w:r>
    </w:p>
    <w:p w14:paraId="3C7CBCBE" w14:textId="77777777" w:rsidR="00F74175" w:rsidRPr="00266CBB" w:rsidRDefault="00D532F0" w:rsidP="00266CBB">
      <w:pPr>
        <w:spacing w:after="0" w:line="240" w:lineRule="auto"/>
        <w:rPr>
          <w:rFonts w:ascii="Optima" w:hAnsi="Optima" w:cs="Georgia"/>
          <w:color w:val="FF0000"/>
          <w:sz w:val="21"/>
          <w:szCs w:val="21"/>
          <w:lang w:val="en-US"/>
        </w:rPr>
      </w:pPr>
      <w:r w:rsidRPr="00266CBB">
        <w:rPr>
          <w:rFonts w:ascii="Optima" w:hAnsi="Optima" w:cs="Georgia"/>
          <w:color w:val="FF0000"/>
          <w:sz w:val="21"/>
          <w:szCs w:val="21"/>
          <w:lang w:val="en-US"/>
        </w:rPr>
        <w:t>Dr. A. Safaric Consulting GmbH</w:t>
      </w:r>
    </w:p>
    <w:p w14:paraId="186190A1" w14:textId="3B34D763" w:rsidR="00647413" w:rsidRPr="00266CBB" w:rsidRDefault="00D532F0" w:rsidP="00266CBB">
      <w:pPr>
        <w:spacing w:after="0" w:line="240" w:lineRule="auto"/>
        <w:rPr>
          <w:rFonts w:ascii="Optima" w:hAnsi="Optima"/>
          <w:color w:val="FF0000"/>
          <w:sz w:val="21"/>
          <w:szCs w:val="21"/>
        </w:rPr>
      </w:pPr>
      <w:proofErr w:type="spellStart"/>
      <w:r w:rsidRPr="00266CBB">
        <w:rPr>
          <w:rFonts w:ascii="Optima" w:hAnsi="Optima"/>
          <w:color w:val="FF0000"/>
          <w:sz w:val="21"/>
          <w:szCs w:val="21"/>
        </w:rPr>
        <w:t>Alteburgerstr</w:t>
      </w:r>
      <w:ins w:id="0" w:author="Catharina Freier" w:date="2025-02-12T12:40:00Z" w16du:dateUtc="2025-02-12T11:40:00Z">
        <w:r w:rsidR="001F7502" w:rsidRPr="00266CBB">
          <w:rPr>
            <w:rFonts w:ascii="Optima" w:hAnsi="Optima"/>
            <w:color w:val="FF0000"/>
            <w:sz w:val="21"/>
            <w:szCs w:val="21"/>
          </w:rPr>
          <w:t>aße</w:t>
        </w:r>
      </w:ins>
      <w:proofErr w:type="spellEnd"/>
      <w:r w:rsidR="000441F9" w:rsidRPr="00266CBB">
        <w:rPr>
          <w:rFonts w:ascii="Optima" w:hAnsi="Optima"/>
          <w:color w:val="FF0000"/>
          <w:sz w:val="21"/>
          <w:szCs w:val="21"/>
        </w:rPr>
        <w:t xml:space="preserve"> </w:t>
      </w:r>
      <w:r w:rsidRPr="00266CBB">
        <w:rPr>
          <w:rFonts w:ascii="Optima" w:hAnsi="Optima"/>
          <w:color w:val="FF0000"/>
          <w:sz w:val="21"/>
          <w:szCs w:val="21"/>
        </w:rPr>
        <w:t>371</w:t>
      </w:r>
      <w:r w:rsidR="00F74175" w:rsidRPr="00266CBB">
        <w:rPr>
          <w:rFonts w:ascii="Optima" w:hAnsi="Optima"/>
          <w:color w:val="FF0000"/>
          <w:sz w:val="21"/>
          <w:szCs w:val="21"/>
        </w:rPr>
        <w:br/>
      </w:r>
      <w:r w:rsidR="003D5D1E" w:rsidRPr="00266CBB">
        <w:rPr>
          <w:rFonts w:ascii="Optima" w:hAnsi="Optima"/>
          <w:color w:val="FF0000"/>
          <w:sz w:val="21"/>
          <w:szCs w:val="21"/>
        </w:rPr>
        <w:t>5</w:t>
      </w:r>
      <w:r w:rsidRPr="00266CBB">
        <w:rPr>
          <w:rFonts w:ascii="Optima" w:hAnsi="Optima"/>
          <w:color w:val="FF0000"/>
          <w:sz w:val="21"/>
          <w:szCs w:val="21"/>
        </w:rPr>
        <w:t>0986</w:t>
      </w:r>
      <w:r w:rsidR="00F74175" w:rsidRPr="00266CBB">
        <w:rPr>
          <w:rFonts w:ascii="Optima" w:hAnsi="Optima"/>
          <w:color w:val="FF0000"/>
          <w:sz w:val="21"/>
          <w:szCs w:val="21"/>
        </w:rPr>
        <w:t xml:space="preserve"> </w:t>
      </w:r>
      <w:r w:rsidRPr="00266CBB">
        <w:rPr>
          <w:rFonts w:ascii="Optima" w:hAnsi="Optima"/>
          <w:color w:val="FF0000"/>
          <w:sz w:val="21"/>
          <w:szCs w:val="21"/>
        </w:rPr>
        <w:t>Köln</w:t>
      </w:r>
      <w:r w:rsidR="00F74175" w:rsidRPr="00266CBB">
        <w:rPr>
          <w:rFonts w:ascii="Optima" w:hAnsi="Optima"/>
          <w:color w:val="FF0000"/>
          <w:sz w:val="21"/>
          <w:szCs w:val="21"/>
        </w:rPr>
        <w:t xml:space="preserve"> </w:t>
      </w:r>
    </w:p>
    <w:p w14:paraId="71F62E87" w14:textId="31DF82EA" w:rsidR="006A7895" w:rsidRPr="00266CBB" w:rsidRDefault="00D532F0" w:rsidP="00266CBB">
      <w:pPr>
        <w:spacing w:after="0" w:line="240" w:lineRule="auto"/>
        <w:jc w:val="right"/>
        <w:rPr>
          <w:rFonts w:ascii="Optima" w:hAnsi="Optima" w:cs="Times New Roman"/>
          <w:sz w:val="21"/>
          <w:szCs w:val="21"/>
        </w:rPr>
      </w:pPr>
      <w:r w:rsidRPr="00266CBB">
        <w:rPr>
          <w:rFonts w:ascii="Optima" w:hAnsi="Optima" w:cs="Times New Roman"/>
          <w:sz w:val="21"/>
          <w:szCs w:val="21"/>
        </w:rPr>
        <w:t>Horb am Neckar</w:t>
      </w:r>
      <w:r w:rsidR="002D594E" w:rsidRPr="00266CBB">
        <w:rPr>
          <w:rFonts w:ascii="Optima" w:hAnsi="Optima" w:cs="Times New Roman"/>
          <w:sz w:val="21"/>
          <w:szCs w:val="21"/>
        </w:rPr>
        <w:t>,</w:t>
      </w:r>
      <w:ins w:id="1" w:author="Catharina Freier" w:date="2025-02-12T12:37:00Z" w16du:dateUtc="2025-02-12T11:37:00Z">
        <w:r w:rsidR="000650D0" w:rsidRPr="00266CBB">
          <w:rPr>
            <w:rFonts w:ascii="Optima" w:hAnsi="Optima" w:cs="Times New Roman"/>
            <w:sz w:val="21"/>
            <w:szCs w:val="21"/>
          </w:rPr>
          <w:t xml:space="preserve"> </w:t>
        </w:r>
      </w:ins>
      <w:r w:rsidR="0066006E" w:rsidRPr="00266CBB">
        <w:rPr>
          <w:rFonts w:ascii="Optima" w:hAnsi="Optima" w:cs="Times New Roman"/>
          <w:sz w:val="21"/>
          <w:szCs w:val="21"/>
        </w:rPr>
        <w:t>1</w:t>
      </w:r>
      <w:r w:rsidR="000650D0" w:rsidRPr="00266CBB">
        <w:rPr>
          <w:rFonts w:ascii="Optima" w:hAnsi="Optima" w:cs="Times New Roman"/>
          <w:sz w:val="21"/>
          <w:szCs w:val="21"/>
        </w:rPr>
        <w:t>2</w:t>
      </w:r>
      <w:r w:rsidR="0066006E" w:rsidRPr="00266CBB">
        <w:rPr>
          <w:rFonts w:ascii="Optima" w:hAnsi="Optima" w:cs="Times New Roman"/>
          <w:sz w:val="21"/>
          <w:szCs w:val="21"/>
        </w:rPr>
        <w:t>.02.2025</w:t>
      </w:r>
    </w:p>
    <w:p w14:paraId="0C63DA2C" w14:textId="77777777" w:rsidR="001E0088" w:rsidRPr="00266CBB" w:rsidRDefault="001E0088" w:rsidP="00266CBB">
      <w:pPr>
        <w:spacing w:after="0" w:line="240" w:lineRule="auto"/>
        <w:jc w:val="right"/>
        <w:rPr>
          <w:rFonts w:ascii="Optima" w:hAnsi="Optima" w:cs="Times New Roman"/>
          <w:sz w:val="21"/>
          <w:szCs w:val="21"/>
        </w:rPr>
      </w:pPr>
    </w:p>
    <w:p w14:paraId="6DB57777" w14:textId="77777777" w:rsidR="000A5AB8" w:rsidRPr="00266CBB" w:rsidRDefault="0099776A" w:rsidP="00266CBB">
      <w:pPr>
        <w:spacing w:after="0" w:line="240" w:lineRule="auto"/>
        <w:rPr>
          <w:rFonts w:ascii="Optima" w:hAnsi="Optima" w:cs="Times New Roman"/>
          <w:b/>
          <w:sz w:val="21"/>
          <w:szCs w:val="21"/>
        </w:rPr>
      </w:pPr>
      <w:commentRangeStart w:id="2"/>
      <w:r w:rsidRPr="00266CBB">
        <w:rPr>
          <w:rFonts w:ascii="Optima" w:hAnsi="Optima" w:cs="Times New Roman"/>
          <w:b/>
          <w:sz w:val="21"/>
          <w:szCs w:val="21"/>
        </w:rPr>
        <w:t>Bewerbun</w:t>
      </w:r>
      <w:commentRangeEnd w:id="2"/>
      <w:r w:rsidR="00266CBB" w:rsidRPr="004A63B3">
        <w:rPr>
          <w:rStyle w:val="Kommentarzeichen"/>
          <w:rFonts w:ascii="Optima" w:hAnsi="Optima"/>
          <w:sz w:val="21"/>
          <w:szCs w:val="21"/>
        </w:rPr>
        <w:commentReference w:id="2"/>
      </w:r>
      <w:r w:rsidRPr="00266CBB">
        <w:rPr>
          <w:rFonts w:ascii="Optima" w:hAnsi="Optima" w:cs="Times New Roman"/>
          <w:b/>
          <w:sz w:val="21"/>
          <w:szCs w:val="21"/>
        </w:rPr>
        <w:t>g um ein Praktikum i</w:t>
      </w:r>
      <w:r w:rsidR="008E33D2" w:rsidRPr="00266CBB">
        <w:rPr>
          <w:rFonts w:ascii="Optima" w:hAnsi="Optima" w:cs="Times New Roman"/>
          <w:b/>
          <w:sz w:val="21"/>
          <w:szCs w:val="21"/>
        </w:rPr>
        <w:t xml:space="preserve">n </w:t>
      </w:r>
      <w:r w:rsidR="008E33D2" w:rsidRPr="00266CBB">
        <w:rPr>
          <w:rFonts w:ascii="Optima" w:hAnsi="Optima" w:cs="Times New Roman"/>
          <w:b/>
          <w:sz w:val="21"/>
          <w:szCs w:val="21"/>
          <w:highlight w:val="yellow"/>
        </w:rPr>
        <w:t xml:space="preserve">der </w:t>
      </w:r>
      <w:r w:rsidR="00D532F0" w:rsidRPr="00266CBB">
        <w:rPr>
          <w:rFonts w:ascii="Optima" w:hAnsi="Optima" w:cs="Times New Roman"/>
          <w:b/>
          <w:sz w:val="21"/>
          <w:szCs w:val="21"/>
          <w:highlight w:val="yellow"/>
        </w:rPr>
        <w:t>Strategie- und Managementberatung</w:t>
      </w:r>
    </w:p>
    <w:p w14:paraId="65B4F3E2" w14:textId="77777777" w:rsidR="004A615C" w:rsidRPr="00266CBB" w:rsidRDefault="004A615C" w:rsidP="00266CBB">
      <w:pPr>
        <w:spacing w:after="0" w:line="240" w:lineRule="auto"/>
        <w:rPr>
          <w:rFonts w:ascii="Optima" w:hAnsi="Optima" w:cs="Times New Roman"/>
          <w:b/>
          <w:sz w:val="21"/>
          <w:szCs w:val="21"/>
        </w:rPr>
      </w:pPr>
    </w:p>
    <w:p w14:paraId="69FD1544" w14:textId="77777777" w:rsidR="00142807" w:rsidRPr="00266CBB" w:rsidRDefault="00142807" w:rsidP="00266CBB">
      <w:pPr>
        <w:spacing w:after="0" w:line="240" w:lineRule="auto"/>
        <w:rPr>
          <w:rFonts w:ascii="Optima" w:hAnsi="Optima" w:cs="Times New Roman"/>
          <w:sz w:val="21"/>
          <w:szCs w:val="21"/>
        </w:rPr>
      </w:pPr>
      <w:r w:rsidRPr="00266CBB">
        <w:rPr>
          <w:rFonts w:ascii="Optima" w:hAnsi="Optima" w:cs="Times New Roman"/>
          <w:sz w:val="21"/>
          <w:szCs w:val="21"/>
        </w:rPr>
        <w:t xml:space="preserve">Sehr geehrte </w:t>
      </w:r>
      <w:r w:rsidRPr="00266CBB">
        <w:rPr>
          <w:rFonts w:ascii="Optima" w:hAnsi="Optima" w:cs="Times New Roman"/>
          <w:sz w:val="21"/>
          <w:szCs w:val="21"/>
          <w:highlight w:val="yellow"/>
        </w:rPr>
        <w:t>Damen und Herren</w:t>
      </w:r>
      <w:r w:rsidRPr="00266CBB">
        <w:rPr>
          <w:rFonts w:ascii="Optima" w:hAnsi="Optima" w:cs="Times New Roman"/>
          <w:sz w:val="21"/>
          <w:szCs w:val="21"/>
        </w:rPr>
        <w:t>,</w:t>
      </w:r>
    </w:p>
    <w:p w14:paraId="2D25CEAF" w14:textId="77777777" w:rsidR="00142807" w:rsidRPr="00266CBB" w:rsidRDefault="00142807" w:rsidP="00266CBB">
      <w:pPr>
        <w:spacing w:after="0" w:line="240" w:lineRule="auto"/>
        <w:rPr>
          <w:rFonts w:ascii="Optima" w:hAnsi="Optima" w:cs="Times New Roman"/>
          <w:sz w:val="21"/>
          <w:szCs w:val="21"/>
        </w:rPr>
      </w:pPr>
    </w:p>
    <w:p w14:paraId="3DCA4931" w14:textId="73138DB7" w:rsidR="000650D0" w:rsidRPr="00266CBB" w:rsidRDefault="000650D0" w:rsidP="004A63B3">
      <w:pPr>
        <w:spacing w:after="0" w:line="240" w:lineRule="auto"/>
        <w:jc w:val="both"/>
        <w:rPr>
          <w:rFonts w:ascii="Optima" w:hAnsi="Optima" w:cs="Times New Roman"/>
          <w:sz w:val="21"/>
          <w:szCs w:val="21"/>
        </w:rPr>
      </w:pPr>
      <w:r w:rsidRPr="00266CBB">
        <w:rPr>
          <w:rFonts w:ascii="Optima" w:hAnsi="Optima" w:cs="Times New Roman"/>
          <w:sz w:val="21"/>
          <w:szCs w:val="21"/>
        </w:rPr>
        <w:t>für mich verkörpert die Strategie- und Managementberatung eine kreative Schmiede für unternehmerischen Erfolg. Durch tiefgreifende Analysen und einen klugen Weitblick eröffnen sich im Team spannende Perspektiven und man kann in einem dynamischen Umfeld konstruktiv mitwirken. Die Teamarbeit, in der man gemeinsam komplexe Herausforderungen meistert und innovative Lösungen entwickelt, um einen blühenden Wirtschaftsbetrieb zu fördern, fasziniert mich besonders. Um durch meine Arbeit ebenfalls zu einem solchen Erfolgsfaktor zu werden, möchte ich bei Ihnen ab dem 27.01.2025 ein zehnwöchiges Praktikum in der Strategie- und Managementberatung absolvieren.</w:t>
      </w:r>
    </w:p>
    <w:p w14:paraId="1466B9A4" w14:textId="77777777" w:rsidR="000650D0" w:rsidRPr="00266CBB" w:rsidRDefault="000650D0" w:rsidP="004A63B3">
      <w:pPr>
        <w:spacing w:after="0" w:line="240" w:lineRule="auto"/>
        <w:jc w:val="both"/>
        <w:rPr>
          <w:rFonts w:ascii="Optima" w:hAnsi="Optima" w:cs="Times New Roman"/>
          <w:sz w:val="21"/>
          <w:szCs w:val="21"/>
        </w:rPr>
      </w:pPr>
    </w:p>
    <w:p w14:paraId="43EC7E14" w14:textId="2D8E4EF0" w:rsidR="000650D0" w:rsidRPr="00266CBB" w:rsidRDefault="000650D0" w:rsidP="004A63B3">
      <w:pPr>
        <w:spacing w:after="0" w:line="240" w:lineRule="auto"/>
        <w:jc w:val="both"/>
        <w:rPr>
          <w:rFonts w:ascii="Optima" w:hAnsi="Optima" w:cs="Times New Roman"/>
          <w:sz w:val="21"/>
          <w:szCs w:val="21"/>
        </w:rPr>
      </w:pPr>
      <w:r w:rsidRPr="00266CBB">
        <w:rPr>
          <w:rFonts w:ascii="Optima" w:hAnsi="Optima" w:cs="Times New Roman"/>
          <w:sz w:val="21"/>
          <w:szCs w:val="21"/>
        </w:rPr>
        <w:t>Durch meine Ausbildung im Groß- und Außenhandelsmanagement sowie in der praktischen Exporttätigkeit habe ich fundiertes Wissen über betriebswirtschaftliche Zusammenhänge entwickelt, während mir meine Erfahrungen im Vertrieb ein tiefgreifendes Verständnis für Kundenbedürfnisse und -ansprüche vermittelt haben. Von meinem Team werden insbesondere meine strategische Beratung sowie die Umsetzung von Geschäftsentwicklungsprojekten geschätzt, die zu Effizienzsteigerungen und Umsatzwachstum geführt haben. Durch erfolgreiche Präsentationen von Markenwelt-Schulungen habe ich zudem meine ausgeprägten Präsentationsfähigkeiten unter Beweis gestellt</w:t>
      </w:r>
      <w:r w:rsidR="00266CBB" w:rsidRPr="00266CBB">
        <w:rPr>
          <w:rFonts w:ascii="Optima" w:hAnsi="Optima" w:cs="Times New Roman"/>
          <w:sz w:val="21"/>
          <w:szCs w:val="21"/>
        </w:rPr>
        <w:t xml:space="preserve">, weshalb ich davon </w:t>
      </w:r>
      <w:r w:rsidRPr="00266CBB">
        <w:rPr>
          <w:rFonts w:ascii="Optima" w:hAnsi="Optima" w:cs="Times New Roman"/>
          <w:sz w:val="21"/>
          <w:szCs w:val="21"/>
        </w:rPr>
        <w:t>überzeugt</w:t>
      </w:r>
      <w:r w:rsidR="00266CBB" w:rsidRPr="00266CBB">
        <w:rPr>
          <w:rFonts w:ascii="Optima" w:hAnsi="Optima" w:cs="Times New Roman"/>
          <w:sz w:val="21"/>
          <w:szCs w:val="21"/>
        </w:rPr>
        <w:t xml:space="preserve"> bin</w:t>
      </w:r>
      <w:r w:rsidRPr="00266CBB">
        <w:rPr>
          <w:rFonts w:ascii="Optima" w:hAnsi="Optima" w:cs="Times New Roman"/>
          <w:sz w:val="21"/>
          <w:szCs w:val="21"/>
        </w:rPr>
        <w:t>, dass ich durch meine strategische Denkweise einen wertvollen Beitrag zu Ihrem Unternehmen leisten kann. In meiner Freizeit spiele ich seit meiner frühen Jugend gerne Fußball. Beim Teamsport gefällt mir speziell der Gedanke, dass man gemeinsam mehr erreichen kann, als wenn jeder Spieler für sich allein spielt. Dieses Mindset würde ich nun ausgesprochen gerne als Praktikant in Ihrem Team einbringen.</w:t>
      </w:r>
    </w:p>
    <w:p w14:paraId="62AD9344" w14:textId="77777777" w:rsidR="000650D0" w:rsidRPr="00266CBB" w:rsidRDefault="000650D0" w:rsidP="004A63B3">
      <w:pPr>
        <w:spacing w:after="0" w:line="240" w:lineRule="auto"/>
        <w:jc w:val="both"/>
        <w:rPr>
          <w:rFonts w:ascii="Optima" w:hAnsi="Optima" w:cs="Times New Roman"/>
          <w:sz w:val="21"/>
          <w:szCs w:val="21"/>
        </w:rPr>
      </w:pPr>
    </w:p>
    <w:p w14:paraId="37F774EA" w14:textId="5C17B54C" w:rsidR="000650D0" w:rsidRPr="00266CBB" w:rsidRDefault="000650D0" w:rsidP="004A63B3">
      <w:pPr>
        <w:spacing w:after="0" w:line="240" w:lineRule="auto"/>
        <w:jc w:val="both"/>
        <w:rPr>
          <w:rFonts w:ascii="Optima" w:hAnsi="Optima" w:cs="Times New Roman"/>
          <w:sz w:val="21"/>
          <w:szCs w:val="21"/>
        </w:rPr>
      </w:pPr>
      <w:r w:rsidRPr="004A63B3">
        <w:rPr>
          <w:rFonts w:ascii="Optima" w:hAnsi="Optima" w:cs="Times New Roman"/>
          <w:sz w:val="21"/>
          <w:szCs w:val="21"/>
          <w:highlight w:val="yellow"/>
        </w:rPr>
        <w:t>…</w:t>
      </w:r>
      <w:ins w:id="3" w:author="Sarah Bergmann" w:date="2025-02-12T17:09:00Z" w16du:dateUtc="2025-02-12T16:09:00Z">
        <w:r w:rsidR="00266CBB" w:rsidRPr="00266CBB">
          <w:rPr>
            <w:rFonts w:ascii="Optima" w:hAnsi="Optima" w:cs="Times New Roman"/>
            <w:sz w:val="21"/>
            <w:szCs w:val="21"/>
          </w:rPr>
          <w:t xml:space="preserve"> </w:t>
        </w:r>
      </w:ins>
      <w:r w:rsidRPr="00266CBB">
        <w:rPr>
          <w:rFonts w:ascii="Optima" w:hAnsi="Optima" w:cs="Times New Roman"/>
          <w:sz w:val="21"/>
          <w:szCs w:val="21"/>
        </w:rPr>
        <w:t xml:space="preserve">scheint mir für dieses Praktikum ideal zu sein. Ihr dynamisches Umfeld und das stetige Wachstum des Kundennetzwerks bieten Praktikanten die Chance, in einem anspruchsvollen Umfeld wertvolle Einblicke zu gewinnen und ihre Fähigkeiten weiterzuentwickeln. Da zu Ihren Kunden führende Handels- und Konsumgüterunternehmen gehören, kann ich mein bisheriges Wissen aus dem finanzwirtschaftlichen Schwerpunkt meiner Ausbildung sowie aus meinen Praxiserfahrungen optimal bei Ihnen einbringen. Ich selbst erachte es als sehr wertvoll, dass man in einer Arbeitsumgebung einen hohen Teamzusammenhalt hat und offen über Hierarchiestufen hinaus kommunizieren kann – genau das sehe ich bei </w:t>
      </w:r>
      <w:r w:rsidRPr="004A63B3">
        <w:rPr>
          <w:rFonts w:ascii="Optima" w:hAnsi="Optima" w:cs="Times New Roman"/>
          <w:sz w:val="21"/>
          <w:szCs w:val="21"/>
          <w:highlight w:val="yellow"/>
        </w:rPr>
        <w:t>…</w:t>
      </w:r>
      <w:r w:rsidRPr="00266CBB">
        <w:rPr>
          <w:rFonts w:ascii="Optima" w:hAnsi="Optima" w:cs="Times New Roman"/>
          <w:sz w:val="21"/>
          <w:szCs w:val="21"/>
        </w:rPr>
        <w:t xml:space="preserve"> gegeben. Sie leben also Ihre Werte nicht nur nach innen, sondern auch nach außen.</w:t>
      </w:r>
    </w:p>
    <w:p w14:paraId="2B4D0D5A" w14:textId="77777777" w:rsidR="000650D0" w:rsidRPr="00266CBB" w:rsidRDefault="000650D0" w:rsidP="004A63B3">
      <w:pPr>
        <w:spacing w:after="0" w:line="240" w:lineRule="auto"/>
        <w:jc w:val="both"/>
        <w:rPr>
          <w:rFonts w:ascii="Optima" w:hAnsi="Optima" w:cs="Times New Roman"/>
          <w:sz w:val="21"/>
          <w:szCs w:val="21"/>
        </w:rPr>
      </w:pPr>
    </w:p>
    <w:p w14:paraId="7089AA03" w14:textId="34E28B54" w:rsidR="000650D0" w:rsidRPr="00266CBB" w:rsidRDefault="000650D0" w:rsidP="004A63B3">
      <w:pPr>
        <w:spacing w:after="0" w:line="240" w:lineRule="auto"/>
        <w:jc w:val="both"/>
        <w:rPr>
          <w:rFonts w:ascii="Optima" w:hAnsi="Optima" w:cs="Times New Roman"/>
          <w:sz w:val="21"/>
          <w:szCs w:val="21"/>
        </w:rPr>
      </w:pPr>
      <w:r w:rsidRPr="00266CBB">
        <w:rPr>
          <w:rFonts w:ascii="Optima" w:hAnsi="Optima" w:cs="Times New Roman"/>
          <w:sz w:val="21"/>
          <w:szCs w:val="21"/>
        </w:rPr>
        <w:t xml:space="preserve">Von einem Praktikum in der Beratung erhoffe ich mir eine herausfordernde Lernumgebung, in der ich meine Fähigkeiten weiterentwickeln und meine bisherigen Erfahrungen </w:t>
      </w:r>
      <w:r w:rsidR="00266CBB" w:rsidRPr="00266CBB">
        <w:rPr>
          <w:rFonts w:ascii="Optima" w:hAnsi="Optima" w:cs="Times New Roman"/>
          <w:sz w:val="21"/>
          <w:szCs w:val="21"/>
        </w:rPr>
        <w:t>mehrwertschaffend</w:t>
      </w:r>
      <w:r w:rsidRPr="00266CBB">
        <w:rPr>
          <w:rFonts w:ascii="Optima" w:hAnsi="Optima" w:cs="Times New Roman"/>
          <w:sz w:val="21"/>
          <w:szCs w:val="21"/>
        </w:rPr>
        <w:t xml:space="preserve"> einbringen kann. Mein starkes Interesse an der Tätigkeit als Berater, gepaart mit meiner hohen Einsatzbereitschaft und meinen ausgeprägten Analysefähigkeiten, lassen mich zuversichtlich darauf blicken, dass ich einen Mehrwert für </w:t>
      </w:r>
      <w:r w:rsidRPr="004A63B3">
        <w:rPr>
          <w:rFonts w:ascii="Optima" w:hAnsi="Optima" w:cs="Times New Roman"/>
          <w:sz w:val="21"/>
          <w:szCs w:val="21"/>
          <w:highlight w:val="yellow"/>
        </w:rPr>
        <w:t>…</w:t>
      </w:r>
      <w:r w:rsidRPr="00266CBB">
        <w:rPr>
          <w:rFonts w:ascii="Optima" w:hAnsi="Optima" w:cs="Times New Roman"/>
          <w:sz w:val="21"/>
          <w:szCs w:val="21"/>
        </w:rPr>
        <w:t xml:space="preserve"> darstellen </w:t>
      </w:r>
      <w:r w:rsidR="00266CBB" w:rsidRPr="00266CBB">
        <w:rPr>
          <w:rFonts w:ascii="Optima" w:hAnsi="Optima" w:cs="Times New Roman"/>
          <w:sz w:val="21"/>
          <w:szCs w:val="21"/>
        </w:rPr>
        <w:t>werde</w:t>
      </w:r>
      <w:r w:rsidRPr="00266CBB">
        <w:rPr>
          <w:rFonts w:ascii="Optima" w:hAnsi="Optima" w:cs="Times New Roman"/>
          <w:sz w:val="21"/>
          <w:szCs w:val="21"/>
        </w:rPr>
        <w:t xml:space="preserve">. Über die Möglichkeit eines persönlichen Gesprächs, um meine Eignung für die Position und Begeisterung für eine Zusammenarbeit mit Ihnen näher zu erläutern, würde ich mich sehr freuen.  </w:t>
      </w:r>
    </w:p>
    <w:p w14:paraId="51758043" w14:textId="77777777" w:rsidR="00007FE4" w:rsidRPr="00266CBB" w:rsidRDefault="00007FE4" w:rsidP="00266CBB">
      <w:pPr>
        <w:spacing w:after="0" w:line="240" w:lineRule="auto"/>
        <w:jc w:val="both"/>
        <w:rPr>
          <w:rFonts w:ascii="Optima" w:hAnsi="Optima" w:cs="Times New Roman"/>
          <w:sz w:val="21"/>
          <w:szCs w:val="21"/>
        </w:rPr>
      </w:pPr>
    </w:p>
    <w:p w14:paraId="23C67989" w14:textId="77777777" w:rsidR="0032127E" w:rsidRPr="00266CBB" w:rsidRDefault="00007FE4" w:rsidP="00266CBB">
      <w:pPr>
        <w:spacing w:after="0" w:line="240" w:lineRule="auto"/>
        <w:jc w:val="both"/>
        <w:rPr>
          <w:rFonts w:ascii="Optima" w:hAnsi="Optima" w:cs="Times New Roman"/>
          <w:sz w:val="21"/>
          <w:szCs w:val="21"/>
        </w:rPr>
      </w:pPr>
      <w:r w:rsidRPr="00266CBB">
        <w:rPr>
          <w:rFonts w:ascii="Optima" w:hAnsi="Optima" w:cs="Times New Roman"/>
          <w:sz w:val="21"/>
          <w:szCs w:val="21"/>
        </w:rPr>
        <w:t>Mit freundlichen Grüßen</w:t>
      </w:r>
    </w:p>
    <w:p w14:paraId="10314587" w14:textId="77777777" w:rsidR="00E65B09" w:rsidRPr="00266CBB" w:rsidRDefault="00007FE4" w:rsidP="00266CBB">
      <w:pPr>
        <w:spacing w:after="0" w:line="240" w:lineRule="auto"/>
        <w:jc w:val="both"/>
        <w:rPr>
          <w:rFonts w:ascii="Optima" w:hAnsi="Optima" w:cs="Times New Roman"/>
          <w:sz w:val="21"/>
          <w:szCs w:val="21"/>
        </w:rPr>
      </w:pPr>
      <w:r w:rsidRPr="00266CBB">
        <w:rPr>
          <w:rFonts w:ascii="Optima" w:hAnsi="Optima" w:cs="Times New Roman"/>
          <w:noProof/>
          <w:sz w:val="21"/>
          <w:szCs w:val="21"/>
        </w:rPr>
        <w:drawing>
          <wp:inline distT="0" distB="0" distL="0" distR="0" wp14:anchorId="3AA2C289" wp14:editId="110DE534">
            <wp:extent cx="1074821" cy="514350"/>
            <wp:effectExtent l="0" t="0" r="5080" b="0"/>
            <wp:docPr id="756846834" name="Grafik 1" descr="Ein Bild, das Handschrift, Schrift, Kalligrafie,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46834" name="Grafik 1" descr="Ein Bild, das Handschrift, Schrift, Kalligrafie, weiß enthält.&#10;&#10;Automatisch generierte Beschreibung"/>
                    <pic:cNvPicPr/>
                  </pic:nvPicPr>
                  <pic:blipFill>
                    <a:blip r:embed="rId9"/>
                    <a:stretch>
                      <a:fillRect/>
                    </a:stretch>
                  </pic:blipFill>
                  <pic:spPr>
                    <a:xfrm>
                      <a:off x="0" y="0"/>
                      <a:ext cx="1094174" cy="523611"/>
                    </a:xfrm>
                    <a:prstGeom prst="rect">
                      <a:avLst/>
                    </a:prstGeom>
                  </pic:spPr>
                </pic:pic>
              </a:graphicData>
            </a:graphic>
          </wp:inline>
        </w:drawing>
      </w:r>
    </w:p>
    <w:p w14:paraId="6C9F6997" w14:textId="23BF9B4D" w:rsidR="000518B4" w:rsidRPr="00266CBB" w:rsidRDefault="000518B4" w:rsidP="00266CBB">
      <w:pPr>
        <w:spacing w:after="0" w:line="240" w:lineRule="auto"/>
        <w:jc w:val="both"/>
        <w:rPr>
          <w:rFonts w:ascii="Optima" w:hAnsi="Optima" w:cs="Times New Roman"/>
          <w:sz w:val="21"/>
          <w:szCs w:val="21"/>
        </w:rPr>
      </w:pPr>
    </w:p>
    <w:sectPr w:rsidR="000518B4" w:rsidRPr="00266CBB" w:rsidSect="00FF636A">
      <w:pgSz w:w="11906" w:h="16838"/>
      <w:pgMar w:top="1361" w:right="1418" w:bottom="397"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rah Bergmann" w:date="2025-02-12T17:12:00Z" w:initials="SB">
    <w:p w14:paraId="4269AFB8" w14:textId="3D0C6C55" w:rsidR="00266CBB" w:rsidRDefault="00266CBB">
      <w:pPr>
        <w:pStyle w:val="Kommentartext"/>
      </w:pPr>
      <w:r>
        <w:rPr>
          <w:rStyle w:val="Kommentarzeichen"/>
        </w:rPr>
        <w:annotationRef/>
      </w:r>
      <w:r>
        <w:t xml:space="preserve">Tiptop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9AF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E9D5B8" w16cex:dateUtc="2025-02-12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9AFB8" w16cid:durableId="07E9D5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EE8"/>
    <w:rsid w:val="00007FE4"/>
    <w:rsid w:val="00012D78"/>
    <w:rsid w:val="00024006"/>
    <w:rsid w:val="00034B68"/>
    <w:rsid w:val="00041120"/>
    <w:rsid w:val="000441F9"/>
    <w:rsid w:val="0004591A"/>
    <w:rsid w:val="00046459"/>
    <w:rsid w:val="000518B4"/>
    <w:rsid w:val="000555E4"/>
    <w:rsid w:val="0005670D"/>
    <w:rsid w:val="000650D0"/>
    <w:rsid w:val="00070E5F"/>
    <w:rsid w:val="000710B0"/>
    <w:rsid w:val="00073C82"/>
    <w:rsid w:val="00081359"/>
    <w:rsid w:val="000A154E"/>
    <w:rsid w:val="000A5AB8"/>
    <w:rsid w:val="000A6678"/>
    <w:rsid w:val="000A7DEB"/>
    <w:rsid w:val="000B2778"/>
    <w:rsid w:val="000C55DE"/>
    <w:rsid w:val="000E5621"/>
    <w:rsid w:val="000F371C"/>
    <w:rsid w:val="00102032"/>
    <w:rsid w:val="00117F83"/>
    <w:rsid w:val="00142807"/>
    <w:rsid w:val="00146C8E"/>
    <w:rsid w:val="00152DF9"/>
    <w:rsid w:val="00156A98"/>
    <w:rsid w:val="001669DB"/>
    <w:rsid w:val="00171D11"/>
    <w:rsid w:val="001819B1"/>
    <w:rsid w:val="00191E8F"/>
    <w:rsid w:val="001A4522"/>
    <w:rsid w:val="001C17FC"/>
    <w:rsid w:val="001D079A"/>
    <w:rsid w:val="001E0088"/>
    <w:rsid w:val="001E0903"/>
    <w:rsid w:val="001E1EE7"/>
    <w:rsid w:val="001F7502"/>
    <w:rsid w:val="002042CB"/>
    <w:rsid w:val="002062F6"/>
    <w:rsid w:val="00212042"/>
    <w:rsid w:val="002213EE"/>
    <w:rsid w:val="0022752A"/>
    <w:rsid w:val="0023683A"/>
    <w:rsid w:val="002467A0"/>
    <w:rsid w:val="002536DC"/>
    <w:rsid w:val="00255EC1"/>
    <w:rsid w:val="00257D2A"/>
    <w:rsid w:val="002627D2"/>
    <w:rsid w:val="00264191"/>
    <w:rsid w:val="00266CBB"/>
    <w:rsid w:val="0027047C"/>
    <w:rsid w:val="002708C2"/>
    <w:rsid w:val="00274324"/>
    <w:rsid w:val="002917A8"/>
    <w:rsid w:val="00293D29"/>
    <w:rsid w:val="002A5B9F"/>
    <w:rsid w:val="002B43B2"/>
    <w:rsid w:val="002C1285"/>
    <w:rsid w:val="002D309E"/>
    <w:rsid w:val="002D594E"/>
    <w:rsid w:val="002D7AFE"/>
    <w:rsid w:val="002E0755"/>
    <w:rsid w:val="002E39B8"/>
    <w:rsid w:val="002F51FA"/>
    <w:rsid w:val="00311A15"/>
    <w:rsid w:val="00315B28"/>
    <w:rsid w:val="0032127E"/>
    <w:rsid w:val="003250EA"/>
    <w:rsid w:val="00332EFA"/>
    <w:rsid w:val="003421B1"/>
    <w:rsid w:val="00363B1B"/>
    <w:rsid w:val="003740AC"/>
    <w:rsid w:val="00375D2D"/>
    <w:rsid w:val="003811BC"/>
    <w:rsid w:val="0038671F"/>
    <w:rsid w:val="003947A8"/>
    <w:rsid w:val="003A0C1B"/>
    <w:rsid w:val="003C10D5"/>
    <w:rsid w:val="003D464F"/>
    <w:rsid w:val="003D5D1E"/>
    <w:rsid w:val="003F3290"/>
    <w:rsid w:val="003F6289"/>
    <w:rsid w:val="003F688C"/>
    <w:rsid w:val="00412514"/>
    <w:rsid w:val="00415608"/>
    <w:rsid w:val="00424CAF"/>
    <w:rsid w:val="00434D23"/>
    <w:rsid w:val="004403CB"/>
    <w:rsid w:val="00453C2F"/>
    <w:rsid w:val="00454C0B"/>
    <w:rsid w:val="0046226E"/>
    <w:rsid w:val="004735BD"/>
    <w:rsid w:val="00474FC2"/>
    <w:rsid w:val="00492923"/>
    <w:rsid w:val="004A1501"/>
    <w:rsid w:val="004A16C9"/>
    <w:rsid w:val="004A615C"/>
    <w:rsid w:val="004A63B3"/>
    <w:rsid w:val="004B4510"/>
    <w:rsid w:val="004C156C"/>
    <w:rsid w:val="004C174A"/>
    <w:rsid w:val="004C2C9A"/>
    <w:rsid w:val="004D5CD8"/>
    <w:rsid w:val="00500EFA"/>
    <w:rsid w:val="00506322"/>
    <w:rsid w:val="00507BBD"/>
    <w:rsid w:val="005164DB"/>
    <w:rsid w:val="00524F37"/>
    <w:rsid w:val="00540391"/>
    <w:rsid w:val="005407D6"/>
    <w:rsid w:val="00542F06"/>
    <w:rsid w:val="00542F86"/>
    <w:rsid w:val="00553EC8"/>
    <w:rsid w:val="005654D6"/>
    <w:rsid w:val="005705F7"/>
    <w:rsid w:val="00570B1D"/>
    <w:rsid w:val="00572FF9"/>
    <w:rsid w:val="00574140"/>
    <w:rsid w:val="005762CF"/>
    <w:rsid w:val="005842A0"/>
    <w:rsid w:val="00586C15"/>
    <w:rsid w:val="00590834"/>
    <w:rsid w:val="00590E7F"/>
    <w:rsid w:val="00593C9C"/>
    <w:rsid w:val="005B052C"/>
    <w:rsid w:val="005B231F"/>
    <w:rsid w:val="005C55F7"/>
    <w:rsid w:val="005D7D49"/>
    <w:rsid w:val="005E00BC"/>
    <w:rsid w:val="005E091E"/>
    <w:rsid w:val="005E63B8"/>
    <w:rsid w:val="005F350B"/>
    <w:rsid w:val="00603752"/>
    <w:rsid w:val="00632F05"/>
    <w:rsid w:val="0063723B"/>
    <w:rsid w:val="00647413"/>
    <w:rsid w:val="006502BE"/>
    <w:rsid w:val="0066006E"/>
    <w:rsid w:val="0069400F"/>
    <w:rsid w:val="00697A7D"/>
    <w:rsid w:val="006A7895"/>
    <w:rsid w:val="006B0FFB"/>
    <w:rsid w:val="006B302C"/>
    <w:rsid w:val="006D2592"/>
    <w:rsid w:val="006F58EC"/>
    <w:rsid w:val="00706233"/>
    <w:rsid w:val="007072D2"/>
    <w:rsid w:val="00711B32"/>
    <w:rsid w:val="00724372"/>
    <w:rsid w:val="007251EA"/>
    <w:rsid w:val="007340D7"/>
    <w:rsid w:val="007472BD"/>
    <w:rsid w:val="00750CDE"/>
    <w:rsid w:val="00755A3D"/>
    <w:rsid w:val="00765B7E"/>
    <w:rsid w:val="007675B1"/>
    <w:rsid w:val="00797EF1"/>
    <w:rsid w:val="007A3246"/>
    <w:rsid w:val="007A64C5"/>
    <w:rsid w:val="007A719D"/>
    <w:rsid w:val="007A7814"/>
    <w:rsid w:val="007B1B2B"/>
    <w:rsid w:val="007B6E47"/>
    <w:rsid w:val="007C59D2"/>
    <w:rsid w:val="007E4326"/>
    <w:rsid w:val="007E63BE"/>
    <w:rsid w:val="007F0344"/>
    <w:rsid w:val="007F6C5E"/>
    <w:rsid w:val="007F7EA0"/>
    <w:rsid w:val="008049F7"/>
    <w:rsid w:val="00807293"/>
    <w:rsid w:val="00825488"/>
    <w:rsid w:val="0083750F"/>
    <w:rsid w:val="008428CF"/>
    <w:rsid w:val="0085213A"/>
    <w:rsid w:val="008565FD"/>
    <w:rsid w:val="00857C6F"/>
    <w:rsid w:val="008657E3"/>
    <w:rsid w:val="00865AAB"/>
    <w:rsid w:val="00867CED"/>
    <w:rsid w:val="00874503"/>
    <w:rsid w:val="00883B55"/>
    <w:rsid w:val="0089337A"/>
    <w:rsid w:val="008A248F"/>
    <w:rsid w:val="008B402E"/>
    <w:rsid w:val="008C27C1"/>
    <w:rsid w:val="008C7BB6"/>
    <w:rsid w:val="008D6664"/>
    <w:rsid w:val="008D7CDB"/>
    <w:rsid w:val="008E100E"/>
    <w:rsid w:val="008E33D2"/>
    <w:rsid w:val="008E4BA9"/>
    <w:rsid w:val="008E7A27"/>
    <w:rsid w:val="008E7D17"/>
    <w:rsid w:val="00932B00"/>
    <w:rsid w:val="00932F02"/>
    <w:rsid w:val="00962133"/>
    <w:rsid w:val="009862E3"/>
    <w:rsid w:val="00991E04"/>
    <w:rsid w:val="0099776A"/>
    <w:rsid w:val="009A256E"/>
    <w:rsid w:val="009B7DB6"/>
    <w:rsid w:val="009D07DC"/>
    <w:rsid w:val="009D3BBF"/>
    <w:rsid w:val="009E6666"/>
    <w:rsid w:val="009F46A7"/>
    <w:rsid w:val="00A1282E"/>
    <w:rsid w:val="00A14247"/>
    <w:rsid w:val="00A16B74"/>
    <w:rsid w:val="00A40D57"/>
    <w:rsid w:val="00A44493"/>
    <w:rsid w:val="00A53760"/>
    <w:rsid w:val="00AA2791"/>
    <w:rsid w:val="00AA4C7C"/>
    <w:rsid w:val="00AA605F"/>
    <w:rsid w:val="00AA6D06"/>
    <w:rsid w:val="00AB4CD0"/>
    <w:rsid w:val="00AB6854"/>
    <w:rsid w:val="00AC61EE"/>
    <w:rsid w:val="00AC66C4"/>
    <w:rsid w:val="00AC7086"/>
    <w:rsid w:val="00AE26F5"/>
    <w:rsid w:val="00AE3A33"/>
    <w:rsid w:val="00AF33AB"/>
    <w:rsid w:val="00B00A21"/>
    <w:rsid w:val="00B135CE"/>
    <w:rsid w:val="00B339B8"/>
    <w:rsid w:val="00B346A7"/>
    <w:rsid w:val="00B35929"/>
    <w:rsid w:val="00B43970"/>
    <w:rsid w:val="00B43A39"/>
    <w:rsid w:val="00B45E38"/>
    <w:rsid w:val="00B50A34"/>
    <w:rsid w:val="00B54C38"/>
    <w:rsid w:val="00B5613E"/>
    <w:rsid w:val="00B57CB1"/>
    <w:rsid w:val="00B77DCE"/>
    <w:rsid w:val="00B80EB2"/>
    <w:rsid w:val="00B81B0E"/>
    <w:rsid w:val="00B87CA9"/>
    <w:rsid w:val="00B9666E"/>
    <w:rsid w:val="00BA2228"/>
    <w:rsid w:val="00BB3512"/>
    <w:rsid w:val="00BB3C75"/>
    <w:rsid w:val="00BC7101"/>
    <w:rsid w:val="00BF3579"/>
    <w:rsid w:val="00BF522D"/>
    <w:rsid w:val="00C0214A"/>
    <w:rsid w:val="00C030C1"/>
    <w:rsid w:val="00C1562F"/>
    <w:rsid w:val="00C202DA"/>
    <w:rsid w:val="00C36EE8"/>
    <w:rsid w:val="00C6717B"/>
    <w:rsid w:val="00C71380"/>
    <w:rsid w:val="00C77907"/>
    <w:rsid w:val="00C9003C"/>
    <w:rsid w:val="00C97ECA"/>
    <w:rsid w:val="00CA1160"/>
    <w:rsid w:val="00CA342F"/>
    <w:rsid w:val="00CA6447"/>
    <w:rsid w:val="00CA702E"/>
    <w:rsid w:val="00CA7350"/>
    <w:rsid w:val="00CB639D"/>
    <w:rsid w:val="00CB715C"/>
    <w:rsid w:val="00CC09E6"/>
    <w:rsid w:val="00CC2CA3"/>
    <w:rsid w:val="00CC3F28"/>
    <w:rsid w:val="00CD51E6"/>
    <w:rsid w:val="00CE16E0"/>
    <w:rsid w:val="00CE433B"/>
    <w:rsid w:val="00CE4CF3"/>
    <w:rsid w:val="00D039EF"/>
    <w:rsid w:val="00D30CEA"/>
    <w:rsid w:val="00D532F0"/>
    <w:rsid w:val="00D71AFD"/>
    <w:rsid w:val="00D71D8E"/>
    <w:rsid w:val="00D9281A"/>
    <w:rsid w:val="00DA1871"/>
    <w:rsid w:val="00DA3404"/>
    <w:rsid w:val="00DA524B"/>
    <w:rsid w:val="00DA52E0"/>
    <w:rsid w:val="00DB44D6"/>
    <w:rsid w:val="00DB471D"/>
    <w:rsid w:val="00DD1863"/>
    <w:rsid w:val="00DD3349"/>
    <w:rsid w:val="00DD54E1"/>
    <w:rsid w:val="00DD6747"/>
    <w:rsid w:val="00DE0E71"/>
    <w:rsid w:val="00DE1FBC"/>
    <w:rsid w:val="00DE5C3D"/>
    <w:rsid w:val="00E02500"/>
    <w:rsid w:val="00E0322B"/>
    <w:rsid w:val="00E104E2"/>
    <w:rsid w:val="00E12ED8"/>
    <w:rsid w:val="00E162C9"/>
    <w:rsid w:val="00E3005D"/>
    <w:rsid w:val="00E30491"/>
    <w:rsid w:val="00E473ED"/>
    <w:rsid w:val="00E47DAF"/>
    <w:rsid w:val="00E62550"/>
    <w:rsid w:val="00E65B09"/>
    <w:rsid w:val="00E741BD"/>
    <w:rsid w:val="00E80B44"/>
    <w:rsid w:val="00E83116"/>
    <w:rsid w:val="00E914E5"/>
    <w:rsid w:val="00E91B86"/>
    <w:rsid w:val="00EA6CEC"/>
    <w:rsid w:val="00EA7AC2"/>
    <w:rsid w:val="00EC000C"/>
    <w:rsid w:val="00ED7E74"/>
    <w:rsid w:val="00EE3C27"/>
    <w:rsid w:val="00EF2FD5"/>
    <w:rsid w:val="00F11473"/>
    <w:rsid w:val="00F253C5"/>
    <w:rsid w:val="00F270C0"/>
    <w:rsid w:val="00F30624"/>
    <w:rsid w:val="00F31071"/>
    <w:rsid w:val="00F32DAB"/>
    <w:rsid w:val="00F34BBF"/>
    <w:rsid w:val="00F34E30"/>
    <w:rsid w:val="00F4717F"/>
    <w:rsid w:val="00F5301B"/>
    <w:rsid w:val="00F55CE3"/>
    <w:rsid w:val="00F74175"/>
    <w:rsid w:val="00F868E4"/>
    <w:rsid w:val="00F92A04"/>
    <w:rsid w:val="00FA4972"/>
    <w:rsid w:val="00FA5291"/>
    <w:rsid w:val="00FD0A02"/>
    <w:rsid w:val="00FD5532"/>
    <w:rsid w:val="00FD7864"/>
    <w:rsid w:val="00FE3B12"/>
    <w:rsid w:val="00FE74A0"/>
    <w:rsid w:val="00FF5012"/>
    <w:rsid w:val="00FF5030"/>
    <w:rsid w:val="00FF63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CEF5"/>
  <w15:chartTrackingRefBased/>
  <w15:docId w15:val="{74A17341-45EF-D545-BF3D-88AC4811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441F9"/>
    <w:pPr>
      <w:spacing w:after="0" w:line="240" w:lineRule="auto"/>
    </w:pPr>
  </w:style>
  <w:style w:type="character" w:styleId="Kommentarzeichen">
    <w:name w:val="annotation reference"/>
    <w:basedOn w:val="Absatz-Standardschriftart"/>
    <w:uiPriority w:val="99"/>
    <w:semiHidden/>
    <w:unhideWhenUsed/>
    <w:rsid w:val="004A16C9"/>
    <w:rPr>
      <w:sz w:val="16"/>
      <w:szCs w:val="16"/>
    </w:rPr>
  </w:style>
  <w:style w:type="paragraph" w:styleId="Kommentartext">
    <w:name w:val="annotation text"/>
    <w:basedOn w:val="Standard"/>
    <w:link w:val="KommentartextZchn"/>
    <w:uiPriority w:val="99"/>
    <w:semiHidden/>
    <w:unhideWhenUsed/>
    <w:rsid w:val="004A16C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A16C9"/>
    <w:rPr>
      <w:sz w:val="20"/>
      <w:szCs w:val="20"/>
    </w:rPr>
  </w:style>
  <w:style w:type="paragraph" w:styleId="Kommentarthema">
    <w:name w:val="annotation subject"/>
    <w:basedOn w:val="Kommentartext"/>
    <w:next w:val="Kommentartext"/>
    <w:link w:val="KommentarthemaZchn"/>
    <w:uiPriority w:val="99"/>
    <w:semiHidden/>
    <w:unhideWhenUsed/>
    <w:rsid w:val="004A16C9"/>
    <w:rPr>
      <w:b/>
      <w:bCs/>
    </w:rPr>
  </w:style>
  <w:style w:type="character" w:customStyle="1" w:styleId="KommentarthemaZchn">
    <w:name w:val="Kommentarthema Zchn"/>
    <w:basedOn w:val="KommentartextZchn"/>
    <w:link w:val="Kommentarthema"/>
    <w:uiPriority w:val="99"/>
    <w:semiHidden/>
    <w:rsid w:val="004A16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55929">
      <w:bodyDiv w:val="1"/>
      <w:marLeft w:val="0"/>
      <w:marRight w:val="0"/>
      <w:marTop w:val="0"/>
      <w:marBottom w:val="0"/>
      <w:divBdr>
        <w:top w:val="none" w:sz="0" w:space="0" w:color="auto"/>
        <w:left w:val="none" w:sz="0" w:space="0" w:color="auto"/>
        <w:bottom w:val="none" w:sz="0" w:space="0" w:color="auto"/>
        <w:right w:val="none" w:sz="0" w:space="0" w:color="auto"/>
      </w:divBdr>
    </w:div>
    <w:div w:id="756245795">
      <w:bodyDiv w:val="1"/>
      <w:marLeft w:val="0"/>
      <w:marRight w:val="0"/>
      <w:marTop w:val="0"/>
      <w:marBottom w:val="0"/>
      <w:divBdr>
        <w:top w:val="none" w:sz="0" w:space="0" w:color="auto"/>
        <w:left w:val="none" w:sz="0" w:space="0" w:color="auto"/>
        <w:bottom w:val="none" w:sz="0" w:space="0" w:color="auto"/>
        <w:right w:val="none" w:sz="0" w:space="0" w:color="auto"/>
      </w:divBdr>
      <w:divsChild>
        <w:div w:id="625163127">
          <w:marLeft w:val="0"/>
          <w:marRight w:val="0"/>
          <w:marTop w:val="0"/>
          <w:marBottom w:val="0"/>
          <w:divBdr>
            <w:top w:val="single" w:sz="2" w:space="0" w:color="E3E3E3"/>
            <w:left w:val="single" w:sz="2" w:space="0" w:color="E3E3E3"/>
            <w:bottom w:val="single" w:sz="2" w:space="0" w:color="E3E3E3"/>
            <w:right w:val="single" w:sz="2" w:space="0" w:color="E3E3E3"/>
          </w:divBdr>
          <w:divsChild>
            <w:div w:id="38751091">
              <w:marLeft w:val="0"/>
              <w:marRight w:val="0"/>
              <w:marTop w:val="0"/>
              <w:marBottom w:val="0"/>
              <w:divBdr>
                <w:top w:val="single" w:sz="2" w:space="0" w:color="E3E3E3"/>
                <w:left w:val="single" w:sz="2" w:space="0" w:color="E3E3E3"/>
                <w:bottom w:val="single" w:sz="2" w:space="0" w:color="E3E3E3"/>
                <w:right w:val="single" w:sz="2" w:space="0" w:color="E3E3E3"/>
              </w:divBdr>
              <w:divsChild>
                <w:div w:id="97868643">
                  <w:marLeft w:val="0"/>
                  <w:marRight w:val="0"/>
                  <w:marTop w:val="0"/>
                  <w:marBottom w:val="0"/>
                  <w:divBdr>
                    <w:top w:val="single" w:sz="2" w:space="0" w:color="E3E3E3"/>
                    <w:left w:val="single" w:sz="2" w:space="0" w:color="E3E3E3"/>
                    <w:bottom w:val="single" w:sz="2" w:space="0" w:color="E3E3E3"/>
                    <w:right w:val="single" w:sz="2" w:space="0" w:color="E3E3E3"/>
                  </w:divBdr>
                  <w:divsChild>
                    <w:div w:id="329675637">
                      <w:marLeft w:val="0"/>
                      <w:marRight w:val="0"/>
                      <w:marTop w:val="0"/>
                      <w:marBottom w:val="0"/>
                      <w:divBdr>
                        <w:top w:val="single" w:sz="2" w:space="0" w:color="E3E3E3"/>
                        <w:left w:val="single" w:sz="2" w:space="0" w:color="E3E3E3"/>
                        <w:bottom w:val="single" w:sz="2" w:space="0" w:color="E3E3E3"/>
                        <w:right w:val="single" w:sz="2" w:space="0" w:color="E3E3E3"/>
                      </w:divBdr>
                      <w:divsChild>
                        <w:div w:id="128839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9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73021631">
              <w:marLeft w:val="0"/>
              <w:marRight w:val="0"/>
              <w:marTop w:val="0"/>
              <w:marBottom w:val="0"/>
              <w:divBdr>
                <w:top w:val="single" w:sz="2" w:space="0" w:color="E3E3E3"/>
                <w:left w:val="single" w:sz="2" w:space="0" w:color="E3E3E3"/>
                <w:bottom w:val="single" w:sz="2" w:space="0" w:color="E3E3E3"/>
                <w:right w:val="single" w:sz="2" w:space="0" w:color="E3E3E3"/>
              </w:divBdr>
              <w:divsChild>
                <w:div w:id="399595008">
                  <w:marLeft w:val="0"/>
                  <w:marRight w:val="0"/>
                  <w:marTop w:val="0"/>
                  <w:marBottom w:val="0"/>
                  <w:divBdr>
                    <w:top w:val="single" w:sz="2" w:space="0" w:color="E3E3E3"/>
                    <w:left w:val="single" w:sz="2" w:space="0" w:color="E3E3E3"/>
                    <w:bottom w:val="single" w:sz="2" w:space="0" w:color="E3E3E3"/>
                    <w:right w:val="single" w:sz="2" w:space="0" w:color="E3E3E3"/>
                  </w:divBdr>
                  <w:divsChild>
                    <w:div w:id="1930037022">
                      <w:marLeft w:val="0"/>
                      <w:marRight w:val="0"/>
                      <w:marTop w:val="0"/>
                      <w:marBottom w:val="0"/>
                      <w:divBdr>
                        <w:top w:val="single" w:sz="2" w:space="0" w:color="E3E3E3"/>
                        <w:left w:val="single" w:sz="2" w:space="0" w:color="E3E3E3"/>
                        <w:bottom w:val="single" w:sz="2" w:space="0" w:color="E3E3E3"/>
                        <w:right w:val="single" w:sz="2" w:space="0" w:color="E3E3E3"/>
                      </w:divBdr>
                      <w:divsChild>
                        <w:div w:id="1439064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6793623">
      <w:bodyDiv w:val="1"/>
      <w:marLeft w:val="0"/>
      <w:marRight w:val="0"/>
      <w:marTop w:val="0"/>
      <w:marBottom w:val="0"/>
      <w:divBdr>
        <w:top w:val="none" w:sz="0" w:space="0" w:color="auto"/>
        <w:left w:val="none" w:sz="0" w:space="0" w:color="auto"/>
        <w:bottom w:val="none" w:sz="0" w:space="0" w:color="auto"/>
        <w:right w:val="none" w:sz="0" w:space="0" w:color="auto"/>
      </w:divBdr>
    </w:div>
    <w:div w:id="104124938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468</Words>
  <Characters>2955</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 Can</dc:creator>
  <cp:keywords/>
  <dc:description/>
  <cp:lastModifiedBy>Can, Hami</cp:lastModifiedBy>
  <cp:revision>4</cp:revision>
  <dcterms:created xsi:type="dcterms:W3CDTF">2025-02-12T16:13:00Z</dcterms:created>
  <dcterms:modified xsi:type="dcterms:W3CDTF">2025-02-12T18:14:00Z</dcterms:modified>
</cp:coreProperties>
</file>