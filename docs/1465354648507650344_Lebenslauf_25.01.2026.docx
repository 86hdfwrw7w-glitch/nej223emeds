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page" w:horzAnchor="margin" w:tblpXSpec="center" w:tblpY="721"/>
        <w:tblW w:w="9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5"/>
        <w:gridCol w:w="4820"/>
        <w:gridCol w:w="220"/>
        <w:gridCol w:w="1197"/>
        <w:gridCol w:w="929"/>
        <w:gridCol w:w="142"/>
        <w:gridCol w:w="20"/>
      </w:tblGrid>
      <w:tr w:rsidR="0087142C" w:rsidRPr="005703EA" w14:paraId="650AF231" w14:textId="77777777" w:rsidTr="00A95E0B">
        <w:trPr>
          <w:gridAfter w:val="2"/>
          <w:wAfter w:w="162" w:type="dxa"/>
          <w:trHeight w:val="20"/>
        </w:trPr>
        <w:tc>
          <w:tcPr>
            <w:tcW w:w="9781" w:type="dxa"/>
            <w:gridSpan w:val="5"/>
            <w:vAlign w:val="bottom"/>
          </w:tcPr>
          <w:p w14:paraId="417949A4" w14:textId="77777777" w:rsidR="0087142C" w:rsidRPr="005703EA" w:rsidRDefault="0087142C" w:rsidP="0087142C">
            <w:pPr>
              <w:rPr>
                <w:rFonts w:cstheme="minorHAnsi"/>
                <w:sz w:val="56"/>
                <w:szCs w:val="56"/>
              </w:rPr>
            </w:pPr>
            <w:r w:rsidRPr="005703EA">
              <w:rPr>
                <w:rFonts w:cstheme="minorHAnsi"/>
                <w:sz w:val="56"/>
                <w:szCs w:val="56"/>
              </w:rPr>
              <w:t>Leonard Burmester</w:t>
            </w:r>
          </w:p>
        </w:tc>
      </w:tr>
      <w:tr w:rsidR="0087142C" w:rsidRPr="005703EA" w14:paraId="25139F15" w14:textId="77777777" w:rsidTr="00A95E0B">
        <w:trPr>
          <w:gridAfter w:val="2"/>
          <w:wAfter w:w="162" w:type="dxa"/>
          <w:trHeight w:val="397"/>
        </w:trPr>
        <w:tc>
          <w:tcPr>
            <w:tcW w:w="8852" w:type="dxa"/>
            <w:gridSpan w:val="4"/>
            <w:vAlign w:val="bottom"/>
          </w:tcPr>
          <w:p w14:paraId="6FFA24EE" w14:textId="009BA2E3" w:rsidR="0087142C" w:rsidRPr="005703EA" w:rsidRDefault="0087142C" w:rsidP="0087142C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Stralsunder Str</w:t>
            </w:r>
            <w:r w:rsidR="009408AC">
              <w:rPr>
                <w:rFonts w:cstheme="minorHAnsi"/>
                <w:color w:val="000000"/>
              </w:rPr>
              <w:t>aße</w:t>
            </w:r>
            <w:r>
              <w:rPr>
                <w:rFonts w:cstheme="minorHAnsi"/>
                <w:color w:val="000000"/>
              </w:rPr>
              <w:t xml:space="preserve"> 28</w:t>
            </w:r>
            <w:r w:rsidRPr="005703EA">
              <w:rPr>
                <w:rFonts w:cstheme="minorHAnsi"/>
                <w:color w:val="000000"/>
              </w:rPr>
              <w:t xml:space="preserve">, </w:t>
            </w:r>
            <w:r>
              <w:rPr>
                <w:rFonts w:cstheme="minorHAnsi"/>
              </w:rPr>
              <w:t>60323 Frankfurt am Main</w:t>
            </w:r>
          </w:p>
        </w:tc>
        <w:tc>
          <w:tcPr>
            <w:tcW w:w="929" w:type="dxa"/>
          </w:tcPr>
          <w:p w14:paraId="6A67A436" w14:textId="77777777" w:rsidR="0087142C" w:rsidRPr="005703EA" w:rsidRDefault="0087142C" w:rsidP="0087142C">
            <w:pPr>
              <w:rPr>
                <w:rFonts w:cstheme="minorHAnsi"/>
              </w:rPr>
            </w:pPr>
          </w:p>
        </w:tc>
      </w:tr>
      <w:tr w:rsidR="0087142C" w:rsidRPr="005703EA" w14:paraId="3334644F" w14:textId="77777777" w:rsidTr="00A95E0B">
        <w:trPr>
          <w:gridAfter w:val="2"/>
          <w:wAfter w:w="162" w:type="dxa"/>
          <w:trHeight w:val="397"/>
        </w:trPr>
        <w:tc>
          <w:tcPr>
            <w:tcW w:w="8852" w:type="dxa"/>
            <w:gridSpan w:val="4"/>
            <w:vAlign w:val="bottom"/>
          </w:tcPr>
          <w:p w14:paraId="7CCABEF1" w14:textId="4D34DC47" w:rsidR="0087142C" w:rsidRPr="005703EA" w:rsidRDefault="00953E16" w:rsidP="0087142C">
            <w:pPr>
              <w:rPr>
                <w:rFonts w:cstheme="minorHAnsi"/>
              </w:rPr>
            </w:pPr>
            <w:r>
              <w:rPr>
                <w:rFonts w:cstheme="minorHAnsi"/>
              </w:rPr>
              <w:t>leonardwburmester</w:t>
            </w:r>
            <w:r w:rsidR="0087142C" w:rsidRPr="005703EA">
              <w:rPr>
                <w:rFonts w:cstheme="minorHAnsi"/>
              </w:rPr>
              <w:t>@gmail.com</w:t>
            </w:r>
          </w:p>
        </w:tc>
        <w:tc>
          <w:tcPr>
            <w:tcW w:w="929" w:type="dxa"/>
          </w:tcPr>
          <w:p w14:paraId="090C2D59" w14:textId="77777777" w:rsidR="0087142C" w:rsidRPr="005703EA" w:rsidRDefault="0087142C" w:rsidP="0087142C">
            <w:pPr>
              <w:rPr>
                <w:rFonts w:cstheme="minorHAnsi"/>
              </w:rPr>
            </w:pPr>
          </w:p>
        </w:tc>
      </w:tr>
      <w:tr w:rsidR="0087142C" w:rsidRPr="005703EA" w14:paraId="29F825C6" w14:textId="77777777" w:rsidTr="00A95E0B">
        <w:trPr>
          <w:gridAfter w:val="2"/>
          <w:wAfter w:w="162" w:type="dxa"/>
          <w:trHeight w:val="397"/>
        </w:trPr>
        <w:tc>
          <w:tcPr>
            <w:tcW w:w="8852" w:type="dxa"/>
            <w:gridSpan w:val="4"/>
            <w:vAlign w:val="bottom"/>
          </w:tcPr>
          <w:p w14:paraId="7BF8EE48" w14:textId="336C9D19" w:rsidR="0087142C" w:rsidRPr="005703EA" w:rsidRDefault="0087142C" w:rsidP="0087142C">
            <w:pPr>
              <w:rPr>
                <w:rFonts w:cstheme="minorHAnsi"/>
              </w:rPr>
            </w:pPr>
            <w:r w:rsidRPr="005703EA">
              <w:rPr>
                <w:rFonts w:cstheme="minorHAnsi"/>
                <w:color w:val="000000"/>
              </w:rPr>
              <w:t>+49 176</w:t>
            </w:r>
            <w:r w:rsidR="004F21D7">
              <w:rPr>
                <w:rFonts w:cstheme="minorHAnsi"/>
                <w:color w:val="000000"/>
              </w:rPr>
              <w:t xml:space="preserve"> 458</w:t>
            </w:r>
            <w:r w:rsidR="00DC030B">
              <w:rPr>
                <w:rFonts w:cstheme="minorHAnsi"/>
                <w:color w:val="000000"/>
              </w:rPr>
              <w:t>66994</w:t>
            </w:r>
          </w:p>
        </w:tc>
        <w:tc>
          <w:tcPr>
            <w:tcW w:w="929" w:type="dxa"/>
          </w:tcPr>
          <w:p w14:paraId="17DA3A38" w14:textId="77777777" w:rsidR="0087142C" w:rsidRPr="005703EA" w:rsidRDefault="0087142C" w:rsidP="0087142C">
            <w:pPr>
              <w:rPr>
                <w:rFonts w:cstheme="minorHAnsi"/>
              </w:rPr>
            </w:pPr>
          </w:p>
        </w:tc>
      </w:tr>
      <w:tr w:rsidR="0087142C" w:rsidRPr="005703EA" w14:paraId="26AF31C1" w14:textId="77777777" w:rsidTr="00A95E0B">
        <w:trPr>
          <w:gridAfter w:val="2"/>
          <w:wAfter w:w="162" w:type="dxa"/>
          <w:trHeight w:val="397"/>
        </w:trPr>
        <w:tc>
          <w:tcPr>
            <w:tcW w:w="8852" w:type="dxa"/>
            <w:gridSpan w:val="4"/>
            <w:vAlign w:val="bottom"/>
          </w:tcPr>
          <w:p w14:paraId="2FCDF5F2" w14:textId="77777777" w:rsidR="0087142C" w:rsidRPr="005703EA" w:rsidRDefault="0087142C" w:rsidP="0087142C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Geb. am </w:t>
            </w:r>
            <w:r w:rsidRPr="005703EA">
              <w:rPr>
                <w:rFonts w:cstheme="minorHAnsi"/>
                <w:color w:val="000000"/>
              </w:rPr>
              <w:t>23.08.2003 in Bremen</w:t>
            </w:r>
          </w:p>
        </w:tc>
        <w:tc>
          <w:tcPr>
            <w:tcW w:w="929" w:type="dxa"/>
          </w:tcPr>
          <w:p w14:paraId="0B6116AA" w14:textId="77777777" w:rsidR="0087142C" w:rsidRPr="005703EA" w:rsidRDefault="0087142C" w:rsidP="0087142C">
            <w:pPr>
              <w:rPr>
                <w:rFonts w:cstheme="minorHAnsi"/>
              </w:rPr>
            </w:pPr>
          </w:p>
        </w:tc>
      </w:tr>
      <w:tr w:rsidR="0087142C" w:rsidRPr="005703EA" w14:paraId="6FFAC778" w14:textId="77777777" w:rsidTr="00A95E0B">
        <w:trPr>
          <w:gridAfter w:val="2"/>
          <w:wAfter w:w="162" w:type="dxa"/>
          <w:trHeight w:val="567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2A148338" w14:textId="77777777" w:rsidR="0087142C" w:rsidRPr="005703EA" w:rsidRDefault="0087142C" w:rsidP="0087142C">
            <w:pPr>
              <w:rPr>
                <w:rFonts w:cstheme="minorHAnsi"/>
              </w:rPr>
            </w:pPr>
            <w:r>
              <w:rPr>
                <w:rFonts w:cstheme="minorHAnsi"/>
                <w:b/>
                <w:smallCaps/>
                <w:sz w:val="32"/>
                <w:szCs w:val="32"/>
              </w:rPr>
              <w:t>Bildung</w:t>
            </w:r>
          </w:p>
        </w:tc>
      </w:tr>
      <w:tr w:rsidR="000E6DFD" w:rsidRPr="005703EA" w14:paraId="4E8ECF70" w14:textId="77777777" w:rsidTr="00A95E0B">
        <w:trPr>
          <w:gridAfter w:val="2"/>
          <w:wAfter w:w="162" w:type="dxa"/>
          <w:trHeight w:val="454"/>
        </w:trPr>
        <w:tc>
          <w:tcPr>
            <w:tcW w:w="2615" w:type="dxa"/>
            <w:tcBorders>
              <w:top w:val="single" w:sz="4" w:space="0" w:color="auto"/>
            </w:tcBorders>
            <w:vAlign w:val="bottom"/>
          </w:tcPr>
          <w:p w14:paraId="02C3356B" w14:textId="1A2B306A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</w:rPr>
              <w:t>10/2024</w:t>
            </w:r>
            <w:r>
              <w:rPr>
                <w:rFonts w:cstheme="minorHAnsi"/>
              </w:rPr>
              <w:t xml:space="preserve"> – </w:t>
            </w:r>
            <w:r w:rsidR="0011499E">
              <w:rPr>
                <w:rFonts w:cstheme="minorHAnsi"/>
              </w:rPr>
              <w:t>heute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</w:tcBorders>
            <w:vAlign w:val="bottom"/>
          </w:tcPr>
          <w:p w14:paraId="15E4EFDD" w14:textId="77777777" w:rsidR="000E6DFD" w:rsidRPr="005703EA" w:rsidRDefault="000E6DFD" w:rsidP="000E6DFD">
            <w:pPr>
              <w:rPr>
                <w:rFonts w:cstheme="minorHAnsi"/>
                <w:b/>
                <w:smallCaps/>
                <w:sz w:val="26"/>
                <w:szCs w:val="26"/>
              </w:rPr>
            </w:pPr>
            <w:r>
              <w:rPr>
                <w:rFonts w:cstheme="minorHAnsi"/>
                <w:b/>
                <w:smallCaps/>
                <w:sz w:val="26"/>
                <w:szCs w:val="26"/>
              </w:rPr>
              <w:t>J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>ohann-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W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>olfgang-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G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>oethe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-U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>niversität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bottom"/>
          </w:tcPr>
          <w:p w14:paraId="0AD2A84A" w14:textId="77777777" w:rsidR="000E6DFD" w:rsidRPr="005703EA" w:rsidRDefault="000E6DFD" w:rsidP="000E6DFD">
            <w:pPr>
              <w:jc w:val="right"/>
              <w:rPr>
                <w:rFonts w:cstheme="minorHAnsi"/>
                <w:smallCaps/>
                <w:sz w:val="26"/>
                <w:szCs w:val="26"/>
              </w:rPr>
            </w:pPr>
            <w:r>
              <w:rPr>
                <w:rFonts w:cstheme="minorHAnsi"/>
                <w:smallCaps/>
                <w:sz w:val="26"/>
                <w:szCs w:val="26"/>
              </w:rPr>
              <w:t>F</w:t>
            </w:r>
            <w:r w:rsidRPr="005703EA">
              <w:rPr>
                <w:rFonts w:cstheme="minorHAnsi"/>
                <w:smallCaps/>
                <w:sz w:val="26"/>
                <w:szCs w:val="26"/>
              </w:rPr>
              <w:t>rankfurt a</w:t>
            </w:r>
            <w:r>
              <w:rPr>
                <w:rFonts w:cstheme="minorHAnsi"/>
                <w:smallCaps/>
                <w:sz w:val="26"/>
                <w:szCs w:val="26"/>
              </w:rPr>
              <w:t xml:space="preserve">m </w:t>
            </w:r>
            <w:r w:rsidRPr="005703EA">
              <w:rPr>
                <w:rFonts w:cstheme="minorHAnsi"/>
                <w:smallCaps/>
                <w:sz w:val="26"/>
                <w:szCs w:val="26"/>
              </w:rPr>
              <w:t>M</w:t>
            </w:r>
            <w:r>
              <w:rPr>
                <w:rFonts w:cstheme="minorHAnsi"/>
                <w:smallCaps/>
                <w:sz w:val="26"/>
                <w:szCs w:val="26"/>
              </w:rPr>
              <w:t>ain</w:t>
            </w:r>
          </w:p>
        </w:tc>
      </w:tr>
      <w:tr w:rsidR="000E6DFD" w:rsidRPr="005703EA" w14:paraId="2482FF7E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</w:tcPr>
          <w:p w14:paraId="57B8CA23" w14:textId="77777777" w:rsidR="000E6DFD" w:rsidRPr="005703EA" w:rsidRDefault="000E6DFD" w:rsidP="000E6DFD">
            <w:pPr>
              <w:rPr>
                <w:rFonts w:cstheme="minorHAnsi"/>
              </w:rPr>
            </w:pPr>
          </w:p>
        </w:tc>
        <w:tc>
          <w:tcPr>
            <w:tcW w:w="7166" w:type="dxa"/>
            <w:gridSpan w:val="4"/>
            <w:vAlign w:val="bottom"/>
          </w:tcPr>
          <w:p w14:paraId="672F815F" w14:textId="77777777" w:rsidR="000E6DFD" w:rsidRPr="000204F1" w:rsidRDefault="000E6DFD" w:rsidP="000E6DFD">
            <w:pPr>
              <w:rPr>
                <w:rFonts w:cstheme="minorHAnsi"/>
              </w:rPr>
            </w:pPr>
            <w:commentRangeStart w:id="0"/>
            <w:r w:rsidRPr="005703EA">
              <w:rPr>
                <w:rFonts w:cstheme="minorHAnsi"/>
              </w:rPr>
              <w:t>B.Sc. in Wirtschaftswissenschaften</w:t>
            </w:r>
            <w:commentRangeEnd w:id="0"/>
            <w:r w:rsidR="008B6211">
              <w:rPr>
                <w:rStyle w:val="Kommentarzeichen"/>
              </w:rPr>
              <w:commentReference w:id="0"/>
            </w:r>
          </w:p>
        </w:tc>
      </w:tr>
      <w:tr w:rsidR="000E6DFD" w:rsidRPr="005703EA" w14:paraId="4CCD2B46" w14:textId="77777777" w:rsidTr="00A95E0B">
        <w:trPr>
          <w:gridAfter w:val="2"/>
          <w:wAfter w:w="162" w:type="dxa"/>
          <w:trHeight w:val="454"/>
        </w:trPr>
        <w:tc>
          <w:tcPr>
            <w:tcW w:w="2615" w:type="dxa"/>
            <w:vAlign w:val="bottom"/>
          </w:tcPr>
          <w:p w14:paraId="672FAE2B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</w:rPr>
              <w:t xml:space="preserve">05/2024 </w:t>
            </w:r>
            <w:r w:rsidRPr="005703EA">
              <w:rPr>
                <w:rFonts w:cstheme="minorHAnsi"/>
                <w:color w:val="000000"/>
              </w:rPr>
              <w:t xml:space="preserve">– </w:t>
            </w:r>
            <w:r w:rsidRPr="005703EA">
              <w:rPr>
                <w:rFonts w:cstheme="minorHAnsi"/>
              </w:rPr>
              <w:t>06/2024</w:t>
            </w:r>
          </w:p>
        </w:tc>
        <w:tc>
          <w:tcPr>
            <w:tcW w:w="4820" w:type="dxa"/>
            <w:vAlign w:val="bottom"/>
          </w:tcPr>
          <w:p w14:paraId="2B39850F" w14:textId="77777777" w:rsidR="000E6DFD" w:rsidRPr="005703EA" w:rsidRDefault="000E6DFD" w:rsidP="000E6DFD">
            <w:pPr>
              <w:rPr>
                <w:rFonts w:cstheme="minorHAnsi"/>
              </w:rPr>
            </w:pPr>
            <w:r>
              <w:rPr>
                <w:rFonts w:cstheme="minorHAnsi"/>
                <w:b/>
                <w:smallCaps/>
                <w:sz w:val="26"/>
                <w:szCs w:val="26"/>
              </w:rPr>
              <w:t>Bo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ston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U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niversity </w:t>
            </w:r>
          </w:p>
        </w:tc>
        <w:tc>
          <w:tcPr>
            <w:tcW w:w="2346" w:type="dxa"/>
            <w:gridSpan w:val="3"/>
            <w:vAlign w:val="bottom"/>
          </w:tcPr>
          <w:p w14:paraId="58B25755" w14:textId="77777777" w:rsidR="000E6DFD" w:rsidRPr="005703EA" w:rsidRDefault="000E6DFD" w:rsidP="000E6DFD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smallCaps/>
                <w:sz w:val="26"/>
                <w:szCs w:val="26"/>
              </w:rPr>
              <w:t>oston</w:t>
            </w:r>
            <w:r>
              <w:rPr>
                <w:rFonts w:cstheme="minorHAnsi"/>
                <w:smallCaps/>
                <w:sz w:val="26"/>
                <w:szCs w:val="26"/>
              </w:rPr>
              <w:t>, USA</w:t>
            </w:r>
          </w:p>
        </w:tc>
      </w:tr>
      <w:tr w:rsidR="000E6DFD" w:rsidRPr="005703EA" w14:paraId="240C02D5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</w:tcPr>
          <w:p w14:paraId="7601FCA2" w14:textId="77777777" w:rsidR="000E6DFD" w:rsidRPr="005703EA" w:rsidRDefault="000E6DFD" w:rsidP="000E6DFD">
            <w:pPr>
              <w:rPr>
                <w:rFonts w:cstheme="minorHAnsi"/>
              </w:rPr>
            </w:pPr>
          </w:p>
        </w:tc>
        <w:tc>
          <w:tcPr>
            <w:tcW w:w="7166" w:type="dxa"/>
            <w:gridSpan w:val="4"/>
            <w:vAlign w:val="bottom"/>
          </w:tcPr>
          <w:p w14:paraId="4545DBBF" w14:textId="77777777" w:rsidR="000E6DFD" w:rsidRPr="005703EA" w:rsidRDefault="000E6DFD" w:rsidP="000E6DFD">
            <w:pPr>
              <w:rPr>
                <w:rFonts w:cstheme="minorHAnsi"/>
                <w:smallCaps/>
                <w:sz w:val="26"/>
                <w:szCs w:val="26"/>
              </w:rPr>
            </w:pPr>
            <w:r w:rsidRPr="005703EA">
              <w:rPr>
                <w:rFonts w:cstheme="minorHAnsi"/>
                <w:lang w:val="en-US"/>
              </w:rPr>
              <w:t>Summer Sessions (komprimiertes Auslandssemester)</w:t>
            </w:r>
          </w:p>
        </w:tc>
      </w:tr>
      <w:tr w:rsidR="009E32DE" w:rsidRPr="00953E16" w14:paraId="032E2636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</w:tcPr>
          <w:p w14:paraId="7BD5740D" w14:textId="386EC874" w:rsidR="009E32DE" w:rsidRPr="005703EA" w:rsidRDefault="009E32DE" w:rsidP="000E6DFD">
            <w:pPr>
              <w:rPr>
                <w:rFonts w:cstheme="minorHAnsi"/>
                <w:lang w:val="en-US"/>
              </w:rPr>
            </w:pPr>
            <w:ins w:id="1" w:author="Catharina Freier" w:date="2026-01-24T15:34:00Z" w16du:dateUtc="2026-01-24T14:34:00Z">
              <w:r>
                <w:rPr>
                  <w:rFonts w:cstheme="minorHAnsi"/>
                  <w:lang w:val="en-US"/>
                </w:rPr>
                <w:t xml:space="preserve"> </w:t>
              </w:r>
            </w:ins>
          </w:p>
        </w:tc>
        <w:tc>
          <w:tcPr>
            <w:tcW w:w="7166" w:type="dxa"/>
            <w:gridSpan w:val="4"/>
            <w:vMerge w:val="restart"/>
            <w:vAlign w:val="bottom"/>
          </w:tcPr>
          <w:p w14:paraId="7061AF30" w14:textId="75AA015E" w:rsidR="002762E7" w:rsidRPr="002762E7" w:rsidRDefault="009E32DE" w:rsidP="002762E7">
            <w:pPr>
              <w:pStyle w:val="Listenabsatz"/>
              <w:numPr>
                <w:ilvl w:val="0"/>
                <w:numId w:val="3"/>
              </w:numPr>
              <w:rPr>
                <w:rFonts w:cstheme="minorHAnsi"/>
                <w:color w:val="000000"/>
                <w:lang w:val="en-US"/>
              </w:rPr>
            </w:pPr>
            <w:r w:rsidRPr="00360C8B">
              <w:rPr>
                <w:rFonts w:cstheme="minorHAnsi"/>
                <w:color w:val="000000"/>
                <w:lang w:val="en-GB"/>
              </w:rPr>
              <w:t>Corporate Financial Management (Note: B+</w:t>
            </w:r>
            <w:r w:rsidR="00CC7F3E" w:rsidRPr="00360C8B">
              <w:rPr>
                <w:rFonts w:cstheme="minorHAnsi"/>
                <w:color w:val="000000"/>
                <w:lang w:val="en-GB"/>
              </w:rPr>
              <w:t xml:space="preserve">, </w:t>
            </w:r>
            <w:r w:rsidR="00360C8B" w:rsidRPr="00360C8B">
              <w:rPr>
                <w:rFonts w:cstheme="minorHAnsi"/>
                <w:color w:val="000000"/>
                <w:lang w:val="en-GB"/>
              </w:rPr>
              <w:t>(A</w:t>
            </w:r>
            <w:r w:rsidR="00CC7F3E" w:rsidRPr="00360C8B">
              <w:rPr>
                <w:rFonts w:cstheme="minorHAnsi"/>
                <w:color w:val="000000"/>
                <w:lang w:val="en-US"/>
              </w:rPr>
              <w:t xml:space="preserve"> – F, </w:t>
            </w:r>
            <w:proofErr w:type="spellStart"/>
            <w:r w:rsidR="00CC7F3E" w:rsidRPr="00360C8B">
              <w:rPr>
                <w:rFonts w:cstheme="minorHAnsi"/>
                <w:color w:val="000000"/>
                <w:lang w:val="en-US"/>
              </w:rPr>
              <w:t>mit</w:t>
            </w:r>
            <w:proofErr w:type="spellEnd"/>
            <w:r w:rsidR="002762E7" w:rsidRPr="00360C8B">
              <w:rPr>
                <w:rFonts w:cstheme="minorHAnsi"/>
                <w:color w:val="000000"/>
                <w:lang w:val="en-US"/>
              </w:rPr>
              <w:t xml:space="preserve"> </w:t>
            </w:r>
            <w:r w:rsidR="00CC7F3E" w:rsidRPr="00360C8B">
              <w:rPr>
                <w:rFonts w:cstheme="minorHAnsi"/>
                <w:color w:val="000000"/>
                <w:lang w:val="en-US"/>
              </w:rPr>
              <w:t xml:space="preserve">A </w:t>
            </w:r>
            <w:proofErr w:type="spellStart"/>
            <w:r w:rsidR="00CC7F3E" w:rsidRPr="00360C8B">
              <w:rPr>
                <w:rFonts w:cstheme="minorHAnsi"/>
                <w:color w:val="000000"/>
                <w:lang w:val="en-US"/>
              </w:rPr>
              <w:t>als</w:t>
            </w:r>
            <w:proofErr w:type="spellEnd"/>
            <w:r w:rsidR="00CC7F3E" w:rsidRPr="00360C8B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="00CC7F3E" w:rsidRPr="00360C8B">
              <w:rPr>
                <w:rFonts w:cstheme="minorHAnsi"/>
                <w:color w:val="000000"/>
                <w:lang w:val="en-US"/>
              </w:rPr>
              <w:t>Bestnote</w:t>
            </w:r>
            <w:proofErr w:type="spellEnd"/>
            <w:r w:rsidR="002762E7">
              <w:rPr>
                <w:rFonts w:cstheme="minorHAnsi"/>
                <w:color w:val="000000"/>
                <w:lang w:val="en-US"/>
              </w:rPr>
              <w:t>)</w:t>
            </w:r>
            <w:r w:rsidR="00CC7F3E" w:rsidRPr="002762E7">
              <w:rPr>
                <w:rFonts w:cstheme="minorHAnsi"/>
                <w:color w:val="000000"/>
                <w:lang w:val="en-US"/>
              </w:rPr>
              <w:t xml:space="preserve"> </w:t>
            </w:r>
          </w:p>
          <w:p w14:paraId="1FEE2869" w14:textId="75950159" w:rsidR="009E32DE" w:rsidRPr="00CC7F3E" w:rsidRDefault="009E32DE" w:rsidP="00CC7F3E">
            <w:pPr>
              <w:pStyle w:val="Listenabsatz"/>
              <w:rPr>
                <w:rFonts w:cstheme="minorHAnsi"/>
                <w:color w:val="000000"/>
              </w:rPr>
            </w:pPr>
            <w:r w:rsidRPr="00A94722">
              <w:t>Unternehmensbewertung &amp; Excel-Modellierung</w:t>
            </w:r>
          </w:p>
          <w:p w14:paraId="0E910F60" w14:textId="77777777" w:rsidR="009E32DE" w:rsidRDefault="009E32DE" w:rsidP="000E6DFD">
            <w:pPr>
              <w:pStyle w:val="Listenabsatz"/>
              <w:numPr>
                <w:ilvl w:val="0"/>
                <w:numId w:val="3"/>
              </w:numPr>
              <w:rPr>
                <w:rFonts w:cstheme="minorHAnsi"/>
                <w:color w:val="000000"/>
                <w:lang w:val="en-GB"/>
              </w:rPr>
            </w:pPr>
            <w:commentRangeStart w:id="2"/>
            <w:commentRangeStart w:id="3"/>
            <w:commentRangeStart w:id="4"/>
            <w:commentRangeStart w:id="5"/>
            <w:r w:rsidRPr="00097F91">
              <w:rPr>
                <w:rFonts w:cstheme="minorHAnsi"/>
                <w:color w:val="000000"/>
                <w:lang w:val="en-GB"/>
              </w:rPr>
              <w:t>Strategy,</w:t>
            </w:r>
            <w:r>
              <w:rPr>
                <w:rFonts w:cstheme="minorHAnsi"/>
                <w:color w:val="000000"/>
                <w:lang w:val="en-GB"/>
              </w:rPr>
              <w:t xml:space="preserve"> </w:t>
            </w:r>
            <w:r w:rsidRPr="00097F91">
              <w:rPr>
                <w:rFonts w:cstheme="minorHAnsi"/>
                <w:color w:val="000000"/>
                <w:lang w:val="en-GB"/>
              </w:rPr>
              <w:t>Innovation</w:t>
            </w:r>
            <w:commentRangeEnd w:id="2"/>
            <w:r>
              <w:rPr>
                <w:rStyle w:val="Kommentarzeichen"/>
                <w:rFonts w:cstheme="minorHAnsi"/>
                <w:color w:val="000000"/>
                <w:sz w:val="22"/>
                <w:szCs w:val="22"/>
                <w:lang w:val="en-GB"/>
              </w:rPr>
              <w:commentReference w:id="2"/>
            </w:r>
            <w:commentRangeEnd w:id="3"/>
            <w:r w:rsidR="000E6DFD">
              <w:rPr>
                <w:rStyle w:val="Kommentarzeichen"/>
                <w:rFonts w:cstheme="minorHAnsi"/>
                <w:color w:val="000000"/>
                <w:sz w:val="22"/>
                <w:szCs w:val="22"/>
                <w:lang w:val="en-GB"/>
              </w:rPr>
              <w:commentReference w:id="3"/>
            </w:r>
            <w:commentRangeEnd w:id="4"/>
            <w:r>
              <w:rPr>
                <w:rStyle w:val="Kommentarzeichen"/>
                <w:rFonts w:cstheme="minorHAnsi"/>
                <w:color w:val="000000"/>
                <w:sz w:val="22"/>
                <w:szCs w:val="22"/>
                <w:lang w:val="en-GB"/>
              </w:rPr>
              <w:commentReference w:id="4"/>
            </w:r>
            <w:commentRangeEnd w:id="5"/>
            <w:r w:rsidR="00A95E0B">
              <w:rPr>
                <w:rStyle w:val="Kommentarzeichen"/>
              </w:rPr>
              <w:commentReference w:id="5"/>
            </w:r>
            <w:r>
              <w:rPr>
                <w:rFonts w:cstheme="minorHAnsi"/>
                <w:color w:val="000000"/>
                <w:lang w:val="en-GB"/>
              </w:rPr>
              <w:t>,</w:t>
            </w:r>
            <w:r w:rsidRPr="00097F91">
              <w:rPr>
                <w:rFonts w:cstheme="minorHAnsi"/>
                <w:color w:val="000000"/>
                <w:lang w:val="en-GB"/>
              </w:rPr>
              <w:t xml:space="preserve"> and Global Competition (Note</w:t>
            </w:r>
            <w:r>
              <w:rPr>
                <w:rFonts w:cstheme="minorHAnsi"/>
                <w:color w:val="000000"/>
                <w:lang w:val="en-GB"/>
              </w:rPr>
              <w:t>:</w:t>
            </w:r>
            <w:r w:rsidRPr="00097F91">
              <w:rPr>
                <w:rFonts w:cstheme="minorHAnsi"/>
                <w:color w:val="000000"/>
                <w:lang w:val="en-GB"/>
              </w:rPr>
              <w:t xml:space="preserve"> </w:t>
            </w:r>
            <w:commentRangeStart w:id="6"/>
            <w:r w:rsidRPr="00097F91">
              <w:rPr>
                <w:rFonts w:cstheme="minorHAnsi"/>
                <w:color w:val="000000"/>
                <w:lang w:val="en-GB"/>
              </w:rPr>
              <w:t>B</w:t>
            </w:r>
            <w:commentRangeEnd w:id="6"/>
            <w:r>
              <w:rPr>
                <w:rStyle w:val="Kommentarzeichen"/>
                <w:rFonts w:cstheme="minorHAnsi"/>
                <w:color w:val="000000"/>
                <w:sz w:val="22"/>
                <w:szCs w:val="22"/>
                <w:lang w:val="en-GB"/>
              </w:rPr>
              <w:commentReference w:id="6"/>
            </w:r>
            <w:r>
              <w:rPr>
                <w:rFonts w:cstheme="minorHAnsi"/>
                <w:color w:val="000000"/>
                <w:lang w:val="en-GB"/>
              </w:rPr>
              <w:t>)</w:t>
            </w:r>
          </w:p>
          <w:p w14:paraId="46D20C49" w14:textId="0202D5BB" w:rsidR="009E32DE" w:rsidRPr="00097F91" w:rsidRDefault="009E32DE" w:rsidP="00C8042F">
            <w:pPr>
              <w:pStyle w:val="Listenabsatz"/>
              <w:rPr>
                <w:rFonts w:cstheme="minorHAnsi"/>
                <w:color w:val="000000"/>
                <w:lang w:val="en-GB"/>
              </w:rPr>
            </w:pPr>
            <w:proofErr w:type="spellStart"/>
            <w:r w:rsidRPr="0095629B">
              <w:rPr>
                <w:lang w:val="en-US"/>
              </w:rPr>
              <w:t>Strategie-Analyse</w:t>
            </w:r>
            <w:proofErr w:type="spellEnd"/>
            <w:r w:rsidRPr="0095629B">
              <w:rPr>
                <w:lang w:val="en-US"/>
              </w:rPr>
              <w:t xml:space="preserve"> &amp;</w:t>
            </w:r>
            <w:r w:rsidRPr="0095629B">
              <w:rPr>
                <w:rStyle w:val="apple-converted-space"/>
                <w:lang w:val="en-US"/>
              </w:rPr>
              <w:t> </w:t>
            </w:r>
            <w:r w:rsidRPr="0095629B">
              <w:rPr>
                <w:lang w:val="en-US"/>
              </w:rPr>
              <w:t>Case Study: Electronic Arts (EA)</w:t>
            </w:r>
          </w:p>
        </w:tc>
      </w:tr>
      <w:tr w:rsidR="009E32DE" w:rsidRPr="00953E16" w14:paraId="5B4751FE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</w:tcPr>
          <w:p w14:paraId="1C7CA95B" w14:textId="77777777" w:rsidR="009E32DE" w:rsidRPr="005703EA" w:rsidRDefault="009E32DE" w:rsidP="000E6DFD">
            <w:pPr>
              <w:rPr>
                <w:rFonts w:cstheme="minorHAnsi"/>
                <w:lang w:val="en-US"/>
              </w:rPr>
            </w:pPr>
          </w:p>
        </w:tc>
        <w:tc>
          <w:tcPr>
            <w:tcW w:w="7166" w:type="dxa"/>
            <w:gridSpan w:val="4"/>
            <w:vMerge/>
            <w:vAlign w:val="bottom"/>
          </w:tcPr>
          <w:p w14:paraId="7579C354" w14:textId="40AF4B72" w:rsidR="009E32DE" w:rsidRPr="00097F91" w:rsidRDefault="009E32DE" w:rsidP="00347AFA">
            <w:pPr>
              <w:pStyle w:val="Listenabsatz"/>
              <w:rPr>
                <w:rFonts w:cstheme="minorHAnsi"/>
                <w:color w:val="000000"/>
                <w:lang w:val="en-GB"/>
              </w:rPr>
            </w:pPr>
          </w:p>
        </w:tc>
      </w:tr>
      <w:tr w:rsidR="000E6DFD" w:rsidRPr="005703EA" w14:paraId="249EF398" w14:textId="77777777" w:rsidTr="00A95E0B">
        <w:trPr>
          <w:gridAfter w:val="2"/>
          <w:wAfter w:w="162" w:type="dxa"/>
          <w:trHeight w:val="454"/>
        </w:trPr>
        <w:tc>
          <w:tcPr>
            <w:tcW w:w="2615" w:type="dxa"/>
            <w:vAlign w:val="bottom"/>
          </w:tcPr>
          <w:p w14:paraId="5A216D71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  <w:color w:val="000000"/>
              </w:rPr>
              <w:t>08/2021 – 01/2024</w:t>
            </w:r>
          </w:p>
        </w:tc>
        <w:tc>
          <w:tcPr>
            <w:tcW w:w="6237" w:type="dxa"/>
            <w:gridSpan w:val="3"/>
            <w:vAlign w:val="bottom"/>
          </w:tcPr>
          <w:p w14:paraId="4F705EAB" w14:textId="74A1C3FA" w:rsidR="000E6DFD" w:rsidRPr="005703EA" w:rsidRDefault="000E6DFD" w:rsidP="000E6DFD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remische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V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>olksbank e.</w:t>
            </w:r>
            <w:ins w:id="7" w:author="Catharina Freier" w:date="2026-01-24T15:32:00Z" w16du:dateUtc="2026-01-24T14:32:00Z">
              <w:r w:rsidR="009408AC">
                <w:rPr>
                  <w:rFonts w:cstheme="minorHAnsi"/>
                  <w:b/>
                  <w:smallCaps/>
                  <w:sz w:val="26"/>
                  <w:szCs w:val="26"/>
                </w:rPr>
                <w:t xml:space="preserve"> </w:t>
              </w:r>
            </w:ins>
            <w:r>
              <w:rPr>
                <w:rFonts w:cstheme="minorHAnsi"/>
                <w:b/>
                <w:smallCaps/>
                <w:sz w:val="26"/>
                <w:szCs w:val="26"/>
              </w:rPr>
              <w:t>g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>.</w:t>
            </w:r>
          </w:p>
        </w:tc>
        <w:tc>
          <w:tcPr>
            <w:tcW w:w="929" w:type="dxa"/>
            <w:vAlign w:val="bottom"/>
          </w:tcPr>
          <w:p w14:paraId="24EC9F10" w14:textId="77777777" w:rsidR="000E6DFD" w:rsidRPr="005703EA" w:rsidRDefault="000E6DFD" w:rsidP="000E6DFD">
            <w:pPr>
              <w:jc w:val="right"/>
              <w:rPr>
                <w:rFonts w:cstheme="minorHAnsi"/>
                <w:smallCaps/>
                <w:sz w:val="26"/>
                <w:szCs w:val="26"/>
              </w:rPr>
            </w:pPr>
            <w:r w:rsidRPr="005703EA">
              <w:rPr>
                <w:rFonts w:cstheme="minorHAnsi"/>
                <w:smallCaps/>
                <w:sz w:val="26"/>
                <w:szCs w:val="26"/>
              </w:rPr>
              <w:t xml:space="preserve"> </w:t>
            </w:r>
            <w:r>
              <w:rPr>
                <w:rFonts w:cstheme="minorHAnsi"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smallCaps/>
                <w:sz w:val="26"/>
                <w:szCs w:val="26"/>
              </w:rPr>
              <w:t>remen</w:t>
            </w:r>
          </w:p>
        </w:tc>
      </w:tr>
      <w:tr w:rsidR="000E6DFD" w:rsidRPr="005703EA" w14:paraId="3414C81C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</w:tcPr>
          <w:p w14:paraId="00F3CC57" w14:textId="77777777" w:rsidR="000E6DFD" w:rsidRPr="005703EA" w:rsidRDefault="000E6DFD" w:rsidP="000E6DFD">
            <w:pPr>
              <w:rPr>
                <w:rFonts w:cstheme="minorHAnsi"/>
              </w:rPr>
            </w:pPr>
          </w:p>
        </w:tc>
        <w:tc>
          <w:tcPr>
            <w:tcW w:w="7166" w:type="dxa"/>
            <w:gridSpan w:val="4"/>
          </w:tcPr>
          <w:p w14:paraId="23F2C8F9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</w:rPr>
              <w:t>Ausbildung zum Bankkaufmann</w:t>
            </w:r>
            <w:r>
              <w:rPr>
                <w:rFonts w:cstheme="minorHAnsi"/>
              </w:rPr>
              <w:t xml:space="preserve"> (Note: gut)</w:t>
            </w:r>
          </w:p>
        </w:tc>
      </w:tr>
      <w:tr w:rsidR="009E32DE" w:rsidRPr="005703EA" w14:paraId="623299B9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</w:tcPr>
          <w:p w14:paraId="1C4D9C60" w14:textId="77777777" w:rsidR="009E32DE" w:rsidRPr="005703EA" w:rsidRDefault="009E32DE" w:rsidP="000E6DFD">
            <w:pPr>
              <w:rPr>
                <w:rFonts w:cstheme="minorHAnsi"/>
              </w:rPr>
            </w:pPr>
          </w:p>
        </w:tc>
        <w:tc>
          <w:tcPr>
            <w:tcW w:w="7166" w:type="dxa"/>
            <w:gridSpan w:val="4"/>
          </w:tcPr>
          <w:p w14:paraId="5BF31D69" w14:textId="0021567D" w:rsidR="009E32DE" w:rsidRPr="009E32DE" w:rsidRDefault="009E32DE" w:rsidP="00A95E0B">
            <w:pPr>
              <w:pStyle w:val="Listenabsatz"/>
              <w:numPr>
                <w:ilvl w:val="0"/>
                <w:numId w:val="3"/>
              </w:numPr>
              <w:rPr>
                <w:rFonts w:cstheme="minorHAnsi"/>
              </w:rPr>
            </w:pPr>
            <w:r w:rsidRPr="00A34221">
              <w:rPr>
                <w:rFonts w:cstheme="minorHAnsi"/>
                <w:color w:val="000000"/>
              </w:rPr>
              <w:t xml:space="preserve">Ganzheitliche Betreuung </w:t>
            </w:r>
            <w:r>
              <w:rPr>
                <w:rFonts w:cstheme="minorHAnsi"/>
                <w:color w:val="000000"/>
              </w:rPr>
              <w:t xml:space="preserve">von Privatkunden </w:t>
            </w:r>
            <w:r w:rsidRPr="00A34221">
              <w:rPr>
                <w:rFonts w:cstheme="minorHAnsi"/>
                <w:color w:val="000000"/>
              </w:rPr>
              <w:t xml:space="preserve">in Finanz- </w:t>
            </w:r>
            <w:r w:rsidRPr="00A95E0B">
              <w:rPr>
                <w:rFonts w:cstheme="minorHAnsi"/>
                <w:color w:val="000000"/>
              </w:rPr>
              <w:t>und Anlageangelegenheiten</w:t>
            </w:r>
          </w:p>
          <w:p w14:paraId="05E0657F" w14:textId="5108A676" w:rsidR="009E32DE" w:rsidRPr="009E32DE" w:rsidRDefault="009E32DE" w:rsidP="00A95E0B">
            <w:pPr>
              <w:pStyle w:val="Listenabsatz"/>
              <w:numPr>
                <w:ilvl w:val="0"/>
                <w:numId w:val="3"/>
              </w:numPr>
              <w:rPr>
                <w:rFonts w:cstheme="minorHAnsi"/>
              </w:rPr>
            </w:pPr>
            <w:r w:rsidRPr="005703EA">
              <w:rPr>
                <w:rFonts w:cstheme="minorHAnsi"/>
                <w:color w:val="000000"/>
              </w:rPr>
              <w:t>Analys</w:t>
            </w:r>
            <w:r>
              <w:rPr>
                <w:rFonts w:cstheme="minorHAnsi"/>
                <w:color w:val="000000"/>
              </w:rPr>
              <w:t>e</w:t>
            </w:r>
            <w:r w:rsidRPr="005703EA">
              <w:rPr>
                <w:rFonts w:cstheme="minorHAnsi"/>
                <w:color w:val="000000"/>
              </w:rPr>
              <w:t xml:space="preserve"> von Saldenlisten </w:t>
            </w:r>
            <w:r>
              <w:rPr>
                <w:rFonts w:cstheme="minorHAnsi"/>
                <w:color w:val="000000"/>
              </w:rPr>
              <w:t xml:space="preserve">und Identifikation von Prozessrisiken </w:t>
            </w:r>
            <w:r w:rsidRPr="00A95E0B">
              <w:rPr>
                <w:rFonts w:cstheme="minorHAnsi"/>
                <w:color w:val="000000"/>
              </w:rPr>
              <w:t>in der internen Revision</w:t>
            </w:r>
          </w:p>
          <w:p w14:paraId="6874C190" w14:textId="481EAB3E" w:rsidR="009E32DE" w:rsidRPr="009E32DE" w:rsidRDefault="009E32DE" w:rsidP="009E32DE">
            <w:pPr>
              <w:pStyle w:val="Listenabsatz"/>
              <w:numPr>
                <w:ilvl w:val="0"/>
                <w:numId w:val="3"/>
              </w:numPr>
              <w:rPr>
                <w:rFonts w:cstheme="minorHAnsi"/>
              </w:rPr>
            </w:pPr>
            <w:r w:rsidRPr="004324C6">
              <w:rPr>
                <w:rFonts w:cstheme="minorHAnsi"/>
                <w:color w:val="000000"/>
              </w:rPr>
              <w:t xml:space="preserve">Quantitative Analyse von Wertpapierdepots und </w:t>
            </w:r>
            <w:r w:rsidRPr="00A95E0B">
              <w:rPr>
                <w:rFonts w:cstheme="minorHAnsi"/>
                <w:color w:val="000000"/>
              </w:rPr>
              <w:t>Ausarbeitung von Optimierungsvorschlägen</w:t>
            </w:r>
          </w:p>
        </w:tc>
      </w:tr>
      <w:tr w:rsidR="000E6DFD" w:rsidRPr="005703EA" w14:paraId="380D68C4" w14:textId="77777777" w:rsidTr="00A95E0B">
        <w:trPr>
          <w:gridAfter w:val="2"/>
          <w:wAfter w:w="162" w:type="dxa"/>
          <w:trHeight w:val="454"/>
        </w:trPr>
        <w:tc>
          <w:tcPr>
            <w:tcW w:w="2615" w:type="dxa"/>
            <w:vAlign w:val="bottom"/>
          </w:tcPr>
          <w:p w14:paraId="5879E23A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</w:rPr>
              <w:t xml:space="preserve">08/2009 </w:t>
            </w:r>
            <w:r w:rsidRPr="005703EA">
              <w:rPr>
                <w:rFonts w:cstheme="minorHAnsi"/>
                <w:color w:val="000000"/>
              </w:rPr>
              <w:t>– 06/2021</w:t>
            </w:r>
          </w:p>
        </w:tc>
        <w:tc>
          <w:tcPr>
            <w:tcW w:w="6237" w:type="dxa"/>
            <w:gridSpan w:val="3"/>
            <w:vAlign w:val="bottom"/>
          </w:tcPr>
          <w:p w14:paraId="56E89E17" w14:textId="77777777" w:rsidR="000E6DFD" w:rsidRPr="005703EA" w:rsidRDefault="000E6DFD" w:rsidP="000E6DFD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smallCaps/>
                <w:sz w:val="26"/>
                <w:szCs w:val="26"/>
              </w:rPr>
              <w:t>F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reie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E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vangelische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ekenntnisschule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remen </w:t>
            </w:r>
          </w:p>
        </w:tc>
        <w:tc>
          <w:tcPr>
            <w:tcW w:w="929" w:type="dxa"/>
            <w:vAlign w:val="bottom"/>
          </w:tcPr>
          <w:p w14:paraId="3505BC16" w14:textId="77777777" w:rsidR="000E6DFD" w:rsidRPr="005703EA" w:rsidRDefault="000E6DFD" w:rsidP="000E6DFD">
            <w:pPr>
              <w:jc w:val="right"/>
              <w:rPr>
                <w:rFonts w:cstheme="minorHAnsi"/>
                <w:smallCaps/>
                <w:sz w:val="26"/>
                <w:szCs w:val="26"/>
              </w:rPr>
            </w:pPr>
            <w:r>
              <w:rPr>
                <w:rFonts w:cstheme="minorHAnsi"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smallCaps/>
                <w:sz w:val="26"/>
                <w:szCs w:val="26"/>
              </w:rPr>
              <w:t>remen</w:t>
            </w:r>
          </w:p>
        </w:tc>
      </w:tr>
      <w:tr w:rsidR="000E6DFD" w:rsidRPr="005703EA" w14:paraId="473524F2" w14:textId="77777777" w:rsidTr="00A95E0B">
        <w:trPr>
          <w:trHeight w:val="20"/>
        </w:trPr>
        <w:tc>
          <w:tcPr>
            <w:tcW w:w="2615" w:type="dxa"/>
          </w:tcPr>
          <w:p w14:paraId="7578F9B2" w14:textId="77777777" w:rsidR="000E6DFD" w:rsidRPr="005703EA" w:rsidRDefault="000E6DFD" w:rsidP="000E6DFD">
            <w:pPr>
              <w:rPr>
                <w:rFonts w:cstheme="minorHAnsi"/>
              </w:rPr>
            </w:pPr>
          </w:p>
        </w:tc>
        <w:tc>
          <w:tcPr>
            <w:tcW w:w="7308" w:type="dxa"/>
            <w:gridSpan w:val="5"/>
          </w:tcPr>
          <w:p w14:paraId="3D102158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</w:rPr>
              <w:t xml:space="preserve">Allgemeine Hochschulreife </w:t>
            </w:r>
          </w:p>
        </w:tc>
        <w:tc>
          <w:tcPr>
            <w:tcW w:w="20" w:type="dxa"/>
          </w:tcPr>
          <w:p w14:paraId="2EDBF43A" w14:textId="77777777" w:rsidR="000E6DFD" w:rsidRPr="005703EA" w:rsidRDefault="000E6DFD" w:rsidP="000E6DFD">
            <w:pPr>
              <w:rPr>
                <w:rFonts w:cstheme="minorHAnsi"/>
              </w:rPr>
            </w:pPr>
          </w:p>
        </w:tc>
      </w:tr>
      <w:tr w:rsidR="000E6DFD" w:rsidRPr="005703EA" w14:paraId="447A635B" w14:textId="77777777" w:rsidTr="00A95E0B">
        <w:trPr>
          <w:gridAfter w:val="2"/>
          <w:wAfter w:w="162" w:type="dxa"/>
          <w:trHeight w:val="567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5CD72384" w14:textId="77777777" w:rsidR="000E6DFD" w:rsidRPr="005703EA" w:rsidRDefault="000E6DFD" w:rsidP="000E6DFD">
            <w:pPr>
              <w:rPr>
                <w:rFonts w:cstheme="minorHAnsi"/>
                <w:b/>
                <w:smallCaps/>
                <w:sz w:val="32"/>
                <w:szCs w:val="32"/>
              </w:rPr>
            </w:pPr>
            <w:r>
              <w:rPr>
                <w:rFonts w:cstheme="minorHAnsi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0E6DFD" w:rsidRPr="005703EA" w14:paraId="6F671874" w14:textId="77777777" w:rsidTr="00A95E0B">
        <w:trPr>
          <w:gridAfter w:val="2"/>
          <w:wAfter w:w="162" w:type="dxa"/>
          <w:trHeight w:val="454"/>
        </w:trPr>
        <w:tc>
          <w:tcPr>
            <w:tcW w:w="2615" w:type="dxa"/>
            <w:tcBorders>
              <w:top w:val="single" w:sz="4" w:space="0" w:color="auto"/>
            </w:tcBorders>
            <w:vAlign w:val="bottom"/>
          </w:tcPr>
          <w:p w14:paraId="2642832F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</w:rPr>
              <w:t xml:space="preserve">08/2009 </w:t>
            </w:r>
            <w:r w:rsidRPr="005703EA">
              <w:rPr>
                <w:rFonts w:cstheme="minorHAnsi"/>
                <w:color w:val="000000"/>
              </w:rPr>
              <w:t>– 06/2021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</w:tcBorders>
            <w:vAlign w:val="bottom"/>
          </w:tcPr>
          <w:p w14:paraId="60AF75D8" w14:textId="77777777" w:rsidR="000E6DFD" w:rsidRPr="005703EA" w:rsidRDefault="000E6DFD" w:rsidP="000E6DFD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smallCaps/>
                <w:sz w:val="26"/>
                <w:szCs w:val="26"/>
              </w:rPr>
              <w:t>F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reie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E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vangelische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ekenntnisschule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remen </w:t>
            </w:r>
          </w:p>
        </w:tc>
        <w:tc>
          <w:tcPr>
            <w:tcW w:w="929" w:type="dxa"/>
            <w:tcBorders>
              <w:top w:val="single" w:sz="4" w:space="0" w:color="auto"/>
            </w:tcBorders>
            <w:vAlign w:val="bottom"/>
          </w:tcPr>
          <w:p w14:paraId="4648BC28" w14:textId="77777777" w:rsidR="000E6DFD" w:rsidRPr="005703EA" w:rsidRDefault="000E6DFD" w:rsidP="000E6DFD">
            <w:pPr>
              <w:jc w:val="right"/>
              <w:rPr>
                <w:rFonts w:cstheme="minorHAnsi"/>
                <w:smallCaps/>
                <w:sz w:val="26"/>
                <w:szCs w:val="26"/>
              </w:rPr>
            </w:pPr>
            <w:r>
              <w:rPr>
                <w:rFonts w:cstheme="minorHAnsi"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smallCaps/>
                <w:sz w:val="26"/>
                <w:szCs w:val="26"/>
              </w:rPr>
              <w:t>remen</w:t>
            </w:r>
          </w:p>
        </w:tc>
      </w:tr>
      <w:tr w:rsidR="000E6DFD" w:rsidRPr="005703EA" w14:paraId="79853915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</w:tcPr>
          <w:p w14:paraId="612216BF" w14:textId="77777777" w:rsidR="000E6DFD" w:rsidRPr="005703EA" w:rsidRDefault="000E6DFD" w:rsidP="000E6DFD">
            <w:pPr>
              <w:rPr>
                <w:rFonts w:cstheme="minorHAnsi"/>
              </w:rPr>
            </w:pPr>
          </w:p>
        </w:tc>
        <w:tc>
          <w:tcPr>
            <w:tcW w:w="7166" w:type="dxa"/>
            <w:gridSpan w:val="4"/>
          </w:tcPr>
          <w:p w14:paraId="73CF79EC" w14:textId="1567688E" w:rsidR="000E6DFD" w:rsidRPr="005703EA" w:rsidRDefault="000E6DFD" w:rsidP="000E6DFD">
            <w:pPr>
              <w:rPr>
                <w:rFonts w:cstheme="minorHAnsi"/>
              </w:rPr>
            </w:pPr>
            <w:r>
              <w:rPr>
                <w:rFonts w:cstheme="minorHAnsi"/>
              </w:rPr>
              <w:t>Teilnehmer bei ,,</w:t>
            </w:r>
            <w:r w:rsidRPr="005703EA">
              <w:rPr>
                <w:rFonts w:cstheme="minorHAnsi"/>
              </w:rPr>
              <w:t>Jugend trainiert für Olympia“</w:t>
            </w:r>
            <w:r>
              <w:rPr>
                <w:rFonts w:cstheme="minorHAnsi"/>
              </w:rPr>
              <w:t xml:space="preserve"> im </w:t>
            </w:r>
            <w:r w:rsidRPr="005703EA">
              <w:rPr>
                <w:rFonts w:cstheme="minorHAnsi"/>
              </w:rPr>
              <w:t xml:space="preserve">Tischtennis </w:t>
            </w:r>
          </w:p>
        </w:tc>
      </w:tr>
      <w:tr w:rsidR="000E6DFD" w:rsidRPr="005703EA" w14:paraId="500FC039" w14:textId="77777777" w:rsidTr="00A95E0B">
        <w:trPr>
          <w:gridAfter w:val="2"/>
          <w:wAfter w:w="162" w:type="dxa"/>
          <w:trHeight w:val="454"/>
        </w:trPr>
        <w:tc>
          <w:tcPr>
            <w:tcW w:w="2615" w:type="dxa"/>
            <w:vAlign w:val="bottom"/>
          </w:tcPr>
          <w:p w14:paraId="06EBDF7B" w14:textId="77777777" w:rsidR="000E6DFD" w:rsidRPr="005703EA" w:rsidRDefault="000E6DFD" w:rsidP="000E6DFD">
            <w:pPr>
              <w:rPr>
                <w:rFonts w:cstheme="minorHAnsi"/>
                <w:bCs/>
                <w:smallCaps/>
              </w:rPr>
            </w:pPr>
            <w:r w:rsidRPr="005703EA">
              <w:rPr>
                <w:rFonts w:cstheme="minorHAnsi"/>
                <w:bCs/>
                <w:smallCaps/>
              </w:rPr>
              <w:t>0</w:t>
            </w:r>
            <w:r>
              <w:rPr>
                <w:rFonts w:cstheme="minorHAnsi"/>
                <w:bCs/>
                <w:smallCaps/>
              </w:rPr>
              <w:t>3</w:t>
            </w:r>
            <w:r w:rsidRPr="005703EA">
              <w:rPr>
                <w:rFonts w:cstheme="minorHAnsi"/>
                <w:bCs/>
                <w:smallCaps/>
              </w:rPr>
              <w:t xml:space="preserve">/2015 </w:t>
            </w:r>
            <w:r w:rsidRPr="005703EA">
              <w:rPr>
                <w:rFonts w:cstheme="minorHAnsi"/>
                <w:color w:val="000000"/>
              </w:rPr>
              <w:t xml:space="preserve">– </w:t>
            </w:r>
            <w:r w:rsidRPr="005703EA">
              <w:rPr>
                <w:rFonts w:cstheme="minorHAnsi"/>
                <w:bCs/>
                <w:smallCaps/>
              </w:rPr>
              <w:t>01/2020</w:t>
            </w:r>
          </w:p>
        </w:tc>
        <w:tc>
          <w:tcPr>
            <w:tcW w:w="6237" w:type="dxa"/>
            <w:gridSpan w:val="3"/>
            <w:vAlign w:val="bottom"/>
          </w:tcPr>
          <w:p w14:paraId="21E9271C" w14:textId="77777777" w:rsidR="000E6DFD" w:rsidRPr="005703EA" w:rsidRDefault="000E6DFD" w:rsidP="000E6DFD">
            <w:pPr>
              <w:rPr>
                <w:rFonts w:cstheme="minorHAnsi"/>
              </w:rPr>
            </w:pPr>
            <w:r>
              <w:rPr>
                <w:rFonts w:cstheme="minorHAnsi"/>
                <w:b/>
                <w:smallCaps/>
                <w:sz w:val="26"/>
                <w:szCs w:val="26"/>
              </w:rPr>
              <w:t>ATSV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Ha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benhausen </w:t>
            </w:r>
          </w:p>
        </w:tc>
        <w:tc>
          <w:tcPr>
            <w:tcW w:w="929" w:type="dxa"/>
            <w:vAlign w:val="bottom"/>
          </w:tcPr>
          <w:p w14:paraId="088E2435" w14:textId="77777777" w:rsidR="000E6DFD" w:rsidRPr="005703EA" w:rsidRDefault="000E6DFD" w:rsidP="000E6DFD">
            <w:pPr>
              <w:jc w:val="right"/>
              <w:rPr>
                <w:rFonts w:cstheme="minorHAnsi"/>
                <w:smallCaps/>
                <w:sz w:val="26"/>
                <w:szCs w:val="26"/>
              </w:rPr>
            </w:pPr>
            <w:r>
              <w:rPr>
                <w:rFonts w:cstheme="minorHAnsi"/>
                <w:smallCaps/>
                <w:sz w:val="26"/>
                <w:szCs w:val="26"/>
              </w:rPr>
              <w:t>B</w:t>
            </w:r>
            <w:r w:rsidRPr="005703EA">
              <w:rPr>
                <w:rFonts w:cstheme="minorHAnsi"/>
                <w:smallCaps/>
                <w:sz w:val="26"/>
                <w:szCs w:val="26"/>
              </w:rPr>
              <w:t>remen</w:t>
            </w:r>
          </w:p>
        </w:tc>
      </w:tr>
      <w:tr w:rsidR="000E6DFD" w:rsidRPr="005703EA" w14:paraId="7EBE4387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  <w:vAlign w:val="bottom"/>
          </w:tcPr>
          <w:p w14:paraId="074E22AD" w14:textId="77777777" w:rsidR="000E6DFD" w:rsidRPr="005703EA" w:rsidRDefault="000E6DFD" w:rsidP="000E6DFD">
            <w:pPr>
              <w:rPr>
                <w:rFonts w:cstheme="minorHAnsi"/>
                <w:color w:val="000000"/>
              </w:rPr>
            </w:pPr>
          </w:p>
        </w:tc>
        <w:tc>
          <w:tcPr>
            <w:tcW w:w="7166" w:type="dxa"/>
            <w:gridSpan w:val="4"/>
            <w:vAlign w:val="bottom"/>
          </w:tcPr>
          <w:p w14:paraId="5B9503C3" w14:textId="77777777" w:rsidR="000E6DFD" w:rsidRPr="005703EA" w:rsidRDefault="000E6DFD" w:rsidP="000E6DFD">
            <w:pPr>
              <w:rPr>
                <w:rFonts w:cstheme="minorHAnsi"/>
                <w:color w:val="000000"/>
              </w:rPr>
            </w:pPr>
            <w:r w:rsidRPr="005703EA">
              <w:rPr>
                <w:rFonts w:cstheme="minorHAnsi"/>
                <w:color w:val="000000"/>
              </w:rPr>
              <w:t>Tischtennis</w:t>
            </w:r>
            <w:r>
              <w:rPr>
                <w:rFonts w:cstheme="minorHAnsi"/>
                <w:color w:val="000000"/>
              </w:rPr>
              <w:t>s</w:t>
            </w:r>
            <w:r w:rsidRPr="005703EA">
              <w:rPr>
                <w:rFonts w:cstheme="minorHAnsi"/>
                <w:color w:val="000000"/>
              </w:rPr>
              <w:t>pieler (Leistungssport auf Landesebene)</w:t>
            </w:r>
          </w:p>
        </w:tc>
      </w:tr>
      <w:tr w:rsidR="000E6DFD" w:rsidRPr="005703EA" w14:paraId="54B8F1D3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  <w:vAlign w:val="bottom"/>
          </w:tcPr>
          <w:p w14:paraId="64317D43" w14:textId="77777777" w:rsidR="000E6DFD" w:rsidRPr="005703EA" w:rsidRDefault="000E6DFD" w:rsidP="000E6DFD">
            <w:pPr>
              <w:pStyle w:val="Listenabsatz"/>
              <w:ind w:left="2685"/>
              <w:rPr>
                <w:rFonts w:cstheme="minorHAnsi"/>
                <w:color w:val="000000"/>
              </w:rPr>
            </w:pPr>
          </w:p>
        </w:tc>
        <w:tc>
          <w:tcPr>
            <w:tcW w:w="7166" w:type="dxa"/>
            <w:gridSpan w:val="4"/>
            <w:vAlign w:val="bottom"/>
          </w:tcPr>
          <w:p w14:paraId="599F70D8" w14:textId="77777777" w:rsidR="000E6DFD" w:rsidRPr="005703EA" w:rsidRDefault="000E6DFD" w:rsidP="000E6DFD">
            <w:pPr>
              <w:pStyle w:val="Listenabsatz"/>
              <w:numPr>
                <w:ilvl w:val="0"/>
                <w:numId w:val="3"/>
              </w:numPr>
              <w:rPr>
                <w:rFonts w:cstheme="minorHAnsi"/>
                <w:color w:val="000000"/>
              </w:rPr>
            </w:pPr>
            <w:r w:rsidRPr="005703EA">
              <w:rPr>
                <w:rFonts w:cstheme="minorHAnsi"/>
                <w:color w:val="000000"/>
              </w:rPr>
              <w:t>Vize-Landesmeister</w:t>
            </w:r>
          </w:p>
        </w:tc>
      </w:tr>
      <w:tr w:rsidR="000E6DFD" w:rsidRPr="005703EA" w14:paraId="13EC9822" w14:textId="77777777" w:rsidTr="00A95E0B">
        <w:trPr>
          <w:gridAfter w:val="2"/>
          <w:wAfter w:w="162" w:type="dxa"/>
          <w:trHeight w:val="454"/>
        </w:trPr>
        <w:tc>
          <w:tcPr>
            <w:tcW w:w="2615" w:type="dxa"/>
            <w:vAlign w:val="bottom"/>
          </w:tcPr>
          <w:p w14:paraId="5621FFF2" w14:textId="77777777" w:rsidR="000E6DFD" w:rsidRPr="005703EA" w:rsidRDefault="000E6DFD" w:rsidP="000E6DFD">
            <w:pPr>
              <w:rPr>
                <w:rFonts w:cstheme="minorHAnsi"/>
                <w:bCs/>
                <w:smallCaps/>
              </w:rPr>
            </w:pPr>
            <w:r>
              <w:rPr>
                <w:rFonts w:cstheme="minorHAnsi"/>
                <w:bCs/>
                <w:smallCaps/>
              </w:rPr>
              <w:t>01/2018 – 01/2019</w:t>
            </w:r>
          </w:p>
        </w:tc>
        <w:tc>
          <w:tcPr>
            <w:tcW w:w="6237" w:type="dxa"/>
            <w:gridSpan w:val="3"/>
            <w:vAlign w:val="bottom"/>
          </w:tcPr>
          <w:p w14:paraId="7164CE03" w14:textId="77777777" w:rsidR="000E6DFD" w:rsidRPr="005703EA" w:rsidRDefault="000E6DFD" w:rsidP="000E6DFD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smallCaps/>
                <w:sz w:val="26"/>
                <w:szCs w:val="26"/>
              </w:rPr>
              <w:t>TUS Ko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 xml:space="preserve">met </w:t>
            </w:r>
            <w:r>
              <w:rPr>
                <w:rFonts w:cstheme="minorHAnsi"/>
                <w:b/>
                <w:smallCaps/>
                <w:sz w:val="26"/>
                <w:szCs w:val="26"/>
              </w:rPr>
              <w:t>Ar</w:t>
            </w:r>
            <w:r w:rsidRPr="005703EA">
              <w:rPr>
                <w:rFonts w:cstheme="minorHAnsi"/>
                <w:b/>
                <w:smallCaps/>
                <w:sz w:val="26"/>
                <w:szCs w:val="26"/>
              </w:rPr>
              <w:t>sten</w:t>
            </w:r>
          </w:p>
        </w:tc>
        <w:tc>
          <w:tcPr>
            <w:tcW w:w="929" w:type="dxa"/>
            <w:vAlign w:val="bottom"/>
          </w:tcPr>
          <w:p w14:paraId="434046E5" w14:textId="77777777" w:rsidR="000E6DFD" w:rsidRPr="000204F1" w:rsidRDefault="000E6DFD" w:rsidP="000E6DFD">
            <w:pPr>
              <w:jc w:val="right"/>
              <w:rPr>
                <w:rFonts w:cstheme="minorHAnsi"/>
                <w:smallCaps/>
                <w:sz w:val="26"/>
                <w:szCs w:val="26"/>
              </w:rPr>
            </w:pPr>
            <w:r w:rsidRPr="000204F1">
              <w:rPr>
                <w:rFonts w:cstheme="minorHAnsi"/>
                <w:smallCaps/>
                <w:sz w:val="26"/>
                <w:szCs w:val="26"/>
              </w:rPr>
              <w:t>Bremen</w:t>
            </w:r>
          </w:p>
        </w:tc>
      </w:tr>
      <w:tr w:rsidR="000E6DFD" w:rsidRPr="005703EA" w14:paraId="6B5EB665" w14:textId="77777777" w:rsidTr="00A95E0B">
        <w:trPr>
          <w:gridAfter w:val="2"/>
          <w:wAfter w:w="162" w:type="dxa"/>
          <w:trHeight w:val="20"/>
        </w:trPr>
        <w:tc>
          <w:tcPr>
            <w:tcW w:w="2615" w:type="dxa"/>
          </w:tcPr>
          <w:p w14:paraId="76951B21" w14:textId="77777777" w:rsidR="000E6DFD" w:rsidRPr="004F336C" w:rsidRDefault="000E6DFD" w:rsidP="000E6DFD">
            <w:pPr>
              <w:rPr>
                <w:rFonts w:cstheme="minorHAnsi"/>
                <w:smallCaps/>
              </w:rPr>
            </w:pPr>
          </w:p>
        </w:tc>
        <w:tc>
          <w:tcPr>
            <w:tcW w:w="7166" w:type="dxa"/>
            <w:gridSpan w:val="4"/>
          </w:tcPr>
          <w:p w14:paraId="513EA577" w14:textId="77777777" w:rsidR="000E6DFD" w:rsidRPr="004F336C" w:rsidRDefault="000E6DFD" w:rsidP="000E6DFD">
            <w:pPr>
              <w:rPr>
                <w:rFonts w:cstheme="minorHAnsi"/>
                <w:smallCaps/>
              </w:rPr>
            </w:pPr>
            <w:r>
              <w:rPr>
                <w:rFonts w:cstheme="minorHAnsi"/>
              </w:rPr>
              <w:t>Trainer einer Fußballmannschaft</w:t>
            </w:r>
          </w:p>
        </w:tc>
      </w:tr>
      <w:tr w:rsidR="000E6DFD" w:rsidRPr="005703EA" w14:paraId="79BFC85F" w14:textId="77777777" w:rsidTr="00A95E0B">
        <w:trPr>
          <w:gridAfter w:val="2"/>
          <w:wAfter w:w="162" w:type="dxa"/>
          <w:trHeight w:val="98"/>
        </w:trPr>
        <w:tc>
          <w:tcPr>
            <w:tcW w:w="2615" w:type="dxa"/>
            <w:vAlign w:val="bottom"/>
          </w:tcPr>
          <w:p w14:paraId="2B883DAC" w14:textId="77777777" w:rsidR="000E6DFD" w:rsidRPr="000204F1" w:rsidRDefault="000E6DFD" w:rsidP="000E6DFD">
            <w:pPr>
              <w:rPr>
                <w:rFonts w:cstheme="minorHAnsi"/>
                <w:smallCaps/>
              </w:rPr>
            </w:pPr>
          </w:p>
        </w:tc>
        <w:tc>
          <w:tcPr>
            <w:tcW w:w="7166" w:type="dxa"/>
            <w:gridSpan w:val="4"/>
            <w:vAlign w:val="bottom"/>
          </w:tcPr>
          <w:p w14:paraId="24B2C86D" w14:textId="77777777" w:rsidR="000E6DFD" w:rsidRPr="00097F91" w:rsidRDefault="000E6DFD" w:rsidP="000E6DFD">
            <w:pPr>
              <w:pStyle w:val="Listenabsatz"/>
              <w:numPr>
                <w:ilvl w:val="0"/>
                <w:numId w:val="3"/>
              </w:numPr>
              <w:rPr>
                <w:rFonts w:cstheme="minorHAnsi"/>
                <w:color w:val="000000"/>
              </w:rPr>
            </w:pPr>
            <w:r w:rsidRPr="005703EA">
              <w:rPr>
                <w:rFonts w:cstheme="minorHAnsi"/>
                <w:color w:val="000000"/>
              </w:rPr>
              <w:t>Plan</w:t>
            </w:r>
            <w:r>
              <w:rPr>
                <w:rFonts w:cstheme="minorHAnsi"/>
                <w:color w:val="000000"/>
              </w:rPr>
              <w:t>ung</w:t>
            </w:r>
            <w:r w:rsidRPr="005703EA">
              <w:rPr>
                <w:rFonts w:cstheme="minorHAnsi"/>
                <w:color w:val="000000"/>
              </w:rPr>
              <w:t xml:space="preserve"> und </w:t>
            </w:r>
            <w:r>
              <w:rPr>
                <w:rFonts w:cstheme="minorHAnsi"/>
                <w:color w:val="000000"/>
              </w:rPr>
              <w:t>V</w:t>
            </w:r>
            <w:r w:rsidRPr="005703EA">
              <w:rPr>
                <w:rFonts w:cstheme="minorHAnsi"/>
                <w:color w:val="000000"/>
              </w:rPr>
              <w:t>orbereit</w:t>
            </w:r>
            <w:r>
              <w:rPr>
                <w:rFonts w:cstheme="minorHAnsi"/>
                <w:color w:val="000000"/>
              </w:rPr>
              <w:t>ung</w:t>
            </w:r>
            <w:r w:rsidRPr="005703EA">
              <w:rPr>
                <w:rFonts w:cstheme="minorHAnsi"/>
                <w:color w:val="000000"/>
              </w:rPr>
              <w:t xml:space="preserve"> der Trainingseinheiten</w:t>
            </w:r>
          </w:p>
        </w:tc>
      </w:tr>
      <w:tr w:rsidR="000E6DFD" w:rsidRPr="005703EA" w14:paraId="66C93FDC" w14:textId="77777777" w:rsidTr="00A95E0B">
        <w:trPr>
          <w:gridAfter w:val="2"/>
          <w:wAfter w:w="162" w:type="dxa"/>
          <w:trHeight w:val="567"/>
        </w:trPr>
        <w:tc>
          <w:tcPr>
            <w:tcW w:w="9781" w:type="dxa"/>
            <w:gridSpan w:val="5"/>
            <w:tcBorders>
              <w:bottom w:val="single" w:sz="4" w:space="0" w:color="auto"/>
            </w:tcBorders>
            <w:vAlign w:val="bottom"/>
          </w:tcPr>
          <w:p w14:paraId="4D76EF5A" w14:textId="77777777" w:rsidR="000E6DFD" w:rsidRPr="005703EA" w:rsidRDefault="000E6DFD" w:rsidP="000E6DFD">
            <w:pPr>
              <w:rPr>
                <w:rFonts w:cstheme="minorHAnsi"/>
                <w:b/>
                <w:smallCaps/>
                <w:sz w:val="32"/>
                <w:szCs w:val="32"/>
              </w:rPr>
            </w:pPr>
            <w:r>
              <w:rPr>
                <w:rFonts w:cstheme="minorHAnsi"/>
                <w:b/>
                <w:smallCaps/>
                <w:sz w:val="32"/>
                <w:szCs w:val="32"/>
              </w:rPr>
              <w:t>So</w:t>
            </w:r>
            <w:r w:rsidRPr="005703EA">
              <w:rPr>
                <w:rFonts w:cstheme="minorHAnsi"/>
                <w:b/>
                <w:smallCaps/>
                <w:sz w:val="32"/>
                <w:szCs w:val="32"/>
              </w:rPr>
              <w:t>nstiges</w:t>
            </w:r>
          </w:p>
        </w:tc>
      </w:tr>
      <w:tr w:rsidR="000E6DFD" w:rsidRPr="005703EA" w14:paraId="7F4E6FB2" w14:textId="77777777" w:rsidTr="00A95E0B">
        <w:trPr>
          <w:gridAfter w:val="2"/>
          <w:wAfter w:w="162" w:type="dxa"/>
          <w:trHeight w:val="397"/>
        </w:trPr>
        <w:tc>
          <w:tcPr>
            <w:tcW w:w="2615" w:type="dxa"/>
            <w:tcBorders>
              <w:top w:val="single" w:sz="4" w:space="0" w:color="auto"/>
            </w:tcBorders>
            <w:vAlign w:val="bottom"/>
          </w:tcPr>
          <w:p w14:paraId="51A3D7E7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</w:rPr>
              <w:t>Sprachkenntnisse:</w:t>
            </w:r>
          </w:p>
        </w:tc>
        <w:tc>
          <w:tcPr>
            <w:tcW w:w="7166" w:type="dxa"/>
            <w:gridSpan w:val="4"/>
            <w:tcBorders>
              <w:top w:val="single" w:sz="4" w:space="0" w:color="auto"/>
            </w:tcBorders>
            <w:vAlign w:val="bottom"/>
          </w:tcPr>
          <w:p w14:paraId="159E91DC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  <w:color w:val="000000"/>
              </w:rPr>
              <w:t>Deutsch (</w:t>
            </w:r>
            <w:r w:rsidRPr="00097F91">
              <w:rPr>
                <w:rFonts w:cstheme="minorHAnsi"/>
                <w:i/>
                <w:iCs/>
                <w:color w:val="000000"/>
              </w:rPr>
              <w:t>Muttersprache</w:t>
            </w:r>
            <w:r w:rsidRPr="005703EA">
              <w:rPr>
                <w:rFonts w:cstheme="minorHAnsi"/>
                <w:color w:val="000000"/>
              </w:rPr>
              <w:t>), Englisch (</w:t>
            </w:r>
            <w:r w:rsidRPr="00097F91">
              <w:rPr>
                <w:rFonts w:cstheme="minorHAnsi"/>
                <w:i/>
                <w:iCs/>
                <w:color w:val="000000"/>
              </w:rPr>
              <w:t>fließend</w:t>
            </w:r>
            <w:r w:rsidRPr="005703EA">
              <w:rPr>
                <w:rFonts w:cstheme="minorHAnsi"/>
                <w:color w:val="000000"/>
              </w:rPr>
              <w:t>), Spanisch (</w:t>
            </w:r>
            <w:r w:rsidRPr="00097F91">
              <w:rPr>
                <w:rFonts w:cstheme="minorHAnsi"/>
                <w:i/>
                <w:iCs/>
                <w:color w:val="000000"/>
              </w:rPr>
              <w:t>Grundkenntnisse</w:t>
            </w:r>
            <w:r w:rsidRPr="005703EA">
              <w:rPr>
                <w:rFonts w:cstheme="minorHAnsi"/>
                <w:color w:val="000000"/>
              </w:rPr>
              <w:t>)</w:t>
            </w:r>
          </w:p>
        </w:tc>
      </w:tr>
      <w:tr w:rsidR="000E6DFD" w:rsidRPr="00953E16" w14:paraId="2D8EF49A" w14:textId="77777777" w:rsidTr="00A95E0B">
        <w:trPr>
          <w:gridAfter w:val="2"/>
          <w:wAfter w:w="162" w:type="dxa"/>
          <w:trHeight w:val="397"/>
        </w:trPr>
        <w:tc>
          <w:tcPr>
            <w:tcW w:w="2615" w:type="dxa"/>
            <w:vAlign w:val="bottom"/>
          </w:tcPr>
          <w:p w14:paraId="7F200A81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</w:rPr>
              <w:t>IT-Kenntnisse:</w:t>
            </w:r>
          </w:p>
        </w:tc>
        <w:tc>
          <w:tcPr>
            <w:tcW w:w="7166" w:type="dxa"/>
            <w:gridSpan w:val="4"/>
            <w:vAlign w:val="bottom"/>
          </w:tcPr>
          <w:p w14:paraId="0B3FE709" w14:textId="77777777" w:rsidR="000E6DFD" w:rsidRPr="005703EA" w:rsidRDefault="000E6DFD" w:rsidP="000E6DFD">
            <w:pPr>
              <w:rPr>
                <w:rFonts w:cstheme="minorHAnsi"/>
                <w:lang w:val="en-US"/>
              </w:rPr>
            </w:pPr>
            <w:r w:rsidRPr="005703EA">
              <w:rPr>
                <w:rFonts w:cstheme="minorHAnsi"/>
                <w:color w:val="000000"/>
                <w:lang w:val="en-US"/>
              </w:rPr>
              <w:t>Microsoft Office (</w:t>
            </w:r>
            <w:r w:rsidRPr="00097F91">
              <w:rPr>
                <w:rFonts w:cstheme="minorHAnsi"/>
                <w:i/>
                <w:iCs/>
                <w:color w:val="000000"/>
                <w:lang w:val="en-US"/>
              </w:rPr>
              <w:t>Word, Excel, PowerPoint, Outlook</w:t>
            </w:r>
            <w:r w:rsidRPr="005703EA">
              <w:rPr>
                <w:rFonts w:cstheme="minorHAnsi"/>
                <w:color w:val="000000"/>
                <w:lang w:val="en-US"/>
              </w:rPr>
              <w:t>)</w:t>
            </w:r>
          </w:p>
        </w:tc>
      </w:tr>
      <w:tr w:rsidR="000E6DFD" w:rsidRPr="005703EA" w14:paraId="076D21D1" w14:textId="77777777" w:rsidTr="00A95E0B">
        <w:trPr>
          <w:gridAfter w:val="2"/>
          <w:wAfter w:w="162" w:type="dxa"/>
          <w:trHeight w:val="397"/>
        </w:trPr>
        <w:tc>
          <w:tcPr>
            <w:tcW w:w="2615" w:type="dxa"/>
            <w:vAlign w:val="bottom"/>
          </w:tcPr>
          <w:p w14:paraId="604A717D" w14:textId="77777777" w:rsidR="000E6DFD" w:rsidRPr="005703EA" w:rsidRDefault="000E6DFD" w:rsidP="000E6DFD">
            <w:pPr>
              <w:rPr>
                <w:rFonts w:cstheme="minorHAnsi"/>
              </w:rPr>
            </w:pPr>
            <w:r w:rsidRPr="005703EA">
              <w:rPr>
                <w:rFonts w:cstheme="minorHAnsi"/>
              </w:rPr>
              <w:t>Interessen</w:t>
            </w:r>
          </w:p>
        </w:tc>
        <w:tc>
          <w:tcPr>
            <w:tcW w:w="7166" w:type="dxa"/>
            <w:gridSpan w:val="4"/>
            <w:vAlign w:val="bottom"/>
          </w:tcPr>
          <w:p w14:paraId="22F0B56F" w14:textId="77777777" w:rsidR="000E6DFD" w:rsidRPr="005703EA" w:rsidRDefault="000E6DFD" w:rsidP="000E6DFD">
            <w:pPr>
              <w:rPr>
                <w:rFonts w:cstheme="minorHAnsi"/>
                <w:color w:val="000000"/>
                <w:lang w:val="en-US"/>
              </w:rPr>
            </w:pPr>
            <w:r w:rsidRPr="005703EA">
              <w:rPr>
                <w:rFonts w:cstheme="minorHAnsi"/>
                <w:color w:val="000000"/>
                <w:lang w:val="en-US"/>
              </w:rPr>
              <w:t xml:space="preserve">Börse, </w:t>
            </w:r>
            <w:r w:rsidRPr="005703EA">
              <w:rPr>
                <w:rFonts w:cstheme="minorHAnsi"/>
                <w:color w:val="000000"/>
              </w:rPr>
              <w:t>Fußball</w:t>
            </w:r>
            <w:r w:rsidRPr="005703EA">
              <w:rPr>
                <w:rFonts w:cstheme="minorHAnsi"/>
                <w:color w:val="000000"/>
                <w:lang w:val="en-US"/>
              </w:rPr>
              <w:t xml:space="preserve">, </w:t>
            </w:r>
            <w:proofErr w:type="spellStart"/>
            <w:r w:rsidRPr="005703EA">
              <w:rPr>
                <w:rFonts w:cstheme="minorHAnsi"/>
                <w:color w:val="000000"/>
                <w:lang w:val="en-US"/>
              </w:rPr>
              <w:t>Tischtennis</w:t>
            </w:r>
            <w:proofErr w:type="spellEnd"/>
            <w:r w:rsidRPr="005703EA">
              <w:rPr>
                <w:rFonts w:cstheme="minorHAnsi"/>
                <w:color w:val="000000"/>
                <w:lang w:val="en-US"/>
              </w:rPr>
              <w:t xml:space="preserve">, </w:t>
            </w:r>
            <w:r w:rsidRPr="005703EA">
              <w:rPr>
                <w:rFonts w:cstheme="minorHAnsi"/>
                <w:color w:val="000000"/>
              </w:rPr>
              <w:t>Trompete</w:t>
            </w:r>
          </w:p>
        </w:tc>
      </w:tr>
      <w:tr w:rsidR="000E6DFD" w:rsidRPr="005703EA" w14:paraId="0AB29AC3" w14:textId="77777777" w:rsidTr="00A95E0B">
        <w:trPr>
          <w:gridAfter w:val="2"/>
          <w:wAfter w:w="162" w:type="dxa"/>
          <w:trHeight w:val="1152"/>
        </w:trPr>
        <w:tc>
          <w:tcPr>
            <w:tcW w:w="9781" w:type="dxa"/>
            <w:gridSpan w:val="5"/>
            <w:vAlign w:val="bottom"/>
          </w:tcPr>
          <w:p w14:paraId="00B71523" w14:textId="2D1B4C3C" w:rsidR="000E6DFD" w:rsidRPr="005703EA" w:rsidRDefault="000E6DFD" w:rsidP="000E6DFD">
            <w:pPr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</w:rPr>
              <w:t xml:space="preserve">Bremen, </w:t>
            </w:r>
            <w:r w:rsidR="008C7111">
              <w:rPr>
                <w:rFonts w:cstheme="minorHAnsi"/>
                <w:highlight w:val="yellow"/>
              </w:rPr>
              <w:t>2</w:t>
            </w:r>
            <w:r w:rsidR="00BE503B">
              <w:rPr>
                <w:rFonts w:cstheme="minorHAnsi"/>
                <w:highlight w:val="yellow"/>
              </w:rPr>
              <w:t>5</w:t>
            </w:r>
            <w:r w:rsidR="008C7111">
              <w:rPr>
                <w:rFonts w:cstheme="minorHAnsi"/>
                <w:highlight w:val="yellow"/>
              </w:rPr>
              <w:t>.01</w:t>
            </w:r>
            <w:r w:rsidRPr="00097F91">
              <w:rPr>
                <w:rFonts w:cstheme="minorHAnsi"/>
                <w:highlight w:val="yellow"/>
              </w:rPr>
              <w:t>.202</w:t>
            </w:r>
            <w:r w:rsidR="008C7111">
              <w:rPr>
                <w:rFonts w:cstheme="minorHAnsi"/>
              </w:rPr>
              <w:t>6</w:t>
            </w:r>
          </w:p>
        </w:tc>
      </w:tr>
    </w:tbl>
    <w:p w14:paraId="6D53F091" w14:textId="5769DAF4" w:rsidR="00583A5B" w:rsidRPr="00A95E0B" w:rsidRDefault="00583A5B" w:rsidP="00583A5B">
      <w:pPr>
        <w:rPr>
          <w:rFonts w:cstheme="minorHAnsi"/>
          <w:sz w:val="2"/>
          <w:szCs w:val="2"/>
        </w:rPr>
      </w:pPr>
    </w:p>
    <w:sectPr w:rsidR="00583A5B" w:rsidRPr="00A95E0B" w:rsidSect="003B198D">
      <w:pgSz w:w="11906" w:h="16838"/>
      <w:pgMar w:top="1152" w:right="1411" w:bottom="562" w:left="1699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Leonard Burmester" w:date="2026-01-25T15:54:00Z" w:initials="LB">
    <w:p w14:paraId="04EC008C" w14:textId="77777777" w:rsidR="008B6211" w:rsidRDefault="008B6211" w:rsidP="008B6211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Sollte ich hier das Semester dazu schreiben, oder reicht das?</w:t>
      </w:r>
    </w:p>
  </w:comment>
  <w:comment w:id="2" w:author="Sarah Bergmann" w:date="2026-01-18T14:29:00Z" w:initials="SB">
    <w:p w14:paraId="34497B0E" w14:textId="7E0E0FD5" w:rsidR="009E32DE" w:rsidRDefault="009E32DE" w:rsidP="0087142C">
      <w:r>
        <w:rPr>
          <w:rStyle w:val="Kommentarzeichen"/>
        </w:rPr>
        <w:annotationRef/>
      </w:r>
      <w:r>
        <w:rPr>
          <w:sz w:val="20"/>
          <w:szCs w:val="20"/>
        </w:rPr>
        <w:t>War das auch ein Modul? Irgendwie wird der Zusammenhang nicht ganz klar :)</w:t>
      </w:r>
    </w:p>
  </w:comment>
  <w:comment w:id="3" w:author="Leonard Burmester" w:date="2026-01-23T14:01:00Z" w:initials="LB">
    <w:p w14:paraId="020299FD" w14:textId="77777777" w:rsidR="009E32DE" w:rsidRDefault="009E32DE" w:rsidP="003B198D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Ja ich habe 2 Module absolviert, das eine hieß genau so :)</w:t>
      </w:r>
    </w:p>
  </w:comment>
  <w:comment w:id="4" w:author="Sarah Bergmann" w:date="2026-01-24T15:21:00Z" w:initials="SB">
    <w:p w14:paraId="38DA207B" w14:textId="77777777" w:rsidR="009E32DE" w:rsidRDefault="009E32DE" w:rsidP="009E32DE">
      <w:r>
        <w:rPr>
          <w:rStyle w:val="Kommentarzeichen"/>
        </w:rPr>
        <w:annotationRef/>
      </w:r>
      <w:r>
        <w:rPr>
          <w:sz w:val="20"/>
          <w:szCs w:val="20"/>
        </w:rPr>
        <w:t>Dann würde ich das aber nicht als eigenen bullet machen, sondern einen bullet machen mit "Relevante Module:" und dann dahinter die Module nennen nur mit Komma getrennt. Sonst finde ich es ein bißchen verwirrend :)</w:t>
      </w:r>
    </w:p>
  </w:comment>
  <w:comment w:id="5" w:author="Leonard Burmester" w:date="2026-01-25T15:24:00Z" w:initials="LB">
    <w:p w14:paraId="21B6731C" w14:textId="77777777" w:rsidR="00A95E0B" w:rsidRDefault="00A95E0B" w:rsidP="00A95E0B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>Kann ich das „relevante Module“ auch einfach weglassen sonst und dann die Kurse als Bullets schreiben?</w:t>
      </w:r>
    </w:p>
  </w:comment>
  <w:comment w:id="6" w:author="Catharina Freier" w:date="2026-01-24T15:35:00Z" w:initials="CF">
    <w:p w14:paraId="231CD08D" w14:textId="4A047061" w:rsidR="009E32DE" w:rsidRDefault="009E32DE" w:rsidP="009408AC">
      <w:r>
        <w:rPr>
          <w:rStyle w:val="Kommentarzeichen"/>
        </w:rPr>
        <w:annotationRef/>
      </w:r>
      <w:r>
        <w:rPr>
          <w:sz w:val="20"/>
          <w:szCs w:val="20"/>
        </w:rPr>
        <w:t>Gib hier bitte noch die Notenskala (siehe Videos) an. :)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4EC008C" w15:done="0"/>
  <w15:commentEx w15:paraId="34497B0E" w15:done="0"/>
  <w15:commentEx w15:paraId="020299FD" w15:paraIdParent="34497B0E" w15:done="0"/>
  <w15:commentEx w15:paraId="38DA207B" w15:paraIdParent="34497B0E" w15:done="0"/>
  <w15:commentEx w15:paraId="21B6731C" w15:paraIdParent="34497B0E" w15:done="0"/>
  <w15:commentEx w15:paraId="231CD0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2294008" w16cex:dateUtc="2026-01-25T14:54:00Z"/>
  <w16cex:commentExtensible w16cex:durableId="047725CC" w16cex:dateUtc="2026-01-18T22:29:00Z"/>
  <w16cex:commentExtensible w16cex:durableId="336ED767" w16cex:dateUtc="2026-01-23T13:01:00Z"/>
  <w16cex:commentExtensible w16cex:durableId="5AC1F6F0" w16cex:dateUtc="2026-01-24T23:21:00Z"/>
  <w16cex:commentExtensible w16cex:durableId="3014D80D" w16cex:dateUtc="2026-01-25T14:24:00Z"/>
  <w16cex:commentExtensible w16cex:durableId="76A61E64" w16cex:dateUtc="2026-01-24T14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4EC008C" w16cid:durableId="62294008"/>
  <w16cid:commentId w16cid:paraId="34497B0E" w16cid:durableId="047725CC"/>
  <w16cid:commentId w16cid:paraId="020299FD" w16cid:durableId="336ED767"/>
  <w16cid:commentId w16cid:paraId="38DA207B" w16cid:durableId="5AC1F6F0"/>
  <w16cid:commentId w16cid:paraId="21B6731C" w16cid:durableId="3014D80D"/>
  <w16cid:commentId w16cid:paraId="231CD08D" w16cid:durableId="76A61E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8D1CA7" w14:textId="77777777" w:rsidR="00D921E7" w:rsidRDefault="00D921E7" w:rsidP="00F703ED">
      <w:pPr>
        <w:spacing w:after="0" w:line="240" w:lineRule="auto"/>
      </w:pPr>
      <w:r>
        <w:separator/>
      </w:r>
    </w:p>
  </w:endnote>
  <w:endnote w:type="continuationSeparator" w:id="0">
    <w:p w14:paraId="1C744A95" w14:textId="77777777" w:rsidR="00D921E7" w:rsidRDefault="00D921E7" w:rsidP="00F70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EB0EA1" w14:textId="77777777" w:rsidR="00D921E7" w:rsidRDefault="00D921E7" w:rsidP="00F703ED">
      <w:pPr>
        <w:spacing w:after="0" w:line="240" w:lineRule="auto"/>
      </w:pPr>
      <w:r>
        <w:separator/>
      </w:r>
    </w:p>
  </w:footnote>
  <w:footnote w:type="continuationSeparator" w:id="0">
    <w:p w14:paraId="7A0BEFB5" w14:textId="77777777" w:rsidR="00D921E7" w:rsidRDefault="00D921E7" w:rsidP="00F70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E161A18"/>
    <w:multiLevelType w:val="hybridMultilevel"/>
    <w:tmpl w:val="81506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2316A"/>
    <w:multiLevelType w:val="hybridMultilevel"/>
    <w:tmpl w:val="9F16BA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27915"/>
    <w:multiLevelType w:val="hybridMultilevel"/>
    <w:tmpl w:val="A17A32A0"/>
    <w:lvl w:ilvl="0" w:tplc="71A2D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80508"/>
    <w:multiLevelType w:val="hybridMultilevel"/>
    <w:tmpl w:val="681688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A35EA"/>
    <w:multiLevelType w:val="hybridMultilevel"/>
    <w:tmpl w:val="15CA5E48"/>
    <w:lvl w:ilvl="0" w:tplc="0407000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1108E"/>
    <w:multiLevelType w:val="hybridMultilevel"/>
    <w:tmpl w:val="734A5EB4"/>
    <w:lvl w:ilvl="0" w:tplc="04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1DD78CD"/>
    <w:multiLevelType w:val="hybridMultilevel"/>
    <w:tmpl w:val="59269B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1969A0"/>
    <w:multiLevelType w:val="hybridMultilevel"/>
    <w:tmpl w:val="CF3259F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823ED7"/>
    <w:multiLevelType w:val="hybridMultilevel"/>
    <w:tmpl w:val="DA1056DA"/>
    <w:lvl w:ilvl="0" w:tplc="0407000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15" w15:restartNumberingAfterBreak="0">
    <w:nsid w:val="556E2E74"/>
    <w:multiLevelType w:val="hybridMultilevel"/>
    <w:tmpl w:val="9F5273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B80DBF"/>
    <w:multiLevelType w:val="hybridMultilevel"/>
    <w:tmpl w:val="07ACBC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8"/>
  </w:num>
  <w:num w:numId="2" w16cid:durableId="1772431636">
    <w:abstractNumId w:val="11"/>
  </w:num>
  <w:num w:numId="3" w16cid:durableId="281765791">
    <w:abstractNumId w:val="12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  <w:num w:numId="7" w16cid:durableId="1256742096">
    <w:abstractNumId w:val="15"/>
  </w:num>
  <w:num w:numId="8" w16cid:durableId="65999115">
    <w:abstractNumId w:val="4"/>
  </w:num>
  <w:num w:numId="9" w16cid:durableId="653921185">
    <w:abstractNumId w:val="10"/>
  </w:num>
  <w:num w:numId="10" w16cid:durableId="893928750">
    <w:abstractNumId w:val="6"/>
  </w:num>
  <w:num w:numId="11" w16cid:durableId="1836651786">
    <w:abstractNumId w:val="13"/>
  </w:num>
  <w:num w:numId="12" w16cid:durableId="1796369019">
    <w:abstractNumId w:val="9"/>
  </w:num>
  <w:num w:numId="13" w16cid:durableId="778717332">
    <w:abstractNumId w:val="5"/>
  </w:num>
  <w:num w:numId="14" w16cid:durableId="1053768470">
    <w:abstractNumId w:val="3"/>
  </w:num>
  <w:num w:numId="15" w16cid:durableId="452674171">
    <w:abstractNumId w:val="7"/>
  </w:num>
  <w:num w:numId="16" w16cid:durableId="62800595">
    <w:abstractNumId w:val="14"/>
  </w:num>
  <w:num w:numId="17" w16cid:durableId="143146182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Leonard Burmester">
    <w15:presenceInfo w15:providerId="Windows Live" w15:userId="4b5fb1c0960735ee"/>
  </w15:person>
  <w15:person w15:author="Catharina Freier">
    <w15:presenceInfo w15:providerId="AD" w15:userId="S::catharina.freier@pumpkincareeres.onmicrosoft.com::2a0dfad8-64e5-4aa7-8211-17b0a64b4045"/>
  </w15:person>
  <w15:person w15:author="Sarah Bergmann">
    <w15:presenceInfo w15:providerId="AD" w15:userId="S::sbke2025@pomona.edu::e83357c8-3cb9-49f1-b9e5-fbb00dd4ba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9B4"/>
    <w:rsid w:val="000204F1"/>
    <w:rsid w:val="0002248B"/>
    <w:rsid w:val="000274BF"/>
    <w:rsid w:val="000275E6"/>
    <w:rsid w:val="00036896"/>
    <w:rsid w:val="00040261"/>
    <w:rsid w:val="00042E3A"/>
    <w:rsid w:val="00064643"/>
    <w:rsid w:val="00071D7C"/>
    <w:rsid w:val="00087936"/>
    <w:rsid w:val="00090EC8"/>
    <w:rsid w:val="00096F1D"/>
    <w:rsid w:val="000A1FDA"/>
    <w:rsid w:val="000A595F"/>
    <w:rsid w:val="000B057E"/>
    <w:rsid w:val="000C7D0D"/>
    <w:rsid w:val="000C7E58"/>
    <w:rsid w:val="000D0520"/>
    <w:rsid w:val="000D1ACE"/>
    <w:rsid w:val="000D75C6"/>
    <w:rsid w:val="000E129F"/>
    <w:rsid w:val="000E45BB"/>
    <w:rsid w:val="000E63F6"/>
    <w:rsid w:val="000E6739"/>
    <w:rsid w:val="000E6DFD"/>
    <w:rsid w:val="000E7112"/>
    <w:rsid w:val="001141C0"/>
    <w:rsid w:val="0011499E"/>
    <w:rsid w:val="00115438"/>
    <w:rsid w:val="001158B8"/>
    <w:rsid w:val="001219CD"/>
    <w:rsid w:val="00123360"/>
    <w:rsid w:val="001417A3"/>
    <w:rsid w:val="00141B9D"/>
    <w:rsid w:val="00142EBD"/>
    <w:rsid w:val="00154BD3"/>
    <w:rsid w:val="001559C1"/>
    <w:rsid w:val="001614CF"/>
    <w:rsid w:val="00162A5A"/>
    <w:rsid w:val="00163845"/>
    <w:rsid w:val="001666E6"/>
    <w:rsid w:val="00176BE3"/>
    <w:rsid w:val="0018553A"/>
    <w:rsid w:val="00196B3C"/>
    <w:rsid w:val="001A0AC1"/>
    <w:rsid w:val="001A1B53"/>
    <w:rsid w:val="001B0DF3"/>
    <w:rsid w:val="001B3776"/>
    <w:rsid w:val="001B6B3F"/>
    <w:rsid w:val="001C382A"/>
    <w:rsid w:val="001D4DCD"/>
    <w:rsid w:val="001E3137"/>
    <w:rsid w:val="001E5135"/>
    <w:rsid w:val="001F107C"/>
    <w:rsid w:val="00202A42"/>
    <w:rsid w:val="00203EE6"/>
    <w:rsid w:val="00207503"/>
    <w:rsid w:val="00212E27"/>
    <w:rsid w:val="002167E5"/>
    <w:rsid w:val="002230D3"/>
    <w:rsid w:val="002255DA"/>
    <w:rsid w:val="0023054D"/>
    <w:rsid w:val="002306AC"/>
    <w:rsid w:val="00233028"/>
    <w:rsid w:val="00237248"/>
    <w:rsid w:val="002508C2"/>
    <w:rsid w:val="00260FC1"/>
    <w:rsid w:val="00262748"/>
    <w:rsid w:val="002762E7"/>
    <w:rsid w:val="00282DB0"/>
    <w:rsid w:val="0029463A"/>
    <w:rsid w:val="002A7EDE"/>
    <w:rsid w:val="002B23EF"/>
    <w:rsid w:val="002C15A1"/>
    <w:rsid w:val="002C1FB0"/>
    <w:rsid w:val="002C419F"/>
    <w:rsid w:val="002C5A32"/>
    <w:rsid w:val="002D4516"/>
    <w:rsid w:val="002F0BDE"/>
    <w:rsid w:val="00311027"/>
    <w:rsid w:val="00314B7A"/>
    <w:rsid w:val="003163FD"/>
    <w:rsid w:val="0031677B"/>
    <w:rsid w:val="00317799"/>
    <w:rsid w:val="00317E07"/>
    <w:rsid w:val="00327E6C"/>
    <w:rsid w:val="00347AFA"/>
    <w:rsid w:val="003532D7"/>
    <w:rsid w:val="00360C8B"/>
    <w:rsid w:val="00372F7B"/>
    <w:rsid w:val="00375340"/>
    <w:rsid w:val="0038558E"/>
    <w:rsid w:val="003901C8"/>
    <w:rsid w:val="0039109B"/>
    <w:rsid w:val="003A0C62"/>
    <w:rsid w:val="003A24F1"/>
    <w:rsid w:val="003A255D"/>
    <w:rsid w:val="003B1065"/>
    <w:rsid w:val="003B198D"/>
    <w:rsid w:val="003B2110"/>
    <w:rsid w:val="003B574E"/>
    <w:rsid w:val="003B7E96"/>
    <w:rsid w:val="003D131D"/>
    <w:rsid w:val="003D244D"/>
    <w:rsid w:val="003D2E4D"/>
    <w:rsid w:val="003D2F62"/>
    <w:rsid w:val="003D5FB1"/>
    <w:rsid w:val="003E1395"/>
    <w:rsid w:val="003F0B5F"/>
    <w:rsid w:val="003F4607"/>
    <w:rsid w:val="003F62FD"/>
    <w:rsid w:val="003F7BA9"/>
    <w:rsid w:val="00401DED"/>
    <w:rsid w:val="0040212B"/>
    <w:rsid w:val="00404806"/>
    <w:rsid w:val="00415E7E"/>
    <w:rsid w:val="004302CC"/>
    <w:rsid w:val="00430DAF"/>
    <w:rsid w:val="004324C6"/>
    <w:rsid w:val="00435DC8"/>
    <w:rsid w:val="00436B1E"/>
    <w:rsid w:val="0044245A"/>
    <w:rsid w:val="00443668"/>
    <w:rsid w:val="0045211A"/>
    <w:rsid w:val="004523B3"/>
    <w:rsid w:val="00452C2C"/>
    <w:rsid w:val="00455575"/>
    <w:rsid w:val="00464FEB"/>
    <w:rsid w:val="00465BDC"/>
    <w:rsid w:val="004847D4"/>
    <w:rsid w:val="0048690A"/>
    <w:rsid w:val="0049527A"/>
    <w:rsid w:val="004A3726"/>
    <w:rsid w:val="004A54BA"/>
    <w:rsid w:val="004A7B48"/>
    <w:rsid w:val="004B022E"/>
    <w:rsid w:val="004B5B91"/>
    <w:rsid w:val="004C32FE"/>
    <w:rsid w:val="004D5766"/>
    <w:rsid w:val="004E2BA1"/>
    <w:rsid w:val="004E3823"/>
    <w:rsid w:val="004E4E5F"/>
    <w:rsid w:val="004F21D7"/>
    <w:rsid w:val="004F336C"/>
    <w:rsid w:val="004F5D8C"/>
    <w:rsid w:val="00500D26"/>
    <w:rsid w:val="00507038"/>
    <w:rsid w:val="00507EA7"/>
    <w:rsid w:val="00510CEF"/>
    <w:rsid w:val="005228C8"/>
    <w:rsid w:val="00522D1E"/>
    <w:rsid w:val="005370CB"/>
    <w:rsid w:val="00546155"/>
    <w:rsid w:val="00546515"/>
    <w:rsid w:val="00550DD9"/>
    <w:rsid w:val="005523CC"/>
    <w:rsid w:val="005703EA"/>
    <w:rsid w:val="00571F99"/>
    <w:rsid w:val="00576134"/>
    <w:rsid w:val="00583A5B"/>
    <w:rsid w:val="005A043E"/>
    <w:rsid w:val="005A1999"/>
    <w:rsid w:val="005A5B51"/>
    <w:rsid w:val="005B0BA3"/>
    <w:rsid w:val="005B1C7B"/>
    <w:rsid w:val="005B45E5"/>
    <w:rsid w:val="005B683A"/>
    <w:rsid w:val="005C20EC"/>
    <w:rsid w:val="005C4F73"/>
    <w:rsid w:val="005E02A5"/>
    <w:rsid w:val="005E650E"/>
    <w:rsid w:val="005F0E28"/>
    <w:rsid w:val="005F1F88"/>
    <w:rsid w:val="005F69B5"/>
    <w:rsid w:val="005F6FCF"/>
    <w:rsid w:val="005F788B"/>
    <w:rsid w:val="00611A2B"/>
    <w:rsid w:val="00613F20"/>
    <w:rsid w:val="00625DEE"/>
    <w:rsid w:val="0062641A"/>
    <w:rsid w:val="006267CB"/>
    <w:rsid w:val="00627703"/>
    <w:rsid w:val="00632D5A"/>
    <w:rsid w:val="006406D5"/>
    <w:rsid w:val="00640D40"/>
    <w:rsid w:val="0066032F"/>
    <w:rsid w:val="00662DFB"/>
    <w:rsid w:val="006712D5"/>
    <w:rsid w:val="00687188"/>
    <w:rsid w:val="00693E09"/>
    <w:rsid w:val="00695F6C"/>
    <w:rsid w:val="006A12EB"/>
    <w:rsid w:val="006A167A"/>
    <w:rsid w:val="006A3C8D"/>
    <w:rsid w:val="006B167B"/>
    <w:rsid w:val="006B4FD4"/>
    <w:rsid w:val="006B7F78"/>
    <w:rsid w:val="006C0737"/>
    <w:rsid w:val="006C33DF"/>
    <w:rsid w:val="006C5DBB"/>
    <w:rsid w:val="006E0D0B"/>
    <w:rsid w:val="006E18B6"/>
    <w:rsid w:val="006F6321"/>
    <w:rsid w:val="00722D11"/>
    <w:rsid w:val="0072324B"/>
    <w:rsid w:val="00723643"/>
    <w:rsid w:val="0072684C"/>
    <w:rsid w:val="00731148"/>
    <w:rsid w:val="00733DA1"/>
    <w:rsid w:val="00736A44"/>
    <w:rsid w:val="007547DA"/>
    <w:rsid w:val="007547F9"/>
    <w:rsid w:val="00754AD2"/>
    <w:rsid w:val="007607ED"/>
    <w:rsid w:val="00763DCE"/>
    <w:rsid w:val="0076450F"/>
    <w:rsid w:val="00773F7D"/>
    <w:rsid w:val="00785254"/>
    <w:rsid w:val="007908A3"/>
    <w:rsid w:val="007909E2"/>
    <w:rsid w:val="007925D8"/>
    <w:rsid w:val="007966F0"/>
    <w:rsid w:val="00796CF8"/>
    <w:rsid w:val="007A3E08"/>
    <w:rsid w:val="007B4B65"/>
    <w:rsid w:val="007B7F42"/>
    <w:rsid w:val="007C6A3C"/>
    <w:rsid w:val="007D2433"/>
    <w:rsid w:val="007D2804"/>
    <w:rsid w:val="007E050B"/>
    <w:rsid w:val="007E59A7"/>
    <w:rsid w:val="008063A4"/>
    <w:rsid w:val="00807A70"/>
    <w:rsid w:val="00814F18"/>
    <w:rsid w:val="0082113E"/>
    <w:rsid w:val="00821F9D"/>
    <w:rsid w:val="008247D0"/>
    <w:rsid w:val="00850BA7"/>
    <w:rsid w:val="0087142C"/>
    <w:rsid w:val="0089254A"/>
    <w:rsid w:val="008B0FC0"/>
    <w:rsid w:val="008B54B3"/>
    <w:rsid w:val="008B6211"/>
    <w:rsid w:val="008B69C0"/>
    <w:rsid w:val="008C7111"/>
    <w:rsid w:val="008D00D3"/>
    <w:rsid w:val="008E5B18"/>
    <w:rsid w:val="008F5EC3"/>
    <w:rsid w:val="008F771E"/>
    <w:rsid w:val="008F7912"/>
    <w:rsid w:val="00903ED4"/>
    <w:rsid w:val="009048C1"/>
    <w:rsid w:val="00907B84"/>
    <w:rsid w:val="00912878"/>
    <w:rsid w:val="00916639"/>
    <w:rsid w:val="009250BA"/>
    <w:rsid w:val="00931C1A"/>
    <w:rsid w:val="009329B9"/>
    <w:rsid w:val="009408AC"/>
    <w:rsid w:val="00943BE8"/>
    <w:rsid w:val="00945B19"/>
    <w:rsid w:val="009526A5"/>
    <w:rsid w:val="00953E16"/>
    <w:rsid w:val="00956D99"/>
    <w:rsid w:val="009608AE"/>
    <w:rsid w:val="009756F0"/>
    <w:rsid w:val="0099719E"/>
    <w:rsid w:val="009A4CF2"/>
    <w:rsid w:val="009B2370"/>
    <w:rsid w:val="009D0B1F"/>
    <w:rsid w:val="009E1CD8"/>
    <w:rsid w:val="009E32DE"/>
    <w:rsid w:val="009F29DA"/>
    <w:rsid w:val="00A1375F"/>
    <w:rsid w:val="00A2458A"/>
    <w:rsid w:val="00A251BA"/>
    <w:rsid w:val="00A34221"/>
    <w:rsid w:val="00A512A2"/>
    <w:rsid w:val="00A62A2F"/>
    <w:rsid w:val="00A67702"/>
    <w:rsid w:val="00A73302"/>
    <w:rsid w:val="00A80862"/>
    <w:rsid w:val="00A828FD"/>
    <w:rsid w:val="00A9219F"/>
    <w:rsid w:val="00A95E0B"/>
    <w:rsid w:val="00AB2A5A"/>
    <w:rsid w:val="00AD21D2"/>
    <w:rsid w:val="00AD429B"/>
    <w:rsid w:val="00AD6E7C"/>
    <w:rsid w:val="00AF7469"/>
    <w:rsid w:val="00B017BF"/>
    <w:rsid w:val="00B15FE4"/>
    <w:rsid w:val="00B174AD"/>
    <w:rsid w:val="00B26AAB"/>
    <w:rsid w:val="00B32774"/>
    <w:rsid w:val="00B34AA4"/>
    <w:rsid w:val="00B359DB"/>
    <w:rsid w:val="00B5178D"/>
    <w:rsid w:val="00B57274"/>
    <w:rsid w:val="00B61161"/>
    <w:rsid w:val="00B64318"/>
    <w:rsid w:val="00B66AFF"/>
    <w:rsid w:val="00B80D63"/>
    <w:rsid w:val="00B828CD"/>
    <w:rsid w:val="00B84458"/>
    <w:rsid w:val="00B85DA3"/>
    <w:rsid w:val="00B90595"/>
    <w:rsid w:val="00B92A3E"/>
    <w:rsid w:val="00BA7072"/>
    <w:rsid w:val="00BB5FC2"/>
    <w:rsid w:val="00BB76D9"/>
    <w:rsid w:val="00BC7815"/>
    <w:rsid w:val="00BD640A"/>
    <w:rsid w:val="00BD6B40"/>
    <w:rsid w:val="00BE2745"/>
    <w:rsid w:val="00BE503B"/>
    <w:rsid w:val="00BF1D4F"/>
    <w:rsid w:val="00BF4D5D"/>
    <w:rsid w:val="00BF7D0F"/>
    <w:rsid w:val="00C015D2"/>
    <w:rsid w:val="00C018E4"/>
    <w:rsid w:val="00C066FA"/>
    <w:rsid w:val="00C07428"/>
    <w:rsid w:val="00C10198"/>
    <w:rsid w:val="00C1135C"/>
    <w:rsid w:val="00C30D86"/>
    <w:rsid w:val="00C33522"/>
    <w:rsid w:val="00C52B7D"/>
    <w:rsid w:val="00C54497"/>
    <w:rsid w:val="00C84A25"/>
    <w:rsid w:val="00C979C9"/>
    <w:rsid w:val="00CB08AB"/>
    <w:rsid w:val="00CC17BE"/>
    <w:rsid w:val="00CC7F3E"/>
    <w:rsid w:val="00CD0A29"/>
    <w:rsid w:val="00CE222B"/>
    <w:rsid w:val="00CF036B"/>
    <w:rsid w:val="00CF31EE"/>
    <w:rsid w:val="00CF6595"/>
    <w:rsid w:val="00D05F0A"/>
    <w:rsid w:val="00D10083"/>
    <w:rsid w:val="00D165AC"/>
    <w:rsid w:val="00D26852"/>
    <w:rsid w:val="00D27CC6"/>
    <w:rsid w:val="00D306DB"/>
    <w:rsid w:val="00D34FBB"/>
    <w:rsid w:val="00D366F8"/>
    <w:rsid w:val="00D41DC1"/>
    <w:rsid w:val="00D45C3D"/>
    <w:rsid w:val="00D4712E"/>
    <w:rsid w:val="00D56ABC"/>
    <w:rsid w:val="00D57DC6"/>
    <w:rsid w:val="00D616AA"/>
    <w:rsid w:val="00D737BB"/>
    <w:rsid w:val="00D827CB"/>
    <w:rsid w:val="00D868C8"/>
    <w:rsid w:val="00D900A9"/>
    <w:rsid w:val="00D921E7"/>
    <w:rsid w:val="00D95B1A"/>
    <w:rsid w:val="00DA12AF"/>
    <w:rsid w:val="00DA1505"/>
    <w:rsid w:val="00DA7DCF"/>
    <w:rsid w:val="00DB128B"/>
    <w:rsid w:val="00DC030B"/>
    <w:rsid w:val="00DC1846"/>
    <w:rsid w:val="00DC282B"/>
    <w:rsid w:val="00DC5879"/>
    <w:rsid w:val="00DD12FC"/>
    <w:rsid w:val="00DD4B71"/>
    <w:rsid w:val="00DF1772"/>
    <w:rsid w:val="00E04907"/>
    <w:rsid w:val="00E16E7A"/>
    <w:rsid w:val="00E173F1"/>
    <w:rsid w:val="00E21B38"/>
    <w:rsid w:val="00E26218"/>
    <w:rsid w:val="00E34AA6"/>
    <w:rsid w:val="00E4085D"/>
    <w:rsid w:val="00E431C4"/>
    <w:rsid w:val="00E431ED"/>
    <w:rsid w:val="00E56870"/>
    <w:rsid w:val="00E57B22"/>
    <w:rsid w:val="00E609E8"/>
    <w:rsid w:val="00E64FF5"/>
    <w:rsid w:val="00E71E4E"/>
    <w:rsid w:val="00E74591"/>
    <w:rsid w:val="00E74F9F"/>
    <w:rsid w:val="00E75072"/>
    <w:rsid w:val="00E761A5"/>
    <w:rsid w:val="00E82414"/>
    <w:rsid w:val="00E82B03"/>
    <w:rsid w:val="00E85C57"/>
    <w:rsid w:val="00E87E01"/>
    <w:rsid w:val="00E96ACB"/>
    <w:rsid w:val="00E97FFA"/>
    <w:rsid w:val="00EA6199"/>
    <w:rsid w:val="00EB13D8"/>
    <w:rsid w:val="00EB5816"/>
    <w:rsid w:val="00EE663F"/>
    <w:rsid w:val="00EF52BC"/>
    <w:rsid w:val="00EF6A9E"/>
    <w:rsid w:val="00F009D0"/>
    <w:rsid w:val="00F02B7F"/>
    <w:rsid w:val="00F1127C"/>
    <w:rsid w:val="00F11BEF"/>
    <w:rsid w:val="00F123A7"/>
    <w:rsid w:val="00F168AF"/>
    <w:rsid w:val="00F258E7"/>
    <w:rsid w:val="00F27B26"/>
    <w:rsid w:val="00F4090D"/>
    <w:rsid w:val="00F40AB0"/>
    <w:rsid w:val="00F511A0"/>
    <w:rsid w:val="00F53ABF"/>
    <w:rsid w:val="00F554E5"/>
    <w:rsid w:val="00F703ED"/>
    <w:rsid w:val="00F71FC9"/>
    <w:rsid w:val="00F737D7"/>
    <w:rsid w:val="00F73A2D"/>
    <w:rsid w:val="00F80053"/>
    <w:rsid w:val="00F85230"/>
    <w:rsid w:val="00F935EE"/>
    <w:rsid w:val="00F96928"/>
    <w:rsid w:val="00FA02C7"/>
    <w:rsid w:val="00FB06E7"/>
    <w:rsid w:val="00FB722F"/>
    <w:rsid w:val="00FC59F3"/>
    <w:rsid w:val="00FD16F4"/>
    <w:rsid w:val="00FF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0204F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204F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204F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204F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204F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204F1"/>
    <w:rPr>
      <w:b/>
      <w:bCs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F703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703ED"/>
  </w:style>
  <w:style w:type="paragraph" w:styleId="Fuzeile">
    <w:name w:val="footer"/>
    <w:basedOn w:val="Standard"/>
    <w:link w:val="FuzeileZchn"/>
    <w:uiPriority w:val="99"/>
    <w:unhideWhenUsed/>
    <w:rsid w:val="00F703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03ED"/>
  </w:style>
  <w:style w:type="character" w:customStyle="1" w:styleId="apple-converted-space">
    <w:name w:val="apple-converted-space"/>
    <w:basedOn w:val="Absatz-Standardschriftart"/>
    <w:rsid w:val="001B0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Leonard Burmester</cp:lastModifiedBy>
  <cp:revision>14</cp:revision>
  <cp:lastPrinted>2026-01-25T14:26:00Z</cp:lastPrinted>
  <dcterms:created xsi:type="dcterms:W3CDTF">2026-01-25T14:28:00Z</dcterms:created>
  <dcterms:modified xsi:type="dcterms:W3CDTF">2026-01-25T20:08:00Z</dcterms:modified>
</cp:coreProperties>
</file>