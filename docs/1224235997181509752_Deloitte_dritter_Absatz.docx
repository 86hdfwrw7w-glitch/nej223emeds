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8D3D2" w14:textId="77777777" w:rsidR="00C54B0A" w:rsidRDefault="00C54B0A" w:rsidP="00C54B0A">
      <w:pPr>
        <w:rPr>
          <w:rFonts w:ascii="Georgia" w:hAnsi="Georgia" w:cs="Times New Roman"/>
          <w:sz w:val="21"/>
          <w:szCs w:val="21"/>
        </w:rPr>
      </w:pPr>
    </w:p>
    <w:p w14:paraId="1B22D910" w14:textId="1D48A8CA" w:rsidR="00C54B0A" w:rsidRDefault="00C54B0A" w:rsidP="00C54B0A">
      <w:r>
        <w:rPr>
          <w:rFonts w:ascii="Georgia" w:hAnsi="Georgia" w:cs="Times New Roman"/>
          <w:sz w:val="21"/>
          <w:szCs w:val="21"/>
        </w:rPr>
        <w:t>Deloitte scheint mir für dieses Praktikum ideal. Als Global Player und eine der weltweit führenden Prüfungs- und Beratungsgesellschaften, die ein inspirierendes Umfeld und eine integrative Unternehmenskultur bietet, kann ich mein bisheriges Wissen aus meiner Praxiserfahrung optimal einbringen. Die Möglichkeit an einem Workshop des M&amp;A Transaction Services Team am Nürnberger Standort teilzunehmen, hat mir einen wertvollen Einblick in die breite Palette von Fachkenntnissen und Fähigkeiten verschafft, die bei Deloitte geschätzt werden. Gleichzeitig wurde mein Ziel, an den alltäglichen Projekten rund um Unternehmensbewertungen und Transaktionsprozessen gestärkt.</w:t>
      </w:r>
      <w:r w:rsidR="00F43A00">
        <w:rPr>
          <w:rFonts w:ascii="Georgia" w:hAnsi="Georgia" w:cs="Times New Roman"/>
          <w:sz w:val="21"/>
          <w:szCs w:val="21"/>
        </w:rPr>
        <w:t xml:space="preserve"> </w:t>
      </w:r>
      <w:ins w:id="0" w:author="David Döbele" w:date="2024-04-01T07:55:00Z">
        <w:r w:rsidR="00F43A00">
          <w:rPr>
            <w:rFonts w:ascii="Georgia" w:hAnsi="Georgia" w:cs="Times New Roman"/>
            <w:sz w:val="21"/>
            <w:szCs w:val="21"/>
          </w:rPr>
          <w:t>Besonders gefallen hat mir beim Workshop neben der lockeren, aber auch kompetenten Stimm</w:t>
        </w:r>
      </w:ins>
      <w:ins w:id="1" w:author="David Döbele" w:date="2024-04-01T07:56:00Z">
        <w:r w:rsidR="00F43A00">
          <w:rPr>
            <w:rFonts w:ascii="Georgia" w:hAnsi="Georgia" w:cs="Times New Roman"/>
            <w:sz w:val="21"/>
            <w:szCs w:val="21"/>
          </w:rPr>
          <w:t>ung im Team XYZs</w:t>
        </w:r>
      </w:ins>
    </w:p>
    <w:p w14:paraId="28C77D68" w14:textId="77777777" w:rsidR="008E520A" w:rsidRDefault="008E520A">
      <w:pPr>
        <w:rPr>
          <w:rFonts w:ascii="Georgia" w:hAnsi="Georgia" w:cs="Times New Roman"/>
          <w:sz w:val="21"/>
          <w:szCs w:val="21"/>
        </w:rPr>
      </w:pPr>
    </w:p>
    <w:p w14:paraId="5A2CB4E2" w14:textId="77777777" w:rsidR="000870CE" w:rsidRDefault="000870CE"/>
    <w:p w14:paraId="7384FC58" w14:textId="66F8498B" w:rsidR="000870CE" w:rsidRPr="000870CE" w:rsidRDefault="000870CE">
      <w:pPr>
        <w:rPr>
          <w:rFonts w:ascii="Georgia" w:hAnsi="Georgia"/>
          <w:sz w:val="21"/>
          <w:szCs w:val="21"/>
        </w:rPr>
      </w:pPr>
      <w:r>
        <w:rPr>
          <w:rFonts w:ascii="Georgia" w:hAnsi="Georgia"/>
          <w:sz w:val="21"/>
          <w:szCs w:val="21"/>
        </w:rPr>
        <w:t xml:space="preserve"> </w:t>
      </w:r>
    </w:p>
    <w:sectPr w:rsidR="000870CE" w:rsidRPr="000870C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BE3"/>
    <w:rsid w:val="000870CE"/>
    <w:rsid w:val="002516C8"/>
    <w:rsid w:val="00483DAA"/>
    <w:rsid w:val="00897D50"/>
    <w:rsid w:val="008E520A"/>
    <w:rsid w:val="009073AF"/>
    <w:rsid w:val="00C54B0A"/>
    <w:rsid w:val="00D96BE3"/>
    <w:rsid w:val="00F43A00"/>
    <w:rsid w:val="00F5722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0DB80A3"/>
  <w15:chartTrackingRefBased/>
  <w15:docId w15:val="{D4742E94-A694-1243-A386-8C36F77A2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96BE3"/>
    <w:pPr>
      <w:spacing w:after="160" w:line="259" w:lineRule="auto"/>
    </w:pPr>
    <w:rPr>
      <w:kern w:val="0"/>
      <w:sz w:val="22"/>
      <w:szCs w:val="22"/>
      <w14:ligatures w14:val="none"/>
    </w:rPr>
  </w:style>
  <w:style w:type="paragraph" w:styleId="berschrift1">
    <w:name w:val="heading 1"/>
    <w:basedOn w:val="Standard"/>
    <w:next w:val="Standard"/>
    <w:link w:val="berschrift1Zchn"/>
    <w:uiPriority w:val="9"/>
    <w:qFormat/>
    <w:rsid w:val="00D96BE3"/>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berschrift2">
    <w:name w:val="heading 2"/>
    <w:basedOn w:val="Standard"/>
    <w:next w:val="Standard"/>
    <w:link w:val="berschrift2Zchn"/>
    <w:uiPriority w:val="9"/>
    <w:semiHidden/>
    <w:unhideWhenUsed/>
    <w:qFormat/>
    <w:rsid w:val="00D96BE3"/>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berschrift3">
    <w:name w:val="heading 3"/>
    <w:basedOn w:val="Standard"/>
    <w:next w:val="Standard"/>
    <w:link w:val="berschrift3Zchn"/>
    <w:uiPriority w:val="9"/>
    <w:semiHidden/>
    <w:unhideWhenUsed/>
    <w:qFormat/>
    <w:rsid w:val="00D96BE3"/>
    <w:pPr>
      <w:keepNext/>
      <w:keepLines/>
      <w:spacing w:before="160" w:after="80" w:line="240" w:lineRule="auto"/>
      <w:outlineLvl w:val="2"/>
    </w:pPr>
    <w:rPr>
      <w:rFonts w:eastAsiaTheme="majorEastAsia" w:cstheme="majorBidi"/>
      <w:color w:val="0F4761" w:themeColor="accent1" w:themeShade="BF"/>
      <w:kern w:val="2"/>
      <w:sz w:val="28"/>
      <w:szCs w:val="28"/>
      <w14:ligatures w14:val="standardContextual"/>
    </w:rPr>
  </w:style>
  <w:style w:type="paragraph" w:styleId="berschrift4">
    <w:name w:val="heading 4"/>
    <w:basedOn w:val="Standard"/>
    <w:next w:val="Standard"/>
    <w:link w:val="berschrift4Zchn"/>
    <w:uiPriority w:val="9"/>
    <w:semiHidden/>
    <w:unhideWhenUsed/>
    <w:qFormat/>
    <w:rsid w:val="00D96BE3"/>
    <w:pPr>
      <w:keepNext/>
      <w:keepLines/>
      <w:spacing w:before="80" w:after="40" w:line="240" w:lineRule="auto"/>
      <w:outlineLvl w:val="3"/>
    </w:pPr>
    <w:rPr>
      <w:rFonts w:eastAsiaTheme="majorEastAsia" w:cstheme="majorBidi"/>
      <w:i/>
      <w:iCs/>
      <w:color w:val="0F4761" w:themeColor="accent1" w:themeShade="BF"/>
      <w:kern w:val="2"/>
      <w:sz w:val="24"/>
      <w:szCs w:val="24"/>
      <w14:ligatures w14:val="standardContextual"/>
    </w:rPr>
  </w:style>
  <w:style w:type="paragraph" w:styleId="berschrift5">
    <w:name w:val="heading 5"/>
    <w:basedOn w:val="Standard"/>
    <w:next w:val="Standard"/>
    <w:link w:val="berschrift5Zchn"/>
    <w:uiPriority w:val="9"/>
    <w:semiHidden/>
    <w:unhideWhenUsed/>
    <w:qFormat/>
    <w:rsid w:val="00D96BE3"/>
    <w:pPr>
      <w:keepNext/>
      <w:keepLines/>
      <w:spacing w:before="80" w:after="40" w:line="240" w:lineRule="auto"/>
      <w:outlineLvl w:val="4"/>
    </w:pPr>
    <w:rPr>
      <w:rFonts w:eastAsiaTheme="majorEastAsia" w:cstheme="majorBidi"/>
      <w:color w:val="0F4761" w:themeColor="accent1" w:themeShade="BF"/>
      <w:kern w:val="2"/>
      <w:sz w:val="24"/>
      <w:szCs w:val="24"/>
      <w14:ligatures w14:val="standardContextual"/>
    </w:rPr>
  </w:style>
  <w:style w:type="paragraph" w:styleId="berschrift6">
    <w:name w:val="heading 6"/>
    <w:basedOn w:val="Standard"/>
    <w:next w:val="Standard"/>
    <w:link w:val="berschrift6Zchn"/>
    <w:uiPriority w:val="9"/>
    <w:semiHidden/>
    <w:unhideWhenUsed/>
    <w:qFormat/>
    <w:rsid w:val="00D96BE3"/>
    <w:pPr>
      <w:keepNext/>
      <w:keepLines/>
      <w:spacing w:before="40" w:after="0" w:line="240" w:lineRule="auto"/>
      <w:outlineLvl w:val="5"/>
    </w:pPr>
    <w:rPr>
      <w:rFonts w:eastAsiaTheme="majorEastAsia" w:cstheme="majorBidi"/>
      <w:i/>
      <w:iCs/>
      <w:color w:val="595959" w:themeColor="text1" w:themeTint="A6"/>
      <w:kern w:val="2"/>
      <w:sz w:val="24"/>
      <w:szCs w:val="24"/>
      <w14:ligatures w14:val="standardContextual"/>
    </w:rPr>
  </w:style>
  <w:style w:type="paragraph" w:styleId="berschrift7">
    <w:name w:val="heading 7"/>
    <w:basedOn w:val="Standard"/>
    <w:next w:val="Standard"/>
    <w:link w:val="berschrift7Zchn"/>
    <w:uiPriority w:val="9"/>
    <w:semiHidden/>
    <w:unhideWhenUsed/>
    <w:qFormat/>
    <w:rsid w:val="00D96BE3"/>
    <w:pPr>
      <w:keepNext/>
      <w:keepLines/>
      <w:spacing w:before="40" w:after="0" w:line="240" w:lineRule="auto"/>
      <w:outlineLvl w:val="6"/>
    </w:pPr>
    <w:rPr>
      <w:rFonts w:eastAsiaTheme="majorEastAsia" w:cstheme="majorBidi"/>
      <w:color w:val="595959" w:themeColor="text1" w:themeTint="A6"/>
      <w:kern w:val="2"/>
      <w:sz w:val="24"/>
      <w:szCs w:val="24"/>
      <w14:ligatures w14:val="standardContextual"/>
    </w:rPr>
  </w:style>
  <w:style w:type="paragraph" w:styleId="berschrift8">
    <w:name w:val="heading 8"/>
    <w:basedOn w:val="Standard"/>
    <w:next w:val="Standard"/>
    <w:link w:val="berschrift8Zchn"/>
    <w:uiPriority w:val="9"/>
    <w:semiHidden/>
    <w:unhideWhenUsed/>
    <w:qFormat/>
    <w:rsid w:val="00D96BE3"/>
    <w:pPr>
      <w:keepNext/>
      <w:keepLines/>
      <w:spacing w:after="0" w:line="240" w:lineRule="auto"/>
      <w:outlineLvl w:val="7"/>
    </w:pPr>
    <w:rPr>
      <w:rFonts w:eastAsiaTheme="majorEastAsia" w:cstheme="majorBidi"/>
      <w:i/>
      <w:iCs/>
      <w:color w:val="272727" w:themeColor="text1" w:themeTint="D8"/>
      <w:kern w:val="2"/>
      <w:sz w:val="24"/>
      <w:szCs w:val="24"/>
      <w14:ligatures w14:val="standardContextual"/>
    </w:rPr>
  </w:style>
  <w:style w:type="paragraph" w:styleId="berschrift9">
    <w:name w:val="heading 9"/>
    <w:basedOn w:val="Standard"/>
    <w:next w:val="Standard"/>
    <w:link w:val="berschrift9Zchn"/>
    <w:uiPriority w:val="9"/>
    <w:semiHidden/>
    <w:unhideWhenUsed/>
    <w:qFormat/>
    <w:rsid w:val="00D96BE3"/>
    <w:pPr>
      <w:keepNext/>
      <w:keepLines/>
      <w:spacing w:after="0" w:line="240" w:lineRule="auto"/>
      <w:outlineLvl w:val="8"/>
    </w:pPr>
    <w:rPr>
      <w:rFonts w:eastAsiaTheme="majorEastAsia" w:cstheme="majorBidi"/>
      <w:color w:val="272727" w:themeColor="text1" w:themeTint="D8"/>
      <w:kern w:val="2"/>
      <w:sz w:val="24"/>
      <w:szCs w:val="24"/>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96BE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96BE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96BE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96BE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96BE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96BE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96BE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96BE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96BE3"/>
    <w:rPr>
      <w:rFonts w:eastAsiaTheme="majorEastAsia" w:cstheme="majorBidi"/>
      <w:color w:val="272727" w:themeColor="text1" w:themeTint="D8"/>
    </w:rPr>
  </w:style>
  <w:style w:type="paragraph" w:styleId="Titel">
    <w:name w:val="Title"/>
    <w:basedOn w:val="Standard"/>
    <w:next w:val="Standard"/>
    <w:link w:val="TitelZchn"/>
    <w:uiPriority w:val="10"/>
    <w:qFormat/>
    <w:rsid w:val="00D96BE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elZchn">
    <w:name w:val="Titel Zchn"/>
    <w:basedOn w:val="Absatz-Standardschriftart"/>
    <w:link w:val="Titel"/>
    <w:uiPriority w:val="10"/>
    <w:rsid w:val="00D96BE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96BE3"/>
    <w:pPr>
      <w:numPr>
        <w:ilvl w:val="1"/>
      </w:numPr>
      <w:spacing w:line="240" w:lineRule="auto"/>
    </w:pPr>
    <w:rPr>
      <w:rFonts w:eastAsiaTheme="majorEastAsia" w:cstheme="majorBidi"/>
      <w:color w:val="595959" w:themeColor="text1" w:themeTint="A6"/>
      <w:spacing w:val="15"/>
      <w:kern w:val="2"/>
      <w:sz w:val="28"/>
      <w:szCs w:val="28"/>
      <w14:ligatures w14:val="standardContextual"/>
    </w:rPr>
  </w:style>
  <w:style w:type="character" w:customStyle="1" w:styleId="UntertitelZchn">
    <w:name w:val="Untertitel Zchn"/>
    <w:basedOn w:val="Absatz-Standardschriftart"/>
    <w:link w:val="Untertitel"/>
    <w:uiPriority w:val="11"/>
    <w:rsid w:val="00D96BE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96BE3"/>
    <w:pPr>
      <w:spacing w:before="160" w:line="240" w:lineRule="auto"/>
      <w:jc w:val="center"/>
    </w:pPr>
    <w:rPr>
      <w:i/>
      <w:iCs/>
      <w:color w:val="404040" w:themeColor="text1" w:themeTint="BF"/>
      <w:kern w:val="2"/>
      <w:sz w:val="24"/>
      <w:szCs w:val="24"/>
      <w14:ligatures w14:val="standardContextual"/>
    </w:rPr>
  </w:style>
  <w:style w:type="character" w:customStyle="1" w:styleId="ZitatZchn">
    <w:name w:val="Zitat Zchn"/>
    <w:basedOn w:val="Absatz-Standardschriftart"/>
    <w:link w:val="Zitat"/>
    <w:uiPriority w:val="29"/>
    <w:rsid w:val="00D96BE3"/>
    <w:rPr>
      <w:i/>
      <w:iCs/>
      <w:color w:val="404040" w:themeColor="text1" w:themeTint="BF"/>
    </w:rPr>
  </w:style>
  <w:style w:type="paragraph" w:styleId="Listenabsatz">
    <w:name w:val="List Paragraph"/>
    <w:basedOn w:val="Standard"/>
    <w:uiPriority w:val="34"/>
    <w:qFormat/>
    <w:rsid w:val="00D96BE3"/>
    <w:pPr>
      <w:spacing w:after="0" w:line="240" w:lineRule="auto"/>
      <w:ind w:left="720"/>
      <w:contextualSpacing/>
    </w:pPr>
    <w:rPr>
      <w:kern w:val="2"/>
      <w:sz w:val="24"/>
      <w:szCs w:val="24"/>
      <w14:ligatures w14:val="standardContextual"/>
    </w:rPr>
  </w:style>
  <w:style w:type="character" w:styleId="IntensiveHervorhebung">
    <w:name w:val="Intense Emphasis"/>
    <w:basedOn w:val="Absatz-Standardschriftart"/>
    <w:uiPriority w:val="21"/>
    <w:qFormat/>
    <w:rsid w:val="00D96BE3"/>
    <w:rPr>
      <w:i/>
      <w:iCs/>
      <w:color w:val="0F4761" w:themeColor="accent1" w:themeShade="BF"/>
    </w:rPr>
  </w:style>
  <w:style w:type="paragraph" w:styleId="IntensivesZitat">
    <w:name w:val="Intense Quote"/>
    <w:basedOn w:val="Standard"/>
    <w:next w:val="Standard"/>
    <w:link w:val="IntensivesZitatZchn"/>
    <w:uiPriority w:val="30"/>
    <w:qFormat/>
    <w:rsid w:val="00D96BE3"/>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kern w:val="2"/>
      <w:sz w:val="24"/>
      <w:szCs w:val="24"/>
      <w14:ligatures w14:val="standardContextual"/>
    </w:rPr>
  </w:style>
  <w:style w:type="character" w:customStyle="1" w:styleId="IntensivesZitatZchn">
    <w:name w:val="Intensives Zitat Zchn"/>
    <w:basedOn w:val="Absatz-Standardschriftart"/>
    <w:link w:val="IntensivesZitat"/>
    <w:uiPriority w:val="30"/>
    <w:rsid w:val="00D96BE3"/>
    <w:rPr>
      <w:i/>
      <w:iCs/>
      <w:color w:val="0F4761" w:themeColor="accent1" w:themeShade="BF"/>
    </w:rPr>
  </w:style>
  <w:style w:type="character" w:styleId="IntensiverVerweis">
    <w:name w:val="Intense Reference"/>
    <w:basedOn w:val="Absatz-Standardschriftart"/>
    <w:uiPriority w:val="32"/>
    <w:qFormat/>
    <w:rsid w:val="00D96BE3"/>
    <w:rPr>
      <w:b/>
      <w:bCs/>
      <w:smallCaps/>
      <w:color w:val="0F4761" w:themeColor="accent1" w:themeShade="BF"/>
      <w:spacing w:val="5"/>
    </w:rPr>
  </w:style>
  <w:style w:type="paragraph" w:styleId="berarbeitung">
    <w:name w:val="Revision"/>
    <w:hidden/>
    <w:uiPriority w:val="99"/>
    <w:semiHidden/>
    <w:rsid w:val="00F43A00"/>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Words>
  <Characters>671</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jan.diem@outlook.com</dc:creator>
  <cp:keywords/>
  <dc:description/>
  <cp:lastModifiedBy>David Döbele</cp:lastModifiedBy>
  <cp:revision>2</cp:revision>
  <dcterms:created xsi:type="dcterms:W3CDTF">2024-03-29T16:40:00Z</dcterms:created>
  <dcterms:modified xsi:type="dcterms:W3CDTF">2024-04-01T05:56:00Z</dcterms:modified>
</cp:coreProperties>
</file>