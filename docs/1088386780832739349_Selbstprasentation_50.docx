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4DA48" w14:textId="50C73A9D" w:rsidR="003907CA" w:rsidRDefault="009573E8" w:rsidP="009573E8">
      <w:pPr>
        <w:jc w:val="center"/>
        <w:rPr>
          <w:sz w:val="28"/>
          <w:szCs w:val="28"/>
          <w:u w:val="single"/>
        </w:rPr>
      </w:pPr>
      <w:r w:rsidRPr="009573E8">
        <w:rPr>
          <w:sz w:val="28"/>
          <w:szCs w:val="28"/>
          <w:u w:val="single"/>
        </w:rPr>
        <w:t>Selbstpräsentation</w:t>
      </w:r>
    </w:p>
    <w:p w14:paraId="06206E4F" w14:textId="253474F0" w:rsidR="00BD3FBE" w:rsidRDefault="00BD3FBE" w:rsidP="00BD3FBE">
      <w:pPr>
        <w:rPr>
          <w:sz w:val="28"/>
          <w:szCs w:val="28"/>
          <w:u w:val="single"/>
        </w:rPr>
      </w:pPr>
    </w:p>
    <w:p w14:paraId="1F53B32B" w14:textId="619D37EE" w:rsidR="00E0692C" w:rsidRDefault="00E0692C" w:rsidP="00BD3FBE">
      <w:pPr>
        <w:rPr>
          <w:sz w:val="20"/>
          <w:szCs w:val="20"/>
        </w:rPr>
      </w:pPr>
      <w:r>
        <w:rPr>
          <w:sz w:val="20"/>
          <w:szCs w:val="20"/>
        </w:rPr>
        <w:t>Zuerst einmal vielen Dank, dass ich heute hier sein darf und Sie mir die Möglichkeit geben mich bei Ihnen vorzustellen.</w:t>
      </w:r>
    </w:p>
    <w:p w14:paraId="13DBF631" w14:textId="53BABD63" w:rsidR="002D192D" w:rsidRDefault="00BD3FBE" w:rsidP="00BD3FBE">
      <w:pPr>
        <w:rPr>
          <w:sz w:val="20"/>
          <w:szCs w:val="20"/>
        </w:rPr>
      </w:pPr>
      <w:r>
        <w:rPr>
          <w:sz w:val="20"/>
          <w:szCs w:val="20"/>
        </w:rPr>
        <w:t xml:space="preserve">Bereits </w:t>
      </w:r>
      <w:r w:rsidR="00034B53">
        <w:rPr>
          <w:sz w:val="20"/>
          <w:szCs w:val="20"/>
        </w:rPr>
        <w:t xml:space="preserve">seit Anfang des </w:t>
      </w:r>
      <w:r w:rsidR="003A4A3A">
        <w:rPr>
          <w:sz w:val="20"/>
          <w:szCs w:val="20"/>
        </w:rPr>
        <w:t>Gymnasiums</w:t>
      </w:r>
      <w:r w:rsidR="00034B53">
        <w:rPr>
          <w:sz w:val="20"/>
          <w:szCs w:val="20"/>
        </w:rPr>
        <w:t xml:space="preserve"> </w:t>
      </w:r>
      <w:del w:id="0" w:author="jonas.stegh@pumpkincareers.com" w:date="2023-03-23T09:46:00Z">
        <w:r w:rsidR="00034B53" w:rsidDel="002048AB">
          <w:rPr>
            <w:sz w:val="20"/>
            <w:szCs w:val="20"/>
          </w:rPr>
          <w:delText xml:space="preserve">habe ich </w:delText>
        </w:r>
        <w:r w:rsidR="002D192D" w:rsidDel="002048AB">
          <w:rPr>
            <w:sz w:val="20"/>
            <w:szCs w:val="20"/>
          </w:rPr>
          <w:delText xml:space="preserve">großes Interesse </w:delText>
        </w:r>
        <w:r w:rsidR="001678BF" w:rsidDel="002048AB">
          <w:rPr>
            <w:sz w:val="20"/>
            <w:szCs w:val="20"/>
          </w:rPr>
          <w:delText xml:space="preserve">für </w:delText>
        </w:r>
        <w:r w:rsidR="002D192D" w:rsidDel="002048AB">
          <w:rPr>
            <w:sz w:val="20"/>
            <w:szCs w:val="20"/>
          </w:rPr>
          <w:delText>Wirtschaft</w:delText>
        </w:r>
        <w:r w:rsidR="001678BF" w:rsidDel="002048AB">
          <w:rPr>
            <w:sz w:val="20"/>
            <w:szCs w:val="20"/>
          </w:rPr>
          <w:delText xml:space="preserve"> entwickelt</w:delText>
        </w:r>
        <w:r w:rsidR="002D192D" w:rsidDel="002048AB">
          <w:rPr>
            <w:sz w:val="20"/>
            <w:szCs w:val="20"/>
          </w:rPr>
          <w:delText xml:space="preserve">. Es </w:delText>
        </w:r>
      </w:del>
      <w:r w:rsidR="002D192D">
        <w:rPr>
          <w:sz w:val="20"/>
          <w:szCs w:val="20"/>
        </w:rPr>
        <w:t xml:space="preserve">begann damit, dass ich im Alltag laufend einfache </w:t>
      </w:r>
      <w:commentRangeStart w:id="1"/>
      <w:r w:rsidR="002D192D">
        <w:rPr>
          <w:sz w:val="20"/>
          <w:szCs w:val="20"/>
        </w:rPr>
        <w:t xml:space="preserve">Geschäftsmodelle hinterfragte und </w:t>
      </w:r>
      <w:r w:rsidR="001678BF">
        <w:rPr>
          <w:sz w:val="20"/>
          <w:szCs w:val="20"/>
        </w:rPr>
        <w:t>mi</w:t>
      </w:r>
      <w:r w:rsidR="00EA617C">
        <w:rPr>
          <w:sz w:val="20"/>
          <w:szCs w:val="20"/>
        </w:rPr>
        <w:t>ch mit</w:t>
      </w:r>
      <w:r w:rsidR="001678BF">
        <w:rPr>
          <w:sz w:val="20"/>
          <w:szCs w:val="20"/>
        </w:rPr>
        <w:t xml:space="preserve"> </w:t>
      </w:r>
      <w:r w:rsidR="002D192D">
        <w:rPr>
          <w:sz w:val="20"/>
          <w:szCs w:val="20"/>
        </w:rPr>
        <w:t>eventuelle</w:t>
      </w:r>
      <w:r w:rsidR="00EA617C">
        <w:rPr>
          <w:sz w:val="20"/>
          <w:szCs w:val="20"/>
        </w:rPr>
        <w:t xml:space="preserve">n </w:t>
      </w:r>
      <w:r w:rsidR="002D192D">
        <w:rPr>
          <w:sz w:val="20"/>
          <w:szCs w:val="20"/>
        </w:rPr>
        <w:t xml:space="preserve">Verbesserungsmöglichkeiten </w:t>
      </w:r>
      <w:r w:rsidR="00EA617C">
        <w:rPr>
          <w:sz w:val="20"/>
          <w:szCs w:val="20"/>
        </w:rPr>
        <w:t>auseinandersetzte</w:t>
      </w:r>
      <w:r w:rsidR="002D192D">
        <w:rPr>
          <w:sz w:val="20"/>
          <w:szCs w:val="20"/>
        </w:rPr>
        <w:t xml:space="preserve">. </w:t>
      </w:r>
      <w:commentRangeEnd w:id="1"/>
      <w:r w:rsidR="002048AB">
        <w:rPr>
          <w:rStyle w:val="CommentReference"/>
        </w:rPr>
        <w:commentReference w:id="1"/>
      </w:r>
      <w:r w:rsidR="002D192D">
        <w:rPr>
          <w:sz w:val="20"/>
          <w:szCs w:val="20"/>
        </w:rPr>
        <w:t>Im Laufe der Jahre verstärkte sich diese Motivation</w:t>
      </w:r>
      <w:r w:rsidR="001678BF">
        <w:rPr>
          <w:sz w:val="20"/>
          <w:szCs w:val="20"/>
        </w:rPr>
        <w:t xml:space="preserve"> dann</w:t>
      </w:r>
      <w:r w:rsidR="002D192D">
        <w:rPr>
          <w:sz w:val="20"/>
          <w:szCs w:val="20"/>
        </w:rPr>
        <w:t xml:space="preserve"> </w:t>
      </w:r>
      <w:r w:rsidR="00EA617C">
        <w:rPr>
          <w:sz w:val="20"/>
          <w:szCs w:val="20"/>
        </w:rPr>
        <w:t>und ich fand schließlich Interesse am</w:t>
      </w:r>
      <w:r w:rsidR="002D192D">
        <w:rPr>
          <w:sz w:val="20"/>
          <w:szCs w:val="20"/>
        </w:rPr>
        <w:t xml:space="preserve"> Kapitalmarkt</w:t>
      </w:r>
      <w:r w:rsidR="00EA617C">
        <w:rPr>
          <w:sz w:val="20"/>
          <w:szCs w:val="20"/>
        </w:rPr>
        <w:t>.</w:t>
      </w:r>
      <w:r w:rsidR="007A7736">
        <w:rPr>
          <w:sz w:val="20"/>
          <w:szCs w:val="20"/>
        </w:rPr>
        <w:t xml:space="preserve"> Ich </w:t>
      </w:r>
      <w:r w:rsidR="00EA617C">
        <w:rPr>
          <w:sz w:val="20"/>
          <w:szCs w:val="20"/>
        </w:rPr>
        <w:t>fing</w:t>
      </w:r>
      <w:r w:rsidR="00527F62">
        <w:rPr>
          <w:sz w:val="20"/>
          <w:szCs w:val="20"/>
        </w:rPr>
        <w:t xml:space="preserve"> an</w:t>
      </w:r>
      <w:r w:rsidR="00EA617C">
        <w:rPr>
          <w:sz w:val="20"/>
          <w:szCs w:val="20"/>
        </w:rPr>
        <w:t xml:space="preserve"> </w:t>
      </w:r>
      <w:r w:rsidR="002D192D">
        <w:rPr>
          <w:sz w:val="20"/>
          <w:szCs w:val="20"/>
        </w:rPr>
        <w:t xml:space="preserve">Bücher </w:t>
      </w:r>
      <w:r w:rsidR="007A7736">
        <w:rPr>
          <w:sz w:val="20"/>
          <w:szCs w:val="20"/>
        </w:rPr>
        <w:t xml:space="preserve">über erfolgreiche Investoren (Biografie Warren Buffett) </w:t>
      </w:r>
      <w:r w:rsidR="002D192D">
        <w:rPr>
          <w:sz w:val="20"/>
          <w:szCs w:val="20"/>
        </w:rPr>
        <w:t xml:space="preserve">darüber zu lesen und </w:t>
      </w:r>
      <w:r w:rsidR="00EA617C">
        <w:rPr>
          <w:sz w:val="20"/>
          <w:szCs w:val="20"/>
        </w:rPr>
        <w:t xml:space="preserve">eignete </w:t>
      </w:r>
      <w:r w:rsidR="002D192D">
        <w:rPr>
          <w:sz w:val="20"/>
          <w:szCs w:val="20"/>
        </w:rPr>
        <w:t xml:space="preserve">mir ein </w:t>
      </w:r>
      <w:r w:rsidR="001678BF">
        <w:rPr>
          <w:sz w:val="20"/>
          <w:szCs w:val="20"/>
        </w:rPr>
        <w:t xml:space="preserve">grundlegendes </w:t>
      </w:r>
      <w:r w:rsidR="002D192D">
        <w:rPr>
          <w:sz w:val="20"/>
          <w:szCs w:val="20"/>
        </w:rPr>
        <w:t>Wissen</w:t>
      </w:r>
      <w:r w:rsidR="00EA617C">
        <w:rPr>
          <w:sz w:val="20"/>
          <w:szCs w:val="20"/>
        </w:rPr>
        <w:t xml:space="preserve"> an</w:t>
      </w:r>
      <w:r w:rsidR="002D192D">
        <w:rPr>
          <w:sz w:val="20"/>
          <w:szCs w:val="20"/>
        </w:rPr>
        <w:t xml:space="preserve">. </w:t>
      </w:r>
      <w:r w:rsidR="007A7736">
        <w:rPr>
          <w:sz w:val="20"/>
          <w:szCs w:val="20"/>
        </w:rPr>
        <w:t>Ich versuchte jedoch auch immer wo es ging praktische Erfahrung zu sammeln. Deshalb</w:t>
      </w:r>
      <w:r w:rsidR="002D192D">
        <w:rPr>
          <w:sz w:val="20"/>
          <w:szCs w:val="20"/>
        </w:rPr>
        <w:t xml:space="preserve"> </w:t>
      </w:r>
      <w:r w:rsidR="001678BF">
        <w:rPr>
          <w:sz w:val="20"/>
          <w:szCs w:val="20"/>
        </w:rPr>
        <w:t xml:space="preserve">entschied </w:t>
      </w:r>
      <w:r w:rsidR="00D41AF2">
        <w:rPr>
          <w:sz w:val="20"/>
          <w:szCs w:val="20"/>
        </w:rPr>
        <w:t xml:space="preserve">ich </w:t>
      </w:r>
      <w:r w:rsidR="002D192D">
        <w:rPr>
          <w:sz w:val="20"/>
          <w:szCs w:val="20"/>
        </w:rPr>
        <w:t>mich dann dazu, mein eigenes Wertpapierdepot z</w:t>
      </w:r>
      <w:r w:rsidR="007A7736">
        <w:rPr>
          <w:sz w:val="20"/>
          <w:szCs w:val="20"/>
        </w:rPr>
        <w:t>u eröffnen</w:t>
      </w:r>
      <w:r w:rsidR="002D192D">
        <w:rPr>
          <w:sz w:val="20"/>
          <w:szCs w:val="20"/>
        </w:rPr>
        <w:t xml:space="preserve">. Nachdem ich dann im Sommer 2020 die Möglichkeit hatte, ein Praktikum bei der Liechtensteinischen Landesbank in Wien zu absolvieren, bestätigte sich meine Motivation </w:t>
      </w:r>
      <w:r w:rsidR="001678BF">
        <w:rPr>
          <w:sz w:val="20"/>
          <w:szCs w:val="20"/>
        </w:rPr>
        <w:t xml:space="preserve">und </w:t>
      </w:r>
      <w:r w:rsidR="00D41AF2">
        <w:rPr>
          <w:sz w:val="20"/>
          <w:szCs w:val="20"/>
        </w:rPr>
        <w:t>legte fest</w:t>
      </w:r>
      <w:r w:rsidR="001678BF">
        <w:rPr>
          <w:sz w:val="20"/>
          <w:szCs w:val="20"/>
        </w:rPr>
        <w:t xml:space="preserve">, </w:t>
      </w:r>
      <w:r w:rsidR="002D192D">
        <w:rPr>
          <w:sz w:val="20"/>
          <w:szCs w:val="20"/>
        </w:rPr>
        <w:t>nach meiner Matura Betriebswirtschaft zu studieren</w:t>
      </w:r>
      <w:r w:rsidR="001678BF">
        <w:rPr>
          <w:sz w:val="20"/>
          <w:szCs w:val="20"/>
        </w:rPr>
        <w:t>.</w:t>
      </w:r>
    </w:p>
    <w:p w14:paraId="6119A02B" w14:textId="5CF90826" w:rsidR="00DC21F9" w:rsidRDefault="001678BF" w:rsidP="00EC0991">
      <w:pPr>
        <w:rPr>
          <w:sz w:val="20"/>
          <w:szCs w:val="20"/>
        </w:rPr>
      </w:pPr>
      <w:del w:id="2" w:author="jonas.stegh@pumpkincareers.com" w:date="2023-03-23T09:52:00Z">
        <w:r w:rsidDel="002048AB">
          <w:rPr>
            <w:sz w:val="20"/>
            <w:szCs w:val="20"/>
          </w:rPr>
          <w:delText xml:space="preserve">Während </w:delText>
        </w:r>
        <w:r w:rsidR="00EC0991" w:rsidRPr="00EC0991" w:rsidDel="002048AB">
          <w:rPr>
            <w:sz w:val="20"/>
            <w:szCs w:val="20"/>
          </w:rPr>
          <w:delText xml:space="preserve">meiner Schulzeit </w:delText>
        </w:r>
        <w:r w:rsidR="00EC0991" w:rsidDel="002048AB">
          <w:rPr>
            <w:sz w:val="20"/>
            <w:szCs w:val="20"/>
          </w:rPr>
          <w:delText xml:space="preserve">sehnte ich mich </w:delText>
        </w:r>
        <w:r w:rsidR="00EC0991" w:rsidRPr="00EC0991" w:rsidDel="002048AB">
          <w:rPr>
            <w:sz w:val="20"/>
            <w:szCs w:val="20"/>
          </w:rPr>
          <w:delText xml:space="preserve">immer nach einem Ausgleich neben dem Lernen und dem Alltag. </w:delText>
        </w:r>
        <w:commentRangeStart w:id="3"/>
        <w:r w:rsidR="00EC0991" w:rsidRPr="00EC0991" w:rsidDel="002048AB">
          <w:rPr>
            <w:sz w:val="20"/>
            <w:szCs w:val="20"/>
          </w:rPr>
          <w:delText xml:space="preserve">Die Suche nach einer geeigneten Aktivität, die mich nicht nur körperlich, sondern auch geistig herausforderte, führte mich schließlich zum </w:delText>
        </w:r>
        <w:r w:rsidR="00E8659A" w:rsidDel="002048AB">
          <w:rPr>
            <w:sz w:val="20"/>
            <w:szCs w:val="20"/>
          </w:rPr>
          <w:delText>Sport</w:delText>
        </w:r>
        <w:r w:rsidR="00EC0991" w:rsidRPr="00EC0991" w:rsidDel="002048AB">
          <w:rPr>
            <w:sz w:val="20"/>
            <w:szCs w:val="20"/>
          </w:rPr>
          <w:delText>.</w:delText>
        </w:r>
        <w:r w:rsidR="00EC0991" w:rsidDel="002048AB">
          <w:rPr>
            <w:sz w:val="20"/>
            <w:szCs w:val="20"/>
          </w:rPr>
          <w:delText xml:space="preserve"> </w:delText>
        </w:r>
        <w:commentRangeEnd w:id="3"/>
        <w:r w:rsidR="002048AB" w:rsidDel="002048AB">
          <w:rPr>
            <w:rStyle w:val="CommentReference"/>
          </w:rPr>
          <w:commentReference w:id="3"/>
        </w:r>
      </w:del>
      <w:r w:rsidR="00EC0991" w:rsidRPr="00EC0991">
        <w:rPr>
          <w:sz w:val="20"/>
          <w:szCs w:val="20"/>
        </w:rPr>
        <w:t>Sport</w:t>
      </w:r>
      <w:r w:rsidR="00EC0991">
        <w:rPr>
          <w:sz w:val="20"/>
          <w:szCs w:val="20"/>
        </w:rPr>
        <w:t xml:space="preserve"> ist</w:t>
      </w:r>
      <w:r w:rsidR="00EC0991" w:rsidRPr="00EC0991">
        <w:rPr>
          <w:sz w:val="20"/>
          <w:szCs w:val="20"/>
        </w:rPr>
        <w:t xml:space="preserve"> für mich </w:t>
      </w:r>
      <w:r w:rsidR="00D41AF2">
        <w:rPr>
          <w:sz w:val="20"/>
          <w:szCs w:val="20"/>
        </w:rPr>
        <w:t xml:space="preserve">bis heute </w:t>
      </w:r>
      <w:r w:rsidR="00EC0991" w:rsidRPr="00EC0991">
        <w:rPr>
          <w:sz w:val="20"/>
          <w:szCs w:val="20"/>
        </w:rPr>
        <w:t xml:space="preserve">der perfekte Ausgleich, um mich sowohl physisch als auch mental zu stärken. </w:t>
      </w:r>
      <w:r w:rsidR="00EC0991">
        <w:rPr>
          <w:sz w:val="20"/>
          <w:szCs w:val="20"/>
        </w:rPr>
        <w:t xml:space="preserve">Deshalb betrieb ich </w:t>
      </w:r>
      <w:r w:rsidR="00DC21F9">
        <w:rPr>
          <w:sz w:val="20"/>
          <w:szCs w:val="20"/>
        </w:rPr>
        <w:t xml:space="preserve">für mehrere Jahre lang </w:t>
      </w:r>
      <w:r w:rsidR="00EC0991">
        <w:rPr>
          <w:sz w:val="20"/>
          <w:szCs w:val="20"/>
        </w:rPr>
        <w:t>Leistungssport im Basketball bei den BK Dukes Klosterneuburg, einem 1. Bundesliga Basketball-Verein in Österreich, im Nachwuchs. Während meiner Zeit haben wir</w:t>
      </w:r>
      <w:r w:rsidR="00DC21F9">
        <w:rPr>
          <w:sz w:val="20"/>
          <w:szCs w:val="20"/>
        </w:rPr>
        <w:t xml:space="preserve"> </w:t>
      </w:r>
      <w:r w:rsidR="00AE2DD6">
        <w:rPr>
          <w:sz w:val="20"/>
          <w:szCs w:val="20"/>
        </w:rPr>
        <w:t xml:space="preserve">als Team </w:t>
      </w:r>
      <w:r w:rsidR="00DC21F9">
        <w:rPr>
          <w:sz w:val="20"/>
          <w:szCs w:val="20"/>
        </w:rPr>
        <w:t>nicht nur</w:t>
      </w:r>
      <w:r w:rsidR="00EC0991">
        <w:rPr>
          <w:sz w:val="20"/>
          <w:szCs w:val="20"/>
        </w:rPr>
        <w:t xml:space="preserve"> viele Erfolge ein</w:t>
      </w:r>
      <w:r w:rsidR="00DC21F9">
        <w:rPr>
          <w:sz w:val="20"/>
          <w:szCs w:val="20"/>
        </w:rPr>
        <w:t>fahren</w:t>
      </w:r>
      <w:r w:rsidR="00EC0991">
        <w:rPr>
          <w:sz w:val="20"/>
          <w:szCs w:val="20"/>
        </w:rPr>
        <w:t xml:space="preserve"> können (4x niederösterreichischer Meister)</w:t>
      </w:r>
      <w:r w:rsidR="00DC21F9">
        <w:rPr>
          <w:sz w:val="20"/>
          <w:szCs w:val="20"/>
        </w:rPr>
        <w:t>, sondern auch internationale Erfahrung durch die Teilnahme an der</w:t>
      </w:r>
      <w:r w:rsidR="00EC0991">
        <w:rPr>
          <w:sz w:val="20"/>
          <w:szCs w:val="20"/>
        </w:rPr>
        <w:t xml:space="preserve"> European Youth Basketball League </w:t>
      </w:r>
      <w:r w:rsidR="00DC21F9">
        <w:rPr>
          <w:sz w:val="20"/>
          <w:szCs w:val="20"/>
        </w:rPr>
        <w:t xml:space="preserve">sammeln </w:t>
      </w:r>
      <w:r w:rsidR="00EC0991">
        <w:rPr>
          <w:sz w:val="20"/>
          <w:szCs w:val="20"/>
        </w:rPr>
        <w:t>können.</w:t>
      </w:r>
      <w:r w:rsidR="00DC21F9">
        <w:rPr>
          <w:sz w:val="20"/>
          <w:szCs w:val="20"/>
        </w:rPr>
        <w:t xml:space="preserve"> </w:t>
      </w:r>
      <w:r w:rsidR="00DC21F9" w:rsidRPr="00EC0991">
        <w:rPr>
          <w:sz w:val="20"/>
          <w:szCs w:val="20"/>
        </w:rPr>
        <w:t>Diese Erfahrung hat mich nicht nur als Sportler, sondern auch als Mensch geprägt und mich dazu ermutigt, hart zu arbeiten, um meine Ziele zu erreichen.</w:t>
      </w:r>
      <w:r w:rsidR="00EC0991">
        <w:rPr>
          <w:sz w:val="20"/>
          <w:szCs w:val="20"/>
        </w:rPr>
        <w:t xml:space="preserve"> Leider musste ich aufgrund einer Verletzung im Knie den Leistungssport </w:t>
      </w:r>
      <w:r w:rsidR="00DC21F9">
        <w:rPr>
          <w:sz w:val="20"/>
          <w:szCs w:val="20"/>
        </w:rPr>
        <w:t xml:space="preserve">im Alter von 17 Jahren </w:t>
      </w:r>
      <w:r w:rsidR="00EC0991">
        <w:rPr>
          <w:sz w:val="20"/>
          <w:szCs w:val="20"/>
        </w:rPr>
        <w:t xml:space="preserve">plötzlich beenden, was mir selbstverständlich </w:t>
      </w:r>
      <w:r w:rsidR="00DC21F9">
        <w:rPr>
          <w:sz w:val="20"/>
          <w:szCs w:val="20"/>
        </w:rPr>
        <w:t xml:space="preserve">bis heute </w:t>
      </w:r>
      <w:r w:rsidR="00EC0991">
        <w:rPr>
          <w:sz w:val="20"/>
          <w:szCs w:val="20"/>
        </w:rPr>
        <w:t>nicht leichtf</w:t>
      </w:r>
      <w:r w:rsidR="00DC21F9">
        <w:rPr>
          <w:sz w:val="20"/>
          <w:szCs w:val="20"/>
        </w:rPr>
        <w:t>ällt</w:t>
      </w:r>
      <w:r w:rsidR="00EC0991">
        <w:rPr>
          <w:sz w:val="20"/>
          <w:szCs w:val="20"/>
        </w:rPr>
        <w:t xml:space="preserve">. </w:t>
      </w:r>
      <w:commentRangeStart w:id="4"/>
      <w:r w:rsidR="00DC21F9">
        <w:rPr>
          <w:sz w:val="20"/>
          <w:szCs w:val="20"/>
        </w:rPr>
        <w:t>Rückblickend</w:t>
      </w:r>
      <w:r w:rsidR="00DC21F9" w:rsidRPr="00EC0991">
        <w:rPr>
          <w:sz w:val="20"/>
          <w:szCs w:val="20"/>
        </w:rPr>
        <w:t xml:space="preserve"> bin ich </w:t>
      </w:r>
      <w:r w:rsidR="00D41AF2">
        <w:rPr>
          <w:sz w:val="20"/>
          <w:szCs w:val="20"/>
        </w:rPr>
        <w:t xml:space="preserve">aber </w:t>
      </w:r>
      <w:r w:rsidR="00DC21F9" w:rsidRPr="00EC0991">
        <w:rPr>
          <w:sz w:val="20"/>
          <w:szCs w:val="20"/>
        </w:rPr>
        <w:t>der festen Überzeugung, dass die Erfahrung im Leistungssport mir wichtige Fähigkeiten vermittelt hat, die auch in anderen Bereichen meines Lebens von unschätzbarem Wert sind.</w:t>
      </w:r>
      <w:r w:rsidR="00DC21F9">
        <w:rPr>
          <w:sz w:val="20"/>
          <w:szCs w:val="20"/>
        </w:rPr>
        <w:t xml:space="preserve"> </w:t>
      </w:r>
      <w:commentRangeEnd w:id="4"/>
      <w:r w:rsidR="002048AB">
        <w:rPr>
          <w:rStyle w:val="CommentReference"/>
        </w:rPr>
        <w:commentReference w:id="4"/>
      </w:r>
      <w:r w:rsidR="00EC0991">
        <w:rPr>
          <w:sz w:val="20"/>
          <w:szCs w:val="20"/>
        </w:rPr>
        <w:t xml:space="preserve">Mittlerweile ergänze ich meinen Ausgleich durch Tennis </w:t>
      </w:r>
      <w:r w:rsidR="00DC21F9">
        <w:rPr>
          <w:sz w:val="20"/>
          <w:szCs w:val="20"/>
        </w:rPr>
        <w:t xml:space="preserve">und dem </w:t>
      </w:r>
      <w:r w:rsidR="00EC0991">
        <w:rPr>
          <w:sz w:val="20"/>
          <w:szCs w:val="20"/>
        </w:rPr>
        <w:t>Fitnessstudio</w:t>
      </w:r>
      <w:r w:rsidR="00DC21F9">
        <w:rPr>
          <w:sz w:val="20"/>
          <w:szCs w:val="20"/>
        </w:rPr>
        <w:t xml:space="preserve">. </w:t>
      </w:r>
    </w:p>
    <w:p w14:paraId="64D07B4C" w14:textId="40064808" w:rsidR="002048AB" w:rsidRDefault="00F64226" w:rsidP="00827B35">
      <w:pPr>
        <w:rPr>
          <w:ins w:id="5" w:author="jonas.stegh@pumpkincareers.com" w:date="2023-03-23T09:49:00Z"/>
          <w:sz w:val="20"/>
          <w:szCs w:val="20"/>
        </w:rPr>
      </w:pPr>
      <w:r>
        <w:rPr>
          <w:sz w:val="20"/>
          <w:szCs w:val="20"/>
        </w:rPr>
        <w:t xml:space="preserve">Nach meiner Matura absolvierte ich dann meinen Zivildienst </w:t>
      </w:r>
      <w:r w:rsidR="00E0692C">
        <w:rPr>
          <w:sz w:val="20"/>
          <w:szCs w:val="20"/>
        </w:rPr>
        <w:t xml:space="preserve">in </w:t>
      </w:r>
      <w:r>
        <w:rPr>
          <w:sz w:val="20"/>
          <w:szCs w:val="20"/>
        </w:rPr>
        <w:t>einem Pflegewohnheim in meiner Nähe.</w:t>
      </w:r>
      <w:r w:rsidR="00863F54">
        <w:rPr>
          <w:sz w:val="20"/>
          <w:szCs w:val="20"/>
        </w:rPr>
        <w:t xml:space="preserve"> </w:t>
      </w:r>
      <w:r w:rsidR="00D41AF2">
        <w:rPr>
          <w:sz w:val="20"/>
          <w:szCs w:val="20"/>
        </w:rPr>
        <w:t xml:space="preserve">Dabei bin ich mit </w:t>
      </w:r>
      <w:r w:rsidR="00527F62">
        <w:rPr>
          <w:sz w:val="20"/>
          <w:szCs w:val="20"/>
        </w:rPr>
        <w:t>Menschen mit verschiedensten Schicksalsschlägen</w:t>
      </w:r>
      <w:r w:rsidR="00D41AF2">
        <w:rPr>
          <w:sz w:val="20"/>
          <w:szCs w:val="20"/>
        </w:rPr>
        <w:t xml:space="preserve"> in Kontakt gekommen, die </w:t>
      </w:r>
      <w:r w:rsidR="00D41AF2" w:rsidRPr="00827B35">
        <w:rPr>
          <w:sz w:val="20"/>
          <w:szCs w:val="20"/>
        </w:rPr>
        <w:t>m</w:t>
      </w:r>
      <w:r w:rsidR="00527F62">
        <w:rPr>
          <w:sz w:val="20"/>
          <w:szCs w:val="20"/>
        </w:rPr>
        <w:t>ich zum Teil</w:t>
      </w:r>
      <w:r w:rsidR="00D41AF2" w:rsidRPr="00827B35">
        <w:rPr>
          <w:sz w:val="20"/>
          <w:szCs w:val="20"/>
        </w:rPr>
        <w:t xml:space="preserve"> </w:t>
      </w:r>
      <w:r w:rsidR="00527F62">
        <w:rPr>
          <w:sz w:val="20"/>
          <w:szCs w:val="20"/>
        </w:rPr>
        <w:t xml:space="preserve">tiefst </w:t>
      </w:r>
      <w:r w:rsidR="00D41AF2" w:rsidRPr="00827B35">
        <w:rPr>
          <w:sz w:val="20"/>
          <w:szCs w:val="20"/>
        </w:rPr>
        <w:t xml:space="preserve">berührten und </w:t>
      </w:r>
      <w:r w:rsidR="00527F62">
        <w:rPr>
          <w:sz w:val="20"/>
          <w:szCs w:val="20"/>
        </w:rPr>
        <w:t xml:space="preserve">auch </w:t>
      </w:r>
      <w:r w:rsidR="00D41AF2" w:rsidRPr="00827B35">
        <w:rPr>
          <w:sz w:val="20"/>
          <w:szCs w:val="20"/>
        </w:rPr>
        <w:t>meine Perspektive auf das Leben nachhaltig veränderten</w:t>
      </w:r>
      <w:r w:rsidR="00827B35" w:rsidRPr="00827B35">
        <w:rPr>
          <w:sz w:val="20"/>
          <w:szCs w:val="20"/>
        </w:rPr>
        <w:t>.</w:t>
      </w:r>
      <w:r w:rsidR="00E0692C">
        <w:rPr>
          <w:sz w:val="20"/>
          <w:szCs w:val="20"/>
        </w:rPr>
        <w:t xml:space="preserve"> </w:t>
      </w:r>
      <w:r w:rsidR="00827B35" w:rsidRPr="00827B35">
        <w:rPr>
          <w:sz w:val="20"/>
          <w:szCs w:val="20"/>
        </w:rPr>
        <w:t>Die Arbeit im Altersheim hat</w:t>
      </w:r>
      <w:r w:rsidR="00D61BB8">
        <w:rPr>
          <w:sz w:val="20"/>
          <w:szCs w:val="20"/>
        </w:rPr>
        <w:t xml:space="preserve"> </w:t>
      </w:r>
      <w:r w:rsidR="00827B35" w:rsidRPr="00827B35">
        <w:rPr>
          <w:sz w:val="20"/>
          <w:szCs w:val="20"/>
        </w:rPr>
        <w:t>mich dazu ermutigt, mich für andere einzusetzen</w:t>
      </w:r>
      <w:r w:rsidR="00575C4E">
        <w:rPr>
          <w:sz w:val="20"/>
          <w:szCs w:val="20"/>
        </w:rPr>
        <w:t xml:space="preserve">. Deshalb bin ich bis heute noch einmal in der Woche zu Besuch, um Bewohnern ohne Angehörige einen Gesprächspartner zu bieten aber auch </w:t>
      </w:r>
      <w:r w:rsidR="00BD3867">
        <w:rPr>
          <w:sz w:val="20"/>
          <w:szCs w:val="20"/>
        </w:rPr>
        <w:t xml:space="preserve">um </w:t>
      </w:r>
      <w:r w:rsidR="00575C4E">
        <w:rPr>
          <w:sz w:val="20"/>
          <w:szCs w:val="20"/>
        </w:rPr>
        <w:t>gemeinsam Brettspiele zu spielen</w:t>
      </w:r>
      <w:r w:rsidR="00527F62">
        <w:rPr>
          <w:sz w:val="20"/>
          <w:szCs w:val="20"/>
        </w:rPr>
        <w:t>, da mir die Bewohner des Heimes mit der Zeit ans Herz gewachsen sind.</w:t>
      </w:r>
    </w:p>
    <w:p w14:paraId="52A57E96" w14:textId="58870584" w:rsidR="002048AB" w:rsidDel="00B41D5D" w:rsidRDefault="002048AB" w:rsidP="00827B35">
      <w:pPr>
        <w:rPr>
          <w:del w:id="6" w:author="jonas.stegh@pumpkincareers.com" w:date="2023-03-23T09:58:00Z"/>
          <w:sz w:val="20"/>
          <w:szCs w:val="20"/>
        </w:rPr>
      </w:pPr>
    </w:p>
    <w:p w14:paraId="51B4F412" w14:textId="6DA808CC" w:rsidR="008915C6" w:rsidRDefault="008915C6" w:rsidP="00827B35">
      <w:pPr>
        <w:rPr>
          <w:sz w:val="20"/>
          <w:szCs w:val="20"/>
        </w:rPr>
      </w:pPr>
      <w:commentRangeStart w:id="7"/>
      <w:r>
        <w:rPr>
          <w:sz w:val="20"/>
          <w:szCs w:val="20"/>
        </w:rPr>
        <w:t>Im Juli 2022 konnte ich dann noch weitere praktische Erfahrung im Advisory bei KPMG gewinnen,</w:t>
      </w:r>
      <w:r w:rsidR="00B73A94">
        <w:rPr>
          <w:sz w:val="20"/>
          <w:szCs w:val="20"/>
        </w:rPr>
        <w:t xml:space="preserve"> wo ich </w:t>
      </w:r>
      <w:r w:rsidR="00D61BB8">
        <w:rPr>
          <w:sz w:val="20"/>
          <w:szCs w:val="20"/>
        </w:rPr>
        <w:t xml:space="preserve">unter anderem </w:t>
      </w:r>
      <w:r w:rsidR="00B73A94">
        <w:rPr>
          <w:sz w:val="20"/>
          <w:szCs w:val="20"/>
        </w:rPr>
        <w:t>bei der Auswertung einer österreichweiten Gemeindeumfrage</w:t>
      </w:r>
      <w:r>
        <w:rPr>
          <w:sz w:val="20"/>
          <w:szCs w:val="20"/>
        </w:rPr>
        <w:t xml:space="preserve"> </w:t>
      </w:r>
      <w:r w:rsidR="00B73A94">
        <w:rPr>
          <w:sz w:val="20"/>
          <w:szCs w:val="20"/>
        </w:rPr>
        <w:t>mitwirkte</w:t>
      </w:r>
      <w:commentRangeEnd w:id="7"/>
      <w:r w:rsidR="002048AB">
        <w:rPr>
          <w:rStyle w:val="CommentReference"/>
        </w:rPr>
        <w:commentReference w:id="7"/>
      </w:r>
      <w:r w:rsidR="00B73A94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ehe ich mit September dann ins Studium an der WU Wien gestartet bin. </w:t>
      </w:r>
      <w:r w:rsidR="007A7736">
        <w:rPr>
          <w:sz w:val="20"/>
          <w:szCs w:val="20"/>
        </w:rPr>
        <w:t xml:space="preserve">Jetzt bin ich </w:t>
      </w:r>
      <w:r w:rsidR="00D60A67">
        <w:rPr>
          <w:sz w:val="20"/>
          <w:szCs w:val="20"/>
        </w:rPr>
        <w:t>im zweiten Semester und bin nach wie vor immer auf der Suche nach praktischer Erfahrung.</w:t>
      </w:r>
    </w:p>
    <w:p w14:paraId="77D67920" w14:textId="52599A0F" w:rsidR="00BD3867" w:rsidRDefault="00B41D5D" w:rsidP="00827B35">
      <w:pPr>
        <w:rPr>
          <w:ins w:id="8" w:author="jonas.stegh@pumpkincareers.com" w:date="2023-03-23T09:48:00Z"/>
          <w:sz w:val="20"/>
          <w:szCs w:val="20"/>
        </w:rPr>
      </w:pPr>
      <w:ins w:id="9" w:author="jonas.stegh@pumpkincareers.com" w:date="2023-03-23T09:58:00Z">
        <w:r>
          <w:rPr>
            <w:sz w:val="20"/>
            <w:szCs w:val="20"/>
          </w:rPr>
          <w:t xml:space="preserve">Warum </w:t>
        </w:r>
        <w:r>
          <w:rPr>
            <w:sz w:val="20"/>
            <w:szCs w:val="20"/>
          </w:rPr>
          <w:t>M&amp;A</w:t>
        </w:r>
        <w:r>
          <w:rPr>
            <w:sz w:val="20"/>
            <w:szCs w:val="20"/>
          </w:rPr>
          <w:t>?</w:t>
        </w:r>
      </w:ins>
    </w:p>
    <w:p w14:paraId="73079646" w14:textId="546F8EC6" w:rsidR="002048AB" w:rsidRDefault="002048AB" w:rsidP="00827B35">
      <w:pPr>
        <w:rPr>
          <w:sz w:val="20"/>
          <w:szCs w:val="20"/>
        </w:rPr>
      </w:pPr>
      <w:ins w:id="10" w:author="jonas.stegh@pumpkincareers.com" w:date="2023-03-23T09:49:00Z">
        <w:r>
          <w:rPr>
            <w:sz w:val="20"/>
            <w:szCs w:val="20"/>
          </w:rPr>
          <w:t>Warum Unternehmen?</w:t>
        </w:r>
      </w:ins>
    </w:p>
    <w:p w14:paraId="25FE6EEB" w14:textId="77777777" w:rsidR="00BD3867" w:rsidRPr="00827B35" w:rsidRDefault="00BD3867" w:rsidP="00827B35">
      <w:pPr>
        <w:rPr>
          <w:sz w:val="20"/>
          <w:szCs w:val="20"/>
        </w:rPr>
      </w:pPr>
    </w:p>
    <w:p w14:paraId="6C609AF9" w14:textId="77777777" w:rsidR="00827B35" w:rsidRPr="00827B35" w:rsidRDefault="00827B35" w:rsidP="00827B35">
      <w:pPr>
        <w:rPr>
          <w:sz w:val="20"/>
          <w:szCs w:val="20"/>
        </w:rPr>
      </w:pPr>
    </w:p>
    <w:p w14:paraId="7FB50D12" w14:textId="4200090A" w:rsidR="009573E8" w:rsidRPr="00827B35" w:rsidRDefault="009573E8" w:rsidP="00827B35">
      <w:pPr>
        <w:rPr>
          <w:sz w:val="20"/>
          <w:szCs w:val="20"/>
        </w:rPr>
      </w:pPr>
    </w:p>
    <w:sectPr w:rsidR="009573E8" w:rsidRPr="00827B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jonas.stegh@pumpkincareers.com" w:date="2023-03-23T09:47:00Z" w:initials="j">
    <w:p w14:paraId="1A49F7B0" w14:textId="77777777" w:rsidR="002048AB" w:rsidRDefault="002048AB" w:rsidP="00F71C9C">
      <w:pPr>
        <w:pStyle w:val="CommentText"/>
      </w:pPr>
      <w:r>
        <w:rPr>
          <w:rStyle w:val="CommentReference"/>
        </w:rPr>
        <w:annotationRef/>
      </w:r>
      <w:r>
        <w:t>Beispiele/Anfang/Story</w:t>
      </w:r>
    </w:p>
  </w:comment>
  <w:comment w:id="3" w:author="jonas.stegh@pumpkincareers.com" w:date="2023-03-23T09:47:00Z" w:initials="j">
    <w:p w14:paraId="0BB09C15" w14:textId="77777777" w:rsidR="002048AB" w:rsidRDefault="002048AB" w:rsidP="008750FF">
      <w:pPr>
        <w:pStyle w:val="CommentText"/>
      </w:pPr>
      <w:r>
        <w:rPr>
          <w:rStyle w:val="CommentReference"/>
        </w:rPr>
        <w:annotationRef/>
      </w:r>
      <w:r>
        <w:t>Joa</w:t>
      </w:r>
    </w:p>
  </w:comment>
  <w:comment w:id="4" w:author="jonas.stegh@pumpkincareers.com" w:date="2023-03-23T09:48:00Z" w:initials="j">
    <w:p w14:paraId="41494517" w14:textId="77777777" w:rsidR="002048AB" w:rsidRDefault="002048AB" w:rsidP="000073DE">
      <w:pPr>
        <w:pStyle w:val="CommentText"/>
      </w:pPr>
      <w:r>
        <w:rPr>
          <w:rStyle w:val="CommentReference"/>
        </w:rPr>
        <w:annotationRef/>
      </w:r>
      <w:r>
        <w:t>Ehrgeiz mitgenommen</w:t>
      </w:r>
    </w:p>
  </w:comment>
  <w:comment w:id="7" w:author="jonas.stegh@pumpkincareers.com" w:date="2023-03-23T09:48:00Z" w:initials="j">
    <w:p w14:paraId="0CB8C8BC" w14:textId="77777777" w:rsidR="002048AB" w:rsidRDefault="002048AB" w:rsidP="00053F22">
      <w:pPr>
        <w:pStyle w:val="CommentText"/>
      </w:pPr>
      <w:r>
        <w:rPr>
          <w:rStyle w:val="CommentReference"/>
        </w:rPr>
        <w:annotationRef/>
      </w:r>
      <w:r>
        <w:t>Zu kurz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49F7B0" w15:done="0"/>
  <w15:commentEx w15:paraId="0BB09C15" w15:done="0"/>
  <w15:commentEx w15:paraId="41494517" w15:done="0"/>
  <w15:commentEx w15:paraId="0CB8C8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C69E9E" w16cex:dateUtc="2023-03-23T08:47:00Z"/>
  <w16cex:commentExtensible w16cex:durableId="27C69EC5" w16cex:dateUtc="2023-03-23T08:47:00Z"/>
  <w16cex:commentExtensible w16cex:durableId="27C69EE7" w16cex:dateUtc="2023-03-23T08:48:00Z"/>
  <w16cex:commentExtensible w16cex:durableId="27C69F06" w16cex:dateUtc="2023-03-23T08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49F7B0" w16cid:durableId="27C69E9E"/>
  <w16cid:commentId w16cid:paraId="0BB09C15" w16cid:durableId="27C69EC5"/>
  <w16cid:commentId w16cid:paraId="41494517" w16cid:durableId="27C69EE7"/>
  <w16cid:commentId w16cid:paraId="0CB8C8BC" w16cid:durableId="27C69F0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.stegh@pumpkincareers.com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3E8"/>
    <w:rsid w:val="00034B53"/>
    <w:rsid w:val="001678BF"/>
    <w:rsid w:val="002048AB"/>
    <w:rsid w:val="002D192D"/>
    <w:rsid w:val="002F2A18"/>
    <w:rsid w:val="00357E1D"/>
    <w:rsid w:val="003907CA"/>
    <w:rsid w:val="003A4A3A"/>
    <w:rsid w:val="004E6A3E"/>
    <w:rsid w:val="00527F62"/>
    <w:rsid w:val="005440E2"/>
    <w:rsid w:val="00575C4E"/>
    <w:rsid w:val="007A7736"/>
    <w:rsid w:val="00827B35"/>
    <w:rsid w:val="00863F54"/>
    <w:rsid w:val="008915C6"/>
    <w:rsid w:val="0094628E"/>
    <w:rsid w:val="009573E8"/>
    <w:rsid w:val="00966235"/>
    <w:rsid w:val="00AE2DD6"/>
    <w:rsid w:val="00B32417"/>
    <w:rsid w:val="00B41D5D"/>
    <w:rsid w:val="00B73A94"/>
    <w:rsid w:val="00BD3867"/>
    <w:rsid w:val="00BD3FBE"/>
    <w:rsid w:val="00C61CEA"/>
    <w:rsid w:val="00D41AF2"/>
    <w:rsid w:val="00D60A67"/>
    <w:rsid w:val="00D61BB8"/>
    <w:rsid w:val="00DC21F9"/>
    <w:rsid w:val="00E0692C"/>
    <w:rsid w:val="00E8659A"/>
    <w:rsid w:val="00EA617C"/>
    <w:rsid w:val="00EC0991"/>
    <w:rsid w:val="00F6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7CDB"/>
  <w15:docId w15:val="{E19EDF16-3602-4487-9C13-546B1468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048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048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48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48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48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48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2910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Kargl, Leon Philipp</dc:creator>
  <cp:keywords/>
  <dc:description/>
  <cp:lastModifiedBy>jonas.stegh@pumpkincareers.com</cp:lastModifiedBy>
  <cp:revision>17</cp:revision>
  <dcterms:created xsi:type="dcterms:W3CDTF">2023-01-27T17:58:00Z</dcterms:created>
  <dcterms:modified xsi:type="dcterms:W3CDTF">2023-03-23T08:59:00Z</dcterms:modified>
</cp:coreProperties>
</file>