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3ACDBCD6" w:rsidR="006D2592" w:rsidRPr="001E6679" w:rsidRDefault="00E16317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Victoria Müller</w:t>
      </w:r>
    </w:p>
    <w:p w14:paraId="2458A2A0" w14:textId="0DEC2849" w:rsidR="00857C6F" w:rsidRPr="001E6679" w:rsidRDefault="00E16317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Peter-Hofmann-Straße 41</w:t>
      </w:r>
    </w:p>
    <w:p w14:paraId="451AEE20" w14:textId="76B9189B" w:rsidR="00857C6F" w:rsidRPr="001E6679" w:rsidRDefault="00E16317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55129 Mainz</w:t>
      </w:r>
    </w:p>
    <w:p w14:paraId="12BA391A" w14:textId="5411A691" w:rsidR="006A7895" w:rsidRPr="001E6679" w:rsidRDefault="00133FEA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Georgia"/>
          <w:color w:val="000000"/>
          <w:sz w:val="20"/>
          <w:szCs w:val="20"/>
          <w:rPrChange w:id="7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v</w:t>
      </w:r>
      <w:r w:rsidR="00E16317" w:rsidRPr="001E6679">
        <w:rPr>
          <w:rFonts w:ascii="Georgia" w:hAnsi="Georgia" w:cs="Georgia"/>
          <w:color w:val="000000"/>
          <w:sz w:val="20"/>
          <w:szCs w:val="20"/>
          <w:rPrChange w:id="8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ictoria.mueller@students.ebs.edu</w:t>
      </w:r>
    </w:p>
    <w:p w14:paraId="2E7278C7" w14:textId="7684AA26" w:rsidR="00F74175" w:rsidRPr="001E6679" w:rsidRDefault="006D2592" w:rsidP="00E65B09">
      <w:pPr>
        <w:spacing w:after="0"/>
        <w:jc w:val="right"/>
        <w:rPr>
          <w:rFonts w:ascii="Georgia" w:hAnsi="Georgia" w:cs="Georgia"/>
          <w:color w:val="000000"/>
          <w:sz w:val="20"/>
          <w:szCs w:val="20"/>
          <w:rPrChange w:id="9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</w:pPr>
      <w:r w:rsidRPr="001E6679">
        <w:rPr>
          <w:rFonts w:ascii="Georgia" w:hAnsi="Georgia" w:cs="Georgia"/>
          <w:color w:val="000000"/>
          <w:sz w:val="20"/>
          <w:szCs w:val="20"/>
          <w:rPrChange w:id="10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+</w:t>
      </w:r>
      <w:r w:rsidR="00857C6F" w:rsidRPr="001E6679">
        <w:rPr>
          <w:rFonts w:ascii="Georgia" w:hAnsi="Georgia" w:cs="Georgia"/>
          <w:color w:val="000000"/>
          <w:sz w:val="20"/>
          <w:szCs w:val="20"/>
          <w:rPrChange w:id="11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4917</w:t>
      </w:r>
      <w:r w:rsidR="00E16317" w:rsidRPr="001E6679">
        <w:rPr>
          <w:rFonts w:ascii="Georgia" w:hAnsi="Georgia" w:cs="Georgia"/>
          <w:color w:val="000000"/>
          <w:sz w:val="20"/>
          <w:szCs w:val="20"/>
          <w:rPrChange w:id="12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33837722</w:t>
      </w:r>
    </w:p>
    <w:p w14:paraId="170FE07D" w14:textId="77777777" w:rsidR="00F270C0" w:rsidRPr="001E6679" w:rsidRDefault="00F270C0" w:rsidP="00F74175">
      <w:pPr>
        <w:spacing w:after="0"/>
        <w:rPr>
          <w:rFonts w:ascii="Georgia" w:hAnsi="Georgia" w:cs="Georgia"/>
          <w:color w:val="000000"/>
          <w:sz w:val="20"/>
          <w:szCs w:val="20"/>
          <w:rPrChange w:id="13" w:author="David Döbele" w:date="2021-11-09T19:17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</w:pPr>
    </w:p>
    <w:p w14:paraId="4FFA7063" w14:textId="5D08ED82" w:rsidR="00F74175" w:rsidRPr="001E6679" w:rsidRDefault="00B2223A" w:rsidP="00F74175">
      <w:pPr>
        <w:spacing w:after="0"/>
        <w:rPr>
          <w:rFonts w:ascii="Georgia" w:hAnsi="Georgia" w:cs="Georgia"/>
          <w:color w:val="000000"/>
          <w:sz w:val="20"/>
          <w:szCs w:val="20"/>
          <w:highlight w:val="yellow"/>
          <w:rPrChange w:id="14" w:author="David Döbele" w:date="2021-11-09T19:17:00Z">
            <w:rPr>
              <w:rFonts w:ascii="Georgia" w:hAnsi="Georgia" w:cs="Georgia"/>
              <w:color w:val="000000"/>
              <w:sz w:val="21"/>
              <w:szCs w:val="21"/>
              <w:highlight w:val="yellow"/>
            </w:rPr>
          </w:rPrChange>
        </w:rPr>
      </w:pPr>
      <w:r w:rsidRPr="001E6679">
        <w:rPr>
          <w:rFonts w:ascii="Georgia" w:hAnsi="Georgia" w:cs="Georgia"/>
          <w:color w:val="000000"/>
          <w:sz w:val="20"/>
          <w:szCs w:val="20"/>
          <w:highlight w:val="yellow"/>
          <w:rPrChange w:id="15" w:author="David Döbele" w:date="2021-11-09T19:17:00Z">
            <w:rPr>
              <w:rFonts w:ascii="Georgia" w:hAnsi="Georgia" w:cs="Georgia"/>
              <w:color w:val="000000"/>
              <w:sz w:val="21"/>
              <w:szCs w:val="21"/>
              <w:highlight w:val="yellow"/>
            </w:rPr>
          </w:rPrChange>
        </w:rPr>
        <w:t>XXXXXXXXXXXXXXXXXXXXXX</w:t>
      </w:r>
    </w:p>
    <w:p w14:paraId="6A013FD1" w14:textId="47336A00" w:rsidR="00F74175" w:rsidRPr="001E6679" w:rsidRDefault="00E16317" w:rsidP="00F74175">
      <w:pPr>
        <w:spacing w:after="0"/>
        <w:rPr>
          <w:rFonts w:ascii="Georgia" w:hAnsi="Georgia"/>
          <w:sz w:val="20"/>
          <w:szCs w:val="20"/>
          <w:highlight w:val="yellow"/>
          <w:rPrChange w:id="16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</w:pPr>
      <w:r w:rsidRPr="001E6679">
        <w:rPr>
          <w:rFonts w:ascii="Georgia" w:hAnsi="Georgia"/>
          <w:sz w:val="20"/>
          <w:szCs w:val="20"/>
          <w:highlight w:val="yellow"/>
          <w:rPrChange w:id="17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t>XXXXXXXXXXXX</w:t>
      </w:r>
      <w:r w:rsidR="00F74175" w:rsidRPr="001E6679">
        <w:rPr>
          <w:rFonts w:ascii="Georgia" w:hAnsi="Georgia"/>
          <w:sz w:val="20"/>
          <w:szCs w:val="20"/>
          <w:highlight w:val="yellow"/>
          <w:rPrChange w:id="18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br/>
      </w:r>
      <w:r w:rsidRPr="001E6679">
        <w:rPr>
          <w:rFonts w:ascii="Georgia" w:hAnsi="Georgia"/>
          <w:sz w:val="20"/>
          <w:szCs w:val="20"/>
          <w:highlight w:val="yellow"/>
          <w:rPrChange w:id="19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t>XXXXX</w:t>
      </w:r>
      <w:r w:rsidR="00F74175" w:rsidRPr="001E6679">
        <w:rPr>
          <w:rFonts w:ascii="Georgia" w:hAnsi="Georgia"/>
          <w:sz w:val="20"/>
          <w:szCs w:val="20"/>
          <w:highlight w:val="yellow"/>
          <w:rPrChange w:id="20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t xml:space="preserve"> </w:t>
      </w:r>
      <w:r w:rsidRPr="001E6679">
        <w:rPr>
          <w:rFonts w:ascii="Georgia" w:hAnsi="Georgia"/>
          <w:sz w:val="20"/>
          <w:szCs w:val="20"/>
          <w:highlight w:val="yellow"/>
          <w:rPrChange w:id="21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t>XXXXXXXXXX</w:t>
      </w:r>
      <w:r w:rsidR="00F74175" w:rsidRPr="001E6679">
        <w:rPr>
          <w:rFonts w:ascii="Georgia" w:hAnsi="Georgia"/>
          <w:sz w:val="20"/>
          <w:szCs w:val="20"/>
          <w:highlight w:val="yellow"/>
          <w:rPrChange w:id="22" w:author="David Döbele" w:date="2021-11-09T19:17:00Z">
            <w:rPr>
              <w:rFonts w:ascii="Georgia" w:hAnsi="Georgia"/>
              <w:sz w:val="21"/>
              <w:szCs w:val="21"/>
              <w:highlight w:val="yellow"/>
            </w:rPr>
          </w:rPrChange>
        </w:rPr>
        <w:t xml:space="preserve"> </w:t>
      </w:r>
    </w:p>
    <w:p w14:paraId="096C8AF5" w14:textId="77777777" w:rsidR="00647413" w:rsidRPr="001E6679" w:rsidRDefault="00647413" w:rsidP="00F74175">
      <w:pPr>
        <w:spacing w:after="0"/>
        <w:rPr>
          <w:rFonts w:ascii="Georgia" w:hAnsi="Georgia" w:cs="Georgia"/>
          <w:color w:val="000000"/>
          <w:sz w:val="20"/>
          <w:szCs w:val="20"/>
          <w:highlight w:val="yellow"/>
          <w:rPrChange w:id="23" w:author="David Döbele" w:date="2021-11-09T19:17:00Z">
            <w:rPr>
              <w:rFonts w:ascii="Georgia" w:hAnsi="Georgia" w:cs="Georgia"/>
              <w:color w:val="000000"/>
              <w:sz w:val="21"/>
              <w:szCs w:val="21"/>
              <w:highlight w:val="yellow"/>
            </w:rPr>
          </w:rPrChange>
        </w:rPr>
      </w:pPr>
    </w:p>
    <w:p w14:paraId="155B6E2E" w14:textId="5FD42297" w:rsidR="006A7895" w:rsidRPr="001E6679" w:rsidRDefault="00E16317" w:rsidP="0085213A">
      <w:pPr>
        <w:spacing w:after="0"/>
        <w:jc w:val="right"/>
        <w:rPr>
          <w:rFonts w:ascii="Georgia" w:hAnsi="Georgia" w:cs="Times New Roman"/>
          <w:sz w:val="20"/>
          <w:szCs w:val="20"/>
          <w:highlight w:val="yellow"/>
          <w:rPrChange w:id="24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highlight w:val="yellow"/>
          <w:rPrChange w:id="25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Mainz</w:t>
      </w:r>
      <w:r w:rsidR="002D594E" w:rsidRPr="001E6679">
        <w:rPr>
          <w:rFonts w:ascii="Georgia" w:hAnsi="Georgia" w:cs="Times New Roman"/>
          <w:sz w:val="20"/>
          <w:szCs w:val="20"/>
          <w:highlight w:val="yellow"/>
          <w:rPrChange w:id="26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, </w:t>
      </w:r>
      <w:r w:rsidRPr="001E6679">
        <w:rPr>
          <w:rFonts w:ascii="Georgia" w:hAnsi="Georgia" w:cs="Times New Roman"/>
          <w:sz w:val="20"/>
          <w:szCs w:val="20"/>
          <w:highlight w:val="yellow"/>
          <w:rPrChange w:id="27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xx.xx.2021</w:t>
      </w:r>
    </w:p>
    <w:p w14:paraId="0731715D" w14:textId="77777777" w:rsidR="001E0088" w:rsidRPr="001E6679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  <w:highlight w:val="yellow"/>
          <w:rPrChange w:id="28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</w:pPr>
    </w:p>
    <w:p w14:paraId="0098600D" w14:textId="59CE9F23" w:rsidR="000A5AB8" w:rsidRPr="001E6679" w:rsidRDefault="0099776A" w:rsidP="00590834">
      <w:pPr>
        <w:spacing w:after="0"/>
        <w:rPr>
          <w:rFonts w:ascii="Georgia" w:hAnsi="Georgia" w:cs="Times New Roman"/>
          <w:b/>
          <w:sz w:val="20"/>
          <w:szCs w:val="20"/>
          <w:rPrChange w:id="29" w:author="David Döbele" w:date="2021-11-09T19:17:00Z">
            <w:rPr>
              <w:rFonts w:ascii="Georgia" w:hAnsi="Georgia" w:cs="Times New Roman"/>
              <w:b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b/>
          <w:sz w:val="20"/>
          <w:szCs w:val="20"/>
          <w:highlight w:val="yellow"/>
          <w:rPrChange w:id="30" w:author="David Döbele" w:date="2021-11-09T19:17:00Z">
            <w:rPr>
              <w:rFonts w:ascii="Georgia" w:hAnsi="Georgia" w:cs="Times New Roman"/>
              <w:b/>
              <w:sz w:val="21"/>
              <w:szCs w:val="21"/>
              <w:highlight w:val="yellow"/>
            </w:rPr>
          </w:rPrChange>
        </w:rPr>
        <w:t>Bewerbung um ein Praktikum im Bereich XYZ</w:t>
      </w:r>
    </w:p>
    <w:p w14:paraId="70A974D0" w14:textId="3277D60F" w:rsidR="000A5AB8" w:rsidRPr="001E6679" w:rsidRDefault="000A5AB8" w:rsidP="000A5AB8">
      <w:pPr>
        <w:spacing w:after="0"/>
        <w:rPr>
          <w:rFonts w:ascii="Georgia" w:hAnsi="Georgia" w:cs="Times New Roman"/>
          <w:b/>
          <w:sz w:val="20"/>
          <w:szCs w:val="20"/>
          <w:rPrChange w:id="31" w:author="David Döbele" w:date="2021-11-09T19:17:00Z">
            <w:rPr>
              <w:rFonts w:ascii="Georgia" w:hAnsi="Georgia" w:cs="Times New Roman"/>
              <w:b/>
              <w:sz w:val="21"/>
              <w:szCs w:val="21"/>
            </w:rPr>
          </w:rPrChange>
        </w:rPr>
      </w:pPr>
    </w:p>
    <w:p w14:paraId="3A5BDDA8" w14:textId="77777777" w:rsidR="004A615C" w:rsidRPr="001E6679" w:rsidRDefault="004A615C" w:rsidP="000A5AB8">
      <w:pPr>
        <w:spacing w:after="0"/>
        <w:rPr>
          <w:rFonts w:ascii="Georgia" w:hAnsi="Georgia" w:cs="Times New Roman"/>
          <w:b/>
          <w:sz w:val="20"/>
          <w:szCs w:val="20"/>
          <w:rPrChange w:id="32" w:author="David Döbele" w:date="2021-11-09T19:17:00Z">
            <w:rPr>
              <w:rFonts w:ascii="Georgia" w:hAnsi="Georgia" w:cs="Times New Roman"/>
              <w:b/>
              <w:sz w:val="21"/>
              <w:szCs w:val="21"/>
            </w:rPr>
          </w:rPrChange>
        </w:rPr>
      </w:pPr>
    </w:p>
    <w:p w14:paraId="61CDE0AD" w14:textId="5D9C3695" w:rsidR="00034B68" w:rsidRPr="001E6679" w:rsidRDefault="0099776A" w:rsidP="00375D2D">
      <w:pPr>
        <w:spacing w:after="0"/>
        <w:jc w:val="both"/>
        <w:rPr>
          <w:rFonts w:ascii="Georgia" w:hAnsi="Georgia" w:cs="Times New Roman"/>
          <w:sz w:val="20"/>
          <w:szCs w:val="20"/>
          <w:rPrChange w:id="3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3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Sehr geehrte Damen und Herren</w:t>
      </w:r>
      <w:r w:rsidR="00E65B09" w:rsidRPr="001E6679">
        <w:rPr>
          <w:rFonts w:ascii="Georgia" w:hAnsi="Georgia" w:cs="Times New Roman"/>
          <w:sz w:val="20"/>
          <w:szCs w:val="20"/>
          <w:rPrChange w:id="3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, </w:t>
      </w:r>
    </w:p>
    <w:p w14:paraId="433CF1AE" w14:textId="14106765" w:rsidR="00E65B09" w:rsidRPr="001E6679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  <w:rPrChange w:id="3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31DB7436" w14:textId="7298DDC3" w:rsidR="00E71E99" w:rsidRPr="001E6679" w:rsidRDefault="00FD417A" w:rsidP="00341EC6">
      <w:pPr>
        <w:spacing w:after="0"/>
        <w:jc w:val="both"/>
        <w:rPr>
          <w:rFonts w:ascii="Georgia" w:hAnsi="Georgia" w:cs="Times New Roman"/>
          <w:sz w:val="20"/>
          <w:szCs w:val="20"/>
          <w:rPrChange w:id="3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3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mit der</w:t>
      </w:r>
      <w:r w:rsidR="00527301" w:rsidRPr="001E6679">
        <w:rPr>
          <w:rFonts w:ascii="Georgia" w:hAnsi="Georgia" w:cs="Times New Roman"/>
          <w:sz w:val="20"/>
          <w:szCs w:val="20"/>
          <w:rPrChange w:id="3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Tätigkeit eines Consultants </w:t>
      </w:r>
      <w:r w:rsidRPr="001E6679">
        <w:rPr>
          <w:rFonts w:ascii="Georgia" w:hAnsi="Georgia" w:cs="Times New Roman"/>
          <w:sz w:val="20"/>
          <w:szCs w:val="20"/>
          <w:rPrChange w:id="4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verbinde ich </w:t>
      </w:r>
      <w:r w:rsidR="00465E17" w:rsidRPr="001E6679">
        <w:rPr>
          <w:rFonts w:ascii="Georgia" w:hAnsi="Georgia" w:cs="Times New Roman"/>
          <w:sz w:val="20"/>
          <w:szCs w:val="20"/>
          <w:rPrChange w:id="4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die Möglichkeit, sich </w:t>
      </w:r>
      <w:r w:rsidR="000C76F2" w:rsidRPr="001E6679">
        <w:rPr>
          <w:rFonts w:ascii="Georgia" w:hAnsi="Georgia" w:cs="Times New Roman"/>
          <w:sz w:val="20"/>
          <w:szCs w:val="20"/>
          <w:rPrChange w:id="4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innerhalb kurzer Zeit intensiv in </w:t>
      </w:r>
      <w:r w:rsidR="00556A58" w:rsidRPr="001E6679">
        <w:rPr>
          <w:rFonts w:ascii="Georgia" w:hAnsi="Georgia" w:cs="Times New Roman"/>
          <w:sz w:val="20"/>
          <w:szCs w:val="20"/>
          <w:rPrChange w:id="4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verschiedene Unternehmen und Branchen </w:t>
      </w:r>
      <w:r w:rsidR="006657E6" w:rsidRPr="001E6679">
        <w:rPr>
          <w:rFonts w:ascii="Georgia" w:hAnsi="Georgia" w:cs="Times New Roman"/>
          <w:sz w:val="20"/>
          <w:szCs w:val="20"/>
          <w:rPrChange w:id="4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hereinzudenken</w:t>
      </w:r>
      <w:r w:rsidR="00EF0FE8" w:rsidRPr="001E6679">
        <w:rPr>
          <w:rFonts w:ascii="Georgia" w:hAnsi="Georgia" w:cs="Times New Roman"/>
          <w:sz w:val="20"/>
          <w:szCs w:val="20"/>
          <w:rPrChange w:id="4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mit </w:t>
      </w:r>
      <w:ins w:id="46" w:author="David Döbele" w:date="2021-11-09T19:10:00Z">
        <w:r w:rsidR="00354B75" w:rsidRPr="001E6679">
          <w:rPr>
            <w:rFonts w:ascii="Georgia" w:hAnsi="Georgia" w:cs="Times New Roman"/>
            <w:sz w:val="20"/>
            <w:szCs w:val="20"/>
            <w:rPrChange w:id="47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der eigenen</w:t>
        </w:r>
      </w:ins>
      <w:r w:rsidR="00EF0FE8" w:rsidRPr="001E6679">
        <w:rPr>
          <w:rFonts w:ascii="Georgia" w:hAnsi="Georgia" w:cs="Times New Roman"/>
          <w:sz w:val="20"/>
          <w:szCs w:val="20"/>
          <w:rPrChange w:id="4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Expertise einen Mehrwert </w:t>
      </w:r>
      <w:r w:rsidR="00900FE1" w:rsidRPr="001E6679">
        <w:rPr>
          <w:rFonts w:ascii="Georgia" w:hAnsi="Georgia" w:cs="Times New Roman"/>
          <w:sz w:val="20"/>
          <w:szCs w:val="20"/>
          <w:rPrChange w:id="4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für Unternehmen </w:t>
      </w:r>
      <w:r w:rsidR="00EF0FE8" w:rsidRPr="001E6679">
        <w:rPr>
          <w:rFonts w:ascii="Georgia" w:hAnsi="Georgia" w:cs="Times New Roman"/>
          <w:sz w:val="20"/>
          <w:szCs w:val="20"/>
          <w:rPrChange w:id="5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zu </w:t>
      </w:r>
      <w:r w:rsidR="00900FE1" w:rsidRPr="001E6679">
        <w:rPr>
          <w:rFonts w:ascii="Georgia" w:hAnsi="Georgia" w:cs="Times New Roman"/>
          <w:sz w:val="20"/>
          <w:szCs w:val="20"/>
          <w:rPrChange w:id="5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schaffen</w:t>
      </w:r>
      <w:r w:rsidR="001815BE" w:rsidRPr="001E6679">
        <w:rPr>
          <w:rFonts w:ascii="Georgia" w:hAnsi="Georgia" w:cs="Times New Roman"/>
          <w:sz w:val="20"/>
          <w:szCs w:val="20"/>
          <w:rPrChange w:id="5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. </w:t>
      </w:r>
      <w:r w:rsidR="00872FCB" w:rsidRPr="001E6679">
        <w:rPr>
          <w:rFonts w:ascii="Georgia" w:hAnsi="Georgia" w:cs="Times New Roman"/>
          <w:sz w:val="20"/>
          <w:szCs w:val="20"/>
          <w:rPrChange w:id="5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Am </w:t>
      </w:r>
      <w:r w:rsidR="00DA106A" w:rsidRPr="001E6679">
        <w:rPr>
          <w:rFonts w:ascii="Georgia" w:hAnsi="Georgia" w:cs="Times New Roman"/>
          <w:sz w:val="20"/>
          <w:szCs w:val="20"/>
          <w:rPrChange w:id="5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meisten</w:t>
      </w:r>
      <w:r w:rsidR="0087101F" w:rsidRPr="001E6679">
        <w:rPr>
          <w:rFonts w:ascii="Georgia" w:hAnsi="Georgia" w:cs="Times New Roman"/>
          <w:sz w:val="20"/>
          <w:szCs w:val="20"/>
          <w:rPrChange w:id="5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fasziniert mich die Möglichkeit</w:t>
      </w:r>
      <w:ins w:id="56" w:author="David Döbele" w:date="2021-11-09T19:10:00Z">
        <w:r w:rsidR="00354B75" w:rsidRPr="001E6679">
          <w:rPr>
            <w:rFonts w:ascii="Georgia" w:hAnsi="Georgia" w:cs="Times New Roman"/>
            <w:sz w:val="20"/>
            <w:szCs w:val="20"/>
            <w:rPrChange w:id="57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87101F" w:rsidRPr="001E6679">
        <w:rPr>
          <w:rFonts w:ascii="Georgia" w:hAnsi="Georgia" w:cs="Times New Roman"/>
          <w:sz w:val="20"/>
          <w:szCs w:val="20"/>
          <w:rPrChange w:id="5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985835" w:rsidRPr="001E6679">
        <w:rPr>
          <w:rFonts w:ascii="Georgia" w:hAnsi="Georgia" w:cs="Times New Roman"/>
          <w:sz w:val="20"/>
          <w:szCs w:val="20"/>
          <w:rPrChange w:id="5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im Team </w:t>
      </w:r>
      <w:r w:rsidR="00A5687F" w:rsidRPr="001E6679">
        <w:rPr>
          <w:rFonts w:ascii="Georgia" w:hAnsi="Georgia" w:cs="Times New Roman"/>
          <w:sz w:val="20"/>
          <w:szCs w:val="20"/>
          <w:rPrChange w:id="6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an zentralen Fragestellungen und Problemen zu arbeiten und somit als Außenstehende</w:t>
      </w:r>
      <w:del w:id="61" w:author="David Döbele" w:date="2021-11-09T19:11:00Z">
        <w:r w:rsidR="00A5687F" w:rsidRPr="001E6679" w:rsidDel="00354B75">
          <w:rPr>
            <w:rFonts w:ascii="Georgia" w:hAnsi="Georgia" w:cs="Times New Roman"/>
            <w:sz w:val="20"/>
            <w:szCs w:val="20"/>
            <w:rPrChange w:id="62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delText>r</w:delText>
        </w:r>
      </w:del>
      <w:r w:rsidR="00EF0FE8" w:rsidRPr="001E6679">
        <w:rPr>
          <w:rFonts w:ascii="Georgia" w:hAnsi="Georgia" w:cs="Times New Roman"/>
          <w:sz w:val="20"/>
          <w:szCs w:val="20"/>
          <w:rPrChange w:id="6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1142A2" w:rsidRPr="001E6679">
        <w:rPr>
          <w:rFonts w:ascii="Georgia" w:hAnsi="Georgia" w:cs="Times New Roman"/>
          <w:sz w:val="20"/>
          <w:szCs w:val="20"/>
          <w:rPrChange w:id="6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maßgeblich an dem Wachstum </w:t>
      </w:r>
      <w:r w:rsidR="00F7047B" w:rsidRPr="001E6679">
        <w:rPr>
          <w:rFonts w:ascii="Georgia" w:hAnsi="Georgia" w:cs="Times New Roman"/>
          <w:sz w:val="20"/>
          <w:szCs w:val="20"/>
          <w:rPrChange w:id="6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von Unternehmen arbeiten zu können. </w:t>
      </w:r>
      <w:r w:rsidR="00836B4A" w:rsidRPr="001E6679">
        <w:rPr>
          <w:rFonts w:ascii="Georgia" w:hAnsi="Georgia" w:cs="Times New Roman"/>
          <w:sz w:val="20"/>
          <w:szCs w:val="20"/>
          <w:rPrChange w:id="6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Um nach meinem Studium </w:t>
      </w:r>
      <w:r w:rsidR="001B68B6" w:rsidRPr="001E6679">
        <w:rPr>
          <w:rFonts w:ascii="Georgia" w:hAnsi="Georgia" w:cs="Times New Roman"/>
          <w:sz w:val="20"/>
          <w:szCs w:val="20"/>
          <w:rPrChange w:id="6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mit meiner Arbeit ebenfalls einen </w:t>
      </w:r>
      <w:r w:rsidR="002009AA" w:rsidRPr="001E6679">
        <w:rPr>
          <w:rFonts w:ascii="Georgia" w:hAnsi="Georgia" w:cs="Times New Roman"/>
          <w:sz w:val="20"/>
          <w:szCs w:val="20"/>
          <w:rPrChange w:id="6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so </w:t>
      </w:r>
      <w:r w:rsidR="001B68B6" w:rsidRPr="001E6679">
        <w:rPr>
          <w:rFonts w:ascii="Georgia" w:hAnsi="Georgia" w:cs="Times New Roman"/>
          <w:sz w:val="20"/>
          <w:szCs w:val="20"/>
          <w:rPrChange w:id="6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positiven Einfluss zu haben</w:t>
      </w:r>
      <w:r w:rsidR="00E71E99" w:rsidRPr="001E6679">
        <w:rPr>
          <w:rFonts w:ascii="Georgia" w:hAnsi="Georgia" w:cs="Times New Roman"/>
          <w:sz w:val="20"/>
          <w:szCs w:val="20"/>
          <w:rPrChange w:id="7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, möchte ich Sie gerne ab dem </w:t>
      </w:r>
      <w:proofErr w:type="spellStart"/>
      <w:proofErr w:type="gramStart"/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71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tt.mm.jjjj</w:t>
      </w:r>
      <w:proofErr w:type="spellEnd"/>
      <w:proofErr w:type="gramEnd"/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72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 </w:t>
      </w:r>
      <w:r w:rsidR="00E71E99" w:rsidRPr="001E6679">
        <w:rPr>
          <w:rFonts w:ascii="Georgia" w:hAnsi="Georgia" w:cs="Times New Roman"/>
          <w:sz w:val="20"/>
          <w:szCs w:val="20"/>
          <w:rPrChange w:id="7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als Praktikant</w:t>
      </w:r>
      <w:r w:rsidR="00900FE1" w:rsidRPr="001E6679">
        <w:rPr>
          <w:rFonts w:ascii="Georgia" w:hAnsi="Georgia" w:cs="Times New Roman"/>
          <w:sz w:val="20"/>
          <w:szCs w:val="20"/>
          <w:rPrChange w:id="7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in</w:t>
      </w:r>
      <w:r w:rsidR="00E71E99" w:rsidRPr="001E6679">
        <w:rPr>
          <w:rFonts w:ascii="Georgia" w:hAnsi="Georgia" w:cs="Times New Roman"/>
          <w:sz w:val="20"/>
          <w:szCs w:val="20"/>
          <w:rPrChange w:id="7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im Bereich</w:t>
      </w:r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76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 Consulting - XYZ </w:t>
      </w:r>
      <w:r w:rsidR="00E71E99" w:rsidRPr="001E6679">
        <w:rPr>
          <w:rFonts w:ascii="Georgia" w:hAnsi="Georgia" w:cs="Times New Roman"/>
          <w:sz w:val="20"/>
          <w:szCs w:val="20"/>
          <w:rPrChange w:id="7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für einen Zeitraum </w:t>
      </w:r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78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von </w:t>
      </w:r>
      <w:proofErr w:type="spellStart"/>
      <w:r w:rsidR="00836B4A" w:rsidRPr="001E6679">
        <w:rPr>
          <w:rFonts w:ascii="Georgia" w:hAnsi="Georgia" w:cs="Times New Roman"/>
          <w:sz w:val="20"/>
          <w:szCs w:val="20"/>
          <w:highlight w:val="yellow"/>
          <w:rPrChange w:id="79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xxxx</w:t>
      </w:r>
      <w:proofErr w:type="spellEnd"/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80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 Wochen an</w:t>
      </w:r>
      <w:r w:rsidR="00E71E99" w:rsidRPr="001E6679">
        <w:rPr>
          <w:rFonts w:ascii="Georgia" w:hAnsi="Georgia" w:cs="Times New Roman"/>
          <w:sz w:val="20"/>
          <w:szCs w:val="20"/>
          <w:rPrChange w:id="8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E71E99" w:rsidRPr="001E6679">
        <w:rPr>
          <w:rFonts w:ascii="Georgia" w:hAnsi="Georgia" w:cs="Times New Roman"/>
          <w:sz w:val="20"/>
          <w:szCs w:val="20"/>
          <w:highlight w:val="yellow"/>
          <w:rPrChange w:id="82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 xml:space="preserve">Ihrem Standort in </w:t>
      </w:r>
      <w:r w:rsidR="00900FE1" w:rsidRPr="001E6679">
        <w:rPr>
          <w:rFonts w:ascii="Georgia" w:hAnsi="Georgia" w:cs="Times New Roman"/>
          <w:sz w:val="20"/>
          <w:szCs w:val="20"/>
          <w:highlight w:val="yellow"/>
          <w:rPrChange w:id="83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xxx</w:t>
      </w:r>
      <w:r w:rsidR="00E71E99" w:rsidRPr="001E6679">
        <w:rPr>
          <w:rFonts w:ascii="Georgia" w:hAnsi="Georgia" w:cs="Times New Roman"/>
          <w:sz w:val="20"/>
          <w:szCs w:val="20"/>
          <w:rPrChange w:id="8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unterstützen.</w:t>
      </w:r>
    </w:p>
    <w:p w14:paraId="545B5699" w14:textId="248B7C08" w:rsidR="00E65B09" w:rsidRPr="001E6679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  <w:rPrChange w:id="8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7250DB56" w14:textId="1CB181A9" w:rsidR="00E65B09" w:rsidRPr="001E6679" w:rsidRDefault="007A673F" w:rsidP="000042C3">
      <w:pPr>
        <w:spacing w:after="0"/>
        <w:jc w:val="both"/>
        <w:rPr>
          <w:rFonts w:ascii="Georgia" w:hAnsi="Georgia" w:cs="Times New Roman"/>
          <w:sz w:val="20"/>
          <w:szCs w:val="20"/>
          <w:rPrChange w:id="8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8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Nach meinem Abitur 2018 begann ich direkt im Anschluss mein BWL-Studium an der EBS Universität</w:t>
      </w:r>
      <w:r w:rsidR="00752F67" w:rsidRPr="001E6679">
        <w:rPr>
          <w:rFonts w:ascii="Georgia" w:hAnsi="Georgia" w:cs="Times New Roman"/>
          <w:sz w:val="20"/>
          <w:szCs w:val="20"/>
          <w:rPrChange w:id="8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, welches ich diesen Sommer erfolgreich abgeschlossen habe</w:t>
      </w:r>
      <w:r w:rsidRPr="001E6679">
        <w:rPr>
          <w:rFonts w:ascii="Georgia" w:hAnsi="Georgia" w:cs="Times New Roman"/>
          <w:sz w:val="20"/>
          <w:szCs w:val="20"/>
          <w:rPrChange w:id="8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. </w:t>
      </w:r>
      <w:r w:rsidR="00836B4A" w:rsidRPr="001E6679">
        <w:rPr>
          <w:rFonts w:ascii="Georgia" w:hAnsi="Georgia" w:cs="Times New Roman"/>
          <w:sz w:val="20"/>
          <w:szCs w:val="20"/>
          <w:rPrChange w:id="9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Für mich war dies der perfekte </w:t>
      </w:r>
      <w:r w:rsidR="00101063" w:rsidRPr="001E6679">
        <w:rPr>
          <w:rFonts w:ascii="Georgia" w:hAnsi="Georgia" w:cs="Times New Roman"/>
          <w:sz w:val="20"/>
          <w:szCs w:val="20"/>
          <w:rPrChange w:id="9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Schritt,</w:t>
      </w:r>
      <w:r w:rsidR="00836B4A" w:rsidRPr="001E6679">
        <w:rPr>
          <w:rFonts w:ascii="Georgia" w:hAnsi="Georgia" w:cs="Times New Roman"/>
          <w:sz w:val="20"/>
          <w:szCs w:val="20"/>
          <w:rPrChange w:id="9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um meine Interessen an wirtschaftlichen </w:t>
      </w:r>
      <w:r w:rsidR="009329D7" w:rsidRPr="001E6679">
        <w:rPr>
          <w:rFonts w:ascii="Georgia" w:hAnsi="Georgia" w:cs="Times New Roman"/>
          <w:sz w:val="20"/>
          <w:szCs w:val="20"/>
          <w:rPrChange w:id="9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und strategischen </w:t>
      </w:r>
      <w:r w:rsidR="00836B4A" w:rsidRPr="001E6679">
        <w:rPr>
          <w:rFonts w:ascii="Georgia" w:hAnsi="Georgia" w:cs="Times New Roman"/>
          <w:sz w:val="20"/>
          <w:szCs w:val="20"/>
          <w:rPrChange w:id="9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Zusammenhängen </w:t>
      </w:r>
      <w:r w:rsidR="00D158FA" w:rsidRPr="001E6679">
        <w:rPr>
          <w:rFonts w:ascii="Georgia" w:hAnsi="Georgia" w:cs="Times New Roman"/>
          <w:sz w:val="20"/>
          <w:szCs w:val="20"/>
          <w:rPrChange w:id="9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nachzugehen</w:t>
      </w:r>
      <w:r w:rsidR="00101063" w:rsidRPr="001E6679">
        <w:rPr>
          <w:rFonts w:ascii="Georgia" w:hAnsi="Georgia" w:cs="Times New Roman"/>
          <w:sz w:val="20"/>
          <w:szCs w:val="20"/>
          <w:rPrChange w:id="9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. Während </w:t>
      </w:r>
      <w:r w:rsidR="00043261" w:rsidRPr="001E6679">
        <w:rPr>
          <w:rFonts w:ascii="Georgia" w:hAnsi="Georgia" w:cs="Times New Roman"/>
          <w:sz w:val="20"/>
          <w:szCs w:val="20"/>
          <w:rPrChange w:id="9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meine</w:t>
      </w:r>
      <w:r w:rsidR="005A51B5" w:rsidRPr="001E6679">
        <w:rPr>
          <w:rFonts w:ascii="Georgia" w:hAnsi="Georgia" w:cs="Times New Roman"/>
          <w:sz w:val="20"/>
          <w:szCs w:val="20"/>
          <w:rPrChange w:id="9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r</w:t>
      </w:r>
      <w:r w:rsidR="00043261" w:rsidRPr="001E6679">
        <w:rPr>
          <w:rFonts w:ascii="Georgia" w:hAnsi="Georgia" w:cs="Times New Roman"/>
          <w:sz w:val="20"/>
          <w:szCs w:val="20"/>
          <w:rPrChange w:id="9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Praktik</w:t>
      </w:r>
      <w:r w:rsidR="005A51B5" w:rsidRPr="001E6679">
        <w:rPr>
          <w:rFonts w:ascii="Georgia" w:hAnsi="Georgia" w:cs="Times New Roman"/>
          <w:sz w:val="20"/>
          <w:szCs w:val="20"/>
          <w:rPrChange w:id="10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a </w:t>
      </w:r>
      <w:ins w:id="101" w:author="David Döbele" w:date="2021-11-09T19:12:00Z">
        <w:r w:rsidR="0061690F" w:rsidRPr="001E6679">
          <w:rPr>
            <w:rFonts w:ascii="Georgia" w:hAnsi="Georgia" w:cs="Times New Roman"/>
            <w:sz w:val="20"/>
            <w:szCs w:val="20"/>
            <w:rPrChange w:id="102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bei einem Hidden Champion </w:t>
        </w:r>
      </w:ins>
      <w:ins w:id="103" w:author="David Döbele" w:date="2021-11-09T19:13:00Z">
        <w:r w:rsidR="0061690F" w:rsidRPr="001E6679">
          <w:rPr>
            <w:rFonts w:ascii="Georgia" w:hAnsi="Georgia" w:cs="Times New Roman"/>
            <w:sz w:val="20"/>
            <w:szCs w:val="20"/>
            <w:rPrChange w:id="104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sowie einer kleineren Managementberatung </w:t>
        </w:r>
      </w:ins>
      <w:r w:rsidR="00043261" w:rsidRPr="001E6679">
        <w:rPr>
          <w:rFonts w:ascii="Georgia" w:hAnsi="Georgia" w:cs="Times New Roman"/>
          <w:sz w:val="20"/>
          <w:szCs w:val="20"/>
          <w:rPrChange w:id="10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durfte ich bereits </w:t>
      </w:r>
      <w:r w:rsidR="0043576A" w:rsidRPr="001E6679">
        <w:rPr>
          <w:rFonts w:ascii="Georgia" w:hAnsi="Georgia" w:cs="Times New Roman"/>
          <w:sz w:val="20"/>
          <w:szCs w:val="20"/>
          <w:rPrChange w:id="10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früh Verantwortung übernehmen</w:t>
      </w:r>
      <w:r w:rsidR="00001BE1" w:rsidRPr="001E6679">
        <w:rPr>
          <w:rFonts w:ascii="Georgia" w:hAnsi="Georgia" w:cs="Times New Roman"/>
          <w:sz w:val="20"/>
          <w:szCs w:val="20"/>
          <w:rPrChange w:id="10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, zum Beispiel durch die eigenständige Ausarbeitung der Risiko-Kontroll-Matrix eines internen Kontrollsystems</w:t>
      </w:r>
      <w:ins w:id="108" w:author="David Döbele" w:date="2021-11-09T19:13:00Z">
        <w:r w:rsidR="0061690F" w:rsidRPr="001E6679">
          <w:rPr>
            <w:rFonts w:ascii="Georgia" w:hAnsi="Georgia" w:cs="Times New Roman"/>
            <w:sz w:val="20"/>
            <w:szCs w:val="20"/>
            <w:rPrChange w:id="109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. Hier </w:t>
        </w:r>
      </w:ins>
      <w:del w:id="110" w:author="David Döbele" w:date="2021-11-09T19:13:00Z">
        <w:r w:rsidR="0043576A" w:rsidRPr="001E6679" w:rsidDel="0061690F">
          <w:rPr>
            <w:rFonts w:ascii="Georgia" w:hAnsi="Georgia" w:cs="Times New Roman"/>
            <w:sz w:val="20"/>
            <w:szCs w:val="20"/>
            <w:rPrChange w:id="111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 und </w:delText>
        </w:r>
      </w:del>
      <w:r w:rsidR="0043576A" w:rsidRPr="001E6679">
        <w:rPr>
          <w:rFonts w:ascii="Georgia" w:hAnsi="Georgia" w:cs="Times New Roman"/>
          <w:sz w:val="20"/>
          <w:szCs w:val="20"/>
          <w:rPrChange w:id="11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konnte </w:t>
      </w:r>
      <w:del w:id="113" w:author="David Döbele" w:date="2021-11-09T19:13:00Z">
        <w:r w:rsidR="009329D7" w:rsidRPr="001E6679" w:rsidDel="0061690F">
          <w:rPr>
            <w:rFonts w:ascii="Georgia" w:hAnsi="Georgia" w:cs="Times New Roman"/>
            <w:sz w:val="20"/>
            <w:szCs w:val="20"/>
            <w:rPrChange w:id="114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somit </w:delText>
        </w:r>
      </w:del>
      <w:ins w:id="115" w:author="David Döbele" w:date="2021-11-09T19:13:00Z">
        <w:r w:rsidR="0061690F" w:rsidRPr="001E6679">
          <w:rPr>
            <w:rFonts w:ascii="Georgia" w:hAnsi="Georgia" w:cs="Times New Roman"/>
            <w:sz w:val="20"/>
            <w:szCs w:val="20"/>
            <w:rPrChange w:id="116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ich neben meinem Studium</w:t>
        </w:r>
        <w:r w:rsidR="0061690F" w:rsidRPr="001E6679">
          <w:rPr>
            <w:rFonts w:ascii="Georgia" w:hAnsi="Georgia" w:cs="Times New Roman"/>
            <w:sz w:val="20"/>
            <w:szCs w:val="20"/>
            <w:rPrChange w:id="117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 </w:t>
        </w:r>
      </w:ins>
      <w:r w:rsidR="0043576A" w:rsidRPr="001E6679">
        <w:rPr>
          <w:rFonts w:ascii="Georgia" w:hAnsi="Georgia" w:cs="Times New Roman"/>
          <w:sz w:val="20"/>
          <w:szCs w:val="20"/>
          <w:rPrChange w:id="11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meine analytischen Fähigkeiten </w:t>
      </w:r>
      <w:ins w:id="119" w:author="David Döbele" w:date="2021-11-09T19:13:00Z">
        <w:r w:rsidR="0061690F" w:rsidRPr="001E6679">
          <w:rPr>
            <w:rFonts w:ascii="Georgia" w:hAnsi="Georgia" w:cs="Times New Roman"/>
            <w:sz w:val="20"/>
            <w:szCs w:val="20"/>
            <w:rPrChange w:id="120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stark </w:t>
        </w:r>
      </w:ins>
      <w:r w:rsidR="00001BE1" w:rsidRPr="001E6679">
        <w:rPr>
          <w:rFonts w:ascii="Georgia" w:hAnsi="Georgia" w:cs="Times New Roman"/>
          <w:sz w:val="20"/>
          <w:szCs w:val="20"/>
          <w:rPrChange w:id="12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verfeinern</w:t>
      </w:r>
      <w:r w:rsidR="0043576A" w:rsidRPr="001E6679">
        <w:rPr>
          <w:rFonts w:ascii="Georgia" w:hAnsi="Georgia" w:cs="Times New Roman"/>
          <w:sz w:val="20"/>
          <w:szCs w:val="20"/>
          <w:rPrChange w:id="12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. </w:t>
      </w:r>
      <w:r w:rsidR="00001BE1" w:rsidRPr="001E6679">
        <w:rPr>
          <w:rFonts w:ascii="Georgia" w:hAnsi="Georgia" w:cs="Times New Roman"/>
          <w:sz w:val="20"/>
          <w:szCs w:val="20"/>
          <w:rPrChange w:id="12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Durch meine Teilnahme </w:t>
      </w:r>
      <w:r w:rsidR="0082349C" w:rsidRPr="001E6679">
        <w:rPr>
          <w:rFonts w:ascii="Georgia" w:hAnsi="Georgia" w:cs="Times New Roman"/>
          <w:sz w:val="20"/>
          <w:szCs w:val="20"/>
          <w:rPrChange w:id="12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und Rolle als Co-Leader bei</w:t>
      </w:r>
      <w:r w:rsidR="00001BE1" w:rsidRPr="001E6679">
        <w:rPr>
          <w:rFonts w:ascii="Georgia" w:hAnsi="Georgia" w:cs="Times New Roman"/>
          <w:sz w:val="20"/>
          <w:szCs w:val="20"/>
          <w:rPrChange w:id="12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del w:id="126" w:author="David Döbele" w:date="2021-11-09T19:14:00Z">
        <w:r w:rsidR="00001BE1" w:rsidRPr="001E6679" w:rsidDel="0061690F">
          <w:rPr>
            <w:rFonts w:ascii="Georgia" w:hAnsi="Georgia" w:cs="Times New Roman"/>
            <w:sz w:val="20"/>
            <w:szCs w:val="20"/>
            <w:rPrChange w:id="127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dem </w:delText>
        </w:r>
      </w:del>
      <w:ins w:id="128" w:author="David Döbele" w:date="2021-11-09T19:14:00Z">
        <w:r w:rsidR="0061690F" w:rsidRPr="001E6679">
          <w:rPr>
            <w:rFonts w:ascii="Georgia" w:hAnsi="Georgia" w:cs="Times New Roman"/>
            <w:sz w:val="20"/>
            <w:szCs w:val="20"/>
            <w:rPrChange w:id="129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einem</w:t>
        </w:r>
        <w:r w:rsidR="0061690F" w:rsidRPr="001E6679">
          <w:rPr>
            <w:rFonts w:ascii="Georgia" w:hAnsi="Georgia" w:cs="Times New Roman"/>
            <w:sz w:val="20"/>
            <w:szCs w:val="20"/>
            <w:rPrChange w:id="130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 </w:t>
        </w:r>
      </w:ins>
      <w:r w:rsidR="00001BE1" w:rsidRPr="001E6679">
        <w:rPr>
          <w:rFonts w:ascii="Georgia" w:hAnsi="Georgia" w:cs="Times New Roman"/>
          <w:sz w:val="20"/>
          <w:szCs w:val="20"/>
          <w:rPrChange w:id="13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fünfmonatigen Case </w:t>
      </w:r>
      <w:proofErr w:type="spellStart"/>
      <w:r w:rsidR="00001BE1" w:rsidRPr="001E6679">
        <w:rPr>
          <w:rFonts w:ascii="Georgia" w:hAnsi="Georgia" w:cs="Times New Roman"/>
          <w:sz w:val="20"/>
          <w:szCs w:val="20"/>
          <w:rPrChange w:id="13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Competition</w:t>
      </w:r>
      <w:proofErr w:type="spellEnd"/>
      <w:r w:rsidR="00001BE1" w:rsidRPr="001E6679">
        <w:rPr>
          <w:rFonts w:ascii="Georgia" w:hAnsi="Georgia" w:cs="Times New Roman"/>
          <w:sz w:val="20"/>
          <w:szCs w:val="20"/>
          <w:rPrChange w:id="13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Modul meiner Universität in Zusammenarbeit </w:t>
      </w:r>
      <w:del w:id="134" w:author="David Döbele" w:date="2021-11-09T19:14:00Z">
        <w:r w:rsidR="00001BE1" w:rsidRPr="001E6679" w:rsidDel="0061690F">
          <w:rPr>
            <w:rFonts w:ascii="Georgia" w:hAnsi="Georgia" w:cs="Times New Roman"/>
            <w:sz w:val="20"/>
            <w:szCs w:val="20"/>
            <w:rPrChange w:id="135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mit einem Unternehmen in der Standardisierungsbranche </w:delText>
        </w:r>
      </w:del>
      <w:ins w:id="136" w:author="David Döbele" w:date="2021-11-09T19:14:00Z">
        <w:r w:rsidR="0061690F" w:rsidRPr="001E6679">
          <w:rPr>
            <w:rFonts w:ascii="Georgia" w:hAnsi="Georgia" w:cs="Times New Roman"/>
            <w:sz w:val="20"/>
            <w:szCs w:val="20"/>
            <w:rPrChange w:id="137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mit DIN e.V. und Roland Berger </w:t>
        </w:r>
      </w:ins>
      <w:r w:rsidR="00001BE1" w:rsidRPr="001E6679">
        <w:rPr>
          <w:rFonts w:ascii="Georgia" w:hAnsi="Georgia" w:cs="Times New Roman"/>
          <w:sz w:val="20"/>
          <w:szCs w:val="20"/>
          <w:rPrChange w:id="13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konnte ich meine Teamfähigkeit unter Beweis stellen. Hier </w:t>
      </w:r>
      <w:r w:rsidR="0082349C" w:rsidRPr="001E6679">
        <w:rPr>
          <w:rFonts w:ascii="Georgia" w:hAnsi="Georgia" w:cs="Times New Roman"/>
          <w:sz w:val="20"/>
          <w:szCs w:val="20"/>
          <w:rPrChange w:id="13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entwickelten wir eine neue strategische Ausrichtung für einen zentralen Geschäftsbereich unseres Kunden</w:t>
      </w:r>
      <w:r w:rsidR="000042C3" w:rsidRPr="001E6679">
        <w:rPr>
          <w:rFonts w:ascii="Georgia" w:hAnsi="Georgia" w:cs="Times New Roman"/>
          <w:sz w:val="20"/>
          <w:szCs w:val="20"/>
          <w:rPrChange w:id="14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erhielten die Möglichkeit, unsere Handlungsempfehlung vor dem Vorstandsstab zu präsentieren. </w:t>
      </w:r>
      <w:ins w:id="141" w:author="David Döbele" w:date="2021-11-09T19:14:00Z">
        <w:r w:rsidR="0061690F" w:rsidRPr="001E6679">
          <w:rPr>
            <w:rFonts w:ascii="Georgia" w:hAnsi="Georgia" w:cs="Times New Roman"/>
            <w:sz w:val="20"/>
            <w:szCs w:val="20"/>
            <w:rPrChange w:id="142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Auch sonst </w:t>
        </w:r>
      </w:ins>
      <w:ins w:id="143" w:author="David Döbele" w:date="2021-11-09T19:15:00Z">
        <w:r w:rsidR="0061690F" w:rsidRPr="001E6679">
          <w:rPr>
            <w:rFonts w:ascii="Georgia" w:hAnsi="Georgia" w:cs="Times New Roman"/>
            <w:sz w:val="20"/>
            <w:szCs w:val="20"/>
            <w:rPrChange w:id="144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macht mir die Arbeit im Team viel Spaß – bei der Organisation unserer jährlichen Karrieremesse „EBS Symposium“ schätzen meine Teammitglieder meine humorvolle</w:t>
        </w:r>
      </w:ins>
      <w:ins w:id="145" w:author="David Döbele" w:date="2021-11-09T19:16:00Z">
        <w:r w:rsidR="0061690F" w:rsidRPr="001E6679">
          <w:rPr>
            <w:rFonts w:ascii="Georgia" w:hAnsi="Georgia" w:cs="Times New Roman"/>
            <w:sz w:val="20"/>
            <w:szCs w:val="20"/>
            <w:rPrChange w:id="146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, gleichzeitig zielstrebige und </w:t>
        </w:r>
      </w:ins>
      <w:ins w:id="147" w:author="David Döbele" w:date="2021-11-09T19:15:00Z">
        <w:r w:rsidR="0061690F" w:rsidRPr="001E6679">
          <w:rPr>
            <w:rFonts w:ascii="Georgia" w:hAnsi="Georgia" w:cs="Times New Roman"/>
            <w:sz w:val="20"/>
            <w:szCs w:val="20"/>
            <w:rPrChange w:id="148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motivierte Art. </w:t>
        </w:r>
      </w:ins>
      <w:ins w:id="149" w:author="David Döbele" w:date="2021-11-09T19:16:00Z">
        <w:r w:rsidR="0061690F" w:rsidRPr="001E6679">
          <w:rPr>
            <w:rFonts w:ascii="Georgia" w:hAnsi="Georgia" w:cs="Times New Roman"/>
            <w:sz w:val="20"/>
            <w:szCs w:val="20"/>
            <w:rPrChange w:id="150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Dieses </w:t>
        </w:r>
        <w:proofErr w:type="spellStart"/>
        <w:r w:rsidR="0061690F" w:rsidRPr="001E6679">
          <w:rPr>
            <w:rFonts w:ascii="Georgia" w:hAnsi="Georgia" w:cs="Times New Roman"/>
            <w:sz w:val="20"/>
            <w:szCs w:val="20"/>
            <w:rPrChange w:id="151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>Mindset</w:t>
        </w:r>
        <w:proofErr w:type="spellEnd"/>
        <w:r w:rsidR="0061690F" w:rsidRPr="001E6679">
          <w:rPr>
            <w:rFonts w:ascii="Georgia" w:hAnsi="Georgia" w:cs="Times New Roman"/>
            <w:sz w:val="20"/>
            <w:szCs w:val="20"/>
            <w:rPrChange w:id="152" w:author="David Döbele" w:date="2021-11-09T19:17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 würde ich nun gerne bei Ihnen einbringen. </w:t>
        </w:r>
      </w:ins>
    </w:p>
    <w:p w14:paraId="2C090CDF" w14:textId="723F9A8E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5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4C4E7185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5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5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7865D3A7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5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5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7575B3C9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5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5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3F7F2B9E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6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6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0CB92125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6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6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35394CA1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6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6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723D7B33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6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6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3BAC5501" w14:textId="77777777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6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6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Dritter Absatz</w:t>
      </w:r>
    </w:p>
    <w:p w14:paraId="0D1927BC" w14:textId="366D7854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70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57B38579" w14:textId="38CFDA13" w:rsidR="00E65B09" w:rsidRPr="001E6679" w:rsidRDefault="00341EC6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7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7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Von dem Praktikum </w:t>
      </w:r>
      <w:r w:rsidR="00900FE1" w:rsidRPr="001E6679">
        <w:rPr>
          <w:rFonts w:ascii="Georgia" w:hAnsi="Georgia" w:cs="Times New Roman"/>
          <w:sz w:val="20"/>
          <w:szCs w:val="20"/>
          <w:rPrChange w:id="17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im </w:t>
      </w:r>
      <w:r w:rsidR="00900FE1" w:rsidRPr="001E6679">
        <w:rPr>
          <w:rFonts w:ascii="Georgia" w:hAnsi="Georgia" w:cs="Times New Roman"/>
          <w:sz w:val="20"/>
          <w:szCs w:val="20"/>
          <w:highlight w:val="yellow"/>
          <w:rPrChange w:id="174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Bereich XYZ</w:t>
      </w:r>
      <w:r w:rsidRPr="001E6679">
        <w:rPr>
          <w:rFonts w:ascii="Georgia" w:hAnsi="Georgia" w:cs="Times New Roman"/>
          <w:sz w:val="20"/>
          <w:szCs w:val="20"/>
          <w:rPrChange w:id="17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900FE1" w:rsidRPr="001E6679">
        <w:rPr>
          <w:rFonts w:ascii="Georgia" w:hAnsi="Georgia" w:cs="Times New Roman"/>
          <w:sz w:val="20"/>
          <w:szCs w:val="20"/>
          <w:rPrChange w:id="17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erhoffe ich mir eine steile Lernkurve sowie die Möglichkeit meine </w:t>
      </w:r>
      <w:r w:rsidR="00284A7A" w:rsidRPr="001E6679">
        <w:rPr>
          <w:rFonts w:ascii="Georgia" w:hAnsi="Georgia" w:cs="Times New Roman"/>
          <w:sz w:val="20"/>
          <w:szCs w:val="20"/>
          <w:rPrChange w:id="17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Ideen und </w:t>
      </w:r>
      <w:r w:rsidR="00900FE1" w:rsidRPr="001E6679">
        <w:rPr>
          <w:rFonts w:ascii="Georgia" w:hAnsi="Georgia" w:cs="Times New Roman"/>
          <w:sz w:val="20"/>
          <w:szCs w:val="20"/>
          <w:rPrChange w:id="178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bisherigen Erfahrungen bei Ihnen mehrwertschaffend einbringen zu können. Ich bin mir sicher</w:t>
      </w:r>
      <w:r w:rsidR="000042C3" w:rsidRPr="001E6679">
        <w:rPr>
          <w:rFonts w:ascii="Georgia" w:hAnsi="Georgia" w:cs="Times New Roman"/>
          <w:sz w:val="20"/>
          <w:szCs w:val="20"/>
          <w:rPrChange w:id="179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, dass ich durch meine analytischen Fähigkeiten und meine Einsatzbereitschaft eine Bereicherung für </w:t>
      </w:r>
      <w:r w:rsidR="000042C3" w:rsidRPr="001E6679">
        <w:rPr>
          <w:rFonts w:ascii="Georgia" w:hAnsi="Georgia" w:cs="Times New Roman"/>
          <w:sz w:val="20"/>
          <w:szCs w:val="20"/>
          <w:highlight w:val="yellow"/>
          <w:rPrChange w:id="180" w:author="David Döbele" w:date="2021-11-09T19:17:00Z">
            <w:rPr>
              <w:rFonts w:ascii="Georgia" w:hAnsi="Georgia" w:cs="Times New Roman"/>
              <w:sz w:val="21"/>
              <w:szCs w:val="21"/>
              <w:highlight w:val="yellow"/>
            </w:rPr>
          </w:rPrChange>
        </w:rPr>
        <w:t>XXX</w:t>
      </w:r>
      <w:r w:rsidR="000042C3" w:rsidRPr="001E6679">
        <w:rPr>
          <w:rFonts w:ascii="Georgia" w:hAnsi="Georgia" w:cs="Times New Roman"/>
          <w:sz w:val="20"/>
          <w:szCs w:val="20"/>
          <w:rPrChange w:id="181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sein </w:t>
      </w:r>
      <w:r w:rsidR="00EF729F" w:rsidRPr="001E6679">
        <w:rPr>
          <w:rFonts w:ascii="Georgia" w:hAnsi="Georgia" w:cs="Times New Roman"/>
          <w:sz w:val="20"/>
          <w:szCs w:val="20"/>
          <w:rPrChange w:id="182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werde,</w:t>
      </w:r>
      <w:r w:rsidR="000042C3" w:rsidRPr="001E6679">
        <w:rPr>
          <w:rFonts w:ascii="Georgia" w:hAnsi="Georgia" w:cs="Times New Roman"/>
          <w:sz w:val="20"/>
          <w:szCs w:val="20"/>
          <w:rPrChange w:id="183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würde mich sehr darüber freuen, Sie auch in einem persönlichen Gespräch von mir überzeugen zu dürfen.</w:t>
      </w:r>
    </w:p>
    <w:p w14:paraId="11B49693" w14:textId="63C4B0FD" w:rsidR="00E65B09" w:rsidRPr="001E6679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84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4459D038" w14:textId="07A27375" w:rsidR="00E65B09" w:rsidRPr="001E6679" w:rsidRDefault="0099776A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85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1E6679">
        <w:rPr>
          <w:rFonts w:ascii="Georgia" w:hAnsi="Georgia" w:cs="Times New Roman"/>
          <w:sz w:val="20"/>
          <w:szCs w:val="20"/>
          <w:rPrChange w:id="186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  <w:t>Mit freundlichen Grüßen</w:t>
      </w:r>
    </w:p>
    <w:p w14:paraId="3BDB02BA" w14:textId="09034C8C" w:rsidR="00BB3512" w:rsidRPr="001E6679" w:rsidRDefault="00BB3512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87" w:author="David Döbele" w:date="2021-11-09T19:17:00Z">
            <w:rPr>
              <w:rFonts w:ascii="Georgia" w:hAnsi="Georgia" w:cs="Times New Roman"/>
              <w:sz w:val="21"/>
              <w:szCs w:val="21"/>
            </w:rPr>
          </w:rPrChange>
        </w:rPr>
      </w:pPr>
    </w:p>
    <w:sectPr w:rsidR="00BB3512" w:rsidRPr="001E6679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MTC2MDUyNzA3MjRX0lEKTi0uzszPAykwqgUAtR9a2ywAAAA="/>
  </w:docVars>
  <w:rsids>
    <w:rsidRoot w:val="00706233"/>
    <w:rsid w:val="00001BE1"/>
    <w:rsid w:val="000042C3"/>
    <w:rsid w:val="00012D78"/>
    <w:rsid w:val="00026147"/>
    <w:rsid w:val="00034B68"/>
    <w:rsid w:val="00043261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C76F2"/>
    <w:rsid w:val="000F371C"/>
    <w:rsid w:val="00101063"/>
    <w:rsid w:val="001142A2"/>
    <w:rsid w:val="00117F83"/>
    <w:rsid w:val="00133FEA"/>
    <w:rsid w:val="00146C8E"/>
    <w:rsid w:val="00152DF9"/>
    <w:rsid w:val="00156A98"/>
    <w:rsid w:val="001669DB"/>
    <w:rsid w:val="00171D11"/>
    <w:rsid w:val="001815BE"/>
    <w:rsid w:val="001819B1"/>
    <w:rsid w:val="001A4522"/>
    <w:rsid w:val="001B68B6"/>
    <w:rsid w:val="001C17FC"/>
    <w:rsid w:val="001D079A"/>
    <w:rsid w:val="001E0088"/>
    <w:rsid w:val="001E0903"/>
    <w:rsid w:val="001E1EE7"/>
    <w:rsid w:val="001E6679"/>
    <w:rsid w:val="001F03E9"/>
    <w:rsid w:val="002009AA"/>
    <w:rsid w:val="002042CB"/>
    <w:rsid w:val="002062F6"/>
    <w:rsid w:val="00212042"/>
    <w:rsid w:val="0021435B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84A7A"/>
    <w:rsid w:val="002A5B9F"/>
    <w:rsid w:val="002D309E"/>
    <w:rsid w:val="002D594E"/>
    <w:rsid w:val="002E39B8"/>
    <w:rsid w:val="002F51FA"/>
    <w:rsid w:val="002F6517"/>
    <w:rsid w:val="00311A15"/>
    <w:rsid w:val="003250EA"/>
    <w:rsid w:val="00341EC6"/>
    <w:rsid w:val="003421B1"/>
    <w:rsid w:val="00354B75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3576A"/>
    <w:rsid w:val="004403CB"/>
    <w:rsid w:val="00453C2F"/>
    <w:rsid w:val="00454C0B"/>
    <w:rsid w:val="0046226E"/>
    <w:rsid w:val="00465E17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27301"/>
    <w:rsid w:val="005407D6"/>
    <w:rsid w:val="00542F06"/>
    <w:rsid w:val="00553EC8"/>
    <w:rsid w:val="00556A58"/>
    <w:rsid w:val="005705F7"/>
    <w:rsid w:val="00570B1D"/>
    <w:rsid w:val="00574140"/>
    <w:rsid w:val="005762CF"/>
    <w:rsid w:val="00580F4B"/>
    <w:rsid w:val="005842A0"/>
    <w:rsid w:val="00590834"/>
    <w:rsid w:val="00590E7F"/>
    <w:rsid w:val="00593C9C"/>
    <w:rsid w:val="005A51B5"/>
    <w:rsid w:val="005B231F"/>
    <w:rsid w:val="005C55F7"/>
    <w:rsid w:val="005D7D49"/>
    <w:rsid w:val="005E00BC"/>
    <w:rsid w:val="005E63B8"/>
    <w:rsid w:val="005F350B"/>
    <w:rsid w:val="00603752"/>
    <w:rsid w:val="0061690F"/>
    <w:rsid w:val="00632F05"/>
    <w:rsid w:val="0063723B"/>
    <w:rsid w:val="00647413"/>
    <w:rsid w:val="006502BE"/>
    <w:rsid w:val="006657E6"/>
    <w:rsid w:val="006A7895"/>
    <w:rsid w:val="006B302C"/>
    <w:rsid w:val="006D2592"/>
    <w:rsid w:val="006F58EC"/>
    <w:rsid w:val="00706233"/>
    <w:rsid w:val="007251EA"/>
    <w:rsid w:val="007340D7"/>
    <w:rsid w:val="007472BD"/>
    <w:rsid w:val="00752F67"/>
    <w:rsid w:val="00755A3D"/>
    <w:rsid w:val="00764195"/>
    <w:rsid w:val="007675B1"/>
    <w:rsid w:val="00797EF1"/>
    <w:rsid w:val="007A3246"/>
    <w:rsid w:val="007A64C5"/>
    <w:rsid w:val="007A673F"/>
    <w:rsid w:val="007A719D"/>
    <w:rsid w:val="007B1B2B"/>
    <w:rsid w:val="007C59D2"/>
    <w:rsid w:val="007E4326"/>
    <w:rsid w:val="007F0344"/>
    <w:rsid w:val="007F7EA0"/>
    <w:rsid w:val="008049F7"/>
    <w:rsid w:val="00807293"/>
    <w:rsid w:val="0082349C"/>
    <w:rsid w:val="00836B4A"/>
    <w:rsid w:val="0083750F"/>
    <w:rsid w:val="008428CF"/>
    <w:rsid w:val="0085213A"/>
    <w:rsid w:val="008565FD"/>
    <w:rsid w:val="00857C6F"/>
    <w:rsid w:val="008657E3"/>
    <w:rsid w:val="00867CED"/>
    <w:rsid w:val="0087101F"/>
    <w:rsid w:val="00872FCB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00FE1"/>
    <w:rsid w:val="009329D7"/>
    <w:rsid w:val="00932CCC"/>
    <w:rsid w:val="00985835"/>
    <w:rsid w:val="00991E04"/>
    <w:rsid w:val="0099776A"/>
    <w:rsid w:val="00997C0B"/>
    <w:rsid w:val="009A256E"/>
    <w:rsid w:val="009C6C7D"/>
    <w:rsid w:val="009D07DC"/>
    <w:rsid w:val="009D3BBF"/>
    <w:rsid w:val="009F46A7"/>
    <w:rsid w:val="00A06D41"/>
    <w:rsid w:val="00A1282E"/>
    <w:rsid w:val="00A14247"/>
    <w:rsid w:val="00A40D57"/>
    <w:rsid w:val="00A44493"/>
    <w:rsid w:val="00A53760"/>
    <w:rsid w:val="00A5687F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2223A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250F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158FA"/>
    <w:rsid w:val="00D30CEA"/>
    <w:rsid w:val="00D71D8E"/>
    <w:rsid w:val="00D9281A"/>
    <w:rsid w:val="00DA106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16317"/>
    <w:rsid w:val="00E3005D"/>
    <w:rsid w:val="00E30491"/>
    <w:rsid w:val="00E40133"/>
    <w:rsid w:val="00E473ED"/>
    <w:rsid w:val="00E47DAF"/>
    <w:rsid w:val="00E62550"/>
    <w:rsid w:val="00E65B09"/>
    <w:rsid w:val="00E71E99"/>
    <w:rsid w:val="00E83116"/>
    <w:rsid w:val="00E914E5"/>
    <w:rsid w:val="00E91B86"/>
    <w:rsid w:val="00EA6CEC"/>
    <w:rsid w:val="00EA7AC2"/>
    <w:rsid w:val="00EC000C"/>
    <w:rsid w:val="00EF0FE8"/>
    <w:rsid w:val="00EF2FD5"/>
    <w:rsid w:val="00EF729F"/>
    <w:rsid w:val="00F11473"/>
    <w:rsid w:val="00F253C5"/>
    <w:rsid w:val="00F270C0"/>
    <w:rsid w:val="00F30624"/>
    <w:rsid w:val="00F4717F"/>
    <w:rsid w:val="00F5301B"/>
    <w:rsid w:val="00F55CE3"/>
    <w:rsid w:val="00F7047B"/>
    <w:rsid w:val="00F74175"/>
    <w:rsid w:val="00F92A04"/>
    <w:rsid w:val="00FA4972"/>
    <w:rsid w:val="00FA5291"/>
    <w:rsid w:val="00FD417A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354B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51</cp:revision>
  <dcterms:created xsi:type="dcterms:W3CDTF">2021-11-08T10:52:00Z</dcterms:created>
  <dcterms:modified xsi:type="dcterms:W3CDTF">2021-11-09T18:17:00Z</dcterms:modified>
</cp:coreProperties>
</file>