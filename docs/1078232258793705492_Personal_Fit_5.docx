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D8146" w14:textId="62545979" w:rsidR="00AB6315" w:rsidRDefault="0010409D" w:rsidP="00954F99">
      <w:pPr>
        <w:ind w:left="0" w:firstLine="0"/>
        <w:rPr>
          <w:lang w:val="de-DE"/>
        </w:rPr>
      </w:pPr>
      <w:r>
        <w:rPr>
          <w:lang w:val="de-DE"/>
        </w:rPr>
        <w:t xml:space="preserve">Als ich noch jünger war, war ich oft mit meinem Vater und seinen Freunden gemeinsam essen. Zwei Freunde waren Consultants und ich fand es immer interessant, wenn sie von ihrer Arbeit erzählt haben. </w:t>
      </w:r>
      <w:r w:rsidR="00274774">
        <w:rPr>
          <w:lang w:val="de-DE"/>
        </w:rPr>
        <w:t xml:space="preserve">Ich fand es interessant, dass man stets vor neuen Aufgaben steht und immer viel Abwechslung bei der Arbeit hat. Damals klangen viele Jobs, gerade welche im Büro, wie ein ewiger Kreislauf in dem man immer das gleiche macht, aber Beratung klang spannend und abwechslungsreich. </w:t>
      </w:r>
      <w:r>
        <w:rPr>
          <w:lang w:val="de-DE"/>
        </w:rPr>
        <w:t>Als dann im Abitur die Frage aufkam, was ich denn mal mit meinem Leben anfangen möchte, erinnerte ich mich an die Gespräche und wollte Consulting einmal ausprobieren. So habe ich während meines Abiturs, in meinen Sommerferien, ein Praktikum bei einer lokalen Unternehmensberatung gemacht</w:t>
      </w:r>
      <w:r w:rsidR="00AA11C1">
        <w:rPr>
          <w:lang w:val="de-DE"/>
        </w:rPr>
        <w:t>, die einen Fokus auf Restrukturierung hat</w:t>
      </w:r>
      <w:r>
        <w:rPr>
          <w:lang w:val="de-DE"/>
        </w:rPr>
        <w:t xml:space="preserve">. Dabei fand ich die Arbeit sehr interessant und die Arbeitstage vergingen schneller als die </w:t>
      </w:r>
      <w:proofErr w:type="spellStart"/>
      <w:r>
        <w:rPr>
          <w:lang w:val="de-DE"/>
        </w:rPr>
        <w:t>tage</w:t>
      </w:r>
      <w:proofErr w:type="spellEnd"/>
      <w:r>
        <w:rPr>
          <w:lang w:val="de-DE"/>
        </w:rPr>
        <w:t xml:space="preserve"> in der </w:t>
      </w:r>
      <w:proofErr w:type="spellStart"/>
      <w:r>
        <w:rPr>
          <w:lang w:val="de-DE"/>
        </w:rPr>
        <w:t>Schule</w:t>
      </w:r>
      <w:del w:id="0" w:author="jonas.stegh@pumpkincareers.com" w:date="2023-02-23T09:16:00Z">
        <w:r w:rsidDel="00B069B8">
          <w:rPr>
            <w:lang w:val="de-DE"/>
          </w:rPr>
          <w:delText xml:space="preserve">, obwohl ich 40h die Woche gearbeitet habe. </w:delText>
        </w:r>
      </w:del>
      <w:r>
        <w:rPr>
          <w:lang w:val="de-DE"/>
        </w:rPr>
        <w:t>Da</w:t>
      </w:r>
      <w:proofErr w:type="spellEnd"/>
      <w:r>
        <w:rPr>
          <w:lang w:val="de-DE"/>
        </w:rPr>
        <w:t xml:space="preserve"> wurde meine Motivation geweckt, Berater zu werden. </w:t>
      </w:r>
    </w:p>
    <w:p w14:paraId="3F8548CD" w14:textId="77777777" w:rsidR="00AB6315" w:rsidRDefault="00AB6315" w:rsidP="00954F99">
      <w:pPr>
        <w:ind w:left="0" w:firstLine="0"/>
        <w:rPr>
          <w:lang w:val="de-DE"/>
        </w:rPr>
      </w:pPr>
    </w:p>
    <w:p w14:paraId="7746A960" w14:textId="77777777" w:rsidR="00563888" w:rsidRDefault="0010409D" w:rsidP="00954F99">
      <w:pPr>
        <w:ind w:left="0" w:firstLine="0"/>
        <w:rPr>
          <w:lang w:val="de-DE"/>
        </w:rPr>
      </w:pPr>
      <w:r>
        <w:rPr>
          <w:lang w:val="de-DE"/>
        </w:rPr>
        <w:t>Daraufhin habe ich mich zunächst im Internet schlau gelesen, was man denn braucht, um bei einer guten Beratung einzusteigen.</w:t>
      </w:r>
      <w:r w:rsidR="00AB6315">
        <w:rPr>
          <w:lang w:val="de-DE"/>
        </w:rPr>
        <w:t xml:space="preserve"> Eine Sache, die ich vermehrt gelesen habe und die auch zeitlich der nächste Milestone bei mir war, ist das Studium an einer renommierten Universität. So habe ich mich weiter erkundigt, was denn so die besten Unis in Deutschland sind und bin vermehrt auf die Uni Mannheim gestoßen, die zwar äußerst renommiert ist, jedoch auch hohe Anforderungen an ihre Bewerber stellt. Deswegen habe ich mich im Abitur dann nochmal mehr angestrengt, um dann mit viel Disziplin als zweitbester meines Jahrgangs zu graduieren und so an die Uni Mannheim zu gehen.</w:t>
      </w:r>
    </w:p>
    <w:p w14:paraId="6CDCBDF6" w14:textId="77777777" w:rsidR="00AB6315" w:rsidRDefault="00AB6315" w:rsidP="00954F99">
      <w:pPr>
        <w:ind w:left="0" w:firstLine="0"/>
        <w:rPr>
          <w:lang w:val="de-DE"/>
        </w:rPr>
      </w:pPr>
    </w:p>
    <w:p w14:paraId="6B706A65" w14:textId="0ABB0C4A" w:rsidR="00AB6315" w:rsidRDefault="007967BD" w:rsidP="00954F99">
      <w:pPr>
        <w:ind w:left="0" w:firstLine="0"/>
        <w:rPr>
          <w:lang w:val="de-DE"/>
        </w:rPr>
      </w:pPr>
      <w:r>
        <w:rPr>
          <w:lang w:val="de-DE"/>
        </w:rPr>
        <w:t xml:space="preserve">Während meines Studiums habe ich mich stets weiter darüber erkundigt, wie man am besten ins Consulting einsteigt und ein weiterer wichtiger Faktor waren Praktika und berufliche Erfahrung. So habe ich nach dem zweiten Semester eine Stelle als Werkstudent bei EY Executive Management angenommen. Dort hat meiner Vorgesetzten meine Arbeit scheinbar sehr gut gefallen. Als ich ihr nämlich sagte, dass ich </w:t>
      </w:r>
      <w:r w:rsidR="00AA11C1">
        <w:rPr>
          <w:lang w:val="de-DE"/>
        </w:rPr>
        <w:t>ein Angebot für PWC in der Transaction Advisory habe, hat sie mir direkt gesagt, dass sie mich gerne bei EY behalten würde und ich ihr einfach sagen solle in welchem Bereich ich ein Praktikum machen möchte und sie kontaktiert die Abteilungen. Da ich bereits vorher in der Restrukturierung war</w:t>
      </w:r>
      <w:del w:id="1" w:author="jonas.stegh@pumpkincareers.com" w:date="2023-02-23T09:23:00Z">
        <w:r w:rsidR="00AA11C1" w:rsidDel="00B069B8">
          <w:rPr>
            <w:lang w:val="de-DE"/>
          </w:rPr>
          <w:delText xml:space="preserve"> und es mir sehr gefallen hat</w:delText>
        </w:r>
      </w:del>
      <w:r w:rsidR="00AA11C1">
        <w:rPr>
          <w:lang w:val="de-DE"/>
        </w:rPr>
        <w:t xml:space="preserve">, wollte ich als nächstes zu EY-Parthenon in die Restrukturierung. Nach zwei Interviews mit dem Team hatte ich da dann auch meine Zusage und fing nach dem dritten Semester an. </w:t>
      </w:r>
    </w:p>
    <w:p w14:paraId="52AE9169" w14:textId="77777777" w:rsidR="00AA11C1" w:rsidRDefault="00AA11C1" w:rsidP="00954F99">
      <w:pPr>
        <w:ind w:left="0" w:firstLine="0"/>
        <w:rPr>
          <w:lang w:val="de-DE"/>
        </w:rPr>
      </w:pPr>
    </w:p>
    <w:p w14:paraId="0E0D5891" w14:textId="77777777" w:rsidR="00AA11C1" w:rsidRDefault="00AA11C1" w:rsidP="00954F99">
      <w:pPr>
        <w:ind w:left="0" w:firstLine="0"/>
        <w:rPr>
          <w:lang w:val="de-DE"/>
        </w:rPr>
      </w:pPr>
      <w:r>
        <w:rPr>
          <w:lang w:val="de-DE"/>
        </w:rPr>
        <w:t xml:space="preserve">Im Praktikum selbst haben wir tatsächlich kein Restrukturierungsprojekt gemacht, sondern mit der Corporate &amp; Growth </w:t>
      </w:r>
      <w:proofErr w:type="spellStart"/>
      <w:r>
        <w:rPr>
          <w:lang w:val="de-DE"/>
        </w:rPr>
        <w:t>Strategy</w:t>
      </w:r>
      <w:proofErr w:type="spellEnd"/>
      <w:r>
        <w:rPr>
          <w:lang w:val="de-DE"/>
        </w:rPr>
        <w:t xml:space="preserve"> Division zusammen ein Performance </w:t>
      </w:r>
      <w:proofErr w:type="spellStart"/>
      <w:r w:rsidR="007B3E5B">
        <w:rPr>
          <w:lang w:val="de-DE"/>
        </w:rPr>
        <w:t>I</w:t>
      </w:r>
      <w:r>
        <w:rPr>
          <w:lang w:val="de-DE"/>
        </w:rPr>
        <w:t>mprovement</w:t>
      </w:r>
      <w:proofErr w:type="spellEnd"/>
      <w:r>
        <w:rPr>
          <w:lang w:val="de-DE"/>
        </w:rPr>
        <w:t xml:space="preserve"> Projekt. Dabei waren wir für die Kostenoptimierung zuständig und haben uns die Finanzen angeschaut. Zu meinen Aufgaben gehörte unter anderem das Konsolidieren von FTE-Daten mittels Excel, sowie das Visualisieren davon mittels PowerPoint. Außerdem habe ich die GuV auf auffällige Kostenentwicklungen untersucht. Dabei hat mir gerade das Arbeiten mit den </w:t>
      </w:r>
      <w:proofErr w:type="spellStart"/>
      <w:r>
        <w:rPr>
          <w:lang w:val="de-DE"/>
        </w:rPr>
        <w:t>Financials</w:t>
      </w:r>
      <w:proofErr w:type="spellEnd"/>
      <w:r>
        <w:rPr>
          <w:lang w:val="de-DE"/>
        </w:rPr>
        <w:t xml:space="preserve"> viel Spaß gemacht, weshalb ich einmal einen Abstecher ins Investment Banking machen wollte.</w:t>
      </w:r>
    </w:p>
    <w:p w14:paraId="310B69F9" w14:textId="77777777" w:rsidR="00AA11C1" w:rsidRDefault="00AA11C1" w:rsidP="00954F99">
      <w:pPr>
        <w:ind w:left="0" w:firstLine="0"/>
        <w:rPr>
          <w:lang w:val="de-DE"/>
        </w:rPr>
      </w:pPr>
    </w:p>
    <w:p w14:paraId="1DED513F" w14:textId="5677D526" w:rsidR="007B3E5B" w:rsidRDefault="007B3E5B" w:rsidP="00954F99">
      <w:pPr>
        <w:ind w:left="0" w:firstLine="0"/>
        <w:rPr>
          <w:lang w:val="de-DE"/>
        </w:rPr>
      </w:pPr>
      <w:r>
        <w:rPr>
          <w:lang w:val="de-DE"/>
        </w:rPr>
        <w:t xml:space="preserve">Deswegen habe ich nach meinem vierten Semester ein Praktikum bei William Blair </w:t>
      </w:r>
      <w:r w:rsidR="00A03679">
        <w:rPr>
          <w:lang w:val="de-DE"/>
        </w:rPr>
        <w:t xml:space="preserve">absolviert. Dort habe ich viele Company </w:t>
      </w:r>
      <w:proofErr w:type="spellStart"/>
      <w:r w:rsidR="00A03679">
        <w:rPr>
          <w:lang w:val="de-DE"/>
        </w:rPr>
        <w:t>Presentations</w:t>
      </w:r>
      <w:proofErr w:type="spellEnd"/>
      <w:r w:rsidR="00A03679">
        <w:rPr>
          <w:lang w:val="de-DE"/>
        </w:rPr>
        <w:t xml:space="preserve"> mit PowerPoint erstellt, sowie Multiples Bewertungen in Excel vorgenommen. </w:t>
      </w:r>
      <w:del w:id="2" w:author="jonas.stegh@pumpkincareers.com" w:date="2023-02-23T09:16:00Z">
        <w:r w:rsidR="00A03679" w:rsidDel="00B069B8">
          <w:rPr>
            <w:lang w:val="de-DE"/>
          </w:rPr>
          <w:delText xml:space="preserve">Ich hatte einige Nächte in denen ich länger als zwei/drei Uhr im office war, was mir bei meiner Belastbarkeit ungemein geholfen hat. </w:delText>
        </w:r>
      </w:del>
      <w:r w:rsidR="00A03679">
        <w:rPr>
          <w:lang w:val="de-DE"/>
        </w:rPr>
        <w:t>Auch habe ich Anfang eins zweimal Ergebnisse am nächsten Morgen direkt an meine Vorgesetzten geschickt, welche natürlich direkt an mich zurückgeschickt wurden, weil sich in der Nacht davor Flüchtigkeitsfehler eingebaut hatten. Darauf habe ich dann schnell reagiert und mir schnell das mehrfache checken meiner Ergebnisse angewohnt und so mein Attention-</w:t>
      </w:r>
      <w:proofErr w:type="spellStart"/>
      <w:r w:rsidR="00A03679">
        <w:rPr>
          <w:lang w:val="de-DE"/>
        </w:rPr>
        <w:t>to</w:t>
      </w:r>
      <w:proofErr w:type="spellEnd"/>
      <w:r w:rsidR="00A03679">
        <w:rPr>
          <w:lang w:val="de-DE"/>
        </w:rPr>
        <w:t xml:space="preserve">-detail gestärkt. </w:t>
      </w:r>
    </w:p>
    <w:p w14:paraId="3452A4EB" w14:textId="77777777" w:rsidR="00A03679" w:rsidRDefault="00A03679" w:rsidP="00954F99">
      <w:pPr>
        <w:ind w:left="0" w:firstLine="0"/>
        <w:rPr>
          <w:lang w:val="de-DE"/>
        </w:rPr>
      </w:pPr>
    </w:p>
    <w:p w14:paraId="618DACB4" w14:textId="77777777" w:rsidR="00A640E8" w:rsidRPr="0010409D" w:rsidRDefault="00A03679" w:rsidP="00954F99">
      <w:pPr>
        <w:ind w:left="0" w:firstLine="0"/>
        <w:rPr>
          <w:lang w:val="de-DE"/>
        </w:rPr>
      </w:pPr>
      <w:r>
        <w:rPr>
          <w:lang w:val="de-DE"/>
        </w:rPr>
        <w:lastRenderedPageBreak/>
        <w:t xml:space="preserve">Während meines Semesters in Tokyo, habe ich mich sehr ausführlich mit meiner Karriere beschäftigt und entschieden, dass mein initiales Ziel Beratung am besten zu mir passt. </w:t>
      </w:r>
      <w:r w:rsidR="0042212F">
        <w:rPr>
          <w:lang w:val="de-DE"/>
        </w:rPr>
        <w:t xml:space="preserve">Bei der Recherche ist mir auch aufgefallen, dass insbesondere die Strategieberatung zu mir passt. Dies hat </w:t>
      </w:r>
      <w:r w:rsidR="00AC414D">
        <w:rPr>
          <w:lang w:val="de-DE"/>
        </w:rPr>
        <w:t>primär zwei</w:t>
      </w:r>
      <w:r w:rsidR="0042212F">
        <w:rPr>
          <w:lang w:val="de-DE"/>
        </w:rPr>
        <w:t xml:space="preserve"> Gründe. Der erste Grund ist die Abwechslung. Man bekom</w:t>
      </w:r>
      <w:r w:rsidR="00AC414D">
        <w:rPr>
          <w:lang w:val="de-DE"/>
        </w:rPr>
        <w:t>m</w:t>
      </w:r>
      <w:r w:rsidR="0042212F">
        <w:rPr>
          <w:lang w:val="de-DE"/>
        </w:rPr>
        <w:t>t stetig neue, verschiedene Unternehmen und Problemstellungen, die es zu lösen gibt. So hat man stehts viel Abwechslung, was ich sehr ansprechend finde. Beispielsweise, fand ich es bislang auch super immer neue Praktika zu machen, um neue Dinge kennenzulernen und in wenig anderen Berufen ist einem dies so möglich, wie in der Strategieberatung. Der zweite Grund ist verbunden mit dem ersten Grund und zwar ist es das Learning. Da man stehts diese verschiedenen Probleme hat kann man auch permanent neue Dinge lernen</w:t>
      </w:r>
      <w:r w:rsidR="00AC414D">
        <w:rPr>
          <w:lang w:val="de-DE"/>
        </w:rPr>
        <w:t>. Gerade so etwas wie das Konzipieren einer Unternehmensstrategie oder dem Einschätzen von Märkten ist super spannend und lehrreich.</w:t>
      </w:r>
      <w:r w:rsidR="0042212F">
        <w:rPr>
          <w:lang w:val="de-DE"/>
        </w:rPr>
        <w:t xml:space="preserve">  </w:t>
      </w:r>
      <w:r>
        <w:rPr>
          <w:lang w:val="de-DE"/>
        </w:rPr>
        <w:t>Deswegen möchte ich jetzt ein Praktikum in der Strategieberatung absolvieren und nach meinem Bachelor fest in der Branche einsteigen.</w:t>
      </w:r>
    </w:p>
    <w:sectPr w:rsidR="00A640E8" w:rsidRPr="001040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F99"/>
    <w:rsid w:val="0010409D"/>
    <w:rsid w:val="00274774"/>
    <w:rsid w:val="0042212F"/>
    <w:rsid w:val="004D5F1D"/>
    <w:rsid w:val="00563888"/>
    <w:rsid w:val="005F2679"/>
    <w:rsid w:val="007967BD"/>
    <w:rsid w:val="007B189F"/>
    <w:rsid w:val="007B3E5B"/>
    <w:rsid w:val="00954F99"/>
    <w:rsid w:val="00A03679"/>
    <w:rsid w:val="00A640E8"/>
    <w:rsid w:val="00AA11C1"/>
    <w:rsid w:val="00AB6315"/>
    <w:rsid w:val="00AC414D"/>
    <w:rsid w:val="00B06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F7F56"/>
  <w15:chartTrackingRefBased/>
  <w15:docId w15:val="{9A5C2FEC-7871-46A6-86A2-E7A1256C7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left="180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B069B8"/>
    <w:pPr>
      <w:ind w:left="0" w:firstLine="0"/>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693</Words>
  <Characters>4366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Eisenblaetter</dc:creator>
  <cp:keywords/>
  <dc:description/>
  <cp:lastModifiedBy>jonas.stegh@pumpkincareers.com</cp:lastModifiedBy>
  <cp:revision>7</cp:revision>
  <dcterms:created xsi:type="dcterms:W3CDTF">2023-02-19T15:38:00Z</dcterms:created>
  <dcterms:modified xsi:type="dcterms:W3CDTF">2023-02-23T08:28:00Z</dcterms:modified>
</cp:coreProperties>
</file>