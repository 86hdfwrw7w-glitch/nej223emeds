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92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1"/>
        <w:gridCol w:w="3724"/>
        <w:gridCol w:w="309"/>
        <w:gridCol w:w="34"/>
        <w:gridCol w:w="122"/>
        <w:gridCol w:w="155"/>
        <w:gridCol w:w="156"/>
        <w:gridCol w:w="309"/>
        <w:gridCol w:w="155"/>
        <w:gridCol w:w="310"/>
        <w:gridCol w:w="156"/>
        <w:gridCol w:w="2322"/>
      </w:tblGrid>
      <w:tr w:rsidR="00A22D8D" w:rsidRPr="00AE3968" w14:paraId="487AC9CE" w14:textId="77777777" w:rsidTr="00325539">
        <w:trPr>
          <w:trHeight w:val="20"/>
        </w:trPr>
        <w:tc>
          <w:tcPr>
            <w:tcW w:w="9923" w:type="dxa"/>
            <w:gridSpan w:val="12"/>
            <w:vAlign w:val="bottom"/>
          </w:tcPr>
          <w:p w14:paraId="5E472373" w14:textId="77777777" w:rsidR="00A22D8D" w:rsidRPr="00AE3968" w:rsidRDefault="00A22D8D" w:rsidP="002E49F2">
            <w:pPr>
              <w:jc w:val="center"/>
              <w:rPr>
                <w:rFonts w:ascii="Georgia" w:hAnsi="Georgia" w:cs="Times New Roman (Body CS)"/>
                <w:b/>
                <w:sz w:val="40"/>
                <w:szCs w:val="34"/>
              </w:rPr>
            </w:pPr>
            <w:r w:rsidRPr="00AE3968">
              <w:rPr>
                <w:rFonts w:ascii="Georgia" w:hAnsi="Georgia" w:cs="Times New Roman (Body CS)"/>
                <w:b/>
                <w:sz w:val="40"/>
                <w:szCs w:val="34"/>
              </w:rPr>
              <w:t>Daniel Johannes Hilse</w:t>
            </w:r>
          </w:p>
          <w:p w14:paraId="135895E2" w14:textId="3B08966C" w:rsidR="00A22D8D" w:rsidRPr="00AE3968" w:rsidRDefault="00A22D8D" w:rsidP="002E49F2">
            <w:pPr>
              <w:jc w:val="center"/>
              <w:rPr>
                <w:rFonts w:ascii="Georgia" w:hAnsi="Georgia" w:cs="Times New Roman (Body CS)"/>
                <w:b/>
                <w:sz w:val="40"/>
                <w:szCs w:val="34"/>
              </w:rPr>
            </w:pPr>
            <w:r w:rsidRPr="00AE3968">
              <w:rPr>
                <w:rFonts w:ascii="Georgia" w:hAnsi="Georgia" w:cs="Times New Roman (Body CS)"/>
                <w:bCs/>
                <w:sz w:val="20"/>
                <w:szCs w:val="20"/>
              </w:rPr>
              <w:t>Parkring 21</w:t>
            </w:r>
            <w:r>
              <w:rPr>
                <w:rFonts w:ascii="Georgia" w:hAnsi="Georgia" w:cs="Times New Roman (Body CS)"/>
                <w:bCs/>
                <w:sz w:val="20"/>
                <w:szCs w:val="20"/>
              </w:rPr>
              <w:t>,</w:t>
            </w:r>
            <w:r w:rsidRPr="00AE3968">
              <w:rPr>
                <w:rFonts w:ascii="Georgia" w:hAnsi="Georgia" w:cs="Times New Roman (Body CS)"/>
                <w:bCs/>
                <w:sz w:val="20"/>
                <w:szCs w:val="20"/>
              </w:rPr>
              <w:t xml:space="preserve"> 68159</w:t>
            </w:r>
            <w:r>
              <w:rPr>
                <w:rFonts w:ascii="Georgia" w:hAnsi="Georgia" w:cs="Times New Roman (Body CS)"/>
                <w:bCs/>
                <w:sz w:val="20"/>
                <w:szCs w:val="20"/>
              </w:rPr>
              <w:t xml:space="preserve"> </w:t>
            </w:r>
            <w:r w:rsidRPr="00AE3968">
              <w:rPr>
                <w:rFonts w:ascii="Georgia" w:hAnsi="Georgia" w:cs="Times New Roman (Body CS)"/>
                <w:bCs/>
                <w:sz w:val="20"/>
                <w:szCs w:val="20"/>
              </w:rPr>
              <w:t>Mannheim, Germany • daniel-johannes.hilse@t-online.de • +49 1578 8310 562</w:t>
            </w:r>
          </w:p>
        </w:tc>
      </w:tr>
      <w:tr w:rsidR="002508C2" w:rsidRPr="00AE3968" w14:paraId="0FCADE56" w14:textId="77777777" w:rsidTr="00133F82">
        <w:trPr>
          <w:trHeight w:val="454"/>
        </w:trPr>
        <w:tc>
          <w:tcPr>
            <w:tcW w:w="9923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221D551" w:rsidR="002508C2" w:rsidRPr="00AE3968" w:rsidRDefault="0005174C" w:rsidP="002E49F2">
            <w:pPr>
              <w:pStyle w:val="BERSCHRIFT"/>
              <w:jc w:val="center"/>
              <w:rPr>
                <w:sz w:val="36"/>
                <w:szCs w:val="36"/>
              </w:rPr>
            </w:pPr>
            <w:r w:rsidRPr="00AE3968">
              <w:rPr>
                <w:rFonts w:cs="Times New Roman (Body CS)"/>
                <w:szCs w:val="34"/>
              </w:rPr>
              <w:t>Education</w:t>
            </w:r>
          </w:p>
        </w:tc>
      </w:tr>
      <w:tr w:rsidR="00D1492F" w:rsidRPr="00AE3968" w14:paraId="7D1DEBF7" w14:textId="77777777" w:rsidTr="00133F82">
        <w:trPr>
          <w:trHeight w:val="340"/>
        </w:trPr>
        <w:tc>
          <w:tcPr>
            <w:tcW w:w="6980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5E2511D7" w:rsidR="00D1492F" w:rsidRPr="00AE3968" w:rsidRDefault="00943EBB" w:rsidP="002E49F2">
            <w:pPr>
              <w:rPr>
                <w:rFonts w:ascii="Georgia" w:hAnsi="Georgia"/>
                <w:b/>
                <w:smallCaps/>
                <w:sz w:val="28"/>
                <w:szCs w:val="24"/>
              </w:rPr>
            </w:pP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 xml:space="preserve">University </w:t>
            </w:r>
            <w:proofErr w:type="spellStart"/>
            <w:r w:rsidR="008117F4">
              <w:rPr>
                <w:rFonts w:ascii="Georgia" w:hAnsi="Georgia"/>
                <w:b/>
                <w:smallCaps/>
                <w:sz w:val="28"/>
                <w:szCs w:val="24"/>
              </w:rPr>
              <w:t>o</w:t>
            </w:r>
            <w:r w:rsidR="008400C2" w:rsidRPr="00AE3968">
              <w:rPr>
                <w:rFonts w:ascii="Georgia" w:hAnsi="Georgia"/>
                <w:b/>
                <w:smallCaps/>
                <w:sz w:val="28"/>
                <w:szCs w:val="24"/>
              </w:rPr>
              <w:t>f</w:t>
            </w:r>
            <w:proofErr w:type="spellEnd"/>
            <w:r w:rsidR="008400C2" w:rsidRPr="00AE3968">
              <w:rPr>
                <w:rFonts w:ascii="Georgia" w:hAnsi="Georgia"/>
                <w:b/>
                <w:smallCaps/>
                <w:sz w:val="28"/>
                <w:szCs w:val="24"/>
              </w:rPr>
              <w:t xml:space="preserve"> </w:t>
            </w: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>Mannheim</w:t>
            </w:r>
          </w:p>
        </w:tc>
        <w:tc>
          <w:tcPr>
            <w:tcW w:w="2943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3DD6ED63" w:rsidR="00D1492F" w:rsidRPr="00AE3968" w:rsidRDefault="00943EBB" w:rsidP="002E49F2">
            <w:pPr>
              <w:jc w:val="right"/>
              <w:rPr>
                <w:rFonts w:ascii="Georgia" w:hAnsi="Georgia"/>
                <w:i/>
                <w:smallCaps/>
                <w:sz w:val="28"/>
                <w:szCs w:val="24"/>
              </w:rPr>
            </w:pP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Mannheim</w:t>
            </w:r>
            <w:r w:rsidR="0028302B" w:rsidRPr="00AE3968">
              <w:rPr>
                <w:rFonts w:ascii="Georgia" w:hAnsi="Georgia"/>
                <w:i/>
                <w:smallCaps/>
                <w:sz w:val="28"/>
                <w:szCs w:val="24"/>
              </w:rPr>
              <w:t>, DE</w:t>
            </w:r>
          </w:p>
        </w:tc>
      </w:tr>
      <w:tr w:rsidR="008F0AF0" w:rsidRPr="00AE3968" w14:paraId="61E5D482" w14:textId="77777777" w:rsidTr="00133F82">
        <w:trPr>
          <w:trHeight w:val="20"/>
        </w:trPr>
        <w:tc>
          <w:tcPr>
            <w:tcW w:w="6238" w:type="dxa"/>
            <w:gridSpan w:val="4"/>
            <w:vAlign w:val="bottom"/>
          </w:tcPr>
          <w:p w14:paraId="11CB9A0F" w14:textId="45280A38" w:rsidR="008F0AF0" w:rsidRPr="00AE3968" w:rsidRDefault="008F0AF0" w:rsidP="002E49F2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B.Sc. in Business Administration</w:t>
            </w:r>
            <w:r w:rsidR="00943EBB" w:rsidRPr="00AE3968">
              <w:rPr>
                <w:rFonts w:ascii="Georgia" w:hAnsi="Georgia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685" w:type="dxa"/>
            <w:gridSpan w:val="8"/>
            <w:vAlign w:val="bottom"/>
          </w:tcPr>
          <w:p w14:paraId="419A9228" w14:textId="0A2A5167" w:rsidR="008F0AF0" w:rsidRPr="00AE3968" w:rsidRDefault="008117F4" w:rsidP="002E49F2">
            <w:pPr>
              <w:jc w:val="right"/>
              <w:rPr>
                <w:rFonts w:ascii="Georgia" w:hAnsi="Georgia"/>
                <w:sz w:val="20"/>
                <w:szCs w:val="24"/>
              </w:rPr>
            </w:pPr>
            <w:proofErr w:type="spellStart"/>
            <w:r>
              <w:rPr>
                <w:rFonts w:ascii="Georgia" w:hAnsi="Georgia"/>
                <w:sz w:val="20"/>
                <w:szCs w:val="24"/>
              </w:rPr>
              <w:t>from</w:t>
            </w:r>
            <w:proofErr w:type="spellEnd"/>
            <w:r>
              <w:rPr>
                <w:rFonts w:ascii="Georgia" w:hAnsi="Georgia"/>
                <w:sz w:val="20"/>
                <w:szCs w:val="24"/>
              </w:rPr>
              <w:t xml:space="preserve"> </w:t>
            </w:r>
            <w:r w:rsidR="008F0AF0" w:rsidRPr="00AE3968">
              <w:rPr>
                <w:rFonts w:ascii="Georgia" w:hAnsi="Georgia"/>
                <w:sz w:val="20"/>
                <w:szCs w:val="24"/>
              </w:rPr>
              <w:t>09/20</w:t>
            </w:r>
            <w:r w:rsidR="00943EBB" w:rsidRPr="00AE3968">
              <w:rPr>
                <w:rFonts w:ascii="Georgia" w:hAnsi="Georgia"/>
                <w:sz w:val="20"/>
                <w:szCs w:val="24"/>
              </w:rPr>
              <w:t>25</w:t>
            </w:r>
            <w:r w:rsidR="008F0AF0" w:rsidRPr="00AE3968">
              <w:rPr>
                <w:rFonts w:ascii="Georgia" w:hAnsi="Georgia"/>
                <w:sz w:val="20"/>
                <w:szCs w:val="24"/>
              </w:rPr>
              <w:t xml:space="preserve"> </w:t>
            </w:r>
          </w:p>
        </w:tc>
      </w:tr>
      <w:tr w:rsidR="00D5280E" w:rsidRPr="00AE3968" w14:paraId="013361E1" w14:textId="77777777" w:rsidTr="00133F82">
        <w:trPr>
          <w:trHeight w:val="340"/>
        </w:trPr>
        <w:tc>
          <w:tcPr>
            <w:tcW w:w="7601" w:type="dxa"/>
            <w:gridSpan w:val="11"/>
            <w:vAlign w:val="bottom"/>
          </w:tcPr>
          <w:p w14:paraId="197620E3" w14:textId="6040BBF2" w:rsidR="00D1492F" w:rsidRPr="00AE3968" w:rsidRDefault="00943EBB" w:rsidP="002E49F2">
            <w:pPr>
              <w:rPr>
                <w:rFonts w:ascii="Georgia" w:hAnsi="Georgia"/>
                <w:sz w:val="28"/>
                <w:szCs w:val="24"/>
              </w:rPr>
            </w:pP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>Dublin Business School</w:t>
            </w:r>
          </w:p>
        </w:tc>
        <w:tc>
          <w:tcPr>
            <w:tcW w:w="2322" w:type="dxa"/>
            <w:vAlign w:val="bottom"/>
          </w:tcPr>
          <w:p w14:paraId="63D86F51" w14:textId="51915830" w:rsidR="00D1492F" w:rsidRPr="00AE3968" w:rsidRDefault="00943EBB" w:rsidP="002E49F2">
            <w:pPr>
              <w:ind w:left="-279"/>
              <w:jc w:val="right"/>
              <w:rPr>
                <w:rFonts w:ascii="Georgia" w:hAnsi="Georgia"/>
                <w:sz w:val="28"/>
                <w:szCs w:val="24"/>
              </w:rPr>
            </w:pP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Dublin</w:t>
            </w:r>
            <w:r w:rsidR="0091331D" w:rsidRPr="00AE3968">
              <w:rPr>
                <w:rFonts w:ascii="Georgia" w:hAnsi="Georgia"/>
                <w:i/>
                <w:smallCaps/>
                <w:sz w:val="28"/>
                <w:szCs w:val="24"/>
              </w:rPr>
              <w:t xml:space="preserve">, </w:t>
            </w: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IE</w:t>
            </w:r>
          </w:p>
        </w:tc>
      </w:tr>
      <w:tr w:rsidR="00D5280E" w:rsidRPr="00AE3968" w14:paraId="62632213" w14:textId="77777777" w:rsidTr="00325539">
        <w:trPr>
          <w:trHeight w:val="57"/>
        </w:trPr>
        <w:tc>
          <w:tcPr>
            <w:tcW w:w="5895" w:type="dxa"/>
            <w:gridSpan w:val="2"/>
            <w:vAlign w:val="bottom"/>
          </w:tcPr>
          <w:p w14:paraId="5F71027E" w14:textId="22366633" w:rsidR="00D1492F" w:rsidRPr="00AE3968" w:rsidRDefault="00943EBB" w:rsidP="002E49F2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 xml:space="preserve">Participant in the Erasmus </w:t>
            </w:r>
            <w:r w:rsidR="00A22D8D">
              <w:rPr>
                <w:rFonts w:ascii="Georgia" w:hAnsi="Georgia"/>
                <w:sz w:val="20"/>
                <w:szCs w:val="24"/>
                <w:lang w:val="en-US"/>
              </w:rPr>
              <w:t>C</w:t>
            </w: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 xml:space="preserve">ourse </w:t>
            </w:r>
            <w:r w:rsidR="002E49F2">
              <w:rPr>
                <w:rFonts w:ascii="Georgia" w:hAnsi="Georgia"/>
                <w:sz w:val="20"/>
                <w:szCs w:val="24"/>
                <w:lang w:val="en-US"/>
              </w:rPr>
              <w:t>“</w:t>
            </w: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Cashman International</w:t>
            </w:r>
            <w:r w:rsidR="002E49F2">
              <w:rPr>
                <w:rFonts w:ascii="Georgia" w:hAnsi="Georgia"/>
                <w:sz w:val="20"/>
                <w:szCs w:val="24"/>
                <w:lang w:val="en-US"/>
              </w:rPr>
              <w:t>”</w:t>
            </w:r>
          </w:p>
        </w:tc>
        <w:tc>
          <w:tcPr>
            <w:tcW w:w="4028" w:type="dxa"/>
            <w:gridSpan w:val="10"/>
            <w:vAlign w:val="bottom"/>
          </w:tcPr>
          <w:p w14:paraId="51FC9814" w14:textId="4A0750C5" w:rsidR="00D1492F" w:rsidRPr="00AE3968" w:rsidRDefault="00426D7E" w:rsidP="002E49F2">
            <w:pPr>
              <w:jc w:val="right"/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sz w:val="20"/>
                <w:szCs w:val="24"/>
              </w:rPr>
              <w:t>0</w:t>
            </w:r>
            <w:r w:rsidR="009956BA">
              <w:rPr>
                <w:rFonts w:ascii="Georgia" w:hAnsi="Georgia"/>
                <w:sz w:val="20"/>
                <w:szCs w:val="24"/>
              </w:rPr>
              <w:t>8</w:t>
            </w:r>
            <w:r w:rsidRPr="00AE3968">
              <w:rPr>
                <w:rFonts w:ascii="Georgia" w:hAnsi="Georgia"/>
                <w:sz w:val="20"/>
                <w:szCs w:val="24"/>
              </w:rPr>
              <w:t>/20</w:t>
            </w:r>
            <w:r w:rsidR="009956BA">
              <w:rPr>
                <w:rFonts w:ascii="Georgia" w:hAnsi="Georgia"/>
                <w:sz w:val="20"/>
                <w:szCs w:val="24"/>
              </w:rPr>
              <w:t>24</w:t>
            </w:r>
            <w:r w:rsidRPr="00AE3968">
              <w:rPr>
                <w:rFonts w:ascii="Georgia" w:hAnsi="Georgia"/>
                <w:sz w:val="20"/>
                <w:szCs w:val="24"/>
              </w:rPr>
              <w:t xml:space="preserve"> </w:t>
            </w:r>
          </w:p>
        </w:tc>
      </w:tr>
      <w:tr w:rsidR="00D5280E" w:rsidRPr="00CF1A4C" w14:paraId="4D68BFE7" w14:textId="77777777" w:rsidTr="00325539">
        <w:trPr>
          <w:trHeight w:val="170"/>
        </w:trPr>
        <w:tc>
          <w:tcPr>
            <w:tcW w:w="9923" w:type="dxa"/>
            <w:gridSpan w:val="12"/>
            <w:vAlign w:val="bottom"/>
          </w:tcPr>
          <w:p w14:paraId="54BF63E9" w14:textId="0E5BCA10" w:rsidR="0091331D" w:rsidRPr="009956BA" w:rsidRDefault="00943EBB" w:rsidP="009956B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Modules: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 xml:space="preserve"> </w:t>
            </w:r>
            <w:r w:rsidR="00331450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“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European &amp; Irish Law – Comparison of Corporation Tax</w:t>
            </w:r>
            <w:r w:rsidR="00331450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”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 xml:space="preserve"> and</w:t>
            </w:r>
            <w:r w:rsidR="002E49F2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 xml:space="preserve"> </w:t>
            </w:r>
            <w:r w:rsidR="00331450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“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Entrepreneurship – Start-up Financing</w:t>
            </w:r>
            <w:r w:rsidR="00331450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”</w:t>
            </w:r>
          </w:p>
        </w:tc>
      </w:tr>
      <w:tr w:rsidR="00D5280E" w:rsidRPr="00AE3968" w14:paraId="12FD139A" w14:textId="77777777" w:rsidTr="00133F82">
        <w:trPr>
          <w:trHeight w:val="340"/>
        </w:trPr>
        <w:tc>
          <w:tcPr>
            <w:tcW w:w="6360" w:type="dxa"/>
            <w:gridSpan w:val="5"/>
            <w:vAlign w:val="bottom"/>
          </w:tcPr>
          <w:p w14:paraId="72847BB3" w14:textId="3C30C247" w:rsidR="006546FD" w:rsidRPr="00AE3968" w:rsidRDefault="007B23F3" w:rsidP="002E49F2">
            <w:pPr>
              <w:rPr>
                <w:rFonts w:ascii="Georgia" w:hAnsi="Georgia" w:cs="Georgia"/>
                <w:i/>
                <w:iCs/>
                <w:color w:val="000000"/>
                <w:sz w:val="28"/>
                <w:szCs w:val="24"/>
              </w:rPr>
            </w:pP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>Fachoberschule Friedberg</w:t>
            </w:r>
          </w:p>
        </w:tc>
        <w:tc>
          <w:tcPr>
            <w:tcW w:w="3563" w:type="dxa"/>
            <w:gridSpan w:val="7"/>
            <w:vAlign w:val="bottom"/>
          </w:tcPr>
          <w:p w14:paraId="67B48271" w14:textId="1BB86D69" w:rsidR="006546FD" w:rsidRPr="00AE3968" w:rsidRDefault="00943EBB" w:rsidP="002E49F2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8"/>
                <w:szCs w:val="24"/>
              </w:rPr>
            </w:pP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Friedberg</w:t>
            </w:r>
            <w:r w:rsidR="005E57F6" w:rsidRPr="00AE3968">
              <w:rPr>
                <w:rFonts w:ascii="Georgia" w:hAnsi="Georgia"/>
                <w:i/>
                <w:smallCaps/>
                <w:sz w:val="28"/>
                <w:szCs w:val="24"/>
              </w:rPr>
              <w:t xml:space="preserve">, </w:t>
            </w: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DE</w:t>
            </w:r>
          </w:p>
        </w:tc>
      </w:tr>
      <w:tr w:rsidR="00D5280E" w:rsidRPr="00AE3968" w14:paraId="2BC35A38" w14:textId="77777777" w:rsidTr="00325539">
        <w:trPr>
          <w:trHeight w:val="57"/>
        </w:trPr>
        <w:tc>
          <w:tcPr>
            <w:tcW w:w="6204" w:type="dxa"/>
            <w:gridSpan w:val="3"/>
            <w:vAlign w:val="bottom"/>
          </w:tcPr>
          <w:p w14:paraId="2B55BC21" w14:textId="72637F7B" w:rsidR="006546FD" w:rsidRPr="00AE3968" w:rsidRDefault="00637454" w:rsidP="002E49F2">
            <w:pPr>
              <w:rPr>
                <w:rFonts w:ascii="Georgia" w:hAnsi="Georgia" w:cs="Georgia"/>
                <w:color w:val="000000"/>
                <w:sz w:val="20"/>
                <w:szCs w:val="24"/>
              </w:rPr>
            </w:pPr>
            <w:r w:rsidRPr="00AE3968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Allgemeine Hochschulreife (German A-Level </w:t>
            </w:r>
            <w:proofErr w:type="spellStart"/>
            <w:r w:rsidR="002E49F2">
              <w:rPr>
                <w:rFonts w:ascii="Georgia" w:hAnsi="Georgia" w:cs="Georgia"/>
                <w:color w:val="000000"/>
                <w:sz w:val="20"/>
                <w:szCs w:val="24"/>
              </w:rPr>
              <w:t>E</w:t>
            </w:r>
            <w:r w:rsidRPr="00AE3968">
              <w:rPr>
                <w:rFonts w:ascii="Georgia" w:hAnsi="Georgia" w:cs="Georgia"/>
                <w:color w:val="000000"/>
                <w:sz w:val="20"/>
                <w:szCs w:val="24"/>
              </w:rPr>
              <w:t>quivalent</w:t>
            </w:r>
            <w:proofErr w:type="spellEnd"/>
            <w:r w:rsidRPr="00AE3968">
              <w:rPr>
                <w:rFonts w:ascii="Georgia" w:hAnsi="Georgia" w:cs="Georgia"/>
                <w:color w:val="000000"/>
                <w:sz w:val="20"/>
                <w:szCs w:val="24"/>
              </w:rPr>
              <w:t>)</w:t>
            </w:r>
          </w:p>
        </w:tc>
        <w:tc>
          <w:tcPr>
            <w:tcW w:w="3719" w:type="dxa"/>
            <w:gridSpan w:val="9"/>
            <w:vAlign w:val="bottom"/>
          </w:tcPr>
          <w:p w14:paraId="61A9021F" w14:textId="10894157" w:rsidR="006546FD" w:rsidRPr="00AE3968" w:rsidRDefault="006546FD" w:rsidP="002E49F2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sz w:val="20"/>
                <w:szCs w:val="24"/>
              </w:rPr>
              <w:t>0</w:t>
            </w:r>
            <w:r w:rsidR="00943EBB" w:rsidRPr="00AE3968">
              <w:rPr>
                <w:rFonts w:ascii="Georgia" w:hAnsi="Georgia"/>
                <w:sz w:val="20"/>
                <w:szCs w:val="24"/>
              </w:rPr>
              <w:t>9</w:t>
            </w:r>
            <w:r w:rsidRPr="00AE3968">
              <w:rPr>
                <w:rFonts w:ascii="Georgia" w:hAnsi="Georgia"/>
                <w:sz w:val="20"/>
                <w:szCs w:val="24"/>
              </w:rPr>
              <w:t>/20</w:t>
            </w:r>
            <w:r w:rsidR="00943EBB" w:rsidRPr="00AE3968">
              <w:rPr>
                <w:rFonts w:ascii="Georgia" w:hAnsi="Georgia"/>
                <w:sz w:val="20"/>
                <w:szCs w:val="24"/>
              </w:rPr>
              <w:t>21</w:t>
            </w:r>
            <w:r w:rsidRPr="00AE3968">
              <w:rPr>
                <w:rFonts w:ascii="Georgia" w:hAnsi="Georgia"/>
                <w:sz w:val="20"/>
                <w:szCs w:val="24"/>
              </w:rPr>
              <w:t xml:space="preserve"> – 0</w:t>
            </w:r>
            <w:r w:rsidR="00943EBB" w:rsidRPr="00AE3968">
              <w:rPr>
                <w:rFonts w:ascii="Georgia" w:hAnsi="Georgia"/>
                <w:sz w:val="20"/>
                <w:szCs w:val="24"/>
              </w:rPr>
              <w:t>7</w:t>
            </w:r>
            <w:r w:rsidRPr="00AE3968">
              <w:rPr>
                <w:rFonts w:ascii="Georgia" w:hAnsi="Georgia"/>
                <w:sz w:val="20"/>
                <w:szCs w:val="24"/>
              </w:rPr>
              <w:t>/20</w:t>
            </w:r>
            <w:r w:rsidR="00943EBB" w:rsidRPr="00AE3968">
              <w:rPr>
                <w:rFonts w:ascii="Georgia" w:hAnsi="Georgia"/>
                <w:sz w:val="20"/>
                <w:szCs w:val="24"/>
              </w:rPr>
              <w:t>24</w:t>
            </w:r>
          </w:p>
        </w:tc>
      </w:tr>
      <w:tr w:rsidR="00637454" w:rsidRPr="00CF1A4C" w14:paraId="2FFCCEDF" w14:textId="77777777" w:rsidTr="00325539">
        <w:trPr>
          <w:trHeight w:val="170"/>
        </w:trPr>
        <w:tc>
          <w:tcPr>
            <w:tcW w:w="9923" w:type="dxa"/>
            <w:gridSpan w:val="12"/>
            <w:vAlign w:val="bottom"/>
          </w:tcPr>
          <w:p w14:paraId="4B669BA5" w14:textId="77777777" w:rsidR="00637454" w:rsidRPr="009956BA" w:rsidRDefault="00637454" w:rsidP="002E49F2">
            <w:pPr>
              <w:pStyle w:val="Listenabsatz"/>
              <w:numPr>
                <w:ilvl w:val="0"/>
                <w:numId w:val="2"/>
              </w:numPr>
              <w:tabs>
                <w:tab w:val="left" w:pos="1905"/>
              </w:tabs>
              <w:rPr>
                <w:rFonts w:ascii="Georgia" w:hAnsi="Georgia"/>
                <w:i/>
                <w:iCs/>
                <w:sz w:val="20"/>
                <w:szCs w:val="24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 xml:space="preserve">Final GPA: 1.0 (1.0 – 5.0, 1.0 </w:t>
            </w:r>
            <w:proofErr w:type="spellStart"/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>being</w:t>
            </w:r>
            <w:proofErr w:type="spellEnd"/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 xml:space="preserve"> </w:t>
            </w:r>
            <w:proofErr w:type="spellStart"/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>best</w:t>
            </w:r>
            <w:proofErr w:type="spellEnd"/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>)</w:t>
            </w:r>
          </w:p>
          <w:p w14:paraId="0F22DA1C" w14:textId="434B70A4" w:rsidR="00637454" w:rsidRPr="009956BA" w:rsidRDefault="00637454" w:rsidP="002E49F2">
            <w:pPr>
              <w:pStyle w:val="Listenabsatz"/>
              <w:numPr>
                <w:ilvl w:val="0"/>
                <w:numId w:val="2"/>
              </w:numPr>
              <w:tabs>
                <w:tab w:val="left" w:pos="1905"/>
              </w:tabs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Advanced courses: Business Administration (</w:t>
            </w:r>
            <w:r w:rsidR="002E49F2"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 xml:space="preserve">grade: 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1.0), Macroeconomics (</w:t>
            </w:r>
            <w:r w:rsidR="002E49F2"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 xml:space="preserve">grade: 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1.0)</w:t>
            </w:r>
          </w:p>
          <w:p w14:paraId="0DF94C9D" w14:textId="0271FD6C" w:rsidR="00637454" w:rsidRPr="009956BA" w:rsidRDefault="00637454" w:rsidP="002E49F2">
            <w:pPr>
              <w:pStyle w:val="Listenabsatz"/>
              <w:numPr>
                <w:ilvl w:val="0"/>
                <w:numId w:val="2"/>
              </w:numPr>
              <w:tabs>
                <w:tab w:val="left" w:pos="1905"/>
              </w:tabs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Awarded as Bavaria's best graduate in the field of economics and administration</w:t>
            </w:r>
          </w:p>
        </w:tc>
      </w:tr>
      <w:tr w:rsidR="00D5280E" w:rsidRPr="00AE3968" w14:paraId="1C51E2FF" w14:textId="77777777" w:rsidTr="00133F82">
        <w:trPr>
          <w:trHeight w:val="340"/>
        </w:trPr>
        <w:tc>
          <w:tcPr>
            <w:tcW w:w="6204" w:type="dxa"/>
            <w:gridSpan w:val="3"/>
            <w:vAlign w:val="bottom"/>
          </w:tcPr>
          <w:p w14:paraId="4BAC65D2" w14:textId="2A3CFCEE" w:rsidR="00665BF3" w:rsidRPr="00AE3968" w:rsidRDefault="00FA38C2" w:rsidP="002E49F2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>Lukas</w:t>
            </w:r>
            <w:r w:rsidR="007B23F3" w:rsidRPr="00AE3968">
              <w:rPr>
                <w:rFonts w:ascii="Georgia" w:hAnsi="Georgia"/>
                <w:b/>
                <w:smallCaps/>
                <w:sz w:val="28"/>
                <w:szCs w:val="24"/>
              </w:rPr>
              <w:t>-Realschule</w:t>
            </w:r>
          </w:p>
        </w:tc>
        <w:tc>
          <w:tcPr>
            <w:tcW w:w="3719" w:type="dxa"/>
            <w:gridSpan w:val="9"/>
            <w:vAlign w:val="bottom"/>
          </w:tcPr>
          <w:p w14:paraId="2FCB10D7" w14:textId="5B53363A" w:rsidR="00665BF3" w:rsidRPr="00AE3968" w:rsidRDefault="0091331D" w:rsidP="002E49F2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M</w:t>
            </w:r>
            <w:r w:rsidR="003B55A1">
              <w:rPr>
                <w:rFonts w:ascii="Georgia" w:hAnsi="Georgia"/>
                <w:i/>
                <w:smallCaps/>
                <w:sz w:val="28"/>
                <w:szCs w:val="24"/>
              </w:rPr>
              <w:t>unich</w:t>
            </w:r>
            <w:r w:rsidR="00415728" w:rsidRPr="00AE3968">
              <w:rPr>
                <w:rFonts w:ascii="Georgia" w:hAnsi="Georgia"/>
                <w:i/>
                <w:smallCaps/>
                <w:sz w:val="28"/>
                <w:szCs w:val="24"/>
              </w:rPr>
              <w:t>, DE</w:t>
            </w:r>
          </w:p>
        </w:tc>
      </w:tr>
      <w:tr w:rsidR="002F25CC" w:rsidRPr="00AE3968" w14:paraId="312B82BC" w14:textId="77777777" w:rsidTr="00325539">
        <w:trPr>
          <w:trHeight w:val="20"/>
        </w:trPr>
        <w:tc>
          <w:tcPr>
            <w:tcW w:w="6204" w:type="dxa"/>
            <w:gridSpan w:val="3"/>
            <w:vAlign w:val="bottom"/>
          </w:tcPr>
          <w:p w14:paraId="1CEE182B" w14:textId="212D0C76" w:rsidR="002F25CC" w:rsidRPr="00AE3968" w:rsidRDefault="00FA38C2" w:rsidP="002E49F2">
            <w:pPr>
              <w:rPr>
                <w:rFonts w:ascii="Georgia" w:hAnsi="Georgia"/>
                <w:sz w:val="20"/>
                <w:szCs w:val="24"/>
                <w:lang w:val="en-GB"/>
              </w:rPr>
            </w:pPr>
            <w:r w:rsidRPr="00AE3968">
              <w:rPr>
                <w:rFonts w:ascii="Georgia" w:hAnsi="Georgia"/>
                <w:sz w:val="20"/>
                <w:szCs w:val="24"/>
                <w:lang w:val="en-GB"/>
              </w:rPr>
              <w:t>General Certificate of Secondary</w:t>
            </w:r>
            <w:r w:rsidR="00C73E58" w:rsidRPr="00AE3968">
              <w:rPr>
                <w:rFonts w:ascii="Georgia" w:hAnsi="Georgia"/>
                <w:sz w:val="20"/>
                <w:szCs w:val="24"/>
                <w:lang w:val="en-GB"/>
              </w:rPr>
              <w:t xml:space="preserve"> Education </w:t>
            </w:r>
          </w:p>
        </w:tc>
        <w:tc>
          <w:tcPr>
            <w:tcW w:w="3719" w:type="dxa"/>
            <w:gridSpan w:val="9"/>
            <w:vAlign w:val="bottom"/>
          </w:tcPr>
          <w:p w14:paraId="7521EA6E" w14:textId="62D3F831" w:rsidR="002F25CC" w:rsidRPr="00AE3968" w:rsidRDefault="002F25CC" w:rsidP="002E49F2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AE3968">
              <w:rPr>
                <w:rFonts w:ascii="Georgia" w:hAnsi="Georgia"/>
                <w:sz w:val="20"/>
                <w:szCs w:val="24"/>
              </w:rPr>
              <w:t>09/20</w:t>
            </w:r>
            <w:r w:rsidR="00E470EE" w:rsidRPr="00AE3968">
              <w:rPr>
                <w:rFonts w:ascii="Georgia" w:hAnsi="Georgia"/>
                <w:sz w:val="20"/>
                <w:szCs w:val="24"/>
              </w:rPr>
              <w:t>14</w:t>
            </w:r>
            <w:r w:rsidRPr="00AE3968">
              <w:rPr>
                <w:rFonts w:ascii="Georgia" w:hAnsi="Georgia"/>
                <w:sz w:val="20"/>
                <w:szCs w:val="24"/>
              </w:rPr>
              <w:t xml:space="preserve"> – 0</w:t>
            </w:r>
            <w:r w:rsidR="00E470EE" w:rsidRPr="00AE3968">
              <w:rPr>
                <w:rFonts w:ascii="Georgia" w:hAnsi="Georgia"/>
                <w:sz w:val="20"/>
                <w:szCs w:val="24"/>
              </w:rPr>
              <w:t>7</w:t>
            </w:r>
            <w:r w:rsidRPr="00AE3968">
              <w:rPr>
                <w:rFonts w:ascii="Georgia" w:hAnsi="Georgia"/>
                <w:sz w:val="20"/>
                <w:szCs w:val="24"/>
              </w:rPr>
              <w:t>/20</w:t>
            </w:r>
            <w:r w:rsidR="00E470EE" w:rsidRPr="00AE3968">
              <w:rPr>
                <w:rFonts w:ascii="Georgia" w:hAnsi="Georgia"/>
                <w:sz w:val="20"/>
                <w:szCs w:val="24"/>
              </w:rPr>
              <w:t>21</w:t>
            </w:r>
          </w:p>
        </w:tc>
      </w:tr>
      <w:tr w:rsidR="002F25CC" w:rsidRPr="00CF1A4C" w14:paraId="69F47C1D" w14:textId="77777777" w:rsidTr="00325539">
        <w:trPr>
          <w:trHeight w:val="170"/>
        </w:trPr>
        <w:tc>
          <w:tcPr>
            <w:tcW w:w="9923" w:type="dxa"/>
            <w:gridSpan w:val="12"/>
          </w:tcPr>
          <w:p w14:paraId="74AAA4F9" w14:textId="3C540BD6" w:rsidR="002F25CC" w:rsidRPr="009956BA" w:rsidRDefault="002F25CC" w:rsidP="002E49F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>Final GPA: 1.</w:t>
            </w:r>
            <w:r w:rsidR="00C73E58" w:rsidRPr="009956BA">
              <w:rPr>
                <w:rFonts w:ascii="Georgia" w:hAnsi="Georgia"/>
                <w:i/>
                <w:iCs/>
                <w:sz w:val="20"/>
                <w:szCs w:val="24"/>
              </w:rPr>
              <w:t>2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 xml:space="preserve"> 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(1.0 – 5.0, 1.0 being best)</w:t>
            </w:r>
          </w:p>
          <w:p w14:paraId="23575F6C" w14:textId="681D91CA" w:rsidR="002F25CC" w:rsidRPr="009956BA" w:rsidRDefault="002F25CC" w:rsidP="002E49F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 xml:space="preserve">Advanced courses: </w:t>
            </w:r>
            <w:r w:rsidR="00C73E58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Business Administration (</w:t>
            </w:r>
            <w:r w:rsidR="002E49F2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 xml:space="preserve">grade: </w:t>
            </w:r>
            <w:r w:rsidR="00C73E58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1.0)</w:t>
            </w:r>
          </w:p>
        </w:tc>
      </w:tr>
      <w:tr w:rsidR="00E55D90" w:rsidRPr="00AE3968" w14:paraId="3A2665B3" w14:textId="77777777" w:rsidTr="00133F82">
        <w:trPr>
          <w:trHeight w:val="454"/>
        </w:trPr>
        <w:tc>
          <w:tcPr>
            <w:tcW w:w="9923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21176C02" w:rsidR="00E55D90" w:rsidRPr="00AE3968" w:rsidRDefault="00EC1550" w:rsidP="002E49F2">
            <w:pPr>
              <w:pStyle w:val="BERSCHRIFT"/>
              <w:jc w:val="center"/>
              <w:rPr>
                <w:szCs w:val="36"/>
              </w:rPr>
            </w:pPr>
            <w:r w:rsidRPr="00AE3968">
              <w:rPr>
                <w:rFonts w:cs="Times New Roman (Body CS)"/>
                <w:szCs w:val="34"/>
              </w:rPr>
              <w:t>Work Experience</w:t>
            </w:r>
          </w:p>
        </w:tc>
      </w:tr>
      <w:tr w:rsidR="00E55D90" w:rsidRPr="00AE3968" w14:paraId="127C64E2" w14:textId="77777777" w:rsidTr="00133F82">
        <w:trPr>
          <w:trHeight w:val="340"/>
        </w:trPr>
        <w:tc>
          <w:tcPr>
            <w:tcW w:w="7135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5CCC0666" w:rsidR="00E55D90" w:rsidRPr="00AE3968" w:rsidRDefault="00D31116" w:rsidP="002E49F2">
            <w:pPr>
              <w:rPr>
                <w:rFonts w:ascii="Georgia" w:hAnsi="Georgia"/>
                <w:sz w:val="28"/>
                <w:szCs w:val="24"/>
              </w:rPr>
            </w:pP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>KPMG AG</w:t>
            </w:r>
          </w:p>
        </w:tc>
        <w:tc>
          <w:tcPr>
            <w:tcW w:w="2788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1D818B3F" w:rsidR="00E55D90" w:rsidRPr="00AE3968" w:rsidRDefault="00D31116" w:rsidP="002E49F2">
            <w:pPr>
              <w:jc w:val="right"/>
              <w:rPr>
                <w:rFonts w:ascii="Georgia" w:hAnsi="Georgia"/>
                <w:i/>
                <w:smallCaps/>
                <w:sz w:val="28"/>
                <w:szCs w:val="24"/>
              </w:rPr>
            </w:pP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M</w:t>
            </w:r>
            <w:r w:rsidR="003B55A1">
              <w:rPr>
                <w:rFonts w:ascii="Georgia" w:hAnsi="Georgia"/>
                <w:i/>
                <w:smallCaps/>
                <w:sz w:val="28"/>
                <w:szCs w:val="24"/>
              </w:rPr>
              <w:t>unich</w:t>
            </w:r>
            <w:r w:rsidR="00B04BBC" w:rsidRPr="00AE3968">
              <w:rPr>
                <w:rFonts w:ascii="Georgia" w:hAnsi="Georgia"/>
                <w:i/>
                <w:smallCaps/>
                <w:sz w:val="28"/>
                <w:szCs w:val="24"/>
              </w:rPr>
              <w:t>, DE</w:t>
            </w:r>
          </w:p>
        </w:tc>
      </w:tr>
      <w:tr w:rsidR="00EC1550" w:rsidRPr="00AE3968" w14:paraId="335D84E9" w14:textId="77777777" w:rsidTr="00325539">
        <w:trPr>
          <w:trHeight w:val="57"/>
        </w:trPr>
        <w:tc>
          <w:tcPr>
            <w:tcW w:w="6515" w:type="dxa"/>
            <w:gridSpan w:val="6"/>
            <w:vAlign w:val="bottom"/>
          </w:tcPr>
          <w:p w14:paraId="20B1570F" w14:textId="1501F53B" w:rsidR="00EC1550" w:rsidRPr="00AE3968" w:rsidRDefault="00205955" w:rsidP="002E49F2">
            <w:pPr>
              <w:rPr>
                <w:rFonts w:ascii="Georgia" w:hAnsi="Georgia"/>
                <w:sz w:val="20"/>
                <w:szCs w:val="24"/>
                <w:lang w:val="en-GB"/>
              </w:rPr>
            </w:pPr>
            <w:r w:rsidRPr="00AE3968">
              <w:rPr>
                <w:rFonts w:ascii="Georgia" w:hAnsi="Georgia"/>
                <w:sz w:val="20"/>
                <w:szCs w:val="24"/>
                <w:lang w:val="en-GB"/>
              </w:rPr>
              <w:t>Intern in Audit Attestation (planned, contract already signed)</w:t>
            </w:r>
          </w:p>
        </w:tc>
        <w:tc>
          <w:tcPr>
            <w:tcW w:w="3408" w:type="dxa"/>
            <w:gridSpan w:val="6"/>
            <w:vAlign w:val="bottom"/>
          </w:tcPr>
          <w:p w14:paraId="0475B997" w14:textId="4FDC1553" w:rsidR="00EC1550" w:rsidRPr="00AE3968" w:rsidRDefault="00D31116" w:rsidP="002E49F2">
            <w:pPr>
              <w:jc w:val="right"/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01</w:t>
            </w:r>
            <w:r w:rsidR="00EC1550" w:rsidRPr="00AE3968">
              <w:rPr>
                <w:rFonts w:ascii="Georgia" w:hAnsi="Georgia"/>
                <w:sz w:val="20"/>
                <w:szCs w:val="24"/>
                <w:lang w:val="en-US"/>
              </w:rPr>
              <w:t>/20</w:t>
            </w: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26</w:t>
            </w:r>
            <w:r w:rsidR="00EC1550" w:rsidRPr="00AE3968">
              <w:rPr>
                <w:rFonts w:ascii="Georgia" w:hAnsi="Georgia"/>
                <w:sz w:val="20"/>
                <w:szCs w:val="24"/>
                <w:lang w:val="en-US"/>
              </w:rPr>
              <w:t xml:space="preserve"> – </w:t>
            </w: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03</w:t>
            </w:r>
            <w:r w:rsidR="00EC1550" w:rsidRPr="00AE3968">
              <w:rPr>
                <w:rFonts w:ascii="Georgia" w:hAnsi="Georgia"/>
                <w:sz w:val="20"/>
                <w:szCs w:val="24"/>
                <w:lang w:val="en-US"/>
              </w:rPr>
              <w:t>/20</w:t>
            </w: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26</w:t>
            </w:r>
          </w:p>
        </w:tc>
      </w:tr>
      <w:tr w:rsidR="008E6150" w:rsidRPr="00CF1A4C" w14:paraId="30B35AD2" w14:textId="77777777" w:rsidTr="00717C3E">
        <w:trPr>
          <w:trHeight w:val="57"/>
        </w:trPr>
        <w:tc>
          <w:tcPr>
            <w:tcW w:w="9923" w:type="dxa"/>
            <w:gridSpan w:val="12"/>
            <w:vAlign w:val="bottom"/>
          </w:tcPr>
          <w:p w14:paraId="1D2371D7" w14:textId="77777777" w:rsidR="008E6150" w:rsidRPr="003024A1" w:rsidRDefault="003024A1" w:rsidP="00CA46D2">
            <w:pPr>
              <w:pStyle w:val="Listenabsatz"/>
              <w:numPr>
                <w:ilvl w:val="0"/>
                <w:numId w:val="36"/>
              </w:numPr>
              <w:rPr>
                <w:rFonts w:ascii="Georgia" w:hAnsi="Georgia"/>
                <w:sz w:val="20"/>
                <w:szCs w:val="24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GB"/>
              </w:rPr>
              <w:t>Will assist in the assessment of business models as well as accounting and valuation issues</w:t>
            </w:r>
          </w:p>
          <w:p w14:paraId="10232E49" w14:textId="04D8990A" w:rsidR="003024A1" w:rsidRPr="00CA46D2" w:rsidRDefault="003024A1" w:rsidP="00CA46D2">
            <w:pPr>
              <w:pStyle w:val="Listenabsatz"/>
              <w:numPr>
                <w:ilvl w:val="0"/>
                <w:numId w:val="36"/>
              </w:numPr>
              <w:rPr>
                <w:rFonts w:ascii="Georgia" w:hAnsi="Georgia"/>
                <w:sz w:val="20"/>
                <w:szCs w:val="24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GB"/>
              </w:rPr>
              <w:t>Will participate in audit and consulting engagements for national and international clients of various industries and sizes</w:t>
            </w:r>
          </w:p>
        </w:tc>
      </w:tr>
      <w:tr w:rsidR="00E55D90" w:rsidRPr="00AE3968" w14:paraId="50AFEA03" w14:textId="77777777" w:rsidTr="00133F82">
        <w:trPr>
          <w:trHeight w:val="340"/>
        </w:trPr>
        <w:tc>
          <w:tcPr>
            <w:tcW w:w="6238" w:type="dxa"/>
            <w:gridSpan w:val="4"/>
            <w:vAlign w:val="bottom"/>
          </w:tcPr>
          <w:p w14:paraId="42FB0D26" w14:textId="7C0C5990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</w:rPr>
            </w:pPr>
            <w:r w:rsidRPr="00AE3968">
              <w:rPr>
                <w:b/>
                <w:i w:val="0"/>
                <w:iCs w:val="0"/>
                <w:smallCaps/>
                <w:sz w:val="28"/>
                <w:szCs w:val="24"/>
              </w:rPr>
              <w:t>Bundeswehr</w:t>
            </w:r>
          </w:p>
        </w:tc>
        <w:tc>
          <w:tcPr>
            <w:tcW w:w="3685" w:type="dxa"/>
            <w:gridSpan w:val="8"/>
            <w:vAlign w:val="bottom"/>
          </w:tcPr>
          <w:p w14:paraId="11E31BD8" w14:textId="66CF6C85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0"/>
                <w:szCs w:val="24"/>
              </w:rPr>
            </w:pPr>
            <w:r w:rsidRPr="00AE3968">
              <w:rPr>
                <w:iCs w:val="0"/>
                <w:smallCaps/>
                <w:sz w:val="28"/>
                <w:szCs w:val="24"/>
              </w:rPr>
              <w:t>Bad Reichenhall</w:t>
            </w:r>
            <w:r w:rsidR="00B04BBC" w:rsidRPr="00AE3968">
              <w:rPr>
                <w:iCs w:val="0"/>
                <w:smallCaps/>
                <w:sz w:val="28"/>
                <w:szCs w:val="24"/>
              </w:rPr>
              <w:t>, DE</w:t>
            </w:r>
          </w:p>
        </w:tc>
      </w:tr>
      <w:tr w:rsidR="00E55D90" w:rsidRPr="00AE3968" w14:paraId="48328CB9" w14:textId="77777777" w:rsidTr="00325539">
        <w:trPr>
          <w:trHeight w:val="113"/>
        </w:trPr>
        <w:tc>
          <w:tcPr>
            <w:tcW w:w="6980" w:type="dxa"/>
            <w:gridSpan w:val="8"/>
            <w:vAlign w:val="bottom"/>
          </w:tcPr>
          <w:p w14:paraId="74B74B41" w14:textId="7EFD4EE3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Voluntary </w:t>
            </w:r>
            <w:r w:rsidR="00A22D8D">
              <w:rPr>
                <w:i w:val="0"/>
                <w:iCs w:val="0"/>
                <w:sz w:val="20"/>
                <w:szCs w:val="24"/>
                <w:lang w:val="en-US"/>
              </w:rPr>
              <w:t>M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ilitary </w:t>
            </w:r>
            <w:r w:rsidR="00A22D8D">
              <w:rPr>
                <w:i w:val="0"/>
                <w:iCs w:val="0"/>
                <w:sz w:val="20"/>
                <w:szCs w:val="24"/>
                <w:lang w:val="en-US"/>
              </w:rPr>
              <w:t>Serv</w:t>
            </w:r>
            <w:r w:rsidR="00450680">
              <w:rPr>
                <w:i w:val="0"/>
                <w:iCs w:val="0"/>
                <w:sz w:val="20"/>
                <w:szCs w:val="24"/>
                <w:lang w:val="en-US"/>
              </w:rPr>
              <w:t>ice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 in the Mountain Infantry Battalion 231 </w:t>
            </w:r>
          </w:p>
        </w:tc>
        <w:tc>
          <w:tcPr>
            <w:tcW w:w="2943" w:type="dxa"/>
            <w:gridSpan w:val="4"/>
            <w:vAlign w:val="bottom"/>
          </w:tcPr>
          <w:p w14:paraId="2CB21DEB" w14:textId="6FE71E76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10</w:t>
            </w:r>
            <w:r w:rsidR="00E55D90" w:rsidRPr="00AE3968">
              <w:rPr>
                <w:i w:val="0"/>
                <w:iCs w:val="0"/>
                <w:sz w:val="20"/>
                <w:szCs w:val="24"/>
                <w:lang w:val="en-US"/>
              </w:rPr>
              <w:t>/20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24</w:t>
            </w:r>
            <w:r w:rsidR="00E55D90"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 – 0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6</w:t>
            </w:r>
            <w:r w:rsidR="00E55D90" w:rsidRPr="00AE3968">
              <w:rPr>
                <w:i w:val="0"/>
                <w:iCs w:val="0"/>
                <w:sz w:val="20"/>
                <w:szCs w:val="24"/>
                <w:lang w:val="en-US"/>
              </w:rPr>
              <w:t>/20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25</w:t>
            </w:r>
          </w:p>
        </w:tc>
      </w:tr>
      <w:tr w:rsidR="00E55D90" w:rsidRPr="00AE3968" w14:paraId="0D4DF1FA" w14:textId="77777777" w:rsidTr="00133F82">
        <w:trPr>
          <w:trHeight w:val="340"/>
        </w:trPr>
        <w:tc>
          <w:tcPr>
            <w:tcW w:w="6980" w:type="dxa"/>
            <w:gridSpan w:val="8"/>
            <w:vAlign w:val="bottom"/>
          </w:tcPr>
          <w:p w14:paraId="52DCB940" w14:textId="71222014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</w:rPr>
            </w:pPr>
            <w:r w:rsidRPr="00AE3968">
              <w:rPr>
                <w:b/>
                <w:i w:val="0"/>
                <w:iCs w:val="0"/>
                <w:smallCaps/>
                <w:sz w:val="28"/>
                <w:szCs w:val="24"/>
              </w:rPr>
              <w:t>River Consulting GmbH</w:t>
            </w:r>
          </w:p>
        </w:tc>
        <w:tc>
          <w:tcPr>
            <w:tcW w:w="2943" w:type="dxa"/>
            <w:gridSpan w:val="4"/>
            <w:vAlign w:val="bottom"/>
          </w:tcPr>
          <w:p w14:paraId="00F3353C" w14:textId="70DA6621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0"/>
                <w:szCs w:val="24"/>
              </w:rPr>
            </w:pPr>
            <w:r w:rsidRPr="00AE3968">
              <w:rPr>
                <w:iCs w:val="0"/>
                <w:smallCaps/>
                <w:sz w:val="28"/>
                <w:szCs w:val="24"/>
              </w:rPr>
              <w:t>Mering</w:t>
            </w:r>
            <w:r w:rsidR="00B04BBC" w:rsidRPr="00AE3968">
              <w:rPr>
                <w:iCs w:val="0"/>
                <w:smallCaps/>
                <w:sz w:val="28"/>
                <w:szCs w:val="24"/>
              </w:rPr>
              <w:t>, DE</w:t>
            </w:r>
          </w:p>
        </w:tc>
      </w:tr>
      <w:tr w:rsidR="00E55D90" w:rsidRPr="00AE3968" w14:paraId="7A1EBBAB" w14:textId="77777777" w:rsidTr="00325539">
        <w:trPr>
          <w:trHeight w:val="57"/>
        </w:trPr>
        <w:tc>
          <w:tcPr>
            <w:tcW w:w="6671" w:type="dxa"/>
            <w:gridSpan w:val="7"/>
            <w:vAlign w:val="bottom"/>
          </w:tcPr>
          <w:p w14:paraId="06A0ABEE" w14:textId="58258C6D" w:rsidR="00E55D90" w:rsidRPr="00AE3968" w:rsidRDefault="00EC1550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Intern 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in </w:t>
            </w:r>
            <w:r w:rsidR="002E49F2">
              <w:rPr>
                <w:i w:val="0"/>
                <w:iCs w:val="0"/>
                <w:sz w:val="20"/>
                <w:szCs w:val="24"/>
                <w:lang w:val="en-US"/>
              </w:rPr>
              <w:t>I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nsurance </w:t>
            </w:r>
            <w:r w:rsidR="002E49F2">
              <w:rPr>
                <w:i w:val="0"/>
                <w:iCs w:val="0"/>
                <w:sz w:val="20"/>
                <w:szCs w:val="24"/>
                <w:lang w:val="en-US"/>
              </w:rPr>
              <w:t>C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>onsulting</w:t>
            </w:r>
          </w:p>
        </w:tc>
        <w:tc>
          <w:tcPr>
            <w:tcW w:w="3252" w:type="dxa"/>
            <w:gridSpan w:val="5"/>
            <w:vAlign w:val="bottom"/>
          </w:tcPr>
          <w:p w14:paraId="59E67B8D" w14:textId="11885B0F" w:rsidR="00E55D90" w:rsidRPr="00AE3968" w:rsidRDefault="00E55D90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0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>2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/20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>22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 – 0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>8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/20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>22</w:t>
            </w:r>
          </w:p>
        </w:tc>
      </w:tr>
      <w:tr w:rsidR="00A22D8D" w:rsidRPr="00CF1A4C" w14:paraId="400F5279" w14:textId="77777777" w:rsidTr="00325539">
        <w:trPr>
          <w:trHeight w:val="170"/>
        </w:trPr>
        <w:tc>
          <w:tcPr>
            <w:tcW w:w="9923" w:type="dxa"/>
            <w:gridSpan w:val="12"/>
          </w:tcPr>
          <w:p w14:paraId="0A281DE3" w14:textId="2110E8E8" w:rsidR="00A22D8D" w:rsidRPr="009956BA" w:rsidRDefault="004173B9" w:rsidP="009956BA">
            <w:pPr>
              <w:pStyle w:val="Listenabsatz"/>
              <w:numPr>
                <w:ilvl w:val="0"/>
                <w:numId w:val="28"/>
              </w:numPr>
              <w:rPr>
                <w:sz w:val="20"/>
                <w:szCs w:val="24"/>
                <w:lang w:val="en-US"/>
              </w:rPr>
            </w:pPr>
            <w:r w:rsidRPr="004173B9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GB"/>
              </w:rPr>
              <w:t>Ex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GB"/>
              </w:rPr>
              <w:t>tracted</w:t>
            </w:r>
            <w:r w:rsidR="00A22D8D" w:rsidRPr="00A22D8D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 xml:space="preserve"> obligations arising from insurance contracts to inform the policyholder of </w:t>
            </w:r>
            <w:r w:rsidR="00A22D8D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their</w:t>
            </w:r>
            <w:r w:rsidR="00A22D8D" w:rsidRPr="00A22D8D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 xml:space="preserve"> legal obligations</w:t>
            </w:r>
          </w:p>
        </w:tc>
      </w:tr>
      <w:tr w:rsidR="00205955" w:rsidRPr="00AE3968" w14:paraId="04CCDF62" w14:textId="77777777" w:rsidTr="00133F82">
        <w:trPr>
          <w:trHeight w:val="340"/>
        </w:trPr>
        <w:tc>
          <w:tcPr>
            <w:tcW w:w="6671" w:type="dxa"/>
            <w:gridSpan w:val="7"/>
            <w:vAlign w:val="bottom"/>
          </w:tcPr>
          <w:p w14:paraId="32233E18" w14:textId="0A12C9BD" w:rsidR="00205955" w:rsidRPr="00AE3968" w:rsidRDefault="00205955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b/>
                <w:i w:val="0"/>
                <w:iCs w:val="0"/>
                <w:smallCaps/>
                <w:sz w:val="28"/>
                <w:szCs w:val="24"/>
              </w:rPr>
              <w:t>Segmül</w:t>
            </w:r>
            <w:r w:rsidR="00064270">
              <w:rPr>
                <w:b/>
                <w:i w:val="0"/>
                <w:iCs w:val="0"/>
                <w:smallCaps/>
                <w:sz w:val="28"/>
                <w:szCs w:val="24"/>
              </w:rPr>
              <w:t>l</w:t>
            </w:r>
            <w:r w:rsidRPr="00AE3968">
              <w:rPr>
                <w:b/>
                <w:i w:val="0"/>
                <w:iCs w:val="0"/>
                <w:smallCaps/>
                <w:sz w:val="28"/>
                <w:szCs w:val="24"/>
              </w:rPr>
              <w:t>er GmbH &amp; Co. KG</w:t>
            </w:r>
          </w:p>
        </w:tc>
        <w:tc>
          <w:tcPr>
            <w:tcW w:w="3252" w:type="dxa"/>
            <w:gridSpan w:val="5"/>
            <w:vAlign w:val="bottom"/>
          </w:tcPr>
          <w:p w14:paraId="0D11F411" w14:textId="0DD20E96" w:rsidR="00205955" w:rsidRPr="00AE3968" w:rsidRDefault="00205955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8"/>
                <w:szCs w:val="24"/>
              </w:rPr>
            </w:pPr>
            <w:r w:rsidRPr="00AE3968">
              <w:rPr>
                <w:iCs w:val="0"/>
                <w:smallCaps/>
                <w:sz w:val="28"/>
                <w:szCs w:val="24"/>
              </w:rPr>
              <w:t>Friedberg,</w:t>
            </w:r>
            <w:r w:rsidR="00064270">
              <w:rPr>
                <w:iCs w:val="0"/>
                <w:smallCaps/>
                <w:sz w:val="28"/>
                <w:szCs w:val="24"/>
              </w:rPr>
              <w:t xml:space="preserve"> </w:t>
            </w:r>
            <w:r w:rsidRPr="00AE3968">
              <w:rPr>
                <w:iCs w:val="0"/>
                <w:smallCaps/>
                <w:sz w:val="28"/>
                <w:szCs w:val="24"/>
              </w:rPr>
              <w:t>DE</w:t>
            </w:r>
          </w:p>
        </w:tc>
      </w:tr>
      <w:tr w:rsidR="00205955" w:rsidRPr="00AE3968" w14:paraId="49F954D0" w14:textId="77777777" w:rsidTr="00325539">
        <w:trPr>
          <w:trHeight w:val="20"/>
        </w:trPr>
        <w:tc>
          <w:tcPr>
            <w:tcW w:w="6671" w:type="dxa"/>
            <w:gridSpan w:val="7"/>
            <w:vAlign w:val="bottom"/>
          </w:tcPr>
          <w:p w14:paraId="3AAF4A4E" w14:textId="58685268" w:rsidR="00205955" w:rsidRPr="00AE3968" w:rsidRDefault="00CF3F66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Intern in Controlling</w:t>
            </w:r>
          </w:p>
        </w:tc>
        <w:tc>
          <w:tcPr>
            <w:tcW w:w="3252" w:type="dxa"/>
            <w:gridSpan w:val="5"/>
            <w:vAlign w:val="bottom"/>
          </w:tcPr>
          <w:p w14:paraId="71C26714" w14:textId="148180B0" w:rsidR="00205955" w:rsidRPr="00AE3968" w:rsidRDefault="00CF3F66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09/2021 – 02/2022</w:t>
            </w:r>
          </w:p>
        </w:tc>
      </w:tr>
      <w:tr w:rsidR="00CF3F66" w:rsidRPr="00CF1A4C" w14:paraId="0760A0A9" w14:textId="77777777" w:rsidTr="00CF1A4C">
        <w:trPr>
          <w:trHeight w:val="170"/>
        </w:trPr>
        <w:tc>
          <w:tcPr>
            <w:tcW w:w="9923" w:type="dxa"/>
            <w:gridSpan w:val="12"/>
          </w:tcPr>
          <w:p w14:paraId="6A490F90" w14:textId="6872F370" w:rsidR="002E49F2" w:rsidRPr="009956BA" w:rsidRDefault="00783AB8" w:rsidP="00A22D8D">
            <w:pPr>
              <w:pStyle w:val="Bullets"/>
              <w:numPr>
                <w:ilvl w:val="0"/>
                <w:numId w:val="28"/>
              </w:numPr>
              <w:tabs>
                <w:tab w:val="left" w:pos="1185"/>
              </w:tabs>
              <w:rPr>
                <w:sz w:val="20"/>
                <w:szCs w:val="24"/>
                <w:lang w:val="en-US"/>
              </w:rPr>
            </w:pPr>
            <w:r w:rsidRPr="009956BA">
              <w:rPr>
                <w:sz w:val="20"/>
                <w:szCs w:val="24"/>
                <w:lang w:val="en-US"/>
              </w:rPr>
              <w:t xml:space="preserve">Collected </w:t>
            </w:r>
            <w:r w:rsidR="00C808DD" w:rsidRPr="009956BA">
              <w:rPr>
                <w:sz w:val="20"/>
                <w:szCs w:val="24"/>
                <w:lang w:val="en-US"/>
              </w:rPr>
              <w:t xml:space="preserve">and </w:t>
            </w:r>
            <w:r w:rsidR="004173B9">
              <w:rPr>
                <w:sz w:val="20"/>
                <w:szCs w:val="24"/>
                <w:lang w:val="en-US"/>
              </w:rPr>
              <w:t>systematized</w:t>
            </w:r>
            <w:r w:rsidR="00C808DD" w:rsidRPr="009956BA">
              <w:rPr>
                <w:sz w:val="20"/>
                <w:szCs w:val="24"/>
                <w:lang w:val="en-US"/>
              </w:rPr>
              <w:t xml:space="preserve"> data</w:t>
            </w:r>
            <w:r w:rsidR="00CF3F66" w:rsidRPr="009956BA">
              <w:rPr>
                <w:sz w:val="20"/>
                <w:szCs w:val="24"/>
                <w:lang w:val="en-US"/>
              </w:rPr>
              <w:t xml:space="preserve"> of 100 competitors within a </w:t>
            </w:r>
            <w:r w:rsidR="00A22D8D" w:rsidRPr="00A22D8D">
              <w:rPr>
                <w:sz w:val="20"/>
                <w:szCs w:val="24"/>
                <w:lang w:val="en-US"/>
              </w:rPr>
              <w:t>50</w:t>
            </w:r>
            <w:r w:rsidR="00A22D8D">
              <w:rPr>
                <w:sz w:val="20"/>
                <w:szCs w:val="24"/>
                <w:lang w:val="en-US"/>
              </w:rPr>
              <w:t>-</w:t>
            </w:r>
            <w:r w:rsidR="00A22D8D" w:rsidRPr="00A22D8D">
              <w:rPr>
                <w:sz w:val="20"/>
                <w:szCs w:val="24"/>
                <w:lang w:val="en-US"/>
              </w:rPr>
              <w:t>km</w:t>
            </w:r>
            <w:r w:rsidR="00A22D8D">
              <w:rPr>
                <w:sz w:val="20"/>
                <w:szCs w:val="24"/>
                <w:lang w:val="en-US"/>
              </w:rPr>
              <w:t xml:space="preserve"> </w:t>
            </w:r>
            <w:r w:rsidR="00A22D8D" w:rsidRPr="00A22D8D">
              <w:rPr>
                <w:sz w:val="20"/>
                <w:szCs w:val="24"/>
                <w:lang w:val="en-US"/>
              </w:rPr>
              <w:t xml:space="preserve">radius of </w:t>
            </w:r>
            <w:r w:rsidR="00A22D8D" w:rsidRPr="001D57FD">
              <w:rPr>
                <w:sz w:val="20"/>
                <w:szCs w:val="24"/>
                <w:lang w:val="en-US"/>
              </w:rPr>
              <w:t xml:space="preserve">the </w:t>
            </w:r>
            <w:proofErr w:type="spellStart"/>
            <w:r w:rsidR="00A22D8D" w:rsidRPr="001D57FD">
              <w:rPr>
                <w:sz w:val="20"/>
                <w:szCs w:val="24"/>
                <w:lang w:val="en-US"/>
              </w:rPr>
              <w:t>Segmüller</w:t>
            </w:r>
            <w:proofErr w:type="spellEnd"/>
            <w:r w:rsidR="00A22D8D" w:rsidRPr="001D57FD">
              <w:rPr>
                <w:sz w:val="20"/>
                <w:szCs w:val="24"/>
                <w:lang w:val="en-US"/>
              </w:rPr>
              <w:t xml:space="preserve"> furniture store in Excel</w:t>
            </w:r>
            <w:r w:rsidR="00BD1DBC">
              <w:rPr>
                <w:sz w:val="20"/>
                <w:szCs w:val="24"/>
                <w:lang w:val="en-US"/>
              </w:rPr>
              <w:t xml:space="preserve">, focusing on store size, product assortment, and distance to the </w:t>
            </w:r>
            <w:proofErr w:type="spellStart"/>
            <w:r w:rsidR="00BD1DBC">
              <w:rPr>
                <w:sz w:val="20"/>
                <w:szCs w:val="24"/>
                <w:lang w:val="en-US"/>
              </w:rPr>
              <w:t>Segmüller</w:t>
            </w:r>
            <w:proofErr w:type="spellEnd"/>
            <w:r w:rsidR="00BD1DBC">
              <w:rPr>
                <w:sz w:val="20"/>
                <w:szCs w:val="24"/>
                <w:lang w:val="en-US"/>
              </w:rPr>
              <w:t xml:space="preserve"> location</w:t>
            </w:r>
          </w:p>
          <w:p w14:paraId="34D5C12D" w14:textId="71005159" w:rsidR="00CF3F66" w:rsidRPr="009956BA" w:rsidRDefault="00783AB8" w:rsidP="009956BA">
            <w:pPr>
              <w:pStyle w:val="Bullets"/>
              <w:numPr>
                <w:ilvl w:val="0"/>
                <w:numId w:val="28"/>
              </w:numPr>
              <w:tabs>
                <w:tab w:val="left" w:pos="1185"/>
              </w:tabs>
              <w:rPr>
                <w:sz w:val="20"/>
                <w:szCs w:val="24"/>
                <w:lang w:val="en-US"/>
              </w:rPr>
            </w:pPr>
            <w:r w:rsidRPr="009956BA">
              <w:rPr>
                <w:sz w:val="20"/>
                <w:szCs w:val="24"/>
                <w:lang w:val="en-US"/>
              </w:rPr>
              <w:t xml:space="preserve">Analyzed </w:t>
            </w:r>
            <w:r w:rsidR="00CF3F66" w:rsidRPr="009956BA">
              <w:rPr>
                <w:sz w:val="20"/>
                <w:szCs w:val="24"/>
                <w:lang w:val="en-US"/>
              </w:rPr>
              <w:t>marketing measures taken by medium-sized competing furniture stores to draw conclusions for our own advertising concepts</w:t>
            </w:r>
          </w:p>
        </w:tc>
      </w:tr>
      <w:tr w:rsidR="00E55D90" w:rsidRPr="00AE3968" w14:paraId="414B4085" w14:textId="77777777" w:rsidTr="00133F82">
        <w:trPr>
          <w:trHeight w:val="454"/>
        </w:trPr>
        <w:tc>
          <w:tcPr>
            <w:tcW w:w="9923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48926997" w:rsidR="00E55D90" w:rsidRPr="00AE3968" w:rsidRDefault="00EC1550" w:rsidP="002E49F2">
            <w:pPr>
              <w:pStyle w:val="BERSCHRIFT"/>
              <w:jc w:val="center"/>
              <w:rPr>
                <w:i/>
                <w:szCs w:val="36"/>
              </w:rPr>
            </w:pPr>
            <w:r w:rsidRPr="00AE3968">
              <w:rPr>
                <w:szCs w:val="36"/>
              </w:rPr>
              <w:t>Extra</w:t>
            </w:r>
            <w:r w:rsidR="00654E7B" w:rsidRPr="00AE3968">
              <w:rPr>
                <w:szCs w:val="36"/>
              </w:rPr>
              <w:t>c</w:t>
            </w:r>
            <w:r w:rsidRPr="00AE3968">
              <w:rPr>
                <w:szCs w:val="36"/>
              </w:rPr>
              <w:t xml:space="preserve">urricular </w:t>
            </w:r>
            <w:proofErr w:type="spellStart"/>
            <w:r w:rsidRPr="00AE3968">
              <w:rPr>
                <w:szCs w:val="36"/>
              </w:rPr>
              <w:t>Activities</w:t>
            </w:r>
            <w:proofErr w:type="spellEnd"/>
          </w:p>
        </w:tc>
      </w:tr>
      <w:tr w:rsidR="00CF1A4C" w:rsidRPr="00AE3968" w14:paraId="5C5044A2" w14:textId="77777777" w:rsidTr="00133F82">
        <w:trPr>
          <w:trHeight w:val="340"/>
        </w:trPr>
        <w:tc>
          <w:tcPr>
            <w:tcW w:w="6238" w:type="dxa"/>
            <w:gridSpan w:val="4"/>
            <w:tcBorders>
              <w:top w:val="single" w:sz="4" w:space="0" w:color="auto"/>
            </w:tcBorders>
            <w:vAlign w:val="bottom"/>
          </w:tcPr>
          <w:p w14:paraId="5FBEFB46" w14:textId="7C34CEB1" w:rsidR="00CF1A4C" w:rsidRPr="00CF1A4C" w:rsidRDefault="00CF1A4C" w:rsidP="002E49F2">
            <w:pPr>
              <w:pStyle w:val="Ort"/>
              <w:jc w:val="left"/>
              <w:rPr>
                <w:b/>
                <w:i w:val="0"/>
                <w:iCs/>
                <w:szCs w:val="24"/>
              </w:rPr>
            </w:pPr>
            <w:r w:rsidRPr="00CF1A4C">
              <w:rPr>
                <w:b/>
                <w:i w:val="0"/>
                <w:iCs/>
                <w:szCs w:val="24"/>
              </w:rPr>
              <w:t xml:space="preserve">Member </w:t>
            </w:r>
            <w:proofErr w:type="spellStart"/>
            <w:r w:rsidRPr="00CF1A4C">
              <w:rPr>
                <w:b/>
                <w:i w:val="0"/>
                <w:iCs/>
                <w:szCs w:val="24"/>
              </w:rPr>
              <w:t>of</w:t>
            </w:r>
            <w:proofErr w:type="spellEnd"/>
            <w:r w:rsidRPr="00CF1A4C">
              <w:rPr>
                <w:b/>
                <w:i w:val="0"/>
                <w:iCs/>
                <w:szCs w:val="24"/>
              </w:rPr>
              <w:t xml:space="preserve"> </w:t>
            </w:r>
            <w:proofErr w:type="spellStart"/>
            <w:r w:rsidRPr="00CF1A4C">
              <w:rPr>
                <w:b/>
                <w:i w:val="0"/>
                <w:iCs/>
                <w:szCs w:val="24"/>
              </w:rPr>
              <w:t>the</w:t>
            </w:r>
            <w:proofErr w:type="spellEnd"/>
            <w:r w:rsidRPr="00CF1A4C">
              <w:rPr>
                <w:b/>
                <w:i w:val="0"/>
                <w:iCs/>
                <w:szCs w:val="24"/>
              </w:rPr>
              <w:t xml:space="preserve"> </w:t>
            </w:r>
            <w:del w:id="0" w:author="David Döbele" w:date="2025-09-02T06:33:00Z" w16du:dateUtc="2025-09-02T04:33:00Z">
              <w:r w:rsidRPr="00CF1A4C" w:rsidDel="00F64FFF">
                <w:rPr>
                  <w:b/>
                  <w:i w:val="0"/>
                  <w:iCs/>
                  <w:szCs w:val="24"/>
                </w:rPr>
                <w:delText xml:space="preserve">Arbeitskreisbörse </w:delText>
              </w:r>
            </w:del>
            <w:ins w:id="1" w:author="David Döbele" w:date="2025-09-02T06:33:00Z" w16du:dateUtc="2025-09-02T04:33:00Z">
              <w:r w:rsidR="00F64FFF" w:rsidRPr="00CF1A4C">
                <w:rPr>
                  <w:b/>
                  <w:i w:val="0"/>
                  <w:iCs/>
                  <w:szCs w:val="24"/>
                </w:rPr>
                <w:t>Arbeitskreis</w:t>
              </w:r>
              <w:r w:rsidR="00F64FFF">
                <w:rPr>
                  <w:b/>
                  <w:i w:val="0"/>
                  <w:iCs/>
                  <w:szCs w:val="24"/>
                </w:rPr>
                <w:t xml:space="preserve"> B</w:t>
              </w:r>
              <w:r w:rsidR="00F64FFF" w:rsidRPr="00CF1A4C">
                <w:rPr>
                  <w:b/>
                  <w:i w:val="0"/>
                  <w:iCs/>
                  <w:szCs w:val="24"/>
                </w:rPr>
                <w:t xml:space="preserve">örse </w:t>
              </w:r>
            </w:ins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3CBA90C2" w14:textId="2032610C" w:rsidR="00CF1A4C" w:rsidRPr="00AE3968" w:rsidRDefault="00CF1A4C" w:rsidP="002E49F2">
            <w:pPr>
              <w:pStyle w:val="Ort"/>
              <w:rPr>
                <w:szCs w:val="24"/>
              </w:rPr>
            </w:pPr>
            <w:r>
              <w:rPr>
                <w:szCs w:val="24"/>
              </w:rPr>
              <w:t>Mannheim, DE</w:t>
            </w:r>
          </w:p>
        </w:tc>
      </w:tr>
      <w:tr w:rsidR="00CF1A4C" w:rsidRPr="00AE3968" w14:paraId="143C4ED0" w14:textId="77777777" w:rsidTr="00133F82">
        <w:trPr>
          <w:trHeight w:val="20"/>
        </w:trPr>
        <w:tc>
          <w:tcPr>
            <w:tcW w:w="6238" w:type="dxa"/>
            <w:gridSpan w:val="4"/>
            <w:vAlign w:val="bottom"/>
          </w:tcPr>
          <w:p w14:paraId="04513ECE" w14:textId="537EE569" w:rsidR="00CF1A4C" w:rsidRPr="00A46C54" w:rsidRDefault="00A46C54" w:rsidP="00A46C54">
            <w:pPr>
              <w:pStyle w:val="Beschreibung"/>
              <w:rPr>
                <w:bCs/>
                <w:i/>
                <w:iCs/>
                <w:sz w:val="20"/>
                <w:szCs w:val="18"/>
                <w:lang w:val="en-GB"/>
              </w:rPr>
            </w:pPr>
            <w:r w:rsidRPr="00A46C54">
              <w:rPr>
                <w:sz w:val="20"/>
                <w:szCs w:val="24"/>
                <w:lang w:val="en-US"/>
              </w:rPr>
              <w:t xml:space="preserve">Active </w:t>
            </w:r>
            <w:r w:rsidR="00133F82">
              <w:rPr>
                <w:sz w:val="20"/>
                <w:szCs w:val="24"/>
                <w:lang w:val="en-US"/>
              </w:rPr>
              <w:t xml:space="preserve">Member of the </w:t>
            </w:r>
            <w:del w:id="2" w:author="David Döbele" w:date="2025-09-02T06:34:00Z" w16du:dateUtc="2025-09-02T04:34:00Z">
              <w:r w:rsidR="00133F82" w:rsidDel="00422791">
                <w:rPr>
                  <w:sz w:val="20"/>
                  <w:szCs w:val="24"/>
                  <w:lang w:val="en-US"/>
                </w:rPr>
                <w:delText xml:space="preserve">student </w:delText>
              </w:r>
            </w:del>
            <w:ins w:id="3" w:author="David Döbele" w:date="2025-09-02T06:34:00Z" w16du:dateUtc="2025-09-02T04:34:00Z">
              <w:r w:rsidR="00422791">
                <w:rPr>
                  <w:sz w:val="20"/>
                  <w:szCs w:val="24"/>
                  <w:lang w:val="en-US"/>
                </w:rPr>
                <w:t>S</w:t>
              </w:r>
              <w:r w:rsidR="00422791">
                <w:rPr>
                  <w:sz w:val="20"/>
                  <w:szCs w:val="24"/>
                  <w:lang w:val="en-US"/>
                </w:rPr>
                <w:t xml:space="preserve">tudent </w:t>
              </w:r>
              <w:r w:rsidR="00422791">
                <w:rPr>
                  <w:sz w:val="20"/>
                  <w:szCs w:val="24"/>
                  <w:lang w:val="en-US"/>
                </w:rPr>
                <w:t>S</w:t>
              </w:r>
            </w:ins>
            <w:ins w:id="4" w:author="David Döbele" w:date="2025-09-02T06:33:00Z" w16du:dateUtc="2025-09-02T04:33:00Z">
              <w:r w:rsidR="005F7344">
                <w:rPr>
                  <w:sz w:val="20"/>
                  <w:szCs w:val="24"/>
                  <w:lang w:val="en-US"/>
                </w:rPr>
                <w:t xml:space="preserve">tock </w:t>
              </w:r>
            </w:ins>
            <w:ins w:id="5" w:author="David Döbele" w:date="2025-09-02T06:34:00Z" w16du:dateUtc="2025-09-02T04:34:00Z">
              <w:r w:rsidR="00422791">
                <w:rPr>
                  <w:sz w:val="20"/>
                  <w:szCs w:val="24"/>
                  <w:lang w:val="en-US"/>
                </w:rPr>
                <w:t>M</w:t>
              </w:r>
            </w:ins>
            <w:ins w:id="6" w:author="David Döbele" w:date="2025-09-02T06:33:00Z" w16du:dateUtc="2025-09-02T04:33:00Z">
              <w:r w:rsidR="005F7344">
                <w:rPr>
                  <w:sz w:val="20"/>
                  <w:szCs w:val="24"/>
                  <w:lang w:val="en-US"/>
                </w:rPr>
                <w:t xml:space="preserve">arket </w:t>
              </w:r>
            </w:ins>
            <w:ins w:id="7" w:author="David Döbele" w:date="2025-09-02T06:34:00Z" w16du:dateUtc="2025-09-02T04:34:00Z">
              <w:r w:rsidR="00422791">
                <w:rPr>
                  <w:sz w:val="20"/>
                  <w:szCs w:val="24"/>
                  <w:lang w:val="en-US"/>
                </w:rPr>
                <w:t>I</w:t>
              </w:r>
            </w:ins>
            <w:del w:id="8" w:author="David Döbele" w:date="2025-09-02T06:34:00Z" w16du:dateUtc="2025-09-02T04:34:00Z">
              <w:r w:rsidR="00133F82" w:rsidDel="00422791">
                <w:rPr>
                  <w:sz w:val="20"/>
                  <w:szCs w:val="24"/>
                  <w:lang w:val="en-US"/>
                </w:rPr>
                <w:delText>i</w:delText>
              </w:r>
            </w:del>
            <w:r w:rsidR="00133F82">
              <w:rPr>
                <w:sz w:val="20"/>
                <w:szCs w:val="24"/>
                <w:lang w:val="en-US"/>
              </w:rPr>
              <w:t>nitiative</w:t>
            </w:r>
          </w:p>
        </w:tc>
        <w:tc>
          <w:tcPr>
            <w:tcW w:w="3685" w:type="dxa"/>
            <w:gridSpan w:val="8"/>
            <w:vAlign w:val="bottom"/>
          </w:tcPr>
          <w:p w14:paraId="3BE3262D" w14:textId="1719E51F" w:rsidR="00CF1A4C" w:rsidRPr="00AE3968" w:rsidRDefault="00CF1A4C" w:rsidP="00CF1A4C">
            <w:pPr>
              <w:pStyle w:val="Beschreibung"/>
              <w:jc w:val="right"/>
              <w:rPr>
                <w:szCs w:val="24"/>
              </w:rPr>
            </w:pPr>
            <w:r w:rsidRPr="00CF1A4C">
              <w:rPr>
                <w:sz w:val="20"/>
                <w:szCs w:val="24"/>
                <w:lang w:val="en-US"/>
              </w:rPr>
              <w:t xml:space="preserve">08/2025 </w:t>
            </w:r>
            <w:r w:rsidRPr="00AE3968">
              <w:rPr>
                <w:sz w:val="20"/>
                <w:szCs w:val="24"/>
                <w:lang w:val="en-US"/>
              </w:rPr>
              <w:t>–</w:t>
            </w:r>
            <w:r>
              <w:rPr>
                <w:sz w:val="20"/>
                <w:szCs w:val="24"/>
                <w:lang w:val="en-US"/>
              </w:rPr>
              <w:t xml:space="preserve"> </w:t>
            </w:r>
            <w:r w:rsidRPr="00CF1A4C">
              <w:rPr>
                <w:sz w:val="20"/>
                <w:szCs w:val="24"/>
                <w:lang w:val="en-US"/>
              </w:rPr>
              <w:t>present</w:t>
            </w:r>
          </w:p>
        </w:tc>
      </w:tr>
      <w:tr w:rsidR="00133F82" w:rsidRPr="00133F82" w14:paraId="0CCEF841" w14:textId="77777777" w:rsidTr="000746F4">
        <w:trPr>
          <w:trHeight w:val="334"/>
        </w:trPr>
        <w:tc>
          <w:tcPr>
            <w:tcW w:w="9923" w:type="dxa"/>
            <w:gridSpan w:val="12"/>
            <w:vAlign w:val="bottom"/>
          </w:tcPr>
          <w:p w14:paraId="59108CDB" w14:textId="5CF7FB1D" w:rsidR="00133F82" w:rsidRPr="00ED2C55" w:rsidRDefault="00133F82" w:rsidP="00ED2C55">
            <w:pPr>
              <w:pStyle w:val="Beschreibung"/>
              <w:numPr>
                <w:ilvl w:val="0"/>
                <w:numId w:val="34"/>
              </w:numPr>
              <w:rPr>
                <w:i/>
                <w:iCs/>
                <w:sz w:val="20"/>
                <w:szCs w:val="24"/>
                <w:lang w:val="en-US"/>
              </w:rPr>
            </w:pPr>
            <w:r w:rsidRPr="00ED2C55">
              <w:rPr>
                <w:i/>
                <w:iCs/>
                <w:sz w:val="20"/>
                <w:szCs w:val="24"/>
                <w:lang w:val="en-US"/>
              </w:rPr>
              <w:t>Partici</w:t>
            </w:r>
            <w:r>
              <w:rPr>
                <w:i/>
                <w:iCs/>
                <w:sz w:val="20"/>
                <w:szCs w:val="24"/>
                <w:lang w:val="en-US"/>
              </w:rPr>
              <w:t xml:space="preserve">pating in interactive workshops on portfolio management and financial market trends </w:t>
            </w:r>
          </w:p>
          <w:p w14:paraId="697D73C3" w14:textId="3069613A" w:rsidR="00133F82" w:rsidRPr="00133F82" w:rsidRDefault="00133F82" w:rsidP="00133F82">
            <w:pPr>
              <w:pStyle w:val="Beschreibung"/>
              <w:numPr>
                <w:ilvl w:val="0"/>
                <w:numId w:val="34"/>
              </w:numPr>
              <w:rPr>
                <w:szCs w:val="24"/>
                <w:lang w:val="en-GB"/>
              </w:rPr>
            </w:pPr>
            <w:r>
              <w:rPr>
                <w:i/>
                <w:iCs/>
                <w:sz w:val="20"/>
                <w:szCs w:val="24"/>
                <w:lang w:val="en-US"/>
              </w:rPr>
              <w:t>Gaining hands-on experience applying valuation methods to real companies</w:t>
            </w:r>
          </w:p>
        </w:tc>
      </w:tr>
      <w:tr w:rsidR="00E55D90" w:rsidRPr="00AE3968" w14:paraId="74251178" w14:textId="77777777" w:rsidTr="00133F82">
        <w:trPr>
          <w:trHeight w:val="340"/>
        </w:trPr>
        <w:tc>
          <w:tcPr>
            <w:tcW w:w="6238" w:type="dxa"/>
            <w:gridSpan w:val="4"/>
            <w:vAlign w:val="bottom"/>
          </w:tcPr>
          <w:p w14:paraId="23826F21" w14:textId="23EF4A10" w:rsidR="00E55D90" w:rsidRPr="00AE3968" w:rsidRDefault="008E6150" w:rsidP="002E49F2">
            <w:pPr>
              <w:pStyle w:val="Ort"/>
              <w:jc w:val="left"/>
              <w:rPr>
                <w:b/>
                <w:bCs/>
                <w:i w:val="0"/>
                <w:iCs/>
                <w:szCs w:val="24"/>
                <w:lang w:val="en-US"/>
              </w:rPr>
            </w:pPr>
            <w:r>
              <w:rPr>
                <w:b/>
                <w:i w:val="0"/>
                <w:iCs/>
                <w:szCs w:val="24"/>
                <w:lang w:val="en-US"/>
              </w:rPr>
              <w:t>German Red Cross</w:t>
            </w:r>
          </w:p>
        </w:tc>
        <w:tc>
          <w:tcPr>
            <w:tcW w:w="3685" w:type="dxa"/>
            <w:gridSpan w:val="8"/>
            <w:vAlign w:val="bottom"/>
          </w:tcPr>
          <w:p w14:paraId="58208F44" w14:textId="75C02C1F" w:rsidR="00E55D90" w:rsidRPr="00AE3968" w:rsidRDefault="009A094E" w:rsidP="002E49F2">
            <w:pPr>
              <w:pStyle w:val="Ort"/>
              <w:rPr>
                <w:rFonts w:cs="Times New Roman (Body CS)"/>
                <w:b/>
                <w:bCs/>
                <w:i w:val="0"/>
                <w:iCs/>
                <w:szCs w:val="25"/>
              </w:rPr>
            </w:pPr>
            <w:r w:rsidRPr="00AE3968">
              <w:rPr>
                <w:szCs w:val="24"/>
              </w:rPr>
              <w:t>M</w:t>
            </w:r>
            <w:r w:rsidR="008E6150">
              <w:rPr>
                <w:szCs w:val="24"/>
              </w:rPr>
              <w:t>annheim</w:t>
            </w:r>
            <w:r w:rsidR="006736F4" w:rsidRPr="00AE3968">
              <w:rPr>
                <w:szCs w:val="24"/>
              </w:rPr>
              <w:t>, DE</w:t>
            </w:r>
          </w:p>
        </w:tc>
      </w:tr>
      <w:tr w:rsidR="00EC1550" w:rsidRPr="00AE3968" w14:paraId="4F59C612" w14:textId="77777777" w:rsidTr="00325539">
        <w:trPr>
          <w:trHeight w:val="20"/>
        </w:trPr>
        <w:tc>
          <w:tcPr>
            <w:tcW w:w="7445" w:type="dxa"/>
            <w:gridSpan w:val="10"/>
            <w:vAlign w:val="bottom"/>
          </w:tcPr>
          <w:p w14:paraId="32F07601" w14:textId="6B0B662E" w:rsidR="00EC1550" w:rsidRPr="00AE3968" w:rsidRDefault="009A094E" w:rsidP="002E49F2">
            <w:pPr>
              <w:pStyle w:val="Beschreibung"/>
              <w:rPr>
                <w:sz w:val="20"/>
                <w:szCs w:val="24"/>
                <w:lang w:val="en-US"/>
              </w:rPr>
            </w:pPr>
            <w:r w:rsidRPr="00AE3968">
              <w:rPr>
                <w:sz w:val="20"/>
                <w:szCs w:val="24"/>
                <w:lang w:val="en-US"/>
              </w:rPr>
              <w:t xml:space="preserve">Volunteer </w:t>
            </w:r>
            <w:r w:rsidR="00A22D8D">
              <w:rPr>
                <w:sz w:val="20"/>
                <w:szCs w:val="24"/>
                <w:lang w:val="en-US"/>
              </w:rPr>
              <w:t>H</w:t>
            </w:r>
            <w:r w:rsidRPr="00AE3968">
              <w:rPr>
                <w:sz w:val="20"/>
                <w:szCs w:val="24"/>
                <w:lang w:val="en-US"/>
              </w:rPr>
              <w:t xml:space="preserve">elper at the </w:t>
            </w:r>
            <w:r w:rsidR="00A22D8D">
              <w:rPr>
                <w:sz w:val="20"/>
                <w:szCs w:val="24"/>
                <w:lang w:val="en-US"/>
              </w:rPr>
              <w:t>F</w:t>
            </w:r>
            <w:r w:rsidRPr="00AE3968">
              <w:rPr>
                <w:sz w:val="20"/>
                <w:szCs w:val="24"/>
                <w:lang w:val="en-US"/>
              </w:rPr>
              <w:t xml:space="preserve">ood </w:t>
            </w:r>
            <w:r w:rsidR="00A22D8D">
              <w:rPr>
                <w:sz w:val="20"/>
                <w:szCs w:val="24"/>
                <w:lang w:val="en-US"/>
              </w:rPr>
              <w:t>B</w:t>
            </w:r>
            <w:r w:rsidRPr="00AE3968">
              <w:rPr>
                <w:sz w:val="20"/>
                <w:szCs w:val="24"/>
                <w:lang w:val="en-US"/>
              </w:rPr>
              <w:t>ank in M</w:t>
            </w:r>
            <w:r w:rsidR="008E6150">
              <w:rPr>
                <w:sz w:val="20"/>
                <w:szCs w:val="24"/>
                <w:lang w:val="en-US"/>
              </w:rPr>
              <w:t>annheim</w:t>
            </w:r>
          </w:p>
        </w:tc>
        <w:tc>
          <w:tcPr>
            <w:tcW w:w="2478" w:type="dxa"/>
            <w:gridSpan w:val="2"/>
            <w:vAlign w:val="bottom"/>
          </w:tcPr>
          <w:p w14:paraId="45DD2178" w14:textId="5EB31B7B" w:rsidR="00EC1550" w:rsidRPr="00AE3968" w:rsidRDefault="00EC1550" w:rsidP="002E49F2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  <w:r w:rsidRPr="00AE3968">
              <w:rPr>
                <w:sz w:val="20"/>
                <w:szCs w:val="24"/>
                <w:lang w:val="en-US"/>
              </w:rPr>
              <w:t>0</w:t>
            </w:r>
            <w:r w:rsidR="00BE2ACF" w:rsidRPr="00AE3968">
              <w:rPr>
                <w:sz w:val="20"/>
                <w:szCs w:val="24"/>
                <w:lang w:val="en-US"/>
              </w:rPr>
              <w:t>7</w:t>
            </w:r>
            <w:r w:rsidRPr="00AE3968">
              <w:rPr>
                <w:sz w:val="20"/>
                <w:szCs w:val="24"/>
                <w:lang w:val="en-US"/>
              </w:rPr>
              <w:t>/20</w:t>
            </w:r>
            <w:r w:rsidR="00BE2ACF" w:rsidRPr="00AE3968">
              <w:rPr>
                <w:sz w:val="20"/>
                <w:szCs w:val="24"/>
                <w:lang w:val="en-US"/>
              </w:rPr>
              <w:t>2</w:t>
            </w:r>
            <w:r w:rsidR="008E6150">
              <w:rPr>
                <w:sz w:val="20"/>
                <w:szCs w:val="24"/>
                <w:lang w:val="en-US"/>
              </w:rPr>
              <w:t>5</w:t>
            </w:r>
            <w:r w:rsidRPr="00AE3968">
              <w:rPr>
                <w:sz w:val="20"/>
                <w:szCs w:val="24"/>
                <w:lang w:val="en-US"/>
              </w:rPr>
              <w:t xml:space="preserve"> – </w:t>
            </w:r>
            <w:r w:rsidR="008E6150">
              <w:rPr>
                <w:sz w:val="20"/>
                <w:szCs w:val="24"/>
                <w:lang w:val="en-US"/>
              </w:rPr>
              <w:t>present</w:t>
            </w:r>
          </w:p>
        </w:tc>
      </w:tr>
      <w:tr w:rsidR="005010AC" w:rsidRPr="008E6150" w14:paraId="179C55D5" w14:textId="77777777" w:rsidTr="00325539">
        <w:trPr>
          <w:trHeight w:val="20"/>
        </w:trPr>
        <w:tc>
          <w:tcPr>
            <w:tcW w:w="9923" w:type="dxa"/>
            <w:gridSpan w:val="12"/>
            <w:vAlign w:val="bottom"/>
          </w:tcPr>
          <w:p w14:paraId="2A8FFC16" w14:textId="11AC7D53" w:rsidR="005010AC" w:rsidRPr="005010AC" w:rsidRDefault="008E6150" w:rsidP="005010AC">
            <w:pPr>
              <w:pStyle w:val="Beschreibung"/>
              <w:numPr>
                <w:ilvl w:val="0"/>
                <w:numId w:val="34"/>
              </w:numPr>
              <w:rPr>
                <w:i/>
                <w:iCs/>
                <w:sz w:val="20"/>
                <w:szCs w:val="24"/>
                <w:lang w:val="en-US"/>
              </w:rPr>
            </w:pPr>
            <w:r>
              <w:rPr>
                <w:i/>
                <w:iCs/>
                <w:sz w:val="20"/>
                <w:szCs w:val="24"/>
                <w:lang w:val="en-US"/>
              </w:rPr>
              <w:t>Issuing food bank cards for people in need</w:t>
            </w:r>
          </w:p>
          <w:p w14:paraId="4A7F7AF1" w14:textId="0221BDC3" w:rsidR="005010AC" w:rsidRPr="00AE3968" w:rsidRDefault="008E6150" w:rsidP="005010AC">
            <w:pPr>
              <w:pStyle w:val="Beschreibung"/>
              <w:numPr>
                <w:ilvl w:val="0"/>
                <w:numId w:val="34"/>
              </w:numPr>
              <w:rPr>
                <w:sz w:val="20"/>
                <w:szCs w:val="24"/>
                <w:lang w:val="en-US"/>
              </w:rPr>
            </w:pPr>
            <w:r>
              <w:rPr>
                <w:i/>
                <w:iCs/>
                <w:sz w:val="20"/>
                <w:szCs w:val="24"/>
                <w:lang w:val="en-US"/>
              </w:rPr>
              <w:t>Assisting with food distribution</w:t>
            </w:r>
          </w:p>
        </w:tc>
      </w:tr>
      <w:tr w:rsidR="005010AC" w:rsidRPr="005010AC" w14:paraId="373E78CB" w14:textId="77777777" w:rsidTr="00133F82">
        <w:trPr>
          <w:trHeight w:val="340"/>
        </w:trPr>
        <w:tc>
          <w:tcPr>
            <w:tcW w:w="7445" w:type="dxa"/>
            <w:gridSpan w:val="10"/>
            <w:vAlign w:val="bottom"/>
          </w:tcPr>
          <w:p w14:paraId="3678CC37" w14:textId="30B5BDE5" w:rsidR="005010AC" w:rsidRPr="00AE3968" w:rsidRDefault="008E6150" w:rsidP="00557581">
            <w:pPr>
              <w:pStyle w:val="Ort"/>
              <w:jc w:val="left"/>
              <w:rPr>
                <w:sz w:val="20"/>
                <w:szCs w:val="24"/>
                <w:lang w:val="en-US"/>
              </w:rPr>
            </w:pPr>
            <w:r>
              <w:rPr>
                <w:b/>
                <w:i w:val="0"/>
                <w:iCs/>
                <w:szCs w:val="24"/>
                <w:lang w:val="en-US"/>
              </w:rPr>
              <w:t>Parish of St. Michael Mering</w:t>
            </w:r>
          </w:p>
        </w:tc>
        <w:tc>
          <w:tcPr>
            <w:tcW w:w="2478" w:type="dxa"/>
            <w:gridSpan w:val="2"/>
            <w:vAlign w:val="bottom"/>
          </w:tcPr>
          <w:p w14:paraId="533F1CBE" w14:textId="51B4620E" w:rsidR="005010AC" w:rsidRPr="00557581" w:rsidRDefault="00557581" w:rsidP="00557581">
            <w:pPr>
              <w:pStyle w:val="Ort"/>
              <w:rPr>
                <w:szCs w:val="24"/>
              </w:rPr>
            </w:pPr>
            <w:r w:rsidRPr="00557581">
              <w:rPr>
                <w:szCs w:val="24"/>
              </w:rPr>
              <w:t>M</w:t>
            </w:r>
            <w:r w:rsidR="008E6150">
              <w:rPr>
                <w:szCs w:val="24"/>
              </w:rPr>
              <w:t>ering</w:t>
            </w:r>
            <w:r w:rsidRPr="00557581">
              <w:rPr>
                <w:szCs w:val="24"/>
              </w:rPr>
              <w:t>, DE</w:t>
            </w:r>
          </w:p>
        </w:tc>
      </w:tr>
      <w:tr w:rsidR="005010AC" w:rsidRPr="005010AC" w14:paraId="563F680D" w14:textId="77777777" w:rsidTr="00325539">
        <w:trPr>
          <w:trHeight w:val="20"/>
        </w:trPr>
        <w:tc>
          <w:tcPr>
            <w:tcW w:w="7445" w:type="dxa"/>
            <w:gridSpan w:val="10"/>
            <w:vAlign w:val="bottom"/>
          </w:tcPr>
          <w:p w14:paraId="1E83FD7F" w14:textId="1D8AF356" w:rsidR="005010AC" w:rsidRPr="00AE3968" w:rsidRDefault="00557581" w:rsidP="002E49F2">
            <w:pPr>
              <w:pStyle w:val="Beschreibung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Volunteer Helper at the Food Bank in M</w:t>
            </w:r>
            <w:r w:rsidR="008E6150">
              <w:rPr>
                <w:sz w:val="20"/>
                <w:szCs w:val="24"/>
                <w:lang w:val="en-US"/>
              </w:rPr>
              <w:t>ering</w:t>
            </w:r>
          </w:p>
        </w:tc>
        <w:tc>
          <w:tcPr>
            <w:tcW w:w="2478" w:type="dxa"/>
            <w:gridSpan w:val="2"/>
            <w:vAlign w:val="bottom"/>
          </w:tcPr>
          <w:p w14:paraId="48A0A74F" w14:textId="67D23FEA" w:rsidR="005010AC" w:rsidRPr="00AE3968" w:rsidRDefault="00557581" w:rsidP="002E49F2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07/202</w:t>
            </w:r>
            <w:r w:rsidR="008E6150">
              <w:rPr>
                <w:sz w:val="20"/>
                <w:szCs w:val="24"/>
                <w:lang w:val="en-US"/>
              </w:rPr>
              <w:t>3</w:t>
            </w:r>
            <w:r>
              <w:rPr>
                <w:sz w:val="20"/>
                <w:szCs w:val="24"/>
                <w:lang w:val="en-US"/>
              </w:rPr>
              <w:t xml:space="preserve"> – </w:t>
            </w:r>
            <w:r w:rsidR="008E6150">
              <w:rPr>
                <w:sz w:val="20"/>
                <w:szCs w:val="24"/>
                <w:lang w:val="en-US"/>
              </w:rPr>
              <w:t>08/2024</w:t>
            </w:r>
            <w:r>
              <w:rPr>
                <w:sz w:val="20"/>
                <w:szCs w:val="24"/>
                <w:lang w:val="en-US"/>
              </w:rPr>
              <w:t xml:space="preserve"> </w:t>
            </w:r>
          </w:p>
        </w:tc>
      </w:tr>
      <w:tr w:rsidR="005010AC" w:rsidRPr="00CF1A4C" w14:paraId="39BEB124" w14:textId="77777777" w:rsidTr="00325539">
        <w:trPr>
          <w:trHeight w:val="20"/>
        </w:trPr>
        <w:tc>
          <w:tcPr>
            <w:tcW w:w="7445" w:type="dxa"/>
            <w:gridSpan w:val="10"/>
            <w:vAlign w:val="bottom"/>
          </w:tcPr>
          <w:p w14:paraId="4E7A8B42" w14:textId="26C0EB1F" w:rsidR="005010AC" w:rsidRPr="00B6139C" w:rsidRDefault="008E6150" w:rsidP="00557581">
            <w:pPr>
              <w:pStyle w:val="Beschreibung"/>
              <w:numPr>
                <w:ilvl w:val="0"/>
                <w:numId w:val="35"/>
              </w:numPr>
              <w:rPr>
                <w:i/>
                <w:iCs/>
                <w:sz w:val="20"/>
                <w:szCs w:val="24"/>
                <w:lang w:val="en-US"/>
              </w:rPr>
            </w:pPr>
            <w:r>
              <w:rPr>
                <w:i/>
                <w:iCs/>
                <w:sz w:val="20"/>
                <w:szCs w:val="24"/>
                <w:lang w:val="en-US"/>
              </w:rPr>
              <w:t>Supported by distributing food to people in need</w:t>
            </w:r>
            <w:r w:rsidR="0078222C" w:rsidRPr="00B6139C">
              <w:rPr>
                <w:i/>
                <w:iCs/>
                <w:sz w:val="20"/>
                <w:szCs w:val="24"/>
                <w:lang w:val="en-US"/>
              </w:rPr>
              <w:t xml:space="preserve"> </w:t>
            </w:r>
          </w:p>
          <w:p w14:paraId="16742729" w14:textId="7E1CDA11" w:rsidR="0078222C" w:rsidRPr="00AE3968" w:rsidRDefault="008E6150" w:rsidP="00557581">
            <w:pPr>
              <w:pStyle w:val="Beschreibung"/>
              <w:numPr>
                <w:ilvl w:val="0"/>
                <w:numId w:val="35"/>
              </w:numPr>
              <w:rPr>
                <w:sz w:val="20"/>
                <w:szCs w:val="24"/>
                <w:lang w:val="en-US"/>
              </w:rPr>
            </w:pPr>
            <w:r>
              <w:rPr>
                <w:i/>
                <w:iCs/>
                <w:sz w:val="20"/>
                <w:szCs w:val="24"/>
                <w:lang w:val="en-US"/>
              </w:rPr>
              <w:t>Involved in food procurement from local supermarkets</w:t>
            </w:r>
          </w:p>
        </w:tc>
        <w:tc>
          <w:tcPr>
            <w:tcW w:w="2478" w:type="dxa"/>
            <w:gridSpan w:val="2"/>
            <w:vAlign w:val="bottom"/>
          </w:tcPr>
          <w:p w14:paraId="010F0EFD" w14:textId="77777777" w:rsidR="005010AC" w:rsidRPr="00AE3968" w:rsidRDefault="005010AC" w:rsidP="002E49F2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</w:p>
        </w:tc>
      </w:tr>
      <w:tr w:rsidR="00E55D90" w:rsidRPr="00AE3968" w14:paraId="482569A2" w14:textId="77777777" w:rsidTr="00133F82">
        <w:trPr>
          <w:trHeight w:val="454"/>
        </w:trPr>
        <w:tc>
          <w:tcPr>
            <w:tcW w:w="9923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1B24458F" w:rsidR="00E55D90" w:rsidRPr="00AE3968" w:rsidRDefault="00EC1550" w:rsidP="002E49F2">
            <w:pPr>
              <w:jc w:val="center"/>
              <w:rPr>
                <w:rFonts w:ascii="Georgia" w:hAnsi="Georgia"/>
                <w:b/>
                <w:smallCaps/>
                <w:sz w:val="24"/>
                <w:szCs w:val="36"/>
              </w:rPr>
            </w:pPr>
            <w:r w:rsidRPr="00AE3968">
              <w:rPr>
                <w:rFonts w:ascii="Georgia" w:hAnsi="Georgia"/>
                <w:b/>
                <w:smallCaps/>
                <w:sz w:val="32"/>
                <w:szCs w:val="36"/>
              </w:rPr>
              <w:t xml:space="preserve">Skills &amp; </w:t>
            </w:r>
            <w:proofErr w:type="spellStart"/>
            <w:r w:rsidRPr="00AE3968">
              <w:rPr>
                <w:rFonts w:ascii="Georgia" w:hAnsi="Georgia"/>
                <w:b/>
                <w:smallCaps/>
                <w:sz w:val="32"/>
                <w:szCs w:val="36"/>
              </w:rPr>
              <w:t>Interests</w:t>
            </w:r>
            <w:proofErr w:type="spellEnd"/>
          </w:p>
        </w:tc>
      </w:tr>
      <w:tr w:rsidR="00EC1550" w:rsidRPr="00CF1A4C" w14:paraId="2B257790" w14:textId="77777777" w:rsidTr="00325539">
        <w:trPr>
          <w:trHeight w:val="452"/>
        </w:trPr>
        <w:tc>
          <w:tcPr>
            <w:tcW w:w="2171" w:type="dxa"/>
            <w:tcBorders>
              <w:top w:val="single" w:sz="4" w:space="0" w:color="auto"/>
            </w:tcBorders>
            <w:vAlign w:val="bottom"/>
          </w:tcPr>
          <w:p w14:paraId="15B2C431" w14:textId="5EA96E88" w:rsidR="00EC1550" w:rsidRPr="00AE3968" w:rsidRDefault="00EC1550" w:rsidP="002E49F2">
            <w:pPr>
              <w:rPr>
                <w:rFonts w:ascii="Georgia" w:hAnsi="Georgia"/>
                <w:sz w:val="20"/>
                <w:szCs w:val="24"/>
              </w:rPr>
            </w:pPr>
            <w:proofErr w:type="spellStart"/>
            <w:r w:rsidRPr="00AE3968">
              <w:rPr>
                <w:rFonts w:ascii="Georgia" w:hAnsi="Georgia"/>
                <w:sz w:val="20"/>
                <w:szCs w:val="24"/>
              </w:rPr>
              <w:t>Languages</w:t>
            </w:r>
            <w:proofErr w:type="spellEnd"/>
            <w:r w:rsidRPr="00AE3968">
              <w:rPr>
                <w:rFonts w:ascii="Georgia" w:hAnsi="Georgia"/>
                <w:sz w:val="20"/>
                <w:szCs w:val="24"/>
              </w:rPr>
              <w:t>:</w:t>
            </w:r>
          </w:p>
        </w:tc>
        <w:tc>
          <w:tcPr>
            <w:tcW w:w="775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1B3788C9" w:rsidR="00EC1550" w:rsidRPr="00AE3968" w:rsidRDefault="00EC1550" w:rsidP="002E49F2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German </w:t>
            </w:r>
            <w:r w:rsidRPr="00AE3968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(native language)</w:t>
            </w:r>
            <w:r w:rsidRPr="00AE3968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, English </w:t>
            </w:r>
            <w:r w:rsidRPr="00AE3968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(business fluent</w:t>
            </w:r>
            <w:r w:rsidR="00C6613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)</w:t>
            </w:r>
          </w:p>
        </w:tc>
      </w:tr>
      <w:tr w:rsidR="00EC1550" w:rsidRPr="00CF1A4C" w14:paraId="45706C3F" w14:textId="77777777" w:rsidTr="00325539">
        <w:trPr>
          <w:trHeight w:val="397"/>
        </w:trPr>
        <w:tc>
          <w:tcPr>
            <w:tcW w:w="2171" w:type="dxa"/>
            <w:vAlign w:val="bottom"/>
          </w:tcPr>
          <w:p w14:paraId="57688BDA" w14:textId="6EC23AE6" w:rsidR="00EC1550" w:rsidRPr="00AE3968" w:rsidRDefault="00EC1550" w:rsidP="002E49F2">
            <w:pPr>
              <w:rPr>
                <w:rFonts w:ascii="Georgia" w:hAnsi="Georgia"/>
                <w:sz w:val="20"/>
                <w:szCs w:val="24"/>
              </w:rPr>
            </w:pPr>
            <w:r w:rsidRPr="00AE3968">
              <w:rPr>
                <w:rFonts w:ascii="Georgia" w:hAnsi="Georgia"/>
                <w:sz w:val="20"/>
                <w:szCs w:val="24"/>
              </w:rPr>
              <w:t>IT:</w:t>
            </w:r>
          </w:p>
        </w:tc>
        <w:tc>
          <w:tcPr>
            <w:tcW w:w="7752" w:type="dxa"/>
            <w:gridSpan w:val="11"/>
            <w:vAlign w:val="bottom"/>
          </w:tcPr>
          <w:p w14:paraId="60CA2168" w14:textId="0BFBF0C8" w:rsidR="00EC1550" w:rsidRPr="00AE3968" w:rsidRDefault="00EC1550" w:rsidP="002E49F2">
            <w:p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Microsoft Office </w:t>
            </w:r>
            <w:r w:rsidRPr="00AE3968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</w:t>
            </w:r>
            <w:r w:rsidR="00BE2ACF" w:rsidRPr="00AE3968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Word, Excel, PowerPoint</w:t>
            </w:r>
            <w:r w:rsidRPr="00AE3968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)</w:t>
            </w:r>
          </w:p>
        </w:tc>
      </w:tr>
      <w:tr w:rsidR="00EC1550" w:rsidRPr="00AE3968" w14:paraId="70CB01B0" w14:textId="77777777" w:rsidTr="00325539">
        <w:trPr>
          <w:trHeight w:val="397"/>
        </w:trPr>
        <w:tc>
          <w:tcPr>
            <w:tcW w:w="2171" w:type="dxa"/>
            <w:vAlign w:val="bottom"/>
          </w:tcPr>
          <w:p w14:paraId="04F58216" w14:textId="29E889DB" w:rsidR="00EC1550" w:rsidRPr="00AE3968" w:rsidRDefault="00EC1550" w:rsidP="002E49F2">
            <w:pPr>
              <w:rPr>
                <w:rFonts w:ascii="Georgia" w:hAnsi="Georgia"/>
                <w:sz w:val="20"/>
                <w:szCs w:val="24"/>
              </w:rPr>
            </w:pPr>
            <w:proofErr w:type="spellStart"/>
            <w:r w:rsidRPr="00AE3968">
              <w:rPr>
                <w:rFonts w:ascii="Georgia" w:hAnsi="Georgia"/>
                <w:sz w:val="20"/>
                <w:szCs w:val="24"/>
              </w:rPr>
              <w:t>Interests</w:t>
            </w:r>
            <w:proofErr w:type="spellEnd"/>
            <w:r w:rsidRPr="00AE3968">
              <w:rPr>
                <w:rFonts w:ascii="Georgia" w:hAnsi="Georgia"/>
                <w:sz w:val="20"/>
                <w:szCs w:val="24"/>
              </w:rPr>
              <w:t xml:space="preserve">: </w:t>
            </w:r>
          </w:p>
        </w:tc>
        <w:tc>
          <w:tcPr>
            <w:tcW w:w="7752" w:type="dxa"/>
            <w:gridSpan w:val="11"/>
            <w:vAlign w:val="bottom"/>
          </w:tcPr>
          <w:p w14:paraId="598C2742" w14:textId="7B00BDF3" w:rsidR="00EC1550" w:rsidRPr="00AE3968" w:rsidRDefault="00BE2ACF" w:rsidP="002E49F2">
            <w:pPr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>Passionate Hunter</w:t>
            </w:r>
          </w:p>
        </w:tc>
      </w:tr>
    </w:tbl>
    <w:p w14:paraId="0747D2BF" w14:textId="69F47280" w:rsidR="00723643" w:rsidRPr="00AE3968" w:rsidRDefault="00723643" w:rsidP="002E49F2">
      <w:pPr>
        <w:spacing w:line="240" w:lineRule="auto"/>
        <w:rPr>
          <w:rFonts w:ascii="Georgia" w:hAnsi="Georgia"/>
          <w:sz w:val="20"/>
          <w:szCs w:val="24"/>
          <w:lang w:val="en-US"/>
        </w:rPr>
      </w:pPr>
    </w:p>
    <w:sectPr w:rsidR="00723643" w:rsidRPr="00AE3968" w:rsidSect="00325539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C3AD7" w14:textId="77777777" w:rsidR="00FD4E2F" w:rsidRDefault="00FD4E2F" w:rsidP="00BE053D">
      <w:pPr>
        <w:spacing w:after="0" w:line="240" w:lineRule="auto"/>
      </w:pPr>
      <w:r>
        <w:separator/>
      </w:r>
    </w:p>
  </w:endnote>
  <w:endnote w:type="continuationSeparator" w:id="0">
    <w:p w14:paraId="621F6F3E" w14:textId="77777777" w:rsidR="00FD4E2F" w:rsidRDefault="00FD4E2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D8D3B" w14:textId="77777777" w:rsidR="00FD4E2F" w:rsidRDefault="00FD4E2F" w:rsidP="00BE053D">
      <w:pPr>
        <w:spacing w:after="0" w:line="240" w:lineRule="auto"/>
      </w:pPr>
      <w:r>
        <w:separator/>
      </w:r>
    </w:p>
  </w:footnote>
  <w:footnote w:type="continuationSeparator" w:id="0">
    <w:p w14:paraId="62757C8E" w14:textId="77777777" w:rsidR="00FD4E2F" w:rsidRDefault="00FD4E2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D17F1B"/>
    <w:multiLevelType w:val="hybridMultilevel"/>
    <w:tmpl w:val="F62A42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D37A38"/>
    <w:multiLevelType w:val="hybridMultilevel"/>
    <w:tmpl w:val="524211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E523B3"/>
    <w:multiLevelType w:val="hybridMultilevel"/>
    <w:tmpl w:val="7CEE37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43BF5"/>
    <w:multiLevelType w:val="hybridMultilevel"/>
    <w:tmpl w:val="AB3A4B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312A8B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F2771"/>
    <w:multiLevelType w:val="hybridMultilevel"/>
    <w:tmpl w:val="BFD263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D35109"/>
    <w:multiLevelType w:val="hybridMultilevel"/>
    <w:tmpl w:val="FA6235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0692628">
    <w:abstractNumId w:val="18"/>
  </w:num>
  <w:num w:numId="2" w16cid:durableId="1980181716">
    <w:abstractNumId w:val="21"/>
  </w:num>
  <w:num w:numId="3" w16cid:durableId="133178907">
    <w:abstractNumId w:val="23"/>
  </w:num>
  <w:num w:numId="4" w16cid:durableId="1483889776">
    <w:abstractNumId w:val="0"/>
  </w:num>
  <w:num w:numId="5" w16cid:durableId="558784434">
    <w:abstractNumId w:val="1"/>
  </w:num>
  <w:num w:numId="6" w16cid:durableId="1677070884">
    <w:abstractNumId w:val="2"/>
  </w:num>
  <w:num w:numId="7" w16cid:durableId="276063798">
    <w:abstractNumId w:val="17"/>
  </w:num>
  <w:num w:numId="8" w16cid:durableId="831217647">
    <w:abstractNumId w:val="27"/>
  </w:num>
  <w:num w:numId="9" w16cid:durableId="1521820648">
    <w:abstractNumId w:val="16"/>
  </w:num>
  <w:num w:numId="10" w16cid:durableId="1399135950">
    <w:abstractNumId w:val="29"/>
  </w:num>
  <w:num w:numId="11" w16cid:durableId="1551644647">
    <w:abstractNumId w:val="7"/>
  </w:num>
  <w:num w:numId="12" w16cid:durableId="1187595925">
    <w:abstractNumId w:val="10"/>
  </w:num>
  <w:num w:numId="13" w16cid:durableId="711465503">
    <w:abstractNumId w:val="12"/>
  </w:num>
  <w:num w:numId="14" w16cid:durableId="480389750">
    <w:abstractNumId w:val="13"/>
  </w:num>
  <w:num w:numId="15" w16cid:durableId="623191685">
    <w:abstractNumId w:val="26"/>
  </w:num>
  <w:num w:numId="16" w16cid:durableId="259028509">
    <w:abstractNumId w:val="6"/>
  </w:num>
  <w:num w:numId="17" w16cid:durableId="1793207549">
    <w:abstractNumId w:val="20"/>
  </w:num>
  <w:num w:numId="18" w16cid:durableId="2137719710">
    <w:abstractNumId w:val="4"/>
  </w:num>
  <w:num w:numId="19" w16cid:durableId="1428186963">
    <w:abstractNumId w:val="22"/>
  </w:num>
  <w:num w:numId="20" w16cid:durableId="959141157">
    <w:abstractNumId w:val="14"/>
  </w:num>
  <w:num w:numId="21" w16cid:durableId="58599239">
    <w:abstractNumId w:val="15"/>
  </w:num>
  <w:num w:numId="22" w16cid:durableId="1638412828">
    <w:abstractNumId w:val="19"/>
  </w:num>
  <w:num w:numId="23" w16cid:durableId="532615653">
    <w:abstractNumId w:val="11"/>
  </w:num>
  <w:num w:numId="24" w16cid:durableId="748036372">
    <w:abstractNumId w:val="25"/>
  </w:num>
  <w:num w:numId="25" w16cid:durableId="545262511">
    <w:abstractNumId w:val="23"/>
  </w:num>
  <w:num w:numId="26" w16cid:durableId="267592041">
    <w:abstractNumId w:val="23"/>
  </w:num>
  <w:num w:numId="27" w16cid:durableId="1465923831">
    <w:abstractNumId w:val="3"/>
  </w:num>
  <w:num w:numId="28" w16cid:durableId="1803885294">
    <w:abstractNumId w:val="5"/>
  </w:num>
  <w:num w:numId="29" w16cid:durableId="1189374231">
    <w:abstractNumId w:val="23"/>
  </w:num>
  <w:num w:numId="30" w16cid:durableId="1937664760">
    <w:abstractNumId w:val="23"/>
  </w:num>
  <w:num w:numId="31" w16cid:durableId="1575625811">
    <w:abstractNumId w:val="23"/>
  </w:num>
  <w:num w:numId="32" w16cid:durableId="247154238">
    <w:abstractNumId w:val="23"/>
  </w:num>
  <w:num w:numId="33" w16cid:durableId="236982577">
    <w:abstractNumId w:val="23"/>
  </w:num>
  <w:num w:numId="34" w16cid:durableId="1425224760">
    <w:abstractNumId w:val="8"/>
  </w:num>
  <w:num w:numId="35" w16cid:durableId="938178861">
    <w:abstractNumId w:val="28"/>
  </w:num>
  <w:num w:numId="36" w16cid:durableId="784736733">
    <w:abstractNumId w:val="9"/>
  </w:num>
  <w:num w:numId="37" w16cid:durableId="1219315881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B25"/>
    <w:rsid w:val="0005174C"/>
    <w:rsid w:val="00061D33"/>
    <w:rsid w:val="00064270"/>
    <w:rsid w:val="00064643"/>
    <w:rsid w:val="000867C8"/>
    <w:rsid w:val="00087747"/>
    <w:rsid w:val="000A1FDA"/>
    <w:rsid w:val="000B63E2"/>
    <w:rsid w:val="000B6548"/>
    <w:rsid w:val="000D671A"/>
    <w:rsid w:val="000E1E34"/>
    <w:rsid w:val="00103EC5"/>
    <w:rsid w:val="00116C6E"/>
    <w:rsid w:val="00125CA6"/>
    <w:rsid w:val="00133F82"/>
    <w:rsid w:val="00156FC9"/>
    <w:rsid w:val="00162A5A"/>
    <w:rsid w:val="00172867"/>
    <w:rsid w:val="00175B6D"/>
    <w:rsid w:val="00181B02"/>
    <w:rsid w:val="001901ED"/>
    <w:rsid w:val="0019483A"/>
    <w:rsid w:val="001A46BF"/>
    <w:rsid w:val="001A481B"/>
    <w:rsid w:val="001B0186"/>
    <w:rsid w:val="001B62CA"/>
    <w:rsid w:val="001D4DCD"/>
    <w:rsid w:val="001F1A52"/>
    <w:rsid w:val="001F4175"/>
    <w:rsid w:val="001F475E"/>
    <w:rsid w:val="00205955"/>
    <w:rsid w:val="00223A4D"/>
    <w:rsid w:val="00232CB5"/>
    <w:rsid w:val="00234A7E"/>
    <w:rsid w:val="0024373D"/>
    <w:rsid w:val="002508C2"/>
    <w:rsid w:val="00267252"/>
    <w:rsid w:val="00282DB0"/>
    <w:rsid w:val="0028302B"/>
    <w:rsid w:val="00294022"/>
    <w:rsid w:val="002B2091"/>
    <w:rsid w:val="002B3995"/>
    <w:rsid w:val="002C6972"/>
    <w:rsid w:val="002D2B32"/>
    <w:rsid w:val="002D4516"/>
    <w:rsid w:val="002E49F2"/>
    <w:rsid w:val="002F25CC"/>
    <w:rsid w:val="002F46AD"/>
    <w:rsid w:val="003024A1"/>
    <w:rsid w:val="003101F0"/>
    <w:rsid w:val="00314B7A"/>
    <w:rsid w:val="00324BC5"/>
    <w:rsid w:val="00325539"/>
    <w:rsid w:val="003265BD"/>
    <w:rsid w:val="00331450"/>
    <w:rsid w:val="00340BAB"/>
    <w:rsid w:val="003418E0"/>
    <w:rsid w:val="00347F8D"/>
    <w:rsid w:val="003575AD"/>
    <w:rsid w:val="00372F7B"/>
    <w:rsid w:val="003733E5"/>
    <w:rsid w:val="00390EA6"/>
    <w:rsid w:val="003B55A1"/>
    <w:rsid w:val="003E27C3"/>
    <w:rsid w:val="003F3E3F"/>
    <w:rsid w:val="003F6F88"/>
    <w:rsid w:val="004067B8"/>
    <w:rsid w:val="004154BE"/>
    <w:rsid w:val="00415728"/>
    <w:rsid w:val="004173B9"/>
    <w:rsid w:val="0042013D"/>
    <w:rsid w:val="00422791"/>
    <w:rsid w:val="00422F83"/>
    <w:rsid w:val="00426D7E"/>
    <w:rsid w:val="00431F45"/>
    <w:rsid w:val="0043430C"/>
    <w:rsid w:val="00434850"/>
    <w:rsid w:val="004354E0"/>
    <w:rsid w:val="00435E6D"/>
    <w:rsid w:val="00443668"/>
    <w:rsid w:val="00450680"/>
    <w:rsid w:val="00456B0D"/>
    <w:rsid w:val="00476AF8"/>
    <w:rsid w:val="00484FD7"/>
    <w:rsid w:val="004929FB"/>
    <w:rsid w:val="0049492C"/>
    <w:rsid w:val="004A54BA"/>
    <w:rsid w:val="004B2642"/>
    <w:rsid w:val="004B2725"/>
    <w:rsid w:val="004B6A5E"/>
    <w:rsid w:val="005010AC"/>
    <w:rsid w:val="00507EA7"/>
    <w:rsid w:val="00526089"/>
    <w:rsid w:val="00527A28"/>
    <w:rsid w:val="00527DCA"/>
    <w:rsid w:val="005314B4"/>
    <w:rsid w:val="00547DD4"/>
    <w:rsid w:val="00557581"/>
    <w:rsid w:val="00566D56"/>
    <w:rsid w:val="005716D4"/>
    <w:rsid w:val="00571B60"/>
    <w:rsid w:val="00580220"/>
    <w:rsid w:val="00585A4D"/>
    <w:rsid w:val="005C62A6"/>
    <w:rsid w:val="005D6329"/>
    <w:rsid w:val="005E57F6"/>
    <w:rsid w:val="005F7344"/>
    <w:rsid w:val="006058D8"/>
    <w:rsid w:val="00610200"/>
    <w:rsid w:val="00623699"/>
    <w:rsid w:val="006264CD"/>
    <w:rsid w:val="00632D5A"/>
    <w:rsid w:val="00635515"/>
    <w:rsid w:val="00637454"/>
    <w:rsid w:val="006546FD"/>
    <w:rsid w:val="00654E7B"/>
    <w:rsid w:val="00665BF3"/>
    <w:rsid w:val="006732D6"/>
    <w:rsid w:val="006736F4"/>
    <w:rsid w:val="00693E09"/>
    <w:rsid w:val="006A2DE9"/>
    <w:rsid w:val="006A7230"/>
    <w:rsid w:val="006B3C7C"/>
    <w:rsid w:val="006B4E32"/>
    <w:rsid w:val="006B72C7"/>
    <w:rsid w:val="006B7F78"/>
    <w:rsid w:val="006C18E7"/>
    <w:rsid w:val="006C2252"/>
    <w:rsid w:val="006D7F7F"/>
    <w:rsid w:val="006E2C9C"/>
    <w:rsid w:val="006E40EF"/>
    <w:rsid w:val="006F0039"/>
    <w:rsid w:val="0070456E"/>
    <w:rsid w:val="00711CEF"/>
    <w:rsid w:val="00720320"/>
    <w:rsid w:val="00723643"/>
    <w:rsid w:val="00725D3C"/>
    <w:rsid w:val="00733379"/>
    <w:rsid w:val="00733DA1"/>
    <w:rsid w:val="00737822"/>
    <w:rsid w:val="0074111D"/>
    <w:rsid w:val="00753D4A"/>
    <w:rsid w:val="00756912"/>
    <w:rsid w:val="00761609"/>
    <w:rsid w:val="00763DCE"/>
    <w:rsid w:val="00770F40"/>
    <w:rsid w:val="00776C46"/>
    <w:rsid w:val="0078222C"/>
    <w:rsid w:val="0078260B"/>
    <w:rsid w:val="007836E3"/>
    <w:rsid w:val="007838D1"/>
    <w:rsid w:val="00783AB8"/>
    <w:rsid w:val="00785254"/>
    <w:rsid w:val="00785853"/>
    <w:rsid w:val="007966F0"/>
    <w:rsid w:val="00797BFC"/>
    <w:rsid w:val="007A720F"/>
    <w:rsid w:val="007B23F3"/>
    <w:rsid w:val="007C6A3C"/>
    <w:rsid w:val="007D4BEE"/>
    <w:rsid w:val="007D5BE9"/>
    <w:rsid w:val="008050E4"/>
    <w:rsid w:val="008117F4"/>
    <w:rsid w:val="0082257D"/>
    <w:rsid w:val="008400C2"/>
    <w:rsid w:val="00842349"/>
    <w:rsid w:val="00853438"/>
    <w:rsid w:val="008579FA"/>
    <w:rsid w:val="00866104"/>
    <w:rsid w:val="00866846"/>
    <w:rsid w:val="00875DA9"/>
    <w:rsid w:val="00895E38"/>
    <w:rsid w:val="008A782B"/>
    <w:rsid w:val="008B0FC0"/>
    <w:rsid w:val="008C429A"/>
    <w:rsid w:val="008E1F3D"/>
    <w:rsid w:val="008E3453"/>
    <w:rsid w:val="008E6150"/>
    <w:rsid w:val="008F0AF0"/>
    <w:rsid w:val="009053D7"/>
    <w:rsid w:val="0091331D"/>
    <w:rsid w:val="009176D6"/>
    <w:rsid w:val="0093223C"/>
    <w:rsid w:val="00941A87"/>
    <w:rsid w:val="0094207E"/>
    <w:rsid w:val="00942E02"/>
    <w:rsid w:val="00943EBB"/>
    <w:rsid w:val="009501C2"/>
    <w:rsid w:val="009668B9"/>
    <w:rsid w:val="00976577"/>
    <w:rsid w:val="009956BA"/>
    <w:rsid w:val="00996356"/>
    <w:rsid w:val="00997D9A"/>
    <w:rsid w:val="009A094E"/>
    <w:rsid w:val="009D2FE4"/>
    <w:rsid w:val="009D7C49"/>
    <w:rsid w:val="009E6AB7"/>
    <w:rsid w:val="009E7297"/>
    <w:rsid w:val="00A010A6"/>
    <w:rsid w:val="00A0257D"/>
    <w:rsid w:val="00A12EDC"/>
    <w:rsid w:val="00A22D8D"/>
    <w:rsid w:val="00A26D0D"/>
    <w:rsid w:val="00A33BDE"/>
    <w:rsid w:val="00A34885"/>
    <w:rsid w:val="00A43BC1"/>
    <w:rsid w:val="00A46C54"/>
    <w:rsid w:val="00A64FB1"/>
    <w:rsid w:val="00A74225"/>
    <w:rsid w:val="00A936D5"/>
    <w:rsid w:val="00AA1EB0"/>
    <w:rsid w:val="00AA23C3"/>
    <w:rsid w:val="00AA2DA3"/>
    <w:rsid w:val="00AA5A9C"/>
    <w:rsid w:val="00AB016A"/>
    <w:rsid w:val="00AB2A5A"/>
    <w:rsid w:val="00AD28F8"/>
    <w:rsid w:val="00AE3968"/>
    <w:rsid w:val="00AF3E9F"/>
    <w:rsid w:val="00B0230B"/>
    <w:rsid w:val="00B04BBC"/>
    <w:rsid w:val="00B17D95"/>
    <w:rsid w:val="00B23509"/>
    <w:rsid w:val="00B359DB"/>
    <w:rsid w:val="00B3632B"/>
    <w:rsid w:val="00B409D8"/>
    <w:rsid w:val="00B5178D"/>
    <w:rsid w:val="00B5326E"/>
    <w:rsid w:val="00B6139C"/>
    <w:rsid w:val="00B67F1F"/>
    <w:rsid w:val="00B701D7"/>
    <w:rsid w:val="00B90595"/>
    <w:rsid w:val="00BA215A"/>
    <w:rsid w:val="00BA68D1"/>
    <w:rsid w:val="00BB5F09"/>
    <w:rsid w:val="00BC0D9F"/>
    <w:rsid w:val="00BD1DBC"/>
    <w:rsid w:val="00BE053D"/>
    <w:rsid w:val="00BE2ACF"/>
    <w:rsid w:val="00BF1A7A"/>
    <w:rsid w:val="00BF1FA3"/>
    <w:rsid w:val="00C00974"/>
    <w:rsid w:val="00C018E4"/>
    <w:rsid w:val="00C0234E"/>
    <w:rsid w:val="00C066FA"/>
    <w:rsid w:val="00C23283"/>
    <w:rsid w:val="00C25387"/>
    <w:rsid w:val="00C25F4F"/>
    <w:rsid w:val="00C31643"/>
    <w:rsid w:val="00C513EE"/>
    <w:rsid w:val="00C54BE3"/>
    <w:rsid w:val="00C57F80"/>
    <w:rsid w:val="00C66137"/>
    <w:rsid w:val="00C73E58"/>
    <w:rsid w:val="00C768ED"/>
    <w:rsid w:val="00C808DD"/>
    <w:rsid w:val="00C82A8F"/>
    <w:rsid w:val="00C916C2"/>
    <w:rsid w:val="00CA46D2"/>
    <w:rsid w:val="00CC7F56"/>
    <w:rsid w:val="00CD1B12"/>
    <w:rsid w:val="00CD55DC"/>
    <w:rsid w:val="00CE1BBC"/>
    <w:rsid w:val="00CE2595"/>
    <w:rsid w:val="00CE28CC"/>
    <w:rsid w:val="00CE72FC"/>
    <w:rsid w:val="00CF114A"/>
    <w:rsid w:val="00CF1A4C"/>
    <w:rsid w:val="00CF31EE"/>
    <w:rsid w:val="00CF3F66"/>
    <w:rsid w:val="00D1492F"/>
    <w:rsid w:val="00D17B69"/>
    <w:rsid w:val="00D3003C"/>
    <w:rsid w:val="00D31116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F1286"/>
    <w:rsid w:val="00DF6C25"/>
    <w:rsid w:val="00E025F1"/>
    <w:rsid w:val="00E13110"/>
    <w:rsid w:val="00E22716"/>
    <w:rsid w:val="00E24DF1"/>
    <w:rsid w:val="00E40B9A"/>
    <w:rsid w:val="00E431ED"/>
    <w:rsid w:val="00E470EE"/>
    <w:rsid w:val="00E55D90"/>
    <w:rsid w:val="00E60F8F"/>
    <w:rsid w:val="00E64FF5"/>
    <w:rsid w:val="00E907EC"/>
    <w:rsid w:val="00E960C7"/>
    <w:rsid w:val="00EA5421"/>
    <w:rsid w:val="00EB34FC"/>
    <w:rsid w:val="00EB5816"/>
    <w:rsid w:val="00EC1550"/>
    <w:rsid w:val="00ED0EA9"/>
    <w:rsid w:val="00ED2C55"/>
    <w:rsid w:val="00EF4031"/>
    <w:rsid w:val="00EF77DF"/>
    <w:rsid w:val="00F11BEF"/>
    <w:rsid w:val="00F258E7"/>
    <w:rsid w:val="00F31B84"/>
    <w:rsid w:val="00F32763"/>
    <w:rsid w:val="00F57BA5"/>
    <w:rsid w:val="00F631EC"/>
    <w:rsid w:val="00F64C22"/>
    <w:rsid w:val="00F64FA7"/>
    <w:rsid w:val="00F64FFF"/>
    <w:rsid w:val="00F74D19"/>
    <w:rsid w:val="00F80053"/>
    <w:rsid w:val="00FA02C7"/>
    <w:rsid w:val="00FA38C2"/>
    <w:rsid w:val="00FA4186"/>
    <w:rsid w:val="00FC0531"/>
    <w:rsid w:val="00FC13F0"/>
    <w:rsid w:val="00FD0FB7"/>
    <w:rsid w:val="00FD4E2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83AB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E49F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E49F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E49F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49F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49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1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8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2489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20</cp:revision>
  <dcterms:created xsi:type="dcterms:W3CDTF">2025-08-02T12:43:00Z</dcterms:created>
  <dcterms:modified xsi:type="dcterms:W3CDTF">2025-09-02T04:34:00Z</dcterms:modified>
</cp:coreProperties>
</file>