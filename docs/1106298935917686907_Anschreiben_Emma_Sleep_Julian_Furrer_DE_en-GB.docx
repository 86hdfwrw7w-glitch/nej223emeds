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9CA539" w14:textId="77777777" w:rsidR="00263F47" w:rsidRPr="00F71279" w:rsidRDefault="00F71279">
      <w:pPr>
        <w:jc w:val="right"/>
        <w:rPr>
          <w:rFonts w:ascii="Georgia" w:hAnsi="Georgia"/>
          <w:sz w:val="21"/>
          <w:szCs w:val="21"/>
        </w:rPr>
      </w:pPr>
      <w:r w:rsidRPr="00F71279">
        <w:rPr>
          <w:rFonts w:ascii="Georgia" w:hAnsi="Georgia"/>
          <w:sz w:val="21"/>
          <w:szCs w:val="21"/>
        </w:rPr>
        <w:t>Julian Furrer</w:t>
      </w:r>
    </w:p>
    <w:p w14:paraId="207B7851" w14:textId="77777777" w:rsidR="00263F47" w:rsidRPr="00F71279" w:rsidRDefault="00F71279">
      <w:pPr>
        <w:jc w:val="right"/>
        <w:rPr>
          <w:rFonts w:ascii="Georgia" w:hAnsi="Georgia"/>
          <w:sz w:val="21"/>
          <w:szCs w:val="21"/>
        </w:rPr>
      </w:pPr>
      <w:r w:rsidRPr="00F71279">
        <w:rPr>
          <w:rFonts w:ascii="Georgia" w:hAnsi="Georgia"/>
          <w:sz w:val="21"/>
          <w:szCs w:val="21"/>
        </w:rPr>
        <w:t>Albstraße 5a</w:t>
      </w:r>
    </w:p>
    <w:p w14:paraId="3BC37199" w14:textId="77777777" w:rsidR="00263F47" w:rsidRPr="00F71279" w:rsidRDefault="00F71279">
      <w:pPr>
        <w:jc w:val="right"/>
        <w:rPr>
          <w:rFonts w:ascii="Georgia" w:hAnsi="Georgia"/>
          <w:sz w:val="21"/>
          <w:szCs w:val="21"/>
        </w:rPr>
      </w:pPr>
      <w:r w:rsidRPr="00F71279">
        <w:rPr>
          <w:rFonts w:ascii="Georgia" w:hAnsi="Georgia"/>
          <w:sz w:val="21"/>
          <w:szCs w:val="21"/>
        </w:rPr>
        <w:t>75179 Pforzheim</w:t>
      </w:r>
    </w:p>
    <w:p w14:paraId="53E9E0EF" w14:textId="77777777" w:rsidR="00263F47" w:rsidRPr="00F71279" w:rsidRDefault="00F71279">
      <w:pPr>
        <w:jc w:val="right"/>
        <w:rPr>
          <w:rFonts w:ascii="Georgia" w:hAnsi="Georgia"/>
          <w:sz w:val="21"/>
          <w:szCs w:val="21"/>
        </w:rPr>
      </w:pPr>
      <w:r w:rsidRPr="00F71279">
        <w:rPr>
          <w:rFonts w:ascii="Georgia" w:hAnsi="Georgia"/>
          <w:sz w:val="21"/>
          <w:szCs w:val="21"/>
        </w:rPr>
        <w:t>julian.furrer@hotmail.de</w:t>
      </w:r>
    </w:p>
    <w:p w14:paraId="4E670F4F" w14:textId="77777777" w:rsidR="00263F47" w:rsidRPr="00F71279" w:rsidRDefault="00F71279">
      <w:pPr>
        <w:jc w:val="right"/>
        <w:rPr>
          <w:rFonts w:ascii="Georgia" w:hAnsi="Georgia"/>
          <w:sz w:val="21"/>
          <w:szCs w:val="21"/>
        </w:rPr>
      </w:pPr>
      <w:r w:rsidRPr="00F71279">
        <w:rPr>
          <w:rFonts w:ascii="Georgia" w:hAnsi="Georgia"/>
          <w:sz w:val="21"/>
          <w:szCs w:val="21"/>
        </w:rPr>
        <w:t>+49 175 7386130</w:t>
      </w:r>
    </w:p>
    <w:p w14:paraId="62C32569" w14:textId="77777777" w:rsidR="00337114" w:rsidRPr="00F71279" w:rsidRDefault="00337114" w:rsidP="00337114">
      <w:pPr>
        <w:rPr>
          <w:rFonts w:ascii="Georgia" w:hAnsi="Georgia"/>
          <w:sz w:val="21"/>
          <w:szCs w:val="21"/>
        </w:rPr>
      </w:pPr>
    </w:p>
    <w:p w14:paraId="737F1392" w14:textId="77777777" w:rsidR="00263F47" w:rsidRPr="00F71279" w:rsidRDefault="00F71279">
      <w:pPr>
        <w:rPr>
          <w:rFonts w:ascii="Georgia" w:hAnsi="Georgia"/>
          <w:sz w:val="21"/>
          <w:szCs w:val="21"/>
        </w:rPr>
      </w:pPr>
      <w:r w:rsidRPr="00F71279">
        <w:rPr>
          <w:rFonts w:ascii="Georgia" w:hAnsi="Georgia"/>
          <w:sz w:val="21"/>
          <w:szCs w:val="21"/>
        </w:rPr>
        <w:t>Emma Sleep GmbH</w:t>
      </w:r>
    </w:p>
    <w:p w14:paraId="6D1EAD7D" w14:textId="77777777" w:rsidR="00263F47" w:rsidRPr="00F71279" w:rsidRDefault="00F71279">
      <w:pPr>
        <w:rPr>
          <w:rFonts w:ascii="Georgia" w:hAnsi="Georgia"/>
          <w:sz w:val="21"/>
          <w:szCs w:val="21"/>
        </w:rPr>
      </w:pPr>
      <w:r w:rsidRPr="00F71279">
        <w:rPr>
          <w:rFonts w:ascii="Georgia" w:hAnsi="Georgia"/>
          <w:sz w:val="21"/>
          <w:szCs w:val="21"/>
        </w:rPr>
        <w:t>Wilhelm-Leuschner-</w:t>
      </w:r>
      <w:proofErr w:type="spellStart"/>
      <w:r w:rsidRPr="00F71279">
        <w:rPr>
          <w:rFonts w:ascii="Georgia" w:hAnsi="Georgia"/>
          <w:sz w:val="21"/>
          <w:szCs w:val="21"/>
        </w:rPr>
        <w:t>Strasse</w:t>
      </w:r>
      <w:proofErr w:type="spellEnd"/>
      <w:r w:rsidRPr="00F71279">
        <w:rPr>
          <w:rFonts w:ascii="Georgia" w:hAnsi="Georgia"/>
          <w:sz w:val="21"/>
          <w:szCs w:val="21"/>
        </w:rPr>
        <w:t xml:space="preserve"> 78</w:t>
      </w:r>
    </w:p>
    <w:p w14:paraId="4CF29284" w14:textId="77777777" w:rsidR="00263F47" w:rsidRPr="00EE3C28" w:rsidRDefault="00F71279">
      <w:pPr>
        <w:rPr>
          <w:rFonts w:ascii="Georgia" w:hAnsi="Georgia"/>
          <w:sz w:val="21"/>
          <w:szCs w:val="21"/>
          <w:lang w:val="en-US"/>
          <w:rPrChange w:id="0" w:author="David Döbele" w:date="2023-05-11T21:15:00Z">
            <w:rPr>
              <w:rFonts w:ascii="Georgia" w:hAnsi="Georgia"/>
              <w:sz w:val="21"/>
              <w:szCs w:val="21"/>
            </w:rPr>
          </w:rPrChange>
        </w:rPr>
      </w:pPr>
      <w:r w:rsidRPr="00EE3C28">
        <w:rPr>
          <w:rFonts w:ascii="Georgia" w:hAnsi="Georgia"/>
          <w:sz w:val="21"/>
          <w:szCs w:val="21"/>
          <w:lang w:val="en-US"/>
          <w:rPrChange w:id="1" w:author="David Döbele" w:date="2023-05-11T21:15:00Z">
            <w:rPr>
              <w:rFonts w:ascii="Georgia" w:hAnsi="Georgia"/>
              <w:sz w:val="21"/>
              <w:szCs w:val="21"/>
            </w:rPr>
          </w:rPrChange>
        </w:rPr>
        <w:t xml:space="preserve">60392 Frankfurt am </w:t>
      </w:r>
      <w:proofErr w:type="gramStart"/>
      <w:r w:rsidRPr="00EE3C28">
        <w:rPr>
          <w:rFonts w:ascii="Georgia" w:hAnsi="Georgia"/>
          <w:sz w:val="21"/>
          <w:szCs w:val="21"/>
          <w:lang w:val="en-US"/>
          <w:rPrChange w:id="2" w:author="David Döbele" w:date="2023-05-11T21:15:00Z">
            <w:rPr>
              <w:rFonts w:ascii="Georgia" w:hAnsi="Georgia"/>
              <w:sz w:val="21"/>
              <w:szCs w:val="21"/>
            </w:rPr>
          </w:rPrChange>
        </w:rPr>
        <w:t>Main</w:t>
      </w:r>
      <w:proofErr w:type="gramEnd"/>
    </w:p>
    <w:p w14:paraId="10EBA068" w14:textId="77777777" w:rsidR="00337114" w:rsidRPr="00EE3C28" w:rsidRDefault="00337114" w:rsidP="00337114">
      <w:pPr>
        <w:rPr>
          <w:rFonts w:ascii="Georgia" w:hAnsi="Georgia"/>
          <w:sz w:val="21"/>
          <w:szCs w:val="21"/>
          <w:lang w:val="en-US"/>
          <w:rPrChange w:id="3" w:author="David Döbele" w:date="2023-05-11T21:15:00Z">
            <w:rPr>
              <w:rFonts w:ascii="Georgia" w:hAnsi="Georgia"/>
              <w:sz w:val="21"/>
              <w:szCs w:val="21"/>
            </w:rPr>
          </w:rPrChange>
        </w:rPr>
      </w:pPr>
    </w:p>
    <w:p w14:paraId="3A757013" w14:textId="77777777" w:rsidR="00263F47" w:rsidRPr="00EE3C28" w:rsidRDefault="00F71279">
      <w:pPr>
        <w:ind w:left="708" w:firstLine="708"/>
        <w:jc w:val="right"/>
        <w:rPr>
          <w:rFonts w:ascii="Georgia" w:hAnsi="Georgia"/>
          <w:sz w:val="21"/>
          <w:szCs w:val="21"/>
          <w:lang w:val="en-US"/>
          <w:rPrChange w:id="4" w:author="David Döbele" w:date="2023-05-11T21:15:00Z">
            <w:rPr>
              <w:rFonts w:ascii="Georgia" w:hAnsi="Georgia"/>
              <w:sz w:val="21"/>
              <w:szCs w:val="21"/>
            </w:rPr>
          </w:rPrChange>
        </w:rPr>
      </w:pPr>
      <w:r w:rsidRPr="00EE3C28">
        <w:rPr>
          <w:rFonts w:ascii="Georgia" w:hAnsi="Georgia"/>
          <w:sz w:val="21"/>
          <w:szCs w:val="21"/>
          <w:lang w:val="en-US"/>
          <w:rPrChange w:id="5" w:author="David Döbele" w:date="2023-05-11T21:15:00Z">
            <w:rPr>
              <w:rFonts w:ascii="Georgia" w:hAnsi="Georgia"/>
              <w:sz w:val="21"/>
              <w:szCs w:val="21"/>
            </w:rPr>
          </w:rPrChange>
        </w:rPr>
        <w:t>Cape Town (South Africa), 06.05.2023</w:t>
      </w:r>
    </w:p>
    <w:p w14:paraId="46596EE1" w14:textId="77777777" w:rsidR="001E6FC7" w:rsidRPr="00EE3C28" w:rsidRDefault="001E6FC7">
      <w:pPr>
        <w:rPr>
          <w:rFonts w:ascii="Georgia" w:hAnsi="Georgia"/>
          <w:sz w:val="21"/>
          <w:szCs w:val="21"/>
          <w:lang w:val="en-US"/>
          <w:rPrChange w:id="6" w:author="David Döbele" w:date="2023-05-11T21:15:00Z">
            <w:rPr>
              <w:rFonts w:ascii="Georgia" w:hAnsi="Georgia"/>
              <w:sz w:val="21"/>
              <w:szCs w:val="21"/>
            </w:rPr>
          </w:rPrChange>
        </w:rPr>
      </w:pPr>
    </w:p>
    <w:p w14:paraId="51FC2C10" w14:textId="0DB1A8F6" w:rsidR="00F71279" w:rsidRPr="00EE3C28" w:rsidRDefault="00F71279" w:rsidP="00F71279">
      <w:pPr>
        <w:rPr>
          <w:rFonts w:ascii="Georgia" w:hAnsi="Georgia" w:cs="Times New Roman"/>
          <w:b/>
          <w:sz w:val="21"/>
          <w:szCs w:val="21"/>
          <w:lang w:val="en-US"/>
          <w:rPrChange w:id="7" w:author="David Döbele" w:date="2023-05-11T21:15:00Z">
            <w:rPr>
              <w:rFonts w:ascii="Georgia" w:hAnsi="Georgia" w:cs="Times New Roman"/>
              <w:b/>
              <w:sz w:val="21"/>
              <w:szCs w:val="21"/>
            </w:rPr>
          </w:rPrChange>
        </w:rPr>
      </w:pPr>
      <w:r w:rsidRPr="00EE3C28">
        <w:rPr>
          <w:rFonts w:ascii="Georgia" w:hAnsi="Georgia" w:cs="Times New Roman"/>
          <w:b/>
          <w:sz w:val="21"/>
          <w:szCs w:val="21"/>
          <w:lang w:val="en-US"/>
          <w:rPrChange w:id="8" w:author="David Döbele" w:date="2023-05-11T21:15:00Z">
            <w:rPr>
              <w:rFonts w:ascii="Georgia" w:hAnsi="Georgia" w:cs="Times New Roman"/>
              <w:b/>
              <w:sz w:val="21"/>
              <w:szCs w:val="21"/>
            </w:rPr>
          </w:rPrChange>
        </w:rPr>
        <w:t xml:space="preserve">Application for an internship in Business Development </w:t>
      </w:r>
    </w:p>
    <w:p w14:paraId="196F6401" w14:textId="77777777" w:rsidR="00F71279" w:rsidRPr="00EE3C28" w:rsidRDefault="00F71279" w:rsidP="00F71279">
      <w:pPr>
        <w:rPr>
          <w:rFonts w:ascii="Georgia" w:hAnsi="Georgia" w:cs="Times New Roman"/>
          <w:b/>
          <w:sz w:val="21"/>
          <w:szCs w:val="21"/>
          <w:lang w:val="en-US"/>
          <w:rPrChange w:id="9" w:author="David Döbele" w:date="2023-05-11T21:15:00Z">
            <w:rPr>
              <w:rFonts w:ascii="Georgia" w:hAnsi="Georgia" w:cs="Times New Roman"/>
              <w:b/>
              <w:sz w:val="21"/>
              <w:szCs w:val="21"/>
            </w:rPr>
          </w:rPrChange>
        </w:rPr>
      </w:pPr>
    </w:p>
    <w:p w14:paraId="2B87BE0D" w14:textId="77777777" w:rsidR="00F71279" w:rsidRPr="00F71279" w:rsidRDefault="00F71279" w:rsidP="00F71279">
      <w:pPr>
        <w:jc w:val="both"/>
        <w:rPr>
          <w:rFonts w:ascii="Georgia" w:eastAsia="Times New Roman" w:hAnsi="Georgia" w:cs="Times New Roman"/>
          <w:sz w:val="21"/>
          <w:szCs w:val="21"/>
          <w:lang w:eastAsia="de-DE"/>
        </w:rPr>
      </w:pPr>
      <w:r w:rsidRPr="00F71279">
        <w:rPr>
          <w:rFonts w:ascii="Georgia" w:eastAsia="Times New Roman" w:hAnsi="Georgia" w:cs="Times New Roman"/>
          <w:sz w:val="21"/>
          <w:szCs w:val="21"/>
          <w:lang w:eastAsia="de-DE"/>
        </w:rPr>
        <w:t>Dear Ladies and Gentlemen,</w:t>
      </w:r>
    </w:p>
    <w:p w14:paraId="52333F8C" w14:textId="615C431E" w:rsidR="00F71279" w:rsidRPr="00F71279" w:rsidRDefault="00F71279" w:rsidP="00F71279">
      <w:pPr>
        <w:jc w:val="both"/>
        <w:rPr>
          <w:rFonts w:ascii="Georgia" w:eastAsia="Times New Roman" w:hAnsi="Georgia" w:cs="Times New Roman"/>
          <w:sz w:val="21"/>
          <w:szCs w:val="21"/>
          <w:lang w:eastAsia="de-DE"/>
        </w:rPr>
      </w:pPr>
      <w:r w:rsidRPr="00F71279">
        <w:rPr>
          <w:rFonts w:ascii="Georgia" w:eastAsia="Times New Roman" w:hAnsi="Georgia" w:cs="Times New Roman"/>
          <w:sz w:val="21"/>
          <w:szCs w:val="21"/>
          <w:lang w:eastAsia="de-DE"/>
        </w:rPr>
        <w:t xml:space="preserve"> </w:t>
      </w:r>
    </w:p>
    <w:p w14:paraId="1319C09E" w14:textId="3E5AF0CB" w:rsidR="00F71279" w:rsidRPr="00EE3C28" w:rsidRDefault="00F71279" w:rsidP="00F71279">
      <w:pPr>
        <w:jc w:val="both"/>
        <w:rPr>
          <w:rFonts w:ascii="Georgia" w:eastAsia="Times New Roman" w:hAnsi="Georgia" w:cs="Times New Roman"/>
          <w:sz w:val="21"/>
          <w:szCs w:val="21"/>
          <w:lang w:val="en-US" w:eastAsia="de-DE"/>
          <w:rPrChange w:id="10" w:author="David Döbele" w:date="2023-05-11T21:15:00Z">
            <w:rPr>
              <w:rFonts w:ascii="Georgia" w:eastAsia="Times New Roman" w:hAnsi="Georgia" w:cs="Times New Roman"/>
              <w:sz w:val="21"/>
              <w:szCs w:val="21"/>
              <w:lang w:eastAsia="de-DE"/>
            </w:rPr>
          </w:rPrChange>
        </w:rPr>
      </w:pPr>
      <w:r w:rsidRPr="00EE3C28">
        <w:rPr>
          <w:rFonts w:ascii="Georgia" w:eastAsia="Times New Roman" w:hAnsi="Georgia" w:cs="Times New Roman"/>
          <w:sz w:val="21"/>
          <w:szCs w:val="21"/>
          <w:lang w:val="en-US" w:eastAsia="de-DE"/>
          <w:rPrChange w:id="11" w:author="David Döbele" w:date="2023-05-11T21:14:00Z">
            <w:rPr>
              <w:rFonts w:ascii="Georgia" w:eastAsia="Times New Roman" w:hAnsi="Georgia" w:cs="Times New Roman"/>
              <w:sz w:val="21"/>
              <w:szCs w:val="21"/>
              <w:lang w:eastAsia="de-DE"/>
            </w:rPr>
          </w:rPrChange>
        </w:rPr>
        <w:t xml:space="preserve">When </w:t>
      </w:r>
      <w:del w:id="12" w:author="David Döbele" w:date="2023-05-11T21:14:00Z">
        <w:r w:rsidRPr="00EE3C28" w:rsidDel="00EE3C28">
          <w:rPr>
            <w:rFonts w:ascii="Georgia" w:eastAsia="Times New Roman" w:hAnsi="Georgia" w:cs="Times New Roman"/>
            <w:sz w:val="21"/>
            <w:szCs w:val="21"/>
            <w:lang w:val="en-US" w:eastAsia="de-DE"/>
            <w:rPrChange w:id="13" w:author="David Döbele" w:date="2023-05-11T21:14:00Z">
              <w:rPr>
                <w:rFonts w:ascii="Georgia" w:eastAsia="Times New Roman" w:hAnsi="Georgia" w:cs="Times New Roman"/>
                <w:sz w:val="21"/>
                <w:szCs w:val="21"/>
                <w:lang w:eastAsia="de-DE"/>
              </w:rPr>
            </w:rPrChange>
          </w:rPr>
          <w:delText xml:space="preserve">I </w:delText>
        </w:r>
      </w:del>
      <w:ins w:id="14" w:author="David Döbele" w:date="2023-05-11T21:14:00Z">
        <w:r w:rsidR="00EE3C28" w:rsidRPr="00EE3C28">
          <w:rPr>
            <w:rFonts w:ascii="Georgia" w:eastAsia="Times New Roman" w:hAnsi="Georgia" w:cs="Times New Roman"/>
            <w:sz w:val="21"/>
            <w:szCs w:val="21"/>
            <w:lang w:val="en-US" w:eastAsia="de-DE"/>
            <w:rPrChange w:id="15" w:author="David Döbele" w:date="2023-05-11T21:14:00Z">
              <w:rPr>
                <w:rFonts w:ascii="Georgia" w:eastAsia="Times New Roman" w:hAnsi="Georgia" w:cs="Times New Roman"/>
                <w:sz w:val="21"/>
                <w:szCs w:val="21"/>
                <w:lang w:eastAsia="de-DE"/>
              </w:rPr>
            </w:rPrChange>
          </w:rPr>
          <w:t>thinking about</w:t>
        </w:r>
        <w:r w:rsidR="00EE3C28" w:rsidRPr="00EE3C28">
          <w:rPr>
            <w:rFonts w:ascii="Georgia" w:eastAsia="Times New Roman" w:hAnsi="Georgia" w:cs="Times New Roman"/>
            <w:sz w:val="21"/>
            <w:szCs w:val="21"/>
            <w:lang w:val="en-US" w:eastAsia="de-DE"/>
            <w:rPrChange w:id="16" w:author="David Döbele" w:date="2023-05-11T21:14:00Z">
              <w:rPr>
                <w:rFonts w:ascii="Georgia" w:eastAsia="Times New Roman" w:hAnsi="Georgia" w:cs="Times New Roman"/>
                <w:sz w:val="21"/>
                <w:szCs w:val="21"/>
                <w:lang w:eastAsia="de-DE"/>
              </w:rPr>
            </w:rPrChange>
          </w:rPr>
          <w:t xml:space="preserve"> </w:t>
        </w:r>
      </w:ins>
      <w:r w:rsidRPr="00EE3C28">
        <w:rPr>
          <w:rFonts w:ascii="Georgia" w:eastAsia="Times New Roman" w:hAnsi="Georgia" w:cs="Times New Roman"/>
          <w:sz w:val="21"/>
          <w:szCs w:val="21"/>
          <w:lang w:val="en-US" w:eastAsia="de-DE"/>
          <w:rPrChange w:id="17" w:author="David Döbele" w:date="2023-05-11T21:14:00Z">
            <w:rPr>
              <w:rFonts w:ascii="Georgia" w:eastAsia="Times New Roman" w:hAnsi="Georgia" w:cs="Times New Roman"/>
              <w:sz w:val="21"/>
              <w:szCs w:val="21"/>
              <w:lang w:eastAsia="de-DE"/>
            </w:rPr>
          </w:rPrChange>
        </w:rPr>
        <w:t>start</w:t>
      </w:r>
      <w:ins w:id="18" w:author="David Döbele" w:date="2023-05-11T21:14:00Z">
        <w:r w:rsidR="00EE3C28" w:rsidRPr="00EE3C28">
          <w:rPr>
            <w:rFonts w:ascii="Georgia" w:eastAsia="Times New Roman" w:hAnsi="Georgia" w:cs="Times New Roman"/>
            <w:sz w:val="21"/>
            <w:szCs w:val="21"/>
            <w:lang w:val="en-US" w:eastAsia="de-DE"/>
            <w:rPrChange w:id="19" w:author="David Döbele" w:date="2023-05-11T21:14:00Z">
              <w:rPr>
                <w:rFonts w:ascii="Georgia" w:eastAsia="Times New Roman" w:hAnsi="Georgia" w:cs="Times New Roman"/>
                <w:sz w:val="21"/>
                <w:szCs w:val="21"/>
                <w:lang w:eastAsia="de-DE"/>
              </w:rPr>
            </w:rPrChange>
          </w:rPr>
          <w:t>ing</w:t>
        </w:r>
      </w:ins>
      <w:r w:rsidRPr="00EE3C28">
        <w:rPr>
          <w:rFonts w:ascii="Georgia" w:eastAsia="Times New Roman" w:hAnsi="Georgia" w:cs="Times New Roman"/>
          <w:sz w:val="21"/>
          <w:szCs w:val="21"/>
          <w:lang w:val="en-US" w:eastAsia="de-DE"/>
          <w:rPrChange w:id="20" w:author="David Döbele" w:date="2023-05-11T21:14:00Z">
            <w:rPr>
              <w:rFonts w:ascii="Georgia" w:eastAsia="Times New Roman" w:hAnsi="Georgia" w:cs="Times New Roman"/>
              <w:sz w:val="21"/>
              <w:szCs w:val="21"/>
              <w:lang w:eastAsia="de-DE"/>
            </w:rPr>
          </w:rPrChange>
        </w:rPr>
        <w:t xml:space="preserve"> my career at Emma Sleep in Business Development, I associate it with exciting projects, growth, and innovation. But what fascinates me most is the challenge of thinking about long-term and complex issues, analyzing them, and guiding the company to new growth with my ideas and concepts, together with employees and management. This allows innovative strategies and concepts to shape the industry's future intensively. </w:t>
      </w:r>
      <w:r w:rsidRPr="00EE3C28">
        <w:rPr>
          <w:rFonts w:ascii="Georgia" w:eastAsia="Times New Roman" w:hAnsi="Georgia" w:cs="Times New Roman"/>
          <w:sz w:val="21"/>
          <w:szCs w:val="21"/>
          <w:lang w:val="en-US" w:eastAsia="de-DE"/>
          <w:rPrChange w:id="21" w:author="David Döbele" w:date="2023-05-11T21:15:00Z">
            <w:rPr>
              <w:rFonts w:ascii="Georgia" w:eastAsia="Times New Roman" w:hAnsi="Georgia" w:cs="Times New Roman"/>
              <w:sz w:val="21"/>
              <w:szCs w:val="21"/>
              <w:lang w:eastAsia="de-DE"/>
            </w:rPr>
          </w:rPrChange>
        </w:rPr>
        <w:t xml:space="preserve">To become a part of this successful time at Emma Sleep myself, I would like to support you in a five-month internship at your location in Frankfurt am Main from September 2023. </w:t>
      </w:r>
    </w:p>
    <w:p w14:paraId="45A81263" w14:textId="77777777" w:rsidR="00F71279" w:rsidRPr="00EE3C28" w:rsidRDefault="00F71279" w:rsidP="00F71279">
      <w:pPr>
        <w:jc w:val="both"/>
        <w:rPr>
          <w:rFonts w:ascii="Georgia" w:eastAsia="Times New Roman" w:hAnsi="Georgia" w:cs="Times New Roman"/>
          <w:sz w:val="21"/>
          <w:szCs w:val="21"/>
          <w:lang w:val="en-US" w:eastAsia="de-DE"/>
          <w:rPrChange w:id="22" w:author="David Döbele" w:date="2023-05-11T21:15:00Z">
            <w:rPr>
              <w:rFonts w:ascii="Georgia" w:eastAsia="Times New Roman" w:hAnsi="Georgia" w:cs="Times New Roman"/>
              <w:sz w:val="21"/>
              <w:szCs w:val="21"/>
              <w:lang w:eastAsia="de-DE"/>
            </w:rPr>
          </w:rPrChange>
        </w:rPr>
      </w:pPr>
    </w:p>
    <w:p w14:paraId="5DFF304F" w14:textId="2E86CD48" w:rsidR="00F71279" w:rsidRPr="00EE3C28" w:rsidRDefault="00F71279" w:rsidP="00F71279">
      <w:pPr>
        <w:jc w:val="both"/>
        <w:rPr>
          <w:rFonts w:ascii="Georgia" w:eastAsia="Times New Roman" w:hAnsi="Georgia" w:cs="Times New Roman"/>
          <w:sz w:val="21"/>
          <w:szCs w:val="21"/>
          <w:lang w:val="en-US" w:eastAsia="de-DE"/>
          <w:rPrChange w:id="23" w:author="David Döbele" w:date="2023-05-11T21:15:00Z">
            <w:rPr>
              <w:rFonts w:ascii="Georgia" w:eastAsia="Times New Roman" w:hAnsi="Georgia" w:cs="Times New Roman"/>
              <w:sz w:val="21"/>
              <w:szCs w:val="21"/>
              <w:lang w:eastAsia="de-DE"/>
            </w:rPr>
          </w:rPrChange>
        </w:rPr>
      </w:pPr>
      <w:r w:rsidRPr="00EE3C28">
        <w:rPr>
          <w:rFonts w:ascii="Georgia" w:eastAsia="Times New Roman" w:hAnsi="Georgia" w:cs="Times New Roman"/>
          <w:sz w:val="21"/>
          <w:szCs w:val="21"/>
          <w:lang w:val="en-US" w:eastAsia="de-DE"/>
        </w:rPr>
        <w:t xml:space="preserve">During my A-levels, I was enthusiastic about financial topics, so the Bachelor of Business Administration in Regensburg is the right path for me. </w:t>
      </w:r>
      <w:r w:rsidRPr="00EE3C28">
        <w:rPr>
          <w:rFonts w:ascii="Georgia" w:eastAsia="Times New Roman" w:hAnsi="Georgia" w:cs="Times New Roman"/>
          <w:sz w:val="21"/>
          <w:szCs w:val="21"/>
          <w:lang w:val="en-US" w:eastAsia="de-DE"/>
          <w:rPrChange w:id="24" w:author="David Döbele" w:date="2023-05-11T21:15:00Z">
            <w:rPr>
              <w:rFonts w:ascii="Georgia" w:eastAsia="Times New Roman" w:hAnsi="Georgia" w:cs="Times New Roman"/>
              <w:sz w:val="21"/>
              <w:szCs w:val="21"/>
              <w:lang w:eastAsia="de-DE"/>
            </w:rPr>
          </w:rPrChange>
        </w:rPr>
        <w:t xml:space="preserve">In my free time, I was the youth spokesperson for the athletics department at TV 1834 Pforzheim for many years. Holding this position not only helped me to develop a strong team spirit, </w:t>
      </w:r>
      <w:proofErr w:type="gramStart"/>
      <w:r w:rsidRPr="00EE3C28">
        <w:rPr>
          <w:rFonts w:ascii="Georgia" w:eastAsia="Times New Roman" w:hAnsi="Georgia" w:cs="Times New Roman"/>
          <w:sz w:val="21"/>
          <w:szCs w:val="21"/>
          <w:lang w:val="en-US" w:eastAsia="de-DE"/>
          <w:rPrChange w:id="25" w:author="David Döbele" w:date="2023-05-11T21:15:00Z">
            <w:rPr>
              <w:rFonts w:ascii="Georgia" w:eastAsia="Times New Roman" w:hAnsi="Georgia" w:cs="Times New Roman"/>
              <w:sz w:val="21"/>
              <w:szCs w:val="21"/>
              <w:lang w:eastAsia="de-DE"/>
            </w:rPr>
          </w:rPrChange>
        </w:rPr>
        <w:t>it</w:t>
      </w:r>
      <w:proofErr w:type="gramEnd"/>
      <w:r w:rsidRPr="00EE3C28">
        <w:rPr>
          <w:rFonts w:ascii="Georgia" w:eastAsia="Times New Roman" w:hAnsi="Georgia" w:cs="Times New Roman"/>
          <w:sz w:val="21"/>
          <w:szCs w:val="21"/>
          <w:lang w:val="en-US" w:eastAsia="de-DE"/>
          <w:rPrChange w:id="26" w:author="David Döbele" w:date="2023-05-11T21:15:00Z">
            <w:rPr>
              <w:rFonts w:ascii="Georgia" w:eastAsia="Times New Roman" w:hAnsi="Georgia" w:cs="Times New Roman"/>
              <w:sz w:val="21"/>
              <w:szCs w:val="21"/>
              <w:lang w:eastAsia="de-DE"/>
            </w:rPr>
          </w:rPrChange>
        </w:rPr>
        <w:t xml:space="preserve"> also helped me to create a friendly and communicative demeanor. In the summer of 2022, I completed an internship in auditing, which immensely helped me </w:t>
      </w:r>
      <w:ins w:id="27" w:author="David Döbele" w:date="2023-05-11T21:15:00Z">
        <w:r w:rsidR="00EE3C28">
          <w:rPr>
            <w:rFonts w:ascii="Georgia" w:eastAsia="Times New Roman" w:hAnsi="Georgia" w:cs="Times New Roman"/>
            <w:sz w:val="21"/>
            <w:szCs w:val="21"/>
            <w:lang w:val="en-US" w:eastAsia="de-DE"/>
          </w:rPr>
          <w:t xml:space="preserve">to </w:t>
        </w:r>
      </w:ins>
      <w:r w:rsidRPr="00EE3C28">
        <w:rPr>
          <w:rFonts w:ascii="Georgia" w:eastAsia="Times New Roman" w:hAnsi="Georgia" w:cs="Times New Roman"/>
          <w:sz w:val="21"/>
          <w:szCs w:val="21"/>
          <w:lang w:val="en-US" w:eastAsia="de-DE"/>
          <w:rPrChange w:id="28" w:author="David Döbele" w:date="2023-05-11T21:15:00Z">
            <w:rPr>
              <w:rFonts w:ascii="Georgia" w:eastAsia="Times New Roman" w:hAnsi="Georgia" w:cs="Times New Roman"/>
              <w:sz w:val="21"/>
              <w:szCs w:val="21"/>
              <w:lang w:eastAsia="de-DE"/>
            </w:rPr>
          </w:rPrChange>
        </w:rPr>
        <w:t xml:space="preserve">develop an independent and structured way of working, enabling me to achieve better grades in my studies than in previous semesters. My superiors and colleagues particularly appreciated my good comprehension skills, high willingness to learn, and ability to work under pressure. In my free time, I do a lot of strength and endurance sports and enjoy reading books. These activities help me to balance my studies and ensure that I am also disciplined in my free time, striving for </w:t>
      </w:r>
      <w:proofErr w:type="gramStart"/>
      <w:r w:rsidRPr="00EE3C28">
        <w:rPr>
          <w:rFonts w:ascii="Georgia" w:eastAsia="Times New Roman" w:hAnsi="Georgia" w:cs="Times New Roman"/>
          <w:sz w:val="21"/>
          <w:szCs w:val="21"/>
          <w:lang w:val="en-US" w:eastAsia="de-DE"/>
          <w:rPrChange w:id="29" w:author="David Döbele" w:date="2023-05-11T21:15:00Z">
            <w:rPr>
              <w:rFonts w:ascii="Georgia" w:eastAsia="Times New Roman" w:hAnsi="Georgia" w:cs="Times New Roman"/>
              <w:sz w:val="21"/>
              <w:szCs w:val="21"/>
              <w:lang w:eastAsia="de-DE"/>
            </w:rPr>
          </w:rPrChange>
        </w:rPr>
        <w:t>improvement</w:t>
      </w:r>
      <w:proofErr w:type="gramEnd"/>
      <w:r w:rsidRPr="00EE3C28">
        <w:rPr>
          <w:rFonts w:ascii="Georgia" w:eastAsia="Times New Roman" w:hAnsi="Georgia" w:cs="Times New Roman"/>
          <w:sz w:val="21"/>
          <w:szCs w:val="21"/>
          <w:lang w:val="en-US" w:eastAsia="de-DE"/>
          <w:rPrChange w:id="30" w:author="David Döbele" w:date="2023-05-11T21:15:00Z">
            <w:rPr>
              <w:rFonts w:ascii="Georgia" w:eastAsia="Times New Roman" w:hAnsi="Georgia" w:cs="Times New Roman"/>
              <w:sz w:val="21"/>
              <w:szCs w:val="21"/>
              <w:lang w:eastAsia="de-DE"/>
            </w:rPr>
          </w:rPrChange>
        </w:rPr>
        <w:t xml:space="preserve"> and continuing my education in various disciplines. I want to bring this ambition and the joy of challenging projects to you through the internship.</w:t>
      </w:r>
    </w:p>
    <w:p w14:paraId="41F0827A" w14:textId="77777777" w:rsidR="00F71279" w:rsidRPr="00EE3C28" w:rsidRDefault="00F71279" w:rsidP="00F71279">
      <w:pPr>
        <w:jc w:val="both"/>
        <w:rPr>
          <w:rFonts w:ascii="Georgia" w:eastAsia="Times New Roman" w:hAnsi="Georgia" w:cs="Times New Roman"/>
          <w:sz w:val="21"/>
          <w:szCs w:val="21"/>
          <w:lang w:val="en-US" w:eastAsia="de-DE"/>
          <w:rPrChange w:id="31" w:author="David Döbele" w:date="2023-05-11T21:15:00Z">
            <w:rPr>
              <w:rFonts w:ascii="Georgia" w:eastAsia="Times New Roman" w:hAnsi="Georgia" w:cs="Times New Roman"/>
              <w:sz w:val="21"/>
              <w:szCs w:val="21"/>
              <w:lang w:eastAsia="de-DE"/>
            </w:rPr>
          </w:rPrChange>
        </w:rPr>
      </w:pPr>
    </w:p>
    <w:p w14:paraId="21ED2868" w14:textId="77777777" w:rsidR="00F71279" w:rsidRPr="00EE3C28" w:rsidRDefault="00F71279" w:rsidP="00F71279">
      <w:pPr>
        <w:jc w:val="both"/>
        <w:rPr>
          <w:rFonts w:ascii="Georgia" w:eastAsia="Times New Roman" w:hAnsi="Georgia" w:cs="Times New Roman"/>
          <w:sz w:val="21"/>
          <w:szCs w:val="21"/>
          <w:lang w:val="en-US" w:eastAsia="de-DE"/>
          <w:rPrChange w:id="32" w:author="David Döbele" w:date="2023-05-11T21:15:00Z">
            <w:rPr>
              <w:rFonts w:ascii="Georgia" w:eastAsia="Times New Roman" w:hAnsi="Georgia" w:cs="Times New Roman"/>
              <w:sz w:val="21"/>
              <w:szCs w:val="21"/>
              <w:lang w:eastAsia="de-DE"/>
            </w:rPr>
          </w:rPrChange>
        </w:rPr>
      </w:pPr>
      <w:r w:rsidRPr="00EE3C28">
        <w:rPr>
          <w:rFonts w:ascii="Georgia" w:eastAsia="Times New Roman" w:hAnsi="Georgia" w:cs="Times New Roman"/>
          <w:sz w:val="21"/>
          <w:szCs w:val="21"/>
          <w:lang w:val="en-US" w:eastAsia="de-DE"/>
          <w:rPrChange w:id="33" w:author="David Döbele" w:date="2023-05-11T21:15:00Z">
            <w:rPr>
              <w:rFonts w:ascii="Georgia" w:eastAsia="Times New Roman" w:hAnsi="Georgia" w:cs="Times New Roman"/>
              <w:sz w:val="21"/>
              <w:szCs w:val="21"/>
              <w:lang w:eastAsia="de-DE"/>
            </w:rPr>
          </w:rPrChange>
        </w:rPr>
        <w:t xml:space="preserve">Emma Sleep seems ideal for this internship. Besides your status as the world market leader in sleep, I particularly like your focus on teamwork. Through my work as a youth spokesperson in the athletics department of TV 1834 Pforzheim, I know how important it is to work as a team. This not only improves the working atmosphere, </w:t>
      </w:r>
      <w:proofErr w:type="gramStart"/>
      <w:r w:rsidRPr="00EE3C28">
        <w:rPr>
          <w:rFonts w:ascii="Georgia" w:eastAsia="Times New Roman" w:hAnsi="Georgia" w:cs="Times New Roman"/>
          <w:sz w:val="21"/>
          <w:szCs w:val="21"/>
          <w:lang w:val="en-US" w:eastAsia="de-DE"/>
          <w:rPrChange w:id="34" w:author="David Döbele" w:date="2023-05-11T21:15:00Z">
            <w:rPr>
              <w:rFonts w:ascii="Georgia" w:eastAsia="Times New Roman" w:hAnsi="Georgia" w:cs="Times New Roman"/>
              <w:sz w:val="21"/>
              <w:szCs w:val="21"/>
              <w:lang w:eastAsia="de-DE"/>
            </w:rPr>
          </w:rPrChange>
        </w:rPr>
        <w:t>teamwork</w:t>
      </w:r>
      <w:proofErr w:type="gramEnd"/>
      <w:r w:rsidRPr="00EE3C28">
        <w:rPr>
          <w:rFonts w:ascii="Georgia" w:eastAsia="Times New Roman" w:hAnsi="Georgia" w:cs="Times New Roman"/>
          <w:sz w:val="21"/>
          <w:szCs w:val="21"/>
          <w:lang w:val="en-US" w:eastAsia="de-DE"/>
          <w:rPrChange w:id="35" w:author="David Döbele" w:date="2023-05-11T21:15:00Z">
            <w:rPr>
              <w:rFonts w:ascii="Georgia" w:eastAsia="Times New Roman" w:hAnsi="Georgia" w:cs="Times New Roman"/>
              <w:sz w:val="21"/>
              <w:szCs w:val="21"/>
              <w:lang w:eastAsia="de-DE"/>
            </w:rPr>
          </w:rPrChange>
        </w:rPr>
        <w:t xml:space="preserve"> also contributes to a more efficient way of working, which ultimately helps the company to grow. Furthermore, I am glad you are doing your best to improve everyone's sleep drastically. The importance of </w:t>
      </w:r>
      <w:proofErr w:type="gramStart"/>
      <w:r w:rsidRPr="00EE3C28">
        <w:rPr>
          <w:rFonts w:ascii="Georgia" w:eastAsia="Times New Roman" w:hAnsi="Georgia" w:cs="Times New Roman"/>
          <w:sz w:val="21"/>
          <w:szCs w:val="21"/>
          <w:lang w:val="en-US" w:eastAsia="de-DE"/>
          <w:rPrChange w:id="36" w:author="David Döbele" w:date="2023-05-11T21:15:00Z">
            <w:rPr>
              <w:rFonts w:ascii="Georgia" w:eastAsia="Times New Roman" w:hAnsi="Georgia" w:cs="Times New Roman"/>
              <w:sz w:val="21"/>
              <w:szCs w:val="21"/>
              <w:lang w:eastAsia="de-DE"/>
            </w:rPr>
          </w:rPrChange>
        </w:rPr>
        <w:t>sleep in</w:t>
      </w:r>
      <w:proofErr w:type="gramEnd"/>
      <w:r w:rsidRPr="00EE3C28">
        <w:rPr>
          <w:rFonts w:ascii="Georgia" w:eastAsia="Times New Roman" w:hAnsi="Georgia" w:cs="Times New Roman"/>
          <w:sz w:val="21"/>
          <w:szCs w:val="21"/>
          <w:lang w:val="en-US" w:eastAsia="de-DE"/>
          <w:rPrChange w:id="37" w:author="David Döbele" w:date="2023-05-11T21:15:00Z">
            <w:rPr>
              <w:rFonts w:ascii="Georgia" w:eastAsia="Times New Roman" w:hAnsi="Georgia" w:cs="Times New Roman"/>
              <w:sz w:val="21"/>
              <w:szCs w:val="21"/>
              <w:lang w:eastAsia="de-DE"/>
            </w:rPr>
          </w:rPrChange>
        </w:rPr>
        <w:t xml:space="preserve"> everyday life is often ridiculed, but it plays a vital role in health and activity in everyday life. A good night's sleep plays a crucial part in regeneration and thus leads to a higher energy level throughout the day, which is positively reflected in every area of life. It is imposing that you have designed Europe's first mattress that is controlled by artificial intelligence. This technology will likely be the future of mattresses and will undoubtedly contribute significantly to improved sleep quality. </w:t>
      </w:r>
    </w:p>
    <w:p w14:paraId="68891F34" w14:textId="77777777" w:rsidR="00F71279" w:rsidRPr="00EE3C28" w:rsidRDefault="00F71279" w:rsidP="00F71279">
      <w:pPr>
        <w:jc w:val="both"/>
        <w:rPr>
          <w:rFonts w:ascii="Georgia" w:eastAsia="Times New Roman" w:hAnsi="Georgia" w:cs="Times New Roman"/>
          <w:sz w:val="21"/>
          <w:szCs w:val="21"/>
          <w:lang w:val="en-US" w:eastAsia="de-DE"/>
          <w:rPrChange w:id="38" w:author="David Döbele" w:date="2023-05-11T21:15:00Z">
            <w:rPr>
              <w:rFonts w:ascii="Georgia" w:eastAsia="Times New Roman" w:hAnsi="Georgia" w:cs="Times New Roman"/>
              <w:sz w:val="21"/>
              <w:szCs w:val="21"/>
              <w:lang w:eastAsia="de-DE"/>
            </w:rPr>
          </w:rPrChange>
        </w:rPr>
      </w:pPr>
    </w:p>
    <w:p w14:paraId="2233F23A" w14:textId="77777777" w:rsidR="00F71279" w:rsidRPr="00EE3C28" w:rsidRDefault="00F71279" w:rsidP="00F71279">
      <w:pPr>
        <w:jc w:val="both"/>
        <w:rPr>
          <w:rFonts w:ascii="Georgia" w:eastAsia="Times New Roman" w:hAnsi="Georgia" w:cs="Times New Roman"/>
          <w:sz w:val="21"/>
          <w:szCs w:val="21"/>
          <w:lang w:val="en-US" w:eastAsia="de-DE"/>
          <w:rPrChange w:id="39" w:author="David Döbele" w:date="2023-05-11T21:15:00Z">
            <w:rPr>
              <w:rFonts w:ascii="Georgia" w:eastAsia="Times New Roman" w:hAnsi="Georgia" w:cs="Times New Roman"/>
              <w:sz w:val="21"/>
              <w:szCs w:val="21"/>
              <w:lang w:eastAsia="de-DE"/>
            </w:rPr>
          </w:rPrChange>
        </w:rPr>
      </w:pPr>
      <w:r w:rsidRPr="00EE3C28">
        <w:rPr>
          <w:rFonts w:ascii="Georgia" w:eastAsia="Times New Roman" w:hAnsi="Georgia" w:cs="Times New Roman"/>
          <w:sz w:val="21"/>
          <w:szCs w:val="21"/>
          <w:lang w:val="en-US" w:eastAsia="de-DE"/>
          <w:rPrChange w:id="40" w:author="David Döbele" w:date="2023-05-11T21:15:00Z">
            <w:rPr>
              <w:rFonts w:ascii="Georgia" w:eastAsia="Times New Roman" w:hAnsi="Georgia" w:cs="Times New Roman"/>
              <w:sz w:val="21"/>
              <w:szCs w:val="21"/>
              <w:lang w:eastAsia="de-DE"/>
            </w:rPr>
          </w:rPrChange>
        </w:rPr>
        <w:t xml:space="preserve">An internship in Business Development at your company will provide me with a steep learning curve and the opportunity to add value to my previous experience. I will be an asset to Emma Sleep due to my strong interest in business development, high commitment, and strong analytical skills. I would happily convince you of my qualities in a personal interview. </w:t>
      </w:r>
    </w:p>
    <w:p w14:paraId="73AC35AC" w14:textId="77777777" w:rsidR="00F71279" w:rsidRPr="00EE3C28" w:rsidRDefault="00F71279" w:rsidP="00F71279">
      <w:pPr>
        <w:jc w:val="both"/>
        <w:rPr>
          <w:rFonts w:ascii="Georgia" w:eastAsia="Times New Roman" w:hAnsi="Georgia" w:cs="Times New Roman"/>
          <w:sz w:val="21"/>
          <w:szCs w:val="21"/>
          <w:lang w:val="en-US" w:eastAsia="de-DE"/>
          <w:rPrChange w:id="41" w:author="David Döbele" w:date="2023-05-11T21:15:00Z">
            <w:rPr>
              <w:rFonts w:ascii="Georgia" w:eastAsia="Times New Roman" w:hAnsi="Georgia" w:cs="Times New Roman"/>
              <w:sz w:val="21"/>
              <w:szCs w:val="21"/>
              <w:lang w:eastAsia="de-DE"/>
            </w:rPr>
          </w:rPrChange>
        </w:rPr>
      </w:pPr>
    </w:p>
    <w:p w14:paraId="35A7EE59" w14:textId="77777777" w:rsidR="00F71279" w:rsidRPr="00F71279" w:rsidRDefault="00F71279" w:rsidP="00F71279">
      <w:pPr>
        <w:jc w:val="both"/>
        <w:rPr>
          <w:rFonts w:ascii="Georgia" w:eastAsia="Times New Roman" w:hAnsi="Georgia" w:cs="Times New Roman"/>
          <w:sz w:val="21"/>
          <w:szCs w:val="21"/>
          <w:lang w:eastAsia="de-DE"/>
        </w:rPr>
      </w:pPr>
      <w:proofErr w:type="spellStart"/>
      <w:r w:rsidRPr="00F71279">
        <w:rPr>
          <w:rFonts w:ascii="Georgia" w:eastAsia="Times New Roman" w:hAnsi="Georgia" w:cs="Times New Roman"/>
          <w:sz w:val="21"/>
          <w:szCs w:val="21"/>
          <w:lang w:eastAsia="de-DE"/>
        </w:rPr>
        <w:t>With</w:t>
      </w:r>
      <w:proofErr w:type="spellEnd"/>
      <w:r w:rsidRPr="00F71279">
        <w:rPr>
          <w:rFonts w:ascii="Georgia" w:eastAsia="Times New Roman" w:hAnsi="Georgia" w:cs="Times New Roman"/>
          <w:sz w:val="21"/>
          <w:szCs w:val="21"/>
          <w:lang w:eastAsia="de-DE"/>
        </w:rPr>
        <w:t xml:space="preserve"> </w:t>
      </w:r>
      <w:proofErr w:type="spellStart"/>
      <w:r w:rsidRPr="00F71279">
        <w:rPr>
          <w:rFonts w:ascii="Georgia" w:eastAsia="Times New Roman" w:hAnsi="Georgia" w:cs="Times New Roman"/>
          <w:sz w:val="21"/>
          <w:szCs w:val="21"/>
          <w:lang w:eastAsia="de-DE"/>
        </w:rPr>
        <w:t>kind</w:t>
      </w:r>
      <w:proofErr w:type="spellEnd"/>
      <w:r w:rsidRPr="00F71279">
        <w:rPr>
          <w:rFonts w:ascii="Georgia" w:eastAsia="Times New Roman" w:hAnsi="Georgia" w:cs="Times New Roman"/>
          <w:sz w:val="21"/>
          <w:szCs w:val="21"/>
          <w:lang w:eastAsia="de-DE"/>
        </w:rPr>
        <w:t xml:space="preserve"> </w:t>
      </w:r>
      <w:proofErr w:type="spellStart"/>
      <w:r w:rsidRPr="00F71279">
        <w:rPr>
          <w:rFonts w:ascii="Georgia" w:eastAsia="Times New Roman" w:hAnsi="Georgia" w:cs="Times New Roman"/>
          <w:sz w:val="21"/>
          <w:szCs w:val="21"/>
          <w:lang w:eastAsia="de-DE"/>
        </w:rPr>
        <w:t>regards</w:t>
      </w:r>
      <w:proofErr w:type="spellEnd"/>
    </w:p>
    <w:p w14:paraId="3DE069BF" w14:textId="3093EAEA" w:rsidR="00F71279" w:rsidRPr="00F71279" w:rsidRDefault="00F71279" w:rsidP="00F71279">
      <w:pPr>
        <w:jc w:val="both"/>
        <w:rPr>
          <w:rFonts w:ascii="Georgia" w:eastAsia="Times New Roman" w:hAnsi="Georgia" w:cs="Times New Roman"/>
          <w:sz w:val="21"/>
          <w:szCs w:val="21"/>
          <w:lang w:eastAsia="de-DE"/>
        </w:rPr>
      </w:pPr>
      <w:r w:rsidRPr="00F71279">
        <w:rPr>
          <w:rFonts w:ascii="Georgia" w:eastAsia="Times New Roman" w:hAnsi="Georgia" w:cs="Times New Roman"/>
          <w:sz w:val="21"/>
          <w:szCs w:val="21"/>
          <w:lang w:eastAsia="de-DE"/>
        </w:rPr>
        <w:t xml:space="preserve"> </w:t>
      </w:r>
    </w:p>
    <w:p w14:paraId="6E7C2F5B" w14:textId="65459395" w:rsidR="003328F3" w:rsidRPr="00F71279" w:rsidRDefault="00F71279" w:rsidP="00F71279">
      <w:pPr>
        <w:jc w:val="both"/>
        <w:rPr>
          <w:rFonts w:ascii="Georgia" w:hAnsi="Georgia"/>
          <w:sz w:val="21"/>
          <w:szCs w:val="21"/>
          <w:lang w:val="en-US"/>
        </w:rPr>
      </w:pPr>
      <w:r w:rsidRPr="00F71279">
        <w:rPr>
          <w:rFonts w:ascii="Georgia" w:eastAsia="Times New Roman" w:hAnsi="Georgia" w:cs="Times New Roman"/>
          <w:sz w:val="21"/>
          <w:szCs w:val="21"/>
          <w:lang w:eastAsia="de-DE"/>
        </w:rPr>
        <w:t>Julian Furrer</w:t>
      </w:r>
    </w:p>
    <w:sectPr w:rsidR="003328F3" w:rsidRPr="00F71279" w:rsidSect="00F06D19">
      <w:pgSz w:w="11900" w:h="16840"/>
      <w:pgMar w:top="907" w:right="1418" w:bottom="62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AD8C15" w14:textId="77777777" w:rsidR="005C39A3" w:rsidRDefault="005C39A3" w:rsidP="00A156B9">
      <w:r>
        <w:separator/>
      </w:r>
    </w:p>
  </w:endnote>
  <w:endnote w:type="continuationSeparator" w:id="0">
    <w:p w14:paraId="1BE5D694" w14:textId="77777777" w:rsidR="005C39A3" w:rsidRDefault="005C39A3"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9ABD92" w14:textId="77777777" w:rsidR="005C39A3" w:rsidRDefault="005C39A3" w:rsidP="00A156B9">
      <w:r>
        <w:separator/>
      </w:r>
    </w:p>
  </w:footnote>
  <w:footnote w:type="continuationSeparator" w:id="0">
    <w:p w14:paraId="5E9A72F5" w14:textId="77777777" w:rsidR="005C39A3" w:rsidRDefault="005C39A3"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692821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7"/>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27649"/>
    <w:rsid w:val="000C3413"/>
    <w:rsid w:val="000E5917"/>
    <w:rsid w:val="000F2F6E"/>
    <w:rsid w:val="001057F0"/>
    <w:rsid w:val="001476D4"/>
    <w:rsid w:val="0017795A"/>
    <w:rsid w:val="00185DAD"/>
    <w:rsid w:val="001C3673"/>
    <w:rsid w:val="001E6FC7"/>
    <w:rsid w:val="00235669"/>
    <w:rsid w:val="00263F47"/>
    <w:rsid w:val="00284FE4"/>
    <w:rsid w:val="003112EA"/>
    <w:rsid w:val="0032583B"/>
    <w:rsid w:val="003328F3"/>
    <w:rsid w:val="00337114"/>
    <w:rsid w:val="00376E4C"/>
    <w:rsid w:val="003B2432"/>
    <w:rsid w:val="003C0453"/>
    <w:rsid w:val="003F7403"/>
    <w:rsid w:val="00407537"/>
    <w:rsid w:val="00435A89"/>
    <w:rsid w:val="00444DE6"/>
    <w:rsid w:val="004A6740"/>
    <w:rsid w:val="0051624B"/>
    <w:rsid w:val="005A7876"/>
    <w:rsid w:val="005C18A8"/>
    <w:rsid w:val="005C39A3"/>
    <w:rsid w:val="005C45BA"/>
    <w:rsid w:val="00623FD8"/>
    <w:rsid w:val="0064311F"/>
    <w:rsid w:val="006A3056"/>
    <w:rsid w:val="006C3E20"/>
    <w:rsid w:val="0070635E"/>
    <w:rsid w:val="007271B0"/>
    <w:rsid w:val="007307F4"/>
    <w:rsid w:val="00755109"/>
    <w:rsid w:val="0078695D"/>
    <w:rsid w:val="007950E2"/>
    <w:rsid w:val="007C24A1"/>
    <w:rsid w:val="007E3211"/>
    <w:rsid w:val="00836AC0"/>
    <w:rsid w:val="00852DB5"/>
    <w:rsid w:val="00894D21"/>
    <w:rsid w:val="008C77FC"/>
    <w:rsid w:val="008D5621"/>
    <w:rsid w:val="008F7948"/>
    <w:rsid w:val="0095142E"/>
    <w:rsid w:val="009F2E7C"/>
    <w:rsid w:val="009F47B4"/>
    <w:rsid w:val="009F50E5"/>
    <w:rsid w:val="00A156B9"/>
    <w:rsid w:val="00A3280A"/>
    <w:rsid w:val="00A76FEA"/>
    <w:rsid w:val="00AA7FE9"/>
    <w:rsid w:val="00AC4E2A"/>
    <w:rsid w:val="00B27710"/>
    <w:rsid w:val="00B7517D"/>
    <w:rsid w:val="00B804AF"/>
    <w:rsid w:val="00B843C4"/>
    <w:rsid w:val="00B87BB7"/>
    <w:rsid w:val="00BC6398"/>
    <w:rsid w:val="00BF708A"/>
    <w:rsid w:val="00C10FCC"/>
    <w:rsid w:val="00C16765"/>
    <w:rsid w:val="00C247DD"/>
    <w:rsid w:val="00C4564A"/>
    <w:rsid w:val="00C4654A"/>
    <w:rsid w:val="00C7308A"/>
    <w:rsid w:val="00CA6FE3"/>
    <w:rsid w:val="00CC3D69"/>
    <w:rsid w:val="00D15FA0"/>
    <w:rsid w:val="00D54045"/>
    <w:rsid w:val="00D648FF"/>
    <w:rsid w:val="00D64CB6"/>
    <w:rsid w:val="00DD73E4"/>
    <w:rsid w:val="00E01186"/>
    <w:rsid w:val="00E3243A"/>
    <w:rsid w:val="00E825FF"/>
    <w:rsid w:val="00EA6931"/>
    <w:rsid w:val="00EB2D3E"/>
    <w:rsid w:val="00EB6E52"/>
    <w:rsid w:val="00EE3C28"/>
    <w:rsid w:val="00EE44B0"/>
    <w:rsid w:val="00F06D19"/>
    <w:rsid w:val="00F17E63"/>
    <w:rsid w:val="00F32A12"/>
    <w:rsid w:val="00F32BA5"/>
    <w:rsid w:val="00F40192"/>
    <w:rsid w:val="00F71279"/>
    <w:rsid w:val="00F7199D"/>
    <w:rsid w:val="00FE3DB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AA860"/>
  <w15:chartTrackingRefBased/>
  <w15:docId w15:val="{F4557DD2-CD1F-C54B-9F4E-FB0C4AD9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1E6FC7"/>
    <w:rPr>
      <w:color w:val="0563C1" w:themeColor="hyperlink"/>
      <w:u w:val="single"/>
    </w:rPr>
  </w:style>
  <w:style w:type="character" w:styleId="NichtaufgelsteErwhnung">
    <w:name w:val="Unresolved Mention"/>
    <w:basedOn w:val="Absatz-Standardschriftart"/>
    <w:uiPriority w:val="99"/>
    <w:semiHidden/>
    <w:unhideWhenUsed/>
    <w:rsid w:val="001E6FC7"/>
    <w:rPr>
      <w:color w:val="605E5C"/>
      <w:shd w:val="clear" w:color="auto" w:fill="E1DFDD"/>
    </w:rPr>
  </w:style>
  <w:style w:type="paragraph" w:styleId="Kopfzeile">
    <w:name w:val="header"/>
    <w:basedOn w:val="Standard"/>
    <w:link w:val="KopfzeileZchn"/>
    <w:uiPriority w:val="99"/>
    <w:unhideWhenUsed/>
    <w:rsid w:val="00A156B9"/>
    <w:pPr>
      <w:tabs>
        <w:tab w:val="center" w:pos="4536"/>
        <w:tab w:val="right" w:pos="9072"/>
      </w:tabs>
    </w:pPr>
  </w:style>
  <w:style w:type="character" w:customStyle="1" w:styleId="KopfzeileZchn">
    <w:name w:val="Kopfzeile Zchn"/>
    <w:basedOn w:val="Absatz-Standardschriftart"/>
    <w:link w:val="Kopfzeile"/>
    <w:uiPriority w:val="99"/>
    <w:rsid w:val="00A156B9"/>
  </w:style>
  <w:style w:type="paragraph" w:styleId="Fuzeile">
    <w:name w:val="footer"/>
    <w:basedOn w:val="Standard"/>
    <w:link w:val="FuzeileZchn"/>
    <w:uiPriority w:val="99"/>
    <w:unhideWhenUsed/>
    <w:rsid w:val="00A156B9"/>
    <w:pPr>
      <w:tabs>
        <w:tab w:val="center" w:pos="4536"/>
        <w:tab w:val="right" w:pos="9072"/>
      </w:tabs>
    </w:pPr>
  </w:style>
  <w:style w:type="character" w:customStyle="1" w:styleId="FuzeileZchn">
    <w:name w:val="Fußzeile Zchn"/>
    <w:basedOn w:val="Absatz-Standardschriftart"/>
    <w:link w:val="Fuzeile"/>
    <w:uiPriority w:val="99"/>
    <w:rsid w:val="00A156B9"/>
  </w:style>
  <w:style w:type="paragraph" w:styleId="StandardWeb">
    <w:name w:val="Normal (Web)"/>
    <w:basedOn w:val="Standard"/>
    <w:uiPriority w:val="99"/>
    <w:unhideWhenUsed/>
    <w:rsid w:val="000C3413"/>
    <w:pPr>
      <w:spacing w:before="100" w:beforeAutospacing="1" w:after="100" w:afterAutospacing="1"/>
    </w:pPr>
    <w:rPr>
      <w:rFonts w:ascii="Times New Roman" w:eastAsia="Times New Roman" w:hAnsi="Times New Roman" w:cs="Times New Roman"/>
      <w:lang w:eastAsia="de-DE"/>
    </w:rPr>
  </w:style>
  <w:style w:type="paragraph" w:styleId="berarbeitung">
    <w:name w:val="Revision"/>
    <w:hidden/>
    <w:uiPriority w:val="99"/>
    <w:semiHidden/>
    <w:rsid w:val="00EE3C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478</Words>
  <Characters>3016</Characters>
  <Application>Microsoft Office Word</Application>
  <DocSecurity>0</DocSecurity>
  <Lines>25</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Volland</dc:creator>
  <cp:keywords>, docId:3BF56F61F36D404314DA6D1C433A3EE6</cp:keywords>
  <dc:description/>
  <cp:lastModifiedBy>David Döbele</cp:lastModifiedBy>
  <cp:revision>3</cp:revision>
  <dcterms:created xsi:type="dcterms:W3CDTF">2023-05-07T17:14:00Z</dcterms:created>
  <dcterms:modified xsi:type="dcterms:W3CDTF">2023-05-11T19:16:00Z</dcterms:modified>
</cp:coreProperties>
</file>