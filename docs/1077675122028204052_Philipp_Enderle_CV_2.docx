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819"/>
        <w:gridCol w:w="567"/>
        <w:gridCol w:w="1843"/>
      </w:tblGrid>
      <w:tr w:rsidR="002508C2" w:rsidRPr="00BA215A" w14:paraId="5DF08F91" w14:textId="77777777" w:rsidTr="008B5A6B">
        <w:trPr>
          <w:trHeight w:val="227"/>
        </w:trPr>
        <w:tc>
          <w:tcPr>
            <w:tcW w:w="9214" w:type="dxa"/>
            <w:gridSpan w:val="4"/>
          </w:tcPr>
          <w:p w14:paraId="11DD220E" w14:textId="6CE067BB" w:rsidR="002508C2" w:rsidRPr="001F3FE0" w:rsidRDefault="001F3FE0" w:rsidP="001F3FE0">
            <w:pPr>
              <w:spacing w:line="276" w:lineRule="auto"/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Philipp Enderle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Finther Landstraße 13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55124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Mainz</w:t>
            </w:r>
          </w:p>
          <w:p w14:paraId="722A5AF6" w14:textId="6A40C1AF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1F3FE0">
              <w:rPr>
                <w:rFonts w:ascii="Georgia" w:hAnsi="Georgia" w:cs="Georgia"/>
                <w:color w:val="000000"/>
                <w:sz w:val="20"/>
                <w:lang w:val="de-AT"/>
              </w:rPr>
              <w:t>57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1F3FE0">
              <w:rPr>
                <w:rFonts w:ascii="Georgia" w:hAnsi="Georgia" w:cs="Georgia"/>
                <w:color w:val="000000"/>
                <w:sz w:val="20"/>
                <w:lang w:val="de-AT"/>
              </w:rPr>
              <w:t>35270333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F3FE0">
              <w:rPr>
                <w:rFonts w:ascii="Georgia" w:hAnsi="Georgia" w:cs="Georgia"/>
                <w:color w:val="000000"/>
                <w:sz w:val="20"/>
                <w:lang w:val="de-AT"/>
              </w:rPr>
              <w:t>philippenderle@gmx.net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1F3FE0"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1F3FE0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1F3FE0">
              <w:rPr>
                <w:rFonts w:ascii="Georgia" w:hAnsi="Georgia" w:cs="Georgia"/>
                <w:color w:val="000000"/>
                <w:sz w:val="20"/>
                <w:lang w:val="de-AT"/>
              </w:rPr>
              <w:t>2005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</w:t>
            </w:r>
            <w:r w:rsidR="001F3FE0">
              <w:rPr>
                <w:rFonts w:ascii="Georgia" w:hAnsi="Georgia" w:cs="Georgia"/>
                <w:color w:val="000000"/>
                <w:sz w:val="20"/>
                <w:lang w:val="de-AT"/>
              </w:rPr>
              <w:t>ainz</w:t>
            </w:r>
          </w:p>
        </w:tc>
      </w:tr>
      <w:tr w:rsidR="002508C2" w:rsidRPr="009D7C49" w14:paraId="0FCADE56" w14:textId="77777777" w:rsidTr="008B5A6B">
        <w:trPr>
          <w:trHeight w:val="510"/>
        </w:trPr>
        <w:tc>
          <w:tcPr>
            <w:tcW w:w="9214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8B5A6B">
        <w:trPr>
          <w:trHeight w:val="340"/>
        </w:trPr>
        <w:tc>
          <w:tcPr>
            <w:tcW w:w="680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611AFC7F" w:rsidR="00D1492F" w:rsidRPr="008050E4" w:rsidRDefault="001F3FE0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Willigis Gymnasium Mainz</w:t>
            </w:r>
            <w:r w:rsidR="00B17D95" w:rsidRPr="00B17D9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559003A" w:rsidR="00D1492F" w:rsidRPr="008050E4" w:rsidRDefault="001F3FE0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Mainz</w:t>
            </w:r>
          </w:p>
        </w:tc>
      </w:tr>
      <w:tr w:rsidR="00D1492F" w:rsidRPr="00D1492F" w14:paraId="61E5D482" w14:textId="77777777" w:rsidTr="00504D4E">
        <w:tc>
          <w:tcPr>
            <w:tcW w:w="7371" w:type="dxa"/>
            <w:gridSpan w:val="3"/>
          </w:tcPr>
          <w:p w14:paraId="11CB9A0F" w14:textId="78577E07" w:rsidR="00D1492F" w:rsidRPr="002B2091" w:rsidRDefault="001F3FE0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Allgemeine Hochschulreife </w:t>
            </w:r>
            <w:ins w:id="0" w:author="David Döbele" w:date="2023-02-21T20:30:00Z">
              <w:r w:rsidR="000E1DED">
                <w:rPr>
                  <w:rFonts w:ascii="Georgia" w:hAnsi="Georgia"/>
                  <w:sz w:val="18"/>
                </w:rPr>
                <w:t>(v</w:t>
              </w:r>
            </w:ins>
            <w:del w:id="1" w:author="David Döbele" w:date="2023-02-21T20:30:00Z">
              <w:r w:rsidDel="000E1DED">
                <w:rPr>
                  <w:rFonts w:ascii="Georgia" w:hAnsi="Georgia"/>
                  <w:sz w:val="18"/>
                </w:rPr>
                <w:delText>v</w:delText>
              </w:r>
            </w:del>
            <w:r>
              <w:rPr>
                <w:rFonts w:ascii="Georgia" w:hAnsi="Georgia"/>
                <w:sz w:val="18"/>
              </w:rPr>
              <w:t>oraussichtliche Note</w:t>
            </w:r>
            <w:ins w:id="2" w:author="David Döbele" w:date="2023-02-21T20:30:00Z">
              <w:r w:rsidR="000E1DED">
                <w:rPr>
                  <w:rFonts w:ascii="Georgia" w:hAnsi="Georgia"/>
                  <w:sz w:val="18"/>
                </w:rPr>
                <w:t>: 1,1)</w:t>
              </w:r>
            </w:ins>
            <w:del w:id="3" w:author="David Döbele" w:date="2023-02-21T20:30:00Z">
              <w:r w:rsidDel="000E1DED">
                <w:rPr>
                  <w:rFonts w:ascii="Georgia" w:hAnsi="Georgia"/>
                  <w:sz w:val="18"/>
                </w:rPr>
                <w:delText xml:space="preserve"> 1,1</w:delText>
              </w:r>
            </w:del>
          </w:p>
        </w:tc>
        <w:tc>
          <w:tcPr>
            <w:tcW w:w="1843" w:type="dxa"/>
          </w:tcPr>
          <w:p w14:paraId="419A9228" w14:textId="5BE723BF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09/201</w:t>
            </w:r>
            <w:r w:rsidR="001F3FE0">
              <w:rPr>
                <w:rFonts w:ascii="Georgia" w:hAnsi="Georgia"/>
                <w:sz w:val="18"/>
              </w:rPr>
              <w:t>5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8B5A6B">
        <w:tc>
          <w:tcPr>
            <w:tcW w:w="9214" w:type="dxa"/>
            <w:gridSpan w:val="4"/>
          </w:tcPr>
          <w:p w14:paraId="015CC027" w14:textId="703923BB" w:rsidR="00B17D95" w:rsidRPr="00B17D95" w:rsidRDefault="001F3FE0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Leistungskurse</w:t>
            </w:r>
            <w:r w:rsidR="0083669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: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Physik, Sozialkunde, </w:t>
            </w:r>
            <w:r w:rsidR="00F17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nglisch</w:t>
            </w:r>
          </w:p>
          <w:p w14:paraId="2E4549C1" w14:textId="1F0EDAA3" w:rsidR="00FA4781" w:rsidRDefault="00C61795" w:rsidP="00FA478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Facharbeit in Sozialkunde: „BlackRock</w:t>
            </w:r>
            <w:ins w:id="4" w:author="David Döbele" w:date="2023-02-21T20:33:00Z">
              <w:r w:rsidR="009958E7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</w:t>
              </w:r>
            </w:ins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-</w:t>
            </w:r>
            <w:ins w:id="5" w:author="David Döbele" w:date="2023-02-21T20:33:00Z">
              <w:r w:rsidR="009958E7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 </w:t>
              </w:r>
            </w:ins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Wie der mächtigste Konzern der Welt </w:t>
            </w:r>
            <w:r w:rsidR="00A64A23">
              <w:rPr>
                <w:rFonts w:ascii="Georgia" w:hAnsi="Georgia" w:cs="Georgia"/>
                <w:i/>
                <w:iCs/>
                <w:color w:val="000000"/>
                <w:sz w:val="18"/>
              </w:rPr>
              <w:t>so unbekannt bleiben kann“ (Note 1,0)</w:t>
            </w:r>
          </w:p>
          <w:p w14:paraId="7A71E6B0" w14:textId="2D4BBFDA" w:rsidR="00C61795" w:rsidRPr="00FA4781" w:rsidRDefault="00FA4781" w:rsidP="00FA478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Vorschlag für die Studienstiftung des Deutschen Volkes</w:t>
            </w:r>
          </w:p>
        </w:tc>
      </w:tr>
      <w:tr w:rsidR="00D5280E" w:rsidRPr="006546FD" w:rsidDel="000E1DED" w14:paraId="1C51E2FF" w14:textId="690CD19A" w:rsidTr="00504D4E">
        <w:trPr>
          <w:trHeight w:val="340"/>
          <w:del w:id="6" w:author="David Döbele" w:date="2023-02-21T20:30:00Z"/>
        </w:trPr>
        <w:tc>
          <w:tcPr>
            <w:tcW w:w="6804" w:type="dxa"/>
            <w:gridSpan w:val="2"/>
            <w:vAlign w:val="bottom"/>
          </w:tcPr>
          <w:p w14:paraId="4BAC65D2" w14:textId="038D9FE2" w:rsidR="00665BF3" w:rsidDel="000E1DED" w:rsidRDefault="001F3FE0" w:rsidP="00665BF3">
            <w:pPr>
              <w:rPr>
                <w:del w:id="7" w:author="David Döbele" w:date="2023-02-21T20:30:00Z"/>
                <w:rFonts w:ascii="Georgia" w:hAnsi="Georgia"/>
                <w:sz w:val="18"/>
                <w:lang w:val="en-US"/>
              </w:rPr>
            </w:pPr>
            <w:del w:id="8" w:author="David Döbele" w:date="2023-02-21T20:30:00Z">
              <w:r w:rsidDel="000E1DED">
                <w:rPr>
                  <w:rFonts w:ascii="Georgia" w:hAnsi="Georgia"/>
                  <w:b/>
                  <w:smallCaps/>
                  <w:sz w:val="23"/>
                  <w:szCs w:val="23"/>
                </w:rPr>
                <w:delText>Martinus Schule Gonsenheim</w:delText>
              </w:r>
            </w:del>
          </w:p>
        </w:tc>
        <w:tc>
          <w:tcPr>
            <w:tcW w:w="2410" w:type="dxa"/>
            <w:gridSpan w:val="2"/>
            <w:vAlign w:val="bottom"/>
          </w:tcPr>
          <w:p w14:paraId="2FCB10D7" w14:textId="5D7EEB11" w:rsidR="00665BF3" w:rsidDel="000E1DED" w:rsidRDefault="001F3FE0" w:rsidP="00665BF3">
            <w:pPr>
              <w:jc w:val="right"/>
              <w:rPr>
                <w:del w:id="9" w:author="David Döbele" w:date="2023-02-21T20:30:00Z"/>
                <w:rFonts w:ascii="Georgia" w:hAnsi="Georgia"/>
                <w:sz w:val="18"/>
              </w:rPr>
            </w:pPr>
            <w:del w:id="10" w:author="David Döbele" w:date="2023-02-21T20:30:00Z">
              <w:r w:rsidDel="000E1DED">
                <w:rPr>
                  <w:rFonts w:ascii="Georgia" w:hAnsi="Georgia"/>
                  <w:i/>
                  <w:smallCaps/>
                  <w:sz w:val="23"/>
                  <w:szCs w:val="23"/>
                </w:rPr>
                <w:delText>Mainz</w:delText>
              </w:r>
            </w:del>
          </w:p>
        </w:tc>
      </w:tr>
      <w:tr w:rsidR="0091331D" w:rsidRPr="006546FD" w:rsidDel="000E1DED" w14:paraId="312B82BC" w14:textId="25419EB7" w:rsidTr="00504D4E">
        <w:trPr>
          <w:del w:id="11" w:author="David Döbele" w:date="2023-02-21T20:30:00Z"/>
        </w:trPr>
        <w:tc>
          <w:tcPr>
            <w:tcW w:w="7371" w:type="dxa"/>
            <w:gridSpan w:val="3"/>
          </w:tcPr>
          <w:p w14:paraId="1CEE182B" w14:textId="2E80AEA6" w:rsidR="0091331D" w:rsidRPr="00D5280E" w:rsidDel="000E1DED" w:rsidRDefault="001F3FE0" w:rsidP="0091331D">
            <w:pPr>
              <w:rPr>
                <w:del w:id="12" w:author="David Döbele" w:date="2023-02-21T20:30:00Z"/>
                <w:rFonts w:ascii="Georgia" w:hAnsi="Georgia"/>
                <w:sz w:val="18"/>
                <w:lang w:val="de-AT"/>
              </w:rPr>
            </w:pPr>
            <w:del w:id="13" w:author="David Döbele" w:date="2023-02-21T20:30:00Z">
              <w:r w:rsidDel="000E1DED">
                <w:rPr>
                  <w:rFonts w:ascii="Georgia" w:hAnsi="Georgia"/>
                  <w:sz w:val="18"/>
                  <w:lang w:val="de-AT"/>
                </w:rPr>
                <w:delText>Grundschule</w:delText>
              </w:r>
            </w:del>
          </w:p>
        </w:tc>
        <w:tc>
          <w:tcPr>
            <w:tcW w:w="1843" w:type="dxa"/>
          </w:tcPr>
          <w:p w14:paraId="7521EA6E" w14:textId="23058164" w:rsidR="0091331D" w:rsidDel="000E1DED" w:rsidRDefault="0091331D" w:rsidP="0091331D">
            <w:pPr>
              <w:jc w:val="right"/>
              <w:rPr>
                <w:del w:id="14" w:author="David Döbele" w:date="2023-02-21T20:30:00Z"/>
                <w:rFonts w:ascii="Georgia" w:hAnsi="Georgia"/>
                <w:sz w:val="18"/>
              </w:rPr>
            </w:pPr>
            <w:del w:id="15" w:author="David Döbele" w:date="2023-02-21T20:30:00Z">
              <w:r w:rsidDel="000E1DED">
                <w:rPr>
                  <w:rFonts w:ascii="Georgia" w:hAnsi="Georgia"/>
                  <w:sz w:val="18"/>
                </w:rPr>
                <w:delText>0</w:delText>
              </w:r>
              <w:r w:rsidR="001F3FE0" w:rsidDel="000E1DED">
                <w:rPr>
                  <w:rFonts w:ascii="Georgia" w:hAnsi="Georgia"/>
                  <w:sz w:val="18"/>
                </w:rPr>
                <w:delText>8</w:delText>
              </w:r>
              <w:r w:rsidDel="000E1DED">
                <w:rPr>
                  <w:rFonts w:ascii="Georgia" w:hAnsi="Georgia"/>
                  <w:sz w:val="18"/>
                </w:rPr>
                <w:delText>/20</w:delText>
              </w:r>
              <w:r w:rsidR="001F3FE0" w:rsidDel="000E1DED">
                <w:rPr>
                  <w:rFonts w:ascii="Georgia" w:hAnsi="Georgia"/>
                  <w:sz w:val="18"/>
                </w:rPr>
                <w:delText>11</w:delText>
              </w:r>
              <w:r w:rsidDel="000E1DED">
                <w:rPr>
                  <w:rFonts w:ascii="Georgia" w:hAnsi="Georgia"/>
                  <w:sz w:val="18"/>
                </w:rPr>
                <w:delText xml:space="preserve"> – 06/201</w:delText>
              </w:r>
              <w:r w:rsidR="00A42C3E" w:rsidDel="000E1DED">
                <w:rPr>
                  <w:rFonts w:ascii="Georgia" w:hAnsi="Georgia"/>
                  <w:sz w:val="18"/>
                </w:rPr>
                <w:delText>5</w:delText>
              </w:r>
            </w:del>
          </w:p>
        </w:tc>
      </w:tr>
      <w:tr w:rsidR="00D5280E" w:rsidRPr="009D7C49" w14:paraId="3A2665B3" w14:textId="77777777" w:rsidTr="008B5A6B">
        <w:trPr>
          <w:trHeight w:val="510"/>
        </w:trPr>
        <w:tc>
          <w:tcPr>
            <w:tcW w:w="9214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FA4781" w14:paraId="127C64E2" w14:textId="77777777" w:rsidTr="00504D4E">
        <w:trPr>
          <w:trHeight w:val="340"/>
        </w:trPr>
        <w:tc>
          <w:tcPr>
            <w:tcW w:w="680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D99A59C" w:rsidR="00665BF3" w:rsidRPr="008050E4" w:rsidRDefault="009A62CE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Deutsche Anlagen Leasing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A0DFC7F" w:rsidR="00665BF3" w:rsidRPr="00FA4781" w:rsidRDefault="00FA4781" w:rsidP="00FA4781">
            <w:pPr>
              <w:pStyle w:val="Ort"/>
              <w:rPr>
                <w:sz w:val="23"/>
                <w:szCs w:val="23"/>
              </w:rPr>
            </w:pPr>
            <w:r w:rsidRPr="00FA4781">
              <w:rPr>
                <w:sz w:val="23"/>
                <w:szCs w:val="23"/>
              </w:rPr>
              <w:t>Mainz</w:t>
            </w:r>
          </w:p>
        </w:tc>
      </w:tr>
      <w:tr w:rsidR="00D5280E" w:rsidRPr="00CE1BBC" w14:paraId="335D84E9" w14:textId="77777777" w:rsidTr="00504D4E">
        <w:tc>
          <w:tcPr>
            <w:tcW w:w="7371" w:type="dxa"/>
            <w:gridSpan w:val="3"/>
          </w:tcPr>
          <w:p w14:paraId="20B1570F" w14:textId="6E93B15E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Praktikant im </w:t>
            </w:r>
            <w:r w:rsidR="0083669C">
              <w:rPr>
                <w:rFonts w:ascii="Georgia" w:hAnsi="Georgia"/>
                <w:sz w:val="18"/>
                <w:lang w:val="en-US"/>
              </w:rPr>
              <w:t>Finanzierungs</w:t>
            </w:r>
            <w:ins w:id="16" w:author="David Döbele" w:date="2023-02-21T20:31:00Z">
              <w:r w:rsidR="000E1DED">
                <w:rPr>
                  <w:rFonts w:ascii="Georgia" w:hAnsi="Georgia"/>
                  <w:sz w:val="18"/>
                  <w:lang w:val="en-US"/>
                </w:rPr>
                <w:t>-</w:t>
              </w:r>
            </w:ins>
            <w:r w:rsidR="0083669C">
              <w:rPr>
                <w:rFonts w:ascii="Georgia" w:hAnsi="Georgia"/>
                <w:sz w:val="18"/>
                <w:lang w:val="en-US"/>
              </w:rPr>
              <w:t xml:space="preserve"> &amp; Transaktionsmanagement</w:t>
            </w:r>
          </w:p>
        </w:tc>
        <w:tc>
          <w:tcPr>
            <w:tcW w:w="1843" w:type="dxa"/>
          </w:tcPr>
          <w:p w14:paraId="0475B997" w14:textId="67BB9A41" w:rsidR="00665BF3" w:rsidRPr="00A74225" w:rsidRDefault="0083669C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06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07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</w:p>
        </w:tc>
      </w:tr>
      <w:tr w:rsidR="00D5280E" w:rsidRPr="00D5280E" w14:paraId="54C3D64C" w14:textId="77777777" w:rsidTr="008B5A6B">
        <w:tc>
          <w:tcPr>
            <w:tcW w:w="9214" w:type="dxa"/>
            <w:gridSpan w:val="4"/>
          </w:tcPr>
          <w:p w14:paraId="27184178" w14:textId="72DAC6AD" w:rsidR="003418E0" w:rsidRPr="003418E0" w:rsidRDefault="0084466D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Einblicke in beide Bereiche des Unternehmens</w:t>
            </w:r>
          </w:p>
          <w:p w14:paraId="23AB8399" w14:textId="79C7DA4C" w:rsidR="00665BF3" w:rsidRPr="00D5280E" w:rsidRDefault="00FA4781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Erstellung </w:t>
            </w:r>
            <w:r w:rsidR="00440B0C">
              <w:rPr>
                <w:sz w:val="18"/>
                <w:lang w:val="de-AT"/>
              </w:rPr>
              <w:t>von Flow Charts für Kunden</w:t>
            </w:r>
          </w:p>
          <w:p w14:paraId="6DD9BA0F" w14:textId="00C81FD8" w:rsidR="00CE28CC" w:rsidRPr="00FA4781" w:rsidRDefault="009F6A1C" w:rsidP="00FA478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Visualisierung</w:t>
            </w:r>
            <w:r w:rsidR="00FA4781">
              <w:rPr>
                <w:sz w:val="18"/>
                <w:lang w:val="de-AT"/>
              </w:rPr>
              <w:t xml:space="preserve"> dieser in </w:t>
            </w:r>
            <w:r>
              <w:rPr>
                <w:sz w:val="18"/>
                <w:lang w:val="de-AT"/>
              </w:rPr>
              <w:t>PowerPoint</w:t>
            </w:r>
          </w:p>
        </w:tc>
      </w:tr>
      <w:tr w:rsidR="00D5280E" w:rsidRPr="009D7C49" w14:paraId="414B4085" w14:textId="77777777" w:rsidTr="008B5A6B">
        <w:trPr>
          <w:trHeight w:val="510"/>
        </w:trPr>
        <w:tc>
          <w:tcPr>
            <w:tcW w:w="9214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10C3BAAE" w:rsidR="00665BF3" w:rsidRPr="009D7C49" w:rsidRDefault="00D5280E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Engagement</w:t>
            </w:r>
          </w:p>
        </w:tc>
      </w:tr>
      <w:tr w:rsidR="00CE28CC" w:rsidRPr="009D7C49" w14:paraId="74251178" w14:textId="77777777" w:rsidTr="0056397F">
        <w:trPr>
          <w:trHeight w:val="340"/>
        </w:trPr>
        <w:tc>
          <w:tcPr>
            <w:tcW w:w="6804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85C9B74" w:rsidR="00CE28CC" w:rsidRPr="00AA5A9C" w:rsidRDefault="00700579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sz w:val="23"/>
                <w:szCs w:val="23"/>
              </w:rPr>
              <w:t>SV Capital</w:t>
            </w:r>
            <w:r w:rsidR="004A57D9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12BB347" w:rsidR="00CE28CC" w:rsidRPr="007D5BE9" w:rsidRDefault="004A57D9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Mainz</w:t>
            </w:r>
            <w:r w:rsidR="00CE28CC">
              <w:rPr>
                <w:sz w:val="23"/>
                <w:szCs w:val="23"/>
              </w:rPr>
              <w:t xml:space="preserve"> </w:t>
            </w:r>
          </w:p>
        </w:tc>
      </w:tr>
      <w:tr w:rsidR="00D5280E" w:rsidRPr="006546FD" w14:paraId="4F59C612" w14:textId="77777777" w:rsidTr="00504D4E">
        <w:trPr>
          <w:trHeight w:val="193"/>
        </w:trPr>
        <w:tc>
          <w:tcPr>
            <w:tcW w:w="7371" w:type="dxa"/>
            <w:gridSpan w:val="3"/>
          </w:tcPr>
          <w:p w14:paraId="32F07601" w14:textId="2046BE20" w:rsidR="00665BF3" w:rsidRPr="00D5280E" w:rsidRDefault="00700579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Co</w:t>
            </w:r>
            <w:r w:rsidR="009315FC">
              <w:rPr>
                <w:sz w:val="18"/>
                <w:lang w:val="de-AT"/>
              </w:rPr>
              <w:t>-</w:t>
            </w:r>
            <w:r>
              <w:rPr>
                <w:sz w:val="18"/>
                <w:lang w:val="de-AT"/>
              </w:rPr>
              <w:t xml:space="preserve">Founder </w:t>
            </w:r>
            <w:r w:rsidR="002C261B">
              <w:rPr>
                <w:sz w:val="18"/>
                <w:lang w:val="de-AT"/>
              </w:rPr>
              <w:t>&amp;</w:t>
            </w:r>
            <w:r w:rsidR="009315FC">
              <w:rPr>
                <w:sz w:val="18"/>
                <w:lang w:val="de-AT"/>
              </w:rPr>
              <w:t xml:space="preserve"> Co-Chairman der </w:t>
            </w:r>
            <w:r>
              <w:rPr>
                <w:sz w:val="18"/>
                <w:lang w:val="de-AT"/>
              </w:rPr>
              <w:t xml:space="preserve">Projektentwicklung einer Schülerfirma </w:t>
            </w:r>
          </w:p>
        </w:tc>
        <w:tc>
          <w:tcPr>
            <w:tcW w:w="1843" w:type="dxa"/>
            <w:vAlign w:val="bottom"/>
          </w:tcPr>
          <w:p w14:paraId="45DD2178" w14:textId="6A415DE6" w:rsidR="00665BF3" w:rsidRPr="00504D4E" w:rsidRDefault="009315FC" w:rsidP="00504D4E">
            <w:pPr>
              <w:pStyle w:val="DATUM"/>
              <w:jc w:val="right"/>
              <w:rPr>
                <w:sz w:val="18"/>
                <w:szCs w:val="18"/>
                <w:lang w:val="en-US"/>
              </w:rPr>
            </w:pPr>
            <w:r w:rsidRPr="00504D4E">
              <w:rPr>
                <w:sz w:val="18"/>
                <w:szCs w:val="18"/>
                <w:lang w:val="en-US"/>
              </w:rPr>
              <w:t>10/202</w:t>
            </w:r>
            <w:r w:rsidR="00A26668" w:rsidRPr="00504D4E">
              <w:rPr>
                <w:sz w:val="18"/>
                <w:szCs w:val="18"/>
                <w:lang w:val="en-US"/>
              </w:rPr>
              <w:t>2</w:t>
            </w:r>
            <w:r w:rsidR="00665BF3" w:rsidRPr="00504D4E">
              <w:rPr>
                <w:sz w:val="18"/>
                <w:szCs w:val="18"/>
                <w:lang w:val="en-US"/>
              </w:rPr>
              <w:t xml:space="preserve"> – </w:t>
            </w:r>
            <w:r w:rsidR="00AA5A9C" w:rsidRPr="00504D4E">
              <w:rPr>
                <w:sz w:val="18"/>
                <w:szCs w:val="18"/>
                <w:lang w:val="en-US"/>
              </w:rPr>
              <w:t>heute</w:t>
            </w:r>
          </w:p>
        </w:tc>
      </w:tr>
      <w:tr w:rsidR="00D5280E" w:rsidRPr="00D5280E" w14:paraId="02437711" w14:textId="77777777" w:rsidTr="008B5A6B">
        <w:trPr>
          <w:trHeight w:val="193"/>
        </w:trPr>
        <w:tc>
          <w:tcPr>
            <w:tcW w:w="9214" w:type="dxa"/>
            <w:gridSpan w:val="4"/>
          </w:tcPr>
          <w:p w14:paraId="7CA4D9D0" w14:textId="0F2E073C" w:rsidR="00AA5A9C" w:rsidRPr="00F64C22" w:rsidRDefault="00E13110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Aktuelles Anwärterprojekt</w:t>
            </w:r>
            <w:r w:rsidR="008530B3">
              <w:rPr>
                <w:i/>
                <w:sz w:val="18"/>
                <w:lang w:val="de-AT"/>
              </w:rPr>
              <w:t xml:space="preserve"> für einfachere </w:t>
            </w:r>
            <w:r w:rsidR="00622C78">
              <w:rPr>
                <w:i/>
                <w:sz w:val="18"/>
                <w:lang w:val="de-AT"/>
              </w:rPr>
              <w:t>Projektfinanzierungen für die Schülervertretung</w:t>
            </w:r>
          </w:p>
          <w:p w14:paraId="68CFAD97" w14:textId="0A029DA1" w:rsidR="00F64C22" w:rsidRPr="00E13110" w:rsidRDefault="00622C7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Plan zur Finanzierung des Projektes von Schuleigenen Solaranlagen</w:t>
            </w:r>
          </w:p>
        </w:tc>
      </w:tr>
      <w:tr w:rsidR="00F64FA7" w:rsidRPr="009D7C49" w14:paraId="4AF19DD1" w14:textId="77777777" w:rsidTr="00A03F4E">
        <w:trPr>
          <w:trHeight w:val="340"/>
        </w:trPr>
        <w:tc>
          <w:tcPr>
            <w:tcW w:w="6804" w:type="dxa"/>
            <w:gridSpan w:val="2"/>
            <w:vAlign w:val="bottom"/>
          </w:tcPr>
          <w:p w14:paraId="7756FD9A" w14:textId="45E13A9C" w:rsidR="00F64FA7" w:rsidRPr="004A57D9" w:rsidRDefault="004A57D9" w:rsidP="00F64FA7">
            <w:pPr>
              <w:pStyle w:val="Bullets"/>
              <w:numPr>
                <w:ilvl w:val="0"/>
                <w:numId w:val="0"/>
              </w:numPr>
              <w:rPr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r w:rsidRPr="004A57D9"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Willigis </w:t>
            </w:r>
            <w:r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>Gymnasium Mainz</w:t>
            </w:r>
          </w:p>
        </w:tc>
        <w:tc>
          <w:tcPr>
            <w:tcW w:w="2410" w:type="dxa"/>
            <w:gridSpan w:val="2"/>
            <w:vAlign w:val="bottom"/>
          </w:tcPr>
          <w:p w14:paraId="30626CB8" w14:textId="32B59EAC" w:rsidR="00F64FA7" w:rsidRPr="000B6548" w:rsidRDefault="009315FC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Mainz</w:t>
            </w:r>
          </w:p>
        </w:tc>
      </w:tr>
      <w:tr w:rsidR="00F64FA7" w:rsidRPr="006546FD" w14:paraId="56372BDE" w14:textId="77777777" w:rsidTr="00504D4E">
        <w:trPr>
          <w:trHeight w:val="193"/>
        </w:trPr>
        <w:tc>
          <w:tcPr>
            <w:tcW w:w="7371" w:type="dxa"/>
            <w:gridSpan w:val="3"/>
          </w:tcPr>
          <w:p w14:paraId="3C87D247" w14:textId="6023CBC6" w:rsidR="00F64FA7" w:rsidRPr="00F64FA7" w:rsidRDefault="00C915E9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Mitglied der Schülervertretung </w:t>
            </w:r>
          </w:p>
        </w:tc>
        <w:tc>
          <w:tcPr>
            <w:tcW w:w="1843" w:type="dxa"/>
            <w:vAlign w:val="bottom"/>
          </w:tcPr>
          <w:p w14:paraId="288A2195" w14:textId="4E1684A6" w:rsidR="00F64FA7" w:rsidRPr="00504D4E" w:rsidRDefault="00F64FA7" w:rsidP="00504D4E">
            <w:pPr>
              <w:pStyle w:val="DATUM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504D4E">
              <w:rPr>
                <w:sz w:val="18"/>
                <w:szCs w:val="18"/>
                <w:lang w:val="en-US"/>
              </w:rPr>
              <w:t>09/</w:t>
            </w:r>
            <w:r w:rsidR="00A26668" w:rsidRPr="00504D4E">
              <w:rPr>
                <w:sz w:val="18"/>
                <w:szCs w:val="18"/>
                <w:lang w:val="en-US"/>
              </w:rPr>
              <w:t>2022</w:t>
            </w:r>
            <w:r w:rsidRPr="00504D4E">
              <w:rPr>
                <w:sz w:val="18"/>
                <w:szCs w:val="18"/>
                <w:lang w:val="en-US"/>
              </w:rPr>
              <w:t xml:space="preserve"> – </w:t>
            </w:r>
            <w:r w:rsidR="00A26668" w:rsidRPr="00504D4E">
              <w:rPr>
                <w:sz w:val="18"/>
                <w:szCs w:val="18"/>
                <w:lang w:val="en-US"/>
              </w:rPr>
              <w:t>heute</w:t>
            </w:r>
          </w:p>
        </w:tc>
      </w:tr>
      <w:tr w:rsidR="00CE28CC" w:rsidRPr="006546FD" w14:paraId="7ECB507F" w14:textId="77777777" w:rsidTr="008B5A6B">
        <w:trPr>
          <w:trHeight w:val="193"/>
        </w:trPr>
        <w:tc>
          <w:tcPr>
            <w:tcW w:w="9214" w:type="dxa"/>
            <w:gridSpan w:val="4"/>
          </w:tcPr>
          <w:p w14:paraId="24E3B9F2" w14:textId="53A79C4B" w:rsidR="004067B8" w:rsidRPr="00BF6F61" w:rsidRDefault="00EC540D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Verantwortlich für </w:t>
            </w:r>
            <w:r w:rsidR="00DF695D">
              <w:rPr>
                <w:i/>
                <w:sz w:val="18"/>
                <w:lang w:val="de-AT"/>
              </w:rPr>
              <w:t xml:space="preserve">die </w:t>
            </w:r>
            <w:r>
              <w:rPr>
                <w:i/>
                <w:sz w:val="18"/>
                <w:lang w:val="de-AT"/>
              </w:rPr>
              <w:t xml:space="preserve">Finanzierung </w:t>
            </w:r>
            <w:r w:rsidR="00DF3246">
              <w:rPr>
                <w:i/>
                <w:sz w:val="18"/>
                <w:lang w:val="de-AT"/>
              </w:rPr>
              <w:t>von SV Projekten</w:t>
            </w:r>
          </w:p>
          <w:p w14:paraId="2C3E0E08" w14:textId="7BDC1ECD" w:rsidR="00BF6F61" w:rsidRPr="00BF6F61" w:rsidRDefault="000E1DED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ins w:id="17" w:author="David Döbele" w:date="2023-02-21T20:32:00Z">
              <w:r>
                <w:rPr>
                  <w:i/>
                  <w:sz w:val="18"/>
                  <w:lang w:val="de-AT"/>
                </w:rPr>
                <w:t xml:space="preserve">Teilnahme und Leitung von </w:t>
              </w:r>
            </w:ins>
            <w:del w:id="18" w:author="David Döbele" w:date="2023-02-21T20:32:00Z">
              <w:r w:rsidR="00BF6F61" w:rsidDel="000E1DED">
                <w:rPr>
                  <w:i/>
                  <w:sz w:val="18"/>
                  <w:lang w:val="de-AT"/>
                </w:rPr>
                <w:delText xml:space="preserve">Wöchentliche </w:delText>
              </w:r>
            </w:del>
            <w:ins w:id="19" w:author="David Döbele" w:date="2023-02-21T20:32:00Z">
              <w:r>
                <w:rPr>
                  <w:i/>
                  <w:sz w:val="18"/>
                  <w:lang w:val="de-AT"/>
                </w:rPr>
                <w:t>w</w:t>
              </w:r>
              <w:r>
                <w:rPr>
                  <w:i/>
                  <w:sz w:val="18"/>
                  <w:lang w:val="de-AT"/>
                </w:rPr>
                <w:t xml:space="preserve">öchentliche </w:t>
              </w:r>
            </w:ins>
            <w:r w:rsidR="00BF6F61">
              <w:rPr>
                <w:i/>
                <w:sz w:val="18"/>
                <w:lang w:val="de-AT"/>
              </w:rPr>
              <w:t>SV Sitzungen</w:t>
            </w:r>
          </w:p>
          <w:p w14:paraId="2CC438FF" w14:textId="14E27D4B" w:rsidR="00BF6F61" w:rsidRPr="00CE28CC" w:rsidRDefault="00FA4781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Erstellen von anschaulichen Datensätzen bei der Jugend Oberbürgermeister-Wahl in Mainz</w:t>
            </w:r>
          </w:p>
        </w:tc>
      </w:tr>
      <w:tr w:rsidR="000F3BBE" w:rsidRPr="006546FD" w14:paraId="30DB40B6" w14:textId="77777777" w:rsidTr="00504D4E">
        <w:trPr>
          <w:cantSplit/>
          <w:trHeight w:val="340"/>
        </w:trPr>
        <w:tc>
          <w:tcPr>
            <w:tcW w:w="6804" w:type="dxa"/>
            <w:gridSpan w:val="2"/>
            <w:vAlign w:val="bottom"/>
          </w:tcPr>
          <w:p w14:paraId="04A1A6AD" w14:textId="20536F76" w:rsidR="000F3BBE" w:rsidRPr="006F302C" w:rsidRDefault="006F302C" w:rsidP="0030030A">
            <w:pPr>
              <w:pStyle w:val="Unternehmen"/>
              <w:rPr>
                <w:lang w:val="de-AT"/>
              </w:rPr>
            </w:pPr>
            <w:r w:rsidRPr="00345A8C">
              <w:rPr>
                <w:sz w:val="23"/>
                <w:szCs w:val="23"/>
                <w:lang w:val="de-AT"/>
              </w:rPr>
              <w:t>A</w:t>
            </w:r>
            <w:r w:rsidR="0083669C">
              <w:rPr>
                <w:sz w:val="23"/>
                <w:szCs w:val="23"/>
                <w:lang w:val="de-AT"/>
              </w:rPr>
              <w:t>WO</w:t>
            </w:r>
            <w:r w:rsidRPr="006F302C">
              <w:rPr>
                <w:lang w:val="de-AT"/>
              </w:rPr>
              <w:t xml:space="preserve"> </w:t>
            </w:r>
            <w:r w:rsidRPr="00345A8C">
              <w:rPr>
                <w:sz w:val="23"/>
                <w:szCs w:val="23"/>
              </w:rPr>
              <w:t>Seniorenheim</w:t>
            </w:r>
          </w:p>
        </w:tc>
        <w:tc>
          <w:tcPr>
            <w:tcW w:w="2410" w:type="dxa"/>
            <w:gridSpan w:val="2"/>
            <w:vAlign w:val="bottom"/>
          </w:tcPr>
          <w:p w14:paraId="76C64F40" w14:textId="4C383F0C" w:rsidR="000F3BBE" w:rsidRPr="000F3BBE" w:rsidRDefault="000F3BBE" w:rsidP="0030030A">
            <w:pPr>
              <w:pStyle w:val="Ort"/>
              <w:rPr>
                <w:lang w:val="de-AT"/>
              </w:rPr>
            </w:pPr>
            <w:r w:rsidRPr="00345A8C">
              <w:rPr>
                <w:sz w:val="23"/>
                <w:szCs w:val="23"/>
                <w:lang w:val="de-AT"/>
              </w:rPr>
              <w:t>Mainz</w:t>
            </w:r>
          </w:p>
        </w:tc>
      </w:tr>
      <w:tr w:rsidR="00345A8C" w:rsidRPr="006546FD" w14:paraId="2C8ECF0F" w14:textId="77777777" w:rsidTr="00504D4E">
        <w:trPr>
          <w:cantSplit/>
          <w:trHeight w:val="193"/>
        </w:trPr>
        <w:tc>
          <w:tcPr>
            <w:tcW w:w="7371" w:type="dxa"/>
            <w:gridSpan w:val="3"/>
          </w:tcPr>
          <w:p w14:paraId="177DFD5F" w14:textId="22E57D5D" w:rsidR="00345A8C" w:rsidRPr="00A26668" w:rsidRDefault="005561F7" w:rsidP="005561F7">
            <w:pPr>
              <w:pStyle w:val="Beschreibung"/>
              <w:rPr>
                <w:sz w:val="18"/>
                <w:szCs w:val="18"/>
                <w:lang w:val="de-AT"/>
              </w:rPr>
            </w:pPr>
            <w:r w:rsidRPr="00A26668">
              <w:rPr>
                <w:sz w:val="18"/>
                <w:szCs w:val="18"/>
                <w:lang w:val="de-AT"/>
              </w:rPr>
              <w:t xml:space="preserve">Co-Gründung &amp; Leitung </w:t>
            </w:r>
            <w:r w:rsidR="00A26668" w:rsidRPr="00A26668">
              <w:rPr>
                <w:sz w:val="18"/>
                <w:szCs w:val="18"/>
                <w:lang w:val="de-AT"/>
              </w:rPr>
              <w:t>des Gesprächskreises „Oma erzähl mal“</w:t>
            </w:r>
          </w:p>
        </w:tc>
        <w:tc>
          <w:tcPr>
            <w:tcW w:w="1843" w:type="dxa"/>
            <w:vAlign w:val="bottom"/>
          </w:tcPr>
          <w:p w14:paraId="576DDB9C" w14:textId="4229348E" w:rsidR="00345A8C" w:rsidRPr="00A26668" w:rsidRDefault="00A26668" w:rsidP="00504D4E">
            <w:pPr>
              <w:pStyle w:val="DATUM"/>
              <w:jc w:val="right"/>
              <w:rPr>
                <w:lang w:val="de-AT"/>
              </w:rPr>
            </w:pPr>
            <w:r w:rsidRPr="00504D4E">
              <w:rPr>
                <w:sz w:val="18"/>
                <w:szCs w:val="18"/>
                <w:lang w:val="de-AT"/>
              </w:rPr>
              <w:t xml:space="preserve">04/2022 </w:t>
            </w:r>
            <w:del w:id="20" w:author="David Döbele" w:date="2023-02-21T20:32:00Z">
              <w:r w:rsidRPr="00504D4E" w:rsidDel="000E1DED">
                <w:rPr>
                  <w:sz w:val="18"/>
                  <w:szCs w:val="18"/>
                  <w:lang w:val="de-AT"/>
                </w:rPr>
                <w:delText>-</w:delText>
              </w:r>
            </w:del>
            <w:ins w:id="21" w:author="David Döbele" w:date="2023-02-21T20:32:00Z">
              <w:r w:rsidR="000E1DED">
                <w:rPr>
                  <w:sz w:val="18"/>
                  <w:szCs w:val="18"/>
                  <w:lang w:val="de-AT"/>
                </w:rPr>
                <w:t>–</w:t>
              </w:r>
            </w:ins>
            <w:r w:rsidRPr="00504D4E">
              <w:rPr>
                <w:sz w:val="18"/>
                <w:szCs w:val="18"/>
                <w:lang w:val="de-AT"/>
              </w:rPr>
              <w:t xml:space="preserve"> heute</w:t>
            </w:r>
          </w:p>
        </w:tc>
      </w:tr>
      <w:tr w:rsidR="002C261B" w:rsidRPr="002C261B" w14:paraId="3F22ACD6" w14:textId="77777777" w:rsidTr="008B5A6B">
        <w:trPr>
          <w:cantSplit/>
          <w:trHeight w:val="193"/>
        </w:trPr>
        <w:tc>
          <w:tcPr>
            <w:tcW w:w="9214" w:type="dxa"/>
            <w:gridSpan w:val="4"/>
          </w:tcPr>
          <w:p w14:paraId="453DEE2B" w14:textId="77777777" w:rsidR="002C261B" w:rsidRPr="000C02E0" w:rsidRDefault="002C261B" w:rsidP="00A26668">
            <w:pPr>
              <w:pStyle w:val="Bullets"/>
              <w:rPr>
                <w:lang w:val="de-AT"/>
              </w:rPr>
            </w:pPr>
            <w:r>
              <w:rPr>
                <w:sz w:val="18"/>
                <w:szCs w:val="18"/>
                <w:lang w:val="de-AT"/>
              </w:rPr>
              <w:t xml:space="preserve">Gesprächskreis über Unterschiede zwischen der Jugend von damals </w:t>
            </w:r>
            <w:r w:rsidR="000C02E0">
              <w:rPr>
                <w:sz w:val="18"/>
                <w:szCs w:val="18"/>
                <w:lang w:val="de-AT"/>
              </w:rPr>
              <w:t xml:space="preserve">im Kontrast </w:t>
            </w:r>
            <w:r>
              <w:rPr>
                <w:sz w:val="18"/>
                <w:szCs w:val="18"/>
                <w:lang w:val="de-AT"/>
              </w:rPr>
              <w:t>zu der heutigen</w:t>
            </w:r>
          </w:p>
          <w:p w14:paraId="568A9958" w14:textId="606C467F" w:rsidR="000C02E0" w:rsidRPr="00A26668" w:rsidRDefault="000C02E0" w:rsidP="00A26668">
            <w:pPr>
              <w:pStyle w:val="Bullets"/>
              <w:rPr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Wöchentliches Treffen im Seniorenheim Jockel Fuchs</w:t>
            </w:r>
          </w:p>
        </w:tc>
      </w:tr>
      <w:tr w:rsidR="008B5A6B" w:rsidRPr="002C261B" w14:paraId="6BCE0E12" w14:textId="77777777" w:rsidTr="0030030A">
        <w:trPr>
          <w:cantSplit/>
          <w:trHeight w:val="340"/>
        </w:trPr>
        <w:tc>
          <w:tcPr>
            <w:tcW w:w="6804" w:type="dxa"/>
            <w:gridSpan w:val="2"/>
            <w:vAlign w:val="bottom"/>
          </w:tcPr>
          <w:p w14:paraId="1C35C259" w14:textId="77777777" w:rsidR="008B5A6B" w:rsidRPr="008B5A6B" w:rsidRDefault="008B5A6B" w:rsidP="0030030A">
            <w:pPr>
              <w:pStyle w:val="Unternehmen"/>
              <w:rPr>
                <w:sz w:val="23"/>
                <w:szCs w:val="23"/>
                <w:lang w:val="de-AT"/>
              </w:rPr>
            </w:pPr>
            <w:r>
              <w:rPr>
                <w:sz w:val="23"/>
                <w:szCs w:val="23"/>
                <w:lang w:val="de-AT"/>
              </w:rPr>
              <w:t>Willigis Gymnasium Mainz</w:t>
            </w:r>
          </w:p>
        </w:tc>
        <w:tc>
          <w:tcPr>
            <w:tcW w:w="2410" w:type="dxa"/>
            <w:gridSpan w:val="2"/>
            <w:vAlign w:val="bottom"/>
          </w:tcPr>
          <w:p w14:paraId="72CE34D7" w14:textId="668A98E8" w:rsidR="008B5A6B" w:rsidRPr="008B5A6B" w:rsidRDefault="008B5A6B" w:rsidP="0030030A">
            <w:pPr>
              <w:pStyle w:val="Ort"/>
              <w:rPr>
                <w:sz w:val="23"/>
                <w:szCs w:val="23"/>
                <w:lang w:val="de-AT"/>
              </w:rPr>
            </w:pPr>
            <w:r w:rsidRPr="008B5A6B">
              <w:rPr>
                <w:sz w:val="23"/>
                <w:szCs w:val="23"/>
                <w:lang w:val="de-AT"/>
              </w:rPr>
              <w:t>Mainz</w:t>
            </w:r>
          </w:p>
        </w:tc>
      </w:tr>
      <w:tr w:rsidR="008B5A6B" w:rsidRPr="002C261B" w14:paraId="7EB579F3" w14:textId="77777777" w:rsidTr="00504D4E">
        <w:trPr>
          <w:cantSplit/>
          <w:trHeight w:val="193"/>
        </w:trPr>
        <w:tc>
          <w:tcPr>
            <w:tcW w:w="7371" w:type="dxa"/>
            <w:gridSpan w:val="3"/>
          </w:tcPr>
          <w:p w14:paraId="74E7B69C" w14:textId="6B2748D6" w:rsidR="008B5A6B" w:rsidRPr="008B5A6B" w:rsidRDefault="008B5A6B" w:rsidP="008B5A6B">
            <w:pPr>
              <w:pStyle w:val="Beschreibung"/>
              <w:rPr>
                <w:sz w:val="18"/>
                <w:szCs w:val="18"/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Co</w:t>
            </w:r>
            <w:r w:rsidR="0056397F">
              <w:rPr>
                <w:sz w:val="18"/>
                <w:szCs w:val="18"/>
                <w:lang w:val="de-AT"/>
              </w:rPr>
              <w:t>-Gründung &amp; Leitung des Arbeitskreises Integration</w:t>
            </w:r>
          </w:p>
        </w:tc>
        <w:tc>
          <w:tcPr>
            <w:tcW w:w="1843" w:type="dxa"/>
          </w:tcPr>
          <w:p w14:paraId="785562A0" w14:textId="468A172B" w:rsidR="008B5A6B" w:rsidRPr="00F22D5D" w:rsidRDefault="00F22D5D" w:rsidP="00F22D5D">
            <w:pPr>
              <w:pStyle w:val="DATUM"/>
              <w:jc w:val="right"/>
              <w:rPr>
                <w:sz w:val="18"/>
                <w:szCs w:val="18"/>
                <w:lang w:val="de-AT"/>
              </w:rPr>
            </w:pPr>
            <w:r w:rsidRPr="00F22D5D">
              <w:rPr>
                <w:sz w:val="18"/>
                <w:szCs w:val="18"/>
                <w:lang w:val="de-AT"/>
              </w:rPr>
              <w:t>12/2021 - heute</w:t>
            </w:r>
          </w:p>
        </w:tc>
      </w:tr>
      <w:tr w:rsidR="000C02E0" w:rsidRPr="002C261B" w14:paraId="3F50B3BA" w14:textId="77777777" w:rsidTr="000C02E0">
        <w:trPr>
          <w:cantSplit/>
          <w:trHeight w:val="193"/>
        </w:trPr>
        <w:tc>
          <w:tcPr>
            <w:tcW w:w="9214" w:type="dxa"/>
            <w:gridSpan w:val="4"/>
          </w:tcPr>
          <w:p w14:paraId="7688AA5D" w14:textId="2442F462" w:rsidR="000C02E0" w:rsidRPr="000C02E0" w:rsidRDefault="000C02E0" w:rsidP="00F22D5D">
            <w:pPr>
              <w:pStyle w:val="Bullets"/>
              <w:rPr>
                <w:sz w:val="18"/>
                <w:szCs w:val="18"/>
                <w:lang w:val="de-AT"/>
              </w:rPr>
            </w:pPr>
            <w:r w:rsidRPr="000C02E0">
              <w:rPr>
                <w:sz w:val="18"/>
                <w:szCs w:val="18"/>
                <w:lang w:val="de-AT"/>
              </w:rPr>
              <w:t xml:space="preserve">Verbesserung &amp; Anpassung des Gastschülerprogrammes auf die neu übernommene </w:t>
            </w:r>
            <w:r>
              <w:rPr>
                <w:sz w:val="18"/>
                <w:szCs w:val="18"/>
                <w:lang w:val="de-AT"/>
              </w:rPr>
              <w:t>„</w:t>
            </w:r>
            <w:r w:rsidRPr="000C02E0">
              <w:rPr>
                <w:sz w:val="18"/>
                <w:szCs w:val="18"/>
                <w:lang w:val="de-AT"/>
              </w:rPr>
              <w:t>G9 Schule</w:t>
            </w:r>
            <w:r>
              <w:rPr>
                <w:sz w:val="18"/>
                <w:szCs w:val="18"/>
                <w:lang w:val="de-AT"/>
              </w:rPr>
              <w:t>“</w:t>
            </w:r>
          </w:p>
        </w:tc>
      </w:tr>
      <w:tr w:rsidR="004D3865" w:rsidRPr="004D3865" w14:paraId="292101F0" w14:textId="77777777" w:rsidTr="0030030A">
        <w:trPr>
          <w:cantSplit/>
          <w:trHeight w:val="340"/>
        </w:trPr>
        <w:tc>
          <w:tcPr>
            <w:tcW w:w="6804" w:type="dxa"/>
            <w:gridSpan w:val="2"/>
            <w:vAlign w:val="bottom"/>
          </w:tcPr>
          <w:p w14:paraId="667D3D0C" w14:textId="01663115" w:rsidR="004D3865" w:rsidRPr="004D3865" w:rsidRDefault="0083669C" w:rsidP="0030030A">
            <w:pPr>
              <w:pStyle w:val="Unternehmen"/>
              <w:rPr>
                <w:sz w:val="23"/>
                <w:szCs w:val="23"/>
                <w:lang w:val="de-AT"/>
              </w:rPr>
            </w:pPr>
            <w:r w:rsidRPr="00A03F4E">
              <w:rPr>
                <w:sz w:val="23"/>
                <w:szCs w:val="23"/>
                <w:lang w:val="de-AT"/>
              </w:rPr>
              <w:t>Mainzer Domchor</w:t>
            </w:r>
            <w:r w:rsidRPr="004D3865">
              <w:rPr>
                <w:sz w:val="23"/>
                <w:szCs w:val="23"/>
                <w:lang w:val="de-AT"/>
              </w:rPr>
              <w:t xml:space="preserve"> </w:t>
            </w:r>
          </w:p>
        </w:tc>
        <w:tc>
          <w:tcPr>
            <w:tcW w:w="2410" w:type="dxa"/>
            <w:gridSpan w:val="2"/>
            <w:vAlign w:val="bottom"/>
          </w:tcPr>
          <w:p w14:paraId="7589236D" w14:textId="06BB860B" w:rsidR="004D3865" w:rsidRPr="004D3865" w:rsidRDefault="004D3865" w:rsidP="0030030A">
            <w:pPr>
              <w:pStyle w:val="Ort"/>
              <w:rPr>
                <w:sz w:val="23"/>
                <w:szCs w:val="23"/>
                <w:lang w:val="de-AT"/>
              </w:rPr>
            </w:pPr>
            <w:r>
              <w:rPr>
                <w:sz w:val="23"/>
                <w:szCs w:val="23"/>
                <w:lang w:val="de-AT"/>
              </w:rPr>
              <w:t>M</w:t>
            </w:r>
            <w:r w:rsidRPr="004D3865">
              <w:rPr>
                <w:sz w:val="23"/>
                <w:szCs w:val="23"/>
                <w:lang w:val="de-AT"/>
              </w:rPr>
              <w:t>ainz</w:t>
            </w:r>
          </w:p>
        </w:tc>
      </w:tr>
      <w:tr w:rsidR="00D0698C" w:rsidRPr="004D3865" w14:paraId="6E246693" w14:textId="77777777" w:rsidTr="00CA05D4">
        <w:trPr>
          <w:cantSplit/>
          <w:trHeight w:val="193"/>
        </w:trPr>
        <w:tc>
          <w:tcPr>
            <w:tcW w:w="7371" w:type="dxa"/>
            <w:gridSpan w:val="3"/>
          </w:tcPr>
          <w:p w14:paraId="69B1D994" w14:textId="5EDAFC66" w:rsidR="00D0698C" w:rsidRPr="003979D3" w:rsidRDefault="0083669C" w:rsidP="003979D3">
            <w:pPr>
              <w:pStyle w:val="Beschreibung"/>
              <w:rPr>
                <w:sz w:val="18"/>
                <w:szCs w:val="18"/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Sänger des Mainzer Domchors</w:t>
            </w:r>
          </w:p>
        </w:tc>
        <w:tc>
          <w:tcPr>
            <w:tcW w:w="1843" w:type="dxa"/>
          </w:tcPr>
          <w:p w14:paraId="210DCB17" w14:textId="5562DEBF" w:rsidR="00D0698C" w:rsidRPr="00453AEF" w:rsidRDefault="0083669C" w:rsidP="00CA05D4">
            <w:pPr>
              <w:pStyle w:val="DATUM"/>
              <w:jc w:val="right"/>
              <w:rPr>
                <w:sz w:val="18"/>
                <w:szCs w:val="18"/>
                <w:lang w:val="de-AT"/>
              </w:rPr>
            </w:pPr>
            <w:r w:rsidRPr="00C915E9">
              <w:rPr>
                <w:sz w:val="18"/>
                <w:szCs w:val="18"/>
                <w:lang w:val="de-AT"/>
              </w:rPr>
              <w:t>08/2013 – 03/2018</w:t>
            </w:r>
          </w:p>
        </w:tc>
      </w:tr>
      <w:tr w:rsidR="003A4B47" w:rsidRPr="004D3865" w14:paraId="57D04BB4" w14:textId="77777777" w:rsidTr="003A4B47">
        <w:trPr>
          <w:cantSplit/>
          <w:trHeight w:val="193"/>
        </w:trPr>
        <w:tc>
          <w:tcPr>
            <w:tcW w:w="9214" w:type="dxa"/>
            <w:gridSpan w:val="4"/>
          </w:tcPr>
          <w:p w14:paraId="2DAF4A55" w14:textId="55E6C5FB" w:rsidR="003A4B47" w:rsidRDefault="00463F12" w:rsidP="00A42C3E">
            <w:pPr>
              <w:pStyle w:val="Bullets"/>
              <w:rPr>
                <w:sz w:val="18"/>
                <w:szCs w:val="18"/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Dreimal wöchentliche Proben</w:t>
            </w:r>
            <w:r w:rsidR="003A4B47" w:rsidRPr="007E4FD1">
              <w:rPr>
                <w:sz w:val="18"/>
                <w:szCs w:val="18"/>
                <w:lang w:val="de-AT"/>
              </w:rPr>
              <w:t xml:space="preserve"> </w:t>
            </w:r>
          </w:p>
          <w:p w14:paraId="514E9C63" w14:textId="51E9B1A1" w:rsidR="003A4B47" w:rsidRPr="007E4FD1" w:rsidRDefault="00463F12" w:rsidP="00A42C3E">
            <w:pPr>
              <w:pStyle w:val="Bullets"/>
              <w:rPr>
                <w:sz w:val="18"/>
                <w:szCs w:val="18"/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Mehrere Konzertreisen bspw</w:t>
            </w:r>
            <w:r w:rsidR="008C4CA7">
              <w:rPr>
                <w:sz w:val="18"/>
                <w:szCs w:val="18"/>
                <w:lang w:val="de-AT"/>
              </w:rPr>
              <w:t>. nach</w:t>
            </w:r>
            <w:r>
              <w:rPr>
                <w:sz w:val="18"/>
                <w:szCs w:val="18"/>
                <w:lang w:val="de-AT"/>
              </w:rPr>
              <w:t xml:space="preserve"> Italien</w:t>
            </w:r>
            <w:r w:rsidR="00E327C2">
              <w:rPr>
                <w:sz w:val="18"/>
                <w:szCs w:val="18"/>
                <w:lang w:val="de-AT"/>
              </w:rPr>
              <w:t xml:space="preserve"> und </w:t>
            </w:r>
            <w:r>
              <w:rPr>
                <w:sz w:val="18"/>
                <w:szCs w:val="18"/>
                <w:lang w:val="de-AT"/>
              </w:rPr>
              <w:t>Österreich</w:t>
            </w:r>
          </w:p>
        </w:tc>
      </w:tr>
      <w:tr w:rsidR="00A03F4E" w:rsidRPr="004D3865" w14:paraId="66B768A6" w14:textId="77777777" w:rsidTr="0030030A">
        <w:trPr>
          <w:cantSplit/>
          <w:trHeight w:val="340"/>
        </w:trPr>
        <w:tc>
          <w:tcPr>
            <w:tcW w:w="6804" w:type="dxa"/>
            <w:gridSpan w:val="2"/>
            <w:vAlign w:val="bottom"/>
          </w:tcPr>
          <w:p w14:paraId="7A77D8B3" w14:textId="4875A3B5" w:rsidR="00A03F4E" w:rsidRPr="00A03F4E" w:rsidRDefault="0083669C" w:rsidP="0030030A">
            <w:pPr>
              <w:pStyle w:val="Unternehmen"/>
              <w:rPr>
                <w:sz w:val="23"/>
                <w:szCs w:val="23"/>
                <w:lang w:val="de-AT"/>
              </w:rPr>
            </w:pPr>
            <w:r w:rsidRPr="004D3865">
              <w:rPr>
                <w:sz w:val="23"/>
                <w:szCs w:val="23"/>
                <w:lang w:val="de-AT"/>
              </w:rPr>
              <w:t xml:space="preserve">Willigis </w:t>
            </w:r>
            <w:r>
              <w:rPr>
                <w:sz w:val="23"/>
                <w:szCs w:val="23"/>
                <w:lang w:val="de-AT"/>
              </w:rPr>
              <w:t>G</w:t>
            </w:r>
            <w:r w:rsidRPr="004D3865">
              <w:rPr>
                <w:sz w:val="23"/>
                <w:szCs w:val="23"/>
                <w:lang w:val="de-AT"/>
              </w:rPr>
              <w:t>ymnasium Mainz</w:t>
            </w:r>
          </w:p>
        </w:tc>
        <w:tc>
          <w:tcPr>
            <w:tcW w:w="2410" w:type="dxa"/>
            <w:gridSpan w:val="2"/>
            <w:vAlign w:val="bottom"/>
          </w:tcPr>
          <w:p w14:paraId="4291996B" w14:textId="069CA0DD" w:rsidR="00A03F4E" w:rsidRPr="00A03F4E" w:rsidRDefault="00A03F4E" w:rsidP="0030030A">
            <w:pPr>
              <w:pStyle w:val="Ort"/>
              <w:rPr>
                <w:lang w:val="de-AT"/>
              </w:rPr>
            </w:pPr>
            <w:r w:rsidRPr="00A03F4E">
              <w:rPr>
                <w:sz w:val="23"/>
                <w:szCs w:val="23"/>
                <w:lang w:val="de-AT"/>
              </w:rPr>
              <w:t>Mainz</w:t>
            </w:r>
          </w:p>
        </w:tc>
      </w:tr>
      <w:tr w:rsidR="00A03F4E" w:rsidRPr="004D3865" w14:paraId="571866B2" w14:textId="77777777" w:rsidTr="00C915E9">
        <w:trPr>
          <w:cantSplit/>
          <w:trHeight w:val="193"/>
        </w:trPr>
        <w:tc>
          <w:tcPr>
            <w:tcW w:w="7371" w:type="dxa"/>
            <w:gridSpan w:val="3"/>
          </w:tcPr>
          <w:p w14:paraId="47E6C2AF" w14:textId="3BE7B75E" w:rsidR="00A03F4E" w:rsidRPr="001069BA" w:rsidRDefault="0083669C" w:rsidP="00A03F4E">
            <w:pPr>
              <w:pStyle w:val="Beschreibung"/>
              <w:rPr>
                <w:sz w:val="18"/>
                <w:szCs w:val="18"/>
                <w:lang w:val="de-AT"/>
              </w:rPr>
            </w:pPr>
            <w:r w:rsidRPr="003979D3">
              <w:rPr>
                <w:sz w:val="18"/>
                <w:szCs w:val="18"/>
                <w:lang w:val="de-AT"/>
              </w:rPr>
              <w:t>Unter</w:t>
            </w:r>
            <w:r>
              <w:rPr>
                <w:sz w:val="18"/>
                <w:szCs w:val="18"/>
                <w:lang w:val="de-AT"/>
              </w:rPr>
              <w:t>stufensprecher in der Schülervertretung</w:t>
            </w:r>
          </w:p>
        </w:tc>
        <w:tc>
          <w:tcPr>
            <w:tcW w:w="1843" w:type="dxa"/>
          </w:tcPr>
          <w:p w14:paraId="7AC79E7F" w14:textId="3838A5B0" w:rsidR="00A03F4E" w:rsidRPr="00C915E9" w:rsidRDefault="0083669C" w:rsidP="00C915E9">
            <w:pPr>
              <w:pStyle w:val="DATUM"/>
              <w:jc w:val="right"/>
              <w:rPr>
                <w:sz w:val="18"/>
                <w:szCs w:val="18"/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09/2016 – 07/2017</w:t>
            </w:r>
          </w:p>
        </w:tc>
      </w:tr>
      <w:tr w:rsidR="00B10AE8" w:rsidRPr="004D3865" w14:paraId="35E81F06" w14:textId="77777777" w:rsidTr="00B10AE8">
        <w:trPr>
          <w:cantSplit/>
          <w:trHeight w:val="193"/>
        </w:trPr>
        <w:tc>
          <w:tcPr>
            <w:tcW w:w="9214" w:type="dxa"/>
            <w:gridSpan w:val="4"/>
          </w:tcPr>
          <w:p w14:paraId="042A9652" w14:textId="77777777" w:rsidR="00B10AE8" w:rsidRPr="00F64EE0" w:rsidRDefault="00F64EE0" w:rsidP="00B10AE8">
            <w:pPr>
              <w:pStyle w:val="Bullets"/>
              <w:rPr>
                <w:lang w:val="de-AT"/>
              </w:rPr>
            </w:pPr>
            <w:r>
              <w:rPr>
                <w:sz w:val="18"/>
                <w:szCs w:val="18"/>
                <w:lang w:val="de-AT"/>
              </w:rPr>
              <w:t>Repräsentation von über 200 Schülern</w:t>
            </w:r>
          </w:p>
          <w:p w14:paraId="0B86118F" w14:textId="77777777" w:rsidR="00F64EE0" w:rsidRPr="009958E7" w:rsidRDefault="009958E7" w:rsidP="00B10AE8">
            <w:pPr>
              <w:pStyle w:val="Bullets"/>
              <w:rPr>
                <w:ins w:id="22" w:author="David Döbele" w:date="2023-02-21T20:33:00Z"/>
                <w:lang w:val="de-AT"/>
                <w:rPrChange w:id="23" w:author="David Döbele" w:date="2023-02-21T20:33:00Z">
                  <w:rPr>
                    <w:ins w:id="24" w:author="David Döbele" w:date="2023-02-21T20:33:00Z"/>
                    <w:sz w:val="18"/>
                    <w:szCs w:val="18"/>
                    <w:lang w:val="de-AT"/>
                  </w:rPr>
                </w:rPrChange>
              </w:rPr>
            </w:pPr>
            <w:ins w:id="25" w:author="David Döbele" w:date="2023-02-21T20:33:00Z">
              <w:r>
                <w:rPr>
                  <w:sz w:val="18"/>
                  <w:szCs w:val="18"/>
                  <w:lang w:val="de-AT"/>
                </w:rPr>
                <w:t xml:space="preserve">Organisation von </w:t>
              </w:r>
            </w:ins>
            <w:del w:id="26" w:author="David Döbele" w:date="2023-02-21T20:33:00Z">
              <w:r w:rsidR="00433B79" w:rsidDel="009958E7">
                <w:rPr>
                  <w:sz w:val="18"/>
                  <w:szCs w:val="18"/>
                  <w:lang w:val="de-AT"/>
                </w:rPr>
                <w:delText xml:space="preserve">Monatliche </w:delText>
              </w:r>
            </w:del>
            <w:ins w:id="27" w:author="David Döbele" w:date="2023-02-21T20:33:00Z">
              <w:r>
                <w:rPr>
                  <w:sz w:val="18"/>
                  <w:szCs w:val="18"/>
                  <w:lang w:val="de-AT"/>
                </w:rPr>
                <w:t>m</w:t>
              </w:r>
              <w:r>
                <w:rPr>
                  <w:sz w:val="18"/>
                  <w:szCs w:val="18"/>
                  <w:lang w:val="de-AT"/>
                </w:rPr>
                <w:t>onatliche</w:t>
              </w:r>
              <w:r>
                <w:rPr>
                  <w:sz w:val="18"/>
                  <w:szCs w:val="18"/>
                  <w:lang w:val="de-AT"/>
                </w:rPr>
                <w:t>n</w:t>
              </w:r>
              <w:r>
                <w:rPr>
                  <w:sz w:val="18"/>
                  <w:szCs w:val="18"/>
                  <w:lang w:val="de-AT"/>
                </w:rPr>
                <w:t xml:space="preserve"> </w:t>
              </w:r>
            </w:ins>
            <w:r w:rsidR="00433B79">
              <w:rPr>
                <w:sz w:val="18"/>
                <w:szCs w:val="18"/>
                <w:lang w:val="de-AT"/>
              </w:rPr>
              <w:t>Versammlungen</w:t>
            </w:r>
          </w:p>
          <w:p w14:paraId="25BA6BD6" w14:textId="36B32A38" w:rsidR="009958E7" w:rsidRPr="003979D3" w:rsidRDefault="009958E7" w:rsidP="00B10AE8">
            <w:pPr>
              <w:pStyle w:val="Bullets"/>
              <w:rPr>
                <w:lang w:val="de-AT"/>
              </w:rPr>
            </w:pPr>
            <w:ins w:id="28" w:author="David Döbele" w:date="2023-02-21T20:33:00Z">
              <w:r>
                <w:rPr>
                  <w:sz w:val="18"/>
                  <w:szCs w:val="18"/>
                  <w:lang w:val="de-AT"/>
                </w:rPr>
                <w:t>Vertretung der Interessen der Schüler gegenüber der Schulleitung und den Lehrern</w:t>
              </w:r>
            </w:ins>
          </w:p>
        </w:tc>
      </w:tr>
      <w:tr w:rsidR="00CE28CC" w:rsidRPr="009D7C49" w14:paraId="482569A2" w14:textId="77777777" w:rsidTr="008B5A6B">
        <w:trPr>
          <w:trHeight w:val="510"/>
        </w:trPr>
        <w:tc>
          <w:tcPr>
            <w:tcW w:w="9214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8B5A6B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2A572488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D9478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8449B1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449B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1472FE" w14:paraId="45706C3F" w14:textId="77777777" w:rsidTr="008B5A6B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229" w:type="dxa"/>
            <w:gridSpan w:val="3"/>
            <w:vAlign w:val="bottom"/>
          </w:tcPr>
          <w:p w14:paraId="60CA2168" w14:textId="2C78EF0C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</w:p>
        </w:tc>
      </w:tr>
      <w:tr w:rsidR="00CE28CC" w:rsidRPr="00BA215A" w14:paraId="70CB01B0" w14:textId="77777777" w:rsidTr="008B5A6B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229" w:type="dxa"/>
            <w:gridSpan w:val="3"/>
            <w:vAlign w:val="bottom"/>
          </w:tcPr>
          <w:p w14:paraId="598C2742" w14:textId="2AA6B01E" w:rsidR="00CE28CC" w:rsidRPr="0074111D" w:rsidRDefault="008449B1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Tennis, Skifahren, Golf</w:t>
            </w:r>
          </w:p>
        </w:tc>
      </w:tr>
      <w:tr w:rsidR="00CE28CC" w:rsidRPr="00BA215A" w14:paraId="071AB173" w14:textId="77777777" w:rsidTr="008B5A6B">
        <w:trPr>
          <w:trHeight w:val="1020"/>
        </w:trPr>
        <w:tc>
          <w:tcPr>
            <w:tcW w:w="1985" w:type="dxa"/>
            <w:vAlign w:val="bottom"/>
          </w:tcPr>
          <w:p w14:paraId="406B03AC" w14:textId="08B9CF6C" w:rsidR="00CE28CC" w:rsidRDefault="00A64A23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Mainz, </w:t>
            </w:r>
            <w:r w:rsidR="00E15D16">
              <w:rPr>
                <w:rFonts w:ascii="Georgia" w:hAnsi="Georgia"/>
                <w:sz w:val="18"/>
              </w:rPr>
              <w:t>21.2.2023</w:t>
            </w:r>
          </w:p>
        </w:tc>
        <w:tc>
          <w:tcPr>
            <w:tcW w:w="7229" w:type="dxa"/>
            <w:gridSpan w:val="3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645128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5FD22" w14:textId="77777777" w:rsidR="00055D1A" w:rsidRDefault="00055D1A" w:rsidP="00BE053D">
      <w:pPr>
        <w:spacing w:after="0" w:line="240" w:lineRule="auto"/>
      </w:pPr>
      <w:r>
        <w:separator/>
      </w:r>
    </w:p>
  </w:endnote>
  <w:endnote w:type="continuationSeparator" w:id="0">
    <w:p w14:paraId="00B1BEA1" w14:textId="77777777" w:rsidR="00055D1A" w:rsidRDefault="00055D1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8CBCE" w14:textId="77777777" w:rsidR="00055D1A" w:rsidRDefault="00055D1A" w:rsidP="00BE053D">
      <w:pPr>
        <w:spacing w:after="0" w:line="240" w:lineRule="auto"/>
      </w:pPr>
      <w:r>
        <w:separator/>
      </w:r>
    </w:p>
  </w:footnote>
  <w:footnote w:type="continuationSeparator" w:id="0">
    <w:p w14:paraId="391D8A89" w14:textId="77777777" w:rsidR="00055D1A" w:rsidRDefault="00055D1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D5A0019C"/>
    <w:lvl w:ilvl="0" w:tplc="FA063D4A">
      <w:start w:val="1"/>
      <w:numFmt w:val="bullet"/>
      <w:pStyle w:val="Bullets"/>
      <w:lvlText w:val=""/>
      <w:lvlJc w:val="left"/>
      <w:pPr>
        <w:ind w:left="644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4523200">
    <w:abstractNumId w:val="14"/>
  </w:num>
  <w:num w:numId="2" w16cid:durableId="1945452772">
    <w:abstractNumId w:val="17"/>
  </w:num>
  <w:num w:numId="3" w16cid:durableId="1348823183">
    <w:abstractNumId w:val="19"/>
  </w:num>
  <w:num w:numId="4" w16cid:durableId="248538388">
    <w:abstractNumId w:val="0"/>
  </w:num>
  <w:num w:numId="5" w16cid:durableId="280651606">
    <w:abstractNumId w:val="1"/>
  </w:num>
  <w:num w:numId="6" w16cid:durableId="532306790">
    <w:abstractNumId w:val="2"/>
  </w:num>
  <w:num w:numId="7" w16cid:durableId="1162701256">
    <w:abstractNumId w:val="13"/>
  </w:num>
  <w:num w:numId="8" w16cid:durableId="1051923903">
    <w:abstractNumId w:val="22"/>
  </w:num>
  <w:num w:numId="9" w16cid:durableId="1046566402">
    <w:abstractNumId w:val="12"/>
  </w:num>
  <w:num w:numId="10" w16cid:durableId="609164152">
    <w:abstractNumId w:val="23"/>
  </w:num>
  <w:num w:numId="11" w16cid:durableId="727647699">
    <w:abstractNumId w:val="5"/>
  </w:num>
  <w:num w:numId="12" w16cid:durableId="1096898351">
    <w:abstractNumId w:val="6"/>
  </w:num>
  <w:num w:numId="13" w16cid:durableId="307824199">
    <w:abstractNumId w:val="8"/>
  </w:num>
  <w:num w:numId="14" w16cid:durableId="2013339027">
    <w:abstractNumId w:val="9"/>
  </w:num>
  <w:num w:numId="15" w16cid:durableId="636372156">
    <w:abstractNumId w:val="21"/>
  </w:num>
  <w:num w:numId="16" w16cid:durableId="832376483">
    <w:abstractNumId w:val="4"/>
  </w:num>
  <w:num w:numId="17" w16cid:durableId="382023040">
    <w:abstractNumId w:val="16"/>
  </w:num>
  <w:num w:numId="18" w16cid:durableId="1056271490">
    <w:abstractNumId w:val="3"/>
  </w:num>
  <w:num w:numId="19" w16cid:durableId="500699206">
    <w:abstractNumId w:val="18"/>
  </w:num>
  <w:num w:numId="20" w16cid:durableId="1853377133">
    <w:abstractNumId w:val="10"/>
  </w:num>
  <w:num w:numId="21" w16cid:durableId="1463839459">
    <w:abstractNumId w:val="11"/>
  </w:num>
  <w:num w:numId="22" w16cid:durableId="871570693">
    <w:abstractNumId w:val="15"/>
  </w:num>
  <w:num w:numId="23" w16cid:durableId="809636535">
    <w:abstractNumId w:val="7"/>
  </w:num>
  <w:num w:numId="24" w16cid:durableId="124749818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5D1A"/>
    <w:rsid w:val="00061D33"/>
    <w:rsid w:val="00064643"/>
    <w:rsid w:val="00073888"/>
    <w:rsid w:val="00087747"/>
    <w:rsid w:val="00092A2C"/>
    <w:rsid w:val="00096028"/>
    <w:rsid w:val="000A1FDA"/>
    <w:rsid w:val="000B63E2"/>
    <w:rsid w:val="000B6548"/>
    <w:rsid w:val="000C02E0"/>
    <w:rsid w:val="000D671A"/>
    <w:rsid w:val="000E1DED"/>
    <w:rsid w:val="000F3BBE"/>
    <w:rsid w:val="00103EC5"/>
    <w:rsid w:val="001069BA"/>
    <w:rsid w:val="0011151D"/>
    <w:rsid w:val="00116C6E"/>
    <w:rsid w:val="00125CA6"/>
    <w:rsid w:val="00143667"/>
    <w:rsid w:val="001472FE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3FE0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261B"/>
    <w:rsid w:val="002C6972"/>
    <w:rsid w:val="002D2B32"/>
    <w:rsid w:val="002D4516"/>
    <w:rsid w:val="002F46AD"/>
    <w:rsid w:val="0030030A"/>
    <w:rsid w:val="003101F0"/>
    <w:rsid w:val="00314B7A"/>
    <w:rsid w:val="00324BC5"/>
    <w:rsid w:val="00340BAB"/>
    <w:rsid w:val="003418E0"/>
    <w:rsid w:val="00345A8C"/>
    <w:rsid w:val="00347F8D"/>
    <w:rsid w:val="00372F7B"/>
    <w:rsid w:val="003733E5"/>
    <w:rsid w:val="00390EA6"/>
    <w:rsid w:val="003979D3"/>
    <w:rsid w:val="003A4B47"/>
    <w:rsid w:val="003E27C3"/>
    <w:rsid w:val="003F3E3F"/>
    <w:rsid w:val="004067B8"/>
    <w:rsid w:val="004154BE"/>
    <w:rsid w:val="0042013D"/>
    <w:rsid w:val="00422F83"/>
    <w:rsid w:val="00426D7E"/>
    <w:rsid w:val="00433B79"/>
    <w:rsid w:val="0043430C"/>
    <w:rsid w:val="00435E6D"/>
    <w:rsid w:val="00440B0C"/>
    <w:rsid w:val="00443668"/>
    <w:rsid w:val="00453AEF"/>
    <w:rsid w:val="00456B0D"/>
    <w:rsid w:val="00463F12"/>
    <w:rsid w:val="00476AF8"/>
    <w:rsid w:val="00484FD7"/>
    <w:rsid w:val="004929FB"/>
    <w:rsid w:val="004A54BA"/>
    <w:rsid w:val="004A57D9"/>
    <w:rsid w:val="004B6A5E"/>
    <w:rsid w:val="004D3865"/>
    <w:rsid w:val="00504D4E"/>
    <w:rsid w:val="00507EA7"/>
    <w:rsid w:val="00526089"/>
    <w:rsid w:val="00527A28"/>
    <w:rsid w:val="00527DCA"/>
    <w:rsid w:val="005561F7"/>
    <w:rsid w:val="0056397F"/>
    <w:rsid w:val="005716D4"/>
    <w:rsid w:val="00571B60"/>
    <w:rsid w:val="00585A4D"/>
    <w:rsid w:val="005C744A"/>
    <w:rsid w:val="005D6329"/>
    <w:rsid w:val="005E57F6"/>
    <w:rsid w:val="006058D8"/>
    <w:rsid w:val="00610200"/>
    <w:rsid w:val="00622C78"/>
    <w:rsid w:val="00623699"/>
    <w:rsid w:val="00632D5A"/>
    <w:rsid w:val="00635515"/>
    <w:rsid w:val="00645128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302C"/>
    <w:rsid w:val="00700579"/>
    <w:rsid w:val="00711CEF"/>
    <w:rsid w:val="007164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479"/>
    <w:rsid w:val="00785853"/>
    <w:rsid w:val="007966F0"/>
    <w:rsid w:val="00797BFC"/>
    <w:rsid w:val="007A720F"/>
    <w:rsid w:val="007C6A3C"/>
    <w:rsid w:val="007D4BEE"/>
    <w:rsid w:val="007D5BE9"/>
    <w:rsid w:val="007E4FD1"/>
    <w:rsid w:val="008050E4"/>
    <w:rsid w:val="0082257D"/>
    <w:rsid w:val="0083669C"/>
    <w:rsid w:val="0084466D"/>
    <w:rsid w:val="008449B1"/>
    <w:rsid w:val="008530B3"/>
    <w:rsid w:val="00853438"/>
    <w:rsid w:val="00866846"/>
    <w:rsid w:val="00875DA9"/>
    <w:rsid w:val="0088077E"/>
    <w:rsid w:val="00895E38"/>
    <w:rsid w:val="008A782B"/>
    <w:rsid w:val="008B0FC0"/>
    <w:rsid w:val="008B406B"/>
    <w:rsid w:val="008B5A6B"/>
    <w:rsid w:val="008C429A"/>
    <w:rsid w:val="008C4CA7"/>
    <w:rsid w:val="008E1F3D"/>
    <w:rsid w:val="008F3423"/>
    <w:rsid w:val="009053D7"/>
    <w:rsid w:val="0091331D"/>
    <w:rsid w:val="009315FC"/>
    <w:rsid w:val="0093223C"/>
    <w:rsid w:val="00941A87"/>
    <w:rsid w:val="009501C2"/>
    <w:rsid w:val="009668B9"/>
    <w:rsid w:val="00976577"/>
    <w:rsid w:val="009958E7"/>
    <w:rsid w:val="00996356"/>
    <w:rsid w:val="00997D9A"/>
    <w:rsid w:val="009A62CE"/>
    <w:rsid w:val="009D7C49"/>
    <w:rsid w:val="009E7297"/>
    <w:rsid w:val="009F6A1C"/>
    <w:rsid w:val="00A0257D"/>
    <w:rsid w:val="00A03F4E"/>
    <w:rsid w:val="00A12EDC"/>
    <w:rsid w:val="00A26668"/>
    <w:rsid w:val="00A26D0D"/>
    <w:rsid w:val="00A33BDE"/>
    <w:rsid w:val="00A34885"/>
    <w:rsid w:val="00A42C3E"/>
    <w:rsid w:val="00A43BC1"/>
    <w:rsid w:val="00A64A23"/>
    <w:rsid w:val="00A74225"/>
    <w:rsid w:val="00A936D5"/>
    <w:rsid w:val="00AA1EB0"/>
    <w:rsid w:val="00AA2DA3"/>
    <w:rsid w:val="00AA5A9C"/>
    <w:rsid w:val="00AB016A"/>
    <w:rsid w:val="00AB2A5A"/>
    <w:rsid w:val="00AD28F8"/>
    <w:rsid w:val="00B00819"/>
    <w:rsid w:val="00B0230B"/>
    <w:rsid w:val="00B10AE8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E6227"/>
    <w:rsid w:val="00BF1A7A"/>
    <w:rsid w:val="00BF1FA3"/>
    <w:rsid w:val="00BF6F61"/>
    <w:rsid w:val="00C00974"/>
    <w:rsid w:val="00C018E4"/>
    <w:rsid w:val="00C066FA"/>
    <w:rsid w:val="00C1252A"/>
    <w:rsid w:val="00C25387"/>
    <w:rsid w:val="00C54BE3"/>
    <w:rsid w:val="00C57F80"/>
    <w:rsid w:val="00C61795"/>
    <w:rsid w:val="00C768ED"/>
    <w:rsid w:val="00C82A8F"/>
    <w:rsid w:val="00C875E8"/>
    <w:rsid w:val="00C915E9"/>
    <w:rsid w:val="00C916C2"/>
    <w:rsid w:val="00CA05D4"/>
    <w:rsid w:val="00CC7F56"/>
    <w:rsid w:val="00CD1B12"/>
    <w:rsid w:val="00CD55DC"/>
    <w:rsid w:val="00CE1BBC"/>
    <w:rsid w:val="00CE2595"/>
    <w:rsid w:val="00CE28CC"/>
    <w:rsid w:val="00CE72FC"/>
    <w:rsid w:val="00CF31EE"/>
    <w:rsid w:val="00D0698C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94786"/>
    <w:rsid w:val="00DA69DF"/>
    <w:rsid w:val="00DB33F8"/>
    <w:rsid w:val="00DD38E2"/>
    <w:rsid w:val="00DE151F"/>
    <w:rsid w:val="00DF3246"/>
    <w:rsid w:val="00DF695D"/>
    <w:rsid w:val="00E13110"/>
    <w:rsid w:val="00E15D16"/>
    <w:rsid w:val="00E22A3F"/>
    <w:rsid w:val="00E24DF1"/>
    <w:rsid w:val="00E327C2"/>
    <w:rsid w:val="00E431ED"/>
    <w:rsid w:val="00E64FF5"/>
    <w:rsid w:val="00E907EC"/>
    <w:rsid w:val="00EA5421"/>
    <w:rsid w:val="00EB34FC"/>
    <w:rsid w:val="00EB5816"/>
    <w:rsid w:val="00EC540D"/>
    <w:rsid w:val="00ED0EA9"/>
    <w:rsid w:val="00EF77DF"/>
    <w:rsid w:val="00F11BEF"/>
    <w:rsid w:val="00F17A5E"/>
    <w:rsid w:val="00F22D5D"/>
    <w:rsid w:val="00F258E7"/>
    <w:rsid w:val="00F31B84"/>
    <w:rsid w:val="00F631EC"/>
    <w:rsid w:val="00F64C22"/>
    <w:rsid w:val="00F64EE0"/>
    <w:rsid w:val="00F64FA7"/>
    <w:rsid w:val="00F74D19"/>
    <w:rsid w:val="00F80053"/>
    <w:rsid w:val="00FA02C7"/>
    <w:rsid w:val="00FA4186"/>
    <w:rsid w:val="00FA4781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E1D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2048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2023-02-21T11:49:00Z</dcterms:created>
  <dcterms:modified xsi:type="dcterms:W3CDTF">2023-02-21T19:33:00Z</dcterms:modified>
</cp:coreProperties>
</file>