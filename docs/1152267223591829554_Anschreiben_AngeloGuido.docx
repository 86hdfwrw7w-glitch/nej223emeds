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30066" w14:textId="2A1ED0A7" w:rsidR="00EE44B0" w:rsidRPr="00EC2DBB" w:rsidRDefault="001B277A" w:rsidP="00A156B9">
      <w:pPr>
        <w:jc w:val="right"/>
        <w:rPr>
          <w:rFonts w:ascii="Times New Roman" w:hAnsi="Times New Roman" w:cs="Times New Roman"/>
          <w:sz w:val="19"/>
          <w:szCs w:val="19"/>
        </w:rPr>
      </w:pPr>
      <w:r w:rsidRPr="00EC2DBB">
        <w:rPr>
          <w:rFonts w:ascii="Times New Roman" w:hAnsi="Times New Roman" w:cs="Times New Roman"/>
          <w:sz w:val="19"/>
          <w:szCs w:val="19"/>
        </w:rPr>
        <w:t>Angelo Guido</w:t>
      </w:r>
    </w:p>
    <w:p w14:paraId="73B30033" w14:textId="17AEA1A0" w:rsidR="004A6740" w:rsidRPr="00EC2DBB" w:rsidRDefault="001B277A" w:rsidP="00A156B9">
      <w:pPr>
        <w:jc w:val="right"/>
        <w:rPr>
          <w:rFonts w:ascii="Times New Roman" w:hAnsi="Times New Roman" w:cs="Times New Roman"/>
          <w:sz w:val="19"/>
          <w:szCs w:val="19"/>
        </w:rPr>
      </w:pPr>
      <w:r w:rsidRPr="00EC2DBB">
        <w:rPr>
          <w:rFonts w:ascii="Times New Roman" w:hAnsi="Times New Roman" w:cs="Times New Roman"/>
          <w:sz w:val="19"/>
          <w:szCs w:val="19"/>
        </w:rPr>
        <w:t>Heilbronner Str. 16</w:t>
      </w:r>
    </w:p>
    <w:p w14:paraId="351B98BE" w14:textId="73EB3DD6" w:rsidR="001E6FC7" w:rsidRPr="00EC2DBB" w:rsidRDefault="001B277A" w:rsidP="00A156B9">
      <w:pPr>
        <w:jc w:val="right"/>
        <w:rPr>
          <w:rFonts w:ascii="Times New Roman" w:hAnsi="Times New Roman" w:cs="Times New Roman"/>
          <w:sz w:val="19"/>
          <w:szCs w:val="19"/>
        </w:rPr>
      </w:pPr>
      <w:r w:rsidRPr="00EC2DBB">
        <w:rPr>
          <w:rFonts w:ascii="Times New Roman" w:hAnsi="Times New Roman" w:cs="Times New Roman"/>
          <w:sz w:val="19"/>
          <w:szCs w:val="19"/>
        </w:rPr>
        <w:t>71229</w:t>
      </w:r>
      <w:r w:rsidR="00A05D58" w:rsidRPr="00EC2DBB">
        <w:rPr>
          <w:rFonts w:ascii="Times New Roman" w:hAnsi="Times New Roman" w:cs="Times New Roman"/>
          <w:sz w:val="19"/>
          <w:szCs w:val="19"/>
        </w:rPr>
        <w:t xml:space="preserve"> </w:t>
      </w:r>
      <w:r w:rsidRPr="00EC2DBB">
        <w:rPr>
          <w:rFonts w:ascii="Times New Roman" w:hAnsi="Times New Roman" w:cs="Times New Roman"/>
          <w:sz w:val="19"/>
          <w:szCs w:val="19"/>
        </w:rPr>
        <w:t>Leonberg</w:t>
      </w:r>
    </w:p>
    <w:p w14:paraId="7EBF805E" w14:textId="5D02FCF5" w:rsidR="001E6FC7" w:rsidRPr="00EC2DBB" w:rsidRDefault="001E6FC7" w:rsidP="00A156B9">
      <w:pPr>
        <w:jc w:val="right"/>
        <w:rPr>
          <w:rFonts w:ascii="Times New Roman" w:hAnsi="Times New Roman" w:cs="Times New Roman"/>
          <w:sz w:val="19"/>
          <w:szCs w:val="19"/>
        </w:rPr>
      </w:pPr>
      <w:r w:rsidRPr="00EC2DBB">
        <w:rPr>
          <w:rFonts w:ascii="Times New Roman" w:hAnsi="Times New Roman" w:cs="Times New Roman"/>
          <w:sz w:val="19"/>
          <w:szCs w:val="19"/>
        </w:rPr>
        <w:t xml:space="preserve">Mail: </w:t>
      </w:r>
      <w:r w:rsidR="001B277A" w:rsidRPr="00EC2DBB">
        <w:rPr>
          <w:rFonts w:ascii="Times New Roman" w:hAnsi="Times New Roman" w:cs="Times New Roman"/>
          <w:sz w:val="19"/>
          <w:szCs w:val="19"/>
        </w:rPr>
        <w:t>angelo.guido@outlook.de</w:t>
      </w:r>
    </w:p>
    <w:p w14:paraId="611ED4D9" w14:textId="7D26FB0F" w:rsidR="001E6FC7" w:rsidRPr="00EC2DBB" w:rsidRDefault="001E6FC7" w:rsidP="00F47D04">
      <w:pPr>
        <w:jc w:val="right"/>
        <w:rPr>
          <w:rFonts w:ascii="Times New Roman" w:hAnsi="Times New Roman" w:cs="Times New Roman"/>
          <w:sz w:val="19"/>
          <w:szCs w:val="19"/>
        </w:rPr>
      </w:pPr>
      <w:r w:rsidRPr="00EC2DBB">
        <w:rPr>
          <w:rFonts w:ascii="Times New Roman" w:hAnsi="Times New Roman" w:cs="Times New Roman"/>
          <w:sz w:val="19"/>
          <w:szCs w:val="19"/>
        </w:rPr>
        <w:t>Mobil:</w:t>
      </w:r>
      <w:r w:rsidR="001B277A" w:rsidRPr="00EC2DBB">
        <w:rPr>
          <w:rFonts w:ascii="Times New Roman" w:hAnsi="Times New Roman" w:cs="Times New Roman"/>
          <w:sz w:val="19"/>
          <w:szCs w:val="19"/>
        </w:rPr>
        <w:t xml:space="preserve"> +4915259118284</w:t>
      </w:r>
      <w:r w:rsidRPr="00EC2DBB">
        <w:rPr>
          <w:rFonts w:ascii="Times New Roman" w:hAnsi="Times New Roman" w:cs="Times New Roman"/>
          <w:sz w:val="19"/>
          <w:szCs w:val="19"/>
        </w:rPr>
        <w:t xml:space="preserve"> </w:t>
      </w:r>
    </w:p>
    <w:p w14:paraId="76D87D44" w14:textId="3C5517AB" w:rsidR="001E6FC7" w:rsidRPr="00EC2DBB" w:rsidRDefault="0080104D">
      <w:pPr>
        <w:rPr>
          <w:rFonts w:ascii="Times New Roman" w:hAnsi="Times New Roman" w:cs="Times New Roman"/>
          <w:sz w:val="19"/>
          <w:szCs w:val="19"/>
        </w:rPr>
      </w:pPr>
      <w:r w:rsidRPr="00EC2DBB">
        <w:rPr>
          <w:rFonts w:ascii="Times New Roman" w:hAnsi="Times New Roman" w:cs="Times New Roman"/>
          <w:sz w:val="19"/>
          <w:szCs w:val="19"/>
        </w:rPr>
        <w:t>Mercedes-Benz AG</w:t>
      </w:r>
      <w:r w:rsidRPr="00EC2DBB">
        <w:rPr>
          <w:rFonts w:ascii="Times New Roman" w:hAnsi="Times New Roman" w:cs="Times New Roman"/>
          <w:sz w:val="19"/>
          <w:szCs w:val="19"/>
        </w:rPr>
        <w:br/>
        <w:t>Frau Juliette Nufer</w:t>
      </w:r>
    </w:p>
    <w:p w14:paraId="6A4AA43E" w14:textId="2A01CF9F" w:rsidR="001E6FC7" w:rsidRPr="00EC2DBB" w:rsidRDefault="0080104D">
      <w:pPr>
        <w:rPr>
          <w:rFonts w:ascii="Times New Roman" w:hAnsi="Times New Roman" w:cs="Times New Roman"/>
          <w:sz w:val="19"/>
          <w:szCs w:val="19"/>
        </w:rPr>
      </w:pPr>
      <w:r w:rsidRPr="00EC2DBB">
        <w:rPr>
          <w:rFonts w:ascii="Times New Roman" w:hAnsi="Times New Roman" w:cs="Times New Roman"/>
          <w:sz w:val="19"/>
          <w:szCs w:val="19"/>
        </w:rPr>
        <w:t>Bela-</w:t>
      </w:r>
      <w:proofErr w:type="spellStart"/>
      <w:r w:rsidRPr="00EC2DBB">
        <w:rPr>
          <w:rFonts w:ascii="Times New Roman" w:hAnsi="Times New Roman" w:cs="Times New Roman"/>
          <w:sz w:val="19"/>
          <w:szCs w:val="19"/>
        </w:rPr>
        <w:t>Barenyi</w:t>
      </w:r>
      <w:proofErr w:type="spellEnd"/>
      <w:r w:rsidRPr="00EC2DBB">
        <w:rPr>
          <w:rFonts w:ascii="Times New Roman" w:hAnsi="Times New Roman" w:cs="Times New Roman"/>
          <w:sz w:val="19"/>
          <w:szCs w:val="19"/>
        </w:rPr>
        <w:t>-Straße</w:t>
      </w:r>
    </w:p>
    <w:p w14:paraId="2C17A0D0" w14:textId="4F11EEC7" w:rsidR="001E6FC7" w:rsidRPr="00EC2DBB" w:rsidRDefault="0080104D">
      <w:pPr>
        <w:rPr>
          <w:rFonts w:ascii="Times New Roman" w:hAnsi="Times New Roman" w:cs="Times New Roman"/>
          <w:sz w:val="19"/>
          <w:szCs w:val="19"/>
        </w:rPr>
      </w:pPr>
      <w:r w:rsidRPr="00EC2DBB">
        <w:rPr>
          <w:rFonts w:ascii="Times New Roman" w:hAnsi="Times New Roman" w:cs="Times New Roman"/>
          <w:sz w:val="19"/>
          <w:szCs w:val="19"/>
        </w:rPr>
        <w:t>71059</w:t>
      </w:r>
      <w:r w:rsidR="00A05D58" w:rsidRPr="00EC2DBB">
        <w:rPr>
          <w:rFonts w:ascii="Times New Roman" w:hAnsi="Times New Roman" w:cs="Times New Roman"/>
          <w:sz w:val="19"/>
          <w:szCs w:val="19"/>
        </w:rPr>
        <w:t xml:space="preserve"> </w:t>
      </w:r>
      <w:r w:rsidRPr="00EC2DBB">
        <w:rPr>
          <w:rFonts w:ascii="Times New Roman" w:hAnsi="Times New Roman" w:cs="Times New Roman"/>
          <w:sz w:val="19"/>
          <w:szCs w:val="19"/>
        </w:rPr>
        <w:t>Sindelfinge</w:t>
      </w:r>
      <w:r w:rsidR="00000E2C" w:rsidRPr="00EC2DBB">
        <w:rPr>
          <w:rFonts w:ascii="Times New Roman" w:hAnsi="Times New Roman" w:cs="Times New Roman"/>
          <w:sz w:val="19"/>
          <w:szCs w:val="19"/>
        </w:rPr>
        <w:t>n</w:t>
      </w:r>
    </w:p>
    <w:p w14:paraId="21812302" w14:textId="4266D2A0" w:rsidR="001E6FC7" w:rsidRPr="00EC2DBB" w:rsidRDefault="00EB2791" w:rsidP="00A156B9">
      <w:pPr>
        <w:jc w:val="right"/>
        <w:rPr>
          <w:rFonts w:ascii="Times New Roman" w:hAnsi="Times New Roman" w:cs="Times New Roman"/>
          <w:sz w:val="19"/>
          <w:szCs w:val="19"/>
        </w:rPr>
      </w:pPr>
      <w:r w:rsidRPr="00EC2DBB">
        <w:rPr>
          <w:rFonts w:ascii="Times New Roman" w:hAnsi="Times New Roman" w:cs="Times New Roman"/>
          <w:sz w:val="19"/>
          <w:szCs w:val="19"/>
        </w:rPr>
        <w:t>Leonberg</w:t>
      </w:r>
      <w:r w:rsidR="001E6FC7" w:rsidRPr="00EC2DBB">
        <w:rPr>
          <w:rFonts w:ascii="Times New Roman" w:hAnsi="Times New Roman" w:cs="Times New Roman"/>
          <w:sz w:val="19"/>
          <w:szCs w:val="19"/>
        </w:rPr>
        <w:t xml:space="preserve">, </w:t>
      </w:r>
      <w:r w:rsidR="0080104D" w:rsidRPr="00EC2DBB">
        <w:rPr>
          <w:rFonts w:ascii="Times New Roman" w:hAnsi="Times New Roman" w:cs="Times New Roman"/>
          <w:sz w:val="19"/>
          <w:szCs w:val="19"/>
        </w:rPr>
        <w:t>1</w:t>
      </w:r>
      <w:r w:rsidR="00635805">
        <w:rPr>
          <w:rFonts w:ascii="Times New Roman" w:hAnsi="Times New Roman" w:cs="Times New Roman"/>
          <w:sz w:val="19"/>
          <w:szCs w:val="19"/>
        </w:rPr>
        <w:t>4</w:t>
      </w:r>
      <w:r w:rsidR="0080104D" w:rsidRPr="00EC2DBB">
        <w:rPr>
          <w:rFonts w:ascii="Times New Roman" w:hAnsi="Times New Roman" w:cs="Times New Roman"/>
          <w:sz w:val="19"/>
          <w:szCs w:val="19"/>
        </w:rPr>
        <w:t>.09.2023</w:t>
      </w:r>
    </w:p>
    <w:p w14:paraId="7228B63A" w14:textId="77777777" w:rsidR="001E6FC7" w:rsidRPr="00EC2DBB" w:rsidRDefault="001E6FC7">
      <w:pPr>
        <w:rPr>
          <w:rFonts w:ascii="Times New Roman" w:hAnsi="Times New Roman" w:cs="Times New Roman"/>
          <w:sz w:val="19"/>
          <w:szCs w:val="19"/>
        </w:rPr>
      </w:pPr>
    </w:p>
    <w:p w14:paraId="1EE3B93F" w14:textId="0F7CDA04" w:rsidR="001E6FC7" w:rsidRPr="00EC2DBB" w:rsidRDefault="001E6FC7" w:rsidP="005031BF">
      <w:pPr>
        <w:jc w:val="both"/>
        <w:rPr>
          <w:rFonts w:ascii="Times New Roman" w:hAnsi="Times New Roman" w:cs="Times New Roman"/>
          <w:b/>
          <w:bCs/>
          <w:sz w:val="19"/>
          <w:szCs w:val="19"/>
        </w:rPr>
      </w:pPr>
      <w:r w:rsidRPr="00EC2DBB">
        <w:rPr>
          <w:rFonts w:ascii="Times New Roman" w:hAnsi="Times New Roman" w:cs="Times New Roman"/>
          <w:b/>
          <w:bCs/>
          <w:sz w:val="19"/>
          <w:szCs w:val="19"/>
        </w:rPr>
        <w:t xml:space="preserve">Bewerbung um ein Praktikum im </w:t>
      </w:r>
      <w:r w:rsidR="00823E5C" w:rsidRPr="00EC2DBB">
        <w:rPr>
          <w:rFonts w:ascii="Times New Roman" w:hAnsi="Times New Roman" w:cs="Times New Roman"/>
          <w:b/>
          <w:bCs/>
          <w:sz w:val="19"/>
          <w:szCs w:val="19"/>
        </w:rPr>
        <w:t xml:space="preserve">Management Consulting Kennziffer </w:t>
      </w:r>
      <w:r w:rsidR="00591ADE" w:rsidRPr="00EC2DBB">
        <w:rPr>
          <w:rFonts w:ascii="Times New Roman" w:hAnsi="Times New Roman" w:cs="Times New Roman"/>
          <w:b/>
          <w:bCs/>
          <w:sz w:val="19"/>
          <w:szCs w:val="19"/>
        </w:rPr>
        <w:t>M</w:t>
      </w:r>
      <w:r w:rsidR="00520CDD" w:rsidRPr="00EC2DBB">
        <w:rPr>
          <w:rFonts w:ascii="Times New Roman" w:hAnsi="Times New Roman" w:cs="Times New Roman"/>
          <w:b/>
          <w:bCs/>
          <w:sz w:val="19"/>
          <w:szCs w:val="19"/>
        </w:rPr>
        <w:t>ER0002C9N</w:t>
      </w:r>
    </w:p>
    <w:p w14:paraId="21466833" w14:textId="77777777" w:rsidR="008D0C7D" w:rsidRPr="00EC2DBB" w:rsidRDefault="008D0C7D" w:rsidP="00E01186">
      <w:pPr>
        <w:jc w:val="both"/>
        <w:rPr>
          <w:rFonts w:ascii="Times New Roman" w:hAnsi="Times New Roman" w:cs="Times New Roman"/>
          <w:sz w:val="19"/>
          <w:szCs w:val="19"/>
        </w:rPr>
      </w:pPr>
    </w:p>
    <w:p w14:paraId="5EC91EE3" w14:textId="2FFBBBB7" w:rsidR="00CC14CE" w:rsidRPr="00EC2DBB" w:rsidRDefault="00CC14CE" w:rsidP="0090045B">
      <w:pPr>
        <w:jc w:val="both"/>
        <w:rPr>
          <w:rFonts w:ascii="Times New Roman" w:hAnsi="Times New Roman" w:cs="Times New Roman"/>
          <w:sz w:val="19"/>
          <w:szCs w:val="19"/>
        </w:rPr>
      </w:pPr>
      <w:r w:rsidRPr="00EC2DBB">
        <w:rPr>
          <w:rFonts w:ascii="Times New Roman" w:hAnsi="Times New Roman" w:cs="Times New Roman"/>
          <w:sz w:val="19"/>
          <w:szCs w:val="19"/>
        </w:rPr>
        <w:t>Sehr geehrte Frau Nufer,</w:t>
      </w:r>
    </w:p>
    <w:p w14:paraId="1F7A6692" w14:textId="32A8EA96" w:rsidR="0090045B" w:rsidRPr="00EC2DBB" w:rsidRDefault="0090045B" w:rsidP="00EC2DBB">
      <w:pPr>
        <w:spacing w:before="100" w:beforeAutospacing="1" w:after="100" w:afterAutospacing="1"/>
        <w:jc w:val="both"/>
        <w:rPr>
          <w:rFonts w:ascii="Times New Roman" w:eastAsia="Times New Roman" w:hAnsi="Times New Roman" w:cs="Times New Roman"/>
          <w:color w:val="000000"/>
          <w:sz w:val="19"/>
          <w:szCs w:val="19"/>
          <w:lang w:eastAsia="de-DE"/>
        </w:rPr>
      </w:pPr>
      <w:r w:rsidRPr="00EC2DBB">
        <w:rPr>
          <w:rFonts w:ascii="Times New Roman" w:eastAsia="Times New Roman" w:hAnsi="Times New Roman" w:cs="Times New Roman"/>
          <w:color w:val="000000"/>
          <w:sz w:val="19"/>
          <w:szCs w:val="19"/>
          <w:lang w:eastAsia="de-DE"/>
        </w:rPr>
        <w:t xml:space="preserve">Bereits bei einem einwöchigen Kurs in Oxford habe ich durch das globale Beratungsunternehmen </w:t>
      </w:r>
      <w:proofErr w:type="spellStart"/>
      <w:r w:rsidRPr="00EC2DBB">
        <w:rPr>
          <w:rFonts w:ascii="Times New Roman" w:eastAsia="Times New Roman" w:hAnsi="Times New Roman" w:cs="Times New Roman"/>
          <w:color w:val="000000"/>
          <w:sz w:val="19"/>
          <w:szCs w:val="19"/>
          <w:lang w:eastAsia="de-DE"/>
        </w:rPr>
        <w:t>Oxentia</w:t>
      </w:r>
      <w:proofErr w:type="spellEnd"/>
      <w:r w:rsidRPr="00EC2DBB">
        <w:rPr>
          <w:rFonts w:ascii="Times New Roman" w:eastAsia="Times New Roman" w:hAnsi="Times New Roman" w:cs="Times New Roman"/>
          <w:color w:val="000000"/>
          <w:sz w:val="19"/>
          <w:szCs w:val="19"/>
          <w:lang w:eastAsia="de-DE"/>
        </w:rPr>
        <w:t xml:space="preserve"> wertvolle Einblicke in die strategische Unternehmensberatung erhalten. Durch vielseitige Aufgaben im Marketing, im Innovationsmanagement und in der Technologievermarktung begeisterte mich die Herausforderung, sich in sehr kurzer Zeit in die verschiedensten Abteilungen und Bereiche einer Branche hineindenken zu müssen. Dazu gehörte die Wertermittlung und Vermarktung von Investitionsprojekten wie beispielsweise einer KI-basierten Software, die im juristischen Bereich Dokumente scannt und ihre Relevanz für einen laufenden Rechtsstreit bestimmt. Ein weiteres Beispiel war die Kommerzialisierung eines Biosensors im medizinischen Bereich, der in einer Pille eingebettet werden kann, um bei Anwendern die Aktivität von Neurotransmittern nachzuweisen. Demnach assoziiere ich mit einem Berufseinstieg als Consultant spannende Projekte mit täglich wechselnden Aufgaben und einer enorm steilen Lernkurve. Am meisten jedoch fasziniert mich der Aspekt, dass Berater aktiv einen Einfluss auf die Transformation, Optimierung und Entwicklung eines Unternehmens und damit auch auf die gesamte Volkswirtschaft haben. Daher übernehmen Berater eine wesentliche Funktion im Streben von Unternehmen nach langfristigem Erfolg. Mit dem Ziel, als Erfolgsfaktor durch meine Arbeit in Zukunft eine ebenso positive Auswirkung zu erzielen, möchte ich Sie gerne ab dem 01.04.2024 als Praktikant im Consulting für einen Zeitraum von acht bis zwölf Wochen an Ihrem Standort in Sindelfingen unterstützen.</w:t>
      </w:r>
    </w:p>
    <w:p w14:paraId="35BDA630" w14:textId="77777777" w:rsidR="0090045B" w:rsidRPr="00EC2DBB" w:rsidRDefault="0090045B" w:rsidP="00EC2DBB">
      <w:pPr>
        <w:spacing w:before="100" w:beforeAutospacing="1" w:after="100" w:afterAutospacing="1"/>
        <w:jc w:val="both"/>
        <w:rPr>
          <w:rFonts w:ascii="Times New Roman" w:eastAsia="Times New Roman" w:hAnsi="Times New Roman" w:cs="Times New Roman"/>
          <w:color w:val="000000"/>
          <w:sz w:val="19"/>
          <w:szCs w:val="19"/>
          <w:lang w:eastAsia="de-DE"/>
        </w:rPr>
      </w:pPr>
      <w:r w:rsidRPr="00EC2DBB">
        <w:rPr>
          <w:rFonts w:ascii="Times New Roman" w:eastAsia="Times New Roman" w:hAnsi="Times New Roman" w:cs="Times New Roman"/>
          <w:color w:val="000000"/>
          <w:sz w:val="19"/>
          <w:szCs w:val="19"/>
          <w:lang w:eastAsia="de-DE"/>
        </w:rPr>
        <w:t xml:space="preserve">Nach meinem freiwilligen sozialen Jahr 2020 an einer Grundschule begann ich mein duales Studium an der IU Internationalen Hochschule. Dieser Schritt erwies sich als eine bahnbrechende Veränderung in meinem Leben, die sich äußerst positiv auf meine persönliche und berufliche Entwicklung auswirkte. Ich habe nicht nur die letzten sechs Semester mit hervorragenden Klausurergebnissen absolviert, sondern auch umfangreiche Berufserfahrungen in der Sales-Abteilung, bei der Konzipierung von Vertriebs- und Verkaufsstrategien – wobei ich </w:t>
      </w:r>
      <w:proofErr w:type="spellStart"/>
      <w:r w:rsidRPr="00EC2DBB">
        <w:rPr>
          <w:rFonts w:ascii="Times New Roman" w:eastAsia="Times New Roman" w:hAnsi="Times New Roman" w:cs="Times New Roman"/>
          <w:color w:val="000000"/>
          <w:sz w:val="19"/>
          <w:szCs w:val="19"/>
          <w:lang w:eastAsia="de-DE"/>
        </w:rPr>
        <w:t>ChatGPT</w:t>
      </w:r>
      <w:proofErr w:type="spellEnd"/>
      <w:r w:rsidRPr="00EC2DBB">
        <w:rPr>
          <w:rFonts w:ascii="Times New Roman" w:eastAsia="Times New Roman" w:hAnsi="Times New Roman" w:cs="Times New Roman"/>
          <w:color w:val="000000"/>
          <w:sz w:val="19"/>
          <w:szCs w:val="19"/>
          <w:lang w:eastAsia="de-DE"/>
        </w:rPr>
        <w:t xml:space="preserve"> als KI implementieren konnte – sowie auch bei der Leitung von Projekten und Messeveranstaltungen, gesammelt. Dies bestätigt vor allem Prof. Dr. Kirsten Jäger als Fachgebietsleitung für Wirtschaft an der IU Internationalen Hochschule, die meine analytischen und organisatorischen Fertigkeiten wertschätzt. Besonders relevant für das Praktikum bei Ihnen dürfte darüber hinaus meine Tätigkeit als Leiter vielseitiger Projekte sein, bei der meine Fähigkeiten strapaziert und auf die Probe gestellt wurden, sodass ich mittlerweile dazu in der Lage bin, auch unter hohem Zeitdruck und in stressigen Situationen Verantwortung zu übernehmen und effizient zu arbeiten. In meiner Freizeit bin ich bei der musikalischen Jugendarbeit „</w:t>
      </w:r>
      <w:proofErr w:type="spellStart"/>
      <w:r w:rsidRPr="00EC2DBB">
        <w:rPr>
          <w:rFonts w:ascii="Times New Roman" w:eastAsia="Times New Roman" w:hAnsi="Times New Roman" w:cs="Times New Roman"/>
          <w:color w:val="000000"/>
          <w:sz w:val="19"/>
          <w:szCs w:val="19"/>
          <w:lang w:eastAsia="de-DE"/>
        </w:rPr>
        <w:t>Lubu</w:t>
      </w:r>
      <w:proofErr w:type="spellEnd"/>
      <w:r w:rsidRPr="00EC2DBB">
        <w:rPr>
          <w:rFonts w:ascii="Times New Roman" w:eastAsia="Times New Roman" w:hAnsi="Times New Roman" w:cs="Times New Roman"/>
          <w:color w:val="000000"/>
          <w:sz w:val="19"/>
          <w:szCs w:val="19"/>
          <w:lang w:eastAsia="de-DE"/>
        </w:rPr>
        <w:t xml:space="preserve"> Beatz“ seit einigen Jahren ehrenamtlich für die Planung und Umsetzung von Musikveranstaltungen und Veröffentlichungen auf </w:t>
      </w:r>
      <w:proofErr w:type="spellStart"/>
      <w:r w:rsidRPr="00EC2DBB">
        <w:rPr>
          <w:rFonts w:ascii="Times New Roman" w:eastAsia="Times New Roman" w:hAnsi="Times New Roman" w:cs="Times New Roman"/>
          <w:color w:val="000000"/>
          <w:sz w:val="19"/>
          <w:szCs w:val="19"/>
          <w:lang w:eastAsia="de-DE"/>
        </w:rPr>
        <w:t>Streamingplattformen</w:t>
      </w:r>
      <w:proofErr w:type="spellEnd"/>
      <w:r w:rsidRPr="00EC2DBB">
        <w:rPr>
          <w:rFonts w:ascii="Times New Roman" w:eastAsia="Times New Roman" w:hAnsi="Times New Roman" w:cs="Times New Roman"/>
          <w:color w:val="000000"/>
          <w:sz w:val="19"/>
          <w:szCs w:val="19"/>
          <w:lang w:eastAsia="de-DE"/>
        </w:rPr>
        <w:t xml:space="preserve"> wie Spotify zuständig. Neben meiner Teamfähigkeit werde ich auch als Coach bei der Selbstfindung, Persönlichkeitsentwicklung und im Songwriting sehr geschätzt. Diesen Ehrgeiz, die Leidenschaft für strategisches Denken und das Streben nach Exzellenz in der Geschäftswelt möchte ich nun gerne in Form des Praktikums bei Ihnen einbringen.</w:t>
      </w:r>
    </w:p>
    <w:p w14:paraId="479D58CA" w14:textId="77777777" w:rsidR="0090045B" w:rsidRPr="00EC2DBB" w:rsidRDefault="0090045B" w:rsidP="00EC2DBB">
      <w:pPr>
        <w:spacing w:before="100" w:beforeAutospacing="1" w:after="100" w:afterAutospacing="1"/>
        <w:jc w:val="both"/>
        <w:rPr>
          <w:rFonts w:ascii="Times New Roman" w:eastAsia="Times New Roman" w:hAnsi="Times New Roman" w:cs="Times New Roman"/>
          <w:color w:val="000000"/>
          <w:sz w:val="19"/>
          <w:szCs w:val="19"/>
          <w:lang w:eastAsia="de-DE"/>
        </w:rPr>
      </w:pPr>
      <w:r w:rsidRPr="00EC2DBB">
        <w:rPr>
          <w:rFonts w:ascii="Times New Roman" w:eastAsia="Times New Roman" w:hAnsi="Times New Roman" w:cs="Times New Roman"/>
          <w:color w:val="000000"/>
          <w:sz w:val="19"/>
          <w:szCs w:val="19"/>
          <w:lang w:eastAsia="de-DE"/>
        </w:rPr>
        <w:t>Die Mercedes-Benz AG scheint mir für dieses Praktikum ideal. Neben Ihrem Status als einer der führenden und erfolgreichsten Automobilhersteller weltweit gefällt mir besonders die Tatsache, dass Sie durch Ihren hohen Fokus auf innovative Technologien und hochwertige Fahrzeuge einen nachhaltigen Erfolg sicherstellen können. Ich bewundere Ihre Verpflichtung, die Zukunft einer vollelektrischen Mobilität neu zu erfinden und mitzugestalten. Zudem inspiriert mich Ihre Initiative „</w:t>
      </w:r>
      <w:proofErr w:type="spellStart"/>
      <w:r w:rsidRPr="00EC2DBB">
        <w:rPr>
          <w:rFonts w:ascii="Times New Roman" w:eastAsia="Times New Roman" w:hAnsi="Times New Roman" w:cs="Times New Roman"/>
          <w:color w:val="000000"/>
          <w:sz w:val="19"/>
          <w:szCs w:val="19"/>
          <w:lang w:eastAsia="de-DE"/>
        </w:rPr>
        <w:t>beVisioneers</w:t>
      </w:r>
      <w:proofErr w:type="spellEnd"/>
      <w:r w:rsidRPr="00EC2DBB">
        <w:rPr>
          <w:rFonts w:ascii="Times New Roman" w:eastAsia="Times New Roman" w:hAnsi="Times New Roman" w:cs="Times New Roman"/>
          <w:color w:val="000000"/>
          <w:sz w:val="19"/>
          <w:szCs w:val="19"/>
          <w:lang w:eastAsia="de-DE"/>
        </w:rPr>
        <w:t>“, bei der Sie junge Menschen wie mich bei der Entwicklung und Umsetzung von innovativen Projekten zum Thema Umweltschutz durch die Versteigerung des teuersten Automobils der Geschichte unterstützen möchten. Besonders spannend finde ich Ihre breite Aufstellung in der Automobilbranche, da ich durch den demografischen Wandel und die Digitalisierung ein großes Potenzial in diesem Sektor sehe und es mich schon immer fasziniert hat, wie schnell sich die Branche wandelt und sich im Zuge immer neuer Herausforderungen anpassen kann. Aus diesem Grund kann ich mir sehr gut vorstellen, mich bei meinem Berufseinstieg auf die Automobilbranche festzulegen, wodurch Sie die perfekte Adresse für dieses Praktikum sind.</w:t>
      </w:r>
    </w:p>
    <w:p w14:paraId="45A9296B" w14:textId="304085A9" w:rsidR="0090045B" w:rsidRPr="00EC2DBB" w:rsidRDefault="0090045B" w:rsidP="00EC2DBB">
      <w:pPr>
        <w:spacing w:before="100" w:beforeAutospacing="1" w:after="100" w:afterAutospacing="1"/>
        <w:jc w:val="both"/>
        <w:rPr>
          <w:rFonts w:ascii="Times New Roman" w:eastAsia="Times New Roman" w:hAnsi="Times New Roman" w:cs="Times New Roman"/>
          <w:color w:val="000000"/>
          <w:sz w:val="19"/>
          <w:szCs w:val="19"/>
          <w:lang w:eastAsia="de-DE"/>
        </w:rPr>
      </w:pPr>
      <w:r w:rsidRPr="00EC2DBB">
        <w:rPr>
          <w:rFonts w:ascii="Times New Roman" w:eastAsia="Times New Roman" w:hAnsi="Times New Roman" w:cs="Times New Roman"/>
          <w:color w:val="000000"/>
          <w:sz w:val="19"/>
          <w:szCs w:val="19"/>
          <w:lang w:eastAsia="de-DE"/>
        </w:rPr>
        <w:t>Vom Praktikum im Consulting erhoffe ich mir eine steile Lernkurve sowie die Möglichkeit, meine eigenen Ideen bei Ihnen mehrwertschaffend einbringen zu können. Ich bin mir sicher, dass ich durch meine Zielstrebigkeit, mein Durchhaltevermögen und meine Innovationsfähigkeit eine Bereicherung für die Mercedes-Benz AG sein werde und würde mich sehr darüber freuen, Sie auch in einem persönlichen Gespräch von mir überzeugen zu dürfen.</w:t>
      </w:r>
    </w:p>
    <w:p w14:paraId="69C60309" w14:textId="77777777" w:rsidR="00CC14CE" w:rsidRPr="00EC2DBB" w:rsidRDefault="00CC14CE" w:rsidP="0090045B">
      <w:pPr>
        <w:jc w:val="both"/>
        <w:rPr>
          <w:rFonts w:ascii="Times New Roman" w:hAnsi="Times New Roman" w:cs="Times New Roman"/>
          <w:sz w:val="19"/>
          <w:szCs w:val="19"/>
        </w:rPr>
      </w:pPr>
    </w:p>
    <w:p w14:paraId="6C6F5C63" w14:textId="77777777" w:rsidR="00CC14CE" w:rsidRPr="00EC2DBB" w:rsidRDefault="00CC14CE" w:rsidP="0090045B">
      <w:pPr>
        <w:jc w:val="both"/>
        <w:rPr>
          <w:rFonts w:ascii="Times New Roman" w:hAnsi="Times New Roman" w:cs="Times New Roman"/>
          <w:sz w:val="19"/>
          <w:szCs w:val="19"/>
        </w:rPr>
      </w:pPr>
      <w:r w:rsidRPr="00EC2DBB">
        <w:rPr>
          <w:rFonts w:ascii="Times New Roman" w:hAnsi="Times New Roman" w:cs="Times New Roman"/>
          <w:sz w:val="19"/>
          <w:szCs w:val="19"/>
        </w:rPr>
        <w:t>Mit freundlichen Grüßen</w:t>
      </w:r>
    </w:p>
    <w:p w14:paraId="70F0E098" w14:textId="5942BCAD" w:rsidR="003D5F9E" w:rsidRDefault="003D5F9E" w:rsidP="005C45BA">
      <w:pPr>
        <w:jc w:val="both"/>
        <w:rPr>
          <w:rFonts w:ascii="Times New Roman" w:hAnsi="Times New Roman" w:cs="Times New Roman"/>
          <w:sz w:val="20"/>
          <w:szCs w:val="20"/>
        </w:rPr>
      </w:pPr>
      <w:r>
        <w:rPr>
          <w:rFonts w:ascii="Times New Roman" w:hAnsi="Times New Roman" w:cs="Times New Roman"/>
          <w:sz w:val="20"/>
          <w:szCs w:val="20"/>
        </w:rPr>
        <w:br w:type="page"/>
      </w:r>
    </w:p>
    <w:p w14:paraId="35057B55" w14:textId="77777777" w:rsidR="008E1CFB" w:rsidRPr="008E1CFB" w:rsidRDefault="008E1CFB" w:rsidP="008E1CFB">
      <w:pPr>
        <w:jc w:val="both"/>
        <w:rPr>
          <w:rFonts w:ascii="Times New Roman" w:hAnsi="Times New Roman" w:cs="Times New Roman"/>
          <w:b/>
          <w:bCs/>
          <w:sz w:val="19"/>
          <w:szCs w:val="19"/>
        </w:rPr>
      </w:pPr>
      <w:r w:rsidRPr="008E1CFB">
        <w:rPr>
          <w:rFonts w:ascii="Times New Roman" w:hAnsi="Times New Roman" w:cs="Times New Roman"/>
          <w:b/>
          <w:bCs/>
          <w:sz w:val="19"/>
          <w:szCs w:val="19"/>
        </w:rPr>
        <w:lastRenderedPageBreak/>
        <w:t>Deutsche Bank:</w:t>
      </w:r>
    </w:p>
    <w:p w14:paraId="2E593D7A" w14:textId="77777777" w:rsidR="008E1CFB" w:rsidRPr="008E1CFB" w:rsidRDefault="008E1CFB" w:rsidP="008E1CFB">
      <w:pPr>
        <w:jc w:val="both"/>
        <w:rPr>
          <w:rFonts w:ascii="Times New Roman" w:hAnsi="Times New Roman" w:cs="Times New Roman"/>
          <w:sz w:val="19"/>
          <w:szCs w:val="19"/>
        </w:rPr>
      </w:pPr>
    </w:p>
    <w:p w14:paraId="309843BE" w14:textId="7043D345" w:rsidR="008E1CFB" w:rsidRPr="008E1CFB" w:rsidRDefault="008E1CFB" w:rsidP="008E1CFB">
      <w:pPr>
        <w:jc w:val="both"/>
        <w:rPr>
          <w:rFonts w:ascii="Times New Roman" w:hAnsi="Times New Roman" w:cs="Times New Roman"/>
          <w:sz w:val="19"/>
          <w:szCs w:val="19"/>
        </w:rPr>
      </w:pPr>
      <w:r w:rsidRPr="008E1CFB">
        <w:rPr>
          <w:rFonts w:ascii="Times New Roman" w:hAnsi="Times New Roman" w:cs="Times New Roman"/>
          <w:sz w:val="19"/>
          <w:szCs w:val="19"/>
        </w:rPr>
        <w:t xml:space="preserve">Die Deutsche Bank scheint mir für dieses Praktikum ideal. Neben Ihrem Status als führendes und größtes Kreditinstitut Deutschlands gefällt mir besonders die Tatsache, dass Sie durch Ihre globale Präsenz und hohen Fokus auf Diversität in Ihren Geschäftsfeldern einen langfristigen Erfolg sicherstellen können. Während meiner Zeit an der IU Internationalen Hochschule </w:t>
      </w:r>
      <w:r w:rsidR="00FD1138">
        <w:rPr>
          <w:rFonts w:ascii="Times New Roman" w:hAnsi="Times New Roman" w:cs="Times New Roman"/>
          <w:sz w:val="19"/>
          <w:szCs w:val="19"/>
        </w:rPr>
        <w:t xml:space="preserve">als Bildungskonzern </w:t>
      </w:r>
      <w:r w:rsidRPr="008E1CFB">
        <w:rPr>
          <w:rFonts w:ascii="Times New Roman" w:hAnsi="Times New Roman" w:cs="Times New Roman"/>
          <w:sz w:val="19"/>
          <w:szCs w:val="19"/>
        </w:rPr>
        <w:t xml:space="preserve">habe ich ebenso festgestellt, dass eine internationale Vernetzung den Zugang zu Informationen und </w:t>
      </w:r>
      <w:r w:rsidR="00FD1138">
        <w:rPr>
          <w:rFonts w:ascii="Times New Roman" w:hAnsi="Times New Roman" w:cs="Times New Roman"/>
          <w:sz w:val="19"/>
          <w:szCs w:val="19"/>
        </w:rPr>
        <w:t>entsprechend</w:t>
      </w:r>
      <w:r w:rsidRPr="008E1CFB">
        <w:rPr>
          <w:rFonts w:ascii="Times New Roman" w:hAnsi="Times New Roman" w:cs="Times New Roman"/>
          <w:sz w:val="19"/>
          <w:szCs w:val="19"/>
        </w:rPr>
        <w:t xml:space="preserve"> Wissen erleichtert, was eine enorm wichtige Eigenschaft gegenüber dem Wettbewerb darstellt. Besonders spannend finde ich zudem Ihr Wachstum und breite Aufstellung im Privatkunden- und Geschäftskundenbereich, da ich durch den demografischen Wandel und die Digitalisierung ein großes Potenzial in diesem Sektor sehe und es mich schon immer fasziniert hat, wie schnell sich die Branche wandelt und im Zuge immer neuer Herausforderungen anpassen kann. Aus diesem Grund kann ich mir sehr gut vorstellen, mich bei meinem Berufseinstieg auf die Finanzdienstleistungsbranche festzulegen, wodurch Sie die perfekte Adresse für dieses Praktikum sind. </w:t>
      </w:r>
    </w:p>
    <w:p w14:paraId="5C6BA25E" w14:textId="77777777" w:rsidR="008E1CFB" w:rsidRPr="008E1CFB" w:rsidRDefault="008E1CFB" w:rsidP="008E1CFB">
      <w:pPr>
        <w:jc w:val="both"/>
        <w:rPr>
          <w:rFonts w:ascii="Times New Roman" w:hAnsi="Times New Roman" w:cs="Times New Roman"/>
          <w:sz w:val="19"/>
          <w:szCs w:val="19"/>
        </w:rPr>
      </w:pPr>
    </w:p>
    <w:p w14:paraId="2840E1E4" w14:textId="77777777" w:rsidR="008E1CFB" w:rsidRPr="008E1CFB" w:rsidRDefault="008E1CFB" w:rsidP="008E1CFB">
      <w:pPr>
        <w:jc w:val="both"/>
        <w:rPr>
          <w:rFonts w:ascii="Times New Roman" w:hAnsi="Times New Roman" w:cs="Times New Roman"/>
          <w:b/>
          <w:bCs/>
          <w:sz w:val="19"/>
          <w:szCs w:val="19"/>
        </w:rPr>
      </w:pPr>
      <w:r w:rsidRPr="008E1CFB">
        <w:rPr>
          <w:rFonts w:ascii="Times New Roman" w:hAnsi="Times New Roman" w:cs="Times New Roman"/>
          <w:b/>
          <w:bCs/>
          <w:sz w:val="19"/>
          <w:szCs w:val="19"/>
        </w:rPr>
        <w:t>VW:</w:t>
      </w:r>
    </w:p>
    <w:p w14:paraId="5C26B753" w14:textId="77777777" w:rsidR="008E1CFB" w:rsidRPr="008E1CFB" w:rsidRDefault="008E1CFB" w:rsidP="008E1CFB">
      <w:pPr>
        <w:jc w:val="both"/>
        <w:rPr>
          <w:rFonts w:ascii="Times New Roman" w:hAnsi="Times New Roman" w:cs="Times New Roman"/>
          <w:sz w:val="19"/>
          <w:szCs w:val="19"/>
        </w:rPr>
      </w:pPr>
    </w:p>
    <w:p w14:paraId="30DDC63A" w14:textId="23672664" w:rsidR="008E1CFB" w:rsidRPr="008E1CFB" w:rsidRDefault="008E1CFB" w:rsidP="008E1CFB">
      <w:pPr>
        <w:jc w:val="both"/>
        <w:rPr>
          <w:rFonts w:ascii="Times New Roman" w:hAnsi="Times New Roman" w:cs="Times New Roman"/>
          <w:sz w:val="19"/>
          <w:szCs w:val="19"/>
        </w:rPr>
      </w:pPr>
      <w:r w:rsidRPr="008E1CFB">
        <w:rPr>
          <w:rFonts w:ascii="Times New Roman" w:hAnsi="Times New Roman" w:cs="Times New Roman"/>
          <w:sz w:val="19"/>
          <w:szCs w:val="19"/>
        </w:rPr>
        <w:t xml:space="preserve">Die Volkswagen AG scheint mir für dieses Praktikum ideal. Neben Ihrem Status als größter und führender Automobilhersteller Europas gefällt mir besonders die Tatsache, dass Sie durch Ihre globale Präsenz und hohen Fokus auf eine starke Markenposition die wirtschaftliche, soziale sowie auch technologische Entwicklung fördern und dadurch einen langfristigen Erfolg Ihrer Mandanten sicherstellen können. Während meiner Zeit an der IU Internationalen Hochschule </w:t>
      </w:r>
      <w:r w:rsidR="00FD1138">
        <w:rPr>
          <w:rFonts w:ascii="Times New Roman" w:hAnsi="Times New Roman" w:cs="Times New Roman"/>
          <w:sz w:val="19"/>
          <w:szCs w:val="19"/>
        </w:rPr>
        <w:t xml:space="preserve">als Bildungskonzern </w:t>
      </w:r>
      <w:r w:rsidRPr="008E1CFB">
        <w:rPr>
          <w:rFonts w:ascii="Times New Roman" w:hAnsi="Times New Roman" w:cs="Times New Roman"/>
          <w:sz w:val="19"/>
          <w:szCs w:val="19"/>
        </w:rPr>
        <w:t xml:space="preserve">habe ich ebenso festgestellt, dass eine Vorreiterrolle in der Implementierung von innovativen Lehr- und Lernmethoden, einschließlich KI-Tools und moderner Technologien, </w:t>
      </w:r>
      <w:r w:rsidR="009B5B11" w:rsidRPr="008E1CFB">
        <w:rPr>
          <w:rFonts w:ascii="Times New Roman" w:hAnsi="Times New Roman" w:cs="Times New Roman"/>
          <w:sz w:val="19"/>
          <w:szCs w:val="19"/>
        </w:rPr>
        <w:t>bahnbrechend</w:t>
      </w:r>
      <w:r w:rsidRPr="008E1CFB">
        <w:rPr>
          <w:rFonts w:ascii="Times New Roman" w:hAnsi="Times New Roman" w:cs="Times New Roman"/>
          <w:sz w:val="19"/>
          <w:szCs w:val="19"/>
        </w:rPr>
        <w:t xml:space="preserve"> sein k</w:t>
      </w:r>
      <w:r w:rsidR="009B5B11">
        <w:rPr>
          <w:rFonts w:ascii="Times New Roman" w:hAnsi="Times New Roman" w:cs="Times New Roman"/>
          <w:sz w:val="19"/>
          <w:szCs w:val="19"/>
        </w:rPr>
        <w:t>ann</w:t>
      </w:r>
      <w:r w:rsidRPr="008E1CFB">
        <w:rPr>
          <w:rFonts w:ascii="Times New Roman" w:hAnsi="Times New Roman" w:cs="Times New Roman"/>
          <w:sz w:val="19"/>
          <w:szCs w:val="19"/>
        </w:rPr>
        <w:t>. Besonders spannend finde ich zudem Ihre breite Aufstellung in der Elektromobilität, da ich durch den sozialen Wandel und die Digitalisierung ein großes Potenzial in diesem Sektor sehe und es mich schon immer fasziniert hat, wie schnell sich die Branche entwickelt und im Zuge immer neuer Herausforderungen anpassen kann. Dadurch kann ich mir sehr gut vorstellen, mich bei Berufseinstieg auf die Automobilbranche festzulegen, wodurch Sie die perfekte Adresse für dieses Praktikum sind.</w:t>
      </w:r>
    </w:p>
    <w:p w14:paraId="470A5FF5" w14:textId="77777777" w:rsidR="008E1CFB" w:rsidRPr="008E1CFB" w:rsidRDefault="008E1CFB" w:rsidP="008E1CFB">
      <w:pPr>
        <w:jc w:val="both"/>
        <w:rPr>
          <w:rFonts w:ascii="Times New Roman" w:hAnsi="Times New Roman" w:cs="Times New Roman"/>
          <w:sz w:val="19"/>
          <w:szCs w:val="19"/>
        </w:rPr>
      </w:pPr>
    </w:p>
    <w:p w14:paraId="74101F61" w14:textId="77777777" w:rsidR="008E1CFB" w:rsidRPr="008E1CFB" w:rsidRDefault="008E1CFB" w:rsidP="008E1CFB">
      <w:pPr>
        <w:jc w:val="both"/>
        <w:rPr>
          <w:rFonts w:ascii="Times New Roman" w:hAnsi="Times New Roman" w:cs="Times New Roman"/>
          <w:b/>
          <w:bCs/>
          <w:sz w:val="19"/>
          <w:szCs w:val="19"/>
        </w:rPr>
      </w:pPr>
      <w:r w:rsidRPr="008E1CFB">
        <w:rPr>
          <w:rFonts w:ascii="Times New Roman" w:hAnsi="Times New Roman" w:cs="Times New Roman"/>
          <w:b/>
          <w:bCs/>
          <w:sz w:val="19"/>
          <w:szCs w:val="19"/>
        </w:rPr>
        <w:t>Bayer:</w:t>
      </w:r>
    </w:p>
    <w:p w14:paraId="2990C33A" w14:textId="77777777" w:rsidR="008E1CFB" w:rsidRPr="008E1CFB" w:rsidRDefault="008E1CFB" w:rsidP="008E1CFB">
      <w:pPr>
        <w:jc w:val="both"/>
        <w:rPr>
          <w:rFonts w:ascii="Times New Roman" w:hAnsi="Times New Roman" w:cs="Times New Roman"/>
          <w:sz w:val="19"/>
          <w:szCs w:val="19"/>
        </w:rPr>
      </w:pPr>
    </w:p>
    <w:p w14:paraId="319E4CA2" w14:textId="77F3E960" w:rsidR="008E1CFB" w:rsidRDefault="008E1CFB" w:rsidP="008E1CFB">
      <w:pPr>
        <w:jc w:val="both"/>
        <w:rPr>
          <w:rFonts w:ascii="Times New Roman" w:hAnsi="Times New Roman" w:cs="Times New Roman"/>
          <w:sz w:val="19"/>
          <w:szCs w:val="19"/>
        </w:rPr>
      </w:pPr>
      <w:r w:rsidRPr="008E1CFB">
        <w:rPr>
          <w:rFonts w:ascii="Times New Roman" w:hAnsi="Times New Roman" w:cs="Times New Roman"/>
          <w:sz w:val="19"/>
          <w:szCs w:val="19"/>
        </w:rPr>
        <w:t xml:space="preserve">Die Bayer AG scheint mir für dieses Praktikum ideal. Neben Ihrem Status als führende Gesellschaft in der globalen Chemie- und Pharmaindustrie gefällt mir besonders die Tatsache, dass Sie durch Ihren hohen Fokus auf Forschung und Innovation die Entwicklung eines jeden Einzelnen fördern und dadurch einen langfristigen Erfolg Ihrer Mandanten sicherstellen können. Während meiner Zeit an der IU Internationalen Hochschule habe ich ebenso festgestellt, </w:t>
      </w:r>
      <w:r w:rsidR="00B263BF">
        <w:rPr>
          <w:rFonts w:ascii="Times New Roman" w:hAnsi="Times New Roman" w:cs="Times New Roman"/>
          <w:sz w:val="19"/>
          <w:szCs w:val="19"/>
        </w:rPr>
        <w:t>dass das Übernehmen sozialer Verantwortung</w:t>
      </w:r>
      <w:r w:rsidR="002938EF">
        <w:rPr>
          <w:rFonts w:ascii="Times New Roman" w:hAnsi="Times New Roman" w:cs="Times New Roman"/>
          <w:sz w:val="19"/>
          <w:szCs w:val="19"/>
        </w:rPr>
        <w:t xml:space="preserve"> eine bedeutende Rolle in unserer Gesellschaft spielt</w:t>
      </w:r>
      <w:r w:rsidR="008E6208">
        <w:rPr>
          <w:rFonts w:ascii="Times New Roman" w:hAnsi="Times New Roman" w:cs="Times New Roman"/>
          <w:sz w:val="19"/>
          <w:szCs w:val="19"/>
        </w:rPr>
        <w:t xml:space="preserve">, da </w:t>
      </w:r>
      <w:r w:rsidR="00A97E09">
        <w:rPr>
          <w:rFonts w:ascii="Times New Roman" w:hAnsi="Times New Roman" w:cs="Times New Roman"/>
          <w:sz w:val="19"/>
          <w:szCs w:val="19"/>
        </w:rPr>
        <w:t xml:space="preserve">sich </w:t>
      </w:r>
      <w:r w:rsidR="008E6208">
        <w:rPr>
          <w:rFonts w:ascii="Times New Roman" w:hAnsi="Times New Roman" w:cs="Times New Roman"/>
          <w:sz w:val="19"/>
          <w:szCs w:val="19"/>
        </w:rPr>
        <w:t xml:space="preserve">auch die IU </w:t>
      </w:r>
      <w:r w:rsidR="000A63D4">
        <w:rPr>
          <w:rFonts w:ascii="Times New Roman" w:hAnsi="Times New Roman" w:cs="Times New Roman"/>
          <w:sz w:val="19"/>
          <w:szCs w:val="19"/>
        </w:rPr>
        <w:t xml:space="preserve">sich leidenschaftlich </w:t>
      </w:r>
      <w:r w:rsidR="00A97E09">
        <w:rPr>
          <w:rFonts w:ascii="Times New Roman" w:hAnsi="Times New Roman" w:cs="Times New Roman"/>
          <w:sz w:val="19"/>
          <w:szCs w:val="19"/>
        </w:rPr>
        <w:t>für die Zugänglichkeit von Bildung</w:t>
      </w:r>
      <w:r w:rsidR="007277A3">
        <w:rPr>
          <w:rFonts w:ascii="Times New Roman" w:hAnsi="Times New Roman" w:cs="Times New Roman"/>
          <w:sz w:val="19"/>
          <w:szCs w:val="19"/>
        </w:rPr>
        <w:t xml:space="preserve"> und somit für das Wohl aller Menschen</w:t>
      </w:r>
      <w:r w:rsidR="002C128D">
        <w:rPr>
          <w:rFonts w:ascii="Times New Roman" w:hAnsi="Times New Roman" w:cs="Times New Roman"/>
          <w:sz w:val="19"/>
          <w:szCs w:val="19"/>
        </w:rPr>
        <w:t xml:space="preserve"> einsetzt. </w:t>
      </w:r>
      <w:r w:rsidR="000242CD">
        <w:rPr>
          <w:rFonts w:ascii="Times New Roman" w:hAnsi="Times New Roman" w:cs="Times New Roman"/>
          <w:sz w:val="19"/>
          <w:szCs w:val="19"/>
        </w:rPr>
        <w:t>Besonders spannend finde ich zudem Ihre breite Aufstellung i</w:t>
      </w:r>
      <w:r w:rsidR="00C02EE2">
        <w:rPr>
          <w:rFonts w:ascii="Times New Roman" w:hAnsi="Times New Roman" w:cs="Times New Roman"/>
          <w:sz w:val="19"/>
          <w:szCs w:val="19"/>
        </w:rPr>
        <w:t>m Consumer Health</w:t>
      </w:r>
      <w:r w:rsidR="00331AAE">
        <w:rPr>
          <w:rFonts w:ascii="Times New Roman" w:hAnsi="Times New Roman" w:cs="Times New Roman"/>
          <w:sz w:val="19"/>
          <w:szCs w:val="19"/>
        </w:rPr>
        <w:t xml:space="preserve">, da ich durch den sozialen Wandel </w:t>
      </w:r>
      <w:r w:rsidR="001B38FE">
        <w:rPr>
          <w:rFonts w:ascii="Times New Roman" w:hAnsi="Times New Roman" w:cs="Times New Roman"/>
          <w:sz w:val="19"/>
          <w:szCs w:val="19"/>
        </w:rPr>
        <w:t xml:space="preserve">einer bewussten Ernährung in der Gesellschaft und die Digitalisierung ein großes Potenzial in diesem Sektor sehe und es mich schon immer fasziniert hat, wie schnell sich die Branche </w:t>
      </w:r>
      <w:r w:rsidR="00882BC4">
        <w:rPr>
          <w:rFonts w:ascii="Times New Roman" w:hAnsi="Times New Roman" w:cs="Times New Roman"/>
          <w:sz w:val="19"/>
          <w:szCs w:val="19"/>
        </w:rPr>
        <w:t>entwickelt und im Zuge immer neuer Herausforderungen anpassen kann.</w:t>
      </w:r>
      <w:r w:rsidR="00B20CBF">
        <w:rPr>
          <w:rFonts w:ascii="Times New Roman" w:hAnsi="Times New Roman" w:cs="Times New Roman"/>
          <w:sz w:val="19"/>
          <w:szCs w:val="19"/>
        </w:rPr>
        <w:t xml:space="preserve"> </w:t>
      </w:r>
      <w:r w:rsidR="00B20CBF" w:rsidRPr="00887266">
        <w:rPr>
          <w:rFonts w:ascii="Times New Roman" w:hAnsi="Times New Roman" w:cs="Times New Roman"/>
          <w:sz w:val="19"/>
          <w:szCs w:val="19"/>
        </w:rPr>
        <w:t xml:space="preserve">Dadurch kann ich mir sehr gut vorstellen, mich bei Berufseinstieg auf </w:t>
      </w:r>
      <w:r w:rsidR="00274807">
        <w:rPr>
          <w:rFonts w:ascii="Times New Roman" w:hAnsi="Times New Roman" w:cs="Times New Roman"/>
          <w:sz w:val="19"/>
          <w:szCs w:val="19"/>
        </w:rPr>
        <w:t xml:space="preserve">die pharmazeutische Industrie </w:t>
      </w:r>
      <w:r w:rsidR="00B20CBF" w:rsidRPr="00887266">
        <w:rPr>
          <w:rFonts w:ascii="Times New Roman" w:hAnsi="Times New Roman" w:cs="Times New Roman"/>
          <w:sz w:val="19"/>
          <w:szCs w:val="19"/>
        </w:rPr>
        <w:t>festzulegen, wodurch Sie die perfekte Adresse für dieses Praktikum sind.</w:t>
      </w:r>
    </w:p>
    <w:p w14:paraId="17A13271" w14:textId="77777777" w:rsidR="00F622EB" w:rsidRDefault="00F622EB" w:rsidP="008E1CFB">
      <w:pPr>
        <w:jc w:val="both"/>
        <w:rPr>
          <w:rFonts w:ascii="Times New Roman" w:hAnsi="Times New Roman" w:cs="Times New Roman"/>
          <w:sz w:val="19"/>
          <w:szCs w:val="19"/>
        </w:rPr>
      </w:pPr>
    </w:p>
    <w:p w14:paraId="38C164D6" w14:textId="487CDFA5" w:rsidR="00F622EB" w:rsidRDefault="00DB6A74" w:rsidP="008E1CFB">
      <w:pPr>
        <w:jc w:val="both"/>
        <w:rPr>
          <w:rFonts w:ascii="Times New Roman" w:hAnsi="Times New Roman" w:cs="Times New Roman"/>
          <w:b/>
          <w:bCs/>
          <w:sz w:val="19"/>
          <w:szCs w:val="19"/>
        </w:rPr>
      </w:pPr>
      <w:r w:rsidRPr="00DB6A74">
        <w:rPr>
          <w:rFonts w:ascii="Times New Roman" w:hAnsi="Times New Roman" w:cs="Times New Roman"/>
          <w:b/>
          <w:bCs/>
          <w:sz w:val="19"/>
          <w:szCs w:val="19"/>
        </w:rPr>
        <w:t>LIQID:</w:t>
      </w:r>
    </w:p>
    <w:p w14:paraId="05741DCD" w14:textId="77777777" w:rsidR="00DB6A74" w:rsidRDefault="00DB6A74" w:rsidP="008E1CFB">
      <w:pPr>
        <w:jc w:val="both"/>
        <w:rPr>
          <w:rFonts w:ascii="Times New Roman" w:hAnsi="Times New Roman" w:cs="Times New Roman"/>
          <w:b/>
          <w:bCs/>
          <w:sz w:val="19"/>
          <w:szCs w:val="19"/>
        </w:rPr>
      </w:pPr>
    </w:p>
    <w:p w14:paraId="251ADA9D" w14:textId="551ECDBB" w:rsidR="00643F1A" w:rsidRPr="00690210" w:rsidRDefault="00690210" w:rsidP="008E1CFB">
      <w:pPr>
        <w:jc w:val="both"/>
        <w:rPr>
          <w:rFonts w:ascii="Times New Roman" w:hAnsi="Times New Roman" w:cs="Times New Roman"/>
          <w:sz w:val="19"/>
          <w:szCs w:val="19"/>
        </w:rPr>
      </w:pPr>
      <w:r>
        <w:rPr>
          <w:rFonts w:ascii="Times New Roman" w:hAnsi="Times New Roman" w:cs="Times New Roman"/>
          <w:sz w:val="19"/>
          <w:szCs w:val="19"/>
        </w:rPr>
        <w:t xml:space="preserve">Die </w:t>
      </w:r>
      <w:proofErr w:type="spellStart"/>
      <w:r>
        <w:rPr>
          <w:rFonts w:ascii="Times New Roman" w:hAnsi="Times New Roman" w:cs="Times New Roman"/>
          <w:sz w:val="19"/>
          <w:szCs w:val="19"/>
        </w:rPr>
        <w:t>Liqid</w:t>
      </w:r>
      <w:proofErr w:type="spellEnd"/>
      <w:r>
        <w:rPr>
          <w:rFonts w:ascii="Times New Roman" w:hAnsi="Times New Roman" w:cs="Times New Roman"/>
          <w:sz w:val="19"/>
          <w:szCs w:val="19"/>
        </w:rPr>
        <w:t xml:space="preserve"> GmbH scheint mir für dieses Praktikum ideal.</w:t>
      </w:r>
      <w:r w:rsidR="0001174B">
        <w:rPr>
          <w:rFonts w:ascii="Times New Roman" w:hAnsi="Times New Roman" w:cs="Times New Roman"/>
          <w:sz w:val="19"/>
          <w:szCs w:val="19"/>
        </w:rPr>
        <w:t xml:space="preserve"> </w:t>
      </w:r>
      <w:r w:rsidR="00341DF5">
        <w:rPr>
          <w:rFonts w:ascii="Times New Roman" w:hAnsi="Times New Roman" w:cs="Times New Roman"/>
          <w:sz w:val="19"/>
          <w:szCs w:val="19"/>
        </w:rPr>
        <w:t xml:space="preserve">Neben Ihrem Status als </w:t>
      </w:r>
      <w:r w:rsidR="00934D4B">
        <w:rPr>
          <w:rFonts w:ascii="Times New Roman" w:hAnsi="Times New Roman" w:cs="Times New Roman"/>
          <w:sz w:val="19"/>
          <w:szCs w:val="19"/>
        </w:rPr>
        <w:t xml:space="preserve">einer der größten Vermögensverwalter in Deutschland gefällt mir besonders die Tatsache, dass Sie durch Ihren hohen Fokus auf </w:t>
      </w:r>
      <w:r w:rsidR="00064B18">
        <w:rPr>
          <w:rFonts w:ascii="Times New Roman" w:hAnsi="Times New Roman" w:cs="Times New Roman"/>
          <w:sz w:val="19"/>
          <w:szCs w:val="19"/>
        </w:rPr>
        <w:t xml:space="preserve">Innovation und Diversität die </w:t>
      </w:r>
      <w:r w:rsidR="00F458F0">
        <w:rPr>
          <w:rFonts w:ascii="Times New Roman" w:hAnsi="Times New Roman" w:cs="Times New Roman"/>
          <w:sz w:val="19"/>
          <w:szCs w:val="19"/>
        </w:rPr>
        <w:t>Entwicklung eines jeden Einzelnen fördern und dadurch einen langfristigen Erfolg Ihrer Mandanten sicherstellen können.</w:t>
      </w:r>
      <w:r w:rsidR="00E578AE">
        <w:rPr>
          <w:rFonts w:ascii="Times New Roman" w:hAnsi="Times New Roman" w:cs="Times New Roman"/>
          <w:sz w:val="19"/>
          <w:szCs w:val="19"/>
        </w:rPr>
        <w:t xml:space="preserve"> Während </w:t>
      </w:r>
      <w:r w:rsidR="00F36FD9">
        <w:rPr>
          <w:rFonts w:ascii="Times New Roman" w:hAnsi="Times New Roman" w:cs="Times New Roman"/>
          <w:sz w:val="19"/>
          <w:szCs w:val="19"/>
        </w:rPr>
        <w:t>meiner Zeit an der IU Internationalen Hochschule</w:t>
      </w:r>
      <w:r w:rsidR="009C5051">
        <w:rPr>
          <w:rFonts w:ascii="Times New Roman" w:hAnsi="Times New Roman" w:cs="Times New Roman"/>
          <w:sz w:val="19"/>
          <w:szCs w:val="19"/>
        </w:rPr>
        <w:t xml:space="preserve"> als Bildungskonzern</w:t>
      </w:r>
      <w:r w:rsidR="00F36FD9">
        <w:rPr>
          <w:rFonts w:ascii="Times New Roman" w:hAnsi="Times New Roman" w:cs="Times New Roman"/>
          <w:sz w:val="19"/>
          <w:szCs w:val="19"/>
        </w:rPr>
        <w:t xml:space="preserve"> habe ich ebenso festgestellt, </w:t>
      </w:r>
      <w:r w:rsidR="00CC04FE">
        <w:rPr>
          <w:rFonts w:ascii="Times New Roman" w:hAnsi="Times New Roman" w:cs="Times New Roman"/>
          <w:sz w:val="19"/>
          <w:szCs w:val="19"/>
        </w:rPr>
        <w:t>wie wichtig der Einsatz</w:t>
      </w:r>
      <w:r w:rsidR="00112AAE">
        <w:rPr>
          <w:rFonts w:ascii="Times New Roman" w:hAnsi="Times New Roman" w:cs="Times New Roman"/>
          <w:sz w:val="19"/>
          <w:szCs w:val="19"/>
        </w:rPr>
        <w:t xml:space="preserve"> moderner Technologien und Innovation</w:t>
      </w:r>
      <w:r w:rsidR="0026396A">
        <w:rPr>
          <w:rFonts w:ascii="Times New Roman" w:hAnsi="Times New Roman" w:cs="Times New Roman"/>
          <w:sz w:val="19"/>
          <w:szCs w:val="19"/>
        </w:rPr>
        <w:t>en</w:t>
      </w:r>
      <w:r w:rsidR="00112AAE">
        <w:rPr>
          <w:rFonts w:ascii="Times New Roman" w:hAnsi="Times New Roman" w:cs="Times New Roman"/>
          <w:sz w:val="19"/>
          <w:szCs w:val="19"/>
        </w:rPr>
        <w:t xml:space="preserve"> sein kann, um dem Kunden bessere Dienstleistungen an</w:t>
      </w:r>
      <w:r w:rsidR="0060241A">
        <w:rPr>
          <w:rFonts w:ascii="Times New Roman" w:hAnsi="Times New Roman" w:cs="Times New Roman"/>
          <w:sz w:val="19"/>
          <w:szCs w:val="19"/>
        </w:rPr>
        <w:t>zu</w:t>
      </w:r>
      <w:r w:rsidR="00112AAE">
        <w:rPr>
          <w:rFonts w:ascii="Times New Roman" w:hAnsi="Times New Roman" w:cs="Times New Roman"/>
          <w:sz w:val="19"/>
          <w:szCs w:val="19"/>
        </w:rPr>
        <w:t>bieten.</w:t>
      </w:r>
      <w:r w:rsidR="00643F1A">
        <w:rPr>
          <w:rFonts w:ascii="Times New Roman" w:hAnsi="Times New Roman" w:cs="Times New Roman"/>
          <w:sz w:val="19"/>
          <w:szCs w:val="19"/>
        </w:rPr>
        <w:t xml:space="preserve"> Besonders spannend finde ich zudem Ihre breite Aufstellung</w:t>
      </w:r>
      <w:r w:rsidR="00DA29FD">
        <w:rPr>
          <w:rFonts w:ascii="Times New Roman" w:hAnsi="Times New Roman" w:cs="Times New Roman"/>
          <w:sz w:val="19"/>
          <w:szCs w:val="19"/>
        </w:rPr>
        <w:t xml:space="preserve"> </w:t>
      </w:r>
      <w:r w:rsidR="00896E03">
        <w:rPr>
          <w:rFonts w:ascii="Times New Roman" w:hAnsi="Times New Roman" w:cs="Times New Roman"/>
          <w:sz w:val="19"/>
          <w:szCs w:val="19"/>
        </w:rPr>
        <w:t xml:space="preserve">in der digitalen Vermögensverwaltung, da </w:t>
      </w:r>
      <w:r w:rsidR="00896E03" w:rsidRPr="00887266">
        <w:rPr>
          <w:rFonts w:ascii="Times New Roman" w:hAnsi="Times New Roman" w:cs="Times New Roman"/>
          <w:sz w:val="19"/>
          <w:szCs w:val="19"/>
        </w:rPr>
        <w:t>ich durch den demografischen Wandel und die Digitalisierung ein großes Potenzial in diesem Sektor sehe und es mich schon immer fasziniert hat, wie schnell sich die Branche wandelt und im Zuge immer neuer Herausforderungen anpassen kann. Dadurch kann ich mir sehr gut vorstellen, mich bei Berufseinstieg auf die</w:t>
      </w:r>
      <w:r w:rsidR="00577B52">
        <w:rPr>
          <w:rFonts w:ascii="Times New Roman" w:hAnsi="Times New Roman" w:cs="Times New Roman"/>
          <w:sz w:val="19"/>
          <w:szCs w:val="19"/>
        </w:rPr>
        <w:t xml:space="preserve"> Finanzdienstleistungsb</w:t>
      </w:r>
      <w:r w:rsidR="00896E03" w:rsidRPr="00887266">
        <w:rPr>
          <w:rFonts w:ascii="Times New Roman" w:hAnsi="Times New Roman" w:cs="Times New Roman"/>
          <w:sz w:val="19"/>
          <w:szCs w:val="19"/>
        </w:rPr>
        <w:t>ranche festzulegen, wodurch Sie die perfekte Adresse für dieses Praktikum sind.</w:t>
      </w:r>
    </w:p>
    <w:p w14:paraId="58A592E6" w14:textId="77777777" w:rsidR="00643002" w:rsidRDefault="00643002" w:rsidP="008E1CFB">
      <w:pPr>
        <w:jc w:val="both"/>
        <w:rPr>
          <w:rFonts w:ascii="Times New Roman" w:hAnsi="Times New Roman" w:cs="Times New Roman"/>
          <w:sz w:val="19"/>
          <w:szCs w:val="19"/>
        </w:rPr>
      </w:pPr>
    </w:p>
    <w:p w14:paraId="468EFE31" w14:textId="128A3240" w:rsidR="00643002" w:rsidRDefault="00643002" w:rsidP="008E1CFB">
      <w:pPr>
        <w:jc w:val="both"/>
        <w:rPr>
          <w:rFonts w:ascii="Times New Roman" w:hAnsi="Times New Roman" w:cs="Times New Roman"/>
          <w:b/>
          <w:bCs/>
          <w:sz w:val="19"/>
          <w:szCs w:val="19"/>
        </w:rPr>
      </w:pPr>
      <w:r w:rsidRPr="00500419">
        <w:rPr>
          <w:rFonts w:ascii="Times New Roman" w:hAnsi="Times New Roman" w:cs="Times New Roman"/>
          <w:b/>
          <w:bCs/>
          <w:sz w:val="19"/>
          <w:szCs w:val="19"/>
        </w:rPr>
        <w:t>Deloitte</w:t>
      </w:r>
      <w:r w:rsidR="00500419" w:rsidRPr="00500419">
        <w:rPr>
          <w:rFonts w:ascii="Times New Roman" w:hAnsi="Times New Roman" w:cs="Times New Roman"/>
          <w:b/>
          <w:bCs/>
          <w:sz w:val="19"/>
          <w:szCs w:val="19"/>
        </w:rPr>
        <w:t>:</w:t>
      </w:r>
    </w:p>
    <w:p w14:paraId="222BA708" w14:textId="77777777" w:rsidR="00500419" w:rsidRDefault="00500419" w:rsidP="008E1CFB">
      <w:pPr>
        <w:jc w:val="both"/>
        <w:rPr>
          <w:rFonts w:ascii="Times New Roman" w:hAnsi="Times New Roman" w:cs="Times New Roman"/>
          <w:b/>
          <w:bCs/>
          <w:sz w:val="19"/>
          <w:szCs w:val="19"/>
        </w:rPr>
      </w:pPr>
    </w:p>
    <w:p w14:paraId="1D107C68" w14:textId="06F931E2" w:rsidR="00F40C92" w:rsidRDefault="00F40C92" w:rsidP="008E1CFB">
      <w:pPr>
        <w:jc w:val="both"/>
        <w:rPr>
          <w:rFonts w:ascii="Times New Roman" w:hAnsi="Times New Roman" w:cs="Times New Roman"/>
          <w:sz w:val="19"/>
          <w:szCs w:val="19"/>
        </w:rPr>
      </w:pPr>
      <w:r>
        <w:rPr>
          <w:rFonts w:ascii="Times New Roman" w:hAnsi="Times New Roman" w:cs="Times New Roman"/>
          <w:sz w:val="19"/>
          <w:szCs w:val="19"/>
        </w:rPr>
        <w:t>Die Deloitte GmbH</w:t>
      </w:r>
      <w:r w:rsidR="0031495E">
        <w:rPr>
          <w:rFonts w:ascii="Times New Roman" w:hAnsi="Times New Roman" w:cs="Times New Roman"/>
          <w:sz w:val="19"/>
          <w:szCs w:val="19"/>
        </w:rPr>
        <w:t xml:space="preserve"> scheint mir für dieses Praktikum ideal. Neben Ihrem Status als einer der weltweit größten internationalen Beratungs- und Wirtschaftsprüfungsunternehmen gefällt mir besonders die Tatsache, </w:t>
      </w:r>
      <w:r w:rsidR="00110DB0">
        <w:rPr>
          <w:rFonts w:ascii="Times New Roman" w:hAnsi="Times New Roman" w:cs="Times New Roman"/>
          <w:sz w:val="19"/>
          <w:szCs w:val="19"/>
        </w:rPr>
        <w:t>dass Sie durch Ihren hohen Fokus auf Diversität</w:t>
      </w:r>
      <w:r w:rsidR="003C082C">
        <w:rPr>
          <w:rFonts w:ascii="Times New Roman" w:hAnsi="Times New Roman" w:cs="Times New Roman"/>
          <w:sz w:val="19"/>
          <w:szCs w:val="19"/>
        </w:rPr>
        <w:t xml:space="preserve"> in</w:t>
      </w:r>
      <w:r w:rsidR="000B66C9">
        <w:rPr>
          <w:rFonts w:ascii="Times New Roman" w:hAnsi="Times New Roman" w:cs="Times New Roman"/>
          <w:sz w:val="19"/>
          <w:szCs w:val="19"/>
        </w:rPr>
        <w:t xml:space="preserve"> den</w:t>
      </w:r>
      <w:r w:rsidR="003C082C">
        <w:rPr>
          <w:rFonts w:ascii="Times New Roman" w:hAnsi="Times New Roman" w:cs="Times New Roman"/>
          <w:sz w:val="19"/>
          <w:szCs w:val="19"/>
        </w:rPr>
        <w:t xml:space="preserve"> einzelnen Geschäftsbereichen</w:t>
      </w:r>
      <w:r w:rsidR="00E954AE">
        <w:rPr>
          <w:rFonts w:ascii="Times New Roman" w:hAnsi="Times New Roman" w:cs="Times New Roman"/>
          <w:sz w:val="19"/>
          <w:szCs w:val="19"/>
        </w:rPr>
        <w:t xml:space="preserve"> die Entwicklung eines jeden Einzelnen fördern und dadurch einen langfristigen Erfolg Ihrer Mandanten sicherstellen können. </w:t>
      </w:r>
      <w:r w:rsidR="00365B77">
        <w:rPr>
          <w:rFonts w:ascii="Times New Roman" w:hAnsi="Times New Roman" w:cs="Times New Roman"/>
          <w:sz w:val="19"/>
          <w:szCs w:val="19"/>
        </w:rPr>
        <w:t>Während meiner Zeit an der IU Internationalen Hochschule als Bildungskonzern habe ich ebenso festgestellt, wie wichtig der Einsatz moderner Technologien und Innovationen sein kann, um dem Kunden bessere Dienstleistungen an</w:t>
      </w:r>
      <w:r w:rsidR="0060241A">
        <w:rPr>
          <w:rFonts w:ascii="Times New Roman" w:hAnsi="Times New Roman" w:cs="Times New Roman"/>
          <w:sz w:val="19"/>
          <w:szCs w:val="19"/>
        </w:rPr>
        <w:t>zu</w:t>
      </w:r>
      <w:r w:rsidR="00365B77">
        <w:rPr>
          <w:rFonts w:ascii="Times New Roman" w:hAnsi="Times New Roman" w:cs="Times New Roman"/>
          <w:sz w:val="19"/>
          <w:szCs w:val="19"/>
        </w:rPr>
        <w:t>bieten.</w:t>
      </w:r>
      <w:r w:rsidR="0022523D">
        <w:rPr>
          <w:rFonts w:ascii="Times New Roman" w:hAnsi="Times New Roman" w:cs="Times New Roman"/>
          <w:sz w:val="19"/>
          <w:szCs w:val="19"/>
        </w:rPr>
        <w:t xml:space="preserve"> Besonders spannend finde ich</w:t>
      </w:r>
      <w:r w:rsidR="009C39DB">
        <w:rPr>
          <w:rFonts w:ascii="Times New Roman" w:hAnsi="Times New Roman" w:cs="Times New Roman"/>
          <w:sz w:val="19"/>
          <w:szCs w:val="19"/>
        </w:rPr>
        <w:t xml:space="preserve"> </w:t>
      </w:r>
      <w:r w:rsidR="00372274">
        <w:rPr>
          <w:rFonts w:ascii="Times New Roman" w:hAnsi="Times New Roman" w:cs="Times New Roman"/>
          <w:sz w:val="19"/>
          <w:szCs w:val="19"/>
        </w:rPr>
        <w:t>daher</w:t>
      </w:r>
      <w:r w:rsidR="009C39DB">
        <w:rPr>
          <w:rFonts w:ascii="Times New Roman" w:hAnsi="Times New Roman" w:cs="Times New Roman"/>
          <w:sz w:val="19"/>
          <w:szCs w:val="19"/>
        </w:rPr>
        <w:t xml:space="preserve"> Ihre breite Aufstellung in </w:t>
      </w:r>
      <w:r w:rsidR="006B1BA7">
        <w:rPr>
          <w:rFonts w:ascii="Times New Roman" w:hAnsi="Times New Roman" w:cs="Times New Roman"/>
          <w:sz w:val="19"/>
          <w:szCs w:val="19"/>
        </w:rPr>
        <w:t>der Beratung für digital</w:t>
      </w:r>
      <w:r w:rsidR="00372274">
        <w:rPr>
          <w:rFonts w:ascii="Times New Roman" w:hAnsi="Times New Roman" w:cs="Times New Roman"/>
          <w:sz w:val="19"/>
          <w:szCs w:val="19"/>
        </w:rPr>
        <w:t>e Transformation und Technologielösungen</w:t>
      </w:r>
      <w:r w:rsidR="002E6C93">
        <w:rPr>
          <w:rFonts w:ascii="Times New Roman" w:hAnsi="Times New Roman" w:cs="Times New Roman"/>
          <w:sz w:val="19"/>
          <w:szCs w:val="19"/>
        </w:rPr>
        <w:t xml:space="preserve">, </w:t>
      </w:r>
      <w:r w:rsidR="00790A4D" w:rsidRPr="00887266">
        <w:rPr>
          <w:rFonts w:ascii="Times New Roman" w:hAnsi="Times New Roman" w:cs="Times New Roman"/>
          <w:sz w:val="19"/>
          <w:szCs w:val="19"/>
        </w:rPr>
        <w:t xml:space="preserve">da ich durch den demografischen Wandel und die Digitalisierung ein großes Potenzial in diesem Sektor sehe und es mich schon immer fasziniert hat, wie schnell sich die Branche wandelt und im Zuge immer neuer Herausforderungen anpassen kann. Dadurch kann ich mir sehr gut vorstellen, mich bei Berufseinstieg </w:t>
      </w:r>
      <w:r w:rsidR="00CC5AAB">
        <w:rPr>
          <w:rFonts w:ascii="Times New Roman" w:hAnsi="Times New Roman" w:cs="Times New Roman"/>
          <w:sz w:val="19"/>
          <w:szCs w:val="19"/>
        </w:rPr>
        <w:t>im Consulting</w:t>
      </w:r>
      <w:r w:rsidR="00790A4D" w:rsidRPr="00887266">
        <w:rPr>
          <w:rFonts w:ascii="Times New Roman" w:hAnsi="Times New Roman" w:cs="Times New Roman"/>
          <w:sz w:val="19"/>
          <w:szCs w:val="19"/>
        </w:rPr>
        <w:t xml:space="preserve"> festzulegen, wodurch Sie die perfekte Adresse für dieses Praktikum sind.</w:t>
      </w:r>
    </w:p>
    <w:p w14:paraId="1C74783A" w14:textId="77777777" w:rsidR="00F942EA" w:rsidRDefault="00F942EA" w:rsidP="008E1CFB">
      <w:pPr>
        <w:jc w:val="both"/>
        <w:rPr>
          <w:rFonts w:ascii="Times New Roman" w:hAnsi="Times New Roman" w:cs="Times New Roman"/>
          <w:sz w:val="19"/>
          <w:szCs w:val="19"/>
        </w:rPr>
      </w:pPr>
    </w:p>
    <w:p w14:paraId="7D27DD3D" w14:textId="77777777" w:rsidR="00F942EA" w:rsidRDefault="00F942EA" w:rsidP="008E1CFB">
      <w:pPr>
        <w:jc w:val="both"/>
        <w:rPr>
          <w:rFonts w:ascii="Times New Roman" w:hAnsi="Times New Roman" w:cs="Times New Roman"/>
          <w:sz w:val="19"/>
          <w:szCs w:val="19"/>
        </w:rPr>
      </w:pPr>
    </w:p>
    <w:p w14:paraId="52CDA51E" w14:textId="77777777" w:rsidR="00F942EA" w:rsidRDefault="00F942EA" w:rsidP="008E1CFB">
      <w:pPr>
        <w:jc w:val="both"/>
        <w:rPr>
          <w:rFonts w:ascii="Times New Roman" w:hAnsi="Times New Roman" w:cs="Times New Roman"/>
          <w:sz w:val="19"/>
          <w:szCs w:val="19"/>
        </w:rPr>
      </w:pPr>
    </w:p>
    <w:p w14:paraId="40CAFA25" w14:textId="77777777" w:rsidR="00F942EA" w:rsidRDefault="00F942EA" w:rsidP="008E1CFB">
      <w:pPr>
        <w:jc w:val="both"/>
        <w:rPr>
          <w:rFonts w:ascii="Times New Roman" w:hAnsi="Times New Roman" w:cs="Times New Roman"/>
          <w:sz w:val="19"/>
          <w:szCs w:val="19"/>
        </w:rPr>
      </w:pPr>
    </w:p>
    <w:p w14:paraId="142D37CB" w14:textId="77777777" w:rsidR="00CC5AAB" w:rsidRDefault="00CC5AAB" w:rsidP="008E1CFB">
      <w:pPr>
        <w:jc w:val="both"/>
        <w:rPr>
          <w:rFonts w:ascii="Times New Roman" w:hAnsi="Times New Roman" w:cs="Times New Roman"/>
          <w:sz w:val="19"/>
          <w:szCs w:val="19"/>
        </w:rPr>
      </w:pPr>
    </w:p>
    <w:p w14:paraId="230767C9" w14:textId="77777777" w:rsidR="00CC5AAB" w:rsidRPr="00500419" w:rsidRDefault="00CC5AAB" w:rsidP="008E1CFB">
      <w:pPr>
        <w:jc w:val="both"/>
        <w:rPr>
          <w:rFonts w:ascii="Times New Roman" w:hAnsi="Times New Roman" w:cs="Times New Roman"/>
          <w:sz w:val="19"/>
          <w:szCs w:val="19"/>
        </w:rPr>
      </w:pPr>
    </w:p>
    <w:p w14:paraId="20EE9E0C" w14:textId="57D69707" w:rsidR="008E1CFB" w:rsidRDefault="00B263BF" w:rsidP="008E1CFB">
      <w:pPr>
        <w:jc w:val="both"/>
        <w:rPr>
          <w:rFonts w:ascii="Times New Roman" w:hAnsi="Times New Roman" w:cs="Times New Roman"/>
          <w:sz w:val="19"/>
          <w:szCs w:val="19"/>
        </w:rPr>
      </w:pPr>
      <w:r>
        <w:rPr>
          <w:rFonts w:ascii="Times New Roman" w:hAnsi="Times New Roman" w:cs="Times New Roman"/>
          <w:sz w:val="19"/>
          <w:szCs w:val="19"/>
        </w:rPr>
        <w:t xml:space="preserve"> </w:t>
      </w:r>
    </w:p>
    <w:p w14:paraId="075A5325" w14:textId="6C8D9D4D" w:rsidR="00BE0A4C" w:rsidRPr="00C31E87" w:rsidRDefault="00C31E87" w:rsidP="001017AD">
      <w:pPr>
        <w:jc w:val="both"/>
        <w:rPr>
          <w:rFonts w:ascii="Times New Roman" w:hAnsi="Times New Roman" w:cs="Times New Roman"/>
          <w:b/>
          <w:bCs/>
          <w:sz w:val="19"/>
          <w:szCs w:val="19"/>
        </w:rPr>
      </w:pPr>
      <w:r w:rsidRPr="00C31E87">
        <w:rPr>
          <w:rFonts w:ascii="Times New Roman" w:hAnsi="Times New Roman" w:cs="Times New Roman"/>
          <w:b/>
          <w:bCs/>
          <w:sz w:val="19"/>
          <w:szCs w:val="19"/>
        </w:rPr>
        <w:lastRenderedPageBreak/>
        <w:t>Porsche AG:</w:t>
      </w:r>
    </w:p>
    <w:p w14:paraId="52F7192C" w14:textId="77777777" w:rsidR="00C31E87" w:rsidRDefault="00C31E87" w:rsidP="001017AD">
      <w:pPr>
        <w:jc w:val="both"/>
        <w:rPr>
          <w:rFonts w:ascii="Times New Roman" w:hAnsi="Times New Roman" w:cs="Times New Roman"/>
          <w:sz w:val="19"/>
          <w:szCs w:val="19"/>
        </w:rPr>
      </w:pPr>
    </w:p>
    <w:p w14:paraId="7E6E46E3" w14:textId="74CFBA35" w:rsidR="00C31E87" w:rsidRDefault="00C31E87" w:rsidP="001017AD">
      <w:pPr>
        <w:jc w:val="both"/>
        <w:rPr>
          <w:rFonts w:ascii="Times New Roman" w:hAnsi="Times New Roman" w:cs="Times New Roman"/>
          <w:sz w:val="19"/>
          <w:szCs w:val="19"/>
        </w:rPr>
      </w:pPr>
      <w:r>
        <w:rPr>
          <w:rFonts w:ascii="Times New Roman" w:hAnsi="Times New Roman" w:cs="Times New Roman"/>
          <w:sz w:val="19"/>
          <w:szCs w:val="19"/>
        </w:rPr>
        <w:t>Die Porsche AG scheint mir für dieses Praktikum ideal. Neben Ihrem Status</w:t>
      </w:r>
      <w:r w:rsidR="00E5407A">
        <w:rPr>
          <w:rFonts w:ascii="Times New Roman" w:hAnsi="Times New Roman" w:cs="Times New Roman"/>
          <w:sz w:val="19"/>
          <w:szCs w:val="19"/>
        </w:rPr>
        <w:t xml:space="preserve"> als einer der </w:t>
      </w:r>
      <w:r w:rsidR="00E5407A" w:rsidRPr="00EC2DBB">
        <w:rPr>
          <w:rFonts w:ascii="Times New Roman" w:eastAsia="Times New Roman" w:hAnsi="Times New Roman" w:cs="Times New Roman"/>
          <w:color w:val="000000"/>
          <w:sz w:val="19"/>
          <w:szCs w:val="19"/>
          <w:lang w:eastAsia="de-DE"/>
        </w:rPr>
        <w:t xml:space="preserve">führenden und erfolgreichsten </w:t>
      </w:r>
      <w:r w:rsidR="006F39F2">
        <w:rPr>
          <w:rFonts w:ascii="Times New Roman" w:eastAsia="Times New Roman" w:hAnsi="Times New Roman" w:cs="Times New Roman"/>
          <w:color w:val="000000"/>
          <w:sz w:val="19"/>
          <w:szCs w:val="19"/>
          <w:lang w:eastAsia="de-DE"/>
        </w:rPr>
        <w:t>Sportwagenmarke</w:t>
      </w:r>
      <w:r w:rsidR="00E5407A" w:rsidRPr="00EC2DBB">
        <w:rPr>
          <w:rFonts w:ascii="Times New Roman" w:eastAsia="Times New Roman" w:hAnsi="Times New Roman" w:cs="Times New Roman"/>
          <w:color w:val="000000"/>
          <w:sz w:val="19"/>
          <w:szCs w:val="19"/>
          <w:lang w:eastAsia="de-DE"/>
        </w:rPr>
        <w:t xml:space="preserve"> weltweit gefällt mir besonders die Tatsache, dass Sie durch Ihren hohen Fokus auf innovative Technologien und hochwertige Fahrzeuge einen nachhaltigen Erfolg sicherstellen können.</w:t>
      </w:r>
      <w:r w:rsidR="004A7C95">
        <w:rPr>
          <w:rFonts w:ascii="Times New Roman" w:eastAsia="Times New Roman" w:hAnsi="Times New Roman" w:cs="Times New Roman"/>
          <w:color w:val="000000"/>
          <w:sz w:val="19"/>
          <w:szCs w:val="19"/>
          <w:lang w:eastAsia="de-DE"/>
        </w:rPr>
        <w:t xml:space="preserve"> </w:t>
      </w:r>
      <w:r w:rsidR="004A7C95" w:rsidRPr="008E1CFB">
        <w:rPr>
          <w:rFonts w:ascii="Times New Roman" w:hAnsi="Times New Roman" w:cs="Times New Roman"/>
          <w:sz w:val="19"/>
          <w:szCs w:val="19"/>
        </w:rPr>
        <w:t xml:space="preserve">Während meiner Zeit an der IU Internationalen Hochschule </w:t>
      </w:r>
      <w:r w:rsidR="004A7C95">
        <w:rPr>
          <w:rFonts w:ascii="Times New Roman" w:hAnsi="Times New Roman" w:cs="Times New Roman"/>
          <w:sz w:val="19"/>
          <w:szCs w:val="19"/>
        </w:rPr>
        <w:t xml:space="preserve">als Bildungskonzern </w:t>
      </w:r>
      <w:r w:rsidR="004A7C95" w:rsidRPr="008E1CFB">
        <w:rPr>
          <w:rFonts w:ascii="Times New Roman" w:hAnsi="Times New Roman" w:cs="Times New Roman"/>
          <w:sz w:val="19"/>
          <w:szCs w:val="19"/>
        </w:rPr>
        <w:t>habe ich ebenso festgestellt, dass eine Vorreiterrolle in der Implementierung von innovativen Lehr- und Lernmethoden, einschließlich KI-Tools und moderner Technologien, bahnbrechend sein k</w:t>
      </w:r>
      <w:r w:rsidR="004A7C95">
        <w:rPr>
          <w:rFonts w:ascii="Times New Roman" w:hAnsi="Times New Roman" w:cs="Times New Roman"/>
          <w:sz w:val="19"/>
          <w:szCs w:val="19"/>
        </w:rPr>
        <w:t>ann.</w:t>
      </w:r>
      <w:r w:rsidR="00DB2439">
        <w:rPr>
          <w:rFonts w:ascii="Times New Roman" w:hAnsi="Times New Roman" w:cs="Times New Roman"/>
          <w:sz w:val="19"/>
          <w:szCs w:val="19"/>
        </w:rPr>
        <w:t xml:space="preserve"> </w:t>
      </w:r>
      <w:r w:rsidR="00445382" w:rsidRPr="00887266">
        <w:rPr>
          <w:rFonts w:ascii="Times New Roman" w:hAnsi="Times New Roman" w:cs="Times New Roman"/>
          <w:sz w:val="19"/>
          <w:szCs w:val="19"/>
        </w:rPr>
        <w:t>Besonders spannend finde ich zudem Ihre</w:t>
      </w:r>
      <w:r w:rsidR="00E73E69">
        <w:rPr>
          <w:rFonts w:ascii="Times New Roman" w:hAnsi="Times New Roman" w:cs="Times New Roman"/>
          <w:sz w:val="19"/>
          <w:szCs w:val="19"/>
        </w:rPr>
        <w:t xml:space="preserve"> Entwicklungen</w:t>
      </w:r>
      <w:r w:rsidR="00DB2439">
        <w:rPr>
          <w:rFonts w:ascii="Times New Roman" w:hAnsi="Times New Roman" w:cs="Times New Roman"/>
          <w:sz w:val="19"/>
          <w:szCs w:val="19"/>
        </w:rPr>
        <w:t xml:space="preserve"> in der Elektrifizierung</w:t>
      </w:r>
      <w:r w:rsidR="00445382" w:rsidRPr="00887266">
        <w:rPr>
          <w:rFonts w:ascii="Times New Roman" w:hAnsi="Times New Roman" w:cs="Times New Roman"/>
          <w:sz w:val="19"/>
          <w:szCs w:val="19"/>
        </w:rPr>
        <w:t>,</w:t>
      </w:r>
      <w:r w:rsidR="00D174C5" w:rsidRPr="00D174C5">
        <w:rPr>
          <w:rFonts w:ascii="Times New Roman" w:hAnsi="Times New Roman" w:cs="Times New Roman"/>
          <w:sz w:val="19"/>
          <w:szCs w:val="19"/>
        </w:rPr>
        <w:t xml:space="preserve"> </w:t>
      </w:r>
      <w:r w:rsidR="00D174C5" w:rsidRPr="008E1CFB">
        <w:rPr>
          <w:rFonts w:ascii="Times New Roman" w:hAnsi="Times New Roman" w:cs="Times New Roman"/>
          <w:sz w:val="19"/>
          <w:szCs w:val="19"/>
        </w:rPr>
        <w:t>da ich durch den sozialen Wandel und die Digitalisierung ein großes Potenzial in diesem Sektor sehe und es mich schon immer fasziniert hat, wie schnell sich die Branche entwickelt und im Zuge immer neuer Herausforderungen anpassen kann. Dadurch kann ich mir sehr gut vorstellen, mich bei Berufseinstieg auf die Automobilbranche festzulegen, wodurch Sie die perfekte Adresse für dieses Praktikum sind</w:t>
      </w:r>
      <w:r w:rsidR="00445382" w:rsidRPr="00887266">
        <w:rPr>
          <w:rFonts w:ascii="Times New Roman" w:hAnsi="Times New Roman" w:cs="Times New Roman"/>
          <w:sz w:val="19"/>
          <w:szCs w:val="19"/>
        </w:rPr>
        <w:t>.</w:t>
      </w:r>
    </w:p>
    <w:p w14:paraId="7A549A57" w14:textId="77777777" w:rsidR="00E5407A" w:rsidRDefault="00E5407A" w:rsidP="001017AD">
      <w:pPr>
        <w:jc w:val="both"/>
        <w:rPr>
          <w:rFonts w:ascii="Times New Roman" w:hAnsi="Times New Roman" w:cs="Times New Roman"/>
          <w:sz w:val="19"/>
          <w:szCs w:val="19"/>
        </w:rPr>
      </w:pPr>
    </w:p>
    <w:p w14:paraId="0DDCEB15" w14:textId="1ED97AC2" w:rsidR="007B264C" w:rsidRDefault="007B264C" w:rsidP="001017AD">
      <w:pPr>
        <w:jc w:val="both"/>
        <w:rPr>
          <w:rFonts w:ascii="Times New Roman" w:hAnsi="Times New Roman" w:cs="Times New Roman"/>
          <w:b/>
          <w:bCs/>
          <w:sz w:val="19"/>
          <w:szCs w:val="19"/>
        </w:rPr>
      </w:pPr>
      <w:r w:rsidRPr="007B264C">
        <w:rPr>
          <w:rFonts w:ascii="Times New Roman" w:hAnsi="Times New Roman" w:cs="Times New Roman"/>
          <w:b/>
          <w:bCs/>
          <w:sz w:val="19"/>
          <w:szCs w:val="19"/>
        </w:rPr>
        <w:t>Axel Springer SE</w:t>
      </w:r>
      <w:r>
        <w:rPr>
          <w:rFonts w:ascii="Times New Roman" w:hAnsi="Times New Roman" w:cs="Times New Roman"/>
          <w:b/>
          <w:bCs/>
          <w:sz w:val="19"/>
          <w:szCs w:val="19"/>
        </w:rPr>
        <w:t>:</w:t>
      </w:r>
    </w:p>
    <w:p w14:paraId="7BB38EB2" w14:textId="77777777" w:rsidR="007B264C" w:rsidRDefault="007B264C" w:rsidP="001017AD">
      <w:pPr>
        <w:jc w:val="both"/>
        <w:rPr>
          <w:rFonts w:ascii="Times New Roman" w:hAnsi="Times New Roman" w:cs="Times New Roman"/>
          <w:b/>
          <w:bCs/>
          <w:sz w:val="19"/>
          <w:szCs w:val="19"/>
        </w:rPr>
      </w:pPr>
    </w:p>
    <w:p w14:paraId="64391049" w14:textId="1EDBE09F" w:rsidR="00D174C5" w:rsidRDefault="0067173A" w:rsidP="001017AD">
      <w:pPr>
        <w:jc w:val="both"/>
        <w:rPr>
          <w:rFonts w:ascii="Times New Roman" w:hAnsi="Times New Roman" w:cs="Times New Roman"/>
          <w:sz w:val="19"/>
          <w:szCs w:val="19"/>
        </w:rPr>
      </w:pPr>
      <w:r>
        <w:rPr>
          <w:rFonts w:ascii="Times New Roman" w:hAnsi="Times New Roman" w:cs="Times New Roman"/>
          <w:sz w:val="19"/>
          <w:szCs w:val="19"/>
        </w:rPr>
        <w:t>Axel Springer SE scheint mir für dieses Praktikum ideal.</w:t>
      </w:r>
      <w:r w:rsidR="00C73C63">
        <w:rPr>
          <w:rFonts w:ascii="Times New Roman" w:hAnsi="Times New Roman" w:cs="Times New Roman"/>
          <w:sz w:val="19"/>
          <w:szCs w:val="19"/>
        </w:rPr>
        <w:t xml:space="preserve"> Neben Ihrem Status als eines der größten und bekanntesten Medienunternehmen in Europa</w:t>
      </w:r>
      <w:r w:rsidR="005A0C22">
        <w:rPr>
          <w:rFonts w:ascii="Times New Roman" w:hAnsi="Times New Roman" w:cs="Times New Roman"/>
          <w:sz w:val="19"/>
          <w:szCs w:val="19"/>
        </w:rPr>
        <w:t>, gefällt mir besonders die Tatsache, dass Sie durch Ihren hohen Fokus auf</w:t>
      </w:r>
      <w:r w:rsidR="006A32AA">
        <w:rPr>
          <w:rFonts w:ascii="Times New Roman" w:hAnsi="Times New Roman" w:cs="Times New Roman"/>
          <w:sz w:val="19"/>
          <w:szCs w:val="19"/>
        </w:rPr>
        <w:t xml:space="preserve"> In</w:t>
      </w:r>
      <w:r w:rsidR="00812A9D">
        <w:rPr>
          <w:rFonts w:ascii="Times New Roman" w:hAnsi="Times New Roman" w:cs="Times New Roman"/>
          <w:sz w:val="19"/>
          <w:szCs w:val="19"/>
        </w:rPr>
        <w:t>ternationalisierung</w:t>
      </w:r>
      <w:r w:rsidR="006A32AA">
        <w:rPr>
          <w:rFonts w:ascii="Times New Roman" w:hAnsi="Times New Roman" w:cs="Times New Roman"/>
          <w:sz w:val="19"/>
          <w:szCs w:val="19"/>
        </w:rPr>
        <w:t xml:space="preserve"> und Diversität die Entwicklung eines jeden Einzelnen fördern und dadurch einen langfristigen Erfolg Ihrer Mandanten sicherstellen können.</w:t>
      </w:r>
      <w:r w:rsidR="00B417CA">
        <w:rPr>
          <w:rFonts w:ascii="Times New Roman" w:hAnsi="Times New Roman" w:cs="Times New Roman"/>
          <w:sz w:val="19"/>
          <w:szCs w:val="19"/>
        </w:rPr>
        <w:t xml:space="preserve"> </w:t>
      </w:r>
      <w:r w:rsidR="00B417CA" w:rsidRPr="008E1CFB">
        <w:rPr>
          <w:rFonts w:ascii="Times New Roman" w:hAnsi="Times New Roman" w:cs="Times New Roman"/>
          <w:sz w:val="19"/>
          <w:szCs w:val="19"/>
        </w:rPr>
        <w:t xml:space="preserve">Während meiner Zeit an der IU Internationalen Hochschule </w:t>
      </w:r>
      <w:r w:rsidR="00B417CA">
        <w:rPr>
          <w:rFonts w:ascii="Times New Roman" w:hAnsi="Times New Roman" w:cs="Times New Roman"/>
          <w:sz w:val="19"/>
          <w:szCs w:val="19"/>
        </w:rPr>
        <w:t xml:space="preserve">als Bildungskonzern </w:t>
      </w:r>
      <w:r w:rsidR="00B417CA" w:rsidRPr="008E1CFB">
        <w:rPr>
          <w:rFonts w:ascii="Times New Roman" w:hAnsi="Times New Roman" w:cs="Times New Roman"/>
          <w:sz w:val="19"/>
          <w:szCs w:val="19"/>
        </w:rPr>
        <w:t xml:space="preserve">habe ich ebenso festgestellt, dass eine internationale Vernetzung den Zugang zu Informationen und </w:t>
      </w:r>
      <w:r w:rsidR="00B417CA">
        <w:rPr>
          <w:rFonts w:ascii="Times New Roman" w:hAnsi="Times New Roman" w:cs="Times New Roman"/>
          <w:sz w:val="19"/>
          <w:szCs w:val="19"/>
        </w:rPr>
        <w:t>entsprechend</w:t>
      </w:r>
      <w:r w:rsidR="00B417CA" w:rsidRPr="008E1CFB">
        <w:rPr>
          <w:rFonts w:ascii="Times New Roman" w:hAnsi="Times New Roman" w:cs="Times New Roman"/>
          <w:sz w:val="19"/>
          <w:szCs w:val="19"/>
        </w:rPr>
        <w:t xml:space="preserve"> Wissen erleichtert, was eine enorm wichtige Eigenschaft gegenüber dem Wettbewerb darstellt.</w:t>
      </w:r>
      <w:r w:rsidR="00333455">
        <w:rPr>
          <w:rFonts w:ascii="Times New Roman" w:hAnsi="Times New Roman" w:cs="Times New Roman"/>
          <w:sz w:val="19"/>
          <w:szCs w:val="19"/>
        </w:rPr>
        <w:t xml:space="preserve"> Besonders spannend finde ich zudem Ihre</w:t>
      </w:r>
      <w:r w:rsidR="00CC4C1C">
        <w:rPr>
          <w:rFonts w:ascii="Times New Roman" w:hAnsi="Times New Roman" w:cs="Times New Roman"/>
          <w:sz w:val="19"/>
          <w:szCs w:val="19"/>
        </w:rPr>
        <w:t xml:space="preserve"> Innovationsfähigkeit und Investitionskraft in Technologieunternehmen und Start-ups</w:t>
      </w:r>
      <w:r w:rsidR="00F54E96">
        <w:rPr>
          <w:rFonts w:ascii="Times New Roman" w:hAnsi="Times New Roman" w:cs="Times New Roman"/>
          <w:sz w:val="19"/>
          <w:szCs w:val="19"/>
        </w:rPr>
        <w:t xml:space="preserve">, </w:t>
      </w:r>
      <w:r w:rsidR="00F54E96" w:rsidRPr="00887266">
        <w:rPr>
          <w:rFonts w:ascii="Times New Roman" w:hAnsi="Times New Roman" w:cs="Times New Roman"/>
          <w:sz w:val="19"/>
          <w:szCs w:val="19"/>
        </w:rPr>
        <w:t xml:space="preserve">da ich durch </w:t>
      </w:r>
      <w:r w:rsidR="003E144B">
        <w:rPr>
          <w:rFonts w:ascii="Times New Roman" w:hAnsi="Times New Roman" w:cs="Times New Roman"/>
          <w:sz w:val="19"/>
          <w:szCs w:val="19"/>
        </w:rPr>
        <w:t xml:space="preserve">den Wandel </w:t>
      </w:r>
      <w:r w:rsidR="00F54E96" w:rsidRPr="00887266">
        <w:rPr>
          <w:rFonts w:ascii="Times New Roman" w:hAnsi="Times New Roman" w:cs="Times New Roman"/>
          <w:sz w:val="19"/>
          <w:szCs w:val="19"/>
        </w:rPr>
        <w:t>d</w:t>
      </w:r>
      <w:r w:rsidR="003E144B">
        <w:rPr>
          <w:rFonts w:ascii="Times New Roman" w:hAnsi="Times New Roman" w:cs="Times New Roman"/>
          <w:sz w:val="19"/>
          <w:szCs w:val="19"/>
        </w:rPr>
        <w:t>er</w:t>
      </w:r>
      <w:r w:rsidR="00F54E96" w:rsidRPr="00887266">
        <w:rPr>
          <w:rFonts w:ascii="Times New Roman" w:hAnsi="Times New Roman" w:cs="Times New Roman"/>
          <w:sz w:val="19"/>
          <w:szCs w:val="19"/>
        </w:rPr>
        <w:t xml:space="preserve"> Digitalisierung</w:t>
      </w:r>
      <w:r w:rsidR="004459D0">
        <w:rPr>
          <w:rFonts w:ascii="Times New Roman" w:hAnsi="Times New Roman" w:cs="Times New Roman"/>
          <w:sz w:val="19"/>
          <w:szCs w:val="19"/>
        </w:rPr>
        <w:t xml:space="preserve"> – wie der künstlichen Intelligenz –</w:t>
      </w:r>
      <w:r w:rsidR="00F54E96" w:rsidRPr="00887266">
        <w:rPr>
          <w:rFonts w:ascii="Times New Roman" w:hAnsi="Times New Roman" w:cs="Times New Roman"/>
          <w:sz w:val="19"/>
          <w:szCs w:val="19"/>
        </w:rPr>
        <w:t xml:space="preserve"> ein großes Potenzial in diesem Sektor sehe und es mich schon immer fasziniert hat, wie schnell sich die Branche wandelt und im Zuge immer neuer Herausforderungen anpassen kann. Dadurch kann ich mir sehr gut vorstellen, mich bei Berufseinstieg auf die</w:t>
      </w:r>
      <w:r w:rsidR="00F3098E">
        <w:rPr>
          <w:rFonts w:ascii="Times New Roman" w:hAnsi="Times New Roman" w:cs="Times New Roman"/>
          <w:sz w:val="19"/>
          <w:szCs w:val="19"/>
        </w:rPr>
        <w:t xml:space="preserve"> Medienb</w:t>
      </w:r>
      <w:r w:rsidR="00F54E96" w:rsidRPr="00887266">
        <w:rPr>
          <w:rFonts w:ascii="Times New Roman" w:hAnsi="Times New Roman" w:cs="Times New Roman"/>
          <w:sz w:val="19"/>
          <w:szCs w:val="19"/>
        </w:rPr>
        <w:t>ranche festzulegen, wodurch Sie die perfekte Adresse für dieses Praktikum sind.</w:t>
      </w:r>
    </w:p>
    <w:p w14:paraId="41D06E1D" w14:textId="77777777" w:rsidR="00D174C5" w:rsidRDefault="00D174C5" w:rsidP="001017AD">
      <w:pPr>
        <w:jc w:val="both"/>
        <w:rPr>
          <w:rFonts w:ascii="Times New Roman" w:hAnsi="Times New Roman" w:cs="Times New Roman"/>
          <w:sz w:val="19"/>
          <w:szCs w:val="19"/>
        </w:rPr>
      </w:pPr>
    </w:p>
    <w:p w14:paraId="2CEC20C8" w14:textId="77777777" w:rsidR="004C1824" w:rsidRDefault="004C1824" w:rsidP="001017AD">
      <w:pPr>
        <w:jc w:val="both"/>
        <w:rPr>
          <w:rFonts w:ascii="Times New Roman" w:hAnsi="Times New Roman" w:cs="Times New Roman"/>
          <w:sz w:val="19"/>
          <w:szCs w:val="19"/>
        </w:rPr>
      </w:pPr>
    </w:p>
    <w:p w14:paraId="33B07CBA" w14:textId="239088AD" w:rsidR="004C1824" w:rsidRDefault="00821252" w:rsidP="001017AD">
      <w:pPr>
        <w:jc w:val="both"/>
        <w:rPr>
          <w:rFonts w:ascii="Times New Roman" w:hAnsi="Times New Roman" w:cs="Times New Roman"/>
          <w:b/>
          <w:bCs/>
          <w:sz w:val="19"/>
          <w:szCs w:val="19"/>
        </w:rPr>
      </w:pPr>
      <w:r w:rsidRPr="00433B40">
        <w:rPr>
          <w:rFonts w:ascii="Times New Roman" w:hAnsi="Times New Roman" w:cs="Times New Roman"/>
          <w:b/>
          <w:bCs/>
          <w:sz w:val="19"/>
          <w:szCs w:val="19"/>
        </w:rPr>
        <w:t>Prosiebensat</w:t>
      </w:r>
      <w:r w:rsidR="00433B40" w:rsidRPr="00433B40">
        <w:rPr>
          <w:rFonts w:ascii="Times New Roman" w:hAnsi="Times New Roman" w:cs="Times New Roman"/>
          <w:b/>
          <w:bCs/>
          <w:sz w:val="19"/>
          <w:szCs w:val="19"/>
        </w:rPr>
        <w:t>.1 Media SE:</w:t>
      </w:r>
    </w:p>
    <w:p w14:paraId="4AD79BDB" w14:textId="77777777" w:rsidR="00433B40" w:rsidRDefault="00433B40" w:rsidP="001017AD">
      <w:pPr>
        <w:jc w:val="both"/>
        <w:rPr>
          <w:rFonts w:ascii="Times New Roman" w:hAnsi="Times New Roman" w:cs="Times New Roman"/>
          <w:b/>
          <w:bCs/>
          <w:sz w:val="19"/>
          <w:szCs w:val="19"/>
        </w:rPr>
      </w:pPr>
    </w:p>
    <w:p w14:paraId="121E0626" w14:textId="13D97A2D" w:rsidR="00974846" w:rsidRDefault="00433B40" w:rsidP="00974846">
      <w:pPr>
        <w:jc w:val="both"/>
        <w:rPr>
          <w:rFonts w:ascii="Times New Roman" w:hAnsi="Times New Roman" w:cs="Times New Roman"/>
          <w:sz w:val="19"/>
          <w:szCs w:val="19"/>
        </w:rPr>
      </w:pPr>
      <w:r>
        <w:rPr>
          <w:rFonts w:ascii="Times New Roman" w:hAnsi="Times New Roman" w:cs="Times New Roman"/>
          <w:sz w:val="19"/>
          <w:szCs w:val="19"/>
        </w:rPr>
        <w:t>Prosiebensat.1 Media SE scheint mir für dieses Praktikum ideal.</w:t>
      </w:r>
      <w:r w:rsidR="00C169D2">
        <w:rPr>
          <w:rFonts w:ascii="Times New Roman" w:hAnsi="Times New Roman" w:cs="Times New Roman"/>
          <w:sz w:val="19"/>
          <w:szCs w:val="19"/>
        </w:rPr>
        <w:t xml:space="preserve"> Neben Ihrem Status als </w:t>
      </w:r>
      <w:r w:rsidR="007F4FA2">
        <w:rPr>
          <w:rFonts w:ascii="Times New Roman" w:hAnsi="Times New Roman" w:cs="Times New Roman"/>
          <w:sz w:val="19"/>
          <w:szCs w:val="19"/>
        </w:rPr>
        <w:t>eines der führenden Medienunternehmen in Europa</w:t>
      </w:r>
      <w:r w:rsidR="00A63908">
        <w:rPr>
          <w:rFonts w:ascii="Times New Roman" w:hAnsi="Times New Roman" w:cs="Times New Roman"/>
          <w:sz w:val="19"/>
          <w:szCs w:val="19"/>
        </w:rPr>
        <w:t xml:space="preserve"> gefällt mir besonders die Tatsache, dass Sie durch </w:t>
      </w:r>
      <w:r w:rsidR="00FD449A" w:rsidRPr="00887266">
        <w:rPr>
          <w:rFonts w:ascii="Times New Roman" w:hAnsi="Times New Roman" w:cs="Times New Roman"/>
          <w:sz w:val="19"/>
          <w:szCs w:val="19"/>
        </w:rPr>
        <w:t>Ihren hohen Fokus auf Diversität die Entwicklung eines jeden Einzelnen fördern und dadurch einen langfristigen Erfolg Ihrer Mandanten sicherstellen können.</w:t>
      </w:r>
      <w:r w:rsidR="00E41B93" w:rsidRPr="00E41B93">
        <w:rPr>
          <w:rFonts w:ascii="Times New Roman" w:hAnsi="Times New Roman" w:cs="Times New Roman"/>
          <w:sz w:val="19"/>
          <w:szCs w:val="19"/>
        </w:rPr>
        <w:t xml:space="preserve"> </w:t>
      </w:r>
      <w:r w:rsidR="00E41B93" w:rsidRPr="00887266">
        <w:rPr>
          <w:rFonts w:ascii="Times New Roman" w:hAnsi="Times New Roman" w:cs="Times New Roman"/>
          <w:sz w:val="19"/>
          <w:szCs w:val="19"/>
        </w:rPr>
        <w:t xml:space="preserve">Während meiner Zeit </w:t>
      </w:r>
      <w:r w:rsidR="00E41B93">
        <w:rPr>
          <w:rFonts w:ascii="Times New Roman" w:hAnsi="Times New Roman" w:cs="Times New Roman"/>
          <w:sz w:val="19"/>
          <w:szCs w:val="19"/>
        </w:rPr>
        <w:t xml:space="preserve">an der IU Internationalen Hochschule als Bildungskonzern </w:t>
      </w:r>
      <w:r w:rsidR="00E41B93" w:rsidRPr="00887266">
        <w:rPr>
          <w:rFonts w:ascii="Times New Roman" w:hAnsi="Times New Roman" w:cs="Times New Roman"/>
          <w:sz w:val="19"/>
          <w:szCs w:val="19"/>
        </w:rPr>
        <w:t>habe ich ebenso festgestellt, dass eine Zusammenarbeit mit Menschen aus verschiedenen Kulturen und verschiedenen Hintergründen den persönlichen Horizont erweitert, was eine enorm wichtige Eigenschaft in unserer Gesellschaft ist.</w:t>
      </w:r>
      <w:r w:rsidR="00394F9C">
        <w:rPr>
          <w:rFonts w:ascii="Times New Roman" w:hAnsi="Times New Roman" w:cs="Times New Roman"/>
          <w:sz w:val="19"/>
          <w:szCs w:val="19"/>
        </w:rPr>
        <w:t xml:space="preserve"> Besonders spannend finde ich zudem Ihre breite Aufstellung in </w:t>
      </w:r>
      <w:r w:rsidR="006E628B">
        <w:rPr>
          <w:rFonts w:ascii="Times New Roman" w:hAnsi="Times New Roman" w:cs="Times New Roman"/>
          <w:sz w:val="19"/>
          <w:szCs w:val="19"/>
        </w:rPr>
        <w:t>den digitalen Medien</w:t>
      </w:r>
      <w:r w:rsidR="00974846">
        <w:rPr>
          <w:rFonts w:ascii="Times New Roman" w:hAnsi="Times New Roman" w:cs="Times New Roman"/>
          <w:sz w:val="19"/>
          <w:szCs w:val="19"/>
        </w:rPr>
        <w:t xml:space="preserve">, </w:t>
      </w:r>
      <w:r w:rsidR="00974846" w:rsidRPr="00887266">
        <w:rPr>
          <w:rFonts w:ascii="Times New Roman" w:hAnsi="Times New Roman" w:cs="Times New Roman"/>
          <w:sz w:val="19"/>
          <w:szCs w:val="19"/>
        </w:rPr>
        <w:t>da ich durch den demografischen Wandel und die Digitalisierung ein großes Potenzial in diesem Sektor sehe und es mich schon immer fasziniert hat, wie schnell sich die Branche wandelt und im Zuge immer neuer Herausforderungen anpassen kann. Dadurch kann ich mir sehr gut vorstellen, mich bei Berufseinstieg auf die</w:t>
      </w:r>
      <w:r w:rsidR="00974846">
        <w:rPr>
          <w:rFonts w:ascii="Times New Roman" w:hAnsi="Times New Roman" w:cs="Times New Roman"/>
          <w:sz w:val="19"/>
          <w:szCs w:val="19"/>
        </w:rPr>
        <w:t xml:space="preserve"> Medienb</w:t>
      </w:r>
      <w:r w:rsidR="00974846" w:rsidRPr="00887266">
        <w:rPr>
          <w:rFonts w:ascii="Times New Roman" w:hAnsi="Times New Roman" w:cs="Times New Roman"/>
          <w:sz w:val="19"/>
          <w:szCs w:val="19"/>
        </w:rPr>
        <w:t>ranche festzulegen, wodurch Sie die perfekte Adresse für dieses Praktikum sind.</w:t>
      </w:r>
    </w:p>
    <w:p w14:paraId="1E42DD23" w14:textId="77777777" w:rsidR="00B51CD5" w:rsidRDefault="00B51CD5" w:rsidP="00974846">
      <w:pPr>
        <w:jc w:val="both"/>
        <w:rPr>
          <w:rFonts w:ascii="Times New Roman" w:hAnsi="Times New Roman" w:cs="Times New Roman"/>
          <w:sz w:val="19"/>
          <w:szCs w:val="19"/>
        </w:rPr>
      </w:pPr>
    </w:p>
    <w:p w14:paraId="5A6D8E77" w14:textId="177A1E19" w:rsidR="00433B40" w:rsidRDefault="00CF679F" w:rsidP="001017AD">
      <w:pPr>
        <w:jc w:val="both"/>
        <w:rPr>
          <w:rFonts w:ascii="Times New Roman" w:hAnsi="Times New Roman" w:cs="Times New Roman"/>
          <w:b/>
          <w:bCs/>
          <w:sz w:val="19"/>
          <w:szCs w:val="19"/>
        </w:rPr>
      </w:pPr>
      <w:r w:rsidRPr="000509FB">
        <w:rPr>
          <w:rFonts w:ascii="Times New Roman" w:hAnsi="Times New Roman" w:cs="Times New Roman"/>
          <w:b/>
          <w:bCs/>
          <w:sz w:val="19"/>
          <w:szCs w:val="19"/>
        </w:rPr>
        <w:t>Arthur D. Litt</w:t>
      </w:r>
      <w:r w:rsidR="006052CB" w:rsidRPr="000509FB">
        <w:rPr>
          <w:rFonts w:ascii="Times New Roman" w:hAnsi="Times New Roman" w:cs="Times New Roman"/>
          <w:b/>
          <w:bCs/>
          <w:sz w:val="19"/>
          <w:szCs w:val="19"/>
        </w:rPr>
        <w:t>le</w:t>
      </w:r>
      <w:r w:rsidR="000509FB" w:rsidRPr="000509FB">
        <w:rPr>
          <w:rFonts w:ascii="Times New Roman" w:hAnsi="Times New Roman" w:cs="Times New Roman"/>
          <w:b/>
          <w:bCs/>
          <w:sz w:val="19"/>
          <w:szCs w:val="19"/>
        </w:rPr>
        <w:t>:</w:t>
      </w:r>
    </w:p>
    <w:p w14:paraId="699916E3" w14:textId="77777777" w:rsidR="000509FB" w:rsidRDefault="000509FB" w:rsidP="001017AD">
      <w:pPr>
        <w:jc w:val="both"/>
        <w:rPr>
          <w:rFonts w:ascii="Times New Roman" w:hAnsi="Times New Roman" w:cs="Times New Roman"/>
          <w:b/>
          <w:bCs/>
          <w:sz w:val="19"/>
          <w:szCs w:val="19"/>
        </w:rPr>
      </w:pPr>
    </w:p>
    <w:p w14:paraId="4AFDC1FF" w14:textId="46FB8CB0" w:rsidR="006C1F04" w:rsidRDefault="000509FB" w:rsidP="006C1F04">
      <w:pPr>
        <w:jc w:val="both"/>
        <w:rPr>
          <w:rFonts w:ascii="Times New Roman" w:hAnsi="Times New Roman" w:cs="Times New Roman"/>
          <w:sz w:val="19"/>
          <w:szCs w:val="19"/>
        </w:rPr>
      </w:pPr>
      <w:r>
        <w:rPr>
          <w:rFonts w:ascii="Times New Roman" w:hAnsi="Times New Roman" w:cs="Times New Roman"/>
          <w:sz w:val="19"/>
          <w:szCs w:val="19"/>
        </w:rPr>
        <w:t xml:space="preserve">Arthur D. Little scheint mir für dieses Praktikum ideal. Neben Ihrem Status als weltweit </w:t>
      </w:r>
      <w:r w:rsidR="00277EE6">
        <w:rPr>
          <w:rFonts w:ascii="Times New Roman" w:hAnsi="Times New Roman" w:cs="Times New Roman"/>
          <w:sz w:val="19"/>
          <w:szCs w:val="19"/>
        </w:rPr>
        <w:t>älteste und operierende Strategieberatung</w:t>
      </w:r>
      <w:r w:rsidR="001F4893">
        <w:rPr>
          <w:rFonts w:ascii="Times New Roman" w:hAnsi="Times New Roman" w:cs="Times New Roman"/>
          <w:sz w:val="19"/>
          <w:szCs w:val="19"/>
        </w:rPr>
        <w:t xml:space="preserve"> gefällt mir besonders die Tatsache, dass Sie durch Ihr globales Netzwerk</w:t>
      </w:r>
      <w:r w:rsidR="00047DC9">
        <w:rPr>
          <w:rFonts w:ascii="Times New Roman" w:hAnsi="Times New Roman" w:cs="Times New Roman"/>
          <w:sz w:val="19"/>
          <w:szCs w:val="19"/>
        </w:rPr>
        <w:t xml:space="preserve"> und Innovationskraft über die Jahre </w:t>
      </w:r>
      <w:r w:rsidR="00F6375F">
        <w:rPr>
          <w:rFonts w:ascii="Times New Roman" w:hAnsi="Times New Roman" w:cs="Times New Roman"/>
          <w:sz w:val="19"/>
          <w:szCs w:val="19"/>
        </w:rPr>
        <w:t xml:space="preserve">die Entwicklung </w:t>
      </w:r>
      <w:r w:rsidR="00F6375F" w:rsidRPr="00887266">
        <w:rPr>
          <w:rFonts w:ascii="Times New Roman" w:hAnsi="Times New Roman" w:cs="Times New Roman"/>
          <w:sz w:val="19"/>
          <w:szCs w:val="19"/>
        </w:rPr>
        <w:t>eines jeden Einzelnen fördern und dadurch einen langfristigen Erfolg Ihrer Mandanten sicherstellen können.</w:t>
      </w:r>
      <w:r w:rsidR="001A5627">
        <w:rPr>
          <w:rFonts w:ascii="Times New Roman" w:hAnsi="Times New Roman" w:cs="Times New Roman"/>
          <w:sz w:val="19"/>
          <w:szCs w:val="19"/>
        </w:rPr>
        <w:t xml:space="preserve"> </w:t>
      </w:r>
      <w:r w:rsidR="001A5627" w:rsidRPr="008E1CFB">
        <w:rPr>
          <w:rFonts w:ascii="Times New Roman" w:hAnsi="Times New Roman" w:cs="Times New Roman"/>
          <w:sz w:val="19"/>
          <w:szCs w:val="19"/>
        </w:rPr>
        <w:t xml:space="preserve">Während meiner Zeit an der IU Internationalen Hochschule </w:t>
      </w:r>
      <w:r w:rsidR="001A5627">
        <w:rPr>
          <w:rFonts w:ascii="Times New Roman" w:hAnsi="Times New Roman" w:cs="Times New Roman"/>
          <w:sz w:val="19"/>
          <w:szCs w:val="19"/>
        </w:rPr>
        <w:t xml:space="preserve">als Bildungskonzern </w:t>
      </w:r>
      <w:r w:rsidR="001A5627" w:rsidRPr="008E1CFB">
        <w:rPr>
          <w:rFonts w:ascii="Times New Roman" w:hAnsi="Times New Roman" w:cs="Times New Roman"/>
          <w:sz w:val="19"/>
          <w:szCs w:val="19"/>
        </w:rPr>
        <w:t xml:space="preserve">habe ich ebenso festgestellt, dass eine internationale Vernetzung den Zugang zu Informationen und </w:t>
      </w:r>
      <w:r w:rsidR="001A5627">
        <w:rPr>
          <w:rFonts w:ascii="Times New Roman" w:hAnsi="Times New Roman" w:cs="Times New Roman"/>
          <w:sz w:val="19"/>
          <w:szCs w:val="19"/>
        </w:rPr>
        <w:t>entsprechend</w:t>
      </w:r>
      <w:r w:rsidR="001A5627" w:rsidRPr="008E1CFB">
        <w:rPr>
          <w:rFonts w:ascii="Times New Roman" w:hAnsi="Times New Roman" w:cs="Times New Roman"/>
          <w:sz w:val="19"/>
          <w:szCs w:val="19"/>
        </w:rPr>
        <w:t xml:space="preserve"> Wissen erleichtert, was eine enorm wichtige Eigenschaft gegenüber dem Wettbewerb darstellt.</w:t>
      </w:r>
      <w:r w:rsidR="00863843">
        <w:rPr>
          <w:rFonts w:ascii="Times New Roman" w:hAnsi="Times New Roman" w:cs="Times New Roman"/>
          <w:sz w:val="19"/>
          <w:szCs w:val="19"/>
        </w:rPr>
        <w:t xml:space="preserve"> Besonders spannend finde ich zudem Ihre </w:t>
      </w:r>
      <w:r w:rsidR="002A76D6">
        <w:rPr>
          <w:rFonts w:ascii="Times New Roman" w:hAnsi="Times New Roman" w:cs="Times New Roman"/>
          <w:sz w:val="19"/>
          <w:szCs w:val="19"/>
        </w:rPr>
        <w:t>breite Aufstellung im Gesundheitswesen</w:t>
      </w:r>
      <w:r w:rsidR="00A82A0C">
        <w:rPr>
          <w:rFonts w:ascii="Times New Roman" w:hAnsi="Times New Roman" w:cs="Times New Roman"/>
          <w:sz w:val="19"/>
          <w:szCs w:val="19"/>
        </w:rPr>
        <w:t xml:space="preserve">, vor </w:t>
      </w:r>
      <w:r w:rsidR="006C1F04">
        <w:rPr>
          <w:rFonts w:ascii="Times New Roman" w:hAnsi="Times New Roman" w:cs="Times New Roman"/>
          <w:sz w:val="19"/>
          <w:szCs w:val="19"/>
        </w:rPr>
        <w:t>allem,</w:t>
      </w:r>
      <w:r w:rsidR="00A82A0C">
        <w:rPr>
          <w:rFonts w:ascii="Times New Roman" w:hAnsi="Times New Roman" w:cs="Times New Roman"/>
          <w:sz w:val="19"/>
          <w:szCs w:val="19"/>
        </w:rPr>
        <w:t xml:space="preserve"> </w:t>
      </w:r>
      <w:r w:rsidR="002A76D6">
        <w:rPr>
          <w:rFonts w:ascii="Times New Roman" w:hAnsi="Times New Roman" w:cs="Times New Roman"/>
          <w:sz w:val="19"/>
          <w:szCs w:val="19"/>
        </w:rPr>
        <w:t>während der Covid-19</w:t>
      </w:r>
      <w:r w:rsidR="003730D3">
        <w:rPr>
          <w:rFonts w:ascii="Times New Roman" w:hAnsi="Times New Roman" w:cs="Times New Roman"/>
          <w:sz w:val="19"/>
          <w:szCs w:val="19"/>
        </w:rPr>
        <w:t>-Pandemie</w:t>
      </w:r>
      <w:r w:rsidR="006C1F04">
        <w:rPr>
          <w:rFonts w:ascii="Times New Roman" w:hAnsi="Times New Roman" w:cs="Times New Roman"/>
          <w:sz w:val="19"/>
          <w:szCs w:val="19"/>
        </w:rPr>
        <w:t>, da</w:t>
      </w:r>
      <w:r w:rsidR="006C1F04" w:rsidRPr="006C1F04">
        <w:rPr>
          <w:rFonts w:ascii="Times New Roman" w:hAnsi="Times New Roman" w:cs="Times New Roman"/>
          <w:sz w:val="19"/>
          <w:szCs w:val="19"/>
        </w:rPr>
        <w:t xml:space="preserve"> </w:t>
      </w:r>
      <w:r w:rsidR="006C1F04" w:rsidRPr="00887266">
        <w:rPr>
          <w:rFonts w:ascii="Times New Roman" w:hAnsi="Times New Roman" w:cs="Times New Roman"/>
          <w:sz w:val="19"/>
          <w:szCs w:val="19"/>
        </w:rPr>
        <w:t xml:space="preserve">ich durch den demografischen Wandel und die Digitalisierung ein großes Potenzial in diesem Sektor sehe und es mich schon immer fasziniert hat, wie schnell sich die Branche wandelt und im Zuge immer neuer Herausforderungen anpassen kann. Dadurch kann ich mir sehr gut vorstellen, mich bei Berufseinstieg </w:t>
      </w:r>
      <w:r w:rsidR="009D4521">
        <w:rPr>
          <w:rFonts w:ascii="Times New Roman" w:hAnsi="Times New Roman" w:cs="Times New Roman"/>
          <w:sz w:val="19"/>
          <w:szCs w:val="19"/>
        </w:rPr>
        <w:t xml:space="preserve">im Consulting </w:t>
      </w:r>
      <w:r w:rsidR="006C1F04" w:rsidRPr="00887266">
        <w:rPr>
          <w:rFonts w:ascii="Times New Roman" w:hAnsi="Times New Roman" w:cs="Times New Roman"/>
          <w:sz w:val="19"/>
          <w:szCs w:val="19"/>
        </w:rPr>
        <w:t>festzulegen, wodurch Sie die perfekte Adresse für dieses Praktikum sind.</w:t>
      </w:r>
    </w:p>
    <w:p w14:paraId="51DE4981" w14:textId="77777777" w:rsidR="009C0869" w:rsidRDefault="009C0869" w:rsidP="006C1F04">
      <w:pPr>
        <w:jc w:val="both"/>
        <w:rPr>
          <w:rFonts w:ascii="Times New Roman" w:hAnsi="Times New Roman" w:cs="Times New Roman"/>
          <w:sz w:val="19"/>
          <w:szCs w:val="19"/>
        </w:rPr>
      </w:pPr>
    </w:p>
    <w:p w14:paraId="1A7FCAE1" w14:textId="75DD2FDB" w:rsidR="009C0869" w:rsidRDefault="009C0869" w:rsidP="006C1F04">
      <w:pPr>
        <w:jc w:val="both"/>
        <w:rPr>
          <w:rFonts w:ascii="Times New Roman" w:hAnsi="Times New Roman" w:cs="Times New Roman"/>
          <w:b/>
          <w:bCs/>
          <w:sz w:val="19"/>
          <w:szCs w:val="19"/>
        </w:rPr>
      </w:pPr>
      <w:r w:rsidRPr="009C0869">
        <w:rPr>
          <w:rFonts w:ascii="Times New Roman" w:hAnsi="Times New Roman" w:cs="Times New Roman"/>
          <w:b/>
          <w:bCs/>
          <w:sz w:val="19"/>
          <w:szCs w:val="19"/>
        </w:rPr>
        <w:t>FTI-Andersch</w:t>
      </w:r>
      <w:r>
        <w:rPr>
          <w:rFonts w:ascii="Times New Roman" w:hAnsi="Times New Roman" w:cs="Times New Roman"/>
          <w:b/>
          <w:bCs/>
          <w:sz w:val="19"/>
          <w:szCs w:val="19"/>
        </w:rPr>
        <w:t xml:space="preserve"> AG</w:t>
      </w:r>
      <w:r w:rsidRPr="009C0869">
        <w:rPr>
          <w:rFonts w:ascii="Times New Roman" w:hAnsi="Times New Roman" w:cs="Times New Roman"/>
          <w:b/>
          <w:bCs/>
          <w:sz w:val="19"/>
          <w:szCs w:val="19"/>
        </w:rPr>
        <w:t>:</w:t>
      </w:r>
    </w:p>
    <w:p w14:paraId="1250A5E8" w14:textId="77777777" w:rsidR="009C0869" w:rsidRDefault="009C0869" w:rsidP="006C1F04">
      <w:pPr>
        <w:jc w:val="both"/>
        <w:rPr>
          <w:rFonts w:ascii="Times New Roman" w:hAnsi="Times New Roman" w:cs="Times New Roman"/>
          <w:b/>
          <w:bCs/>
          <w:sz w:val="19"/>
          <w:szCs w:val="19"/>
        </w:rPr>
      </w:pPr>
    </w:p>
    <w:p w14:paraId="50245027" w14:textId="49195B48" w:rsidR="001017AD" w:rsidRDefault="009C0869" w:rsidP="008E1CFB">
      <w:pPr>
        <w:jc w:val="both"/>
        <w:rPr>
          <w:rFonts w:ascii="Times New Roman" w:hAnsi="Times New Roman" w:cs="Times New Roman"/>
          <w:sz w:val="19"/>
          <w:szCs w:val="19"/>
        </w:rPr>
      </w:pPr>
      <w:r>
        <w:rPr>
          <w:rFonts w:ascii="Times New Roman" w:hAnsi="Times New Roman" w:cs="Times New Roman"/>
          <w:sz w:val="19"/>
          <w:szCs w:val="19"/>
        </w:rPr>
        <w:t>Die FTI-Andersch AG</w:t>
      </w:r>
      <w:r w:rsidR="00513A73">
        <w:rPr>
          <w:rFonts w:ascii="Times New Roman" w:hAnsi="Times New Roman" w:cs="Times New Roman"/>
          <w:sz w:val="19"/>
          <w:szCs w:val="19"/>
        </w:rPr>
        <w:t xml:space="preserve"> scheint mir für das Praktikum ideal. Neben Ihrem Status als</w:t>
      </w:r>
      <w:r w:rsidR="00AC4F3F">
        <w:rPr>
          <w:rFonts w:ascii="Times New Roman" w:hAnsi="Times New Roman" w:cs="Times New Roman"/>
          <w:sz w:val="19"/>
          <w:szCs w:val="19"/>
        </w:rPr>
        <w:t xml:space="preserve"> </w:t>
      </w:r>
      <w:r w:rsidR="0015704C">
        <w:rPr>
          <w:rFonts w:ascii="Times New Roman" w:hAnsi="Times New Roman" w:cs="Times New Roman"/>
          <w:sz w:val="19"/>
          <w:szCs w:val="19"/>
        </w:rPr>
        <w:t>führende</w:t>
      </w:r>
      <w:r w:rsidR="00A72555">
        <w:rPr>
          <w:rFonts w:ascii="Times New Roman" w:hAnsi="Times New Roman" w:cs="Times New Roman"/>
          <w:sz w:val="19"/>
          <w:szCs w:val="19"/>
        </w:rPr>
        <w:t xml:space="preserve"> und </w:t>
      </w:r>
      <w:r w:rsidR="00AC4F3F">
        <w:rPr>
          <w:rFonts w:ascii="Times New Roman" w:hAnsi="Times New Roman" w:cs="Times New Roman"/>
          <w:sz w:val="19"/>
          <w:szCs w:val="19"/>
        </w:rPr>
        <w:t>spezialisierte Unternehmensberatung</w:t>
      </w:r>
      <w:r w:rsidR="004E3931">
        <w:rPr>
          <w:rFonts w:ascii="Times New Roman" w:hAnsi="Times New Roman" w:cs="Times New Roman"/>
          <w:sz w:val="19"/>
          <w:szCs w:val="19"/>
        </w:rPr>
        <w:t>sfirma</w:t>
      </w:r>
      <w:r w:rsidR="00AC4F3F">
        <w:rPr>
          <w:rFonts w:ascii="Times New Roman" w:hAnsi="Times New Roman" w:cs="Times New Roman"/>
          <w:sz w:val="19"/>
          <w:szCs w:val="19"/>
        </w:rPr>
        <w:t xml:space="preserve"> </w:t>
      </w:r>
      <w:r w:rsidR="00086A92">
        <w:rPr>
          <w:rFonts w:ascii="Times New Roman" w:hAnsi="Times New Roman" w:cs="Times New Roman"/>
          <w:sz w:val="19"/>
          <w:szCs w:val="19"/>
        </w:rPr>
        <w:t>gefällt mir besonders die Tatsache, dass</w:t>
      </w:r>
      <w:r w:rsidR="00CC0769">
        <w:rPr>
          <w:rFonts w:ascii="Times New Roman" w:hAnsi="Times New Roman" w:cs="Times New Roman"/>
          <w:sz w:val="19"/>
          <w:szCs w:val="19"/>
        </w:rPr>
        <w:t xml:space="preserve"> Sie durch </w:t>
      </w:r>
      <w:r w:rsidR="00C42202">
        <w:rPr>
          <w:rFonts w:ascii="Times New Roman" w:hAnsi="Times New Roman" w:cs="Times New Roman"/>
          <w:sz w:val="19"/>
          <w:szCs w:val="19"/>
        </w:rPr>
        <w:t xml:space="preserve">Ihre </w:t>
      </w:r>
      <w:r w:rsidR="00197984">
        <w:rPr>
          <w:rFonts w:ascii="Times New Roman" w:hAnsi="Times New Roman" w:cs="Times New Roman"/>
          <w:sz w:val="19"/>
          <w:szCs w:val="19"/>
        </w:rPr>
        <w:t>Expertise und Fachkompetenz in</w:t>
      </w:r>
      <w:r w:rsidR="00CC0769">
        <w:rPr>
          <w:rFonts w:ascii="Times New Roman" w:hAnsi="Times New Roman" w:cs="Times New Roman"/>
          <w:sz w:val="19"/>
          <w:szCs w:val="19"/>
        </w:rPr>
        <w:t xml:space="preserve"> d</w:t>
      </w:r>
      <w:r w:rsidR="00197984">
        <w:rPr>
          <w:rFonts w:ascii="Times New Roman" w:hAnsi="Times New Roman" w:cs="Times New Roman"/>
          <w:sz w:val="19"/>
          <w:szCs w:val="19"/>
        </w:rPr>
        <w:t>er</w:t>
      </w:r>
      <w:r w:rsidR="00CC0769">
        <w:rPr>
          <w:rFonts w:ascii="Times New Roman" w:hAnsi="Times New Roman" w:cs="Times New Roman"/>
          <w:sz w:val="19"/>
          <w:szCs w:val="19"/>
        </w:rPr>
        <w:t xml:space="preserve"> Restrukturierungsberatung und </w:t>
      </w:r>
      <w:r w:rsidR="00197984">
        <w:rPr>
          <w:rFonts w:ascii="Times New Roman" w:hAnsi="Times New Roman" w:cs="Times New Roman"/>
          <w:sz w:val="19"/>
          <w:szCs w:val="19"/>
        </w:rPr>
        <w:t>im</w:t>
      </w:r>
      <w:r w:rsidR="00CC0769">
        <w:rPr>
          <w:rFonts w:ascii="Times New Roman" w:hAnsi="Times New Roman" w:cs="Times New Roman"/>
          <w:sz w:val="19"/>
          <w:szCs w:val="19"/>
        </w:rPr>
        <w:t xml:space="preserve"> Turnaround-Management</w:t>
      </w:r>
      <w:r w:rsidR="00783492">
        <w:rPr>
          <w:rFonts w:ascii="Times New Roman" w:hAnsi="Times New Roman" w:cs="Times New Roman"/>
          <w:sz w:val="19"/>
          <w:szCs w:val="19"/>
        </w:rPr>
        <w:t xml:space="preserve">, </w:t>
      </w:r>
      <w:r w:rsidR="00783492" w:rsidRPr="00887266">
        <w:rPr>
          <w:rFonts w:ascii="Times New Roman" w:hAnsi="Times New Roman" w:cs="Times New Roman"/>
          <w:sz w:val="19"/>
          <w:szCs w:val="19"/>
        </w:rPr>
        <w:t>die Entwicklung eines jeden Einzelnen fördern und dadurch einen langfristigen Erfolg Ihrer Mandanten sicherstellen können.</w:t>
      </w:r>
      <w:r w:rsidR="00583940">
        <w:rPr>
          <w:rFonts w:ascii="Times New Roman" w:hAnsi="Times New Roman" w:cs="Times New Roman"/>
          <w:sz w:val="19"/>
          <w:szCs w:val="19"/>
        </w:rPr>
        <w:t xml:space="preserve"> Während meiner Zeit an der IU Internationalen Hochschule als Bildungskonzern habe ich ebenso festgestellt, wie wichtig der Einsatz moderner Technologien und Innovationen sein kann, um dem Kunden bessere Dienstleistungen anzubieten.</w:t>
      </w:r>
      <w:r w:rsidR="00AA40C7">
        <w:rPr>
          <w:rFonts w:ascii="Times New Roman" w:hAnsi="Times New Roman" w:cs="Times New Roman"/>
          <w:sz w:val="19"/>
          <w:szCs w:val="19"/>
        </w:rPr>
        <w:t xml:space="preserve"> Besonders spannend finde ich zudem Ihre breite Aufstellung in</w:t>
      </w:r>
      <w:r w:rsidR="00A30331">
        <w:rPr>
          <w:rFonts w:ascii="Times New Roman" w:hAnsi="Times New Roman" w:cs="Times New Roman"/>
          <w:sz w:val="19"/>
          <w:szCs w:val="19"/>
        </w:rPr>
        <w:t xml:space="preserve"> der Automotive-Branche, </w:t>
      </w:r>
      <w:r w:rsidR="00A30331" w:rsidRPr="00887266">
        <w:rPr>
          <w:rFonts w:ascii="Times New Roman" w:hAnsi="Times New Roman" w:cs="Times New Roman"/>
          <w:sz w:val="19"/>
          <w:szCs w:val="19"/>
        </w:rPr>
        <w:t>da ich durch den demografischen Wandel</w:t>
      </w:r>
      <w:r w:rsidR="00A30331">
        <w:rPr>
          <w:rFonts w:ascii="Times New Roman" w:hAnsi="Times New Roman" w:cs="Times New Roman"/>
          <w:sz w:val="19"/>
          <w:szCs w:val="19"/>
        </w:rPr>
        <w:t xml:space="preserve">, der Elektrifizierung </w:t>
      </w:r>
      <w:r w:rsidR="00A30331" w:rsidRPr="00887266">
        <w:rPr>
          <w:rFonts w:ascii="Times New Roman" w:hAnsi="Times New Roman" w:cs="Times New Roman"/>
          <w:sz w:val="19"/>
          <w:szCs w:val="19"/>
        </w:rPr>
        <w:t xml:space="preserve">und die Digitalisierung ein großes Potenzial in diesem Sektor sehe und es mich schon immer fasziniert hat, wie schnell sich die Branche wandelt und im Zuge immer neuer Herausforderungen anpassen kann. Dadurch kann ich mir sehr gut vorstellen, mich bei Berufseinstieg </w:t>
      </w:r>
      <w:r w:rsidR="00D95B15">
        <w:rPr>
          <w:rFonts w:ascii="Times New Roman" w:hAnsi="Times New Roman" w:cs="Times New Roman"/>
          <w:sz w:val="19"/>
          <w:szCs w:val="19"/>
        </w:rPr>
        <w:t xml:space="preserve">im </w:t>
      </w:r>
      <w:del w:id="0" w:author="David Döbele" w:date="2023-09-15T17:38:00Z">
        <w:r w:rsidR="00D95B15" w:rsidDel="00416EB9">
          <w:rPr>
            <w:rFonts w:ascii="Times New Roman" w:hAnsi="Times New Roman" w:cs="Times New Roman"/>
            <w:sz w:val="19"/>
            <w:szCs w:val="19"/>
          </w:rPr>
          <w:delText>Consutling</w:delText>
        </w:r>
      </w:del>
      <w:ins w:id="1" w:author="David Döbele" w:date="2023-09-15T17:38:00Z">
        <w:r w:rsidR="00416EB9">
          <w:rPr>
            <w:rFonts w:ascii="Times New Roman" w:hAnsi="Times New Roman" w:cs="Times New Roman"/>
            <w:sz w:val="19"/>
            <w:szCs w:val="19"/>
          </w:rPr>
          <w:t>Consulting</w:t>
        </w:r>
      </w:ins>
      <w:r w:rsidR="00D95B15">
        <w:rPr>
          <w:rFonts w:ascii="Times New Roman" w:hAnsi="Times New Roman" w:cs="Times New Roman"/>
          <w:sz w:val="19"/>
          <w:szCs w:val="19"/>
        </w:rPr>
        <w:t xml:space="preserve"> </w:t>
      </w:r>
      <w:r w:rsidR="00A30331" w:rsidRPr="00887266">
        <w:rPr>
          <w:rFonts w:ascii="Times New Roman" w:hAnsi="Times New Roman" w:cs="Times New Roman"/>
          <w:sz w:val="19"/>
          <w:szCs w:val="19"/>
        </w:rPr>
        <w:t>festzulegen, wodurch Sie die perfekte Adresse für dieses Praktikum sind.</w:t>
      </w:r>
    </w:p>
    <w:p w14:paraId="079CBA04" w14:textId="77777777" w:rsidR="00AC30CD" w:rsidRPr="00591ADE" w:rsidRDefault="00AC30CD" w:rsidP="005C45BA">
      <w:pPr>
        <w:jc w:val="both"/>
        <w:rPr>
          <w:rFonts w:ascii="Times New Roman" w:hAnsi="Times New Roman" w:cs="Times New Roman"/>
          <w:sz w:val="20"/>
          <w:szCs w:val="20"/>
        </w:rPr>
      </w:pPr>
    </w:p>
    <w:sectPr w:rsidR="00AC30CD" w:rsidRPr="00591ADE" w:rsidSect="00000E2C">
      <w:pgSz w:w="11900" w:h="16840"/>
      <w:pgMar w:top="851" w:right="1077" w:bottom="624"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BD061" w14:textId="77777777" w:rsidR="008371DB" w:rsidRDefault="008371DB" w:rsidP="00A156B9">
      <w:r>
        <w:separator/>
      </w:r>
    </w:p>
  </w:endnote>
  <w:endnote w:type="continuationSeparator" w:id="0">
    <w:p w14:paraId="37037B7D" w14:textId="77777777" w:rsidR="008371DB" w:rsidRDefault="008371DB"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F0007" w14:textId="77777777" w:rsidR="008371DB" w:rsidRDefault="008371DB" w:rsidP="00A156B9">
      <w:r>
        <w:separator/>
      </w:r>
    </w:p>
  </w:footnote>
  <w:footnote w:type="continuationSeparator" w:id="0">
    <w:p w14:paraId="20480C2C" w14:textId="77777777" w:rsidR="008371DB" w:rsidRDefault="008371DB"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7081A"/>
    <w:multiLevelType w:val="hybridMultilevel"/>
    <w:tmpl w:val="A1E2C982"/>
    <w:lvl w:ilvl="0" w:tplc="9C9696E0">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56386949">
    <w:abstractNumId w:val="0"/>
  </w:num>
  <w:num w:numId="2" w16cid:durableId="20326064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020E"/>
    <w:rsid w:val="00000E2C"/>
    <w:rsid w:val="00007E48"/>
    <w:rsid w:val="0001174B"/>
    <w:rsid w:val="000242CD"/>
    <w:rsid w:val="00027649"/>
    <w:rsid w:val="000405C8"/>
    <w:rsid w:val="00041723"/>
    <w:rsid w:val="00047DC9"/>
    <w:rsid w:val="000503AD"/>
    <w:rsid w:val="000509FB"/>
    <w:rsid w:val="0005605A"/>
    <w:rsid w:val="0006011E"/>
    <w:rsid w:val="00064B18"/>
    <w:rsid w:val="0006587A"/>
    <w:rsid w:val="000721FC"/>
    <w:rsid w:val="00076392"/>
    <w:rsid w:val="00077569"/>
    <w:rsid w:val="00086A92"/>
    <w:rsid w:val="00090DD3"/>
    <w:rsid w:val="0009750F"/>
    <w:rsid w:val="000A237C"/>
    <w:rsid w:val="000A63D4"/>
    <w:rsid w:val="000B18EB"/>
    <w:rsid w:val="000B66C9"/>
    <w:rsid w:val="000B6DFF"/>
    <w:rsid w:val="000D4057"/>
    <w:rsid w:val="000E0AF7"/>
    <w:rsid w:val="000E5917"/>
    <w:rsid w:val="001017AD"/>
    <w:rsid w:val="001057F0"/>
    <w:rsid w:val="00105A65"/>
    <w:rsid w:val="00106A5E"/>
    <w:rsid w:val="00110DB0"/>
    <w:rsid w:val="00112AAE"/>
    <w:rsid w:val="00113143"/>
    <w:rsid w:val="00122D24"/>
    <w:rsid w:val="001476D4"/>
    <w:rsid w:val="0015704C"/>
    <w:rsid w:val="001627B3"/>
    <w:rsid w:val="00175B6A"/>
    <w:rsid w:val="00176C95"/>
    <w:rsid w:val="0017795A"/>
    <w:rsid w:val="00184867"/>
    <w:rsid w:val="00196709"/>
    <w:rsid w:val="00197984"/>
    <w:rsid w:val="001A5627"/>
    <w:rsid w:val="001B1D5D"/>
    <w:rsid w:val="001B277A"/>
    <w:rsid w:val="001B38FE"/>
    <w:rsid w:val="001C733D"/>
    <w:rsid w:val="001E0642"/>
    <w:rsid w:val="001E6FC7"/>
    <w:rsid w:val="001F4893"/>
    <w:rsid w:val="001F671D"/>
    <w:rsid w:val="00212FDF"/>
    <w:rsid w:val="002165D5"/>
    <w:rsid w:val="0021771B"/>
    <w:rsid w:val="0022523D"/>
    <w:rsid w:val="00235669"/>
    <w:rsid w:val="00236A7D"/>
    <w:rsid w:val="00240094"/>
    <w:rsid w:val="00244A8E"/>
    <w:rsid w:val="0026396A"/>
    <w:rsid w:val="00274096"/>
    <w:rsid w:val="00274807"/>
    <w:rsid w:val="00276E95"/>
    <w:rsid w:val="00277EE6"/>
    <w:rsid w:val="00280B52"/>
    <w:rsid w:val="00282476"/>
    <w:rsid w:val="00284FE4"/>
    <w:rsid w:val="00285655"/>
    <w:rsid w:val="002938EF"/>
    <w:rsid w:val="002A76D6"/>
    <w:rsid w:val="002C128D"/>
    <w:rsid w:val="002E6C93"/>
    <w:rsid w:val="002F135E"/>
    <w:rsid w:val="00300E8F"/>
    <w:rsid w:val="003112EA"/>
    <w:rsid w:val="0031201B"/>
    <w:rsid w:val="00313403"/>
    <w:rsid w:val="0031495E"/>
    <w:rsid w:val="003150FF"/>
    <w:rsid w:val="0031796E"/>
    <w:rsid w:val="003257B7"/>
    <w:rsid w:val="0032583B"/>
    <w:rsid w:val="0032590D"/>
    <w:rsid w:val="0033180E"/>
    <w:rsid w:val="00331AAE"/>
    <w:rsid w:val="003328F3"/>
    <w:rsid w:val="003330AB"/>
    <w:rsid w:val="00333455"/>
    <w:rsid w:val="00341DF5"/>
    <w:rsid w:val="00343DF3"/>
    <w:rsid w:val="00364AEC"/>
    <w:rsid w:val="00365B77"/>
    <w:rsid w:val="003668DE"/>
    <w:rsid w:val="00371A3B"/>
    <w:rsid w:val="00372274"/>
    <w:rsid w:val="003730D3"/>
    <w:rsid w:val="00374D15"/>
    <w:rsid w:val="00376E4C"/>
    <w:rsid w:val="00394F9C"/>
    <w:rsid w:val="003A4DD1"/>
    <w:rsid w:val="003A65F0"/>
    <w:rsid w:val="003B2432"/>
    <w:rsid w:val="003B3CFD"/>
    <w:rsid w:val="003C0453"/>
    <w:rsid w:val="003C082C"/>
    <w:rsid w:val="003C3C0D"/>
    <w:rsid w:val="003D5F9E"/>
    <w:rsid w:val="003E144B"/>
    <w:rsid w:val="003E3C54"/>
    <w:rsid w:val="003E5180"/>
    <w:rsid w:val="003E5B93"/>
    <w:rsid w:val="003F02D6"/>
    <w:rsid w:val="003F7403"/>
    <w:rsid w:val="0040056D"/>
    <w:rsid w:val="00400721"/>
    <w:rsid w:val="0040473A"/>
    <w:rsid w:val="00416EB9"/>
    <w:rsid w:val="004174CD"/>
    <w:rsid w:val="00433B40"/>
    <w:rsid w:val="004350E5"/>
    <w:rsid w:val="00444DE6"/>
    <w:rsid w:val="00445382"/>
    <w:rsid w:val="004459D0"/>
    <w:rsid w:val="00452808"/>
    <w:rsid w:val="004607BF"/>
    <w:rsid w:val="00472D81"/>
    <w:rsid w:val="00475093"/>
    <w:rsid w:val="0047639E"/>
    <w:rsid w:val="004A6740"/>
    <w:rsid w:val="004A7C95"/>
    <w:rsid w:val="004B0879"/>
    <w:rsid w:val="004B7EEF"/>
    <w:rsid w:val="004C14D5"/>
    <w:rsid w:val="004C1824"/>
    <w:rsid w:val="004C28E6"/>
    <w:rsid w:val="004D70A7"/>
    <w:rsid w:val="004D74F7"/>
    <w:rsid w:val="004E3931"/>
    <w:rsid w:val="004E48CD"/>
    <w:rsid w:val="004F2255"/>
    <w:rsid w:val="004F3379"/>
    <w:rsid w:val="00500419"/>
    <w:rsid w:val="005031BF"/>
    <w:rsid w:val="0051037F"/>
    <w:rsid w:val="00513A73"/>
    <w:rsid w:val="00520CDD"/>
    <w:rsid w:val="00527F6C"/>
    <w:rsid w:val="00540F8F"/>
    <w:rsid w:val="00541B1D"/>
    <w:rsid w:val="00560C8C"/>
    <w:rsid w:val="00564161"/>
    <w:rsid w:val="00577B52"/>
    <w:rsid w:val="00583940"/>
    <w:rsid w:val="005863A4"/>
    <w:rsid w:val="00591ADE"/>
    <w:rsid w:val="00593AE3"/>
    <w:rsid w:val="00593BFF"/>
    <w:rsid w:val="005A0C22"/>
    <w:rsid w:val="005A7876"/>
    <w:rsid w:val="005C18A8"/>
    <w:rsid w:val="005C45BA"/>
    <w:rsid w:val="005D17CA"/>
    <w:rsid w:val="005D2206"/>
    <w:rsid w:val="005D2F04"/>
    <w:rsid w:val="005D3426"/>
    <w:rsid w:val="005D4335"/>
    <w:rsid w:val="0060241A"/>
    <w:rsid w:val="006052CB"/>
    <w:rsid w:val="00627A0A"/>
    <w:rsid w:val="00633E30"/>
    <w:rsid w:val="00635805"/>
    <w:rsid w:val="00635BEE"/>
    <w:rsid w:val="00643002"/>
    <w:rsid w:val="0064311F"/>
    <w:rsid w:val="0064338D"/>
    <w:rsid w:val="00643F1A"/>
    <w:rsid w:val="00645BED"/>
    <w:rsid w:val="006710B4"/>
    <w:rsid w:val="0067173A"/>
    <w:rsid w:val="00680AA8"/>
    <w:rsid w:val="00683497"/>
    <w:rsid w:val="00690210"/>
    <w:rsid w:val="006951B3"/>
    <w:rsid w:val="006968CE"/>
    <w:rsid w:val="006A32AA"/>
    <w:rsid w:val="006B1617"/>
    <w:rsid w:val="006B1BA7"/>
    <w:rsid w:val="006B4A81"/>
    <w:rsid w:val="006B6E5C"/>
    <w:rsid w:val="006C1834"/>
    <w:rsid w:val="006C1F04"/>
    <w:rsid w:val="006C3E20"/>
    <w:rsid w:val="006D47B6"/>
    <w:rsid w:val="006D52A8"/>
    <w:rsid w:val="006D7E66"/>
    <w:rsid w:val="006E0FD4"/>
    <w:rsid w:val="006E628B"/>
    <w:rsid w:val="006F39F2"/>
    <w:rsid w:val="006F4817"/>
    <w:rsid w:val="00711569"/>
    <w:rsid w:val="0071764E"/>
    <w:rsid w:val="007271B0"/>
    <w:rsid w:val="007277A3"/>
    <w:rsid w:val="007307F4"/>
    <w:rsid w:val="00736D0F"/>
    <w:rsid w:val="007414A1"/>
    <w:rsid w:val="00745357"/>
    <w:rsid w:val="007514F8"/>
    <w:rsid w:val="00755109"/>
    <w:rsid w:val="00756751"/>
    <w:rsid w:val="00766209"/>
    <w:rsid w:val="00773969"/>
    <w:rsid w:val="00783492"/>
    <w:rsid w:val="00784C53"/>
    <w:rsid w:val="00790A4D"/>
    <w:rsid w:val="007955E6"/>
    <w:rsid w:val="007B02EF"/>
    <w:rsid w:val="007B2387"/>
    <w:rsid w:val="007B264C"/>
    <w:rsid w:val="007B59E8"/>
    <w:rsid w:val="007C1FCF"/>
    <w:rsid w:val="007C24A1"/>
    <w:rsid w:val="007E1A12"/>
    <w:rsid w:val="007F4FA2"/>
    <w:rsid w:val="007F582D"/>
    <w:rsid w:val="0080104D"/>
    <w:rsid w:val="00806D17"/>
    <w:rsid w:val="00810FE8"/>
    <w:rsid w:val="00812A9D"/>
    <w:rsid w:val="00821252"/>
    <w:rsid w:val="0082289D"/>
    <w:rsid w:val="00823E5C"/>
    <w:rsid w:val="008371DB"/>
    <w:rsid w:val="00850399"/>
    <w:rsid w:val="00863843"/>
    <w:rsid w:val="00870A33"/>
    <w:rsid w:val="00882BC4"/>
    <w:rsid w:val="0088367E"/>
    <w:rsid w:val="00887266"/>
    <w:rsid w:val="008877A8"/>
    <w:rsid w:val="00893036"/>
    <w:rsid w:val="00894D21"/>
    <w:rsid w:val="00896E03"/>
    <w:rsid w:val="00897FCB"/>
    <w:rsid w:val="008B655A"/>
    <w:rsid w:val="008B7EF2"/>
    <w:rsid w:val="008C0DA5"/>
    <w:rsid w:val="008C77FC"/>
    <w:rsid w:val="008D0C7D"/>
    <w:rsid w:val="008E1CFB"/>
    <w:rsid w:val="008E2D12"/>
    <w:rsid w:val="008E4156"/>
    <w:rsid w:val="008E4498"/>
    <w:rsid w:val="008E59D0"/>
    <w:rsid w:val="008E6208"/>
    <w:rsid w:val="008E6FE4"/>
    <w:rsid w:val="008F160E"/>
    <w:rsid w:val="008F48DD"/>
    <w:rsid w:val="0090045B"/>
    <w:rsid w:val="0091189F"/>
    <w:rsid w:val="0091763F"/>
    <w:rsid w:val="009303FB"/>
    <w:rsid w:val="009315C1"/>
    <w:rsid w:val="00934D4B"/>
    <w:rsid w:val="00935536"/>
    <w:rsid w:val="009356E5"/>
    <w:rsid w:val="00941141"/>
    <w:rsid w:val="0094591A"/>
    <w:rsid w:val="009511A3"/>
    <w:rsid w:val="00953A43"/>
    <w:rsid w:val="00974846"/>
    <w:rsid w:val="009939ED"/>
    <w:rsid w:val="0099544D"/>
    <w:rsid w:val="009B0AEC"/>
    <w:rsid w:val="009B3451"/>
    <w:rsid w:val="009B5B11"/>
    <w:rsid w:val="009C0869"/>
    <w:rsid w:val="009C0A8E"/>
    <w:rsid w:val="009C39DB"/>
    <w:rsid w:val="009C5051"/>
    <w:rsid w:val="009D1617"/>
    <w:rsid w:val="009D4521"/>
    <w:rsid w:val="009F50E5"/>
    <w:rsid w:val="009F53D9"/>
    <w:rsid w:val="009F55E3"/>
    <w:rsid w:val="00A05D58"/>
    <w:rsid w:val="00A156B9"/>
    <w:rsid w:val="00A23EF6"/>
    <w:rsid w:val="00A30331"/>
    <w:rsid w:val="00A31C5A"/>
    <w:rsid w:val="00A3280A"/>
    <w:rsid w:val="00A526DD"/>
    <w:rsid w:val="00A54738"/>
    <w:rsid w:val="00A54756"/>
    <w:rsid w:val="00A6336F"/>
    <w:rsid w:val="00A63908"/>
    <w:rsid w:val="00A715C4"/>
    <w:rsid w:val="00A72555"/>
    <w:rsid w:val="00A77E30"/>
    <w:rsid w:val="00A82A0C"/>
    <w:rsid w:val="00A97E09"/>
    <w:rsid w:val="00AA40C7"/>
    <w:rsid w:val="00AB011E"/>
    <w:rsid w:val="00AB0EB0"/>
    <w:rsid w:val="00AB219B"/>
    <w:rsid w:val="00AC30CD"/>
    <w:rsid w:val="00AC4E2A"/>
    <w:rsid w:val="00AC4F3F"/>
    <w:rsid w:val="00AD3364"/>
    <w:rsid w:val="00AD4D3D"/>
    <w:rsid w:val="00AE028E"/>
    <w:rsid w:val="00AE5EBA"/>
    <w:rsid w:val="00AF1370"/>
    <w:rsid w:val="00AF5559"/>
    <w:rsid w:val="00B20CBF"/>
    <w:rsid w:val="00B24A61"/>
    <w:rsid w:val="00B263BF"/>
    <w:rsid w:val="00B27710"/>
    <w:rsid w:val="00B338E1"/>
    <w:rsid w:val="00B417CA"/>
    <w:rsid w:val="00B478FA"/>
    <w:rsid w:val="00B51CD5"/>
    <w:rsid w:val="00B5530C"/>
    <w:rsid w:val="00B67D60"/>
    <w:rsid w:val="00B73A1E"/>
    <w:rsid w:val="00B76CD1"/>
    <w:rsid w:val="00B804AF"/>
    <w:rsid w:val="00B843C4"/>
    <w:rsid w:val="00B84480"/>
    <w:rsid w:val="00BA6C22"/>
    <w:rsid w:val="00BC213D"/>
    <w:rsid w:val="00BC52BA"/>
    <w:rsid w:val="00BC6398"/>
    <w:rsid w:val="00BE0A4C"/>
    <w:rsid w:val="00BE318C"/>
    <w:rsid w:val="00BF708A"/>
    <w:rsid w:val="00C01B96"/>
    <w:rsid w:val="00C02EE2"/>
    <w:rsid w:val="00C10680"/>
    <w:rsid w:val="00C10FCC"/>
    <w:rsid w:val="00C11766"/>
    <w:rsid w:val="00C12BDE"/>
    <w:rsid w:val="00C163D0"/>
    <w:rsid w:val="00C169D2"/>
    <w:rsid w:val="00C245EB"/>
    <w:rsid w:val="00C256AB"/>
    <w:rsid w:val="00C25DF2"/>
    <w:rsid w:val="00C31E87"/>
    <w:rsid w:val="00C35B2A"/>
    <w:rsid w:val="00C42202"/>
    <w:rsid w:val="00C44273"/>
    <w:rsid w:val="00C54549"/>
    <w:rsid w:val="00C66FDA"/>
    <w:rsid w:val="00C728A1"/>
    <w:rsid w:val="00C73398"/>
    <w:rsid w:val="00C73C63"/>
    <w:rsid w:val="00C825FC"/>
    <w:rsid w:val="00C847A1"/>
    <w:rsid w:val="00C86665"/>
    <w:rsid w:val="00C94B1D"/>
    <w:rsid w:val="00CA288E"/>
    <w:rsid w:val="00CA6FE3"/>
    <w:rsid w:val="00CC04FE"/>
    <w:rsid w:val="00CC0769"/>
    <w:rsid w:val="00CC14CE"/>
    <w:rsid w:val="00CC4C1C"/>
    <w:rsid w:val="00CC5AAB"/>
    <w:rsid w:val="00CE5F5E"/>
    <w:rsid w:val="00CF679F"/>
    <w:rsid w:val="00D04465"/>
    <w:rsid w:val="00D04694"/>
    <w:rsid w:val="00D1038C"/>
    <w:rsid w:val="00D15FA0"/>
    <w:rsid w:val="00D174C5"/>
    <w:rsid w:val="00D2399A"/>
    <w:rsid w:val="00D4648E"/>
    <w:rsid w:val="00D511B6"/>
    <w:rsid w:val="00D648FF"/>
    <w:rsid w:val="00D64CB6"/>
    <w:rsid w:val="00D77245"/>
    <w:rsid w:val="00D77684"/>
    <w:rsid w:val="00D800EF"/>
    <w:rsid w:val="00D8790B"/>
    <w:rsid w:val="00D951CE"/>
    <w:rsid w:val="00D95B15"/>
    <w:rsid w:val="00D96FAF"/>
    <w:rsid w:val="00D97241"/>
    <w:rsid w:val="00DA29FD"/>
    <w:rsid w:val="00DB2439"/>
    <w:rsid w:val="00DB3776"/>
    <w:rsid w:val="00DB6A74"/>
    <w:rsid w:val="00DC0B8D"/>
    <w:rsid w:val="00DD1174"/>
    <w:rsid w:val="00DE4A3F"/>
    <w:rsid w:val="00DE69C3"/>
    <w:rsid w:val="00DF28C5"/>
    <w:rsid w:val="00E01186"/>
    <w:rsid w:val="00E037AD"/>
    <w:rsid w:val="00E048E4"/>
    <w:rsid w:val="00E056D7"/>
    <w:rsid w:val="00E15268"/>
    <w:rsid w:val="00E20BAC"/>
    <w:rsid w:val="00E31F89"/>
    <w:rsid w:val="00E372B4"/>
    <w:rsid w:val="00E41B93"/>
    <w:rsid w:val="00E514A2"/>
    <w:rsid w:val="00E528AE"/>
    <w:rsid w:val="00E5407A"/>
    <w:rsid w:val="00E578AE"/>
    <w:rsid w:val="00E57E10"/>
    <w:rsid w:val="00E641A4"/>
    <w:rsid w:val="00E73E69"/>
    <w:rsid w:val="00E7501F"/>
    <w:rsid w:val="00E825FF"/>
    <w:rsid w:val="00E8755D"/>
    <w:rsid w:val="00E904EB"/>
    <w:rsid w:val="00E954AE"/>
    <w:rsid w:val="00E954E6"/>
    <w:rsid w:val="00E96FEA"/>
    <w:rsid w:val="00EA28ED"/>
    <w:rsid w:val="00EA3146"/>
    <w:rsid w:val="00EA53CC"/>
    <w:rsid w:val="00EA6931"/>
    <w:rsid w:val="00EB2791"/>
    <w:rsid w:val="00EB4953"/>
    <w:rsid w:val="00EB6E52"/>
    <w:rsid w:val="00EC2523"/>
    <w:rsid w:val="00EC2DBB"/>
    <w:rsid w:val="00EC318E"/>
    <w:rsid w:val="00EC4E6A"/>
    <w:rsid w:val="00EC6658"/>
    <w:rsid w:val="00EC6BFA"/>
    <w:rsid w:val="00EE44B0"/>
    <w:rsid w:val="00EF18D0"/>
    <w:rsid w:val="00F025D5"/>
    <w:rsid w:val="00F03170"/>
    <w:rsid w:val="00F06D19"/>
    <w:rsid w:val="00F17E63"/>
    <w:rsid w:val="00F3098E"/>
    <w:rsid w:val="00F31083"/>
    <w:rsid w:val="00F354EB"/>
    <w:rsid w:val="00F36FD9"/>
    <w:rsid w:val="00F40192"/>
    <w:rsid w:val="00F40C92"/>
    <w:rsid w:val="00F4121E"/>
    <w:rsid w:val="00F41FED"/>
    <w:rsid w:val="00F458F0"/>
    <w:rsid w:val="00F45D51"/>
    <w:rsid w:val="00F47D04"/>
    <w:rsid w:val="00F533BA"/>
    <w:rsid w:val="00F54E96"/>
    <w:rsid w:val="00F5639E"/>
    <w:rsid w:val="00F56E14"/>
    <w:rsid w:val="00F622EB"/>
    <w:rsid w:val="00F6375F"/>
    <w:rsid w:val="00F7199D"/>
    <w:rsid w:val="00F832C9"/>
    <w:rsid w:val="00F93C77"/>
    <w:rsid w:val="00F942EA"/>
    <w:rsid w:val="00FB47FF"/>
    <w:rsid w:val="00FC31CC"/>
    <w:rsid w:val="00FC44CF"/>
    <w:rsid w:val="00FC54AB"/>
    <w:rsid w:val="00FC66AB"/>
    <w:rsid w:val="00FD1138"/>
    <w:rsid w:val="00FD449A"/>
    <w:rsid w:val="00FE3DBB"/>
    <w:rsid w:val="00FF162F"/>
    <w:rsid w:val="00FF36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93510"/>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berarbeitung">
    <w:name w:val="Revision"/>
    <w:hidden/>
    <w:uiPriority w:val="99"/>
    <w:semiHidden/>
    <w:rsid w:val="006968CE"/>
  </w:style>
  <w:style w:type="paragraph" w:styleId="StandardWeb">
    <w:name w:val="Normal (Web)"/>
    <w:basedOn w:val="Standard"/>
    <w:uiPriority w:val="99"/>
    <w:semiHidden/>
    <w:unhideWhenUsed/>
    <w:rsid w:val="0090045B"/>
    <w:pPr>
      <w:spacing w:before="100" w:beforeAutospacing="1" w:after="100" w:afterAutospacing="1"/>
    </w:pPr>
    <w:rPr>
      <w:rFonts w:ascii="Times New Roman" w:eastAsia="Times New Roman" w:hAnsi="Times New Roman" w:cs="Times New Roman"/>
      <w:lang w:eastAsia="de-DE"/>
    </w:rPr>
  </w:style>
  <w:style w:type="paragraph" w:styleId="Listenabsatz">
    <w:name w:val="List Paragraph"/>
    <w:basedOn w:val="Standard"/>
    <w:uiPriority w:val="34"/>
    <w:qFormat/>
    <w:rsid w:val="00AC3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713282">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2317</Words>
  <Characters>14598</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4</cp:revision>
  <dcterms:created xsi:type="dcterms:W3CDTF">2023-09-15T10:48:00Z</dcterms:created>
  <dcterms:modified xsi:type="dcterms:W3CDTF">2023-09-15T15:38:00Z</dcterms:modified>
</cp:coreProperties>
</file>