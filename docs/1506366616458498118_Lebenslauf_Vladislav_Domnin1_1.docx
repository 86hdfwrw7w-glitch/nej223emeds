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6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3538"/>
        <w:gridCol w:w="289"/>
        <w:gridCol w:w="1135"/>
        <w:gridCol w:w="851"/>
        <w:gridCol w:w="142"/>
        <w:gridCol w:w="142"/>
        <w:gridCol w:w="993"/>
        <w:gridCol w:w="850"/>
        <w:gridCol w:w="691"/>
        <w:gridCol w:w="20"/>
      </w:tblGrid>
      <w:tr w:rsidR="002508C2" w:rsidRPr="005576BF" w14:paraId="5DF08F91" w14:textId="77777777" w:rsidTr="00D97223">
        <w:trPr>
          <w:trHeight w:val="227"/>
        </w:trPr>
        <w:tc>
          <w:tcPr>
            <w:tcW w:w="10776" w:type="dxa"/>
            <w:gridSpan w:val="11"/>
          </w:tcPr>
          <w:p w14:paraId="11DD220E" w14:textId="52F711F1" w:rsidR="002508C2" w:rsidRPr="005576BF" w:rsidRDefault="00D63824" w:rsidP="008050E4">
            <w:pPr>
              <w:spacing w:line="276" w:lineRule="auto"/>
              <w:jc w:val="center"/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  <w:smallCaps/>
                <w:sz w:val="48"/>
                <w:szCs w:val="32"/>
              </w:rPr>
              <w:t>Vladislav</w:t>
            </w:r>
            <w:r w:rsidR="00A26D0D" w:rsidRPr="005576BF">
              <w:rPr>
                <w:rFonts w:ascii="Optima" w:hAnsi="Optima" w:cs="Times New Roman"/>
                <w:b/>
                <w:smallCaps/>
                <w:sz w:val="48"/>
                <w:szCs w:val="32"/>
              </w:rPr>
              <w:t xml:space="preserve"> </w:t>
            </w:r>
            <w:r>
              <w:rPr>
                <w:rFonts w:ascii="Optima" w:hAnsi="Optima" w:cs="Times New Roman"/>
                <w:b/>
                <w:smallCaps/>
                <w:sz w:val="48"/>
                <w:szCs w:val="32"/>
              </w:rPr>
              <w:t>Domnin</w:t>
            </w:r>
            <w:r w:rsidR="008050E4" w:rsidRPr="005576BF">
              <w:rPr>
                <w:rFonts w:ascii="Optima" w:hAnsi="Optima" w:cs="Times New Roman"/>
                <w:sz w:val="44"/>
                <w:szCs w:val="64"/>
              </w:rPr>
              <w:br/>
            </w:r>
            <w:r>
              <w:rPr>
                <w:rFonts w:ascii="Optima" w:hAnsi="Optima" w:cs="Times New Roman"/>
                <w:sz w:val="20"/>
              </w:rPr>
              <w:t>Heribertstraße 9</w:t>
            </w:r>
            <w:r w:rsidR="00853438" w:rsidRPr="005576BF">
              <w:rPr>
                <w:rFonts w:ascii="Optima" w:hAnsi="Optima" w:cs="Times New Roman"/>
                <w:sz w:val="20"/>
              </w:rPr>
              <w:t xml:space="preserve">, </w:t>
            </w:r>
            <w:r>
              <w:rPr>
                <w:rFonts w:ascii="Optima" w:hAnsi="Optima" w:cs="Times New Roman"/>
                <w:sz w:val="20"/>
              </w:rPr>
              <w:t>52372</w:t>
            </w:r>
            <w:r w:rsidR="0091331D" w:rsidRPr="005576BF">
              <w:rPr>
                <w:rFonts w:ascii="Optima" w:hAnsi="Optima" w:cs="Times New Roman"/>
                <w:sz w:val="20"/>
              </w:rPr>
              <w:t xml:space="preserve"> </w:t>
            </w:r>
            <w:r>
              <w:rPr>
                <w:rFonts w:ascii="Optima" w:hAnsi="Optima" w:cs="Times New Roman"/>
                <w:sz w:val="20"/>
              </w:rPr>
              <w:t>Kreuzau</w:t>
            </w:r>
          </w:p>
          <w:p w14:paraId="722A5AF6" w14:textId="7DEBE7A7" w:rsidR="008050E4" w:rsidRPr="005576BF" w:rsidRDefault="002B2091" w:rsidP="008050E4">
            <w:pPr>
              <w:spacing w:line="276" w:lineRule="auto"/>
              <w:jc w:val="center"/>
              <w:rPr>
                <w:rFonts w:ascii="Optima" w:hAnsi="Optima" w:cs="Times New Roman"/>
                <w:lang w:val="de-AT"/>
              </w:rPr>
            </w:pPr>
            <w:r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>+4</w:t>
            </w:r>
            <w:r w:rsidR="0091331D"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>9</w:t>
            </w:r>
            <w:r w:rsidR="00A40724">
              <w:rPr>
                <w:rFonts w:ascii="Optima" w:hAnsi="Optima" w:cs="Times New Roman"/>
                <w:color w:val="000000"/>
                <w:sz w:val="20"/>
                <w:lang w:val="de-AT"/>
              </w:rPr>
              <w:t>(0)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163</w:t>
            </w:r>
            <w:r w:rsidR="00A40724">
              <w:rPr>
                <w:rFonts w:ascii="Optima" w:hAnsi="Optima" w:cs="Times New Roman"/>
                <w:color w:val="000000"/>
                <w:sz w:val="20"/>
                <w:lang w:val="de-AT"/>
              </w:rPr>
              <w:t>-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2433265</w:t>
            </w:r>
            <w:r w:rsidR="00AB016A"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| </w:t>
            </w:r>
            <w:r w:rsidR="00DF660C">
              <w:rPr>
                <w:rFonts w:ascii="Optima" w:hAnsi="Optima" w:cs="Times New Roman"/>
                <w:color w:val="000000"/>
                <w:sz w:val="20"/>
                <w:lang w:val="de-AT"/>
              </w:rPr>
              <w:t>vladislavdomnin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.vd</w:t>
            </w:r>
            <w:r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>@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gmail.com</w:t>
            </w:r>
            <w:r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| 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23.03.2001</w:t>
            </w:r>
            <w:r w:rsidR="00C63281">
              <w:rPr>
                <w:rFonts w:ascii="Optima" w:hAnsi="Optima" w:cs="Times New Roman"/>
                <w:color w:val="000000"/>
                <w:sz w:val="20"/>
                <w:lang w:val="de-AT"/>
              </w:rPr>
              <w:t>in Kisseljowsk, Russla</w:t>
            </w:r>
            <w:r w:rsidR="00A519E9">
              <w:rPr>
                <w:rFonts w:ascii="Optima" w:hAnsi="Optima" w:cs="Times New Roman"/>
                <w:color w:val="000000"/>
                <w:sz w:val="20"/>
                <w:lang w:val="de-AT"/>
              </w:rPr>
              <w:t>n</w:t>
            </w:r>
            <w:r w:rsidR="00C63281">
              <w:rPr>
                <w:rFonts w:ascii="Optima" w:hAnsi="Optima" w:cs="Times New Roman"/>
                <w:color w:val="000000"/>
                <w:sz w:val="20"/>
                <w:lang w:val="de-AT"/>
              </w:rPr>
              <w:t>d</w:t>
            </w:r>
          </w:p>
        </w:tc>
      </w:tr>
      <w:tr w:rsidR="002508C2" w:rsidRPr="005576BF" w14:paraId="0FCADE56" w14:textId="77777777" w:rsidTr="00D97223">
        <w:trPr>
          <w:trHeight w:val="397"/>
        </w:trPr>
        <w:tc>
          <w:tcPr>
            <w:tcW w:w="1077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576BF" w:rsidRDefault="006E2C9C" w:rsidP="006E2C9C">
            <w:pPr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576BF" w14:paraId="7D1DEBF7" w14:textId="77777777" w:rsidTr="005B179B">
        <w:trPr>
          <w:trHeight w:val="340"/>
        </w:trPr>
        <w:tc>
          <w:tcPr>
            <w:tcW w:w="9215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37FC1DDD" w:rsidR="00D1492F" w:rsidRPr="005576BF" w:rsidRDefault="00C12504" w:rsidP="00A519E9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Johann</w:t>
            </w:r>
            <w:r w:rsidR="00843B5C" w:rsidRPr="005576BF">
              <w:rPr>
                <w:rFonts w:ascii="Optima" w:hAnsi="Optima" w:cs="Times New Roman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Wolfgang</w:t>
            </w:r>
            <w:r w:rsidR="00843B5C" w:rsidRPr="005576BF">
              <w:rPr>
                <w:rFonts w:ascii="Optima" w:hAnsi="Optima" w:cs="Times New Roman"/>
                <w:b/>
                <w:smallCaps/>
                <w:sz w:val="20"/>
                <w:szCs w:val="20"/>
              </w:rPr>
              <w:t xml:space="preserve"> G</w:t>
            </w: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oethe</w:t>
            </w:r>
            <w:r w:rsidR="00843B5C" w:rsidRPr="005576BF">
              <w:rPr>
                <w:rFonts w:ascii="Optima" w:hAnsi="Optima" w:cs="Times New Roman"/>
                <w:b/>
                <w:smallCaps/>
                <w:sz w:val="20"/>
                <w:szCs w:val="20"/>
              </w:rPr>
              <w:t>-U</w:t>
            </w: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niversität</w:t>
            </w:r>
          </w:p>
        </w:tc>
        <w:tc>
          <w:tcPr>
            <w:tcW w:w="1561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5576BF" w:rsidRDefault="00B17D95" w:rsidP="00A519E9">
            <w:pPr>
              <w:jc w:val="right"/>
              <w:rPr>
                <w:rFonts w:ascii="Optima" w:hAnsi="Optima" w:cs="Times New Roman"/>
                <w:iCs/>
                <w:sz w:val="18"/>
                <w:szCs w:val="18"/>
              </w:rPr>
            </w:pPr>
            <w:r w:rsidRPr="005576BF">
              <w:rPr>
                <w:rFonts w:ascii="Optima" w:hAnsi="Optima" w:cs="Times New Roman"/>
                <w:iCs/>
                <w:sz w:val="18"/>
                <w:szCs w:val="18"/>
              </w:rPr>
              <w:t>Frankfurt am Main</w:t>
            </w:r>
          </w:p>
        </w:tc>
      </w:tr>
      <w:tr w:rsidR="00D1492F" w:rsidRPr="005576BF" w14:paraId="61E5D482" w14:textId="77777777" w:rsidTr="00D97223">
        <w:trPr>
          <w:trHeight w:val="20"/>
        </w:trPr>
        <w:tc>
          <w:tcPr>
            <w:tcW w:w="5663" w:type="dxa"/>
            <w:gridSpan w:val="2"/>
          </w:tcPr>
          <w:p w14:paraId="11CB9A0F" w14:textId="3797FFF6" w:rsidR="00D1492F" w:rsidRPr="005576BF" w:rsidRDefault="00D1492F" w:rsidP="00A519E9">
            <w:pPr>
              <w:rPr>
                <w:rFonts w:ascii="Optima" w:hAnsi="Optima" w:cs="Times New Roman"/>
                <w:i/>
                <w:iCs/>
                <w:sz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B.Sc. in </w:t>
            </w:r>
            <w:r w:rsidR="00B17D95" w:rsidRPr="005576BF">
              <w:rPr>
                <w:rFonts w:ascii="Optima" w:hAnsi="Optima" w:cs="Times New Roman"/>
                <w:i/>
                <w:iCs/>
                <w:sz w:val="18"/>
              </w:rPr>
              <w:t>Wirtschaftswissenschaften</w:t>
            </w:r>
          </w:p>
        </w:tc>
        <w:tc>
          <w:tcPr>
            <w:tcW w:w="5113" w:type="dxa"/>
            <w:gridSpan w:val="9"/>
          </w:tcPr>
          <w:p w14:paraId="419A9228" w14:textId="01E540E4" w:rsidR="00D1492F" w:rsidRPr="005576BF" w:rsidRDefault="00D1492F" w:rsidP="00A519E9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>0</w:t>
            </w:r>
            <w:r w:rsidR="00D63824">
              <w:rPr>
                <w:rFonts w:ascii="Optima" w:hAnsi="Optima" w:cs="Times New Roman"/>
                <w:i/>
                <w:iCs/>
                <w:sz w:val="18"/>
              </w:rPr>
              <w:t>4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/20</w:t>
            </w:r>
            <w:r w:rsidR="00D63824">
              <w:rPr>
                <w:rFonts w:ascii="Optima" w:hAnsi="Optima" w:cs="Times New Roman"/>
                <w:i/>
                <w:iCs/>
                <w:sz w:val="18"/>
              </w:rPr>
              <w:t>26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</w:t>
            </w:r>
            <w:r w:rsidR="00B17D95" w:rsidRPr="005576BF">
              <w:rPr>
                <w:rFonts w:ascii="Optima" w:hAnsi="Optima" w:cs="Times New Roman"/>
                <w:i/>
                <w:iCs/>
                <w:sz w:val="18"/>
              </w:rPr>
              <w:t xml:space="preserve"> </w:t>
            </w:r>
            <w:r w:rsidR="00D5280E" w:rsidRPr="005576BF">
              <w:rPr>
                <w:rFonts w:ascii="Optima" w:hAnsi="Optima" w:cs="Times New Roman"/>
                <w:i/>
                <w:iCs/>
                <w:sz w:val="18"/>
              </w:rPr>
              <w:t>heute</w:t>
            </w:r>
          </w:p>
        </w:tc>
      </w:tr>
      <w:tr w:rsidR="00D5280E" w:rsidRPr="005576BF" w14:paraId="12FD139A" w14:textId="77777777" w:rsidTr="00D97223">
        <w:trPr>
          <w:trHeight w:val="340"/>
        </w:trPr>
        <w:tc>
          <w:tcPr>
            <w:tcW w:w="5952" w:type="dxa"/>
            <w:gridSpan w:val="3"/>
            <w:vAlign w:val="bottom"/>
          </w:tcPr>
          <w:p w14:paraId="72847BB3" w14:textId="1153143A" w:rsidR="006546FD" w:rsidRPr="005576BF" w:rsidRDefault="00D63824" w:rsidP="00A519E9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Karl-Schiller-Berufskolleg für Wirtschaft und Verwaltung</w:t>
            </w:r>
          </w:p>
        </w:tc>
        <w:tc>
          <w:tcPr>
            <w:tcW w:w="4824" w:type="dxa"/>
            <w:gridSpan w:val="8"/>
            <w:vAlign w:val="bottom"/>
          </w:tcPr>
          <w:p w14:paraId="67B48271" w14:textId="54DFD406" w:rsidR="006546FD" w:rsidRPr="005576BF" w:rsidRDefault="00936965" w:rsidP="00A519E9">
            <w:pPr>
              <w:jc w:val="right"/>
              <w:rPr>
                <w:rFonts w:ascii="Optima" w:hAnsi="Optima" w:cs="Times New Roman"/>
                <w:color w:val="00000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Brühl</w:t>
            </w:r>
          </w:p>
        </w:tc>
      </w:tr>
      <w:tr w:rsidR="00BE43ED" w:rsidRPr="005576BF" w14:paraId="324822EE" w14:textId="77777777" w:rsidTr="00D97223">
        <w:trPr>
          <w:trHeight w:val="20"/>
        </w:trPr>
        <w:tc>
          <w:tcPr>
            <w:tcW w:w="7087" w:type="dxa"/>
            <w:gridSpan w:val="4"/>
          </w:tcPr>
          <w:p w14:paraId="6571711C" w14:textId="605AA399" w:rsidR="00BE43ED" w:rsidRDefault="00BE43ED" w:rsidP="00BE43ED">
            <w:pPr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Ausbildung zum Industriekaufmann (Note: 1,7)</w:t>
            </w:r>
          </w:p>
        </w:tc>
        <w:tc>
          <w:tcPr>
            <w:tcW w:w="3689" w:type="dxa"/>
            <w:gridSpan w:val="7"/>
          </w:tcPr>
          <w:p w14:paraId="4C0D38C8" w14:textId="06ADA07D" w:rsidR="00BE43ED" w:rsidRDefault="00BE43ED" w:rsidP="00BE43ED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>
              <w:rPr>
                <w:rFonts w:ascii="Optima" w:hAnsi="Optima" w:cs="Times New Roman"/>
                <w:i/>
                <w:iCs/>
                <w:sz w:val="18"/>
              </w:rPr>
              <w:t>09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2022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 </w:t>
            </w:r>
            <w:r>
              <w:rPr>
                <w:rFonts w:ascii="Optima" w:hAnsi="Optima" w:cs="Times New Roman"/>
                <w:i/>
                <w:iCs/>
                <w:sz w:val="18"/>
              </w:rPr>
              <w:t>06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2025</w:t>
            </w:r>
          </w:p>
        </w:tc>
      </w:tr>
      <w:tr w:rsidR="00BE43ED" w:rsidRPr="005576BF" w14:paraId="2BC35A38" w14:textId="77777777" w:rsidTr="00D97223">
        <w:trPr>
          <w:trHeight w:val="20"/>
        </w:trPr>
        <w:tc>
          <w:tcPr>
            <w:tcW w:w="7087" w:type="dxa"/>
            <w:gridSpan w:val="4"/>
          </w:tcPr>
          <w:p w14:paraId="2B55BC21" w14:textId="2BE6657B" w:rsidR="00BE43ED" w:rsidRPr="00BE43ED" w:rsidRDefault="00BE43ED" w:rsidP="00BE43ED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</w:rPr>
              <w:t xml:space="preserve">Absolvieren der Englisch B2 Prüfung </w:t>
            </w:r>
          </w:p>
        </w:tc>
        <w:tc>
          <w:tcPr>
            <w:tcW w:w="3689" w:type="dxa"/>
            <w:gridSpan w:val="7"/>
          </w:tcPr>
          <w:p w14:paraId="61A9021F" w14:textId="4DF28D76" w:rsidR="00BE43ED" w:rsidRPr="00BB1CDA" w:rsidRDefault="00BE43ED" w:rsidP="00BE43ED">
            <w:pPr>
              <w:jc w:val="right"/>
              <w:rPr>
                <w:rFonts w:ascii="Optima" w:hAnsi="Optima" w:cs="Times New Roman"/>
                <w:i/>
                <w:iCs/>
                <w:color w:val="000000"/>
                <w:sz w:val="18"/>
              </w:rPr>
            </w:pPr>
          </w:p>
        </w:tc>
      </w:tr>
      <w:tr w:rsidR="00BE43ED" w:rsidRPr="005576BF" w14:paraId="63F4D8F4" w14:textId="77777777" w:rsidTr="00D97223">
        <w:trPr>
          <w:trHeight w:val="340"/>
        </w:trPr>
        <w:tc>
          <w:tcPr>
            <w:tcW w:w="7087" w:type="dxa"/>
            <w:gridSpan w:val="4"/>
            <w:vAlign w:val="bottom"/>
          </w:tcPr>
          <w:p w14:paraId="2AC26010" w14:textId="175E8BE5" w:rsidR="00BE43ED" w:rsidRPr="005576BF" w:rsidRDefault="00BE43ED" w:rsidP="00BE43ED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Gymnasium</w:t>
            </w:r>
            <w:r w:rsidRPr="005576BF">
              <w:rPr>
                <w:rFonts w:ascii="Optima" w:hAnsi="Optima" w:cs="Times New Roman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Kreuzau</w:t>
            </w:r>
          </w:p>
        </w:tc>
        <w:tc>
          <w:tcPr>
            <w:tcW w:w="3689" w:type="dxa"/>
            <w:gridSpan w:val="7"/>
            <w:vAlign w:val="bottom"/>
          </w:tcPr>
          <w:p w14:paraId="7DEC0E7D" w14:textId="7729D2F2" w:rsidR="00BE43ED" w:rsidRPr="005576BF" w:rsidRDefault="00BE43ED" w:rsidP="00BE43ED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Kreuzau</w:t>
            </w:r>
          </w:p>
        </w:tc>
      </w:tr>
      <w:tr w:rsidR="00A67822" w:rsidRPr="005576BF" w14:paraId="5F9C196D" w14:textId="77777777" w:rsidTr="00D97223">
        <w:trPr>
          <w:trHeight w:val="20"/>
        </w:trPr>
        <w:tc>
          <w:tcPr>
            <w:tcW w:w="7087" w:type="dxa"/>
            <w:gridSpan w:val="4"/>
          </w:tcPr>
          <w:p w14:paraId="4333F91C" w14:textId="6AAC3F20" w:rsidR="00A67822" w:rsidRPr="005576BF" w:rsidRDefault="00A67822" w:rsidP="00A67822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Gymnasiale Oberstufe</w:t>
            </w:r>
          </w:p>
        </w:tc>
        <w:tc>
          <w:tcPr>
            <w:tcW w:w="3689" w:type="dxa"/>
            <w:gridSpan w:val="7"/>
          </w:tcPr>
          <w:p w14:paraId="3BE8734D" w14:textId="145398AB" w:rsidR="00A67822" w:rsidRPr="005576BF" w:rsidRDefault="00A67822" w:rsidP="00A67822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>0</w:t>
            </w:r>
            <w:r>
              <w:rPr>
                <w:rFonts w:ascii="Optima" w:hAnsi="Optima" w:cs="Times New Roman"/>
                <w:i/>
                <w:iCs/>
                <w:sz w:val="18"/>
              </w:rPr>
              <w:t>8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2019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 </w:t>
            </w:r>
            <w:r>
              <w:rPr>
                <w:rFonts w:ascii="Optima" w:hAnsi="Optima" w:cs="Times New Roman"/>
                <w:i/>
                <w:iCs/>
                <w:sz w:val="18"/>
              </w:rPr>
              <w:t>03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2021</w:t>
            </w:r>
          </w:p>
        </w:tc>
      </w:tr>
      <w:tr w:rsidR="00A67822" w:rsidRPr="005576BF" w14:paraId="1C51E2FF" w14:textId="77777777" w:rsidTr="00D97223">
        <w:trPr>
          <w:trHeight w:val="340"/>
        </w:trPr>
        <w:tc>
          <w:tcPr>
            <w:tcW w:w="7087" w:type="dxa"/>
            <w:gridSpan w:val="4"/>
            <w:vAlign w:val="bottom"/>
          </w:tcPr>
          <w:p w14:paraId="4BAC65D2" w14:textId="3807EDAF" w:rsidR="00A67822" w:rsidRPr="005576BF" w:rsidRDefault="00A67822" w:rsidP="00A67822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Sekundarschule Kreuzau</w:t>
            </w:r>
          </w:p>
        </w:tc>
        <w:tc>
          <w:tcPr>
            <w:tcW w:w="3689" w:type="dxa"/>
            <w:gridSpan w:val="7"/>
            <w:vAlign w:val="bottom"/>
          </w:tcPr>
          <w:p w14:paraId="2FCB10D7" w14:textId="0E1BFA88" w:rsidR="00A67822" w:rsidRPr="005576BF" w:rsidRDefault="00A67822" w:rsidP="00A67822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Kreuzau</w:t>
            </w:r>
          </w:p>
        </w:tc>
      </w:tr>
      <w:tr w:rsidR="00A67822" w:rsidRPr="005576BF" w14:paraId="312B82BC" w14:textId="77777777" w:rsidTr="00D97223">
        <w:trPr>
          <w:trHeight w:val="20"/>
        </w:trPr>
        <w:tc>
          <w:tcPr>
            <w:tcW w:w="7087" w:type="dxa"/>
            <w:gridSpan w:val="4"/>
          </w:tcPr>
          <w:p w14:paraId="1CEE182B" w14:textId="62923665" w:rsidR="00A67822" w:rsidRPr="005576BF" w:rsidRDefault="00A67822" w:rsidP="00A67822">
            <w:pPr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Mittlerer Schulabschluss mit Gymnasiumqualifikation</w:t>
            </w:r>
          </w:p>
        </w:tc>
        <w:tc>
          <w:tcPr>
            <w:tcW w:w="3689" w:type="dxa"/>
            <w:gridSpan w:val="7"/>
          </w:tcPr>
          <w:p w14:paraId="7521EA6E" w14:textId="65053D71" w:rsidR="00A67822" w:rsidRPr="005576BF" w:rsidRDefault="00A67822" w:rsidP="00A67822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>
              <w:rPr>
                <w:rFonts w:ascii="Optima" w:hAnsi="Optima" w:cs="Times New Roman"/>
                <w:i/>
                <w:iCs/>
                <w:sz w:val="18"/>
              </w:rPr>
              <w:t>0</w:t>
            </w:r>
            <w:r w:rsidR="00E43DD3">
              <w:rPr>
                <w:rFonts w:ascii="Optima" w:hAnsi="Optima" w:cs="Times New Roman"/>
                <w:i/>
                <w:iCs/>
                <w:sz w:val="18"/>
              </w:rPr>
              <w:t>9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2017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 </w:t>
            </w:r>
            <w:r>
              <w:rPr>
                <w:rFonts w:ascii="Optima" w:hAnsi="Optima" w:cs="Times New Roman"/>
                <w:i/>
                <w:iCs/>
                <w:sz w:val="18"/>
              </w:rPr>
              <w:t>07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2019</w:t>
            </w:r>
          </w:p>
        </w:tc>
      </w:tr>
      <w:tr w:rsidR="00A67822" w:rsidRPr="005576BF" w14:paraId="69F47C1D" w14:textId="77777777" w:rsidTr="00D97223">
        <w:trPr>
          <w:trHeight w:val="20"/>
        </w:trPr>
        <w:tc>
          <w:tcPr>
            <w:tcW w:w="10776" w:type="dxa"/>
            <w:gridSpan w:val="11"/>
          </w:tcPr>
          <w:p w14:paraId="018E6C4E" w14:textId="1D6B992C" w:rsidR="00A67822" w:rsidRPr="00A67822" w:rsidRDefault="00A67822" w:rsidP="00A6782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Einstieg in der 10. Klasse nach der Migration aus Sibirien (Russland) nach Deutschland Anfang 2017</w:t>
            </w:r>
          </w:p>
          <w:p w14:paraId="23575F6C" w14:textId="6CFEAF0D" w:rsidR="00A67822" w:rsidRPr="00D63824" w:rsidRDefault="00A67822" w:rsidP="00A6782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sz w:val="18"/>
              </w:rPr>
              <w:t>Schwerpunktfächer: Mathematik (</w:t>
            </w:r>
            <w:r>
              <w:rPr>
                <w:rFonts w:ascii="Optima" w:hAnsi="Optima" w:cs="Times New Roman"/>
                <w:sz w:val="18"/>
              </w:rPr>
              <w:t>Sehr gut</w:t>
            </w:r>
            <w:r w:rsidRPr="005576BF">
              <w:rPr>
                <w:rFonts w:ascii="Optima" w:hAnsi="Optima" w:cs="Times New Roman"/>
                <w:sz w:val="18"/>
              </w:rPr>
              <w:t xml:space="preserve">), </w:t>
            </w:r>
            <w:r>
              <w:rPr>
                <w:rFonts w:ascii="Optima" w:hAnsi="Optima" w:cs="Times New Roman"/>
                <w:sz w:val="18"/>
              </w:rPr>
              <w:t>Physik</w:t>
            </w:r>
            <w:r w:rsidRPr="005576BF">
              <w:rPr>
                <w:rFonts w:ascii="Optima" w:hAnsi="Optima" w:cs="Times New Roman"/>
                <w:sz w:val="18"/>
              </w:rPr>
              <w:t xml:space="preserve"> (</w:t>
            </w:r>
            <w:r>
              <w:rPr>
                <w:rFonts w:ascii="Optima" w:hAnsi="Optima" w:cs="Times New Roman"/>
                <w:sz w:val="18"/>
              </w:rPr>
              <w:t>Gut</w:t>
            </w:r>
            <w:r w:rsidRPr="005576BF">
              <w:rPr>
                <w:rFonts w:ascii="Optima" w:hAnsi="Optima" w:cs="Times New Roman"/>
                <w:sz w:val="18"/>
              </w:rPr>
              <w:t>)</w:t>
            </w:r>
          </w:p>
        </w:tc>
      </w:tr>
      <w:tr w:rsidR="00A67822" w:rsidRPr="005576BF" w14:paraId="3A2665B3" w14:textId="77777777" w:rsidTr="00D97223">
        <w:trPr>
          <w:trHeight w:val="397"/>
        </w:trPr>
        <w:tc>
          <w:tcPr>
            <w:tcW w:w="1077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A67822" w:rsidRPr="005576BF" w:rsidRDefault="00A67822" w:rsidP="00A67822">
            <w:pPr>
              <w:pStyle w:val="BERSCHRIFT"/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Praxiserfahrungen</w:t>
            </w:r>
          </w:p>
        </w:tc>
      </w:tr>
      <w:tr w:rsidR="00A67822" w:rsidRPr="005576BF" w14:paraId="50AFEA03" w14:textId="77777777" w:rsidTr="00D97223">
        <w:trPr>
          <w:trHeight w:val="340"/>
        </w:trPr>
        <w:tc>
          <w:tcPr>
            <w:tcW w:w="5663" w:type="dxa"/>
            <w:gridSpan w:val="2"/>
            <w:vAlign w:val="bottom"/>
          </w:tcPr>
          <w:p w14:paraId="42FB0D26" w14:textId="37BDF2F8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Elektrotechnik DomTech GmbH</w:t>
            </w:r>
          </w:p>
        </w:tc>
        <w:tc>
          <w:tcPr>
            <w:tcW w:w="5113" w:type="dxa"/>
            <w:gridSpan w:val="9"/>
            <w:vAlign w:val="bottom"/>
          </w:tcPr>
          <w:p w14:paraId="11E31BD8" w14:textId="6E2C3784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Kreuzau</w:t>
            </w:r>
          </w:p>
        </w:tc>
      </w:tr>
      <w:tr w:rsidR="00A67822" w:rsidRPr="005576BF" w14:paraId="48328CB9" w14:textId="77777777" w:rsidTr="00D97223">
        <w:trPr>
          <w:trHeight w:val="20"/>
        </w:trPr>
        <w:tc>
          <w:tcPr>
            <w:tcW w:w="8080" w:type="dxa"/>
            <w:gridSpan w:val="6"/>
          </w:tcPr>
          <w:p w14:paraId="74B74B41" w14:textId="08911E15" w:rsidR="00A67822" w:rsidRPr="0044102D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</w:rPr>
            </w:pPr>
            <w:r w:rsidRPr="0044102D">
              <w:rPr>
                <w:rFonts w:ascii="Optima" w:hAnsi="Optima" w:cs="Times New Roman"/>
                <w:sz w:val="18"/>
              </w:rPr>
              <w:t>Mitarbeiter im elterlichen Unternehmen im Bereich Digitalisierung</w:t>
            </w:r>
          </w:p>
        </w:tc>
        <w:tc>
          <w:tcPr>
            <w:tcW w:w="2696" w:type="dxa"/>
            <w:gridSpan w:val="5"/>
          </w:tcPr>
          <w:p w14:paraId="2CB21DEB" w14:textId="68F36A1A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07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03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2026</w:t>
            </w:r>
          </w:p>
        </w:tc>
      </w:tr>
      <w:tr w:rsidR="00A67822" w:rsidRPr="005576BF" w14:paraId="7C4155D6" w14:textId="77777777" w:rsidTr="00D97223">
        <w:trPr>
          <w:trHeight w:val="20"/>
        </w:trPr>
        <w:tc>
          <w:tcPr>
            <w:tcW w:w="10776" w:type="dxa"/>
            <w:gridSpan w:val="11"/>
          </w:tcPr>
          <w:p w14:paraId="1A135F1D" w14:textId="4EDEC715" w:rsidR="00A67822" w:rsidRPr="0044102D" w:rsidRDefault="00A67822" w:rsidP="0044102D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Digitalisierung papierbasierter </w:t>
            </w:r>
            <w:r w:rsidR="00A34A98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Arbeitsprozesse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="00A34A98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(</w:t>
            </w:r>
            <w:r w:rsidR="009A72CF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z.B. Monteu</w:t>
            </w:r>
            <w:r w:rsidR="00A34A98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rberichte</w:t>
            </w:r>
            <w:r w:rsidR="009A72CF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via iPads)</w:t>
            </w:r>
            <w:r w:rsidR="009A72CF" w:rsidRPr="0044102D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Pr="0044102D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zur Effizienzsteigerung</w:t>
            </w:r>
          </w:p>
          <w:p w14:paraId="34AED651" w14:textId="15408DB3" w:rsidR="00A34A98" w:rsidRDefault="00A34A98" w:rsidP="00A34A98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Evaluation und Implementierung einer Unternehmenssoftware für Angebots- und Rechnungserstellung,</w:t>
            </w:r>
            <w:r w:rsidR="00E43DD3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Mitarbeiterverwaltung sowie Materialbestellungen über Schnittstellen zu Großhändlern</w:t>
            </w:r>
          </w:p>
          <w:p w14:paraId="3658805E" w14:textId="0A56D3E2" w:rsidR="00A67822" w:rsidRPr="005576BF" w:rsidRDefault="00A67822" w:rsidP="00A34A98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Schulung von Mitarbeitenden und Einführung</w:t>
            </w:r>
            <w:r w:rsidR="00E43DD3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neuer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digitaler Workflows</w:t>
            </w:r>
            <w:r w:rsidR="00E43DD3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im Unternehmen</w:t>
            </w:r>
          </w:p>
        </w:tc>
      </w:tr>
      <w:tr w:rsidR="00A67822" w:rsidRPr="005576BF" w14:paraId="436C8BA1" w14:textId="77777777" w:rsidTr="00D97223">
        <w:trPr>
          <w:trHeight w:val="340"/>
        </w:trPr>
        <w:tc>
          <w:tcPr>
            <w:tcW w:w="7938" w:type="dxa"/>
            <w:gridSpan w:val="5"/>
            <w:vAlign w:val="bottom"/>
          </w:tcPr>
          <w:p w14:paraId="153D2638" w14:textId="729B22BD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Epta Deutschland GmbH</w:t>
            </w:r>
          </w:p>
        </w:tc>
        <w:tc>
          <w:tcPr>
            <w:tcW w:w="2838" w:type="dxa"/>
            <w:gridSpan w:val="6"/>
            <w:vAlign w:val="bottom"/>
          </w:tcPr>
          <w:p w14:paraId="65F0013E" w14:textId="602E101E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Brühl / Mannheim</w:t>
            </w:r>
          </w:p>
        </w:tc>
      </w:tr>
      <w:tr w:rsidR="00A67822" w:rsidRPr="005576BF" w14:paraId="2BDA5632" w14:textId="77777777" w:rsidTr="00D97223">
        <w:trPr>
          <w:trHeight w:val="20"/>
        </w:trPr>
        <w:tc>
          <w:tcPr>
            <w:tcW w:w="7938" w:type="dxa"/>
            <w:gridSpan w:val="5"/>
          </w:tcPr>
          <w:p w14:paraId="36356CBE" w14:textId="1DEA5804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D63824">
              <w:rPr>
                <w:rFonts w:ascii="Optima" w:hAnsi="Optima" w:cs="Times New Roman"/>
                <w:sz w:val="18"/>
              </w:rPr>
              <w:t xml:space="preserve">Auszubildender </w:t>
            </w:r>
            <w:r>
              <w:rPr>
                <w:rFonts w:ascii="Optima" w:hAnsi="Optima" w:cs="Times New Roman"/>
                <w:sz w:val="18"/>
              </w:rPr>
              <w:t xml:space="preserve">zum </w:t>
            </w:r>
            <w:r w:rsidRPr="00D63824">
              <w:rPr>
                <w:rFonts w:ascii="Optima" w:hAnsi="Optima" w:cs="Times New Roman"/>
                <w:sz w:val="18"/>
              </w:rPr>
              <w:t>Industriekaufmann (Note: 85 von 100 P</w:t>
            </w:r>
            <w:r>
              <w:rPr>
                <w:rFonts w:ascii="Optima" w:hAnsi="Optima" w:cs="Times New Roman"/>
                <w:sz w:val="18"/>
              </w:rPr>
              <w:t>unkten)</w:t>
            </w:r>
          </w:p>
        </w:tc>
        <w:tc>
          <w:tcPr>
            <w:tcW w:w="2838" w:type="dxa"/>
            <w:gridSpan w:val="6"/>
          </w:tcPr>
          <w:p w14:paraId="3A9972EA" w14:textId="5472ACD2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09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06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2025</w:t>
            </w:r>
          </w:p>
        </w:tc>
      </w:tr>
      <w:tr w:rsidR="00A67822" w:rsidRPr="005576BF" w14:paraId="19F30F91" w14:textId="77777777" w:rsidTr="00D97223">
        <w:trPr>
          <w:trHeight w:val="20"/>
        </w:trPr>
        <w:tc>
          <w:tcPr>
            <w:tcW w:w="10065" w:type="dxa"/>
            <w:gridSpan w:val="9"/>
          </w:tcPr>
          <w:p w14:paraId="28C6DA14" w14:textId="63B43F0F" w:rsidR="00A67822" w:rsidRPr="005576BF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Durchlaufen zentraler Geschäftsbereiche der EPTA-Gruppe (Vertrieb, Einkauf, Marketing,-Personal, Finanzen, Logistik)</w:t>
            </w:r>
          </w:p>
          <w:p w14:paraId="7229982C" w14:textId="53643AEE" w:rsidR="00A67822" w:rsidRPr="00D63824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Mündliche Abschlussprüfung zum Thema: Supply-Chain-Prozesse (90 von 100 Punkten)</w:t>
            </w:r>
          </w:p>
        </w:tc>
        <w:tc>
          <w:tcPr>
            <w:tcW w:w="711" w:type="dxa"/>
            <w:gridSpan w:val="2"/>
            <w:vAlign w:val="bottom"/>
          </w:tcPr>
          <w:p w14:paraId="40BFD249" w14:textId="77777777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</w:p>
        </w:tc>
      </w:tr>
      <w:tr w:rsidR="00A67822" w:rsidRPr="005576BF" w14:paraId="51DD0728" w14:textId="77777777" w:rsidTr="00D97223">
        <w:trPr>
          <w:trHeight w:val="340"/>
        </w:trPr>
        <w:tc>
          <w:tcPr>
            <w:tcW w:w="8222" w:type="dxa"/>
            <w:gridSpan w:val="7"/>
            <w:vAlign w:val="bottom"/>
          </w:tcPr>
          <w:p w14:paraId="0099AFF5" w14:textId="0B05B219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Epta SPA</w:t>
            </w:r>
          </w:p>
        </w:tc>
        <w:tc>
          <w:tcPr>
            <w:tcW w:w="2554" w:type="dxa"/>
            <w:gridSpan w:val="4"/>
            <w:vAlign w:val="bottom"/>
          </w:tcPr>
          <w:p w14:paraId="22FFFEC1" w14:textId="748E3129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Mailand, Italien</w:t>
            </w:r>
          </w:p>
        </w:tc>
      </w:tr>
      <w:tr w:rsidR="00A67822" w:rsidRPr="005576BF" w14:paraId="3716F88B" w14:textId="77777777" w:rsidTr="00D97223">
        <w:trPr>
          <w:trHeight w:val="20"/>
        </w:trPr>
        <w:tc>
          <w:tcPr>
            <w:tcW w:w="8222" w:type="dxa"/>
            <w:gridSpan w:val="7"/>
          </w:tcPr>
          <w:p w14:paraId="27687518" w14:textId="0E00E80F" w:rsidR="00A67822" w:rsidRPr="00DC5A5E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284B21">
              <w:rPr>
                <w:rFonts w:ascii="Optima" w:hAnsi="Optima" w:cs="Times New Roman"/>
                <w:sz w:val="18"/>
                <w:lang w:val="en-US"/>
              </w:rPr>
              <w:t>Praktikant – Product and Marketing Strategy</w:t>
            </w:r>
          </w:p>
        </w:tc>
        <w:tc>
          <w:tcPr>
            <w:tcW w:w="2554" w:type="dxa"/>
            <w:gridSpan w:val="4"/>
            <w:vAlign w:val="bottom"/>
          </w:tcPr>
          <w:p w14:paraId="6D60D6A2" w14:textId="14E4170F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2024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</w:t>
            </w:r>
          </w:p>
        </w:tc>
      </w:tr>
      <w:tr w:rsidR="00A67822" w:rsidRPr="005576BF" w14:paraId="1154F304" w14:textId="77777777" w:rsidTr="00D97223">
        <w:trPr>
          <w:trHeight w:val="20"/>
        </w:trPr>
        <w:tc>
          <w:tcPr>
            <w:tcW w:w="10065" w:type="dxa"/>
            <w:gridSpan w:val="9"/>
          </w:tcPr>
          <w:p w14:paraId="706CC1B8" w14:textId="5875BF3A" w:rsidR="00A67822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Einmonatiges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ErasmusP</w:t>
            </w:r>
            <w:r w:rsidR="00017134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lus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-Praktikum im Firmensitz der Epta-Gruppe im Rahmen der Ausbildung</w:t>
            </w:r>
          </w:p>
          <w:p w14:paraId="6C1D8A06" w14:textId="4D8B3493" w:rsidR="00A67822" w:rsidRPr="005576BF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Analyse von Markt- und Wettbewerbsentwicklungen im Retail-Vending-Segment</w:t>
            </w:r>
          </w:p>
          <w:p w14:paraId="13F0FF44" w14:textId="77777777" w:rsidR="00A67822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Unterstützung im Messenmanagement (Vorbereitung, Standbetreuung, Trend-Monitoring)</w:t>
            </w:r>
          </w:p>
          <w:p w14:paraId="0749B15C" w14:textId="27943FD5" w:rsidR="00A67822" w:rsidRPr="00DC5A5E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 w:rsidRPr="00DC5A5E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Erstellung von 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Markt- und Wettbewerbsreports für interne Präsentationen</w:t>
            </w:r>
          </w:p>
        </w:tc>
        <w:tc>
          <w:tcPr>
            <w:tcW w:w="711" w:type="dxa"/>
            <w:gridSpan w:val="2"/>
            <w:vAlign w:val="bottom"/>
          </w:tcPr>
          <w:p w14:paraId="3125C720" w14:textId="77777777" w:rsidR="00A67822" w:rsidRPr="00BE43ED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de-AT"/>
              </w:rPr>
            </w:pPr>
          </w:p>
        </w:tc>
      </w:tr>
      <w:tr w:rsidR="00A67822" w:rsidRPr="005576BF" w14:paraId="09570578" w14:textId="77777777" w:rsidTr="00D97223">
        <w:trPr>
          <w:trHeight w:val="340"/>
        </w:trPr>
        <w:tc>
          <w:tcPr>
            <w:tcW w:w="8222" w:type="dxa"/>
            <w:gridSpan w:val="7"/>
            <w:vAlign w:val="bottom"/>
          </w:tcPr>
          <w:p w14:paraId="61724368" w14:textId="48DFEBC3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SneakerDom</w:t>
            </w:r>
          </w:p>
        </w:tc>
        <w:tc>
          <w:tcPr>
            <w:tcW w:w="2554" w:type="dxa"/>
            <w:gridSpan w:val="4"/>
            <w:vAlign w:val="bottom"/>
          </w:tcPr>
          <w:p w14:paraId="7790CEB6" w14:textId="0FA1BDFE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Online</w:t>
            </w:r>
          </w:p>
        </w:tc>
      </w:tr>
      <w:tr w:rsidR="00A67822" w:rsidRPr="005576BF" w14:paraId="54AB4B5B" w14:textId="77777777" w:rsidTr="00D97223">
        <w:trPr>
          <w:trHeight w:val="20"/>
        </w:trPr>
        <w:tc>
          <w:tcPr>
            <w:tcW w:w="8222" w:type="dxa"/>
            <w:gridSpan w:val="7"/>
          </w:tcPr>
          <w:p w14:paraId="6A798EE7" w14:textId="08BAEEE0" w:rsidR="00A67822" w:rsidRPr="005C7EE3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Selbstständig</w:t>
            </w:r>
            <w:r w:rsidRPr="00284B21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Online Reselling Business</w:t>
            </w:r>
          </w:p>
        </w:tc>
        <w:tc>
          <w:tcPr>
            <w:tcW w:w="2554" w:type="dxa"/>
            <w:gridSpan w:val="4"/>
          </w:tcPr>
          <w:p w14:paraId="546C2A9A" w14:textId="71955B92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09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12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2024</w:t>
            </w:r>
          </w:p>
        </w:tc>
      </w:tr>
      <w:tr w:rsidR="00A67822" w:rsidRPr="005576BF" w14:paraId="47387D25" w14:textId="77777777" w:rsidTr="00D97223">
        <w:trPr>
          <w:trHeight w:val="20"/>
        </w:trPr>
        <w:tc>
          <w:tcPr>
            <w:tcW w:w="8222" w:type="dxa"/>
            <w:gridSpan w:val="7"/>
          </w:tcPr>
          <w:p w14:paraId="4A76D419" w14:textId="092859E2" w:rsidR="00A67822" w:rsidRPr="005C7EE3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Verkauf von über 150 Sneakern über Plattformen wie Vinted, StockX und GOAT</w:t>
            </w:r>
          </w:p>
        </w:tc>
        <w:tc>
          <w:tcPr>
            <w:tcW w:w="2554" w:type="dxa"/>
            <w:gridSpan w:val="4"/>
            <w:vAlign w:val="bottom"/>
          </w:tcPr>
          <w:p w14:paraId="4BB3AE74" w14:textId="77777777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</w:p>
        </w:tc>
      </w:tr>
      <w:tr w:rsidR="00A67822" w:rsidRPr="005576BF" w14:paraId="5AD737E4" w14:textId="77777777" w:rsidTr="00D97223">
        <w:trPr>
          <w:trHeight w:val="340"/>
        </w:trPr>
        <w:tc>
          <w:tcPr>
            <w:tcW w:w="8222" w:type="dxa"/>
            <w:gridSpan w:val="7"/>
            <w:vAlign w:val="bottom"/>
          </w:tcPr>
          <w:p w14:paraId="15183BF8" w14:textId="065BF631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Snipes SE</w:t>
            </w:r>
          </w:p>
        </w:tc>
        <w:tc>
          <w:tcPr>
            <w:tcW w:w="2554" w:type="dxa"/>
            <w:gridSpan w:val="4"/>
            <w:vAlign w:val="bottom"/>
          </w:tcPr>
          <w:p w14:paraId="5DC14740" w14:textId="2FA8DA07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Köln</w:t>
            </w:r>
          </w:p>
        </w:tc>
      </w:tr>
      <w:tr w:rsidR="00A67822" w:rsidRPr="005576BF" w14:paraId="2596D4B2" w14:textId="77777777" w:rsidTr="00D97223">
        <w:trPr>
          <w:trHeight w:val="20"/>
        </w:trPr>
        <w:tc>
          <w:tcPr>
            <w:tcW w:w="8222" w:type="dxa"/>
            <w:gridSpan w:val="7"/>
          </w:tcPr>
          <w:p w14:paraId="0D881746" w14:textId="4E9AB364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C34ADE">
              <w:rPr>
                <w:rFonts w:ascii="Optima" w:hAnsi="Optima" w:cs="Times New Roman"/>
                <w:sz w:val="18"/>
              </w:rPr>
              <w:t>Verkaufsmitarbeiter</w:t>
            </w:r>
          </w:p>
        </w:tc>
        <w:tc>
          <w:tcPr>
            <w:tcW w:w="2554" w:type="dxa"/>
            <w:gridSpan w:val="4"/>
          </w:tcPr>
          <w:p w14:paraId="38F18C0E" w14:textId="36927EA6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08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</w:p>
        </w:tc>
      </w:tr>
      <w:tr w:rsidR="00A67822" w:rsidRPr="005576BF" w14:paraId="0B138DD8" w14:textId="77777777" w:rsidTr="00D97223">
        <w:trPr>
          <w:trHeight w:val="20"/>
        </w:trPr>
        <w:tc>
          <w:tcPr>
            <w:tcW w:w="10756" w:type="dxa"/>
            <w:gridSpan w:val="10"/>
          </w:tcPr>
          <w:p w14:paraId="266A81D0" w14:textId="4E6FAC63" w:rsidR="00A67822" w:rsidRPr="00AA4EA4" w:rsidRDefault="00A67822" w:rsidP="00A6782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Regelmäßige Komplettbetreuung des Ladens und Verantwortung über Warenpräsentation,</w:t>
            </w:r>
            <w:r w:rsidR="00D97223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>
              <w:rPr>
                <w:rFonts w:ascii="Optima" w:hAnsi="Optima" w:cs="Times New Roman"/>
                <w:sz w:val="18"/>
                <w:lang w:val="de-AT"/>
              </w:rPr>
              <w:t>Kasse, Verkauf und Kundenberatung</w:t>
            </w:r>
          </w:p>
        </w:tc>
        <w:tc>
          <w:tcPr>
            <w:tcW w:w="20" w:type="dxa"/>
            <w:vAlign w:val="bottom"/>
          </w:tcPr>
          <w:p w14:paraId="5F02D789" w14:textId="77777777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</w:p>
        </w:tc>
      </w:tr>
      <w:tr w:rsidR="00A67822" w:rsidRPr="005576BF" w14:paraId="23C6D766" w14:textId="77777777" w:rsidTr="00D97223">
        <w:trPr>
          <w:trHeight w:val="340"/>
        </w:trPr>
        <w:tc>
          <w:tcPr>
            <w:tcW w:w="8222" w:type="dxa"/>
            <w:gridSpan w:val="7"/>
            <w:vAlign w:val="bottom"/>
          </w:tcPr>
          <w:p w14:paraId="2046A6DD" w14:textId="10380E58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Skischule Sunny </w:t>
            </w:r>
          </w:p>
        </w:tc>
        <w:tc>
          <w:tcPr>
            <w:tcW w:w="2554" w:type="dxa"/>
            <w:gridSpan w:val="4"/>
            <w:vAlign w:val="bottom"/>
          </w:tcPr>
          <w:p w14:paraId="517C2C93" w14:textId="4F70F54C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Finkenberg, Österreich</w:t>
            </w:r>
          </w:p>
        </w:tc>
      </w:tr>
      <w:tr w:rsidR="00A67822" w:rsidRPr="005576BF" w14:paraId="26C18DFF" w14:textId="77777777" w:rsidTr="00D97223">
        <w:trPr>
          <w:trHeight w:val="20"/>
        </w:trPr>
        <w:tc>
          <w:tcPr>
            <w:tcW w:w="8222" w:type="dxa"/>
            <w:gridSpan w:val="7"/>
          </w:tcPr>
          <w:p w14:paraId="1E422F49" w14:textId="7B1994F7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Betreuer Kinder-Skikurse</w:t>
            </w:r>
          </w:p>
        </w:tc>
        <w:tc>
          <w:tcPr>
            <w:tcW w:w="2554" w:type="dxa"/>
            <w:gridSpan w:val="4"/>
            <w:vAlign w:val="bottom"/>
          </w:tcPr>
          <w:p w14:paraId="6C1CC514" w14:textId="54B94A3C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11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2021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02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</w:p>
        </w:tc>
      </w:tr>
      <w:tr w:rsidR="00A67822" w:rsidRPr="005576BF" w14:paraId="16E47741" w14:textId="77777777" w:rsidTr="00D97223">
        <w:trPr>
          <w:trHeight w:val="20"/>
        </w:trPr>
        <w:tc>
          <w:tcPr>
            <w:tcW w:w="10756" w:type="dxa"/>
            <w:gridSpan w:val="10"/>
          </w:tcPr>
          <w:p w14:paraId="6A714188" w14:textId="3877BFFD" w:rsidR="00A67822" w:rsidRPr="00D97223" w:rsidRDefault="00A67822" w:rsidP="00D9722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Betreuung von Kindergruppen im Anfänger-Skikurs</w:t>
            </w:r>
            <w:r w:rsidR="00D97223">
              <w:rPr>
                <w:rFonts w:ascii="Optima" w:hAnsi="Optima" w:cs="Times New Roman"/>
                <w:iCs/>
                <w:sz w:val="18"/>
                <w:lang w:val="de-AT"/>
              </w:rPr>
              <w:t xml:space="preserve">, </w:t>
            </w:r>
            <w:r w:rsidRPr="00D97223">
              <w:rPr>
                <w:rFonts w:ascii="Optima" w:hAnsi="Optima" w:cs="Times New Roman"/>
                <w:iCs/>
                <w:sz w:val="18"/>
                <w:lang w:val="de-AT"/>
              </w:rPr>
              <w:t>Unterstützung beim Erlernen der Grundlagen des Skifahrens</w:t>
            </w:r>
          </w:p>
        </w:tc>
        <w:tc>
          <w:tcPr>
            <w:tcW w:w="20" w:type="dxa"/>
            <w:vAlign w:val="bottom"/>
          </w:tcPr>
          <w:p w14:paraId="15EBECB4" w14:textId="77777777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</w:p>
        </w:tc>
      </w:tr>
      <w:tr w:rsidR="00A67822" w:rsidRPr="005576BF" w14:paraId="414B4085" w14:textId="77777777" w:rsidTr="00D97223">
        <w:trPr>
          <w:trHeight w:val="397"/>
        </w:trPr>
        <w:tc>
          <w:tcPr>
            <w:tcW w:w="1077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A67822" w:rsidRPr="005576BF" w:rsidRDefault="00A67822" w:rsidP="00A67822">
            <w:pPr>
              <w:pStyle w:val="BERSCHRIFT"/>
              <w:jc w:val="center"/>
              <w:rPr>
                <w:rFonts w:ascii="Optima" w:hAnsi="Optima" w:cs="Times New Roman"/>
                <w:i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Ausseruniversitäres Engagement</w:t>
            </w:r>
          </w:p>
        </w:tc>
      </w:tr>
      <w:tr w:rsidR="00A67822" w:rsidRPr="005576BF" w14:paraId="74251178" w14:textId="77777777" w:rsidTr="00333057">
        <w:trPr>
          <w:trHeight w:val="340"/>
        </w:trPr>
        <w:tc>
          <w:tcPr>
            <w:tcW w:w="5663" w:type="dxa"/>
            <w:gridSpan w:val="2"/>
            <w:vAlign w:val="bottom"/>
          </w:tcPr>
          <w:p w14:paraId="23826F21" w14:textId="486F61A6" w:rsidR="00A67822" w:rsidRPr="000D69D3" w:rsidRDefault="000D69D3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0D69D3"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  <w:t xml:space="preserve">Finance Network – FNI </w:t>
            </w:r>
            <w:r w:rsidR="00C9239C"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  <w:t>e.V.</w:t>
            </w:r>
          </w:p>
        </w:tc>
        <w:tc>
          <w:tcPr>
            <w:tcW w:w="511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EE5B5F7" w:rsidR="00A67822" w:rsidRPr="005576BF" w:rsidRDefault="000D69D3" w:rsidP="00A67822">
            <w:pPr>
              <w:pStyle w:val="Ort"/>
              <w:rPr>
                <w:rFonts w:ascii="Optima" w:hAnsi="Optima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smallCaps w:val="0"/>
                <w:sz w:val="18"/>
                <w:szCs w:val="18"/>
              </w:rPr>
              <w:t>Frankfurt am Main</w:t>
            </w:r>
          </w:p>
        </w:tc>
      </w:tr>
      <w:tr w:rsidR="00A67822" w:rsidRPr="005576BF" w14:paraId="4F59C612" w14:textId="77777777" w:rsidTr="00333057">
        <w:trPr>
          <w:trHeight w:val="589"/>
        </w:trPr>
        <w:tc>
          <w:tcPr>
            <w:tcW w:w="9215" w:type="dxa"/>
            <w:gridSpan w:val="8"/>
          </w:tcPr>
          <w:p w14:paraId="1C056C6C" w14:textId="387866CE" w:rsidR="000D69D3" w:rsidRDefault="000D69D3" w:rsidP="00A67822">
            <w:pPr>
              <w:pStyle w:val="Beschreibung"/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Trainee Consultant </w:t>
            </w:r>
            <w:ins w:id="0" w:author="David Döbele" w:date="2026-05-19T20:42:00Z" w16du:dateUtc="2026-05-19T18:42:00Z">
              <w:r w:rsidR="003643DD">
                <w:rPr>
                  <w:rFonts w:ascii="Optima" w:hAnsi="Optima" w:cs="Times New Roman"/>
                  <w:i/>
                  <w:iCs/>
                  <w:sz w:val="18"/>
                  <w:lang w:val="de-AT"/>
                </w:rPr>
                <w:t>in einer studentischen Unternehmensberatung</w:t>
              </w:r>
            </w:ins>
          </w:p>
          <w:p w14:paraId="171D3770" w14:textId="78DE2AA3" w:rsidR="000D69D3" w:rsidRDefault="005B179B" w:rsidP="000D69D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 xml:space="preserve">Durchlauf eines dreimonatigen Trainee-Programms in der Consulting Division </w:t>
            </w:r>
          </w:p>
          <w:p w14:paraId="32F07601" w14:textId="13EF8013" w:rsidR="005B179B" w:rsidRPr="005B179B" w:rsidRDefault="005B179B" w:rsidP="005B179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Vorbereitung auf die Rolle als Junior Consultant mit Fokus auf Fintech- und Stiftungsprojekte</w:t>
            </w:r>
          </w:p>
        </w:tc>
        <w:tc>
          <w:tcPr>
            <w:tcW w:w="1561" w:type="dxa"/>
            <w:gridSpan w:val="3"/>
          </w:tcPr>
          <w:p w14:paraId="45DD2178" w14:textId="575B70E2" w:rsidR="00A67822" w:rsidRPr="005576BF" w:rsidRDefault="00A67822" w:rsidP="00A67822">
            <w:pPr>
              <w:pStyle w:val="Beschreibung"/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</w:t>
            </w:r>
            <w:r w:rsidR="000D69D3">
              <w:rPr>
                <w:rFonts w:ascii="Optima" w:hAnsi="Optima" w:cs="Times New Roman"/>
                <w:i/>
                <w:iCs/>
                <w:sz w:val="18"/>
                <w:lang w:val="en-US"/>
              </w:rPr>
              <w:t>5</w:t>
            </w:r>
            <w:r w:rsidRPr="005576BF">
              <w:rPr>
                <w:rFonts w:ascii="Optima" w:hAnsi="Optima" w:cs="Times New Roman"/>
                <w:i/>
                <w:iCs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202</w:t>
            </w:r>
            <w:r w:rsidR="000D69D3">
              <w:rPr>
                <w:rFonts w:ascii="Optima" w:hAnsi="Optima" w:cs="Times New Roman"/>
                <w:i/>
                <w:iCs/>
                <w:sz w:val="18"/>
                <w:lang w:val="en-US"/>
              </w:rPr>
              <w:t>6</w:t>
            </w:r>
            <w:r w:rsidRPr="005576BF">
              <w:rPr>
                <w:rFonts w:ascii="Optima" w:hAnsi="Optima" w:cs="Times New Roman"/>
                <w:i/>
                <w:iCs/>
                <w:sz w:val="18"/>
                <w:lang w:val="en-US"/>
              </w:rPr>
              <w:t xml:space="preserve"> – </w:t>
            </w:r>
            <w:proofErr w:type="spellStart"/>
            <w:r w:rsidR="000D69D3">
              <w:rPr>
                <w:rFonts w:ascii="Optima" w:hAnsi="Optima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0D69D3" w:rsidRPr="005576BF" w14:paraId="742F7F82" w14:textId="77777777" w:rsidTr="00333057">
        <w:trPr>
          <w:trHeight w:val="340"/>
        </w:trPr>
        <w:tc>
          <w:tcPr>
            <w:tcW w:w="5663" w:type="dxa"/>
            <w:gridSpan w:val="2"/>
            <w:vAlign w:val="bottom"/>
          </w:tcPr>
          <w:p w14:paraId="518EF5BD" w14:textId="77777777" w:rsidR="000D69D3" w:rsidRPr="00936965" w:rsidRDefault="000D69D3" w:rsidP="000462A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67822"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Epta Deutschland GmbH</w:t>
            </w:r>
          </w:p>
        </w:tc>
        <w:tc>
          <w:tcPr>
            <w:tcW w:w="5113" w:type="dxa"/>
            <w:gridSpan w:val="9"/>
            <w:tcBorders>
              <w:top w:val="single" w:sz="4" w:space="0" w:color="auto"/>
            </w:tcBorders>
            <w:vAlign w:val="bottom"/>
          </w:tcPr>
          <w:p w14:paraId="747629D3" w14:textId="77777777" w:rsidR="000D69D3" w:rsidRPr="005576BF" w:rsidRDefault="000D69D3" w:rsidP="000462AE">
            <w:pPr>
              <w:pStyle w:val="Ort"/>
              <w:rPr>
                <w:rFonts w:ascii="Optima" w:hAnsi="Optima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smallCaps w:val="0"/>
                <w:sz w:val="18"/>
                <w:szCs w:val="18"/>
              </w:rPr>
              <w:t>Brühl / Mannheim</w:t>
            </w:r>
          </w:p>
        </w:tc>
      </w:tr>
      <w:tr w:rsidR="000D69D3" w:rsidRPr="005576BF" w14:paraId="5A9E04E1" w14:textId="77777777" w:rsidTr="005B179B">
        <w:trPr>
          <w:trHeight w:val="20"/>
        </w:trPr>
        <w:tc>
          <w:tcPr>
            <w:tcW w:w="9215" w:type="dxa"/>
            <w:gridSpan w:val="8"/>
          </w:tcPr>
          <w:p w14:paraId="5D3B81CE" w14:textId="77777777" w:rsidR="000D69D3" w:rsidRPr="005576BF" w:rsidRDefault="000D69D3" w:rsidP="000462AE">
            <w:pPr>
              <w:pStyle w:val="Beschreibung"/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Vorsitzender der Jugend- und Auszubildendenvertretung</w:t>
            </w:r>
          </w:p>
        </w:tc>
        <w:tc>
          <w:tcPr>
            <w:tcW w:w="1561" w:type="dxa"/>
            <w:gridSpan w:val="3"/>
          </w:tcPr>
          <w:p w14:paraId="4EEFA51C" w14:textId="77777777" w:rsidR="000D69D3" w:rsidRPr="005576BF" w:rsidRDefault="000D69D3" w:rsidP="000462AE">
            <w:pPr>
              <w:pStyle w:val="Beschreibung"/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03</w:t>
            </w:r>
            <w:r w:rsidRPr="005576BF">
              <w:rPr>
                <w:rFonts w:ascii="Optima" w:hAnsi="Optima" w:cs="Times New Roman"/>
                <w:i/>
                <w:iCs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2025</w:t>
            </w:r>
            <w:r w:rsidRPr="005576BF">
              <w:rPr>
                <w:rFonts w:ascii="Optima" w:hAnsi="Optima" w:cs="Times New Roman"/>
                <w:i/>
                <w:iCs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04/2023</w:t>
            </w:r>
          </w:p>
        </w:tc>
      </w:tr>
      <w:tr w:rsidR="00A67822" w:rsidRPr="005576BF" w14:paraId="02437711" w14:textId="77777777" w:rsidTr="00D97223">
        <w:trPr>
          <w:trHeight w:val="193"/>
        </w:trPr>
        <w:tc>
          <w:tcPr>
            <w:tcW w:w="10776" w:type="dxa"/>
            <w:gridSpan w:val="11"/>
          </w:tcPr>
          <w:p w14:paraId="7CA4D9D0" w14:textId="255BCFA6" w:rsidR="00A67822" w:rsidRPr="005576BF" w:rsidRDefault="00A67822" w:rsidP="00A6782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Vertretung der Interessen von über 70 Auszubildenden gegenüber Geschäftsführung und Betriebsrat</w:t>
            </w:r>
          </w:p>
          <w:p w14:paraId="5D95D4C7" w14:textId="44772E9F" w:rsidR="00A67822" w:rsidRDefault="00A67822" w:rsidP="00A6782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Organisation und Moderation von Meetings zwischen Auszubildenden, Betriebsrat und Management</w:t>
            </w:r>
          </w:p>
          <w:p w14:paraId="4AA13E1C" w14:textId="77777777" w:rsidR="00A67822" w:rsidRDefault="00A67822" w:rsidP="00A6782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Mitwirkung an Entscheidungen zu Ausbildungsbedingungen und Personalthemen</w:t>
            </w:r>
          </w:p>
          <w:p w14:paraId="68CFAD97" w14:textId="2B44713D" w:rsidR="000D69D3" w:rsidRPr="005576BF" w:rsidRDefault="000D69D3" w:rsidP="000D69D3">
            <w:pPr>
              <w:pStyle w:val="Beschreibung"/>
              <w:rPr>
                <w:rFonts w:ascii="Optima" w:hAnsi="Optima" w:cs="Times New Roman"/>
                <w:iCs/>
                <w:sz w:val="18"/>
                <w:lang w:val="de-AT"/>
              </w:rPr>
            </w:pPr>
          </w:p>
        </w:tc>
      </w:tr>
      <w:tr w:rsidR="00A67822" w:rsidRPr="005576BF" w14:paraId="482569A2" w14:textId="77777777" w:rsidTr="00D97223">
        <w:trPr>
          <w:trHeight w:val="397"/>
        </w:trPr>
        <w:tc>
          <w:tcPr>
            <w:tcW w:w="1077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A67822" w:rsidRPr="005576BF" w:rsidRDefault="00A67822" w:rsidP="00A67822">
            <w:pPr>
              <w:jc w:val="center"/>
              <w:rPr>
                <w:rFonts w:ascii="Optima" w:hAnsi="Optima" w:cs="Times New Roman"/>
                <w:b/>
                <w:smallCaps/>
                <w:szCs w:val="32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A67822" w:rsidRPr="005576BF" w14:paraId="2B257790" w14:textId="77777777" w:rsidTr="00D97223">
        <w:trPr>
          <w:trHeight w:val="283"/>
        </w:trPr>
        <w:tc>
          <w:tcPr>
            <w:tcW w:w="1077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1B83B6F" w:rsidR="00A67822" w:rsidRPr="005576BF" w:rsidRDefault="00A67822" w:rsidP="00A67822">
            <w:pPr>
              <w:rPr>
                <w:rFonts w:ascii="Optima" w:hAnsi="Optima" w:cs="Times New Roman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b/>
                <w:bCs/>
                <w:sz w:val="18"/>
              </w:rPr>
              <w:t>Sprachen:</w:t>
            </w:r>
            <w:r w:rsidRPr="005576BF">
              <w:rPr>
                <w:rFonts w:ascii="Optima" w:hAnsi="Optima" w:cs="Times New Roman"/>
                <w:sz w:val="18"/>
              </w:rPr>
              <w:t xml:space="preserve"> 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Deutsch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Muttersprache Niveau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, Englisch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Fließend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Russisch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A67822" w:rsidRPr="00200323" w14:paraId="45706C3F" w14:textId="77777777" w:rsidTr="00D97223">
        <w:trPr>
          <w:trHeight w:val="283"/>
        </w:trPr>
        <w:tc>
          <w:tcPr>
            <w:tcW w:w="10776" w:type="dxa"/>
            <w:gridSpan w:val="11"/>
            <w:vAlign w:val="bottom"/>
          </w:tcPr>
          <w:p w14:paraId="60CA2168" w14:textId="2DE50DE3" w:rsidR="00A67822" w:rsidRPr="00200323" w:rsidRDefault="00A67822" w:rsidP="00A67822">
            <w:pPr>
              <w:rPr>
                <w:rFonts w:ascii="Optima" w:hAnsi="Optima" w:cs="Times New Roman"/>
                <w:i/>
                <w:iCs/>
                <w:color w:val="000000"/>
                <w:sz w:val="18"/>
              </w:rPr>
            </w:pPr>
            <w:r w:rsidRPr="00200323">
              <w:rPr>
                <w:rFonts w:ascii="Optima" w:hAnsi="Optima" w:cs="Times New Roman"/>
                <w:b/>
                <w:bCs/>
                <w:sz w:val="18"/>
              </w:rPr>
              <w:t>Technisch:</w:t>
            </w:r>
            <w:r w:rsidRPr="00200323">
              <w:rPr>
                <w:rFonts w:ascii="Optima" w:hAnsi="Optima" w:cs="Times New Roman"/>
                <w:sz w:val="18"/>
              </w:rPr>
              <w:t xml:space="preserve"> </w:t>
            </w:r>
            <w:r w:rsidRPr="00200323">
              <w:rPr>
                <w:rFonts w:ascii="Optima" w:hAnsi="Optima" w:cs="Times New Roman"/>
                <w:color w:val="000000"/>
                <w:sz w:val="18"/>
              </w:rPr>
              <w:t xml:space="preserve">Microsoft Office </w:t>
            </w:r>
            <w:r w:rsidRPr="00200323">
              <w:rPr>
                <w:rFonts w:ascii="Optima" w:hAnsi="Optima" w:cs="Times New Roman"/>
                <w:i/>
                <w:iCs/>
                <w:color w:val="000000"/>
                <w:sz w:val="18"/>
              </w:rPr>
              <w:t xml:space="preserve">(Excel, PowerPoint – </w:t>
            </w:r>
            <w:r w:rsidRPr="00D72EFC">
              <w:rPr>
                <w:rFonts w:ascii="Optima" w:hAnsi="Optima" w:cs="Times New Roman"/>
                <w:i/>
                <w:iCs/>
                <w:color w:val="000000"/>
                <w:sz w:val="18"/>
              </w:rPr>
              <w:t>fortgeschritten</w:t>
            </w:r>
            <w:r w:rsidRPr="00200323">
              <w:rPr>
                <w:rFonts w:ascii="Optima" w:hAnsi="Optima" w:cs="Times New Roman"/>
                <w:i/>
                <w:iCs/>
                <w:color w:val="000000"/>
                <w:sz w:val="18"/>
              </w:rPr>
              <w:t>)</w:t>
            </w:r>
            <w:r w:rsidRPr="00200323">
              <w:rPr>
                <w:rFonts w:ascii="Optima" w:hAnsi="Optima" w:cs="Times New Roman"/>
                <w:color w:val="000000"/>
                <w:sz w:val="18"/>
              </w:rPr>
              <w:t xml:space="preserve">, SAP </w:t>
            </w:r>
            <w:r w:rsidRPr="00200323">
              <w:rPr>
                <w:rFonts w:ascii="Optima" w:hAnsi="Optima" w:cs="Times New Roman"/>
                <w:i/>
                <w:iCs/>
                <w:color w:val="000000"/>
                <w:sz w:val="18"/>
              </w:rPr>
              <w:t>(Grundkenntnisse / Anwenderkentnisse)</w:t>
            </w:r>
          </w:p>
        </w:tc>
      </w:tr>
      <w:tr w:rsidR="00A67822" w:rsidRPr="005576BF" w14:paraId="70CB01B0" w14:textId="77777777" w:rsidTr="00D97223">
        <w:trPr>
          <w:trHeight w:val="283"/>
        </w:trPr>
        <w:tc>
          <w:tcPr>
            <w:tcW w:w="10776" w:type="dxa"/>
            <w:gridSpan w:val="11"/>
            <w:vAlign w:val="bottom"/>
          </w:tcPr>
          <w:p w14:paraId="598C2742" w14:textId="4268AB0F" w:rsidR="00A67822" w:rsidRPr="005576BF" w:rsidRDefault="00A67822" w:rsidP="00A67822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b/>
                <w:bCs/>
                <w:sz w:val="18"/>
              </w:rPr>
              <w:t>Interessen:</w:t>
            </w:r>
            <w:r w:rsidRPr="005576BF">
              <w:rPr>
                <w:rFonts w:ascii="Optima" w:hAnsi="Optima" w:cs="Times New Roman"/>
                <w:sz w:val="18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Kraftsport (</w:t>
            </w:r>
            <w:r w:rsidRPr="00E71BF6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Fitness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), </w:t>
            </w:r>
            <w:r>
              <w:rPr>
                <w:rFonts w:ascii="Optima" w:hAnsi="Optima" w:cs="Times New Roman"/>
                <w:color w:val="000000"/>
                <w:sz w:val="18"/>
              </w:rPr>
              <w:t>Bücher und Podcasts (</w:t>
            </w:r>
            <w:r w:rsidRPr="00E71BF6">
              <w:rPr>
                <w:rFonts w:ascii="Optima" w:hAnsi="Optima" w:cs="Times New Roman"/>
                <w:i/>
                <w:iCs/>
                <w:color w:val="000000"/>
                <w:sz w:val="18"/>
              </w:rPr>
              <w:t>Wirtschaft und Finanzen, Persönlichkeitsentwicklung</w:t>
            </w:r>
            <w:r>
              <w:rPr>
                <w:rFonts w:ascii="Optima" w:hAnsi="Optima" w:cs="Times New Roman"/>
                <w:color w:val="000000"/>
                <w:sz w:val="18"/>
              </w:rPr>
              <w:t>)</w:t>
            </w:r>
          </w:p>
        </w:tc>
      </w:tr>
      <w:tr w:rsidR="00A67822" w:rsidRPr="005576BF" w14:paraId="071AB173" w14:textId="77777777" w:rsidTr="00D97223">
        <w:trPr>
          <w:trHeight w:val="624"/>
        </w:trPr>
        <w:tc>
          <w:tcPr>
            <w:tcW w:w="2125" w:type="dxa"/>
            <w:vAlign w:val="bottom"/>
          </w:tcPr>
          <w:p w14:paraId="406B03AC" w14:textId="0E9EB01B" w:rsidR="00A67822" w:rsidRPr="005576BF" w:rsidRDefault="00A67822" w:rsidP="00A67822">
            <w:pPr>
              <w:rPr>
                <w:rFonts w:ascii="Optima" w:hAnsi="Optima" w:cs="Times New Roman"/>
                <w:sz w:val="18"/>
              </w:rPr>
            </w:pPr>
          </w:p>
        </w:tc>
        <w:tc>
          <w:tcPr>
            <w:tcW w:w="8651" w:type="dxa"/>
            <w:gridSpan w:val="10"/>
            <w:vAlign w:val="bottom"/>
          </w:tcPr>
          <w:p w14:paraId="6478BDEA" w14:textId="7B8C144F" w:rsidR="00A67822" w:rsidRPr="005576BF" w:rsidRDefault="00A67822" w:rsidP="00A67822">
            <w:pPr>
              <w:jc w:val="right"/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</w:rPr>
              <w:t>Kreuzau</w:t>
            </w:r>
            <w:r w:rsidRPr="005576BF">
              <w:rPr>
                <w:rFonts w:ascii="Optima" w:hAnsi="Optima" w:cs="Times New Roman"/>
                <w:sz w:val="18"/>
              </w:rPr>
              <w:t xml:space="preserve">, </w:t>
            </w:r>
            <w:r w:rsidR="00A9740F">
              <w:rPr>
                <w:rFonts w:ascii="Optima" w:hAnsi="Optima" w:cs="Times New Roman"/>
                <w:sz w:val="18"/>
              </w:rPr>
              <w:t>19</w:t>
            </w:r>
            <w:r w:rsidRPr="005576BF">
              <w:rPr>
                <w:rFonts w:ascii="Optima" w:hAnsi="Optima" w:cs="Times New Roman"/>
                <w:sz w:val="18"/>
              </w:rPr>
              <w:t>.</w:t>
            </w:r>
            <w:r>
              <w:rPr>
                <w:rFonts w:ascii="Optima" w:hAnsi="Optima" w:cs="Times New Roman"/>
                <w:sz w:val="18"/>
              </w:rPr>
              <w:t>0</w:t>
            </w:r>
            <w:r w:rsidR="00875D7D">
              <w:rPr>
                <w:rFonts w:ascii="Optima" w:hAnsi="Optima" w:cs="Times New Roman"/>
                <w:sz w:val="18"/>
              </w:rPr>
              <w:t>5</w:t>
            </w:r>
            <w:r w:rsidRPr="005576BF">
              <w:rPr>
                <w:rFonts w:ascii="Optima" w:hAnsi="Optima" w:cs="Times New Roman"/>
                <w:sz w:val="18"/>
              </w:rPr>
              <w:t>.</w:t>
            </w:r>
            <w:r>
              <w:rPr>
                <w:rFonts w:ascii="Optima" w:hAnsi="Optima" w:cs="Times New Roman"/>
                <w:sz w:val="18"/>
              </w:rPr>
              <w:t>2026</w:t>
            </w:r>
          </w:p>
        </w:tc>
      </w:tr>
    </w:tbl>
    <w:p w14:paraId="70CCC497" w14:textId="4451A290" w:rsidR="008E726D" w:rsidRPr="005576BF" w:rsidRDefault="008E726D">
      <w:pPr>
        <w:rPr>
          <w:rFonts w:ascii="Optima" w:hAnsi="Optima" w:cs="Times New Roman"/>
          <w:sz w:val="18"/>
        </w:rPr>
      </w:pPr>
    </w:p>
    <w:sectPr w:rsidR="008E726D" w:rsidRPr="005576BF" w:rsidSect="00BB1CDA">
      <w:footerReference w:type="even" r:id="rId8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03D11" w14:textId="77777777" w:rsidR="003F1D2F" w:rsidRDefault="003F1D2F" w:rsidP="00BE053D">
      <w:pPr>
        <w:spacing w:after="0" w:line="240" w:lineRule="auto"/>
      </w:pPr>
      <w:r>
        <w:separator/>
      </w:r>
    </w:p>
  </w:endnote>
  <w:endnote w:type="continuationSeparator" w:id="0">
    <w:p w14:paraId="0083D344" w14:textId="77777777" w:rsidR="003F1D2F" w:rsidRDefault="003F1D2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61A7D" w14:textId="77777777" w:rsidR="003F1D2F" w:rsidRDefault="003F1D2F" w:rsidP="00BE053D">
      <w:pPr>
        <w:spacing w:after="0" w:line="240" w:lineRule="auto"/>
      </w:pPr>
      <w:r>
        <w:separator/>
      </w:r>
    </w:p>
  </w:footnote>
  <w:footnote w:type="continuationSeparator" w:id="0">
    <w:p w14:paraId="3F2AF715" w14:textId="77777777" w:rsidR="003F1D2F" w:rsidRDefault="003F1D2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1692300197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de-AT" w:vendorID="64" w:dllVersion="0" w:nlCheck="1" w:checkStyle="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7134"/>
    <w:rsid w:val="00035D76"/>
    <w:rsid w:val="00055F42"/>
    <w:rsid w:val="00061D33"/>
    <w:rsid w:val="00064643"/>
    <w:rsid w:val="00087747"/>
    <w:rsid w:val="00092A2C"/>
    <w:rsid w:val="000A1FDA"/>
    <w:rsid w:val="000B3D91"/>
    <w:rsid w:val="000B63E2"/>
    <w:rsid w:val="000B6548"/>
    <w:rsid w:val="000D671A"/>
    <w:rsid w:val="000D69D3"/>
    <w:rsid w:val="00103EC5"/>
    <w:rsid w:val="00116C6E"/>
    <w:rsid w:val="00125CA6"/>
    <w:rsid w:val="00141882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B7545"/>
    <w:rsid w:val="001C6210"/>
    <w:rsid w:val="001D25E1"/>
    <w:rsid w:val="001D4DCD"/>
    <w:rsid w:val="001D6690"/>
    <w:rsid w:val="001F4175"/>
    <w:rsid w:val="00200323"/>
    <w:rsid w:val="00223A4D"/>
    <w:rsid w:val="0023054D"/>
    <w:rsid w:val="00232CB5"/>
    <w:rsid w:val="00234A7E"/>
    <w:rsid w:val="0024373D"/>
    <w:rsid w:val="002508C2"/>
    <w:rsid w:val="002511DE"/>
    <w:rsid w:val="00257BDE"/>
    <w:rsid w:val="00267252"/>
    <w:rsid w:val="00282DB0"/>
    <w:rsid w:val="00284B21"/>
    <w:rsid w:val="002B2091"/>
    <w:rsid w:val="002B3D5F"/>
    <w:rsid w:val="002C6972"/>
    <w:rsid w:val="002D2B32"/>
    <w:rsid w:val="002D4516"/>
    <w:rsid w:val="002F46AD"/>
    <w:rsid w:val="003101F0"/>
    <w:rsid w:val="00314B7A"/>
    <w:rsid w:val="00324BC5"/>
    <w:rsid w:val="00333057"/>
    <w:rsid w:val="00340BAB"/>
    <w:rsid w:val="003418E0"/>
    <w:rsid w:val="00347F8D"/>
    <w:rsid w:val="003643DD"/>
    <w:rsid w:val="00372F7B"/>
    <w:rsid w:val="003733E5"/>
    <w:rsid w:val="00390EA6"/>
    <w:rsid w:val="003A6429"/>
    <w:rsid w:val="003E27C3"/>
    <w:rsid w:val="003F1D2F"/>
    <w:rsid w:val="003F3E3F"/>
    <w:rsid w:val="004067B8"/>
    <w:rsid w:val="004154BE"/>
    <w:rsid w:val="0042013D"/>
    <w:rsid w:val="00422F83"/>
    <w:rsid w:val="00426D7E"/>
    <w:rsid w:val="0043430C"/>
    <w:rsid w:val="00435E6D"/>
    <w:rsid w:val="0044102D"/>
    <w:rsid w:val="00443668"/>
    <w:rsid w:val="00456B0D"/>
    <w:rsid w:val="00471C2B"/>
    <w:rsid w:val="00476AF8"/>
    <w:rsid w:val="00484FD7"/>
    <w:rsid w:val="00492557"/>
    <w:rsid w:val="004929FB"/>
    <w:rsid w:val="004A54BA"/>
    <w:rsid w:val="004B6A5E"/>
    <w:rsid w:val="004F3072"/>
    <w:rsid w:val="004F60B1"/>
    <w:rsid w:val="00507EA7"/>
    <w:rsid w:val="00526089"/>
    <w:rsid w:val="00527A28"/>
    <w:rsid w:val="00527DCA"/>
    <w:rsid w:val="005576BF"/>
    <w:rsid w:val="005636CA"/>
    <w:rsid w:val="005716D4"/>
    <w:rsid w:val="00571B60"/>
    <w:rsid w:val="00585A4D"/>
    <w:rsid w:val="005909BB"/>
    <w:rsid w:val="005B179B"/>
    <w:rsid w:val="005C7EE3"/>
    <w:rsid w:val="005D42D0"/>
    <w:rsid w:val="005D6329"/>
    <w:rsid w:val="005E2CD4"/>
    <w:rsid w:val="005E57F6"/>
    <w:rsid w:val="006058D8"/>
    <w:rsid w:val="00610200"/>
    <w:rsid w:val="00623699"/>
    <w:rsid w:val="006254D4"/>
    <w:rsid w:val="00632D5A"/>
    <w:rsid w:val="00635515"/>
    <w:rsid w:val="00644A5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C19"/>
    <w:rsid w:val="00720320"/>
    <w:rsid w:val="00723643"/>
    <w:rsid w:val="00725D3C"/>
    <w:rsid w:val="007322C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3B5C"/>
    <w:rsid w:val="00853438"/>
    <w:rsid w:val="00866846"/>
    <w:rsid w:val="00875D7D"/>
    <w:rsid w:val="00875DA9"/>
    <w:rsid w:val="00895E38"/>
    <w:rsid w:val="008A1426"/>
    <w:rsid w:val="008A782B"/>
    <w:rsid w:val="008B0FC0"/>
    <w:rsid w:val="008C429A"/>
    <w:rsid w:val="008C4DB6"/>
    <w:rsid w:val="008E1F3D"/>
    <w:rsid w:val="008E726D"/>
    <w:rsid w:val="009053D7"/>
    <w:rsid w:val="0091331D"/>
    <w:rsid w:val="009273F9"/>
    <w:rsid w:val="0093223C"/>
    <w:rsid w:val="00936965"/>
    <w:rsid w:val="00941A87"/>
    <w:rsid w:val="009501C2"/>
    <w:rsid w:val="009503F6"/>
    <w:rsid w:val="009668B9"/>
    <w:rsid w:val="00976577"/>
    <w:rsid w:val="00996356"/>
    <w:rsid w:val="00997D9A"/>
    <w:rsid w:val="009A72CF"/>
    <w:rsid w:val="009D7C49"/>
    <w:rsid w:val="009E0ECB"/>
    <w:rsid w:val="009E7297"/>
    <w:rsid w:val="009F7FA1"/>
    <w:rsid w:val="00A0257D"/>
    <w:rsid w:val="00A12EDC"/>
    <w:rsid w:val="00A2317A"/>
    <w:rsid w:val="00A26D0D"/>
    <w:rsid w:val="00A33BDE"/>
    <w:rsid w:val="00A34885"/>
    <w:rsid w:val="00A34A98"/>
    <w:rsid w:val="00A40724"/>
    <w:rsid w:val="00A43BC1"/>
    <w:rsid w:val="00A519E9"/>
    <w:rsid w:val="00A67822"/>
    <w:rsid w:val="00A74225"/>
    <w:rsid w:val="00A81608"/>
    <w:rsid w:val="00A936D5"/>
    <w:rsid w:val="00A9740F"/>
    <w:rsid w:val="00AA1EB0"/>
    <w:rsid w:val="00AA2DA3"/>
    <w:rsid w:val="00AA4EA4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187B"/>
    <w:rsid w:val="00B90595"/>
    <w:rsid w:val="00BA215A"/>
    <w:rsid w:val="00BB1CDA"/>
    <w:rsid w:val="00BB5F09"/>
    <w:rsid w:val="00BC0D9F"/>
    <w:rsid w:val="00BD7E50"/>
    <w:rsid w:val="00BE053D"/>
    <w:rsid w:val="00BE43ED"/>
    <w:rsid w:val="00BE5FB2"/>
    <w:rsid w:val="00BF1A7A"/>
    <w:rsid w:val="00BF1FA3"/>
    <w:rsid w:val="00C00974"/>
    <w:rsid w:val="00C018E4"/>
    <w:rsid w:val="00C066FA"/>
    <w:rsid w:val="00C12504"/>
    <w:rsid w:val="00C25387"/>
    <w:rsid w:val="00C34ADE"/>
    <w:rsid w:val="00C54BE3"/>
    <w:rsid w:val="00C57F80"/>
    <w:rsid w:val="00C62191"/>
    <w:rsid w:val="00C63281"/>
    <w:rsid w:val="00C768ED"/>
    <w:rsid w:val="00C81E61"/>
    <w:rsid w:val="00C82A8F"/>
    <w:rsid w:val="00C916C2"/>
    <w:rsid w:val="00C9239C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6D55"/>
    <w:rsid w:val="00D470E4"/>
    <w:rsid w:val="00D52142"/>
    <w:rsid w:val="00D5280E"/>
    <w:rsid w:val="00D61F14"/>
    <w:rsid w:val="00D63824"/>
    <w:rsid w:val="00D72EFC"/>
    <w:rsid w:val="00D80D6B"/>
    <w:rsid w:val="00D90950"/>
    <w:rsid w:val="00D949E0"/>
    <w:rsid w:val="00D97223"/>
    <w:rsid w:val="00DA69DF"/>
    <w:rsid w:val="00DB33F8"/>
    <w:rsid w:val="00DC5A5E"/>
    <w:rsid w:val="00DD38E2"/>
    <w:rsid w:val="00DE096F"/>
    <w:rsid w:val="00DF423F"/>
    <w:rsid w:val="00DF660C"/>
    <w:rsid w:val="00E04D53"/>
    <w:rsid w:val="00E13110"/>
    <w:rsid w:val="00E24DF1"/>
    <w:rsid w:val="00E431ED"/>
    <w:rsid w:val="00E43DD3"/>
    <w:rsid w:val="00E64FF5"/>
    <w:rsid w:val="00E71BF6"/>
    <w:rsid w:val="00E73CA3"/>
    <w:rsid w:val="00E907EC"/>
    <w:rsid w:val="00E94099"/>
    <w:rsid w:val="00EA5421"/>
    <w:rsid w:val="00EB34FC"/>
    <w:rsid w:val="00EB5816"/>
    <w:rsid w:val="00EC55A7"/>
    <w:rsid w:val="00ED0EA9"/>
    <w:rsid w:val="00EE7AA2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093B"/>
    <w:rsid w:val="00FC13F0"/>
    <w:rsid w:val="00FD099E"/>
    <w:rsid w:val="00FD0FB7"/>
    <w:rsid w:val="00FD180B"/>
    <w:rsid w:val="00FD31D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643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3088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cp:lastPrinted>2026-04-13T14:02:00Z</cp:lastPrinted>
  <dcterms:created xsi:type="dcterms:W3CDTF">2026-04-13T14:02:00Z</dcterms:created>
  <dcterms:modified xsi:type="dcterms:W3CDTF">2026-05-19T18:42:00Z</dcterms:modified>
</cp:coreProperties>
</file>