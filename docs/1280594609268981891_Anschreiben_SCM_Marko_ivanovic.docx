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5F5C70AF" w:rsidR="006D2592" w:rsidRPr="00D30CEA" w:rsidRDefault="0064536E" w:rsidP="006A7895">
      <w:pPr>
        <w:spacing w:after="0" w:line="240" w:lineRule="auto"/>
        <w:jc w:val="right"/>
        <w:rPr>
          <w:rFonts w:ascii="Georgia" w:hAnsi="Georgia" w:cs="Times New Roman"/>
          <w:sz w:val="21"/>
          <w:szCs w:val="21"/>
        </w:rPr>
      </w:pPr>
      <w:r>
        <w:rPr>
          <w:rFonts w:ascii="Georgia" w:hAnsi="Georgia" w:cs="Times New Roman"/>
          <w:sz w:val="21"/>
          <w:szCs w:val="21"/>
        </w:rPr>
        <w:t>Marko Ivanovic</w:t>
      </w:r>
    </w:p>
    <w:p w14:paraId="2458A2A0" w14:textId="7A37A17A" w:rsidR="00857C6F" w:rsidRPr="00D30CEA" w:rsidRDefault="0064536E" w:rsidP="006A7895">
      <w:pPr>
        <w:spacing w:after="0" w:line="240" w:lineRule="auto"/>
        <w:jc w:val="right"/>
        <w:rPr>
          <w:rFonts w:ascii="Georgia" w:hAnsi="Georgia" w:cs="Times New Roman"/>
          <w:sz w:val="21"/>
          <w:szCs w:val="21"/>
        </w:rPr>
      </w:pPr>
      <w:r>
        <w:rPr>
          <w:rFonts w:ascii="Georgia" w:hAnsi="Georgia" w:cs="Times New Roman"/>
          <w:sz w:val="21"/>
          <w:szCs w:val="21"/>
        </w:rPr>
        <w:t>Friedrich-List-Straße 55</w:t>
      </w:r>
    </w:p>
    <w:p w14:paraId="451AEE20" w14:textId="1363AB1C" w:rsidR="00857C6F" w:rsidRDefault="0064536E" w:rsidP="006A7895">
      <w:pPr>
        <w:spacing w:after="0" w:line="240" w:lineRule="auto"/>
        <w:jc w:val="right"/>
        <w:rPr>
          <w:rFonts w:ascii="Georgia" w:hAnsi="Georgia" w:cs="Times New Roman"/>
          <w:sz w:val="21"/>
          <w:szCs w:val="21"/>
        </w:rPr>
      </w:pPr>
      <w:r>
        <w:rPr>
          <w:rFonts w:ascii="Georgia" w:hAnsi="Georgia" w:cs="Times New Roman"/>
          <w:sz w:val="21"/>
          <w:szCs w:val="21"/>
        </w:rPr>
        <w:t>63263, Neu-Isenburg</w:t>
      </w:r>
    </w:p>
    <w:p w14:paraId="12BA391A" w14:textId="22303B44" w:rsidR="006A7895" w:rsidRPr="00D30CEA" w:rsidRDefault="0064536E" w:rsidP="006A7895">
      <w:pPr>
        <w:spacing w:after="0" w:line="240" w:lineRule="auto"/>
        <w:jc w:val="right"/>
        <w:rPr>
          <w:rFonts w:ascii="Georgia" w:hAnsi="Georgia" w:cs="Times New Roman"/>
          <w:sz w:val="21"/>
          <w:szCs w:val="21"/>
        </w:rPr>
      </w:pPr>
      <w:r>
        <w:rPr>
          <w:rFonts w:ascii="Georgia" w:hAnsi="Georgia" w:cs="Georgia"/>
          <w:color w:val="000000"/>
          <w:sz w:val="21"/>
          <w:szCs w:val="21"/>
        </w:rPr>
        <w:t>Marko.ivnvic@gmail.com</w:t>
      </w:r>
    </w:p>
    <w:p w14:paraId="170FE07D" w14:textId="34DD01F3" w:rsidR="00F270C0" w:rsidRDefault="006D2592" w:rsidP="003115C5">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64536E">
        <w:rPr>
          <w:rFonts w:ascii="Georgia" w:hAnsi="Georgia" w:cs="Georgia"/>
          <w:color w:val="000000"/>
          <w:sz w:val="21"/>
          <w:szCs w:val="21"/>
        </w:rPr>
        <w:t>0157 54372292</w:t>
      </w:r>
    </w:p>
    <w:p w14:paraId="4FFA7063" w14:textId="1BBBFB37" w:rsidR="00F74175" w:rsidRDefault="00744F16" w:rsidP="00F74175">
      <w:pPr>
        <w:spacing w:after="0"/>
        <w:rPr>
          <w:rFonts w:ascii="Georgia" w:hAnsi="Georgia" w:cs="Georgia"/>
          <w:color w:val="000000"/>
          <w:sz w:val="21"/>
          <w:szCs w:val="21"/>
        </w:rPr>
      </w:pPr>
      <w:r>
        <w:rPr>
          <w:rFonts w:ascii="Georgia" w:hAnsi="Georgia" w:cs="Georgia"/>
          <w:color w:val="000000"/>
          <w:sz w:val="21"/>
          <w:szCs w:val="21"/>
        </w:rPr>
        <w:t>Ifp – Prof. Dr.-Ing. Joachim Milberg</w:t>
      </w:r>
    </w:p>
    <w:p w14:paraId="62558F71" w14:textId="61A51F72" w:rsidR="00744F16" w:rsidRPr="00D30CEA" w:rsidRDefault="00744F16" w:rsidP="00F74175">
      <w:pPr>
        <w:spacing w:after="0"/>
        <w:rPr>
          <w:rFonts w:ascii="Georgia" w:hAnsi="Georgia" w:cs="Georgia"/>
          <w:color w:val="000000"/>
          <w:sz w:val="21"/>
          <w:szCs w:val="21"/>
        </w:rPr>
      </w:pPr>
      <w:r>
        <w:rPr>
          <w:rFonts w:ascii="Georgia" w:hAnsi="Georgia" w:cs="Georgia"/>
          <w:color w:val="000000"/>
          <w:sz w:val="21"/>
          <w:szCs w:val="21"/>
        </w:rPr>
        <w:t>Institut für Produktion und Logistik GmbH &amp; Co. KG</w:t>
      </w:r>
    </w:p>
    <w:p w14:paraId="6A013FD1" w14:textId="7F114067" w:rsidR="00F74175" w:rsidRDefault="00744F16" w:rsidP="00F74175">
      <w:pPr>
        <w:spacing w:after="0"/>
        <w:rPr>
          <w:rFonts w:ascii="Georgia" w:hAnsi="Georgia"/>
          <w:sz w:val="21"/>
          <w:szCs w:val="21"/>
        </w:rPr>
      </w:pPr>
      <w:r>
        <w:rPr>
          <w:rFonts w:ascii="Georgia" w:hAnsi="Georgia"/>
          <w:sz w:val="21"/>
          <w:szCs w:val="21"/>
        </w:rPr>
        <w:t>Parkring 17</w:t>
      </w:r>
    </w:p>
    <w:p w14:paraId="6CD2831C" w14:textId="44763BA3" w:rsidR="00744F16" w:rsidRPr="00D30CEA" w:rsidRDefault="00744F16" w:rsidP="00F74175">
      <w:pPr>
        <w:spacing w:after="0"/>
        <w:rPr>
          <w:rFonts w:ascii="Georgia" w:hAnsi="Georgia"/>
          <w:sz w:val="21"/>
          <w:szCs w:val="21"/>
        </w:rPr>
      </w:pPr>
      <w:r>
        <w:rPr>
          <w:rFonts w:ascii="Georgia" w:hAnsi="Georgia"/>
          <w:sz w:val="21"/>
          <w:szCs w:val="21"/>
        </w:rPr>
        <w:t>85748, Garching b. München</w:t>
      </w:r>
    </w:p>
    <w:p w14:paraId="096C8AF5" w14:textId="77777777" w:rsidR="00647413" w:rsidRPr="00D30CEA" w:rsidRDefault="00647413" w:rsidP="00F74175">
      <w:pPr>
        <w:spacing w:after="0"/>
        <w:rPr>
          <w:rFonts w:ascii="Georgia" w:hAnsi="Georgia" w:cs="Georgia"/>
          <w:color w:val="000000"/>
          <w:sz w:val="21"/>
          <w:szCs w:val="21"/>
        </w:rPr>
      </w:pPr>
    </w:p>
    <w:p w14:paraId="155B6E2E" w14:textId="00DF1627" w:rsidR="006A7895" w:rsidRPr="003115C5" w:rsidRDefault="0064536E" w:rsidP="0085213A">
      <w:pPr>
        <w:spacing w:after="0"/>
        <w:jc w:val="right"/>
        <w:rPr>
          <w:rFonts w:ascii="Georgia" w:hAnsi="Georgia" w:cs="Times New Roman"/>
          <w:sz w:val="21"/>
          <w:szCs w:val="21"/>
        </w:rPr>
      </w:pPr>
      <w:r w:rsidRPr="003115C5">
        <w:rPr>
          <w:rFonts w:ascii="Georgia" w:hAnsi="Georgia" w:cs="Times New Roman"/>
          <w:sz w:val="21"/>
          <w:szCs w:val="21"/>
        </w:rPr>
        <w:t>Neu-Isenburg,</w:t>
      </w:r>
      <w:r w:rsidR="002D594E" w:rsidRPr="003115C5">
        <w:rPr>
          <w:rFonts w:ascii="Georgia" w:hAnsi="Georgia" w:cs="Times New Roman"/>
          <w:sz w:val="21"/>
          <w:szCs w:val="21"/>
        </w:rPr>
        <w:t xml:space="preserve"> </w:t>
      </w:r>
      <w:r w:rsidRPr="003115C5">
        <w:rPr>
          <w:rFonts w:ascii="Georgia" w:hAnsi="Georgia" w:cs="Times New Roman"/>
          <w:sz w:val="21"/>
          <w:szCs w:val="21"/>
        </w:rPr>
        <w:t>26.08.2024</w:t>
      </w:r>
    </w:p>
    <w:p w14:paraId="0731715D" w14:textId="77777777" w:rsidR="001E0088" w:rsidRPr="003115C5" w:rsidRDefault="001E0088" w:rsidP="001E0088">
      <w:pPr>
        <w:spacing w:after="0"/>
        <w:jc w:val="right"/>
        <w:rPr>
          <w:rFonts w:ascii="Georgia" w:hAnsi="Georgia" w:cs="Times New Roman"/>
          <w:sz w:val="21"/>
          <w:szCs w:val="21"/>
        </w:rPr>
      </w:pPr>
    </w:p>
    <w:p w14:paraId="47FF94D5" w14:textId="77777777" w:rsidR="00744F16" w:rsidRPr="00744F16" w:rsidRDefault="00744F16" w:rsidP="00744F16">
      <w:pPr>
        <w:spacing w:after="0"/>
        <w:jc w:val="both"/>
        <w:rPr>
          <w:rFonts w:ascii="Georgia" w:hAnsi="Georgia" w:cs="Times New Roman"/>
          <w:b/>
          <w:sz w:val="21"/>
          <w:szCs w:val="21"/>
        </w:rPr>
      </w:pPr>
      <w:r w:rsidRPr="00744F16">
        <w:rPr>
          <w:rFonts w:ascii="Georgia" w:hAnsi="Georgia" w:cs="Times New Roman"/>
          <w:b/>
          <w:sz w:val="21"/>
          <w:szCs w:val="21"/>
        </w:rPr>
        <w:t>Bewerbung um ein Praktikum im Consulting – SCM</w:t>
      </w:r>
    </w:p>
    <w:p w14:paraId="4318BFEE" w14:textId="77777777" w:rsidR="00744F16" w:rsidRPr="00744F16" w:rsidRDefault="00744F16" w:rsidP="00744F16">
      <w:pPr>
        <w:spacing w:after="0"/>
        <w:jc w:val="both"/>
        <w:rPr>
          <w:rFonts w:ascii="Georgia" w:hAnsi="Georgia" w:cs="Times New Roman"/>
          <w:b/>
          <w:sz w:val="21"/>
          <w:szCs w:val="21"/>
        </w:rPr>
      </w:pPr>
    </w:p>
    <w:p w14:paraId="2787EA00" w14:textId="77777777" w:rsidR="00744F16" w:rsidRPr="00744F16" w:rsidRDefault="00744F16" w:rsidP="00744F16">
      <w:pPr>
        <w:spacing w:after="0"/>
        <w:jc w:val="both"/>
        <w:rPr>
          <w:rFonts w:ascii="Georgia" w:hAnsi="Georgia" w:cs="Times New Roman"/>
          <w:bCs/>
          <w:sz w:val="21"/>
          <w:szCs w:val="21"/>
        </w:rPr>
      </w:pPr>
      <w:r w:rsidRPr="00744F16">
        <w:rPr>
          <w:rFonts w:ascii="Georgia" w:hAnsi="Georgia" w:cs="Times New Roman"/>
          <w:bCs/>
          <w:sz w:val="21"/>
          <w:szCs w:val="21"/>
        </w:rPr>
        <w:t>Sehr geehrte Damen und Herren,</w:t>
      </w:r>
    </w:p>
    <w:p w14:paraId="2428C1FE" w14:textId="77777777" w:rsidR="00744F16" w:rsidRPr="00744F16" w:rsidRDefault="00744F16" w:rsidP="00744F16">
      <w:pPr>
        <w:spacing w:after="0"/>
        <w:jc w:val="both"/>
        <w:rPr>
          <w:rFonts w:ascii="Georgia" w:hAnsi="Georgia" w:cs="Times New Roman"/>
          <w:bCs/>
          <w:sz w:val="21"/>
          <w:szCs w:val="21"/>
        </w:rPr>
      </w:pPr>
    </w:p>
    <w:p w14:paraId="3ECDC39F" w14:textId="77777777" w:rsidR="00191316" w:rsidRPr="008E378A" w:rsidRDefault="00191316" w:rsidP="00191316">
      <w:pPr>
        <w:spacing w:after="0" w:line="240" w:lineRule="auto"/>
        <w:jc w:val="both"/>
        <w:rPr>
          <w:rFonts w:ascii="Georgia" w:hAnsi="Georgia" w:cs="Times New Roman"/>
          <w:bCs/>
          <w:sz w:val="21"/>
          <w:szCs w:val="21"/>
        </w:rPr>
      </w:pPr>
      <w:r w:rsidRPr="008E378A">
        <w:rPr>
          <w:rFonts w:ascii="Georgia" w:hAnsi="Georgia" w:cs="Times New Roman"/>
          <w:bCs/>
          <w:sz w:val="21"/>
          <w:szCs w:val="21"/>
        </w:rPr>
        <w:t xml:space="preserve">mit einer Tätigkeit in der Beratung verbinde ich die Möglichkeit, an vielseitigen Projekten mitzuwirken, anspruchsvolle Aufgaben zu übernehmen und kontinuierlich zu lernen. Besonders reizt mich die Herausforderung, als Externer in kürzester Zeit in die Strukturen eines Unternehmens einzutauchen, diese zu analysieren und durch eigene Ideen und Konzepte gemeinsam mit den Teams und dem Management zur positiven Entwicklung beizutragen. Um in Zukunft ebenfalls zur Weiterentwicklung von Unternehmen beizutragen, möchte ich Sie ab dem </w:t>
      </w:r>
      <w:r w:rsidRPr="00F24384">
        <w:rPr>
          <w:rFonts w:ascii="Georgia" w:hAnsi="Georgia" w:cs="Times New Roman"/>
          <w:bCs/>
          <w:sz w:val="21"/>
          <w:szCs w:val="21"/>
          <w:highlight w:val="green"/>
        </w:rPr>
        <w:t>24.02.2025</w:t>
      </w:r>
      <w:r w:rsidRPr="008E378A">
        <w:rPr>
          <w:rFonts w:ascii="Georgia" w:hAnsi="Georgia" w:cs="Times New Roman"/>
          <w:bCs/>
          <w:sz w:val="21"/>
          <w:szCs w:val="21"/>
        </w:rPr>
        <w:t xml:space="preserve"> als Praktikant im </w:t>
      </w:r>
      <w:r w:rsidRPr="00F24384">
        <w:rPr>
          <w:rFonts w:ascii="Georgia" w:hAnsi="Georgia" w:cs="Times New Roman"/>
          <w:bCs/>
          <w:sz w:val="21"/>
          <w:szCs w:val="21"/>
          <w:highlight w:val="green"/>
        </w:rPr>
        <w:t>X</w:t>
      </w:r>
      <w:r w:rsidRPr="008E378A">
        <w:rPr>
          <w:rFonts w:ascii="Georgia" w:hAnsi="Georgia" w:cs="Times New Roman"/>
          <w:bCs/>
          <w:sz w:val="21"/>
          <w:szCs w:val="21"/>
        </w:rPr>
        <w:t xml:space="preserve"> für einen Zeitraum von </w:t>
      </w:r>
      <w:r w:rsidRPr="00F24384">
        <w:rPr>
          <w:rFonts w:ascii="Georgia" w:hAnsi="Georgia" w:cs="Times New Roman"/>
          <w:bCs/>
          <w:sz w:val="21"/>
          <w:szCs w:val="21"/>
          <w:highlight w:val="green"/>
        </w:rPr>
        <w:t>X</w:t>
      </w:r>
      <w:r w:rsidRPr="008E378A">
        <w:rPr>
          <w:rFonts w:ascii="Georgia" w:hAnsi="Georgia" w:cs="Times New Roman"/>
          <w:bCs/>
          <w:sz w:val="21"/>
          <w:szCs w:val="21"/>
        </w:rPr>
        <w:t xml:space="preserve"> Wochen in Ihrem Büro in </w:t>
      </w:r>
      <w:r w:rsidRPr="00F24384">
        <w:rPr>
          <w:rFonts w:ascii="Georgia" w:hAnsi="Georgia" w:cs="Times New Roman"/>
          <w:bCs/>
          <w:sz w:val="21"/>
          <w:szCs w:val="21"/>
          <w:highlight w:val="green"/>
        </w:rPr>
        <w:t>Stadt</w:t>
      </w:r>
      <w:r w:rsidRPr="008E378A">
        <w:rPr>
          <w:rFonts w:ascii="Georgia" w:hAnsi="Georgia" w:cs="Times New Roman"/>
          <w:bCs/>
          <w:sz w:val="21"/>
          <w:szCs w:val="21"/>
        </w:rPr>
        <w:t xml:space="preserve"> – alternativ auch an einem Ihrer anderen Standorte – unterstützen.</w:t>
      </w:r>
    </w:p>
    <w:p w14:paraId="76D68BB7" w14:textId="77777777" w:rsidR="00191316" w:rsidRPr="008E378A" w:rsidRDefault="00191316" w:rsidP="00191316">
      <w:pPr>
        <w:spacing w:after="0" w:line="240" w:lineRule="auto"/>
        <w:jc w:val="both"/>
        <w:rPr>
          <w:rFonts w:ascii="Georgia" w:hAnsi="Georgia" w:cs="Times New Roman"/>
          <w:bCs/>
          <w:sz w:val="21"/>
          <w:szCs w:val="21"/>
        </w:rPr>
      </w:pPr>
    </w:p>
    <w:p w14:paraId="1FBAED55" w14:textId="77777777" w:rsidR="00191316" w:rsidRPr="008E378A" w:rsidRDefault="00191316" w:rsidP="00191316">
      <w:pPr>
        <w:spacing w:after="0" w:line="240" w:lineRule="auto"/>
        <w:jc w:val="both"/>
        <w:rPr>
          <w:rFonts w:ascii="Georgia" w:hAnsi="Georgia" w:cs="Times New Roman"/>
          <w:bCs/>
          <w:sz w:val="21"/>
          <w:szCs w:val="21"/>
        </w:rPr>
      </w:pPr>
      <w:r w:rsidRPr="008E378A">
        <w:rPr>
          <w:rFonts w:ascii="Georgia" w:hAnsi="Georgia" w:cs="Times New Roman"/>
          <w:bCs/>
          <w:sz w:val="21"/>
          <w:szCs w:val="21"/>
        </w:rPr>
        <w:t>Nach meinem Fachabitur mit dem Schwerpunkt Wirtschaft und Verwaltung habe ich bei verschiedenen Unternehmen Berufserfahrungen sammeln können. Ebenso habe ich während meiner 1,5-jährigen Selbstständigkeit im Marketing-, Personal- und Recruiting-Bereich Unternehmen aus verschiedenen Branchen dabei unterstützt, deren Mitarbeitersituation durch die Optimierung bestehender Prozesse und die Einführung neuer Methoden zu verbessern. Dabei habe ich gelernt, in einem agilen Umfeld zu arbeiten, komplexe Entscheidungen zu treffen und Verantwortung für Geschäftsergebnisse zu übernehmen. In dieser Zeit habe ich meine Fähigkeit zur Selbstorganisation, mein unternehmerisches Denken sowie mein Durchhaltevermögen weiterentwickelt. Im Oktober 2024 werde ich mein Studium der Wirtschaftswissenschaften an der Goethe-Universität in Frankfurt am Main beginnen, um meine betriebswirtschaftlichen Kenntnisse weiter zu vertiefen und meine berufliche Zukunft gezielt vorzubereiten. Während meiner Selbstständigkeit hatte ich erste Berührungspunkte mit der Logistikbranche, die mein Interesse geweckt haben und die ich durch ein Praktikum bei Ihnen vertiefen möchte, um den Grundstein für meine berufliche Zukunft zu legen.</w:t>
      </w:r>
    </w:p>
    <w:p w14:paraId="612FA779" w14:textId="77777777" w:rsidR="00191316" w:rsidRPr="008E378A" w:rsidRDefault="00191316" w:rsidP="00191316">
      <w:pPr>
        <w:spacing w:after="0" w:line="240" w:lineRule="auto"/>
        <w:jc w:val="both"/>
        <w:rPr>
          <w:rFonts w:ascii="Georgia" w:hAnsi="Georgia" w:cs="Times New Roman"/>
          <w:bCs/>
          <w:sz w:val="21"/>
          <w:szCs w:val="21"/>
        </w:rPr>
      </w:pPr>
    </w:p>
    <w:p w14:paraId="7C38C5BD" w14:textId="77777777" w:rsidR="00191316" w:rsidRPr="008E378A" w:rsidRDefault="00191316" w:rsidP="00191316">
      <w:pPr>
        <w:spacing w:after="0" w:line="240" w:lineRule="auto"/>
        <w:jc w:val="both"/>
        <w:rPr>
          <w:rFonts w:ascii="Georgia" w:hAnsi="Georgia" w:cs="Times New Roman"/>
          <w:bCs/>
          <w:sz w:val="21"/>
          <w:szCs w:val="21"/>
        </w:rPr>
      </w:pPr>
      <w:r w:rsidRPr="008E378A">
        <w:rPr>
          <w:rFonts w:ascii="Georgia" w:hAnsi="Georgia" w:cs="Times New Roman"/>
          <w:bCs/>
          <w:sz w:val="21"/>
          <w:szCs w:val="21"/>
        </w:rPr>
        <w:t>Ifp-Consulting scheint mir für dieses Praktikum ideal zu sein. Ihre Anerkennung und Expertise in den Bereichen SCM, Strategieberatung, Digitalisierung sowie Operational Excellence überzeugen mich davon, dass ich mein bisheriges Wissen und meine Erfahrungen aus meinem finanzwirtschaftlichen Studium bei Ihnen optimal einbringen und wertvolle Praxiserfahrungen sammeln kann. Mit Ifp-Consulting verbinde ich Teamgeist, Innovationsfreude, Vielseitigkeit sowie Expertise auf höchstem Niveau. Besonders fasziniert es mich, dass Sie sowohl regional als auch international in verschiedenen Branchen innovative Lösungen im logistischen und strategischen Bereich anbieten. Diese Werte und Arbeitsweisen entsprechen meinen Vorstellungen und bieten die ideale Basis für meine weitere Karriere.</w:t>
      </w:r>
    </w:p>
    <w:p w14:paraId="2906DC5F" w14:textId="77777777" w:rsidR="00191316" w:rsidRPr="008E378A" w:rsidRDefault="00191316" w:rsidP="00191316">
      <w:pPr>
        <w:spacing w:after="0" w:line="240" w:lineRule="auto"/>
        <w:jc w:val="both"/>
        <w:rPr>
          <w:rFonts w:ascii="Georgia" w:hAnsi="Georgia" w:cs="Times New Roman"/>
          <w:bCs/>
          <w:sz w:val="21"/>
          <w:szCs w:val="21"/>
        </w:rPr>
      </w:pPr>
    </w:p>
    <w:p w14:paraId="0740F3F8" w14:textId="77777777" w:rsidR="00191316" w:rsidRPr="008E378A" w:rsidRDefault="00191316" w:rsidP="00191316">
      <w:pPr>
        <w:spacing w:after="0" w:line="240" w:lineRule="auto"/>
        <w:jc w:val="both"/>
        <w:rPr>
          <w:rFonts w:ascii="Georgia" w:hAnsi="Georgia" w:cs="Times New Roman"/>
          <w:bCs/>
          <w:sz w:val="21"/>
          <w:szCs w:val="21"/>
        </w:rPr>
      </w:pPr>
      <w:r w:rsidRPr="008E378A">
        <w:rPr>
          <w:rFonts w:ascii="Georgia" w:hAnsi="Georgia" w:cs="Times New Roman"/>
          <w:bCs/>
          <w:sz w:val="21"/>
          <w:szCs w:val="21"/>
        </w:rPr>
        <w:t>Ehrhardt + Partner Consulting scheint mir für dieses Praktikum ideal zu sein. Ihre langjährige Anerkennung und Expertise in der Logistikplanung, SCM, Strategieberatung sowie in der Digitalisierung überzeugen mich davon, dass ich mein bisheriges Wissen und meine Erfahrungen aus meinem finanzwirtschaftlichen Studium bei Ihnen mehrwertschaffend integrieren und dabei wertvolle Praxiserfahrungen sammeln kann. Mit Ehrhardt + Partner verbinde ich ein führendes globales Unternehmen, das großen Wert auf Teamgeist, Innovation und Modernität in den verschiedenen Bereichen der Versorgungskette legt. Besonders beeindruckt mich Ihre Vielseitigkeit in der Lösung von Logistikaufgaben für verschiedene Branchen, sowohl regional als auch international. Diese Werte und Arbeitsweisen entsprechen meinen Vorstellungen und bieten eine ideale Basis für meine weitere Karriere.</w:t>
      </w:r>
    </w:p>
    <w:p w14:paraId="61DC2132" w14:textId="77777777" w:rsidR="00191316" w:rsidRPr="008E378A" w:rsidRDefault="00191316" w:rsidP="00191316">
      <w:pPr>
        <w:spacing w:after="0" w:line="240" w:lineRule="auto"/>
        <w:jc w:val="both"/>
        <w:rPr>
          <w:rFonts w:ascii="Georgia" w:hAnsi="Georgia" w:cs="Times New Roman"/>
          <w:bCs/>
          <w:sz w:val="21"/>
          <w:szCs w:val="21"/>
        </w:rPr>
      </w:pPr>
    </w:p>
    <w:p w14:paraId="54F26C88" w14:textId="77777777" w:rsidR="00191316" w:rsidRPr="008E378A" w:rsidRDefault="00191316" w:rsidP="00191316">
      <w:pPr>
        <w:spacing w:after="0" w:line="240" w:lineRule="auto"/>
        <w:jc w:val="both"/>
        <w:rPr>
          <w:rFonts w:ascii="Georgia" w:hAnsi="Georgia" w:cs="Times New Roman"/>
          <w:bCs/>
          <w:sz w:val="21"/>
          <w:szCs w:val="21"/>
        </w:rPr>
      </w:pPr>
      <w:r w:rsidRPr="008E378A">
        <w:rPr>
          <w:rFonts w:ascii="Georgia" w:hAnsi="Georgia" w:cs="Times New Roman"/>
          <w:bCs/>
          <w:sz w:val="21"/>
          <w:szCs w:val="21"/>
        </w:rPr>
        <w:t>Kerkhoff Consulting scheint mir für dieses Praktikum ideal zu sein. Ihre langjährige Erfahrung und Expertise in den Bereichen SCM, Strategieberatung, Digitalisierung sowie Vertriebliche Optimierungen überzeugen mich davon, dass ich mein bisheriges Wissen und meine Erfahrungen aus meinem finanzwirtschaftlichen Studium bei Ihnen mehrwertschaffend implementieren und wertvolle Praxiserfahrung sammeln kann. Mit Kerkhoff Consulting verbinde ich ein kollegiales, dynamisches Unternehmen, welches auf höchstem Niveau und lösungsorientiert arbeitet. Besonders fasziniert mich die Vielseitigkeit Ihrer Lösungsansätze, sodass ein Unternehmen bei jeglichen Problemen von Ihnen eine Lösung angeboten bekommt. Diese Werte und Arbeitsweisen entsprechen meinen Vorstellungen und bieten die ideale Basis für meine weitere Karriere.</w:t>
      </w:r>
    </w:p>
    <w:p w14:paraId="733A706D" w14:textId="77777777" w:rsidR="00191316" w:rsidRPr="008E378A" w:rsidRDefault="00191316" w:rsidP="00191316">
      <w:pPr>
        <w:spacing w:after="0" w:line="240" w:lineRule="auto"/>
        <w:jc w:val="both"/>
        <w:rPr>
          <w:rFonts w:ascii="Georgia" w:hAnsi="Georgia" w:cs="Times New Roman"/>
          <w:bCs/>
          <w:sz w:val="21"/>
          <w:szCs w:val="21"/>
        </w:rPr>
      </w:pPr>
    </w:p>
    <w:p w14:paraId="23F7E954" w14:textId="77777777" w:rsidR="00191316" w:rsidRPr="00F24384" w:rsidRDefault="00191316" w:rsidP="00191316">
      <w:pPr>
        <w:spacing w:after="0" w:line="240" w:lineRule="auto"/>
        <w:jc w:val="both"/>
        <w:rPr>
          <w:rFonts w:ascii="Georgia" w:hAnsi="Georgia" w:cs="Times New Roman"/>
          <w:b/>
          <w:sz w:val="21"/>
          <w:szCs w:val="21"/>
        </w:rPr>
      </w:pPr>
      <w:r w:rsidRPr="00F24384">
        <w:rPr>
          <w:rFonts w:ascii="Georgia" w:hAnsi="Georgia" w:cs="Times New Roman"/>
          <w:b/>
          <w:sz w:val="21"/>
          <w:szCs w:val="21"/>
        </w:rPr>
        <w:t>4-Absatz</w:t>
      </w:r>
    </w:p>
    <w:p w14:paraId="78BF0C5C" w14:textId="77777777" w:rsidR="00191316" w:rsidRPr="008E378A" w:rsidRDefault="00191316" w:rsidP="00191316">
      <w:pPr>
        <w:spacing w:after="0" w:line="240" w:lineRule="auto"/>
        <w:jc w:val="both"/>
        <w:rPr>
          <w:rFonts w:ascii="Georgia" w:hAnsi="Georgia" w:cs="Times New Roman"/>
          <w:bCs/>
          <w:sz w:val="21"/>
          <w:szCs w:val="21"/>
        </w:rPr>
      </w:pPr>
    </w:p>
    <w:p w14:paraId="568E70BD" w14:textId="544A2540" w:rsidR="00744F16" w:rsidRDefault="00191316" w:rsidP="00191316">
      <w:pPr>
        <w:spacing w:after="0"/>
        <w:jc w:val="both"/>
        <w:rPr>
          <w:rFonts w:ascii="Georgia" w:hAnsi="Georgia" w:cs="Times New Roman"/>
          <w:bCs/>
          <w:sz w:val="21"/>
          <w:szCs w:val="21"/>
        </w:rPr>
      </w:pPr>
      <w:r w:rsidRPr="008E378A">
        <w:rPr>
          <w:rFonts w:ascii="Georgia" w:hAnsi="Georgia" w:cs="Times New Roman"/>
          <w:bCs/>
          <w:sz w:val="21"/>
          <w:szCs w:val="21"/>
        </w:rPr>
        <w:t xml:space="preserve">Von dem Praktikum im Consulting erhoffe ich mir eine steile Lernkurve sowie die Möglichkeit, meine eigenen Ideen und bisherigen Erfahrungen bei Ihnen mehrwertschaffend einbringen zu können. Ich bin davon überzeugt, dass ich durch mein ausgeprägtes Interesse für das Consulting, meine hohe Einsatzbereitschaft und meine unternehmerische Erfahrung einen wertvollen Beitrag für </w:t>
      </w:r>
      <w:r w:rsidRPr="00F24384">
        <w:rPr>
          <w:rFonts w:ascii="Georgia" w:hAnsi="Georgia" w:cs="Times New Roman"/>
          <w:bCs/>
          <w:sz w:val="21"/>
          <w:szCs w:val="21"/>
          <w:highlight w:val="green"/>
        </w:rPr>
        <w:t>Kerkhoff Consulting</w:t>
      </w:r>
      <w:r w:rsidRPr="008E378A">
        <w:rPr>
          <w:rFonts w:ascii="Georgia" w:hAnsi="Georgia" w:cs="Times New Roman"/>
          <w:bCs/>
          <w:sz w:val="21"/>
          <w:szCs w:val="21"/>
        </w:rPr>
        <w:t xml:space="preserve"> leisten kann. Ich würde mich sehr darüber freuen, Sie auch in einem persönlichen Gespräch von meinen Qualifikationen und meiner Motivation überzeugen zu dürfen.</w:t>
      </w:r>
    </w:p>
    <w:p w14:paraId="1224CAA1" w14:textId="77777777" w:rsidR="00744F16" w:rsidRDefault="00744F16" w:rsidP="00744F16">
      <w:pPr>
        <w:spacing w:after="0"/>
        <w:jc w:val="both"/>
        <w:rPr>
          <w:rFonts w:ascii="Georgia" w:hAnsi="Georgia" w:cs="Times New Roman"/>
          <w:bCs/>
          <w:sz w:val="21"/>
          <w:szCs w:val="21"/>
        </w:rPr>
      </w:pPr>
    </w:p>
    <w:p w14:paraId="202DC9C4" w14:textId="7A2A8935" w:rsidR="00191316" w:rsidRPr="00191316" w:rsidRDefault="00191316" w:rsidP="00744F16">
      <w:pPr>
        <w:spacing w:after="0"/>
        <w:jc w:val="both"/>
        <w:rPr>
          <w:rFonts w:ascii="Georgia" w:hAnsi="Georgia" w:cs="Times New Roman"/>
          <w:b/>
          <w:sz w:val="21"/>
          <w:szCs w:val="21"/>
        </w:rPr>
      </w:pPr>
      <w:r w:rsidRPr="00191316">
        <w:rPr>
          <w:rFonts w:ascii="Georgia" w:hAnsi="Georgia" w:cs="Times New Roman"/>
          <w:b/>
          <w:sz w:val="21"/>
          <w:szCs w:val="21"/>
        </w:rPr>
        <w:t xml:space="preserve">Ab </w:t>
      </w:r>
      <w:proofErr w:type="gramStart"/>
      <w:r w:rsidRPr="00191316">
        <w:rPr>
          <w:rFonts w:ascii="Georgia" w:hAnsi="Georgia" w:cs="Times New Roman"/>
          <w:b/>
          <w:sz w:val="21"/>
          <w:szCs w:val="21"/>
        </w:rPr>
        <w:t>Hier</w:t>
      </w:r>
      <w:proofErr w:type="gramEnd"/>
      <w:r w:rsidRPr="00191316">
        <w:rPr>
          <w:rFonts w:ascii="Georgia" w:hAnsi="Georgia" w:cs="Times New Roman"/>
          <w:b/>
          <w:sz w:val="21"/>
          <w:szCs w:val="21"/>
        </w:rPr>
        <w:t xml:space="preserve"> nicht korrigiert:</w:t>
      </w:r>
    </w:p>
    <w:p w14:paraId="394B3764" w14:textId="5D3366D1" w:rsidR="00D2094E" w:rsidRPr="00BB6B01" w:rsidRDefault="00BB6B01" w:rsidP="00744F16">
      <w:pPr>
        <w:spacing w:after="0"/>
        <w:jc w:val="both"/>
        <w:rPr>
          <w:rFonts w:ascii="Georgia" w:hAnsi="Georgia" w:cs="Times New Roman"/>
          <w:sz w:val="21"/>
          <w:szCs w:val="21"/>
        </w:rPr>
      </w:pPr>
      <w:r w:rsidRPr="00BB6B01">
        <w:rPr>
          <w:rFonts w:ascii="Georgia" w:hAnsi="Georgia" w:cs="Times New Roman"/>
          <w:sz w:val="21"/>
          <w:szCs w:val="21"/>
        </w:rPr>
        <w:t xml:space="preserve">Höveler Holzmann scheint mir für dieses Praktikum ideal zu sein. Ihre langjährige Anerkennung und breit aufgestellte Expertise in den Bereichen SCM, Strategieberatung und Digitalisierung überzeugen mich davon, dass ich mein bisheriges Wissen sowie meine Erfahrungen aus meinem finanzwirtschaftlichen Studium bei Ihnen optimal einbringen und dabei wertvolle Praxiserfahrungen sammeln kann. Mit Höveler Holzmann verbinde ich Teamgeist, Innovation sowie Nachhaltigkeit. Besonders beeindruckend finde ich, dass sich Höveler Holzmann erfolgreich in </w:t>
      </w:r>
      <w:proofErr w:type="spellStart"/>
      <w:r w:rsidRPr="00BB6B01">
        <w:rPr>
          <w:rFonts w:ascii="Georgia" w:hAnsi="Georgia" w:cs="Times New Roman"/>
          <w:sz w:val="21"/>
          <w:szCs w:val="21"/>
        </w:rPr>
        <w:t>valantic</w:t>
      </w:r>
      <w:proofErr w:type="spellEnd"/>
      <w:r w:rsidRPr="00BB6B01">
        <w:rPr>
          <w:rFonts w:ascii="Georgia" w:hAnsi="Georgia" w:cs="Times New Roman"/>
          <w:sz w:val="21"/>
          <w:szCs w:val="21"/>
        </w:rPr>
        <w:t xml:space="preserve"> integriert hat und gleichzeitig als Ansprechpartner für DAX-Konzerne fungiert. Diese Werte und Arbeitsweisen entsprechen meinen Vorstellungen und bieten eine ideale Basis für meine weitere Karriere.</w:t>
      </w:r>
    </w:p>
    <w:p w14:paraId="24538C89" w14:textId="77777777" w:rsidR="00D2094E" w:rsidRDefault="00D2094E" w:rsidP="00744F16">
      <w:pPr>
        <w:spacing w:after="0"/>
        <w:jc w:val="both"/>
        <w:rPr>
          <w:rFonts w:ascii="Georgia" w:hAnsi="Georgia" w:cs="Times New Roman"/>
          <w:bCs/>
          <w:sz w:val="21"/>
          <w:szCs w:val="21"/>
        </w:rPr>
      </w:pPr>
    </w:p>
    <w:p w14:paraId="49459D5C" w14:textId="4503A14D" w:rsidR="00D2094E" w:rsidRDefault="0090157C" w:rsidP="00744F16">
      <w:pPr>
        <w:spacing w:after="0"/>
        <w:jc w:val="both"/>
        <w:rPr>
          <w:rFonts w:ascii="Georgia" w:hAnsi="Georgia"/>
          <w:sz w:val="21"/>
          <w:szCs w:val="21"/>
        </w:rPr>
      </w:pPr>
      <w:r>
        <w:rPr>
          <w:rFonts w:ascii="Georgia" w:hAnsi="Georgia" w:cs="Times New Roman"/>
          <w:sz w:val="21"/>
          <w:szCs w:val="21"/>
        </w:rPr>
        <w:t xml:space="preserve">Miebach scheint mir als ideale Wahl für ein Praktikum. Als global operierendes Unternehmen mit Expertise in zahlreichen Branchen beeindruckt mich die kaum übertreffbare Expertise und Vielseitigkeit in den Bereichen Strategieberatung, SCM sowie Ingenieurleistungen in Produktion und Logistik auf verschiedenen Teilen innerhalb der Versorgungskette. </w:t>
      </w:r>
      <w:r w:rsidRPr="00344B85">
        <w:rPr>
          <w:rFonts w:ascii="Georgia" w:hAnsi="Georgia" w:cs="Times New Roman"/>
          <w:sz w:val="21"/>
          <w:szCs w:val="21"/>
        </w:rPr>
        <w:t xml:space="preserve">Das Engagement für Corporate </w:t>
      </w:r>
      <w:proofErr w:type="spellStart"/>
      <w:r w:rsidRPr="00344B85">
        <w:rPr>
          <w:rFonts w:ascii="Georgia" w:hAnsi="Georgia" w:cs="Times New Roman"/>
          <w:sz w:val="21"/>
          <w:szCs w:val="21"/>
        </w:rPr>
        <w:t>Social</w:t>
      </w:r>
      <w:proofErr w:type="spellEnd"/>
      <w:r w:rsidRPr="00344B85">
        <w:rPr>
          <w:rFonts w:ascii="Georgia" w:hAnsi="Georgia" w:cs="Times New Roman"/>
          <w:sz w:val="21"/>
          <w:szCs w:val="21"/>
        </w:rPr>
        <w:t xml:space="preserve"> </w:t>
      </w:r>
      <w:proofErr w:type="spellStart"/>
      <w:r w:rsidRPr="00344B85">
        <w:rPr>
          <w:rFonts w:ascii="Georgia" w:hAnsi="Georgia" w:cs="Times New Roman"/>
          <w:sz w:val="21"/>
          <w:szCs w:val="21"/>
        </w:rPr>
        <w:t>Responsibility</w:t>
      </w:r>
      <w:proofErr w:type="spellEnd"/>
      <w:r w:rsidRPr="00344B85">
        <w:rPr>
          <w:rFonts w:ascii="Georgia" w:hAnsi="Georgia" w:cs="Times New Roman"/>
          <w:sz w:val="21"/>
          <w:szCs w:val="21"/>
        </w:rPr>
        <w:t xml:space="preserve"> </w:t>
      </w:r>
      <w:r>
        <w:rPr>
          <w:rFonts w:ascii="Georgia" w:hAnsi="Georgia" w:cs="Times New Roman"/>
          <w:sz w:val="21"/>
          <w:szCs w:val="21"/>
        </w:rPr>
        <w:t>sowohl Ökologische- und Soziale Nachhaltigkeit</w:t>
      </w:r>
      <w:r w:rsidRPr="00344B85">
        <w:rPr>
          <w:rFonts w:ascii="Georgia" w:hAnsi="Georgia" w:cs="Times New Roman"/>
          <w:sz w:val="21"/>
          <w:szCs w:val="21"/>
        </w:rPr>
        <w:t xml:space="preserve"> beeindruckt mich zutiefst, da es zeigt, wie das Unternehmen seiner sozialen Verantwortung nachkommt und aktiv zur Verbesserung der Gesellschaft beiträgt.</w:t>
      </w:r>
      <w:r w:rsidRPr="0090157C">
        <w:rPr>
          <w:rFonts w:ascii="Georgia" w:hAnsi="Georgia" w:cs="Times New Roman"/>
          <w:sz w:val="21"/>
          <w:szCs w:val="21"/>
        </w:rPr>
        <w:t xml:space="preserve"> </w:t>
      </w:r>
      <w:r>
        <w:rPr>
          <w:rFonts w:ascii="Georgia" w:hAnsi="Georgia" w:cs="Times New Roman"/>
          <w:sz w:val="21"/>
          <w:szCs w:val="21"/>
        </w:rPr>
        <w:t xml:space="preserve">Das alles sind Werte und </w:t>
      </w:r>
      <w:proofErr w:type="gramStart"/>
      <w:r>
        <w:rPr>
          <w:rFonts w:ascii="Georgia" w:hAnsi="Georgia" w:cs="Times New Roman"/>
          <w:sz w:val="21"/>
          <w:szCs w:val="21"/>
        </w:rPr>
        <w:t>Vorgehensweisen</w:t>
      </w:r>
      <w:proofErr w:type="gramEnd"/>
      <w:r>
        <w:rPr>
          <w:rFonts w:ascii="Georgia" w:hAnsi="Georgia" w:cs="Times New Roman"/>
          <w:sz w:val="21"/>
          <w:szCs w:val="21"/>
        </w:rPr>
        <w:t xml:space="preserve"> mit denen ich mich vollständig identifizieren kann.</w:t>
      </w:r>
      <w:r w:rsidRPr="0052363B">
        <w:rPr>
          <w:rFonts w:ascii="Georgia" w:hAnsi="Georgia"/>
          <w:sz w:val="21"/>
          <w:szCs w:val="21"/>
        </w:rPr>
        <w:t xml:space="preserve"> Ich bin zuversichtlich, dass ich während meines finanzwirtschaftlichen Studiums meine Erfahrungen weiter ausbauen kann und als Praktikant einen wertvollen Beitrag zum Unternehmen leisten werde.</w:t>
      </w:r>
    </w:p>
    <w:p w14:paraId="159271C2" w14:textId="77777777" w:rsidR="00E36A52" w:rsidRDefault="00E36A52" w:rsidP="00744F16">
      <w:pPr>
        <w:spacing w:after="0"/>
        <w:jc w:val="both"/>
        <w:rPr>
          <w:rFonts w:ascii="Georgia" w:hAnsi="Georgia"/>
          <w:sz w:val="21"/>
          <w:szCs w:val="21"/>
        </w:rPr>
      </w:pPr>
    </w:p>
    <w:p w14:paraId="0A25FF41" w14:textId="38A76198" w:rsidR="00E36A52" w:rsidRDefault="00E36A52" w:rsidP="00744F16">
      <w:pPr>
        <w:spacing w:after="0"/>
        <w:jc w:val="both"/>
        <w:rPr>
          <w:rFonts w:ascii="Georgia" w:hAnsi="Georgia"/>
          <w:sz w:val="21"/>
          <w:szCs w:val="21"/>
        </w:rPr>
      </w:pPr>
      <w:r>
        <w:rPr>
          <w:rFonts w:ascii="Georgia" w:hAnsi="Georgia"/>
          <w:sz w:val="21"/>
          <w:szCs w:val="21"/>
        </w:rPr>
        <w:t xml:space="preserve">Meyer Logistik scheint mir als ideale Wahl für ein Praktikum. </w:t>
      </w:r>
      <w:r w:rsidR="00021F82">
        <w:rPr>
          <w:rFonts w:ascii="Georgia" w:hAnsi="Georgia"/>
          <w:sz w:val="21"/>
          <w:szCs w:val="21"/>
        </w:rPr>
        <w:t xml:space="preserve">Für ein Europaweit Handelndes Unternehmen mit Expertise in der Logistik, SCM, Cross </w:t>
      </w:r>
      <w:proofErr w:type="spellStart"/>
      <w:r w:rsidR="00021F82">
        <w:rPr>
          <w:rFonts w:ascii="Georgia" w:hAnsi="Georgia"/>
          <w:sz w:val="21"/>
          <w:szCs w:val="21"/>
        </w:rPr>
        <w:t>docking</w:t>
      </w:r>
      <w:proofErr w:type="spellEnd"/>
      <w:r w:rsidR="00021F82">
        <w:rPr>
          <w:rFonts w:ascii="Georgia" w:hAnsi="Georgia"/>
          <w:sz w:val="21"/>
          <w:szCs w:val="21"/>
        </w:rPr>
        <w:t xml:space="preserve"> sowie </w:t>
      </w:r>
      <w:proofErr w:type="spellStart"/>
      <w:r w:rsidR="00021F82">
        <w:rPr>
          <w:rFonts w:ascii="Georgia" w:hAnsi="Georgia"/>
          <w:sz w:val="21"/>
          <w:szCs w:val="21"/>
        </w:rPr>
        <w:t>Fullfilment</w:t>
      </w:r>
      <w:proofErr w:type="spellEnd"/>
      <w:r w:rsidR="00021F82">
        <w:rPr>
          <w:rFonts w:ascii="Georgia" w:hAnsi="Georgia"/>
          <w:sz w:val="21"/>
          <w:szCs w:val="21"/>
        </w:rPr>
        <w:t xml:space="preserve">, scheint mir die Expertise in diesen Bereichen </w:t>
      </w:r>
      <w:proofErr w:type="spellStart"/>
      <w:r w:rsidR="00021F82">
        <w:rPr>
          <w:rFonts w:ascii="Georgia" w:hAnsi="Georgia"/>
          <w:sz w:val="21"/>
          <w:szCs w:val="21"/>
        </w:rPr>
        <w:t>Schwer</w:t>
      </w:r>
      <w:proofErr w:type="spellEnd"/>
      <w:r w:rsidR="00021F82">
        <w:rPr>
          <w:rFonts w:ascii="Georgia" w:hAnsi="Georgia"/>
          <w:sz w:val="21"/>
          <w:szCs w:val="21"/>
        </w:rPr>
        <w:t xml:space="preserve"> übertreffbar zu sein. Besonders gefällt mir ihr Engagement für Klimafreundlichen Transport in </w:t>
      </w:r>
      <w:del w:id="0" w:author="David Döbele" w:date="2024-09-03T20:24:00Z" w16du:dateUtc="2024-09-03T18:24:00Z">
        <w:r w:rsidR="00021F82" w:rsidDel="003115C5">
          <w:rPr>
            <w:rFonts w:ascii="Georgia" w:hAnsi="Georgia"/>
            <w:sz w:val="21"/>
            <w:szCs w:val="21"/>
          </w:rPr>
          <w:delText>kooperation</w:delText>
        </w:r>
      </w:del>
      <w:ins w:id="1" w:author="David Döbele" w:date="2024-09-03T20:24:00Z" w16du:dateUtc="2024-09-03T18:24:00Z">
        <w:r w:rsidR="003115C5">
          <w:rPr>
            <w:rFonts w:ascii="Georgia" w:hAnsi="Georgia"/>
            <w:sz w:val="21"/>
            <w:szCs w:val="21"/>
          </w:rPr>
          <w:t>Kooperation</w:t>
        </w:r>
      </w:ins>
      <w:r w:rsidR="00021F82">
        <w:rPr>
          <w:rFonts w:ascii="Georgia" w:hAnsi="Georgia"/>
          <w:sz w:val="21"/>
          <w:szCs w:val="21"/>
        </w:rPr>
        <w:t xml:space="preserve"> mit Ihren </w:t>
      </w:r>
      <w:del w:id="2" w:author="David Döbele" w:date="2024-09-03T20:24:00Z" w16du:dateUtc="2024-09-03T18:24:00Z">
        <w:r w:rsidR="00021F82" w:rsidDel="003115C5">
          <w:rPr>
            <w:rFonts w:ascii="Georgia" w:hAnsi="Georgia"/>
            <w:sz w:val="21"/>
            <w:szCs w:val="21"/>
          </w:rPr>
          <w:delText>partnern</w:delText>
        </w:r>
      </w:del>
      <w:ins w:id="3" w:author="David Döbele" w:date="2024-09-03T20:24:00Z" w16du:dateUtc="2024-09-03T18:24:00Z">
        <w:r w:rsidR="003115C5">
          <w:rPr>
            <w:rFonts w:ascii="Georgia" w:hAnsi="Georgia"/>
            <w:sz w:val="21"/>
            <w:szCs w:val="21"/>
          </w:rPr>
          <w:t>Partnern</w:t>
        </w:r>
      </w:ins>
      <w:r w:rsidR="00021F82">
        <w:rPr>
          <w:rFonts w:ascii="Georgia" w:hAnsi="Georgia"/>
          <w:sz w:val="21"/>
          <w:szCs w:val="21"/>
        </w:rPr>
        <w:t xml:space="preserve"> und wie Meyer Logistik schon den nächsten Schritt zur </w:t>
      </w:r>
      <w:del w:id="4" w:author="David Döbele" w:date="2024-09-03T20:24:00Z" w16du:dateUtc="2024-09-03T18:24:00Z">
        <w:r w:rsidR="00021F82" w:rsidDel="003115C5">
          <w:rPr>
            <w:rFonts w:ascii="Georgia" w:hAnsi="Georgia"/>
            <w:sz w:val="21"/>
            <w:szCs w:val="21"/>
          </w:rPr>
          <w:delText>verbesserung</w:delText>
        </w:r>
      </w:del>
      <w:ins w:id="5" w:author="David Döbele" w:date="2024-09-03T20:24:00Z" w16du:dateUtc="2024-09-03T18:24:00Z">
        <w:r w:rsidR="003115C5">
          <w:rPr>
            <w:rFonts w:ascii="Georgia" w:hAnsi="Georgia"/>
            <w:sz w:val="21"/>
            <w:szCs w:val="21"/>
          </w:rPr>
          <w:t>Verbesserung</w:t>
        </w:r>
      </w:ins>
      <w:r w:rsidR="00021F82">
        <w:rPr>
          <w:rFonts w:ascii="Georgia" w:hAnsi="Georgia"/>
          <w:sz w:val="21"/>
          <w:szCs w:val="21"/>
        </w:rPr>
        <w:t xml:space="preserve"> der Umwelt mit Oberleitungs-LKWs angeht. Persönlich </w:t>
      </w:r>
      <w:del w:id="6" w:author="David Döbele" w:date="2024-09-03T20:24:00Z" w16du:dateUtc="2024-09-03T18:24:00Z">
        <w:r w:rsidR="00021F82" w:rsidDel="003115C5">
          <w:rPr>
            <w:rFonts w:ascii="Georgia" w:hAnsi="Georgia"/>
            <w:sz w:val="21"/>
            <w:szCs w:val="21"/>
          </w:rPr>
          <w:delText>Interessiere</w:delText>
        </w:r>
      </w:del>
      <w:ins w:id="7" w:author="David Döbele" w:date="2024-09-03T20:24:00Z" w16du:dateUtc="2024-09-03T18:24:00Z">
        <w:r w:rsidR="003115C5">
          <w:rPr>
            <w:rFonts w:ascii="Georgia" w:hAnsi="Georgia"/>
            <w:sz w:val="21"/>
            <w:szCs w:val="21"/>
          </w:rPr>
          <w:t>interessiere</w:t>
        </w:r>
      </w:ins>
      <w:r w:rsidR="00021F82">
        <w:rPr>
          <w:rFonts w:ascii="Georgia" w:hAnsi="Georgia"/>
          <w:sz w:val="21"/>
          <w:szCs w:val="21"/>
        </w:rPr>
        <w:t xml:space="preserve"> ich mich Sehr für die Logistikbranche und ich bin zuversichtlich das ich meine bisherigen und zukünftigen Erfahrungen während meines Finanzwirtschaftlichen Studiums weiter ausbauen kann und als Praktikant einen wertvollen Beitrag zum Unternehmen leisten werde.</w:t>
      </w:r>
    </w:p>
    <w:p w14:paraId="0DE19ED9" w14:textId="77777777" w:rsidR="00E36A52" w:rsidRDefault="00E36A52" w:rsidP="00744F16">
      <w:pPr>
        <w:spacing w:after="0"/>
        <w:jc w:val="both"/>
        <w:rPr>
          <w:rFonts w:ascii="Georgia" w:hAnsi="Georgia"/>
          <w:sz w:val="21"/>
          <w:szCs w:val="21"/>
        </w:rPr>
      </w:pPr>
    </w:p>
    <w:p w14:paraId="0CB7B652" w14:textId="77777777" w:rsidR="00E36A52" w:rsidRDefault="00E36A52" w:rsidP="00744F16">
      <w:pPr>
        <w:spacing w:after="0"/>
        <w:jc w:val="both"/>
        <w:rPr>
          <w:rFonts w:ascii="Georgia" w:hAnsi="Georgia"/>
          <w:sz w:val="21"/>
          <w:szCs w:val="21"/>
        </w:rPr>
      </w:pPr>
    </w:p>
    <w:p w14:paraId="106050DC" w14:textId="77777777" w:rsidR="00E36A52" w:rsidRDefault="00E36A52" w:rsidP="00744F16">
      <w:pPr>
        <w:spacing w:after="0"/>
        <w:jc w:val="both"/>
        <w:rPr>
          <w:rFonts w:ascii="Georgia" w:hAnsi="Georgia"/>
          <w:sz w:val="21"/>
          <w:szCs w:val="21"/>
        </w:rPr>
      </w:pPr>
    </w:p>
    <w:p w14:paraId="6BFFE47A" w14:textId="77777777" w:rsidR="00E36A52" w:rsidRDefault="00E36A52" w:rsidP="00744F16">
      <w:pPr>
        <w:spacing w:after="0"/>
        <w:jc w:val="both"/>
        <w:rPr>
          <w:rFonts w:ascii="Georgia" w:hAnsi="Georgia"/>
          <w:sz w:val="21"/>
          <w:szCs w:val="21"/>
        </w:rPr>
      </w:pPr>
    </w:p>
    <w:p w14:paraId="6DB6CF10" w14:textId="77777777" w:rsidR="00E36A52" w:rsidRDefault="00E36A52" w:rsidP="00744F16">
      <w:pPr>
        <w:spacing w:after="0"/>
        <w:jc w:val="both"/>
        <w:rPr>
          <w:rFonts w:ascii="Georgia" w:hAnsi="Georgia"/>
          <w:sz w:val="21"/>
          <w:szCs w:val="21"/>
        </w:rPr>
      </w:pPr>
    </w:p>
    <w:p w14:paraId="41900961" w14:textId="77777777" w:rsidR="00E36A52" w:rsidRDefault="00E36A52" w:rsidP="00744F16">
      <w:pPr>
        <w:spacing w:after="0"/>
        <w:jc w:val="both"/>
        <w:rPr>
          <w:rFonts w:ascii="Georgia" w:hAnsi="Georgia" w:cs="Times New Roman"/>
          <w:bCs/>
          <w:sz w:val="21"/>
          <w:szCs w:val="21"/>
        </w:rPr>
      </w:pPr>
    </w:p>
    <w:p w14:paraId="79D1BDA0" w14:textId="77777777" w:rsidR="00D2094E" w:rsidRDefault="00D2094E" w:rsidP="00744F16">
      <w:pPr>
        <w:spacing w:after="0"/>
        <w:jc w:val="both"/>
        <w:rPr>
          <w:rFonts w:ascii="Georgia" w:hAnsi="Georgia" w:cs="Times New Roman"/>
          <w:bCs/>
          <w:sz w:val="21"/>
          <w:szCs w:val="21"/>
        </w:rPr>
      </w:pPr>
    </w:p>
    <w:p w14:paraId="0CACB91F" w14:textId="0EB2BB8D" w:rsidR="00744F16" w:rsidRDefault="00744F16" w:rsidP="00744F16">
      <w:pPr>
        <w:spacing w:after="0"/>
        <w:jc w:val="both"/>
        <w:rPr>
          <w:rFonts w:ascii="Georgia" w:hAnsi="Georgia" w:cs="Times New Roman"/>
          <w:bCs/>
          <w:sz w:val="21"/>
          <w:szCs w:val="21"/>
        </w:rPr>
      </w:pPr>
      <w:r>
        <w:rPr>
          <w:rFonts w:ascii="Georgia" w:hAnsi="Georgia" w:cs="Times New Roman"/>
          <w:bCs/>
          <w:sz w:val="21"/>
          <w:szCs w:val="21"/>
        </w:rPr>
        <w:t>Mit freundlichen Grüßen.</w:t>
      </w:r>
    </w:p>
    <w:p w14:paraId="76519384" w14:textId="77777777" w:rsidR="00744F16" w:rsidRDefault="00744F16" w:rsidP="00744F16">
      <w:pPr>
        <w:spacing w:after="0"/>
        <w:jc w:val="both"/>
        <w:rPr>
          <w:rFonts w:ascii="Georgia" w:hAnsi="Georgia" w:cs="Times New Roman"/>
          <w:bCs/>
          <w:sz w:val="21"/>
          <w:szCs w:val="21"/>
        </w:rPr>
      </w:pPr>
    </w:p>
    <w:p w14:paraId="1EE5F2CD" w14:textId="1B0A06FE" w:rsidR="00744F16" w:rsidRPr="00744F16" w:rsidRDefault="00744F16" w:rsidP="00744F16">
      <w:pPr>
        <w:spacing w:after="0"/>
        <w:jc w:val="both"/>
        <w:rPr>
          <w:rFonts w:ascii="Georgia" w:hAnsi="Georgia" w:cs="Times New Roman"/>
          <w:bCs/>
          <w:sz w:val="21"/>
          <w:szCs w:val="21"/>
        </w:rPr>
      </w:pPr>
      <w:r>
        <w:rPr>
          <w:rFonts w:ascii="Georgia" w:hAnsi="Georgia" w:cs="Times New Roman"/>
          <w:bCs/>
          <w:sz w:val="21"/>
          <w:szCs w:val="21"/>
        </w:rPr>
        <w:t>Marko Ivanovic</w:t>
      </w:r>
    </w:p>
    <w:p w14:paraId="3187D3F5" w14:textId="77777777" w:rsidR="00744F16" w:rsidRPr="00744F16" w:rsidRDefault="00744F16" w:rsidP="00744F16">
      <w:pPr>
        <w:spacing w:after="0"/>
        <w:jc w:val="both"/>
        <w:rPr>
          <w:rFonts w:ascii="Georgia" w:hAnsi="Georgia" w:cs="Times New Roman"/>
          <w:b/>
          <w:sz w:val="21"/>
          <w:szCs w:val="21"/>
        </w:rPr>
      </w:pPr>
    </w:p>
    <w:p w14:paraId="404CF211" w14:textId="77777777" w:rsidR="0064536E" w:rsidRPr="004C1698" w:rsidRDefault="0064536E" w:rsidP="00744F16">
      <w:pPr>
        <w:spacing w:after="0"/>
        <w:jc w:val="both"/>
        <w:rPr>
          <w:rFonts w:ascii="Georgia" w:hAnsi="Georgia" w:cs="Times New Roman"/>
          <w:sz w:val="21"/>
          <w:szCs w:val="21"/>
        </w:rPr>
      </w:pPr>
    </w:p>
    <w:sectPr w:rsidR="0064536E" w:rsidRPr="004C1698" w:rsidSect="00744F16">
      <w:pgSz w:w="11906" w:h="16838"/>
      <w:pgMar w:top="1021" w:right="964" w:bottom="57"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1F82"/>
    <w:rsid w:val="00034B68"/>
    <w:rsid w:val="0004591A"/>
    <w:rsid w:val="00046459"/>
    <w:rsid w:val="000555E4"/>
    <w:rsid w:val="0005670D"/>
    <w:rsid w:val="000710B0"/>
    <w:rsid w:val="00073C82"/>
    <w:rsid w:val="00081359"/>
    <w:rsid w:val="00092051"/>
    <w:rsid w:val="000979B7"/>
    <w:rsid w:val="000A154E"/>
    <w:rsid w:val="000A5AB8"/>
    <w:rsid w:val="000A6678"/>
    <w:rsid w:val="000A7DEB"/>
    <w:rsid w:val="000C55DE"/>
    <w:rsid w:val="000E1E42"/>
    <w:rsid w:val="000F371C"/>
    <w:rsid w:val="00117F83"/>
    <w:rsid w:val="00146C8E"/>
    <w:rsid w:val="00152DF9"/>
    <w:rsid w:val="00156A98"/>
    <w:rsid w:val="001669DB"/>
    <w:rsid w:val="00171D11"/>
    <w:rsid w:val="001819B1"/>
    <w:rsid w:val="00191316"/>
    <w:rsid w:val="0019180F"/>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C08FF"/>
    <w:rsid w:val="002D309E"/>
    <w:rsid w:val="002D594E"/>
    <w:rsid w:val="002E39B8"/>
    <w:rsid w:val="002F51FA"/>
    <w:rsid w:val="003115C5"/>
    <w:rsid w:val="00311A15"/>
    <w:rsid w:val="003212FF"/>
    <w:rsid w:val="003250EA"/>
    <w:rsid w:val="003421B1"/>
    <w:rsid w:val="00375D2D"/>
    <w:rsid w:val="003811BC"/>
    <w:rsid w:val="0038671F"/>
    <w:rsid w:val="003947A8"/>
    <w:rsid w:val="003D20B6"/>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530A"/>
    <w:rsid w:val="004A615C"/>
    <w:rsid w:val="004B4510"/>
    <w:rsid w:val="004C156C"/>
    <w:rsid w:val="004C1698"/>
    <w:rsid w:val="004C174A"/>
    <w:rsid w:val="00500EFA"/>
    <w:rsid w:val="00506322"/>
    <w:rsid w:val="00507BBD"/>
    <w:rsid w:val="005407D6"/>
    <w:rsid w:val="00542F06"/>
    <w:rsid w:val="00553EC8"/>
    <w:rsid w:val="00566926"/>
    <w:rsid w:val="005705F7"/>
    <w:rsid w:val="00570B1D"/>
    <w:rsid w:val="00574140"/>
    <w:rsid w:val="005762CF"/>
    <w:rsid w:val="005842A0"/>
    <w:rsid w:val="00590834"/>
    <w:rsid w:val="00590E7F"/>
    <w:rsid w:val="00593C9C"/>
    <w:rsid w:val="005B1828"/>
    <w:rsid w:val="005B231F"/>
    <w:rsid w:val="005C55F7"/>
    <w:rsid w:val="005D7D49"/>
    <w:rsid w:val="005E00BC"/>
    <w:rsid w:val="005E63B8"/>
    <w:rsid w:val="005F019F"/>
    <w:rsid w:val="005F350B"/>
    <w:rsid w:val="00603752"/>
    <w:rsid w:val="00632F05"/>
    <w:rsid w:val="0063723B"/>
    <w:rsid w:val="0064536E"/>
    <w:rsid w:val="00647413"/>
    <w:rsid w:val="006502BE"/>
    <w:rsid w:val="0066195E"/>
    <w:rsid w:val="0066507C"/>
    <w:rsid w:val="006934EC"/>
    <w:rsid w:val="006A723E"/>
    <w:rsid w:val="006A7895"/>
    <w:rsid w:val="006B302C"/>
    <w:rsid w:val="006B6A33"/>
    <w:rsid w:val="006D2592"/>
    <w:rsid w:val="006F58EC"/>
    <w:rsid w:val="00706233"/>
    <w:rsid w:val="007251EA"/>
    <w:rsid w:val="007340D7"/>
    <w:rsid w:val="00744F16"/>
    <w:rsid w:val="00746F0A"/>
    <w:rsid w:val="007472BD"/>
    <w:rsid w:val="00755A3D"/>
    <w:rsid w:val="007675B1"/>
    <w:rsid w:val="00797EF1"/>
    <w:rsid w:val="007A3246"/>
    <w:rsid w:val="007A64C5"/>
    <w:rsid w:val="007A719D"/>
    <w:rsid w:val="007B1B2B"/>
    <w:rsid w:val="007C59D2"/>
    <w:rsid w:val="007E4326"/>
    <w:rsid w:val="007F0344"/>
    <w:rsid w:val="007F552F"/>
    <w:rsid w:val="007F66FB"/>
    <w:rsid w:val="007F7EA0"/>
    <w:rsid w:val="008049F7"/>
    <w:rsid w:val="00807293"/>
    <w:rsid w:val="00812511"/>
    <w:rsid w:val="0083750F"/>
    <w:rsid w:val="008428CF"/>
    <w:rsid w:val="0085213A"/>
    <w:rsid w:val="008565FD"/>
    <w:rsid w:val="00857C6F"/>
    <w:rsid w:val="008657E3"/>
    <w:rsid w:val="00867CED"/>
    <w:rsid w:val="00874503"/>
    <w:rsid w:val="00883B55"/>
    <w:rsid w:val="0089337A"/>
    <w:rsid w:val="00894F47"/>
    <w:rsid w:val="008A248F"/>
    <w:rsid w:val="008B402E"/>
    <w:rsid w:val="008C27C1"/>
    <w:rsid w:val="008D6664"/>
    <w:rsid w:val="008D7CDB"/>
    <w:rsid w:val="008E100E"/>
    <w:rsid w:val="008E4BA9"/>
    <w:rsid w:val="008E7A27"/>
    <w:rsid w:val="008E7D17"/>
    <w:rsid w:val="0090157C"/>
    <w:rsid w:val="00923C25"/>
    <w:rsid w:val="009250BA"/>
    <w:rsid w:val="00991E04"/>
    <w:rsid w:val="0099776A"/>
    <w:rsid w:val="009A256E"/>
    <w:rsid w:val="009B5BA7"/>
    <w:rsid w:val="009D07DC"/>
    <w:rsid w:val="009D3BBF"/>
    <w:rsid w:val="009E1A8F"/>
    <w:rsid w:val="009F46A7"/>
    <w:rsid w:val="00A1282E"/>
    <w:rsid w:val="00A14247"/>
    <w:rsid w:val="00A40D57"/>
    <w:rsid w:val="00A44493"/>
    <w:rsid w:val="00A53760"/>
    <w:rsid w:val="00A830FD"/>
    <w:rsid w:val="00AA2791"/>
    <w:rsid w:val="00AA4C7C"/>
    <w:rsid w:val="00AB4CD0"/>
    <w:rsid w:val="00AC61EE"/>
    <w:rsid w:val="00AC66C4"/>
    <w:rsid w:val="00AC7086"/>
    <w:rsid w:val="00AE26F5"/>
    <w:rsid w:val="00AE3A33"/>
    <w:rsid w:val="00B02325"/>
    <w:rsid w:val="00B135CE"/>
    <w:rsid w:val="00B339B8"/>
    <w:rsid w:val="00B346A7"/>
    <w:rsid w:val="00B43970"/>
    <w:rsid w:val="00B50A34"/>
    <w:rsid w:val="00B54C38"/>
    <w:rsid w:val="00B5613E"/>
    <w:rsid w:val="00B57CB1"/>
    <w:rsid w:val="00B77DCE"/>
    <w:rsid w:val="00B81B0E"/>
    <w:rsid w:val="00B87CA9"/>
    <w:rsid w:val="00B9666E"/>
    <w:rsid w:val="00BA4CE3"/>
    <w:rsid w:val="00BB0C44"/>
    <w:rsid w:val="00BB3512"/>
    <w:rsid w:val="00BB3C75"/>
    <w:rsid w:val="00BB6B01"/>
    <w:rsid w:val="00BF522D"/>
    <w:rsid w:val="00BF6894"/>
    <w:rsid w:val="00C0214A"/>
    <w:rsid w:val="00C030C1"/>
    <w:rsid w:val="00C1562F"/>
    <w:rsid w:val="00C21AFA"/>
    <w:rsid w:val="00C41BAE"/>
    <w:rsid w:val="00C6717B"/>
    <w:rsid w:val="00C71380"/>
    <w:rsid w:val="00C9003C"/>
    <w:rsid w:val="00C97ECA"/>
    <w:rsid w:val="00CA1160"/>
    <w:rsid w:val="00CA702E"/>
    <w:rsid w:val="00CA7350"/>
    <w:rsid w:val="00CB12DE"/>
    <w:rsid w:val="00CB639D"/>
    <w:rsid w:val="00CD51E6"/>
    <w:rsid w:val="00CE433B"/>
    <w:rsid w:val="00D2094E"/>
    <w:rsid w:val="00D30CEA"/>
    <w:rsid w:val="00D55114"/>
    <w:rsid w:val="00D71D8E"/>
    <w:rsid w:val="00D87428"/>
    <w:rsid w:val="00D904CF"/>
    <w:rsid w:val="00D9281A"/>
    <w:rsid w:val="00DA3404"/>
    <w:rsid w:val="00DA524B"/>
    <w:rsid w:val="00DB471D"/>
    <w:rsid w:val="00DD1863"/>
    <w:rsid w:val="00DD3349"/>
    <w:rsid w:val="00DD54E1"/>
    <w:rsid w:val="00DD6747"/>
    <w:rsid w:val="00DE1FBC"/>
    <w:rsid w:val="00DE5C3D"/>
    <w:rsid w:val="00E000CA"/>
    <w:rsid w:val="00E02500"/>
    <w:rsid w:val="00E12ED8"/>
    <w:rsid w:val="00E162C9"/>
    <w:rsid w:val="00E3005D"/>
    <w:rsid w:val="00E30491"/>
    <w:rsid w:val="00E36A52"/>
    <w:rsid w:val="00E473ED"/>
    <w:rsid w:val="00E47DAF"/>
    <w:rsid w:val="00E62550"/>
    <w:rsid w:val="00E65B09"/>
    <w:rsid w:val="00E83116"/>
    <w:rsid w:val="00E875B3"/>
    <w:rsid w:val="00E914E5"/>
    <w:rsid w:val="00E91B86"/>
    <w:rsid w:val="00EA6CEC"/>
    <w:rsid w:val="00EA7AC2"/>
    <w:rsid w:val="00EC000C"/>
    <w:rsid w:val="00EF2FD5"/>
    <w:rsid w:val="00F11473"/>
    <w:rsid w:val="00F253C5"/>
    <w:rsid w:val="00F270C0"/>
    <w:rsid w:val="00F30624"/>
    <w:rsid w:val="00F33D6C"/>
    <w:rsid w:val="00F4717F"/>
    <w:rsid w:val="00F5301B"/>
    <w:rsid w:val="00F55CE3"/>
    <w:rsid w:val="00F74175"/>
    <w:rsid w:val="00F92A04"/>
    <w:rsid w:val="00FA25D9"/>
    <w:rsid w:val="00FA4972"/>
    <w:rsid w:val="00FA5291"/>
    <w:rsid w:val="00FD7864"/>
    <w:rsid w:val="00FE565E"/>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D0D1C5D6-7120-4248-853E-8792FAC3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115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75440664">
      <w:bodyDiv w:val="1"/>
      <w:marLeft w:val="0"/>
      <w:marRight w:val="0"/>
      <w:marTop w:val="0"/>
      <w:marBottom w:val="0"/>
      <w:divBdr>
        <w:top w:val="none" w:sz="0" w:space="0" w:color="auto"/>
        <w:left w:val="none" w:sz="0" w:space="0" w:color="auto"/>
        <w:bottom w:val="none" w:sz="0" w:space="0" w:color="auto"/>
        <w:right w:val="none" w:sz="0" w:space="0" w:color="auto"/>
      </w:divBdr>
    </w:div>
    <w:div w:id="105276988">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281675">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87049">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1064</Words>
  <Characters>6706</Characters>
  <Application>Microsoft Office Word</Application>
  <DocSecurity>0</DocSecurity>
  <Lines>55</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9</cp:revision>
  <dcterms:created xsi:type="dcterms:W3CDTF">2024-08-23T12:22:00Z</dcterms:created>
  <dcterms:modified xsi:type="dcterms:W3CDTF">2024-09-03T18:25:00Z</dcterms:modified>
</cp:coreProperties>
</file>