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77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6-08-28T14:32:00Z" w16du:dateUtc="2026-08-28T12:32:00Z">
          <w:tblPr>
            <w:tblStyle w:val="Tabellenraster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560"/>
        <w:gridCol w:w="3963"/>
        <w:gridCol w:w="147"/>
        <w:gridCol w:w="284"/>
        <w:gridCol w:w="567"/>
        <w:gridCol w:w="283"/>
        <w:gridCol w:w="1276"/>
        <w:gridCol w:w="284"/>
        <w:gridCol w:w="2410"/>
        <w:tblGridChange w:id="1">
          <w:tblGrid>
            <w:gridCol w:w="142"/>
            <w:gridCol w:w="1560"/>
            <w:gridCol w:w="3963"/>
            <w:gridCol w:w="147"/>
            <w:gridCol w:w="284"/>
            <w:gridCol w:w="567"/>
            <w:gridCol w:w="283"/>
            <w:gridCol w:w="1276"/>
            <w:gridCol w:w="284"/>
            <w:gridCol w:w="1842"/>
            <w:gridCol w:w="426"/>
          </w:tblGrid>
        </w:tblGridChange>
      </w:tblGrid>
      <w:tr w:rsidR="00E55D90" w:rsidRPr="003413D2" w14:paraId="487AC9CE" w14:textId="77777777" w:rsidTr="00967D85">
        <w:trPr>
          <w:trHeight w:val="20"/>
          <w:trPrChange w:id="2" w:author="David Döbele" w:date="2026-08-28T14:32:00Z" w16du:dateUtc="2026-08-28T12:32:00Z">
            <w:trPr>
              <w:gridBefore w:val="1"/>
              <w:gridAfter w:val="0"/>
              <w:trHeight w:val="20"/>
            </w:trPr>
          </w:trPrChange>
        </w:trPr>
        <w:tc>
          <w:tcPr>
            <w:tcW w:w="10774" w:type="dxa"/>
            <w:gridSpan w:val="9"/>
            <w:vAlign w:val="bottom"/>
            <w:tcPrChange w:id="3" w:author="David Döbele" w:date="2026-08-28T14:32:00Z" w16du:dateUtc="2026-08-28T12:32:00Z">
              <w:tcPr>
                <w:tcW w:w="10206" w:type="dxa"/>
                <w:gridSpan w:val="9"/>
                <w:vAlign w:val="bottom"/>
              </w:tcPr>
            </w:tcPrChange>
          </w:tcPr>
          <w:p w14:paraId="0CBC6997" w14:textId="47590279" w:rsidR="00E55D90" w:rsidRPr="003413D2" w:rsidRDefault="009F2F03" w:rsidP="00DF5572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Lars Hiller</w:t>
            </w:r>
          </w:p>
          <w:p w14:paraId="2D363F9A" w14:textId="0570310D" w:rsidR="00F44F5F" w:rsidRPr="003413D2" w:rsidDel="00967D85" w:rsidRDefault="00BA4264" w:rsidP="00DF5572">
            <w:pPr>
              <w:jc w:val="center"/>
              <w:rPr>
                <w:del w:id="4" w:author="David Döbele" w:date="2026-08-28T14:31:00Z" w16du:dateUtc="2026-08-28T12:31:00Z"/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Ottilienstraße 13, 78532 Tuttlingen, Deutschland</w:t>
            </w:r>
            <w:ins w:id="5" w:author="David Döbele" w:date="2026-08-28T14:31:00Z" w16du:dateUtc="2026-08-28T12:31:00Z">
              <w:r w:rsidR="00967D85">
                <w:rPr>
                  <w:rFonts w:ascii="Optima" w:hAnsi="Optima" w:cs="Times New Roman"/>
                  <w:bCs/>
                  <w:sz w:val="20"/>
                  <w:szCs w:val="20"/>
                </w:rPr>
                <w:t xml:space="preserve"> | </w:t>
              </w:r>
            </w:ins>
          </w:p>
          <w:p w14:paraId="135895E2" w14:textId="6B96ADBF" w:rsidR="00F44F5F" w:rsidRPr="003413D2" w:rsidRDefault="00DE45C1" w:rsidP="00967D85">
            <w:pPr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lars-hiller@outlook.de | +49 173 2140611</w:t>
            </w:r>
          </w:p>
        </w:tc>
      </w:tr>
      <w:tr w:rsidR="002508C2" w:rsidRPr="003413D2" w14:paraId="0FCADE56" w14:textId="77777777" w:rsidTr="00967D85">
        <w:trPr>
          <w:trHeight w:val="504"/>
          <w:trPrChange w:id="6" w:author="David Döbele" w:date="2026-08-28T14:32:00Z" w16du:dateUtc="2026-08-28T12:32:00Z">
            <w:trPr>
              <w:gridBefore w:val="1"/>
              <w:gridAfter w:val="0"/>
              <w:trHeight w:val="504"/>
            </w:trPr>
          </w:trPrChange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  <w:tcPrChange w:id="7" w:author="David Döbele" w:date="2026-08-28T14:32:00Z" w16du:dateUtc="2026-08-28T12:32:00Z">
              <w:tcPr>
                <w:tcW w:w="10206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3413D2" w:rsidRDefault="00F44F5F" w:rsidP="001E49DE">
            <w:pPr>
              <w:rPr>
                <w:rFonts w:ascii="Optima" w:hAnsi="Optima" w:cs="Times New Roman"/>
                <w:b/>
                <w:sz w:val="28"/>
              </w:rPr>
            </w:pPr>
            <w:r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967D85">
        <w:trPr>
          <w:trHeight w:val="346"/>
          <w:trPrChange w:id="8" w:author="David Döbele" w:date="2026-08-28T14:32:00Z" w16du:dateUtc="2026-08-28T12:32:00Z">
            <w:trPr>
              <w:gridBefore w:val="1"/>
              <w:gridAfter w:val="0"/>
              <w:trHeight w:val="346"/>
            </w:trPr>
          </w:trPrChange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  <w:tcPrChange w:id="9" w:author="David Döbele" w:date="2026-08-28T14:32:00Z" w16du:dateUtc="2026-08-28T12:32:00Z">
              <w:tcPr>
                <w:tcW w:w="6804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64E0A420" w:rsidR="00D1492F" w:rsidRPr="003413D2" w:rsidRDefault="005E744D" w:rsidP="001E49DE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Duale Hochschule Baden-Württemberg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</w:tcBorders>
            <w:vAlign w:val="bottom"/>
            <w:tcPrChange w:id="10" w:author="David Döbele" w:date="2026-08-28T14:32:00Z" w16du:dateUtc="2026-08-28T12:32:00Z">
              <w:tcPr>
                <w:tcW w:w="340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F88ED51" w:rsidR="00D1492F" w:rsidRPr="003413D2" w:rsidRDefault="00F0332A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Villingen-Schwenningen</w:t>
            </w:r>
          </w:p>
        </w:tc>
      </w:tr>
      <w:tr w:rsidR="00D1492F" w:rsidRPr="003413D2" w14:paraId="61E5D482" w14:textId="77777777" w:rsidTr="00967D85">
        <w:trPr>
          <w:trPrChange w:id="11" w:author="David Döbele" w:date="2026-08-28T14:32:00Z" w16du:dateUtc="2026-08-28T12:32:00Z">
            <w:trPr>
              <w:gridBefore w:val="1"/>
              <w:gridAfter w:val="0"/>
            </w:trPr>
          </w:trPrChange>
        </w:trPr>
        <w:tc>
          <w:tcPr>
            <w:tcW w:w="5523" w:type="dxa"/>
            <w:gridSpan w:val="2"/>
            <w:tcPrChange w:id="12" w:author="David Döbele" w:date="2026-08-28T14:32:00Z" w16du:dateUtc="2026-08-28T12:32:00Z">
              <w:tcPr>
                <w:tcW w:w="5523" w:type="dxa"/>
                <w:gridSpan w:val="2"/>
              </w:tcPr>
            </w:tcPrChange>
          </w:tcPr>
          <w:p w14:paraId="11CB9A0F" w14:textId="62F62821" w:rsidR="00D1492F" w:rsidRPr="00DF5572" w:rsidRDefault="00D1492F" w:rsidP="001E49DE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DF5572">
              <w:rPr>
                <w:rFonts w:ascii="Optima" w:hAnsi="Optima" w:cs="Times New Roman"/>
                <w:i/>
                <w:iCs/>
                <w:sz w:val="20"/>
                <w:szCs w:val="20"/>
              </w:rPr>
              <w:t>B.A. in BWL-Bank</w:t>
            </w:r>
            <w:r w:rsidR="001E49DE" w:rsidRPr="00DF557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(aktueller Schnitt: 1,5)</w:t>
            </w:r>
          </w:p>
        </w:tc>
        <w:tc>
          <w:tcPr>
            <w:tcW w:w="5251" w:type="dxa"/>
            <w:gridSpan w:val="7"/>
            <w:tcPrChange w:id="13" w:author="David Döbele" w:date="2026-08-28T14:32:00Z" w16du:dateUtc="2026-08-28T12:32:00Z">
              <w:tcPr>
                <w:tcW w:w="4683" w:type="dxa"/>
                <w:gridSpan w:val="7"/>
              </w:tcPr>
            </w:tcPrChange>
          </w:tcPr>
          <w:p w14:paraId="419A9228" w14:textId="231E6E9C" w:rsidR="00D1492F" w:rsidRPr="003413D2" w:rsidRDefault="008F118A" w:rsidP="001E49DE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10/2023 – heute</w:t>
            </w:r>
          </w:p>
        </w:tc>
      </w:tr>
      <w:tr w:rsidR="00D5280E" w:rsidRPr="003413D2" w14:paraId="7EABE9F1" w14:textId="77777777" w:rsidTr="00967D85">
        <w:trPr>
          <w:trPrChange w:id="14" w:author="David Döbele" w:date="2026-08-28T14:32:00Z" w16du:dateUtc="2026-08-28T12:32:00Z">
            <w:trPr>
              <w:gridBefore w:val="1"/>
              <w:gridAfter w:val="0"/>
            </w:trPr>
          </w:trPrChange>
        </w:trPr>
        <w:tc>
          <w:tcPr>
            <w:tcW w:w="10774" w:type="dxa"/>
            <w:gridSpan w:val="9"/>
            <w:tcPrChange w:id="15" w:author="David Döbele" w:date="2026-08-28T14:32:00Z" w16du:dateUtc="2026-08-28T12:32:00Z">
              <w:tcPr>
                <w:tcW w:w="10206" w:type="dxa"/>
                <w:gridSpan w:val="9"/>
              </w:tcPr>
            </w:tcPrChange>
          </w:tcPr>
          <w:p w14:paraId="3D6CBE31" w14:textId="383DE775" w:rsidR="004A4752" w:rsidRPr="004A4752" w:rsidRDefault="00B17D95" w:rsidP="001E49DE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4A475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Vertiefung</w:t>
            </w:r>
            <w:proofErr w:type="spellEnd"/>
            <w:r w:rsidRPr="004A475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Corporate </w:t>
            </w:r>
            <w:proofErr w:type="spellStart"/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und</w:t>
            </w:r>
            <w:proofErr w:type="spellEnd"/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Investment Banking </w:t>
            </w:r>
            <w:r w:rsidR="004A4752"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(</w:t>
            </w:r>
            <w:r w:rsid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CIB)</w:t>
            </w:r>
          </w:p>
          <w:p w14:paraId="3900CB09" w14:textId="77777777" w:rsidR="001E49DE" w:rsidRDefault="00ED0F48" w:rsidP="001E49DE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</w:rPr>
              <w:t>Relevante Module: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Finanzbuchführung (</w:t>
            </w:r>
            <w:r w:rsidR="001E49D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1,8), Mathematik und Statistik (</w:t>
            </w:r>
            <w:r w:rsidR="001E49D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1,1), </w:t>
            </w:r>
          </w:p>
          <w:p w14:paraId="7A71E6B0" w14:textId="246D8014" w:rsidR="00426D7E" w:rsidRPr="003413D2" w:rsidRDefault="00ED0F48" w:rsidP="00DF5572">
            <w:pPr>
              <w:pStyle w:val="Listenabsatz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CIB – Kapitalmarktorientiertes Firmenkundengeschäft (</w:t>
            </w:r>
            <w:r w:rsidR="001E49D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1,5)</w:t>
            </w:r>
          </w:p>
        </w:tc>
      </w:tr>
      <w:tr w:rsidR="001015F2" w:rsidRPr="003413D2" w14:paraId="4DFD3C38" w14:textId="77777777" w:rsidTr="00967D85">
        <w:trPr>
          <w:trHeight w:val="346"/>
          <w:trPrChange w:id="16" w:author="David Döbele" w:date="2026-08-28T14:32:00Z" w16du:dateUtc="2026-08-28T12:32:00Z">
            <w:trPr>
              <w:gridBefore w:val="1"/>
              <w:gridAfter w:val="0"/>
              <w:trHeight w:val="346"/>
            </w:trPr>
          </w:trPrChange>
        </w:trPr>
        <w:tc>
          <w:tcPr>
            <w:tcW w:w="5670" w:type="dxa"/>
            <w:gridSpan w:val="3"/>
            <w:vAlign w:val="bottom"/>
            <w:tcPrChange w:id="17" w:author="David Döbele" w:date="2026-08-28T14:32:00Z" w16du:dateUtc="2026-08-28T12:32:00Z">
              <w:tcPr>
                <w:tcW w:w="5670" w:type="dxa"/>
                <w:gridSpan w:val="3"/>
                <w:vAlign w:val="bottom"/>
              </w:tcPr>
            </w:tcPrChange>
          </w:tcPr>
          <w:p w14:paraId="5C6B3857" w14:textId="79685A46" w:rsidR="001015F2" w:rsidRDefault="001F340F" w:rsidP="001E49DE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Corporate Finance Institute</w:t>
            </w:r>
          </w:p>
        </w:tc>
        <w:tc>
          <w:tcPr>
            <w:tcW w:w="5104" w:type="dxa"/>
            <w:gridSpan w:val="6"/>
            <w:vAlign w:val="bottom"/>
            <w:tcPrChange w:id="18" w:author="David Döbele" w:date="2026-08-28T14:32:00Z" w16du:dateUtc="2026-08-28T12:32:00Z">
              <w:tcPr>
                <w:tcW w:w="4536" w:type="dxa"/>
                <w:gridSpan w:val="6"/>
                <w:vAlign w:val="bottom"/>
              </w:tcPr>
            </w:tcPrChange>
          </w:tcPr>
          <w:p w14:paraId="185D4A6F" w14:textId="61BB9BA4" w:rsidR="001015F2" w:rsidRDefault="001F340F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1015F2" w:rsidRPr="00324538" w14:paraId="6A0AEE7C" w14:textId="77777777" w:rsidTr="00967D85">
        <w:trPr>
          <w:trHeight w:val="57"/>
          <w:trPrChange w:id="19" w:author="David Döbele" w:date="2026-08-28T14:32:00Z" w16du:dateUtc="2026-08-28T12:32:00Z">
            <w:trPr>
              <w:gridBefore w:val="1"/>
              <w:gridAfter w:val="0"/>
              <w:trHeight w:val="57"/>
            </w:trPr>
          </w:trPrChange>
        </w:trPr>
        <w:tc>
          <w:tcPr>
            <w:tcW w:w="5670" w:type="dxa"/>
            <w:gridSpan w:val="3"/>
            <w:vAlign w:val="bottom"/>
            <w:tcPrChange w:id="20" w:author="David Döbele" w:date="2026-08-28T14:32:00Z" w16du:dateUtc="2026-08-28T12:32:00Z">
              <w:tcPr>
                <w:tcW w:w="5670" w:type="dxa"/>
                <w:gridSpan w:val="3"/>
                <w:vAlign w:val="bottom"/>
              </w:tcPr>
            </w:tcPrChange>
          </w:tcPr>
          <w:p w14:paraId="656AD51D" w14:textId="09BE6FF4" w:rsidR="001015F2" w:rsidRPr="00324538" w:rsidRDefault="0039660F" w:rsidP="001E49DE">
            <w:p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Financial Modeling &amp; Valuation Analyst (FMVA)</w:t>
            </w:r>
          </w:p>
        </w:tc>
        <w:tc>
          <w:tcPr>
            <w:tcW w:w="5104" w:type="dxa"/>
            <w:gridSpan w:val="6"/>
            <w:vAlign w:val="bottom"/>
            <w:tcPrChange w:id="21" w:author="David Döbele" w:date="2026-08-28T14:32:00Z" w16du:dateUtc="2026-08-28T12:32:00Z">
              <w:tcPr>
                <w:tcW w:w="4536" w:type="dxa"/>
                <w:gridSpan w:val="6"/>
                <w:vAlign w:val="bottom"/>
              </w:tcPr>
            </w:tcPrChange>
          </w:tcPr>
          <w:p w14:paraId="4E7E9AF1" w14:textId="3BA8DD5C" w:rsidR="001015F2" w:rsidRPr="00324538" w:rsidRDefault="00802067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12/2025 – 01/2026</w:t>
            </w:r>
          </w:p>
        </w:tc>
      </w:tr>
      <w:tr w:rsidR="00AE4ED3" w:rsidRPr="003413D2" w14:paraId="6B19CF91" w14:textId="77777777" w:rsidTr="00967D85">
        <w:trPr>
          <w:trHeight w:val="346"/>
          <w:trPrChange w:id="22" w:author="David Döbele" w:date="2026-08-28T14:32:00Z" w16du:dateUtc="2026-08-28T12:32:00Z">
            <w:trPr>
              <w:gridBefore w:val="1"/>
              <w:gridAfter w:val="0"/>
              <w:trHeight w:val="346"/>
            </w:trPr>
          </w:trPrChange>
        </w:trPr>
        <w:tc>
          <w:tcPr>
            <w:tcW w:w="5670" w:type="dxa"/>
            <w:gridSpan w:val="3"/>
            <w:vAlign w:val="bottom"/>
            <w:tcPrChange w:id="23" w:author="David Döbele" w:date="2026-08-28T14:32:00Z" w16du:dateUtc="2026-08-28T12:32:00Z">
              <w:tcPr>
                <w:tcW w:w="5670" w:type="dxa"/>
                <w:gridSpan w:val="3"/>
                <w:vAlign w:val="bottom"/>
              </w:tcPr>
            </w:tcPrChange>
          </w:tcPr>
          <w:p w14:paraId="54F7169D" w14:textId="1BAE8C49" w:rsidR="00AE4ED3" w:rsidRPr="003413D2" w:rsidRDefault="00D14B1A" w:rsidP="001E49DE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Otto-Hahn-Gymnasium</w:t>
            </w:r>
          </w:p>
        </w:tc>
        <w:tc>
          <w:tcPr>
            <w:tcW w:w="5104" w:type="dxa"/>
            <w:gridSpan w:val="6"/>
            <w:vAlign w:val="bottom"/>
            <w:tcPrChange w:id="24" w:author="David Döbele" w:date="2026-08-28T14:32:00Z" w16du:dateUtc="2026-08-28T12:32:00Z">
              <w:tcPr>
                <w:tcW w:w="4536" w:type="dxa"/>
                <w:gridSpan w:val="6"/>
                <w:vAlign w:val="bottom"/>
              </w:tcPr>
            </w:tcPrChange>
          </w:tcPr>
          <w:p w14:paraId="262B6DA3" w14:textId="02A71C2B" w:rsidR="00AE4ED3" w:rsidRPr="003413D2" w:rsidRDefault="00CC452A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AE4ED3" w:rsidRPr="003413D2" w14:paraId="263521E3" w14:textId="77777777" w:rsidTr="00967D85">
        <w:trPr>
          <w:trHeight w:val="57"/>
          <w:trPrChange w:id="25" w:author="David Döbele" w:date="2026-08-28T14:32:00Z" w16du:dateUtc="2026-08-28T12:32:00Z">
            <w:trPr>
              <w:gridBefore w:val="1"/>
              <w:gridAfter w:val="0"/>
              <w:trHeight w:val="57"/>
            </w:trPr>
          </w:trPrChange>
        </w:trPr>
        <w:tc>
          <w:tcPr>
            <w:tcW w:w="5670" w:type="dxa"/>
            <w:gridSpan w:val="3"/>
            <w:tcPrChange w:id="26" w:author="David Döbele" w:date="2026-08-28T14:32:00Z" w16du:dateUtc="2026-08-28T12:32:00Z">
              <w:tcPr>
                <w:tcW w:w="5670" w:type="dxa"/>
                <w:gridSpan w:val="3"/>
              </w:tcPr>
            </w:tcPrChange>
          </w:tcPr>
          <w:p w14:paraId="36282A3A" w14:textId="40D23A55" w:rsidR="00AE4ED3" w:rsidRPr="003413D2" w:rsidRDefault="00AE4ED3" w:rsidP="001E49DE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1E49D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(Abschlussnote: 2,2)</w:t>
            </w:r>
          </w:p>
        </w:tc>
        <w:tc>
          <w:tcPr>
            <w:tcW w:w="5104" w:type="dxa"/>
            <w:gridSpan w:val="6"/>
            <w:tcPrChange w:id="27" w:author="David Döbele" w:date="2026-08-28T14:32:00Z" w16du:dateUtc="2026-08-28T12:32:00Z">
              <w:tcPr>
                <w:tcW w:w="4536" w:type="dxa"/>
                <w:gridSpan w:val="6"/>
              </w:tcPr>
            </w:tcPrChange>
          </w:tcPr>
          <w:p w14:paraId="3DE8C75D" w14:textId="32AC1A2A" w:rsidR="00AE4ED3" w:rsidRPr="003413D2" w:rsidRDefault="00AE4ED3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09/2015 – 07/2023</w:t>
            </w:r>
          </w:p>
        </w:tc>
      </w:tr>
      <w:tr w:rsidR="00E55D90" w:rsidRPr="003413D2" w14:paraId="3A2665B3" w14:textId="77777777" w:rsidTr="00967D85">
        <w:trPr>
          <w:trHeight w:val="454"/>
          <w:trPrChange w:id="28" w:author="David Döbele" w:date="2026-08-28T14:32:00Z" w16du:dateUtc="2026-08-28T12:32:00Z">
            <w:trPr>
              <w:gridBefore w:val="1"/>
              <w:gridAfter w:val="0"/>
              <w:trHeight w:val="454"/>
            </w:trPr>
          </w:trPrChange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  <w:tcPrChange w:id="29" w:author="David Döbele" w:date="2026-08-28T14:32:00Z" w16du:dateUtc="2026-08-28T12:32:00Z">
              <w:tcPr>
                <w:tcW w:w="10206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E55D90" w:rsidRPr="003413D2" w:rsidRDefault="00F44F5F" w:rsidP="001E49DE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967D85">
        <w:trPr>
          <w:trHeight w:val="346"/>
          <w:trPrChange w:id="30" w:author="David Döbele" w:date="2026-08-28T14:32:00Z" w16du:dateUtc="2026-08-28T12:32:00Z">
            <w:trPr>
              <w:gridBefore w:val="1"/>
              <w:gridAfter w:val="0"/>
              <w:trHeight w:val="346"/>
            </w:trPr>
          </w:trPrChange>
        </w:trPr>
        <w:tc>
          <w:tcPr>
            <w:tcW w:w="6521" w:type="dxa"/>
            <w:gridSpan w:val="5"/>
            <w:vAlign w:val="bottom"/>
            <w:tcPrChange w:id="31" w:author="David Döbele" w:date="2026-08-28T14:32:00Z" w16du:dateUtc="2026-08-28T12:32:00Z">
              <w:tcPr>
                <w:tcW w:w="6521" w:type="dxa"/>
                <w:gridSpan w:val="5"/>
                <w:vAlign w:val="bottom"/>
              </w:tcPr>
            </w:tcPrChange>
          </w:tcPr>
          <w:p w14:paraId="38F27285" w14:textId="5D704698" w:rsidR="00E55D90" w:rsidRPr="003413D2" w:rsidRDefault="00F03CE9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Landesbank Baden-Württemberg (LBBW)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  <w:tcPrChange w:id="32" w:author="David Döbele" w:date="2026-08-28T14:32:00Z" w16du:dateUtc="2026-08-28T12:32:00Z">
              <w:tcPr>
                <w:tcW w:w="368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5BA536DF" w:rsidR="00E55D90" w:rsidRPr="003413D2" w:rsidRDefault="006449C0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E55D90" w:rsidRPr="003413D2" w14:paraId="335D84E9" w14:textId="77777777" w:rsidTr="00967D85">
        <w:trPr>
          <w:trPrChange w:id="33" w:author="David Döbele" w:date="2026-08-28T14:32:00Z" w16du:dateUtc="2026-08-28T12:32:00Z">
            <w:trPr>
              <w:gridBefore w:val="1"/>
              <w:gridAfter w:val="0"/>
            </w:trPr>
          </w:trPrChange>
        </w:trPr>
        <w:tc>
          <w:tcPr>
            <w:tcW w:w="8080" w:type="dxa"/>
            <w:gridSpan w:val="7"/>
            <w:tcPrChange w:id="34" w:author="David Döbele" w:date="2026-08-28T14:32:00Z" w16du:dateUtc="2026-08-28T12:32:00Z">
              <w:tcPr>
                <w:tcW w:w="8080" w:type="dxa"/>
                <w:gridSpan w:val="7"/>
              </w:tcPr>
            </w:tcPrChange>
          </w:tcPr>
          <w:p w14:paraId="20B1570F" w14:textId="419B546A" w:rsidR="00E55D90" w:rsidRPr="00F65C35" w:rsidRDefault="00E55D90" w:rsidP="001E49DE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 im Bereich Corporate &amp; Equity Research (geplant, Vertrag bereits unterzeichnet)</w:t>
            </w:r>
          </w:p>
        </w:tc>
        <w:tc>
          <w:tcPr>
            <w:tcW w:w="2694" w:type="dxa"/>
            <w:gridSpan w:val="2"/>
            <w:tcPrChange w:id="35" w:author="David Döbele" w:date="2026-08-28T14:32:00Z" w16du:dateUtc="2026-08-28T12:32:00Z">
              <w:tcPr>
                <w:tcW w:w="2126" w:type="dxa"/>
                <w:gridSpan w:val="2"/>
              </w:tcPr>
            </w:tcPrChange>
          </w:tcPr>
          <w:p w14:paraId="0475B997" w14:textId="248363C6" w:rsidR="00E55D90" w:rsidRPr="003413D2" w:rsidRDefault="00E55D90" w:rsidP="001E49DE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02/2027 – 04/2027</w:t>
            </w:r>
          </w:p>
        </w:tc>
      </w:tr>
      <w:tr w:rsidR="00E55D90" w:rsidRPr="003413D2" w14:paraId="54C3D64C" w14:textId="77777777" w:rsidTr="00967D85">
        <w:trPr>
          <w:trPrChange w:id="36" w:author="David Döbele" w:date="2026-08-28T14:32:00Z" w16du:dateUtc="2026-08-28T12:32:00Z">
            <w:trPr>
              <w:gridBefore w:val="1"/>
              <w:gridAfter w:val="0"/>
            </w:trPr>
          </w:trPrChange>
        </w:trPr>
        <w:tc>
          <w:tcPr>
            <w:tcW w:w="10774" w:type="dxa"/>
            <w:gridSpan w:val="9"/>
            <w:tcPrChange w:id="37" w:author="David Döbele" w:date="2026-08-28T14:32:00Z" w16du:dateUtc="2026-08-28T12:32:00Z">
              <w:tcPr>
                <w:tcW w:w="10206" w:type="dxa"/>
                <w:gridSpan w:val="9"/>
              </w:tcPr>
            </w:tcPrChange>
          </w:tcPr>
          <w:p w14:paraId="7939B5D4" w14:textId="7AF0DA4A" w:rsidR="00AE1C55" w:rsidRPr="00AE1C55" w:rsidRDefault="001B279D" w:rsidP="001E49DE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Fundierte Fundamentalanalyse von Unternehmensemittenten aus Kredit- und Aktienperspektive: Bewertung von Geschäftsmodellen, Wettbewerbspositionierung, Branchendynamik und wesentlichen Finanzkennzahlen zur Bildung einer ganzheitlichen Einschätzung von Unternehmensperformance und -bewertung</w:t>
            </w:r>
          </w:p>
          <w:p w14:paraId="36017EF3" w14:textId="04F336E2" w:rsidR="00AE1C55" w:rsidRPr="00AE1C55" w:rsidRDefault="001B279D" w:rsidP="001E49DE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Unternehmens- und Sektor-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Researchberichten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sowie Peer-Benchmarking-Analysen, mit möglicher Mitwirkung an der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Researchbegleitung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aktueller Kapitalmarkttransaktionen wie IPOs, Unternehmensanleihen und Schuldscheinplatzierungen während der Praktikumszeit</w:t>
            </w:r>
          </w:p>
          <w:p w14:paraId="6DD9BA0F" w14:textId="77ADBEEC" w:rsidR="00E55D90" w:rsidRPr="003413D2" w:rsidRDefault="001B279D" w:rsidP="001E49DE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Beobachtung der Aktien- und Fremdkapitalmärkte, Bewertungsmultiplikatoren und makroökonomische</w:t>
            </w:r>
            <w:r w:rsidR="001E49D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Treiber</w:t>
            </w:r>
            <w:r w:rsidR="001E49D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n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sowie Mitwirkung an internen Analysen, die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Researcheinschätzungen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in konkrete Investitions- und Finanzierungsempfehlungen für institutionelle Investoren und Firmenkunden übersetzen</w:t>
            </w:r>
          </w:p>
        </w:tc>
      </w:tr>
      <w:tr w:rsidR="00E55D90" w:rsidRPr="003413D2" w14:paraId="101C8C4A" w14:textId="77777777" w:rsidTr="00967D85">
        <w:trPr>
          <w:trHeight w:val="346"/>
          <w:trPrChange w:id="38" w:author="David Döbele" w:date="2026-08-28T14:32:00Z" w16du:dateUtc="2026-08-28T12:32:00Z">
            <w:trPr>
              <w:gridBefore w:val="1"/>
              <w:gridAfter w:val="0"/>
              <w:trHeight w:val="346"/>
            </w:trPr>
          </w:trPrChange>
        </w:trPr>
        <w:tc>
          <w:tcPr>
            <w:tcW w:w="6521" w:type="dxa"/>
            <w:gridSpan w:val="5"/>
            <w:vAlign w:val="bottom"/>
            <w:tcPrChange w:id="39" w:author="David Döbele" w:date="2026-08-28T14:32:00Z" w16du:dateUtc="2026-08-28T12:32:00Z">
              <w:tcPr>
                <w:tcW w:w="6521" w:type="dxa"/>
                <w:gridSpan w:val="5"/>
                <w:vAlign w:val="bottom"/>
              </w:tcPr>
            </w:tcPrChange>
          </w:tcPr>
          <w:p w14:paraId="766E5DD8" w14:textId="77777777" w:rsidR="00E55D90" w:rsidRPr="003413D2" w:rsidRDefault="00F03CE9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Deloitte GmbH Wirtschaftsprüfungsgesellschaft</w:t>
            </w:r>
          </w:p>
        </w:tc>
        <w:tc>
          <w:tcPr>
            <w:tcW w:w="4253" w:type="dxa"/>
            <w:gridSpan w:val="4"/>
            <w:vAlign w:val="bottom"/>
            <w:tcPrChange w:id="40" w:author="David Döbele" w:date="2026-08-28T14:32:00Z" w16du:dateUtc="2026-08-28T12:32:00Z">
              <w:tcPr>
                <w:tcW w:w="3685" w:type="dxa"/>
                <w:gridSpan w:val="4"/>
                <w:vAlign w:val="bottom"/>
              </w:tcPr>
            </w:tcPrChange>
          </w:tcPr>
          <w:p w14:paraId="0313226E" w14:textId="77777777" w:rsidR="00E55D90" w:rsidRPr="003413D2" w:rsidRDefault="006449C0" w:rsidP="001E49DE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Nürnberg</w:t>
            </w:r>
          </w:p>
        </w:tc>
      </w:tr>
      <w:tr w:rsidR="00E55D90" w:rsidRPr="003413D2" w14:paraId="7A31CAC9" w14:textId="77777777" w:rsidTr="00967D85">
        <w:trPr>
          <w:trPrChange w:id="41" w:author="David Döbele" w:date="2026-08-28T14:32:00Z" w16du:dateUtc="2026-08-28T12:32:00Z">
            <w:trPr>
              <w:gridBefore w:val="1"/>
              <w:gridAfter w:val="0"/>
            </w:trPr>
          </w:trPrChange>
        </w:trPr>
        <w:tc>
          <w:tcPr>
            <w:tcW w:w="8080" w:type="dxa"/>
            <w:gridSpan w:val="7"/>
            <w:tcPrChange w:id="42" w:author="David Döbele" w:date="2026-08-28T14:32:00Z" w16du:dateUtc="2026-08-28T12:32:00Z">
              <w:tcPr>
                <w:tcW w:w="8080" w:type="dxa"/>
                <w:gridSpan w:val="7"/>
              </w:tcPr>
            </w:tcPrChange>
          </w:tcPr>
          <w:p w14:paraId="323E9A73" w14:textId="77777777" w:rsidR="00E55D90" w:rsidRPr="00F65C35" w:rsidRDefault="00E55D90" w:rsidP="001E49DE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 im Bereich Valuation &amp; Modeling (geplant, Vertrag bereits unterzeichnet)</w:t>
            </w:r>
          </w:p>
        </w:tc>
        <w:tc>
          <w:tcPr>
            <w:tcW w:w="2694" w:type="dxa"/>
            <w:gridSpan w:val="2"/>
            <w:tcPrChange w:id="43" w:author="David Döbele" w:date="2026-08-28T14:32:00Z" w16du:dateUtc="2026-08-28T12:32:00Z">
              <w:tcPr>
                <w:tcW w:w="2126" w:type="dxa"/>
                <w:gridSpan w:val="2"/>
              </w:tcPr>
            </w:tcPrChange>
          </w:tcPr>
          <w:p w14:paraId="26B7F4A9" w14:textId="77777777" w:rsidR="00E55D90" w:rsidRPr="003413D2" w:rsidRDefault="00E55D90" w:rsidP="001E49DE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11/2026 – 01/2027</w:t>
            </w:r>
          </w:p>
        </w:tc>
      </w:tr>
      <w:tr w:rsidR="00E55D90" w:rsidRPr="003413D2" w14:paraId="19A6EAF4" w14:textId="77777777" w:rsidTr="00967D85">
        <w:trPr>
          <w:trPrChange w:id="44" w:author="David Döbele" w:date="2026-08-28T14:32:00Z" w16du:dateUtc="2026-08-28T12:32:00Z">
            <w:trPr>
              <w:gridBefore w:val="1"/>
              <w:gridAfter w:val="0"/>
            </w:trPr>
          </w:trPrChange>
        </w:trPr>
        <w:tc>
          <w:tcPr>
            <w:tcW w:w="10774" w:type="dxa"/>
            <w:gridSpan w:val="9"/>
            <w:tcPrChange w:id="45" w:author="David Döbele" w:date="2026-08-28T14:32:00Z" w16du:dateUtc="2026-08-28T12:32:00Z">
              <w:tcPr>
                <w:tcW w:w="10206" w:type="dxa"/>
                <w:gridSpan w:val="9"/>
              </w:tcPr>
            </w:tcPrChange>
          </w:tcPr>
          <w:p w14:paraId="633D8797" w14:textId="77777777" w:rsidR="00AE1C55" w:rsidRPr="00AE1C55" w:rsidRDefault="001B279D" w:rsidP="001E49DE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Finanzmodelle unter Verwendung verschiedener Bewertungsmethoden für M&amp;A-Transaktionen und bilanzbezogene Bewertungen</w:t>
            </w:r>
          </w:p>
          <w:p w14:paraId="4A878E63" w14:textId="77777777" w:rsidR="00AE1C55" w:rsidRPr="00AE1C55" w:rsidRDefault="001B279D" w:rsidP="001E49DE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Ermittlung von Multiplikatoren und Kapitalkosten auf der Grundlage von Kapitalmarktinformationen</w:t>
            </w:r>
          </w:p>
          <w:p w14:paraId="4D6E4055" w14:textId="77777777" w:rsidR="00E55D90" w:rsidRPr="003413D2" w:rsidRDefault="001B279D" w:rsidP="001E49DE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Beurteilung der Machbarkeit von Geschäftsplänen und Entwicklung entsprechender Modelle</w:t>
            </w:r>
          </w:p>
        </w:tc>
      </w:tr>
      <w:tr w:rsidR="00AE4ED3" w:rsidRPr="003413D2" w14:paraId="45404236" w14:textId="77777777" w:rsidTr="00967D85">
        <w:trPr>
          <w:trHeight w:val="346"/>
          <w:trPrChange w:id="46" w:author="David Döbele" w:date="2026-08-28T14:32:00Z" w16du:dateUtc="2026-08-28T12:32:00Z">
            <w:trPr>
              <w:gridBefore w:val="1"/>
              <w:gridAfter w:val="0"/>
              <w:trHeight w:val="346"/>
            </w:trPr>
          </w:trPrChange>
        </w:trPr>
        <w:tc>
          <w:tcPr>
            <w:tcW w:w="5523" w:type="dxa"/>
            <w:gridSpan w:val="2"/>
            <w:vAlign w:val="bottom"/>
            <w:tcPrChange w:id="47" w:author="David Döbele" w:date="2026-08-28T14:32:00Z" w16du:dateUtc="2026-08-28T12:32:00Z">
              <w:tcPr>
                <w:tcW w:w="5523" w:type="dxa"/>
                <w:gridSpan w:val="2"/>
                <w:vAlign w:val="bottom"/>
              </w:tcPr>
            </w:tcPrChange>
          </w:tcPr>
          <w:p w14:paraId="3CF978EE" w14:textId="6A555936" w:rsidR="00AE4ED3" w:rsidRPr="003413D2" w:rsidRDefault="005D2B48" w:rsidP="001E49D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Kreissparkasse Tuttlingen</w:t>
            </w:r>
          </w:p>
        </w:tc>
        <w:tc>
          <w:tcPr>
            <w:tcW w:w="5251" w:type="dxa"/>
            <w:gridSpan w:val="7"/>
            <w:vAlign w:val="bottom"/>
            <w:tcPrChange w:id="48" w:author="David Döbele" w:date="2026-08-28T14:32:00Z" w16du:dateUtc="2026-08-28T12:32:00Z">
              <w:tcPr>
                <w:tcW w:w="4683" w:type="dxa"/>
                <w:gridSpan w:val="7"/>
                <w:vAlign w:val="bottom"/>
              </w:tcPr>
            </w:tcPrChange>
          </w:tcPr>
          <w:p w14:paraId="49A11F72" w14:textId="3563B15D" w:rsidR="00AE4ED3" w:rsidRPr="003413D2" w:rsidRDefault="005D2B48" w:rsidP="001E49D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</w:p>
        </w:tc>
      </w:tr>
      <w:tr w:rsidR="00AE4ED3" w:rsidRPr="003413D2" w14:paraId="16C6F7AD" w14:textId="77777777" w:rsidTr="00967D85">
        <w:trPr>
          <w:trHeight w:val="57"/>
          <w:trPrChange w:id="49" w:author="David Döbele" w:date="2026-08-28T14:32:00Z" w16du:dateUtc="2026-08-28T12:32:00Z">
            <w:trPr>
              <w:gridBefore w:val="1"/>
              <w:gridAfter w:val="0"/>
              <w:trHeight w:val="57"/>
            </w:trPr>
          </w:trPrChange>
        </w:trPr>
        <w:tc>
          <w:tcPr>
            <w:tcW w:w="5523" w:type="dxa"/>
            <w:gridSpan w:val="2"/>
            <w:tcPrChange w:id="50" w:author="David Döbele" w:date="2026-08-28T14:32:00Z" w16du:dateUtc="2026-08-28T12:32:00Z">
              <w:tcPr>
                <w:tcW w:w="5523" w:type="dxa"/>
                <w:gridSpan w:val="2"/>
              </w:tcPr>
            </w:tcPrChange>
          </w:tcPr>
          <w:p w14:paraId="5D8760E9" w14:textId="4F3C0F0B" w:rsidR="00AE4ED3" w:rsidRPr="003413D2" w:rsidRDefault="005D2B48" w:rsidP="001E49D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Duales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Studium</w:t>
            </w:r>
          </w:p>
        </w:tc>
        <w:tc>
          <w:tcPr>
            <w:tcW w:w="5251" w:type="dxa"/>
            <w:gridSpan w:val="7"/>
            <w:tcPrChange w:id="51" w:author="David Döbele" w:date="2026-08-28T14:32:00Z" w16du:dateUtc="2026-08-28T12:32:00Z">
              <w:tcPr>
                <w:tcW w:w="4683" w:type="dxa"/>
                <w:gridSpan w:val="7"/>
              </w:tcPr>
            </w:tcPrChange>
          </w:tcPr>
          <w:p w14:paraId="2D9DB8CA" w14:textId="0E2A4591" w:rsidR="00AE4ED3" w:rsidRPr="003413D2" w:rsidRDefault="007F78F6" w:rsidP="001E49D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09/2023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AE4ED3" w:rsidRPr="003413D2" w14:paraId="7660C4BA" w14:textId="77777777" w:rsidTr="00967D85">
        <w:trPr>
          <w:trHeight w:val="57"/>
          <w:trPrChange w:id="52" w:author="David Döbele" w:date="2026-08-28T14:32:00Z" w16du:dateUtc="2026-08-28T12:32:00Z">
            <w:trPr>
              <w:gridBefore w:val="1"/>
              <w:gridAfter w:val="0"/>
              <w:trHeight w:val="57"/>
            </w:trPr>
          </w:trPrChange>
        </w:trPr>
        <w:tc>
          <w:tcPr>
            <w:tcW w:w="10774" w:type="dxa"/>
            <w:gridSpan w:val="9"/>
            <w:tcPrChange w:id="53" w:author="David Döbele" w:date="2026-08-28T14:32:00Z" w16du:dateUtc="2026-08-28T12:32:00Z">
              <w:tcPr>
                <w:tcW w:w="10206" w:type="dxa"/>
                <w:gridSpan w:val="9"/>
              </w:tcPr>
            </w:tcPrChange>
          </w:tcPr>
          <w:p w14:paraId="4469ACA7" w14:textId="37465989" w:rsidR="00AE4ED3" w:rsidRPr="007C106F" w:rsidRDefault="00497C45" w:rsidP="001E49DE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Mitwirkung an Kreditanalyse, Strukturierung und Abschluss eines internationalen Konsortialkredits über 50 Mio. EUR, inklusive Covenant-Ausgestaltung und Verhandlungen mit Konsortialbanken</w:t>
            </w:r>
          </w:p>
          <w:p w14:paraId="16B1989A" w14:textId="5B54E20A" w:rsidR="007C106F" w:rsidRPr="0087289B" w:rsidRDefault="00F707C0" w:rsidP="001E49DE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einer Investment-Case-Analyse zur Akquisitionsfinanzierung über 25 Mio. EUR als Entscheidungsvorlage für interne Gremien, inklusive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Debt-Sizing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del w:id="54" w:author="David Döbele" w:date="2026-08-28T14:33:00Z" w16du:dateUtc="2026-08-28T12:33:00Z">
              <w:r w:rsidDel="00967D85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delText>Cashflow</w:delText>
              </w:r>
            </w:del>
            <w:ins w:id="55" w:author="David Döbele" w:date="2026-08-28T14:33:00Z" w16du:dateUtc="2026-08-28T12:33:00Z">
              <w:r w:rsidR="00967D85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>CF</w:t>
              </w:r>
            </w:ins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-Modellierung, Covenant-Design und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Downside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-Sensitivitätsanalyse</w:t>
            </w:r>
          </w:p>
          <w:p w14:paraId="132465C4" w14:textId="44CAE57D" w:rsidR="002D1AA5" w:rsidRPr="00262629" w:rsidRDefault="007F7A8F" w:rsidP="001E49DE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von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Pitchbooks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für interne Präsentationen sowie Kundengespräche zur Darstellung individueller Finanzierungslösungen für Investitionsvorhaben von Unternehmenskunden</w:t>
            </w:r>
          </w:p>
        </w:tc>
      </w:tr>
      <w:tr w:rsidR="00E55D90" w:rsidRPr="003413D2" w14:paraId="414B4085" w14:textId="77777777" w:rsidTr="00967D85">
        <w:trPr>
          <w:trHeight w:val="454"/>
          <w:trPrChange w:id="56" w:author="David Döbele" w:date="2026-08-28T14:32:00Z" w16du:dateUtc="2026-08-28T12:32:00Z">
            <w:trPr>
              <w:gridBefore w:val="1"/>
              <w:gridAfter w:val="0"/>
              <w:trHeight w:val="454"/>
            </w:trPr>
          </w:trPrChange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  <w:tcPrChange w:id="57" w:author="David Döbele" w:date="2026-08-28T14:32:00Z" w16du:dateUtc="2026-08-28T12:32:00Z">
              <w:tcPr>
                <w:tcW w:w="10206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42138D9D" w:rsidR="00E55D90" w:rsidRPr="00DF5572" w:rsidRDefault="00F44F5F" w:rsidP="001E49DE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DF5572">
              <w:rPr>
                <w:rFonts w:ascii="Optima" w:hAnsi="Optima" w:cs="Times New Roman"/>
                <w:smallCaps w:val="0"/>
                <w:sz w:val="28"/>
                <w:szCs w:val="28"/>
              </w:rPr>
              <w:t>EXTRAKURRICULARES ENGAGEMENT</w:t>
            </w:r>
          </w:p>
        </w:tc>
      </w:tr>
      <w:tr w:rsidR="00E55D90" w:rsidRPr="003413D2" w14:paraId="74251178" w14:textId="77777777" w:rsidTr="00967D85">
        <w:trPr>
          <w:trHeight w:val="346"/>
          <w:trPrChange w:id="58" w:author="David Döbele" w:date="2026-08-28T14:32:00Z" w16du:dateUtc="2026-08-28T12:32:00Z">
            <w:trPr>
              <w:gridBefore w:val="1"/>
              <w:gridAfter w:val="0"/>
              <w:trHeight w:val="346"/>
            </w:trPr>
          </w:trPrChange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  <w:tcPrChange w:id="59" w:author="David Döbele" w:date="2026-08-28T14:32:00Z" w16du:dateUtc="2026-08-28T12:32:00Z">
              <w:tcPr>
                <w:tcW w:w="5523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265AB100" w:rsidR="00E55D90" w:rsidRPr="003413D2" w:rsidRDefault="003D7C8B" w:rsidP="001E49DE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VfL </w:t>
            </w:r>
            <w:proofErr w:type="spell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Nendingen</w:t>
            </w:r>
            <w:proofErr w:type="spellEnd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</w:t>
            </w:r>
            <w:r w:rsidR="001E49DE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5251" w:type="dxa"/>
            <w:gridSpan w:val="7"/>
            <w:tcBorders>
              <w:top w:val="single" w:sz="4" w:space="0" w:color="auto"/>
            </w:tcBorders>
            <w:vAlign w:val="bottom"/>
            <w:tcPrChange w:id="60" w:author="David Döbele" w:date="2026-08-28T14:32:00Z" w16du:dateUtc="2026-08-28T12:32:00Z">
              <w:tcPr>
                <w:tcW w:w="4683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6C767E5B" w:rsidR="00E55D90" w:rsidRPr="003413D2" w:rsidRDefault="003D7C8B" w:rsidP="001E49DE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Tuttlingen</w:t>
            </w:r>
          </w:p>
        </w:tc>
      </w:tr>
      <w:tr w:rsidR="00E55D90" w:rsidRPr="003413D2" w14:paraId="4F59C612" w14:textId="77777777" w:rsidTr="00967D85">
        <w:trPr>
          <w:trHeight w:val="20"/>
          <w:trPrChange w:id="61" w:author="David Döbele" w:date="2026-08-28T14:32:00Z" w16du:dateUtc="2026-08-28T12:32:00Z">
            <w:trPr>
              <w:gridBefore w:val="1"/>
              <w:gridAfter w:val="0"/>
              <w:trHeight w:val="20"/>
            </w:trPr>
          </w:trPrChange>
        </w:trPr>
        <w:tc>
          <w:tcPr>
            <w:tcW w:w="6804" w:type="dxa"/>
            <w:gridSpan w:val="6"/>
            <w:tcPrChange w:id="62" w:author="David Döbele" w:date="2026-08-28T14:32:00Z" w16du:dateUtc="2026-08-28T12:32:00Z">
              <w:tcPr>
                <w:tcW w:w="6804" w:type="dxa"/>
                <w:gridSpan w:val="6"/>
              </w:tcPr>
            </w:tcPrChange>
          </w:tcPr>
          <w:p w14:paraId="32F07601" w14:textId="013FCA09" w:rsidR="00E55D90" w:rsidRPr="003413D2" w:rsidRDefault="003D7C8B" w:rsidP="001E49DE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Stellvertretender Vorstand für Finanzen</w:t>
            </w:r>
          </w:p>
        </w:tc>
        <w:tc>
          <w:tcPr>
            <w:tcW w:w="3970" w:type="dxa"/>
            <w:gridSpan w:val="3"/>
            <w:tcPrChange w:id="63" w:author="David Döbele" w:date="2026-08-28T14:32:00Z" w16du:dateUtc="2026-08-28T12:32:00Z">
              <w:tcPr>
                <w:tcW w:w="3402" w:type="dxa"/>
                <w:gridSpan w:val="3"/>
              </w:tcPr>
            </w:tcPrChange>
          </w:tcPr>
          <w:p w14:paraId="45DD2178" w14:textId="11D22211" w:rsidR="00E55D90" w:rsidRPr="003413D2" w:rsidRDefault="00DE3AF0" w:rsidP="001E49DE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02/2024 –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02437711" w14:textId="77777777" w:rsidTr="00967D85">
        <w:trPr>
          <w:trHeight w:val="193"/>
          <w:trPrChange w:id="64" w:author="David Döbele" w:date="2026-08-28T14:32:00Z" w16du:dateUtc="2026-08-28T12:32:00Z">
            <w:trPr>
              <w:gridBefore w:val="1"/>
              <w:gridAfter w:val="0"/>
              <w:trHeight w:val="193"/>
            </w:trPr>
          </w:trPrChange>
        </w:trPr>
        <w:tc>
          <w:tcPr>
            <w:tcW w:w="10774" w:type="dxa"/>
            <w:gridSpan w:val="9"/>
            <w:tcPrChange w:id="65" w:author="David Döbele" w:date="2026-08-28T14:32:00Z" w16du:dateUtc="2026-08-28T12:32:00Z">
              <w:tcPr>
                <w:tcW w:w="10206" w:type="dxa"/>
                <w:gridSpan w:val="9"/>
              </w:tcPr>
            </w:tcPrChange>
          </w:tcPr>
          <w:p w14:paraId="7CABF001" w14:textId="01662129" w:rsidR="00E55D90" w:rsidDel="00967D85" w:rsidRDefault="00DB53A6" w:rsidP="001E49DE">
            <w:pPr>
              <w:pStyle w:val="Beschreibung"/>
              <w:numPr>
                <w:ilvl w:val="0"/>
                <w:numId w:val="24"/>
              </w:numPr>
              <w:rPr>
                <w:del w:id="66" w:author="David Döbele" w:date="2026-08-28T14:33:00Z" w16du:dateUtc="2026-08-28T12:33:00Z"/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Planung und Entwicklung eines neuen Sponsorenkonzepts</w:t>
            </w:r>
            <w:ins w:id="67" w:author="David Döbele" w:date="2026-08-28T14:33:00Z" w16du:dateUtc="2026-08-28T12:33:00Z">
              <w:r w:rsidR="00967D85">
                <w:rPr>
                  <w:rFonts w:ascii="Optima" w:hAnsi="Optima" w:cs="Times New Roman"/>
                  <w:iCs/>
                  <w:sz w:val="20"/>
                  <w:szCs w:val="20"/>
                  <w:lang w:val="de-AT"/>
                </w:rPr>
                <w:t xml:space="preserve"> und </w:t>
              </w:r>
            </w:ins>
          </w:p>
          <w:p w14:paraId="68CFAD97" w14:textId="42565D67" w:rsidR="00CA348E" w:rsidRPr="00967D85" w:rsidRDefault="00CA348E" w:rsidP="00967D85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67D85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Betreuung der Sponsorenpartnerschaften</w:t>
            </w:r>
          </w:p>
        </w:tc>
      </w:tr>
      <w:tr w:rsidR="00FE0496" w:rsidRPr="003413D2" w14:paraId="3B26943D" w14:textId="77777777" w:rsidTr="00967D85">
        <w:trPr>
          <w:trHeight w:val="346"/>
          <w:trPrChange w:id="68" w:author="David Döbele" w:date="2026-08-28T14:32:00Z" w16du:dateUtc="2026-08-28T12:32:00Z">
            <w:trPr>
              <w:gridBefore w:val="1"/>
              <w:gridAfter w:val="0"/>
              <w:trHeight w:val="346"/>
            </w:trPr>
          </w:trPrChange>
        </w:trPr>
        <w:tc>
          <w:tcPr>
            <w:tcW w:w="5954" w:type="dxa"/>
            <w:gridSpan w:val="4"/>
            <w:vAlign w:val="bottom"/>
            <w:tcPrChange w:id="69" w:author="David Döbele" w:date="2026-08-28T14:32:00Z" w16du:dateUtc="2026-08-28T12:32:00Z">
              <w:tcPr>
                <w:tcW w:w="5954" w:type="dxa"/>
                <w:gridSpan w:val="4"/>
                <w:vAlign w:val="bottom"/>
              </w:tcPr>
            </w:tcPrChange>
          </w:tcPr>
          <w:p w14:paraId="11E538C2" w14:textId="466FADEF" w:rsidR="00FE0496" w:rsidRPr="003413D2" w:rsidRDefault="007708C7" w:rsidP="001E49D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Junge Liberale e.</w:t>
            </w:r>
            <w:r w:rsidR="001E49DE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4820" w:type="dxa"/>
            <w:gridSpan w:val="5"/>
            <w:vAlign w:val="bottom"/>
            <w:tcPrChange w:id="70" w:author="David Döbele" w:date="2026-08-28T14:32:00Z" w16du:dateUtc="2026-08-28T12:32:00Z">
              <w:tcPr>
                <w:tcW w:w="4252" w:type="dxa"/>
                <w:gridSpan w:val="5"/>
                <w:vAlign w:val="bottom"/>
              </w:tcPr>
            </w:tcPrChange>
          </w:tcPr>
          <w:p w14:paraId="21BF18C9" w14:textId="377586F5" w:rsidR="00FE0496" w:rsidRPr="003413D2" w:rsidRDefault="006E34CC" w:rsidP="001E49D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Tuttlingen</w:t>
            </w:r>
          </w:p>
        </w:tc>
      </w:tr>
      <w:tr w:rsidR="00FE0496" w:rsidRPr="003413D2" w14:paraId="04BFDD79" w14:textId="77777777" w:rsidTr="00967D85">
        <w:trPr>
          <w:trHeight w:val="20"/>
          <w:trPrChange w:id="71" w:author="David Döbele" w:date="2026-08-28T14:32:00Z" w16du:dateUtc="2026-08-28T12:32:00Z">
            <w:trPr>
              <w:gridBefore w:val="1"/>
              <w:gridAfter w:val="0"/>
              <w:trHeight w:val="20"/>
            </w:trPr>
          </w:trPrChange>
        </w:trPr>
        <w:tc>
          <w:tcPr>
            <w:tcW w:w="8364" w:type="dxa"/>
            <w:gridSpan w:val="8"/>
            <w:tcPrChange w:id="72" w:author="David Döbele" w:date="2026-08-28T14:32:00Z" w16du:dateUtc="2026-08-28T12:32:00Z">
              <w:tcPr>
                <w:tcW w:w="8364" w:type="dxa"/>
                <w:gridSpan w:val="8"/>
              </w:tcPr>
            </w:tcPrChange>
          </w:tcPr>
          <w:p w14:paraId="5D908AF7" w14:textId="308DC00A" w:rsidR="00FE0496" w:rsidRPr="003413D2" w:rsidRDefault="006E34CC" w:rsidP="001E49D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Stellvertretender Team-Leader für die Region Sub-Sahara Afrika</w:t>
            </w:r>
          </w:p>
        </w:tc>
        <w:tc>
          <w:tcPr>
            <w:tcW w:w="2410" w:type="dxa"/>
            <w:tcPrChange w:id="73" w:author="David Döbele" w:date="2026-08-28T14:32:00Z" w16du:dateUtc="2026-08-28T12:32:00Z">
              <w:tcPr>
                <w:tcW w:w="1842" w:type="dxa"/>
              </w:tcPr>
            </w:tcPrChange>
          </w:tcPr>
          <w:p w14:paraId="0D2FFB14" w14:textId="23150C22" w:rsidR="00FE0496" w:rsidRPr="003413D2" w:rsidRDefault="00FE0496" w:rsidP="001E49D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09/2023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3413D2" w14:paraId="66A58453" w14:textId="77777777" w:rsidTr="00967D85">
        <w:trPr>
          <w:trHeight w:val="20"/>
          <w:trPrChange w:id="74" w:author="David Döbele" w:date="2026-08-28T14:32:00Z" w16du:dateUtc="2026-08-28T12:32:00Z">
            <w:trPr>
              <w:gridBefore w:val="1"/>
              <w:gridAfter w:val="0"/>
              <w:trHeight w:val="20"/>
            </w:trPr>
          </w:trPrChange>
        </w:trPr>
        <w:tc>
          <w:tcPr>
            <w:tcW w:w="10774" w:type="dxa"/>
            <w:gridSpan w:val="9"/>
            <w:tcPrChange w:id="75" w:author="David Döbele" w:date="2026-08-28T14:32:00Z" w16du:dateUtc="2026-08-28T12:32:00Z">
              <w:tcPr>
                <w:tcW w:w="10206" w:type="dxa"/>
                <w:gridSpan w:val="9"/>
              </w:tcPr>
            </w:tcPrChange>
          </w:tcPr>
          <w:p w14:paraId="50B5B9CB" w14:textId="5DF3FBDA" w:rsidR="00FE0496" w:rsidRPr="003413D2" w:rsidRDefault="00FE0496" w:rsidP="001E49DE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eines Working Papers mit über 20 Seiten</w:t>
            </w:r>
          </w:p>
        </w:tc>
      </w:tr>
      <w:tr w:rsidR="00E55D90" w:rsidRPr="003413D2" w14:paraId="482569A2" w14:textId="77777777" w:rsidTr="00967D85">
        <w:trPr>
          <w:trHeight w:val="454"/>
          <w:trPrChange w:id="76" w:author="David Döbele" w:date="2026-08-28T14:32:00Z" w16du:dateUtc="2026-08-28T12:32:00Z">
            <w:trPr>
              <w:gridBefore w:val="1"/>
              <w:gridAfter w:val="0"/>
              <w:trHeight w:val="454"/>
            </w:trPr>
          </w:trPrChange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  <w:tcPrChange w:id="77" w:author="David Döbele" w:date="2026-08-28T14:32:00Z" w16du:dateUtc="2026-08-28T12:32:00Z">
              <w:tcPr>
                <w:tcW w:w="10206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E55D90" w:rsidRPr="00DF5572" w:rsidRDefault="001647AB" w:rsidP="001E49DE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DF5572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6C0C3D" w:rsidRPr="003413D2" w14:paraId="2B257790" w14:textId="77777777" w:rsidTr="00967D85">
        <w:trPr>
          <w:trHeight w:val="340"/>
          <w:trPrChange w:id="78" w:author="David Döbele" w:date="2026-08-28T14:32:00Z" w16du:dateUtc="2026-08-28T12:32:00Z">
            <w:trPr>
              <w:gridBefore w:val="1"/>
              <w:gridAfter w:val="0"/>
              <w:trHeight w:val="340"/>
            </w:trPr>
          </w:trPrChange>
        </w:trPr>
        <w:tc>
          <w:tcPr>
            <w:tcW w:w="1560" w:type="dxa"/>
            <w:tcBorders>
              <w:top w:val="single" w:sz="4" w:space="0" w:color="auto"/>
            </w:tcBorders>
            <w:vAlign w:val="bottom"/>
            <w:tcPrChange w:id="79" w:author="David Döbele" w:date="2026-08-28T14:32:00Z" w16du:dateUtc="2026-08-28T12:32:00Z">
              <w:tcPr>
                <w:tcW w:w="1560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4F1E3DF" w14:textId="3C8E989B" w:rsidR="006C0C3D" w:rsidRPr="003413D2" w:rsidRDefault="006C0C3D" w:rsidP="001E49DE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214" w:type="dxa"/>
            <w:gridSpan w:val="8"/>
            <w:tcBorders>
              <w:top w:val="single" w:sz="4" w:space="0" w:color="auto"/>
            </w:tcBorders>
            <w:vAlign w:val="bottom"/>
            <w:tcPrChange w:id="80" w:author="David Döbele" w:date="2026-08-28T14:32:00Z" w16du:dateUtc="2026-08-28T12:32:00Z">
              <w:tcPr>
                <w:tcW w:w="8646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5F825D0B" w:rsidR="006C0C3D" w:rsidRPr="003413D2" w:rsidRDefault="006C0C3D" w:rsidP="001E49DE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1E49D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(C1)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(B1),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</w:p>
        </w:tc>
      </w:tr>
      <w:tr w:rsidR="006C0C3D" w:rsidRPr="00A621D3" w14:paraId="45706C3F" w14:textId="77777777" w:rsidTr="00967D85">
        <w:trPr>
          <w:trHeight w:val="567"/>
          <w:trPrChange w:id="81" w:author="David Döbele" w:date="2026-08-28T14:33:00Z" w16du:dateUtc="2026-08-28T12:33:00Z">
            <w:trPr>
              <w:gridBefore w:val="1"/>
              <w:gridAfter w:val="0"/>
              <w:trHeight w:val="340"/>
            </w:trPr>
          </w:trPrChange>
        </w:trPr>
        <w:tc>
          <w:tcPr>
            <w:tcW w:w="1560" w:type="dxa"/>
            <w:vAlign w:val="bottom"/>
            <w:tcPrChange w:id="82" w:author="David Döbele" w:date="2026-08-28T14:33:00Z" w16du:dateUtc="2026-08-28T12:33:00Z">
              <w:tcPr>
                <w:tcW w:w="1560" w:type="dxa"/>
                <w:vAlign w:val="bottom"/>
              </w:tcPr>
            </w:tcPrChange>
          </w:tcPr>
          <w:p w14:paraId="682240B6" w14:textId="77777777" w:rsidR="006C0C3D" w:rsidRDefault="006C0C3D" w:rsidP="001E49DE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Technisch:</w:t>
            </w:r>
          </w:p>
          <w:p w14:paraId="398B4A52" w14:textId="216855F1" w:rsidR="006D75FC" w:rsidRPr="003413D2" w:rsidRDefault="006D75FC" w:rsidP="001E49DE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214" w:type="dxa"/>
            <w:gridSpan w:val="8"/>
            <w:vAlign w:val="bottom"/>
            <w:tcPrChange w:id="83" w:author="David Döbele" w:date="2026-08-28T14:33:00Z" w16du:dateUtc="2026-08-28T12:33:00Z">
              <w:tcPr>
                <w:tcW w:w="8646" w:type="dxa"/>
                <w:gridSpan w:val="8"/>
                <w:vAlign w:val="bottom"/>
              </w:tcPr>
            </w:tcPrChange>
          </w:tcPr>
          <w:p w14:paraId="60CA2168" w14:textId="38A87460" w:rsidR="006C0C3D" w:rsidRPr="003413D2" w:rsidRDefault="006C0C3D" w:rsidP="001E49DE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(Word, Excel, PowerPoint, Outlook), </w:t>
            </w:r>
            <w:r w:rsidRPr="00967D85">
              <w:rPr>
                <w:rFonts w:ascii="Optima" w:hAnsi="Optima" w:cs="Times New Roman"/>
                <w:color w:val="000000"/>
                <w:sz w:val="20"/>
                <w:szCs w:val="20"/>
                <w:lang w:val="en-US"/>
                <w:rPrChange w:id="84" w:author="David Döbele" w:date="2026-08-28T14:33:00Z" w16du:dateUtc="2026-08-28T12:33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LSEG Workspace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(Thomson Reuters)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br/>
              <w:t xml:space="preserve">Python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(pandas, scikit-learn, </w:t>
            </w:r>
            <w:proofErr w:type="spellStart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XGBoost</w:t>
            </w:r>
            <w:proofErr w:type="spellEnd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, Anthropic API)</w:t>
            </w:r>
          </w:p>
        </w:tc>
      </w:tr>
      <w:tr w:rsidR="006C0C3D" w:rsidRPr="003413D2" w14:paraId="6588E96F" w14:textId="77777777" w:rsidTr="00967D85">
        <w:trPr>
          <w:trHeight w:val="567"/>
          <w:trPrChange w:id="85" w:author="David Döbele" w:date="2026-08-28T14:33:00Z" w16du:dateUtc="2026-08-28T12:33:00Z">
            <w:trPr>
              <w:gridBefore w:val="1"/>
              <w:gridAfter w:val="0"/>
              <w:trHeight w:val="340"/>
            </w:trPr>
          </w:trPrChange>
        </w:trPr>
        <w:tc>
          <w:tcPr>
            <w:tcW w:w="1560" w:type="dxa"/>
            <w:vAlign w:val="bottom"/>
            <w:tcPrChange w:id="86" w:author="David Döbele" w:date="2026-08-28T14:33:00Z" w16du:dateUtc="2026-08-28T12:33:00Z">
              <w:tcPr>
                <w:tcW w:w="1560" w:type="dxa"/>
                <w:vAlign w:val="bottom"/>
              </w:tcPr>
            </w:tcPrChange>
          </w:tcPr>
          <w:p w14:paraId="2D0484D3" w14:textId="7A06C69B" w:rsidR="006C0C3D" w:rsidRDefault="006C0C3D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Projekte: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  <w:p w14:paraId="436E0960" w14:textId="77777777" w:rsidR="006D75FC" w:rsidRDefault="006D75FC" w:rsidP="001E49DE">
            <w:pPr>
              <w:rPr>
                <w:rFonts w:ascii="Optima" w:hAnsi="Optima" w:cs="Times New Roman"/>
                <w:sz w:val="20"/>
                <w:szCs w:val="20"/>
              </w:rPr>
            </w:pPr>
          </w:p>
        </w:tc>
        <w:tc>
          <w:tcPr>
            <w:tcW w:w="9214" w:type="dxa"/>
            <w:gridSpan w:val="8"/>
            <w:vAlign w:val="bottom"/>
            <w:tcPrChange w:id="87" w:author="David Döbele" w:date="2026-08-28T14:33:00Z" w16du:dateUtc="2026-08-28T12:33:00Z">
              <w:tcPr>
                <w:tcW w:w="8646" w:type="dxa"/>
                <w:gridSpan w:val="8"/>
                <w:vAlign w:val="bottom"/>
              </w:tcPr>
            </w:tcPrChange>
          </w:tcPr>
          <w:p w14:paraId="6F6A8BFA" w14:textId="08BACF29" w:rsidR="006C0C3D" w:rsidRDefault="006C0C3D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Credit</w:t>
            </w:r>
            <w:proofErr w:type="spell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Strategy</w:t>
            </w:r>
            <w:proofErr w:type="spell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Toolkit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(eigenentwickeltes AI-Tool: Python-ML-Spread-Prognosen, 36 Jahre Backtest; LLM-Scoring von 253 EZB-Statements; Live-Excel-Dashboard; github.com/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lars-hiller0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C0C3D" w:rsidRPr="003413D2" w14:paraId="70CB01B0" w14:textId="77777777" w:rsidTr="00967D85">
        <w:trPr>
          <w:trHeight w:val="340"/>
          <w:trPrChange w:id="88" w:author="David Döbele" w:date="2026-08-28T14:33:00Z" w16du:dateUtc="2026-08-28T12:33:00Z">
            <w:trPr>
              <w:gridBefore w:val="1"/>
              <w:gridAfter w:val="0"/>
              <w:trHeight w:val="20"/>
            </w:trPr>
          </w:trPrChange>
        </w:trPr>
        <w:tc>
          <w:tcPr>
            <w:tcW w:w="1560" w:type="dxa"/>
            <w:vAlign w:val="bottom"/>
            <w:tcPrChange w:id="89" w:author="David Döbele" w:date="2026-08-28T14:33:00Z" w16du:dateUtc="2026-08-28T12:33:00Z">
              <w:tcPr>
                <w:tcW w:w="1560" w:type="dxa"/>
                <w:vAlign w:val="bottom"/>
              </w:tcPr>
            </w:tcPrChange>
          </w:tcPr>
          <w:p w14:paraId="26B77FC3" w14:textId="5F82C1E2" w:rsidR="00D958FE" w:rsidRPr="00A95DA4" w:rsidRDefault="006C0C3D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</w:p>
        </w:tc>
        <w:tc>
          <w:tcPr>
            <w:tcW w:w="9214" w:type="dxa"/>
            <w:gridSpan w:val="8"/>
            <w:vAlign w:val="bottom"/>
            <w:tcPrChange w:id="90" w:author="David Döbele" w:date="2026-08-28T14:33:00Z" w16du:dateUtc="2026-08-28T12:33:00Z">
              <w:tcPr>
                <w:tcW w:w="8646" w:type="dxa"/>
                <w:gridSpan w:val="8"/>
                <w:vAlign w:val="bottom"/>
              </w:tcPr>
            </w:tcPrChange>
          </w:tcPr>
          <w:p w14:paraId="598C2742" w14:textId="7E6541EB" w:rsidR="006C0C3D" w:rsidRPr="003413D2" w:rsidRDefault="006C0C3D" w:rsidP="001E49DE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Fußball (seit 16 Jahren aktiver Spieler), Lesen (täglich WSJ, Bücher über Finanzen)</w:t>
            </w:r>
          </w:p>
        </w:tc>
      </w:tr>
      <w:tr w:rsidR="001647AB" w:rsidRPr="003413D2" w14:paraId="071AB173" w14:textId="77777777" w:rsidTr="00967D85">
        <w:trPr>
          <w:trHeight w:val="1134"/>
          <w:trPrChange w:id="91" w:author="David Döbele" w:date="2026-08-28T14:32:00Z" w16du:dateUtc="2026-08-28T12:32:00Z">
            <w:trPr>
              <w:gridBefore w:val="1"/>
              <w:gridAfter w:val="0"/>
              <w:trHeight w:val="1134"/>
            </w:trPr>
          </w:trPrChange>
        </w:trPr>
        <w:tc>
          <w:tcPr>
            <w:tcW w:w="10774" w:type="dxa"/>
            <w:gridSpan w:val="9"/>
            <w:vAlign w:val="bottom"/>
            <w:tcPrChange w:id="92" w:author="David Döbele" w:date="2026-08-28T14:32:00Z" w16du:dateUtc="2026-08-28T12:32:00Z">
              <w:tcPr>
                <w:tcW w:w="10206" w:type="dxa"/>
                <w:gridSpan w:val="9"/>
                <w:vAlign w:val="bottom"/>
              </w:tcPr>
            </w:tcPrChange>
          </w:tcPr>
          <w:p w14:paraId="235CE597" w14:textId="77777777" w:rsidR="00003EB5" w:rsidRDefault="00003EB5" w:rsidP="001E49DE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55AEE8A3" w14:textId="77777777" w:rsidR="00003EB5" w:rsidRDefault="00003EB5" w:rsidP="001E49DE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9E09A1E" wp14:editId="68855D05">
                  <wp:extent cx="830546" cy="410258"/>
                  <wp:effectExtent l="0" t="0" r="8255" b="8890"/>
                  <wp:docPr id="1393869013" name="Grafik 1" descr="Ein Bild, das Typografie, Kalligrafie, Handschrift enthält.  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69013" name="Grafik 1" descr="Ein Bild, das Typografie, Kalligrafie, Handschrift enthält.  KI-generierte Inhalte können fehlerhaft sein.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46" cy="41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0CF90B8C" w:rsidR="001647AB" w:rsidRPr="003413D2" w:rsidRDefault="002D51B5" w:rsidP="001E49DE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Tuttlingen, </w:t>
            </w:r>
            <w:r w:rsidR="004A4752">
              <w:rPr>
                <w:rFonts w:ascii="Optima" w:hAnsi="Optima" w:cs="Times New Roman"/>
                <w:sz w:val="20"/>
                <w:szCs w:val="20"/>
              </w:rPr>
              <w:t>26</w:t>
            </w:r>
            <w:r>
              <w:rPr>
                <w:rFonts w:ascii="Optima" w:hAnsi="Optima" w:cs="Times New Roman"/>
                <w:sz w:val="20"/>
                <w:szCs w:val="20"/>
              </w:rPr>
              <w:t>.</w:t>
            </w:r>
            <w:r w:rsidR="004A4752">
              <w:rPr>
                <w:rFonts w:ascii="Optima" w:hAnsi="Optima" w:cs="Times New Roman"/>
                <w:sz w:val="20"/>
                <w:szCs w:val="20"/>
              </w:rPr>
              <w:t>08</w:t>
            </w:r>
            <w:r>
              <w:rPr>
                <w:rFonts w:ascii="Optima" w:hAnsi="Optima" w:cs="Times New Roman"/>
                <w:sz w:val="20"/>
                <w:szCs w:val="20"/>
              </w:rPr>
              <w:t>.2026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967D85">
      <w:footerReference w:type="even" r:id="rId9"/>
      <w:pgSz w:w="11906" w:h="16838"/>
      <w:pgMar w:top="284" w:right="1247" w:bottom="57" w:left="1247" w:header="709" w:footer="709" w:gutter="0"/>
      <w:cols w:space="708"/>
      <w:docGrid w:linePitch="360"/>
      <w:sectPrChange w:id="93" w:author="David Döbele" w:date="2026-08-28T14:34:00Z" w16du:dateUtc="2026-08-28T12:34:00Z">
        <w:sectPr w:rsidR="00723643" w:rsidRPr="003413D2" w:rsidSect="00967D85">
          <w:pgMar w:top="567" w:right="1247" w:bottom="57" w:left="1247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053271" w14:textId="77777777" w:rsidR="004906DC" w:rsidRDefault="004906DC" w:rsidP="00BE053D">
      <w:pPr>
        <w:spacing w:after="0" w:line="240" w:lineRule="auto"/>
      </w:pPr>
      <w:r>
        <w:separator/>
      </w:r>
    </w:p>
  </w:endnote>
  <w:endnote w:type="continuationSeparator" w:id="0">
    <w:p w14:paraId="6B46BD1D" w14:textId="77777777" w:rsidR="004906DC" w:rsidRDefault="004906D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88FDC4" w14:textId="77777777" w:rsidR="004906DC" w:rsidRDefault="004906DC" w:rsidP="00BE053D">
      <w:pPr>
        <w:spacing w:after="0" w:line="240" w:lineRule="auto"/>
      </w:pPr>
      <w:r>
        <w:separator/>
      </w:r>
    </w:p>
  </w:footnote>
  <w:footnote w:type="continuationSeparator" w:id="0">
    <w:p w14:paraId="01AEC322" w14:textId="77777777" w:rsidR="004906DC" w:rsidRDefault="004906D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  <w:num w:numId="28" w16cid:durableId="516383227">
    <w:abstractNumId w:val="20"/>
  </w:num>
  <w:num w:numId="29" w16cid:durableId="200396479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EB5"/>
    <w:rsid w:val="00026E68"/>
    <w:rsid w:val="00043870"/>
    <w:rsid w:val="000449F2"/>
    <w:rsid w:val="0005084F"/>
    <w:rsid w:val="00056E25"/>
    <w:rsid w:val="00061D33"/>
    <w:rsid w:val="00064643"/>
    <w:rsid w:val="000774E4"/>
    <w:rsid w:val="0008048A"/>
    <w:rsid w:val="00087747"/>
    <w:rsid w:val="000A1FDA"/>
    <w:rsid w:val="000A6716"/>
    <w:rsid w:val="000B63E2"/>
    <w:rsid w:val="000B6548"/>
    <w:rsid w:val="000B6831"/>
    <w:rsid w:val="000C28EF"/>
    <w:rsid w:val="000C49A0"/>
    <w:rsid w:val="000C7F09"/>
    <w:rsid w:val="000D00EF"/>
    <w:rsid w:val="000D671A"/>
    <w:rsid w:val="000E6CE9"/>
    <w:rsid w:val="00101470"/>
    <w:rsid w:val="001015F2"/>
    <w:rsid w:val="00102963"/>
    <w:rsid w:val="00103EC5"/>
    <w:rsid w:val="001054F6"/>
    <w:rsid w:val="00116C6E"/>
    <w:rsid w:val="00117486"/>
    <w:rsid w:val="00125CA6"/>
    <w:rsid w:val="00156FC9"/>
    <w:rsid w:val="0016099B"/>
    <w:rsid w:val="00162A5A"/>
    <w:rsid w:val="001647AB"/>
    <w:rsid w:val="00164F3E"/>
    <w:rsid w:val="00172867"/>
    <w:rsid w:val="001737AD"/>
    <w:rsid w:val="00175B6D"/>
    <w:rsid w:val="001901ED"/>
    <w:rsid w:val="0019483A"/>
    <w:rsid w:val="00197387"/>
    <w:rsid w:val="001A1F0E"/>
    <w:rsid w:val="001A46BF"/>
    <w:rsid w:val="001A481B"/>
    <w:rsid w:val="001A74A7"/>
    <w:rsid w:val="001B0186"/>
    <w:rsid w:val="001B279D"/>
    <w:rsid w:val="001B62CA"/>
    <w:rsid w:val="001D4DCD"/>
    <w:rsid w:val="001D6AA6"/>
    <w:rsid w:val="001E49DE"/>
    <w:rsid w:val="001F10D8"/>
    <w:rsid w:val="001F340F"/>
    <w:rsid w:val="001F4175"/>
    <w:rsid w:val="00216E84"/>
    <w:rsid w:val="00222579"/>
    <w:rsid w:val="00223A4D"/>
    <w:rsid w:val="0023054D"/>
    <w:rsid w:val="00232CB5"/>
    <w:rsid w:val="00233CC5"/>
    <w:rsid w:val="00234A7E"/>
    <w:rsid w:val="0024373D"/>
    <w:rsid w:val="002508C2"/>
    <w:rsid w:val="00262629"/>
    <w:rsid w:val="00267252"/>
    <w:rsid w:val="00282DB0"/>
    <w:rsid w:val="002873A0"/>
    <w:rsid w:val="0029070D"/>
    <w:rsid w:val="002A0DFA"/>
    <w:rsid w:val="002A318C"/>
    <w:rsid w:val="002B2091"/>
    <w:rsid w:val="002B5AFA"/>
    <w:rsid w:val="002C6972"/>
    <w:rsid w:val="002D1AA5"/>
    <w:rsid w:val="002D27BE"/>
    <w:rsid w:val="002D2B32"/>
    <w:rsid w:val="002D4516"/>
    <w:rsid w:val="002D51B5"/>
    <w:rsid w:val="002E7545"/>
    <w:rsid w:val="002F46AD"/>
    <w:rsid w:val="00300520"/>
    <w:rsid w:val="0030336E"/>
    <w:rsid w:val="003101F0"/>
    <w:rsid w:val="00314B7A"/>
    <w:rsid w:val="00321516"/>
    <w:rsid w:val="00322BF8"/>
    <w:rsid w:val="00323756"/>
    <w:rsid w:val="00323B16"/>
    <w:rsid w:val="00324538"/>
    <w:rsid w:val="00324BC5"/>
    <w:rsid w:val="00327554"/>
    <w:rsid w:val="003356C9"/>
    <w:rsid w:val="00340BAB"/>
    <w:rsid w:val="003413D2"/>
    <w:rsid w:val="003418E0"/>
    <w:rsid w:val="00347F8D"/>
    <w:rsid w:val="00350A6C"/>
    <w:rsid w:val="00353FF9"/>
    <w:rsid w:val="0036711F"/>
    <w:rsid w:val="00372F7B"/>
    <w:rsid w:val="003733E5"/>
    <w:rsid w:val="00390EA6"/>
    <w:rsid w:val="0039660F"/>
    <w:rsid w:val="00397818"/>
    <w:rsid w:val="003D7C8B"/>
    <w:rsid w:val="003E27C3"/>
    <w:rsid w:val="003E6348"/>
    <w:rsid w:val="003E7BCB"/>
    <w:rsid w:val="003F3E3F"/>
    <w:rsid w:val="003F71A8"/>
    <w:rsid w:val="00406000"/>
    <w:rsid w:val="004067B8"/>
    <w:rsid w:val="00407587"/>
    <w:rsid w:val="004154BE"/>
    <w:rsid w:val="0042013D"/>
    <w:rsid w:val="00422F83"/>
    <w:rsid w:val="0042486A"/>
    <w:rsid w:val="00426D7E"/>
    <w:rsid w:val="0043430C"/>
    <w:rsid w:val="00435E6D"/>
    <w:rsid w:val="00443668"/>
    <w:rsid w:val="00453653"/>
    <w:rsid w:val="00456B0D"/>
    <w:rsid w:val="00467A7E"/>
    <w:rsid w:val="00476AF8"/>
    <w:rsid w:val="0048163E"/>
    <w:rsid w:val="00484FD7"/>
    <w:rsid w:val="00485621"/>
    <w:rsid w:val="004906DC"/>
    <w:rsid w:val="00490CCF"/>
    <w:rsid w:val="004929FB"/>
    <w:rsid w:val="00497624"/>
    <w:rsid w:val="00497C45"/>
    <w:rsid w:val="004A1612"/>
    <w:rsid w:val="004A4752"/>
    <w:rsid w:val="004A54BA"/>
    <w:rsid w:val="004B2F94"/>
    <w:rsid w:val="004B383F"/>
    <w:rsid w:val="004B6A5E"/>
    <w:rsid w:val="004D2699"/>
    <w:rsid w:val="005020BF"/>
    <w:rsid w:val="00503C6B"/>
    <w:rsid w:val="00507EA7"/>
    <w:rsid w:val="00526089"/>
    <w:rsid w:val="00527A28"/>
    <w:rsid w:val="00527DCA"/>
    <w:rsid w:val="005302D3"/>
    <w:rsid w:val="005432C9"/>
    <w:rsid w:val="00550C3E"/>
    <w:rsid w:val="005618CA"/>
    <w:rsid w:val="00564414"/>
    <w:rsid w:val="005716D4"/>
    <w:rsid w:val="00571B60"/>
    <w:rsid w:val="00572876"/>
    <w:rsid w:val="0057447F"/>
    <w:rsid w:val="00582B42"/>
    <w:rsid w:val="00583752"/>
    <w:rsid w:val="00585A4D"/>
    <w:rsid w:val="005C4AEC"/>
    <w:rsid w:val="005C6216"/>
    <w:rsid w:val="005D2B48"/>
    <w:rsid w:val="005D6329"/>
    <w:rsid w:val="005E57F6"/>
    <w:rsid w:val="005E744D"/>
    <w:rsid w:val="005F0AC4"/>
    <w:rsid w:val="006058D8"/>
    <w:rsid w:val="00610200"/>
    <w:rsid w:val="00610927"/>
    <w:rsid w:val="00623699"/>
    <w:rsid w:val="00627AF8"/>
    <w:rsid w:val="00632A72"/>
    <w:rsid w:val="00632D5A"/>
    <w:rsid w:val="00635515"/>
    <w:rsid w:val="006448FE"/>
    <w:rsid w:val="006449C0"/>
    <w:rsid w:val="006546FD"/>
    <w:rsid w:val="00665BF3"/>
    <w:rsid w:val="006732D6"/>
    <w:rsid w:val="00680E67"/>
    <w:rsid w:val="00684969"/>
    <w:rsid w:val="00684A74"/>
    <w:rsid w:val="00693E09"/>
    <w:rsid w:val="006A2DE9"/>
    <w:rsid w:val="006A7230"/>
    <w:rsid w:val="006B4E32"/>
    <w:rsid w:val="006B72C7"/>
    <w:rsid w:val="006B7F78"/>
    <w:rsid w:val="006C0C3D"/>
    <w:rsid w:val="006C2252"/>
    <w:rsid w:val="006D75FC"/>
    <w:rsid w:val="006D7F7F"/>
    <w:rsid w:val="006E2C9C"/>
    <w:rsid w:val="006E34CC"/>
    <w:rsid w:val="006E3A04"/>
    <w:rsid w:val="006E40EF"/>
    <w:rsid w:val="006F0039"/>
    <w:rsid w:val="006F6154"/>
    <w:rsid w:val="00704A2F"/>
    <w:rsid w:val="00711CEF"/>
    <w:rsid w:val="00720320"/>
    <w:rsid w:val="00723643"/>
    <w:rsid w:val="00725D3C"/>
    <w:rsid w:val="00733DA1"/>
    <w:rsid w:val="00737822"/>
    <w:rsid w:val="007403AF"/>
    <w:rsid w:val="0074111D"/>
    <w:rsid w:val="00744313"/>
    <w:rsid w:val="0075300B"/>
    <w:rsid w:val="00753D4A"/>
    <w:rsid w:val="007544E7"/>
    <w:rsid w:val="00756912"/>
    <w:rsid w:val="00761609"/>
    <w:rsid w:val="00763DCE"/>
    <w:rsid w:val="00765061"/>
    <w:rsid w:val="007708C7"/>
    <w:rsid w:val="00776C46"/>
    <w:rsid w:val="0078260B"/>
    <w:rsid w:val="007838D1"/>
    <w:rsid w:val="00783D50"/>
    <w:rsid w:val="00785254"/>
    <w:rsid w:val="00785853"/>
    <w:rsid w:val="007966F0"/>
    <w:rsid w:val="00797BFC"/>
    <w:rsid w:val="007A4888"/>
    <w:rsid w:val="007A54EE"/>
    <w:rsid w:val="007A720F"/>
    <w:rsid w:val="007C106F"/>
    <w:rsid w:val="007C156E"/>
    <w:rsid w:val="007C6A3C"/>
    <w:rsid w:val="007D175B"/>
    <w:rsid w:val="007D4BEE"/>
    <w:rsid w:val="007D5BE9"/>
    <w:rsid w:val="007D5D0E"/>
    <w:rsid w:val="007E066C"/>
    <w:rsid w:val="007E7DBB"/>
    <w:rsid w:val="007F78F6"/>
    <w:rsid w:val="007F7A8F"/>
    <w:rsid w:val="00802067"/>
    <w:rsid w:val="008050E4"/>
    <w:rsid w:val="0082257D"/>
    <w:rsid w:val="00823733"/>
    <w:rsid w:val="00823E13"/>
    <w:rsid w:val="00836B13"/>
    <w:rsid w:val="00840E2F"/>
    <w:rsid w:val="00853438"/>
    <w:rsid w:val="00866846"/>
    <w:rsid w:val="00867874"/>
    <w:rsid w:val="0087289B"/>
    <w:rsid w:val="00875DA9"/>
    <w:rsid w:val="00883C48"/>
    <w:rsid w:val="00884768"/>
    <w:rsid w:val="00887E7A"/>
    <w:rsid w:val="00895E38"/>
    <w:rsid w:val="008A68D1"/>
    <w:rsid w:val="008A782B"/>
    <w:rsid w:val="008B0FC0"/>
    <w:rsid w:val="008B6124"/>
    <w:rsid w:val="008C062C"/>
    <w:rsid w:val="008C26FA"/>
    <w:rsid w:val="008C429A"/>
    <w:rsid w:val="008E1F3D"/>
    <w:rsid w:val="008F118A"/>
    <w:rsid w:val="008F6172"/>
    <w:rsid w:val="00904781"/>
    <w:rsid w:val="009053D7"/>
    <w:rsid w:val="0091331D"/>
    <w:rsid w:val="009237C7"/>
    <w:rsid w:val="00927F56"/>
    <w:rsid w:val="0093223C"/>
    <w:rsid w:val="00937F99"/>
    <w:rsid w:val="00941A87"/>
    <w:rsid w:val="00941AD8"/>
    <w:rsid w:val="009456B5"/>
    <w:rsid w:val="009501C2"/>
    <w:rsid w:val="00953C7D"/>
    <w:rsid w:val="00954F42"/>
    <w:rsid w:val="00961441"/>
    <w:rsid w:val="00961474"/>
    <w:rsid w:val="009668B9"/>
    <w:rsid w:val="00967D85"/>
    <w:rsid w:val="00976577"/>
    <w:rsid w:val="00996356"/>
    <w:rsid w:val="00997D9A"/>
    <w:rsid w:val="009A7C99"/>
    <w:rsid w:val="009D7C49"/>
    <w:rsid w:val="009E7297"/>
    <w:rsid w:val="009F04AB"/>
    <w:rsid w:val="009F2F03"/>
    <w:rsid w:val="009F67F9"/>
    <w:rsid w:val="00A0257D"/>
    <w:rsid w:val="00A0309B"/>
    <w:rsid w:val="00A12EDC"/>
    <w:rsid w:val="00A2308B"/>
    <w:rsid w:val="00A26D0D"/>
    <w:rsid w:val="00A33BDE"/>
    <w:rsid w:val="00A34885"/>
    <w:rsid w:val="00A35B6A"/>
    <w:rsid w:val="00A43BC1"/>
    <w:rsid w:val="00A46728"/>
    <w:rsid w:val="00A621D3"/>
    <w:rsid w:val="00A63A01"/>
    <w:rsid w:val="00A70871"/>
    <w:rsid w:val="00A74225"/>
    <w:rsid w:val="00A74228"/>
    <w:rsid w:val="00A74B69"/>
    <w:rsid w:val="00A758E4"/>
    <w:rsid w:val="00A81608"/>
    <w:rsid w:val="00A87BA8"/>
    <w:rsid w:val="00A9050B"/>
    <w:rsid w:val="00A90B10"/>
    <w:rsid w:val="00A936D5"/>
    <w:rsid w:val="00A95DA4"/>
    <w:rsid w:val="00AA1EB0"/>
    <w:rsid w:val="00AA2DA3"/>
    <w:rsid w:val="00AA5A9C"/>
    <w:rsid w:val="00AB016A"/>
    <w:rsid w:val="00AB2A5A"/>
    <w:rsid w:val="00AB3383"/>
    <w:rsid w:val="00AD28F8"/>
    <w:rsid w:val="00AE1C55"/>
    <w:rsid w:val="00AE4ED3"/>
    <w:rsid w:val="00AF5A35"/>
    <w:rsid w:val="00B0230B"/>
    <w:rsid w:val="00B1225A"/>
    <w:rsid w:val="00B17D95"/>
    <w:rsid w:val="00B23509"/>
    <w:rsid w:val="00B253B0"/>
    <w:rsid w:val="00B33412"/>
    <w:rsid w:val="00B35877"/>
    <w:rsid w:val="00B359DB"/>
    <w:rsid w:val="00B3632B"/>
    <w:rsid w:val="00B409D8"/>
    <w:rsid w:val="00B42552"/>
    <w:rsid w:val="00B5178D"/>
    <w:rsid w:val="00B53BF0"/>
    <w:rsid w:val="00B53F07"/>
    <w:rsid w:val="00B62598"/>
    <w:rsid w:val="00B63117"/>
    <w:rsid w:val="00B67F1F"/>
    <w:rsid w:val="00B701D7"/>
    <w:rsid w:val="00B90595"/>
    <w:rsid w:val="00B913E0"/>
    <w:rsid w:val="00B9417C"/>
    <w:rsid w:val="00B961E3"/>
    <w:rsid w:val="00BA215A"/>
    <w:rsid w:val="00BA4264"/>
    <w:rsid w:val="00BA5B70"/>
    <w:rsid w:val="00BB5F09"/>
    <w:rsid w:val="00BC0D9F"/>
    <w:rsid w:val="00BE053D"/>
    <w:rsid w:val="00BE09A2"/>
    <w:rsid w:val="00BF1A7A"/>
    <w:rsid w:val="00BF1FA3"/>
    <w:rsid w:val="00C00974"/>
    <w:rsid w:val="00C018E4"/>
    <w:rsid w:val="00C066FA"/>
    <w:rsid w:val="00C12447"/>
    <w:rsid w:val="00C2095E"/>
    <w:rsid w:val="00C25387"/>
    <w:rsid w:val="00C31BBC"/>
    <w:rsid w:val="00C54BE3"/>
    <w:rsid w:val="00C57207"/>
    <w:rsid w:val="00C57F80"/>
    <w:rsid w:val="00C665A6"/>
    <w:rsid w:val="00C7628A"/>
    <w:rsid w:val="00C768ED"/>
    <w:rsid w:val="00C82A8F"/>
    <w:rsid w:val="00C916C2"/>
    <w:rsid w:val="00C94CA5"/>
    <w:rsid w:val="00CA348E"/>
    <w:rsid w:val="00CB2C3E"/>
    <w:rsid w:val="00CC452A"/>
    <w:rsid w:val="00CC721B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4B1A"/>
    <w:rsid w:val="00D17B69"/>
    <w:rsid w:val="00D3003C"/>
    <w:rsid w:val="00D30FFB"/>
    <w:rsid w:val="00D331F4"/>
    <w:rsid w:val="00D470E4"/>
    <w:rsid w:val="00D52142"/>
    <w:rsid w:val="00D5280E"/>
    <w:rsid w:val="00D561DE"/>
    <w:rsid w:val="00D57C6E"/>
    <w:rsid w:val="00D61299"/>
    <w:rsid w:val="00D61F14"/>
    <w:rsid w:val="00D75FCF"/>
    <w:rsid w:val="00D80D6B"/>
    <w:rsid w:val="00D83C18"/>
    <w:rsid w:val="00D85D41"/>
    <w:rsid w:val="00D86751"/>
    <w:rsid w:val="00D86D9B"/>
    <w:rsid w:val="00D90950"/>
    <w:rsid w:val="00D9584B"/>
    <w:rsid w:val="00D958FE"/>
    <w:rsid w:val="00DA5D62"/>
    <w:rsid w:val="00DA69DF"/>
    <w:rsid w:val="00DB33F8"/>
    <w:rsid w:val="00DB3BCE"/>
    <w:rsid w:val="00DB53A6"/>
    <w:rsid w:val="00DC5BA4"/>
    <w:rsid w:val="00DD38E2"/>
    <w:rsid w:val="00DE3AF0"/>
    <w:rsid w:val="00DE45C1"/>
    <w:rsid w:val="00DF5572"/>
    <w:rsid w:val="00E00140"/>
    <w:rsid w:val="00E041E4"/>
    <w:rsid w:val="00E07763"/>
    <w:rsid w:val="00E13110"/>
    <w:rsid w:val="00E17DD3"/>
    <w:rsid w:val="00E24DF1"/>
    <w:rsid w:val="00E3388D"/>
    <w:rsid w:val="00E37582"/>
    <w:rsid w:val="00E40B9A"/>
    <w:rsid w:val="00E42A26"/>
    <w:rsid w:val="00E431ED"/>
    <w:rsid w:val="00E467CE"/>
    <w:rsid w:val="00E5536B"/>
    <w:rsid w:val="00E55D90"/>
    <w:rsid w:val="00E63CFA"/>
    <w:rsid w:val="00E64FF5"/>
    <w:rsid w:val="00E67780"/>
    <w:rsid w:val="00E86966"/>
    <w:rsid w:val="00E907EC"/>
    <w:rsid w:val="00EA5421"/>
    <w:rsid w:val="00EA6C2D"/>
    <w:rsid w:val="00EB34FC"/>
    <w:rsid w:val="00EB5816"/>
    <w:rsid w:val="00ED0EA9"/>
    <w:rsid w:val="00ED0F48"/>
    <w:rsid w:val="00ED4044"/>
    <w:rsid w:val="00ED527D"/>
    <w:rsid w:val="00ED7085"/>
    <w:rsid w:val="00EF77DF"/>
    <w:rsid w:val="00F0332A"/>
    <w:rsid w:val="00F03CE9"/>
    <w:rsid w:val="00F072BE"/>
    <w:rsid w:val="00F10180"/>
    <w:rsid w:val="00F11BEF"/>
    <w:rsid w:val="00F1338F"/>
    <w:rsid w:val="00F165E1"/>
    <w:rsid w:val="00F258E7"/>
    <w:rsid w:val="00F25EB2"/>
    <w:rsid w:val="00F27E08"/>
    <w:rsid w:val="00F31B84"/>
    <w:rsid w:val="00F41D5D"/>
    <w:rsid w:val="00F44F5F"/>
    <w:rsid w:val="00F5220A"/>
    <w:rsid w:val="00F57BA5"/>
    <w:rsid w:val="00F605AF"/>
    <w:rsid w:val="00F60AC1"/>
    <w:rsid w:val="00F6141F"/>
    <w:rsid w:val="00F631EC"/>
    <w:rsid w:val="00F64C22"/>
    <w:rsid w:val="00F64FA7"/>
    <w:rsid w:val="00F65C35"/>
    <w:rsid w:val="00F674A3"/>
    <w:rsid w:val="00F707C0"/>
    <w:rsid w:val="00F71AA2"/>
    <w:rsid w:val="00F74D19"/>
    <w:rsid w:val="00F75D8E"/>
    <w:rsid w:val="00F80053"/>
    <w:rsid w:val="00F8515F"/>
    <w:rsid w:val="00FA02C7"/>
    <w:rsid w:val="00FA4186"/>
    <w:rsid w:val="00FA61C5"/>
    <w:rsid w:val="00FB237F"/>
    <w:rsid w:val="00FB2F01"/>
    <w:rsid w:val="00FB4DDD"/>
    <w:rsid w:val="00FC0531"/>
    <w:rsid w:val="00FC13F0"/>
    <w:rsid w:val="00FC263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87E7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7E7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7E7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7E7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7E7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7E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3256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2026-08-28T07:45:00Z</dcterms:created>
  <dcterms:modified xsi:type="dcterms:W3CDTF">2026-08-28T12:34:00Z</dcterms:modified>
</cp:coreProperties>
</file>