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25DE" w14:textId="77777777" w:rsidR="00FD64CB" w:rsidRDefault="00FD64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283"/>
        <w:gridCol w:w="851"/>
        <w:gridCol w:w="425"/>
        <w:gridCol w:w="284"/>
        <w:gridCol w:w="425"/>
        <w:gridCol w:w="142"/>
        <w:gridCol w:w="567"/>
        <w:gridCol w:w="1842"/>
        <w:tblGridChange w:id="0">
          <w:tblGrid>
            <w:gridCol w:w="1418"/>
            <w:gridCol w:w="3969"/>
            <w:gridCol w:w="283"/>
            <w:gridCol w:w="851"/>
            <w:gridCol w:w="425"/>
            <w:gridCol w:w="284"/>
            <w:gridCol w:w="425"/>
            <w:gridCol w:w="142"/>
            <w:gridCol w:w="567"/>
            <w:gridCol w:w="1842"/>
          </w:tblGrid>
        </w:tblGridChange>
      </w:tblGrid>
      <w:tr w:rsidR="00FD64CB" w14:paraId="1A634A22" w14:textId="77777777" w:rsidTr="00AA0957">
        <w:trPr>
          <w:trHeight w:val="283"/>
        </w:trPr>
        <w:tc>
          <w:tcPr>
            <w:tcW w:w="10206" w:type="dxa"/>
            <w:gridSpan w:val="10"/>
            <w:tcBorders>
              <w:bottom w:val="nil"/>
            </w:tcBorders>
            <w:vAlign w:val="bottom"/>
          </w:tcPr>
          <w:p w14:paraId="2B5A8706" w14:textId="57895253" w:rsidR="00FD64CB" w:rsidRDefault="00B2221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 xml:space="preserve">Joshua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Bullacher</w:t>
            </w:r>
            <w:proofErr w:type="spellEnd"/>
          </w:p>
          <w:p w14:paraId="4AFAAEB2" w14:textId="177F40CA" w:rsidR="00FD64CB" w:rsidDel="00FD7692" w:rsidRDefault="00B22211">
            <w:pPr>
              <w:spacing w:line="276" w:lineRule="auto"/>
              <w:jc w:val="center"/>
              <w:rPr>
                <w:del w:id="1" w:author="David Döbele" w:date="2025-07-22T19:14:00Z" w16du:dateUtc="2025-07-22T17:14:00Z"/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Ernstweilerhangstr. 12, Zweibrücken, 66482, Germany</w:t>
            </w:r>
            <w:ins w:id="2" w:author="David Döbele" w:date="2025-07-22T19:14:00Z" w16du:dateUtc="2025-07-22T17:14:00Z">
              <w:r w:rsidR="00FD7692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 xml:space="preserve"> | </w:t>
              </w:r>
            </w:ins>
          </w:p>
          <w:p w14:paraId="0E0CC160" w14:textId="21055069" w:rsidR="00FD64CB" w:rsidRDefault="00B22211" w:rsidP="00FD769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joshua</w:t>
            </w:r>
            <w:r w:rsidR="008D464D">
              <w:rPr>
                <w:rFonts w:ascii="Times New Roman" w:eastAsia="Times New Roman" w:hAnsi="Times New Roman" w:cs="Times New Roman"/>
                <w:sz w:val="20"/>
                <w:szCs w:val="20"/>
              </w:rPr>
              <w:t>bullacher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@gmail.com | +491636288837</w:t>
            </w:r>
          </w:p>
        </w:tc>
      </w:tr>
      <w:tr w:rsidR="00FD64CB" w14:paraId="50650F4C" w14:textId="77777777" w:rsidTr="00AA0957">
        <w:trPr>
          <w:trHeight w:val="567"/>
        </w:trPr>
        <w:tc>
          <w:tcPr>
            <w:tcW w:w="1020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1FAE0D" w14:textId="77777777" w:rsidR="00FD64CB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FD64CB" w14:paraId="4DCA74C6" w14:textId="77777777" w:rsidTr="00AA0957">
        <w:trPr>
          <w:trHeight w:val="283"/>
        </w:trPr>
        <w:tc>
          <w:tcPr>
            <w:tcW w:w="7797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008CA13" w14:textId="00385305" w:rsidR="00FD64CB" w:rsidRDefault="00B22211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Duale Hochschule Baden-Württemberg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C3D1137" w14:textId="44190C39" w:rsidR="00FD64CB" w:rsidRDefault="00B22211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Mannheim</w:t>
            </w:r>
          </w:p>
        </w:tc>
      </w:tr>
      <w:tr w:rsidR="00FD64CB" w14:paraId="1F098F84" w14:textId="77777777" w:rsidTr="00AA0957">
        <w:trPr>
          <w:trHeight w:val="170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AEEAB44" w14:textId="72824457" w:rsidR="00FD64CB" w:rsidRDefault="0000000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</w:t>
            </w:r>
            <w:r w:rsidR="00B222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. in </w:t>
            </w:r>
            <w:r w:rsidR="00B222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BWL-Bank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(aktueller Schnitt: 1,</w:t>
            </w:r>
            <w:r w:rsidR="00B2221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2; Jahrgangsbester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2D39A6" w14:textId="60A0FF95" w:rsidR="00FD64CB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B22211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B22211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B22211">
              <w:rPr>
                <w:rFonts w:ascii="Times New Roman" w:eastAsia="Times New Roman" w:hAnsi="Times New Roman" w:cs="Times New Roman"/>
                <w:sz w:val="20"/>
                <w:szCs w:val="20"/>
              </w:rPr>
              <w:t>09/2025</w:t>
            </w:r>
          </w:p>
        </w:tc>
      </w:tr>
      <w:tr w:rsidR="00FD64CB" w:rsidRPr="00B22211" w14:paraId="67B8D2B0" w14:textId="77777777" w:rsidTr="00AA0957"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CD3783E" w14:textId="7712339D" w:rsidR="00B22211" w:rsidRPr="00B22211" w:rsidRDefault="00B22211" w:rsidP="00E2430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Bachelorarbeit: Analyse von ~2 Mio. Optionspreisen mit Python (Note: 1,0)</w:t>
            </w:r>
          </w:p>
        </w:tc>
      </w:tr>
      <w:tr w:rsidR="00FD64CB" w:rsidRPr="00B22211" w14:paraId="236DEDD8" w14:textId="77777777" w:rsidTr="00AA0957">
        <w:trPr>
          <w:trHeight w:val="283"/>
        </w:trPr>
        <w:tc>
          <w:tcPr>
            <w:tcW w:w="694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7A6EB" w14:textId="6C132FD9" w:rsidR="00FD64CB" w:rsidRDefault="00B22211" w:rsidP="00E2430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Sommer Workshop</w:t>
            </w:r>
          </w:p>
        </w:tc>
        <w:tc>
          <w:tcPr>
            <w:tcW w:w="32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B5E4F" w14:textId="294BCDB9" w:rsidR="00FD64CB" w:rsidRPr="00B22211" w:rsidRDefault="00000000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</w:pPr>
            <w:r w:rsidRPr="00B2221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S</w:t>
            </w:r>
            <w:r w:rsidR="00B22211" w:rsidRPr="00B2221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an Jos</w:t>
            </w:r>
            <w:r w:rsidR="00B22211" w:rsidRPr="00B2221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GB"/>
              </w:rPr>
              <w:t>é</w:t>
            </w:r>
            <w:r w:rsidRPr="00B2221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 xml:space="preserve">, </w:t>
            </w:r>
            <w:r w:rsidR="00B22211" w:rsidRPr="00B2221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GB"/>
              </w:rPr>
              <w:t>Costa Rica</w:t>
            </w:r>
          </w:p>
        </w:tc>
      </w:tr>
      <w:tr w:rsidR="00FD64CB" w14:paraId="2461AB5C" w14:textId="77777777" w:rsidTr="00AA0957">
        <w:trPr>
          <w:trHeight w:val="170"/>
        </w:trPr>
        <w:tc>
          <w:tcPr>
            <w:tcW w:w="538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A3595" w14:textId="3EC9D241" w:rsidR="00FD64CB" w:rsidRDefault="00B22211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Kooperation mit der Partneruniversität ULACIT</w:t>
            </w:r>
            <w:r w:rsidR="00135A2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del w:id="3" w:author="David Döbele" w:date="2025-07-22T19:08:00Z" w16du:dateUtc="2025-07-22T17:08:00Z">
              <w:r w:rsidR="00135A2A" w:rsidDel="00FD7692">
                <w:rPr>
                  <w:rFonts w:ascii="Times New Roman" w:eastAsia="Times New Roman" w:hAnsi="Times New Roman" w:cs="Times New Roman"/>
                  <w:i/>
                  <w:sz w:val="20"/>
                  <w:szCs w:val="20"/>
                </w:rPr>
                <w:delText>(2 Wochen)</w:delText>
              </w:r>
            </w:del>
          </w:p>
        </w:tc>
        <w:tc>
          <w:tcPr>
            <w:tcW w:w="481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8F68538" w14:textId="1D36D24B" w:rsidR="00FD64CB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FD64CB" w14:paraId="23A3128A" w14:textId="77777777" w:rsidTr="00AA0957"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1F79F32" w14:textId="66D7C8AC" w:rsidR="00FD64CB" w:rsidRDefault="00B22211" w:rsidP="00E2430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Thema: Makroökonomischer Vergleich der Volkswirtschaften Deutschland und Costa Rica</w:t>
            </w:r>
          </w:p>
        </w:tc>
      </w:tr>
      <w:tr w:rsidR="00FD64CB" w14:paraId="4E9923B5" w14:textId="77777777" w:rsidTr="00AA0957">
        <w:trPr>
          <w:trHeight w:val="283"/>
        </w:trPr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0AF5A6" w14:textId="301C7207" w:rsidR="00FD64CB" w:rsidRDefault="00135A2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Universität des Saarlandes</w:t>
            </w:r>
          </w:p>
        </w:tc>
        <w:tc>
          <w:tcPr>
            <w:tcW w:w="453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EC004" w14:textId="146A18BD" w:rsidR="00FD64CB" w:rsidRDefault="00135A2A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Saarbrücken</w:t>
            </w:r>
          </w:p>
        </w:tc>
      </w:tr>
      <w:tr w:rsidR="00FD64CB" w14:paraId="2C0DA9E4" w14:textId="77777777" w:rsidTr="00AA0957">
        <w:trPr>
          <w:trHeight w:val="170"/>
        </w:trPr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3FBB0D1" w14:textId="3A483BBA" w:rsidR="00FD64CB" w:rsidRDefault="00135A2A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 Sc. in Betriebswirtschaftslehre</w:t>
            </w:r>
          </w:p>
        </w:tc>
        <w:tc>
          <w:tcPr>
            <w:tcW w:w="453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9BB2881" w14:textId="1C77E369" w:rsidR="00FD64CB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19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FD64CB" w14:paraId="37BF28E6" w14:textId="77777777" w:rsidTr="00AA0957">
        <w:trPr>
          <w:trHeight w:val="57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33B5F2E" w14:textId="4F0AFC7B" w:rsidR="00FD64CB" w:rsidRDefault="00FD7692" w:rsidP="00E2430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ins w:id="4" w:author="David Döbele" w:date="2025-07-22T19:09:00Z" w16du:dateUtc="2025-07-22T17:09:00Z">
              <w:r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 xml:space="preserve">Fokus auf </w:t>
              </w:r>
            </w:ins>
            <w:ins w:id="5" w:author="David Döbele" w:date="2025-07-22T19:10:00Z" w16du:dateUtc="2025-07-22T17:10:00Z">
              <w:r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>Berufs</w:t>
              </w:r>
            </w:ins>
            <w:ins w:id="6" w:author="David Döbele" w:date="2025-07-22T19:09:00Z" w16du:dateUtc="2025-07-22T17:09:00Z">
              <w:r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>tätigkeit als professioneller E</w:t>
              </w:r>
            </w:ins>
            <w:ins w:id="7" w:author="David Döbele" w:date="2025-07-22T19:10:00Z" w16du:dateUtc="2025-07-22T17:10:00Z">
              <w:r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t xml:space="preserve">-Sportler, </w:t>
              </w:r>
            </w:ins>
            <w:del w:id="8" w:author="David Döbele" w:date="2025-07-22T19:10:00Z" w16du:dateUtc="2025-07-22T17:10:00Z">
              <w:r w:rsidR="00135A2A" w:rsidDel="00FD7692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delText xml:space="preserve">Fokus lag auf E-Sport zu der Zeit, </w:delText>
              </w:r>
            </w:del>
            <w:r w:rsidR="00135A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anschließender Wechsel in das duale Studium</w:t>
            </w:r>
            <w:del w:id="9" w:author="David Döbele" w:date="2025-07-22T19:10:00Z" w16du:dateUtc="2025-07-22T17:10:00Z">
              <w:r w:rsidR="00135A2A" w:rsidDel="00FD7692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delText xml:space="preserve"> bei der Deutschen Bank</w:delText>
              </w:r>
            </w:del>
          </w:p>
        </w:tc>
      </w:tr>
      <w:tr w:rsidR="00FD64CB" w14:paraId="3E4398A5" w14:textId="77777777" w:rsidTr="00AA0957">
        <w:trPr>
          <w:trHeight w:val="283"/>
        </w:trPr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0DA71" w14:textId="09F31427" w:rsidR="00FD64CB" w:rsidRDefault="0081265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Helmholtz-Gymnasium</w:t>
            </w:r>
          </w:p>
        </w:tc>
        <w:tc>
          <w:tcPr>
            <w:tcW w:w="453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9078E" w14:textId="50B348E0" w:rsidR="00FD64CB" w:rsidRDefault="00135A2A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Zweibrücken</w:t>
            </w:r>
          </w:p>
        </w:tc>
      </w:tr>
      <w:tr w:rsidR="00FD64CB" w14:paraId="3F590C33" w14:textId="77777777" w:rsidTr="00AA0957">
        <w:trPr>
          <w:trHeight w:val="170"/>
        </w:trPr>
        <w:tc>
          <w:tcPr>
            <w:tcW w:w="56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43C569" w14:textId="0304D2DB" w:rsidR="00FD64CB" w:rsidRDefault="0000000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Allgemeine Hochschulreife (Note: </w:t>
            </w:r>
            <w:r w:rsidR="00135A2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2,0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CF93452" w14:textId="5DF90C39" w:rsidR="00FD64CB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 w:rsidR="00135A2A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FD64CB" w14:paraId="6A43A29D" w14:textId="77777777" w:rsidTr="00AA0957">
        <w:trPr>
          <w:trHeight w:val="170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635D545" w14:textId="4D9A67D8" w:rsidR="00FD64CB" w:rsidRDefault="00000000" w:rsidP="009E667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Schwerpunktfächer: Mathematik, </w:t>
            </w:r>
            <w:r w:rsidR="00135A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Biologie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135A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Sozialkunde</w:t>
            </w:r>
          </w:p>
        </w:tc>
      </w:tr>
      <w:tr w:rsidR="00FD64CB" w14:paraId="1B08A1A7" w14:textId="77777777" w:rsidTr="00AA0957">
        <w:trPr>
          <w:trHeight w:val="510"/>
        </w:trPr>
        <w:tc>
          <w:tcPr>
            <w:tcW w:w="1020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C2461D" w14:textId="77777777" w:rsidR="00FD64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FD64CB" w14:paraId="01D4B0ED" w14:textId="77777777" w:rsidTr="00AA0957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52E3259" w14:textId="59B9FEA8" w:rsidR="00FD64CB" w:rsidRDefault="006B1D0E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Horv</w:t>
            </w:r>
            <w:del w:id="10" w:author="David Döbele" w:date="2025-07-22T19:17:00Z" w16du:dateUtc="2025-07-22T17:17:00Z">
              <w:r w:rsidDel="0034441D">
                <w:rPr>
                  <w:rFonts w:ascii="Times New Roman" w:eastAsia="Times New Roman" w:hAnsi="Times New Roman" w:cs="Times New Roman"/>
                  <w:b/>
                  <w:sz w:val="21"/>
                  <w:szCs w:val="21"/>
                </w:rPr>
                <w:delText>a</w:delText>
              </w:r>
            </w:del>
            <w:ins w:id="11" w:author="David Döbele" w:date="2025-07-22T19:17:00Z" w16du:dateUtc="2025-07-22T17:17:00Z">
              <w:r w:rsidR="0034441D">
                <w:rPr>
                  <w:rFonts w:ascii="Times New Roman" w:eastAsia="Times New Roman" w:hAnsi="Times New Roman" w:cs="Times New Roman"/>
                  <w:b/>
                  <w:sz w:val="21"/>
                  <w:szCs w:val="21"/>
                </w:rPr>
                <w:t>á</w:t>
              </w:r>
            </w:ins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th AG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84E6064" w14:textId="77777777" w:rsidR="00FD64CB" w:rsidRDefault="0000000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FD64CB" w14:paraId="50398B40" w14:textId="77777777" w:rsidTr="00DA4ABC">
        <w:trPr>
          <w:trHeight w:val="170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7942A58" w14:textId="6BB34018" w:rsidR="00FD64CB" w:rsidRDefault="00000000" w:rsidP="00E24307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Praktikant </w:t>
            </w:r>
            <w:r w:rsidR="006B1D0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als Fellow Consultant</w:t>
            </w:r>
            <w:r w:rsidR="00DA4AB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– Financial Services </w:t>
            </w:r>
            <w:r w:rsidR="006B1D0E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(geplant, Vertrag unterzeichnet)</w:t>
            </w:r>
          </w:p>
        </w:tc>
        <w:tc>
          <w:tcPr>
            <w:tcW w:w="29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295F4A" w14:textId="18B31962" w:rsidR="00FD64CB" w:rsidRDefault="006B1D0E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01/2026 – 03/2026</w:t>
            </w:r>
          </w:p>
        </w:tc>
      </w:tr>
      <w:tr w:rsidR="0081265E" w14:paraId="2E41BAB4" w14:textId="77777777" w:rsidTr="00DA4ABC">
        <w:trPr>
          <w:trHeight w:val="283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D8133" w14:textId="3BBC698B" w:rsidR="0081265E" w:rsidRDefault="0081265E" w:rsidP="00071CFB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Deutsche Bank AG</w:t>
            </w:r>
          </w:p>
        </w:tc>
        <w:tc>
          <w:tcPr>
            <w:tcW w:w="29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2591E" w14:textId="7A782A33" w:rsidR="0081265E" w:rsidRDefault="00827D5B" w:rsidP="00071CF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Main/ Saarbrücken</w:t>
            </w:r>
          </w:p>
        </w:tc>
      </w:tr>
      <w:tr w:rsidR="0081265E" w14:paraId="568A7B5E" w14:textId="77777777" w:rsidTr="00DA4ABC">
        <w:trPr>
          <w:trHeight w:val="170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AA446F6" w14:textId="07B8B041" w:rsidR="0081265E" w:rsidRDefault="00827D5B" w:rsidP="00E24307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Dualer Studen</w:t>
            </w:r>
            <w:r w:rsidR="005543C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</w:t>
            </w:r>
            <w:ins w:id="12" w:author="David Döbele" w:date="2025-07-22T19:11:00Z" w16du:dateUtc="2025-07-22T17:11:00Z">
              <w:r w:rsidR="00FD7692">
                <w:rPr>
                  <w:rFonts w:ascii="Times New Roman" w:eastAsia="Times New Roman" w:hAnsi="Times New Roman" w:cs="Times New Roman"/>
                  <w:i/>
                  <w:sz w:val="20"/>
                  <w:szCs w:val="20"/>
                </w:rPr>
                <w:t xml:space="preserve"> in u.a. folgenden Abteilungen:</w:t>
              </w:r>
            </w:ins>
          </w:p>
        </w:tc>
        <w:tc>
          <w:tcPr>
            <w:tcW w:w="297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430E5A" w14:textId="0EB5B29E" w:rsidR="0081265E" w:rsidRDefault="00827D5B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08/2022 – 09/2025</w:t>
            </w:r>
          </w:p>
        </w:tc>
      </w:tr>
      <w:tr w:rsidR="00FD64CB" w14:paraId="0E932999" w14:textId="77777777" w:rsidTr="00AA0957">
        <w:trPr>
          <w:trHeight w:val="283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361C0" w14:textId="08460458" w:rsidR="00FD64CB" w:rsidRDefault="00827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Corporate Bank Transformation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9C3A3" w14:textId="1724124A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FD64CB" w14:paraId="77FA0119" w14:textId="77777777" w:rsidTr="00AA0957">
        <w:trPr>
          <w:trHeight w:val="170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AF7CD8" w14:textId="5D280F0A" w:rsidR="00FD64CB" w:rsidRPr="00E22AED" w:rsidRDefault="00E22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E22AE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Change-Projekte innerhalb der U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nternehmenskundenbank</w:t>
            </w:r>
            <w:r w:rsidR="00071CF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(4 Monate)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552F07" w14:textId="5DDE6750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FD64CB" w14:paraId="6EAF0F5F" w14:textId="77777777" w:rsidTr="00AA0957">
        <w:trPr>
          <w:trHeight w:val="193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E9833E8" w14:textId="4CF64229" w:rsidR="00827D5B" w:rsidRDefault="00B14B1A" w:rsidP="004D274D">
            <w:pPr>
              <w:pStyle w:val="Bullets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Vorbereitung, D</w:t>
            </w:r>
            <w:r w:rsidR="004D274D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urchführung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 xml:space="preserve"> und Auswertung </w:t>
            </w:r>
            <w:r w:rsidR="004D274D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 xml:space="preserve">von Interviews mit den Länderchefs der </w:t>
            </w:r>
            <w:r w:rsidR="009E667D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Corporate Bank</w:t>
            </w:r>
          </w:p>
          <w:p w14:paraId="4D09091A" w14:textId="56D00C06" w:rsidR="000D258C" w:rsidRPr="004D274D" w:rsidRDefault="000D258C" w:rsidP="004D274D">
            <w:pPr>
              <w:pStyle w:val="Bullets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</w:rPr>
              <w:t>Analyse von Wachstumsmöglichkeiten im europäischen Mittelstandssegment</w:t>
            </w:r>
          </w:p>
        </w:tc>
      </w:tr>
      <w:tr w:rsidR="00FD64CB" w14:paraId="174076C8" w14:textId="77777777" w:rsidTr="00AA0957">
        <w:trPr>
          <w:trHeight w:val="283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DA30D" w14:textId="1A920A09" w:rsidR="00FD64CB" w:rsidRDefault="00827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Deutsche Bank Management Consulting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0728" w14:textId="518A137C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FD64CB" w14:paraId="499388F9" w14:textId="77777777" w:rsidTr="00AA0957">
        <w:trPr>
          <w:trHeight w:val="170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F1983B1" w14:textId="0DD0E596" w:rsidR="00FD64CB" w:rsidRPr="00E22AED" w:rsidRDefault="00E22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E22AE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Strategische Projekte innerhalb der g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esamten Organisation</w:t>
            </w:r>
            <w:r w:rsidR="005F753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 xml:space="preserve"> (3 Monate)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DDD726" w14:textId="391A6672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E24307" w14:paraId="1C335488" w14:textId="77777777" w:rsidTr="00AA0957">
        <w:trPr>
          <w:trHeight w:val="193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AB4420E" w14:textId="77777777" w:rsidR="004D274D" w:rsidRPr="000D258C" w:rsidRDefault="004D274D" w:rsidP="009E667D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866A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Eigenständige Erstellung eines Business Cases für eine zentrale Digitalisierungsinitiative </w:t>
            </w:r>
          </w:p>
          <w:p w14:paraId="15F968BA" w14:textId="3227119A" w:rsidR="000D258C" w:rsidRPr="00866AF7" w:rsidRDefault="007F4A2A" w:rsidP="009E667D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Erstellung von </w:t>
            </w:r>
            <w:del w:id="13" w:author="David Döbele" w:date="2025-07-22T19:12:00Z" w16du:dateUtc="2025-07-22T17:12:00Z">
              <w:r w:rsidDel="00FD769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delText>6+</w:delText>
              </w:r>
            </w:del>
            <w:ins w:id="14" w:author="David Döbele" w:date="2025-07-22T19:12:00Z" w16du:dateUtc="2025-07-22T17:12:00Z">
              <w:r w:rsidR="00FD769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strategisch relevanten</w:t>
              </w:r>
            </w:ins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Präsentationen für das Senior Management</w:t>
            </w:r>
            <w:ins w:id="15" w:author="David Döbele" w:date="2025-07-22T19:12:00Z" w16du:dateUtc="2025-07-22T17:12:00Z">
              <w:r w:rsidR="00FD769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 xml:space="preserve"> </w:t>
              </w:r>
            </w:ins>
            <w:ins w:id="16" w:author="David Döbele" w:date="2025-07-22T19:13:00Z" w16du:dateUtc="2025-07-22T17:13:00Z">
              <w:r w:rsidR="00FD769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 xml:space="preserve">zu verschiedenen Initiativen, die DBMC vorangetrieben hat und </w:t>
              </w:r>
            </w:ins>
            <w:ins w:id="17" w:author="David Döbele" w:date="2025-07-22T19:14:00Z" w16du:dateUtc="2025-07-22T17:14:00Z">
              <w:r w:rsidR="00FD7692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deren Ergebnisse dem Senior Management regelmäßig dargelegt werden müssen</w:t>
              </w:r>
            </w:ins>
          </w:p>
        </w:tc>
      </w:tr>
      <w:tr w:rsidR="00FD64CB" w14:paraId="7E442157" w14:textId="77777777" w:rsidTr="00AA0957">
        <w:trPr>
          <w:trHeight w:val="283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E9848" w14:textId="65B1C99F" w:rsidR="00FD64CB" w:rsidRDefault="00827D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Mid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Corp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Coverage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4E8D0" w14:textId="44D8FA8E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FD64CB" w14:paraId="369DBF21" w14:textId="77777777" w:rsidTr="00AA0957"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6C00623" w14:textId="781D4BC3" w:rsidR="00FD64CB" w:rsidRPr="00F76A32" w:rsidRDefault="005F7537" w:rsidP="00F76A32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ind w:left="357" w:right="357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F76A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Unternehmen mit einem Umsatz zwischen €50Mio. und €2Mrd. (3 Monate)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B8262F" w14:textId="5310FCF1" w:rsidR="00FD64CB" w:rsidRDefault="00FD64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D5B" w14:paraId="1561EE7C" w14:textId="77777777" w:rsidTr="00FD7692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18" w:author="David Döbele" w:date="2025-07-22T19:11:00Z" w16du:dateUtc="2025-07-22T17:11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283"/>
          <w:trPrChange w:id="19" w:author="David Döbele" w:date="2025-07-22T19:11:00Z" w16du:dateUtc="2025-07-22T17:11:00Z">
            <w:trPr>
              <w:trHeight w:val="283"/>
            </w:trPr>
          </w:trPrChange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  <w:tcPrChange w:id="20" w:author="David Döbele" w:date="2025-07-22T19:11:00Z" w16du:dateUtc="2025-07-22T17:11:00Z">
              <w:tcPr>
                <w:tcW w:w="10206" w:type="dxa"/>
                <w:gridSpan w:val="10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61CAE93" w14:textId="53ED9305" w:rsidR="00827D5B" w:rsidRDefault="00827D5B" w:rsidP="00FD7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Private Banking</w:t>
            </w:r>
          </w:p>
        </w:tc>
      </w:tr>
      <w:tr w:rsidR="00827D5B" w14:paraId="42A28E08" w14:textId="77777777" w:rsidTr="00AA0957">
        <w:trPr>
          <w:trHeight w:val="170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906BD8C" w14:textId="52572C9B" w:rsidR="004D274D" w:rsidRPr="00F76A32" w:rsidRDefault="005F7537" w:rsidP="00F76A32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ind w:left="357" w:right="403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F76A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Privatkunden mit einem Depotvolumen zwischen €250T. und €5M</w:t>
            </w:r>
            <w:r w:rsidR="0046599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io</w:t>
            </w:r>
            <w:r w:rsidRPr="00F76A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. (2 Monate)</w:t>
            </w:r>
          </w:p>
        </w:tc>
      </w:tr>
      <w:tr w:rsidR="00071CFB" w:rsidRPr="004D274D" w14:paraId="0C49420E" w14:textId="08ABE088" w:rsidTr="00AA0957">
        <w:trPr>
          <w:trHeight w:val="283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E2BF5" w14:textId="7D0C9986" w:rsidR="00071CFB" w:rsidRPr="004D274D" w:rsidRDefault="00071CFB" w:rsidP="00071CFB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ind w:right="403"/>
              <w:rPr>
                <w:rFonts w:asciiTheme="minorHAnsi" w:hAnsiTheme="minorHAnsi" w:cstheme="minorHAnsi"/>
                <w:b/>
                <w:bCs/>
                <w:i/>
                <w:iCs/>
                <w:sz w:val="20"/>
                <w:lang w:val="en-GB"/>
              </w:rPr>
            </w:pPr>
            <w:r w:rsidRPr="004D274D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GB"/>
              </w:rPr>
              <w:t>Target Esport Entertain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GB"/>
              </w:rPr>
              <w:t>ment, Entropy Gaming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17FD2" w14:textId="53C3B58E" w:rsidR="00071CFB" w:rsidRPr="004D274D" w:rsidRDefault="00071CFB" w:rsidP="00071CFB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jc w:val="right"/>
              <w:rPr>
                <w:rFonts w:asciiTheme="minorHAnsi" w:hAnsiTheme="minorHAnsi" w:cstheme="minorHAnsi"/>
                <w:b/>
                <w:bCs/>
                <w:i/>
                <w:iCs/>
                <w:sz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Saarbrücken</w:t>
            </w:r>
          </w:p>
        </w:tc>
      </w:tr>
      <w:tr w:rsidR="00071CFB" w:rsidRPr="004D274D" w14:paraId="1A9C18E7" w14:textId="55F11C0B" w:rsidTr="00AA0957">
        <w:trPr>
          <w:trHeight w:val="170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177C3B6" w14:textId="3D5B26D7" w:rsidR="00071CFB" w:rsidRPr="009E667D" w:rsidRDefault="009E667D" w:rsidP="00071CFB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ind w:right="403"/>
              <w:rPr>
                <w:rFonts w:asciiTheme="minorHAnsi" w:hAnsiTheme="minorHAnsi" w:cstheme="minorHAnsi"/>
                <w:i/>
                <w:iCs/>
                <w:sz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E-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Sportler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 xml:space="preserve"> in Clash of Clans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CDACBD" w14:textId="733D6E9F" w:rsidR="00071CFB" w:rsidRPr="00C76A4E" w:rsidRDefault="00071CFB" w:rsidP="00071CFB">
            <w:pPr>
              <w:tabs>
                <w:tab w:val="left" w:pos="8575"/>
                <w:tab w:val="left" w:pos="9073"/>
                <w:tab w:val="left" w:pos="9626"/>
              </w:tabs>
              <w:spacing w:after="20"/>
              <w:jc w:val="right"/>
              <w:rPr>
                <w:rFonts w:ascii="Times New Roman" w:hAnsi="Times New Roman" w:cs="Times New Roman"/>
                <w:sz w:val="20"/>
                <w:lang w:val="en-GB"/>
              </w:rPr>
            </w:pPr>
            <w:r w:rsidRPr="00C76A4E">
              <w:rPr>
                <w:rFonts w:ascii="Times New Roman" w:hAnsi="Times New Roman" w:cs="Times New Roman"/>
                <w:sz w:val="20"/>
                <w:lang w:val="en-GB"/>
              </w:rPr>
              <w:t>09/2020 – 08/2022</w:t>
            </w:r>
          </w:p>
        </w:tc>
      </w:tr>
      <w:tr w:rsidR="00F76A32" w:rsidRPr="00F76A32" w14:paraId="4670A9F1" w14:textId="77777777" w:rsidTr="00AA0957">
        <w:trPr>
          <w:trHeight w:val="737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8975D61" w14:textId="3CEFB244" w:rsidR="00F76A32" w:rsidRPr="0046599A" w:rsidRDefault="00F76A32" w:rsidP="00F76A32">
            <w:pPr>
              <w:pStyle w:val="Listenabsatz"/>
              <w:numPr>
                <w:ilvl w:val="0"/>
                <w:numId w:val="7"/>
              </w:numPr>
              <w:tabs>
                <w:tab w:val="left" w:pos="8575"/>
                <w:tab w:val="left" w:pos="9073"/>
                <w:tab w:val="left" w:pos="9626"/>
              </w:tabs>
              <w:ind w:left="714" w:right="403" w:hanging="357"/>
              <w:rPr>
                <w:rFonts w:ascii="Times New Roman" w:hAnsi="Times New Roman" w:cs="Times New Roman"/>
                <w:i/>
                <w:iCs/>
                <w:sz w:val="20"/>
                <w:lang w:val="de-DE"/>
              </w:rPr>
            </w:pPr>
            <w:r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t xml:space="preserve">Erreichen des Halbfinales der </w:t>
            </w:r>
            <w:r w:rsidR="009E667D"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t>ESL-Mobile</w:t>
            </w:r>
            <w:r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t xml:space="preserve"> (vergleichbar mit EM im Fußball); mehrere Community-Turniersiege, </w:t>
            </w:r>
            <w:r w:rsidR="009E667D"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br/>
            </w:r>
            <w:r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t>2 Saisons in der ESL-Meisterschaft (vergleichbar mit Bundesliga im Fußball)</w:t>
            </w:r>
          </w:p>
          <w:p w14:paraId="04AB9B47" w14:textId="410576E3" w:rsidR="00F76A32" w:rsidRPr="00F76A32" w:rsidRDefault="00F76A32" w:rsidP="00F76A32">
            <w:pPr>
              <w:pStyle w:val="Listenabsatz"/>
              <w:widowControl w:val="0"/>
              <w:numPr>
                <w:ilvl w:val="0"/>
                <w:numId w:val="7"/>
              </w:numPr>
              <w:tabs>
                <w:tab w:val="left" w:pos="8575"/>
                <w:tab w:val="left" w:pos="9073"/>
                <w:tab w:val="left" w:pos="9626"/>
              </w:tabs>
              <w:autoSpaceDE w:val="0"/>
              <w:autoSpaceDN w:val="0"/>
              <w:ind w:left="714" w:right="403" w:hanging="357"/>
              <w:contextualSpacing w:val="0"/>
              <w:rPr>
                <w:rFonts w:asciiTheme="minorHAnsi" w:hAnsiTheme="minorHAnsi" w:cstheme="minorHAnsi"/>
                <w:i/>
                <w:iCs/>
                <w:sz w:val="20"/>
                <w:lang w:val="de-DE"/>
              </w:rPr>
            </w:pPr>
            <w:r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t xml:space="preserve">Zusammenarbeit mit Werbepartnern wie Teufel Audio, Spezi und </w:t>
            </w:r>
            <w:proofErr w:type="spellStart"/>
            <w:r w:rsidRPr="0046599A">
              <w:rPr>
                <w:rFonts w:ascii="Times New Roman" w:hAnsi="Times New Roman" w:cs="Times New Roman"/>
                <w:bCs/>
                <w:sz w:val="20"/>
                <w:lang w:val="de-DE"/>
              </w:rPr>
              <w:t>uRage</w:t>
            </w:r>
            <w:proofErr w:type="spellEnd"/>
            <w:ins w:id="21" w:author="David Döbele" w:date="2025-07-22T19:15:00Z" w16du:dateUtc="2025-07-22T17:15:00Z">
              <w:r w:rsidR="00FD7692">
                <w:rPr>
                  <w:rFonts w:ascii="Times New Roman" w:hAnsi="Times New Roman" w:cs="Times New Roman"/>
                  <w:bCs/>
                  <w:sz w:val="20"/>
                  <w:lang w:val="de-DE"/>
                </w:rPr>
                <w:t xml:space="preserve"> </w:t>
              </w:r>
            </w:ins>
            <w:ins w:id="22" w:author="David Döbele" w:date="2025-07-22T19:16:00Z" w16du:dateUtc="2025-07-22T17:16:00Z">
              <w:r w:rsidR="00FD7692">
                <w:rPr>
                  <w:rFonts w:ascii="Times New Roman" w:hAnsi="Times New Roman" w:cs="Times New Roman"/>
                  <w:bCs/>
                  <w:sz w:val="20"/>
                  <w:lang w:val="de-DE"/>
                </w:rPr>
                <w:t>durch Sponsoring oder Foto-Shootings</w:t>
              </w:r>
            </w:ins>
          </w:p>
        </w:tc>
      </w:tr>
      <w:tr w:rsidR="00FD64CB" w14:paraId="24B8A6E3" w14:textId="77777777" w:rsidTr="00AA0957">
        <w:trPr>
          <w:trHeight w:val="510"/>
        </w:trPr>
        <w:tc>
          <w:tcPr>
            <w:tcW w:w="1020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37D9B39" w14:textId="77777777" w:rsidR="00FD64C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FD64CB" w14:paraId="39112B11" w14:textId="77777777" w:rsidTr="00AA0957">
        <w:trPr>
          <w:trHeight w:val="283"/>
        </w:trPr>
        <w:tc>
          <w:tcPr>
            <w:tcW w:w="7797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E70963" w14:textId="582F1B69" w:rsidR="00FD64CB" w:rsidRDefault="005F7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Vorsitzender</w:t>
            </w:r>
            <w:r w:rsidR="00F57896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- Jugend und Auszubildendenvertretung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C5FFA45" w14:textId="0BB6985B" w:rsidR="00FD64CB" w:rsidRDefault="005F7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Saarbrücken</w:t>
            </w:r>
          </w:p>
        </w:tc>
      </w:tr>
      <w:tr w:rsidR="00FD64CB" w14:paraId="590DE0B4" w14:textId="77777777" w:rsidTr="00AA0957">
        <w:trPr>
          <w:trHeight w:val="193"/>
        </w:trPr>
        <w:tc>
          <w:tcPr>
            <w:tcW w:w="779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AE0AB5" w14:textId="2E0B7F81" w:rsidR="00FD64CB" w:rsidRDefault="00F57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Interessensvertretung für die Mitarbeiter unter 25 Jahren im Marktgebiet Saarland/ Pfalz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DDB24C" w14:textId="3E82FCE3" w:rsidR="00FD64CB" w:rsidRDefault="005F75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11/2022 – 11/2024 </w:t>
            </w:r>
          </w:p>
        </w:tc>
      </w:tr>
      <w:tr w:rsidR="00FD64CB" w14:paraId="146A28F8" w14:textId="77777777" w:rsidTr="00DA4ABC">
        <w:trPr>
          <w:trHeight w:val="346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96698" w14:textId="61BA4FF1" w:rsidR="00FD64CB" w:rsidRDefault="00AA0957" w:rsidP="00F57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Jugend Pfarrleitung </w:t>
            </w:r>
            <w:r w:rsidRPr="009E667D">
              <w:rPr>
                <w:rFonts w:ascii="Times New Roman" w:eastAsia="Times New Roman" w:hAnsi="Times New Roman" w:cs="Times New Roman"/>
                <w:bCs/>
                <w:color w:val="000000"/>
                <w:sz w:val="21"/>
                <w:szCs w:val="21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St. Pirmin</w:t>
            </w:r>
          </w:p>
        </w:tc>
        <w:tc>
          <w:tcPr>
            <w:tcW w:w="29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1D161" w14:textId="544603DA" w:rsidR="00FD64CB" w:rsidRDefault="00F76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Zweibrücken</w:t>
            </w:r>
          </w:p>
        </w:tc>
      </w:tr>
      <w:tr w:rsidR="00FD64CB" w14:paraId="01B0E227" w14:textId="77777777" w:rsidTr="00AA0957">
        <w:trPr>
          <w:trHeight w:val="20"/>
        </w:trPr>
        <w:tc>
          <w:tcPr>
            <w:tcW w:w="83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7B26472" w14:textId="15049112" w:rsidR="00AA0957" w:rsidRDefault="00AA0957" w:rsidP="00AA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C76A4E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Mitglied des Pfarrgemeinderats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und Organisation kirchlicher Jugendprojekte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1C445A7" w14:textId="56E812B6" w:rsidR="00FD64CB" w:rsidRDefault="00AA0957" w:rsidP="00F57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10/2017 – 10/2019</w:t>
            </w:r>
          </w:p>
        </w:tc>
      </w:tr>
      <w:tr w:rsidR="00FD64CB" w14:paraId="3AB6D4DC" w14:textId="77777777" w:rsidTr="00DA4ABC">
        <w:trPr>
          <w:trHeight w:val="346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960A7" w14:textId="7B46F7AF" w:rsidR="00FD64CB" w:rsidRDefault="00AA0957" w:rsidP="00F57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Kurssprecher und Sanitätsdienst</w:t>
            </w:r>
          </w:p>
        </w:tc>
        <w:tc>
          <w:tcPr>
            <w:tcW w:w="297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DA95C" w14:textId="53FEB10B" w:rsidR="00FD64CB" w:rsidRDefault="009E6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Zweibrücken</w:t>
            </w:r>
          </w:p>
        </w:tc>
      </w:tr>
      <w:tr w:rsidR="00FD64CB" w14:paraId="16EED1D0" w14:textId="77777777" w:rsidTr="00AA0957">
        <w:trPr>
          <w:trHeight w:val="57"/>
        </w:trPr>
        <w:tc>
          <w:tcPr>
            <w:tcW w:w="765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310DCBB" w14:textId="5C290895" w:rsidR="00FD64CB" w:rsidRPr="00AA0957" w:rsidRDefault="00AA0957" w:rsidP="00AA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Interessenvertretung des Kurses; Täglicher Pausensanitätsdienst</w:t>
            </w:r>
          </w:p>
        </w:tc>
        <w:tc>
          <w:tcPr>
            <w:tcW w:w="25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F0BF7D" w14:textId="01AA2B49" w:rsidR="00FD64CB" w:rsidRDefault="00AA09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08/2016 – 03/2019</w:t>
            </w:r>
          </w:p>
        </w:tc>
      </w:tr>
      <w:tr w:rsidR="00FD64CB" w14:paraId="1E4946D0" w14:textId="77777777" w:rsidTr="00AA0957">
        <w:trPr>
          <w:trHeight w:val="510"/>
        </w:trPr>
        <w:tc>
          <w:tcPr>
            <w:tcW w:w="1020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4D86FE4" w14:textId="77777777" w:rsidR="00FD64CB" w:rsidRDefault="00000000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FD64CB" w14:paraId="19F80C52" w14:textId="77777777" w:rsidTr="00AA0957">
        <w:trPr>
          <w:trHeight w:val="340"/>
        </w:trPr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C2E49E3" w14:textId="77777777" w:rsidR="00FD64CB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6D58FBD" w14:textId="3EE2732F" w:rsidR="00FD64CB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</w:p>
        </w:tc>
      </w:tr>
      <w:tr w:rsidR="00FD64CB" w:rsidRPr="00866AF7" w14:paraId="5AD1A531" w14:textId="77777777" w:rsidTr="00AA0957">
        <w:trPr>
          <w:trHeight w:val="283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FD6447" w14:textId="77777777" w:rsidR="00FD64CB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CE45E" w14:textId="0F4C7584" w:rsidR="00FD64CB" w:rsidRPr="00866AF7" w:rsidRDefault="0000000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866A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Microsoft Office </w:t>
            </w:r>
            <w:r w:rsidRPr="00866A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(fortgeschritten)</w:t>
            </w:r>
            <w:r w:rsidRPr="00866A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</w:t>
            </w:r>
            <w:r w:rsidR="005F7537" w:rsidRPr="00866A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Python </w:t>
            </w:r>
            <w:r w:rsidR="005F7537" w:rsidRPr="00866AF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(</w:t>
            </w:r>
            <w:r w:rsidR="00866AF7" w:rsidRPr="00866AF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gut</w:t>
            </w:r>
            <w:r w:rsidR="005F7537" w:rsidRPr="00866AF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de-DE"/>
              </w:rPr>
              <w:t>)</w:t>
            </w:r>
          </w:p>
        </w:tc>
      </w:tr>
      <w:tr w:rsidR="00FD64CB" w14:paraId="1765F435" w14:textId="77777777" w:rsidTr="00AA0957">
        <w:trPr>
          <w:trHeight w:val="283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B27BC" w14:textId="77777777" w:rsidR="00FD64CB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03675" w14:textId="74674B64" w:rsidR="00FD64C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Handball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5F753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Jungendbundesliga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5F75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Joggen </w:t>
            </w:r>
            <w:r w:rsidR="005F7537" w:rsidRPr="00866AF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(Teilnahme an zwei Halbmarathons in H1 2025</w:t>
            </w:r>
            <w:r w:rsidR="00866AF7" w:rsidRPr="00866AF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Schach</w:t>
            </w:r>
          </w:p>
        </w:tc>
      </w:tr>
      <w:tr w:rsidR="00FD64CB" w14:paraId="3444C7AE" w14:textId="77777777" w:rsidTr="00AA0957">
        <w:trPr>
          <w:trHeight w:val="838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65698" w14:textId="22C2D004" w:rsidR="00FD64CB" w:rsidRDefault="00866AF7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1A5">
              <w:rPr>
                <w:noProof/>
              </w:rPr>
              <w:drawing>
                <wp:inline distT="0" distB="0" distL="0" distR="0" wp14:anchorId="26B3017F" wp14:editId="5DEA5B96">
                  <wp:extent cx="1268329" cy="438150"/>
                  <wp:effectExtent l="0" t="0" r="8255" b="0"/>
                  <wp:docPr id="734949522" name="Grafik 1" descr="Ein Bild, das 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erschrift Joshua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246" cy="447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AF7" w14:paraId="7EB622A5" w14:textId="77777777" w:rsidTr="00AA0957">
        <w:trPr>
          <w:trHeight w:val="274"/>
        </w:trPr>
        <w:tc>
          <w:tcPr>
            <w:tcW w:w="10206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A8ED3" w14:textId="4D52F8DA" w:rsidR="00866AF7" w:rsidRDefault="00866AF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Mannheim, </w:t>
            </w:r>
            <w:r w:rsidR="008D464D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.0</w:t>
            </w:r>
            <w:r w:rsidR="008D464D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.2025</w:t>
            </w:r>
          </w:p>
        </w:tc>
      </w:tr>
    </w:tbl>
    <w:p w14:paraId="4DAD3C78" w14:textId="6B9ADEAD" w:rsidR="00FD64CB" w:rsidRDefault="00FD64CB" w:rsidP="008D464D">
      <w:pPr>
        <w:tabs>
          <w:tab w:val="left" w:pos="1920"/>
        </w:tabs>
        <w:rPr>
          <w:sz w:val="18"/>
          <w:szCs w:val="18"/>
        </w:rPr>
      </w:pPr>
    </w:p>
    <w:sectPr w:rsidR="00FD64CB" w:rsidSect="00AA0957">
      <w:footerReference w:type="even" r:id="rId9"/>
      <w:pgSz w:w="11906" w:h="16838"/>
      <w:pgMar w:top="454" w:right="1418" w:bottom="45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8BA2A" w14:textId="77777777" w:rsidR="00636351" w:rsidRDefault="00636351">
      <w:pPr>
        <w:spacing w:after="0" w:line="240" w:lineRule="auto"/>
      </w:pPr>
      <w:r>
        <w:separator/>
      </w:r>
    </w:p>
  </w:endnote>
  <w:endnote w:type="continuationSeparator" w:id="0">
    <w:p w14:paraId="7F3D7768" w14:textId="77777777" w:rsidR="00636351" w:rsidRDefault="00636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2288" w14:textId="77777777" w:rsidR="00FD64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F4691F3" w14:textId="77777777" w:rsidR="00FD64CB" w:rsidRDefault="00FD64C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3A158" w14:textId="77777777" w:rsidR="00636351" w:rsidRDefault="00636351">
      <w:pPr>
        <w:spacing w:after="0" w:line="240" w:lineRule="auto"/>
      </w:pPr>
      <w:r>
        <w:separator/>
      </w:r>
    </w:p>
  </w:footnote>
  <w:footnote w:type="continuationSeparator" w:id="0">
    <w:p w14:paraId="29D60361" w14:textId="77777777" w:rsidR="00636351" w:rsidRDefault="006363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932"/>
    <w:multiLevelType w:val="multilevel"/>
    <w:tmpl w:val="F46684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8734C2"/>
    <w:multiLevelType w:val="multilevel"/>
    <w:tmpl w:val="8D880828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7EC3CB5"/>
    <w:multiLevelType w:val="hybridMultilevel"/>
    <w:tmpl w:val="C2BACD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B34E9"/>
    <w:multiLevelType w:val="multilevel"/>
    <w:tmpl w:val="11684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F94691"/>
    <w:multiLevelType w:val="hybridMultilevel"/>
    <w:tmpl w:val="B8227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07164"/>
    <w:multiLevelType w:val="multilevel"/>
    <w:tmpl w:val="C4FEC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75B3304"/>
    <w:multiLevelType w:val="multilevel"/>
    <w:tmpl w:val="F5FC55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F437048"/>
    <w:multiLevelType w:val="hybridMultilevel"/>
    <w:tmpl w:val="AA005A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477498">
    <w:abstractNumId w:val="5"/>
  </w:num>
  <w:num w:numId="2" w16cid:durableId="677276045">
    <w:abstractNumId w:val="3"/>
  </w:num>
  <w:num w:numId="3" w16cid:durableId="1684623641">
    <w:abstractNumId w:val="1"/>
  </w:num>
  <w:num w:numId="4" w16cid:durableId="1652519660">
    <w:abstractNumId w:val="0"/>
  </w:num>
  <w:num w:numId="5" w16cid:durableId="2064016417">
    <w:abstractNumId w:val="6"/>
  </w:num>
  <w:num w:numId="6" w16cid:durableId="1516261479">
    <w:abstractNumId w:val="4"/>
  </w:num>
  <w:num w:numId="7" w16cid:durableId="65344103">
    <w:abstractNumId w:val="2"/>
  </w:num>
  <w:num w:numId="8" w16cid:durableId="90927206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4CB"/>
    <w:rsid w:val="00071CFB"/>
    <w:rsid w:val="000D258C"/>
    <w:rsid w:val="00135A2A"/>
    <w:rsid w:val="0034441D"/>
    <w:rsid w:val="003559A4"/>
    <w:rsid w:val="00362FD4"/>
    <w:rsid w:val="003759E1"/>
    <w:rsid w:val="003A3B27"/>
    <w:rsid w:val="003C3E0B"/>
    <w:rsid w:val="0046599A"/>
    <w:rsid w:val="0049492C"/>
    <w:rsid w:val="004D274D"/>
    <w:rsid w:val="005543C9"/>
    <w:rsid w:val="005F7537"/>
    <w:rsid w:val="00636351"/>
    <w:rsid w:val="006B1D0E"/>
    <w:rsid w:val="006F2E93"/>
    <w:rsid w:val="00766A3A"/>
    <w:rsid w:val="007F4A2A"/>
    <w:rsid w:val="0081265E"/>
    <w:rsid w:val="00827D5B"/>
    <w:rsid w:val="00866AF7"/>
    <w:rsid w:val="008D464D"/>
    <w:rsid w:val="009E667D"/>
    <w:rsid w:val="00AA0957"/>
    <w:rsid w:val="00AE5C46"/>
    <w:rsid w:val="00B112AD"/>
    <w:rsid w:val="00B14B1A"/>
    <w:rsid w:val="00B22211"/>
    <w:rsid w:val="00C0361A"/>
    <w:rsid w:val="00C76A4E"/>
    <w:rsid w:val="00CC5C49"/>
    <w:rsid w:val="00DA4ABC"/>
    <w:rsid w:val="00E22AED"/>
    <w:rsid w:val="00E24307"/>
    <w:rsid w:val="00EE5341"/>
    <w:rsid w:val="00F57896"/>
    <w:rsid w:val="00F76A32"/>
    <w:rsid w:val="00FD51E2"/>
    <w:rsid w:val="00FD64CB"/>
    <w:rsid w:val="00FD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B7BE5"/>
  <w15:docId w15:val="{951F8047-A88C-4644-8F27-93510B0C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A0957"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FD76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11</cp:revision>
  <cp:lastPrinted>2025-06-19T21:38:00Z</cp:lastPrinted>
  <dcterms:created xsi:type="dcterms:W3CDTF">2025-06-21T10:18:00Z</dcterms:created>
  <dcterms:modified xsi:type="dcterms:W3CDTF">2025-07-22T17:17:00Z</dcterms:modified>
</cp:coreProperties>
</file>