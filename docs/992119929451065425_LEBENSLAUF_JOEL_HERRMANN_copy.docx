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80" w:rightFromText="180" w:vertAnchor="text" w:tblpY="1"/>
        <w:tblOverlap w:val="never"/>
        <w:tblW w:w="10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06-30T19:29:00Z">
          <w:tblPr>
            <w:tblStyle w:val="Tabellenraster"/>
            <w:tblpPr w:leftFromText="180" w:rightFromText="180" w:vertAnchor="text" w:tblpY="1"/>
            <w:tblOverlap w:val="never"/>
            <w:tblW w:w="1040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266"/>
        <w:gridCol w:w="3888"/>
        <w:gridCol w:w="155"/>
        <w:gridCol w:w="493"/>
        <w:gridCol w:w="487"/>
        <w:gridCol w:w="160"/>
        <w:gridCol w:w="324"/>
        <w:gridCol w:w="162"/>
        <w:gridCol w:w="739"/>
        <w:gridCol w:w="1686"/>
        <w:gridCol w:w="20"/>
        <w:gridCol w:w="20"/>
        <w:tblGridChange w:id="1">
          <w:tblGrid>
            <w:gridCol w:w="2266"/>
            <w:gridCol w:w="3888"/>
            <w:gridCol w:w="155"/>
            <w:gridCol w:w="493"/>
            <w:gridCol w:w="487"/>
            <w:gridCol w:w="160"/>
            <w:gridCol w:w="324"/>
            <w:gridCol w:w="162"/>
            <w:gridCol w:w="739"/>
            <w:gridCol w:w="1686"/>
            <w:gridCol w:w="20"/>
            <w:gridCol w:w="20"/>
          </w:tblGrid>
        </w:tblGridChange>
      </w:tblGrid>
      <w:tr w:rsidR="00E55D90" w:rsidRPr="00EE38DD" w14:paraId="487AC9CE" w14:textId="77777777" w:rsidTr="00966142">
        <w:trPr>
          <w:gridAfter w:val="2"/>
          <w:wAfter w:w="40" w:type="dxa"/>
          <w:trHeight w:val="303"/>
          <w:trPrChange w:id="2" w:author="David Döbele" w:date="2022-06-30T19:29:00Z">
            <w:trPr>
              <w:gridAfter w:val="2"/>
              <w:wAfter w:w="40" w:type="dxa"/>
              <w:trHeight w:val="303"/>
            </w:trPr>
          </w:trPrChange>
        </w:trPr>
        <w:tc>
          <w:tcPr>
            <w:tcW w:w="10360" w:type="dxa"/>
            <w:gridSpan w:val="10"/>
            <w:vAlign w:val="bottom"/>
            <w:tcPrChange w:id="3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135895E2" w14:textId="3B8D3026" w:rsidR="00E55D90" w:rsidRPr="00B81112" w:rsidRDefault="00835563" w:rsidP="00966142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81112">
              <w:rPr>
                <w:rFonts w:ascii="Optima" w:hAnsi="Optima" w:cs="Times New Roman (Body CS)"/>
                <w:b/>
                <w:sz w:val="36"/>
                <w:szCs w:val="32"/>
              </w:rPr>
              <w:t>Joel Lennox Herrmann</w:t>
            </w:r>
          </w:p>
        </w:tc>
      </w:tr>
      <w:tr w:rsidR="00E55D90" w:rsidRPr="00EE38DD" w14:paraId="034602FF" w14:textId="77777777" w:rsidTr="00966142">
        <w:trPr>
          <w:gridAfter w:val="2"/>
          <w:wAfter w:w="40" w:type="dxa"/>
          <w:trHeight w:val="303"/>
          <w:trPrChange w:id="4" w:author="David Döbele" w:date="2022-06-30T19:29:00Z">
            <w:trPr>
              <w:gridAfter w:val="2"/>
              <w:wAfter w:w="40" w:type="dxa"/>
              <w:trHeight w:val="303"/>
            </w:trPr>
          </w:trPrChange>
        </w:trPr>
        <w:tc>
          <w:tcPr>
            <w:tcW w:w="10360" w:type="dxa"/>
            <w:gridSpan w:val="10"/>
            <w:vAlign w:val="bottom"/>
            <w:tcPrChange w:id="5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45E1D21A" w14:textId="62077235" w:rsidR="00E55D90" w:rsidRPr="00B81112" w:rsidRDefault="00835563" w:rsidP="00966142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Am Park 4g</w:t>
            </w:r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24253</w:t>
            </w:r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proofErr w:type="spellStart"/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Tre</w:t>
            </w:r>
            <w:r w:rsidR="00C72498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n</w:t>
            </w:r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sahl</w:t>
            </w:r>
            <w:proofErr w:type="spellEnd"/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joelherrmann2004@gmail.com</w:t>
            </w:r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79 47</w:t>
            </w:r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2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7401</w:t>
            </w:r>
          </w:p>
        </w:tc>
      </w:tr>
      <w:tr w:rsidR="002508C2" w:rsidRPr="00EE38DD" w14:paraId="0FCADE56" w14:textId="77777777" w:rsidTr="00966142">
        <w:trPr>
          <w:gridAfter w:val="2"/>
          <w:wAfter w:w="40" w:type="dxa"/>
          <w:trHeight w:val="519"/>
          <w:trPrChange w:id="6" w:author="David Döbele" w:date="2022-06-30T19:29:00Z">
            <w:trPr>
              <w:gridAfter w:val="2"/>
              <w:wAfter w:w="40" w:type="dxa"/>
              <w:trHeight w:val="519"/>
            </w:trPr>
          </w:trPrChange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  <w:tcPrChange w:id="7" w:author="David Döbele" w:date="2022-06-30T19:29:00Z">
              <w:tcPr>
                <w:tcW w:w="1036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B81112" w:rsidRDefault="006E2C9C" w:rsidP="00966142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E38DD" w14:paraId="7D1DEBF7" w14:textId="77777777" w:rsidTr="00966142">
        <w:trPr>
          <w:gridAfter w:val="2"/>
          <w:wAfter w:w="40" w:type="dxa"/>
          <w:trHeight w:val="346"/>
          <w:trPrChange w:id="8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7773" w:type="dxa"/>
            <w:gridSpan w:val="7"/>
            <w:tcBorders>
              <w:top w:val="single" w:sz="4" w:space="0" w:color="auto"/>
            </w:tcBorders>
            <w:vAlign w:val="bottom"/>
            <w:tcPrChange w:id="9" w:author="David Döbele" w:date="2022-06-30T19:29:00Z">
              <w:tcPr>
                <w:tcW w:w="7773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3F43CBA" w:rsidR="00D1492F" w:rsidRPr="00B81112" w:rsidRDefault="00772302" w:rsidP="0096614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2587" w:type="dxa"/>
            <w:gridSpan w:val="3"/>
            <w:tcBorders>
              <w:top w:val="single" w:sz="4" w:space="0" w:color="auto"/>
            </w:tcBorders>
            <w:vAlign w:val="bottom"/>
            <w:tcPrChange w:id="10" w:author="David Döbele" w:date="2022-06-30T19:29:00Z">
              <w:tcPr>
                <w:tcW w:w="258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27F2583" w:rsidR="00D1492F" w:rsidRPr="00B81112" w:rsidRDefault="00772302" w:rsidP="0096614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EE38DD" w14:paraId="61E5D482" w14:textId="77777777" w:rsidTr="00966142">
        <w:trPr>
          <w:gridAfter w:val="2"/>
          <w:wAfter w:w="40" w:type="dxa"/>
          <w:trHeight w:val="20"/>
          <w:trPrChange w:id="11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6309" w:type="dxa"/>
            <w:gridSpan w:val="3"/>
            <w:vAlign w:val="bottom"/>
            <w:tcPrChange w:id="12" w:author="David Döbele" w:date="2022-06-30T19:29:00Z">
              <w:tcPr>
                <w:tcW w:w="6309" w:type="dxa"/>
                <w:gridSpan w:val="3"/>
                <w:vAlign w:val="bottom"/>
              </w:tcPr>
            </w:tcPrChange>
          </w:tcPr>
          <w:p w14:paraId="11CB9A0F" w14:textId="271BA443" w:rsidR="00D1492F" w:rsidRPr="00B81112" w:rsidRDefault="00D1492F" w:rsidP="0096614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 xml:space="preserve">B.Sc. in </w:t>
            </w:r>
            <w:r w:rsidR="00B30B5A" w:rsidRPr="00B81112">
              <w:rPr>
                <w:rFonts w:ascii="Optima" w:hAnsi="Optima"/>
                <w:sz w:val="18"/>
              </w:rPr>
              <w:t>Betriebswirtschaftslehre</w:t>
            </w:r>
            <w:r w:rsidR="00B17D95" w:rsidRPr="00B81112">
              <w:rPr>
                <w:rFonts w:ascii="Optima" w:hAnsi="Optima"/>
                <w:sz w:val="18"/>
              </w:rPr>
              <w:t xml:space="preserve"> (</w:t>
            </w:r>
            <w:r w:rsidR="00B30B5A" w:rsidRPr="00B81112">
              <w:rPr>
                <w:rFonts w:ascii="Optima" w:hAnsi="Optima"/>
                <w:sz w:val="18"/>
              </w:rPr>
              <w:t>geplant</w:t>
            </w:r>
            <w:r w:rsidR="00B17D95" w:rsidRPr="00B81112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051" w:type="dxa"/>
            <w:gridSpan w:val="7"/>
            <w:vAlign w:val="bottom"/>
            <w:tcPrChange w:id="13" w:author="David Döbele" w:date="2022-06-30T19:29:00Z">
              <w:tcPr>
                <w:tcW w:w="4051" w:type="dxa"/>
                <w:gridSpan w:val="7"/>
                <w:vAlign w:val="bottom"/>
              </w:tcPr>
            </w:tcPrChange>
          </w:tcPr>
          <w:p w14:paraId="419A9228" w14:textId="77C55822" w:rsidR="00D1492F" w:rsidRPr="00B81112" w:rsidRDefault="00B30B5A" w:rsidP="00966142">
            <w:pPr>
              <w:jc w:val="right"/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10</w:t>
            </w:r>
            <w:r w:rsidR="00D1492F" w:rsidRPr="00B81112">
              <w:rPr>
                <w:rFonts w:ascii="Optima" w:hAnsi="Optima"/>
                <w:sz w:val="18"/>
              </w:rPr>
              <w:t>/20</w:t>
            </w:r>
            <w:r w:rsidRPr="00B81112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E38DD" w14:paraId="013361E1" w14:textId="77777777" w:rsidTr="00966142">
        <w:trPr>
          <w:gridAfter w:val="2"/>
          <w:wAfter w:w="40" w:type="dxa"/>
          <w:trHeight w:val="346"/>
          <w:trPrChange w:id="14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7935" w:type="dxa"/>
            <w:gridSpan w:val="8"/>
            <w:vAlign w:val="bottom"/>
            <w:tcPrChange w:id="15" w:author="David Döbele" w:date="2022-06-30T19:29:00Z">
              <w:tcPr>
                <w:tcW w:w="7935" w:type="dxa"/>
                <w:gridSpan w:val="8"/>
                <w:vAlign w:val="bottom"/>
              </w:tcPr>
            </w:tcPrChange>
          </w:tcPr>
          <w:p w14:paraId="197620E3" w14:textId="70386627" w:rsidR="00D1492F" w:rsidRPr="00B81112" w:rsidRDefault="00B30B5A" w:rsidP="00966142">
            <w:pPr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Wellingdorf</w:t>
            </w:r>
            <w:proofErr w:type="spellEnd"/>
          </w:p>
        </w:tc>
        <w:tc>
          <w:tcPr>
            <w:tcW w:w="2425" w:type="dxa"/>
            <w:gridSpan w:val="2"/>
            <w:vAlign w:val="bottom"/>
            <w:tcPrChange w:id="16" w:author="David Döbele" w:date="2022-06-30T19:29:00Z">
              <w:tcPr>
                <w:tcW w:w="2425" w:type="dxa"/>
                <w:gridSpan w:val="2"/>
                <w:vAlign w:val="bottom"/>
              </w:tcPr>
            </w:tcPrChange>
          </w:tcPr>
          <w:p w14:paraId="63D86F51" w14:textId="65D34313" w:rsidR="00D1492F" w:rsidRPr="00B81112" w:rsidRDefault="00B30B5A" w:rsidP="00966142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</w:p>
        </w:tc>
      </w:tr>
      <w:tr w:rsidR="00D5280E" w:rsidRPr="00EE38DD" w14:paraId="62632213" w14:textId="77777777" w:rsidTr="00966142">
        <w:trPr>
          <w:gridAfter w:val="2"/>
          <w:wAfter w:w="40" w:type="dxa"/>
          <w:trHeight w:val="20"/>
          <w:trPrChange w:id="17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6154" w:type="dxa"/>
            <w:gridSpan w:val="2"/>
            <w:vAlign w:val="bottom"/>
            <w:tcPrChange w:id="18" w:author="David Döbele" w:date="2022-06-30T19:29:00Z">
              <w:tcPr>
                <w:tcW w:w="6154" w:type="dxa"/>
                <w:gridSpan w:val="2"/>
                <w:vAlign w:val="bottom"/>
              </w:tcPr>
            </w:tcPrChange>
          </w:tcPr>
          <w:p w14:paraId="5F71027E" w14:textId="52B54CD8" w:rsidR="00D1492F" w:rsidRPr="00B81112" w:rsidRDefault="00B30B5A" w:rsidP="00966142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206" w:type="dxa"/>
            <w:gridSpan w:val="8"/>
            <w:vAlign w:val="bottom"/>
            <w:tcPrChange w:id="19" w:author="David Döbele" w:date="2022-06-30T19:29:00Z">
              <w:tcPr>
                <w:tcW w:w="4206" w:type="dxa"/>
                <w:gridSpan w:val="8"/>
                <w:vAlign w:val="bottom"/>
              </w:tcPr>
            </w:tcPrChange>
          </w:tcPr>
          <w:p w14:paraId="51FC9814" w14:textId="7CEC4A04" w:rsidR="00D1492F" w:rsidRPr="00B81112" w:rsidRDefault="00426D7E" w:rsidP="0096614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8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91331D" w:rsidRPr="00B81112">
              <w:rPr>
                <w:rFonts w:ascii="Optima" w:hAnsi="Optima"/>
                <w:sz w:val="18"/>
              </w:rPr>
              <w:t>1</w:t>
            </w:r>
            <w:r w:rsidR="00B30B5A" w:rsidRPr="00B81112">
              <w:rPr>
                <w:rFonts w:ascii="Optima" w:hAnsi="Optima"/>
                <w:sz w:val="18"/>
              </w:rPr>
              <w:t>4</w:t>
            </w:r>
            <w:r w:rsidRPr="00B81112">
              <w:rPr>
                <w:rFonts w:ascii="Optima" w:hAnsi="Optima"/>
                <w:sz w:val="18"/>
              </w:rPr>
              <w:t xml:space="preserve"> – </w:t>
            </w:r>
            <w:r w:rsidR="0091331D"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6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B30B5A" w:rsidRPr="00B81112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E38DD" w14:paraId="4D68BFE7" w14:textId="77777777" w:rsidTr="00966142">
        <w:trPr>
          <w:gridAfter w:val="2"/>
          <w:wAfter w:w="40" w:type="dxa"/>
          <w:trHeight w:val="20"/>
          <w:trPrChange w:id="20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10360" w:type="dxa"/>
            <w:gridSpan w:val="10"/>
            <w:vAlign w:val="bottom"/>
            <w:tcPrChange w:id="21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77C1B29B" w14:textId="07D7E302" w:rsidR="00A74924" w:rsidRPr="00B81112" w:rsidRDefault="00A74924" w:rsidP="0096614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  <w:lang w:val="de-AT"/>
              </w:rPr>
              <w:t>Note: 1,</w:t>
            </w:r>
            <w:r w:rsidR="00B77683" w:rsidRPr="00B81112">
              <w:rPr>
                <w:rFonts w:ascii="Optima" w:hAnsi="Optima"/>
                <w:i/>
                <w:iCs/>
                <w:sz w:val="18"/>
                <w:lang w:val="de-AT"/>
              </w:rPr>
              <w:t>3</w:t>
            </w:r>
          </w:p>
          <w:p w14:paraId="5A1AD320" w14:textId="1051E266" w:rsidR="00426D7E" w:rsidRPr="00B81112" w:rsidRDefault="00B30B5A" w:rsidP="0096614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>Schwerpunktfächer: Englisch (13 Punkte), Mathematik (13 Punkte)</w:t>
            </w:r>
            <w:r w:rsidR="00DF68EC" w:rsidRPr="00B81112">
              <w:rPr>
                <w:rFonts w:ascii="Optima" w:hAnsi="Optima"/>
                <w:i/>
                <w:iCs/>
                <w:sz w:val="18"/>
              </w:rPr>
              <w:t>,</w:t>
            </w:r>
            <w:r w:rsidRPr="00B81112">
              <w:rPr>
                <w:rFonts w:ascii="Optima" w:hAnsi="Optima"/>
                <w:i/>
                <w:iCs/>
                <w:sz w:val="18"/>
              </w:rPr>
              <w:t xml:space="preserve"> Wirtschaft &amp; Politik (15 Punkte)</w:t>
            </w:r>
          </w:p>
          <w:p w14:paraId="54BF63E9" w14:textId="3067140F" w:rsidR="0091331D" w:rsidRPr="00B81112" w:rsidRDefault="00B30B5A" w:rsidP="0096614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 xml:space="preserve">Klassensprecher seit der </w:t>
            </w:r>
            <w:r w:rsidR="00A74924" w:rsidRPr="00B81112">
              <w:rPr>
                <w:rFonts w:ascii="Optima" w:hAnsi="Optima"/>
                <w:i/>
                <w:iCs/>
                <w:sz w:val="18"/>
              </w:rPr>
              <w:t>neunten Klasse</w:t>
            </w:r>
          </w:p>
        </w:tc>
      </w:tr>
      <w:tr w:rsidR="00E55D90" w:rsidRPr="00EE38DD" w14:paraId="3A2665B3" w14:textId="77777777" w:rsidTr="00966142">
        <w:trPr>
          <w:gridAfter w:val="2"/>
          <w:wAfter w:w="40" w:type="dxa"/>
          <w:trHeight w:val="519"/>
          <w:trPrChange w:id="22" w:author="David Döbele" w:date="2022-06-30T19:29:00Z">
            <w:trPr>
              <w:gridAfter w:val="2"/>
              <w:wAfter w:w="40" w:type="dxa"/>
              <w:trHeight w:val="519"/>
            </w:trPr>
          </w:trPrChange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  <w:tcPrChange w:id="23" w:author="David Döbele" w:date="2022-06-30T19:29:00Z">
              <w:tcPr>
                <w:tcW w:w="1036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DDD477C" w:rsidR="00E55D90" w:rsidRPr="00B81112" w:rsidRDefault="00E55D90" w:rsidP="00966142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81112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E38DD" w14:paraId="127C64E2" w14:textId="77777777" w:rsidTr="00966142">
        <w:trPr>
          <w:gridAfter w:val="2"/>
          <w:wAfter w:w="40" w:type="dxa"/>
          <w:trHeight w:val="288"/>
          <w:trPrChange w:id="24" w:author="David Döbele" w:date="2022-06-30T19:29:00Z">
            <w:trPr>
              <w:gridAfter w:val="2"/>
              <w:wAfter w:w="40" w:type="dxa"/>
              <w:trHeight w:val="288"/>
            </w:trPr>
          </w:trPrChange>
        </w:trPr>
        <w:tc>
          <w:tcPr>
            <w:tcW w:w="7449" w:type="dxa"/>
            <w:gridSpan w:val="6"/>
            <w:tcBorders>
              <w:top w:val="single" w:sz="4" w:space="0" w:color="auto"/>
            </w:tcBorders>
            <w:vAlign w:val="bottom"/>
            <w:tcPrChange w:id="25" w:author="David Döbele" w:date="2022-06-30T19:29:00Z">
              <w:tcPr>
                <w:tcW w:w="7449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55E1F49E" w:rsidR="00E55D90" w:rsidRPr="00B81112" w:rsidRDefault="00B30B5A" w:rsidP="00966142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Consileon</w:t>
            </w:r>
            <w:proofErr w:type="spellEnd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 Business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Consultancy</w:t>
            </w:r>
            <w:proofErr w:type="spellEnd"/>
            <w:r w:rsidR="00DD5C3C"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911" w:type="dxa"/>
            <w:gridSpan w:val="4"/>
            <w:tcBorders>
              <w:top w:val="single" w:sz="4" w:space="0" w:color="auto"/>
            </w:tcBorders>
            <w:vAlign w:val="bottom"/>
            <w:tcPrChange w:id="26" w:author="David Döbele" w:date="2022-06-30T19:29:00Z">
              <w:tcPr>
                <w:tcW w:w="2911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457CDEBF" w:rsidR="00E55D90" w:rsidRPr="00B81112" w:rsidRDefault="00B30B5A" w:rsidP="0096614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</w:p>
        </w:tc>
      </w:tr>
      <w:tr w:rsidR="00E55D90" w:rsidRPr="00EE38DD" w14:paraId="335D84E9" w14:textId="77777777" w:rsidTr="00966142">
        <w:trPr>
          <w:gridAfter w:val="2"/>
          <w:wAfter w:w="40" w:type="dxa"/>
          <w:trHeight w:val="20"/>
          <w:trPrChange w:id="27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8674" w:type="dxa"/>
            <w:gridSpan w:val="9"/>
            <w:vAlign w:val="bottom"/>
            <w:tcPrChange w:id="28" w:author="David Döbele" w:date="2022-06-30T19:29:00Z">
              <w:tcPr>
                <w:tcW w:w="8674" w:type="dxa"/>
                <w:gridSpan w:val="9"/>
                <w:vAlign w:val="bottom"/>
              </w:tcPr>
            </w:tcPrChange>
          </w:tcPr>
          <w:p w14:paraId="20B1570F" w14:textId="3C598C21" w:rsidR="00835563" w:rsidRPr="00B81112" w:rsidRDefault="00E55D90" w:rsidP="0096614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B30B5A" w:rsidRPr="00B81112">
              <w:rPr>
                <w:rFonts w:ascii="Optima" w:hAnsi="Optima"/>
                <w:sz w:val="18"/>
                <w:lang w:val="en-US"/>
              </w:rPr>
              <w:t>Healthcare Business Consulting</w:t>
            </w:r>
            <w:r w:rsidR="00835563"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0F3987" w:rsidRPr="00B81112">
              <w:rPr>
                <w:rFonts w:ascii="Optima" w:hAnsi="Optima"/>
                <w:sz w:val="18"/>
                <w:lang w:val="en-US"/>
              </w:rPr>
              <w:t>und Business Development</w:t>
            </w:r>
          </w:p>
        </w:tc>
        <w:tc>
          <w:tcPr>
            <w:tcW w:w="1686" w:type="dxa"/>
            <w:vAlign w:val="bottom"/>
            <w:tcPrChange w:id="29" w:author="David Döbele" w:date="2022-06-30T19:29:00Z">
              <w:tcPr>
                <w:tcW w:w="1686" w:type="dxa"/>
                <w:vAlign w:val="bottom"/>
              </w:tcPr>
            </w:tcPrChange>
          </w:tcPr>
          <w:p w14:paraId="0475B997" w14:textId="583E6101" w:rsidR="00E55D90" w:rsidRPr="00B81112" w:rsidRDefault="00B30B5A" w:rsidP="0096614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B81112"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E55D90" w:rsidRPr="00EE38DD" w14:paraId="54C3D64C" w14:textId="77777777" w:rsidTr="00966142">
        <w:trPr>
          <w:gridAfter w:val="2"/>
          <w:wAfter w:w="40" w:type="dxa"/>
          <w:trHeight w:val="20"/>
          <w:trPrChange w:id="30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10360" w:type="dxa"/>
            <w:gridSpan w:val="10"/>
            <w:vAlign w:val="bottom"/>
            <w:tcPrChange w:id="31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57AB7AAC" w14:textId="0CE71374" w:rsidR="004E7516" w:rsidRPr="00B81112" w:rsidRDefault="004E7516" w:rsidP="00966142">
            <w:pPr>
              <w:pStyle w:val="Bullets"/>
              <w:rPr>
                <w:rFonts w:ascii="Optima" w:eastAsia="Calibri" w:hAnsi="Optima" w:cs="Calibri"/>
                <w:color w:val="212529"/>
                <w:sz w:val="18"/>
                <w:szCs w:val="18"/>
              </w:rPr>
            </w:pPr>
            <w:r w:rsidRPr="00B81112">
              <w:rPr>
                <w:rFonts w:ascii="Optima" w:eastAsia="Calibri" w:hAnsi="Optima" w:cs="Calibri"/>
                <w:color w:val="212529"/>
                <w:sz w:val="18"/>
                <w:szCs w:val="18"/>
              </w:rPr>
              <w:t xml:space="preserve">Recherche und Identifikation von </w:t>
            </w:r>
            <w:r w:rsidR="006A5B90" w:rsidRPr="00B81112">
              <w:rPr>
                <w:rFonts w:ascii="Optima" w:eastAsia="Calibri" w:hAnsi="Optima" w:cs="Calibri"/>
                <w:color w:val="212529"/>
                <w:sz w:val="18"/>
                <w:szCs w:val="18"/>
              </w:rPr>
              <w:t>Marktpotenzialen</w:t>
            </w:r>
            <w:r w:rsidRPr="00B81112">
              <w:rPr>
                <w:rFonts w:ascii="Optima" w:eastAsia="Calibri" w:hAnsi="Optima" w:cs="Calibri"/>
                <w:color w:val="212529"/>
                <w:sz w:val="18"/>
                <w:szCs w:val="18"/>
              </w:rPr>
              <w:t xml:space="preserve"> innovativer Digitaltechnologien</w:t>
            </w:r>
          </w:p>
          <w:p w14:paraId="11ACCDD8" w14:textId="2360E7DB" w:rsidR="00B30B5A" w:rsidRPr="00B81112" w:rsidRDefault="00B30B5A" w:rsidP="00966142">
            <w:pPr>
              <w:pStyle w:val="Bullets"/>
              <w:rPr>
                <w:rFonts w:ascii="Optima" w:eastAsia="Calibri" w:hAnsi="Optima" w:cs="Calibri"/>
                <w:color w:val="212529"/>
                <w:sz w:val="18"/>
                <w:szCs w:val="18"/>
              </w:rPr>
            </w:pPr>
            <w:r w:rsidRPr="00B81112">
              <w:rPr>
                <w:rFonts w:ascii="Optima" w:hAnsi="Optima"/>
                <w:sz w:val="18"/>
                <w:szCs w:val="18"/>
              </w:rPr>
              <w:t xml:space="preserve">Unterstützung beim Gewinnen neuer Kundenprojekte </w:t>
            </w:r>
          </w:p>
          <w:p w14:paraId="5366412B" w14:textId="7A139745" w:rsidR="00B30B5A" w:rsidRPr="00B81112" w:rsidRDefault="00B30B5A" w:rsidP="00966142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Mitwirken bei der Erstellung </w:t>
            </w:r>
            <w:r w:rsidR="00297919" w:rsidRPr="00B81112">
              <w:rPr>
                <w:rFonts w:ascii="Optima" w:hAnsi="Optima"/>
                <w:sz w:val="18"/>
                <w:szCs w:val="18"/>
                <w:lang w:val="de-AT"/>
              </w:rPr>
              <w:t>aktueller Publikationen</w:t>
            </w:r>
            <w:r w:rsidR="00A17A52"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 </w:t>
            </w:r>
            <w:r w:rsidR="00591BFF" w:rsidRPr="00B81112">
              <w:rPr>
                <w:rFonts w:ascii="Optima" w:hAnsi="Optima"/>
                <w:sz w:val="18"/>
                <w:szCs w:val="18"/>
                <w:lang w:val="de-AT"/>
              </w:rPr>
              <w:t>mit de</w:t>
            </w:r>
            <w:r w:rsidR="000F3987" w:rsidRPr="00B81112">
              <w:rPr>
                <w:rFonts w:ascii="Optima" w:hAnsi="Optima"/>
                <w:sz w:val="18"/>
                <w:szCs w:val="18"/>
                <w:lang w:val="de-AT"/>
              </w:rPr>
              <w:t>m</w:t>
            </w:r>
            <w:r w:rsidR="00591BFF"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 Themenbereich </w:t>
            </w:r>
            <w:proofErr w:type="spellStart"/>
            <w:r w:rsidR="00591BFF" w:rsidRPr="00B81112">
              <w:rPr>
                <w:rFonts w:ascii="Optima" w:hAnsi="Optima"/>
                <w:sz w:val="18"/>
                <w:szCs w:val="18"/>
                <w:lang w:val="de-AT"/>
              </w:rPr>
              <w:t>Healthcare</w:t>
            </w:r>
            <w:proofErr w:type="spellEnd"/>
          </w:p>
          <w:p w14:paraId="4C4C3A2F" w14:textId="6A0F10F5" w:rsidR="004E7516" w:rsidRPr="00B81112" w:rsidRDefault="000F3987" w:rsidP="00966142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Erstellung einer Präsentation zur Vorstellung eines </w:t>
            </w:r>
            <w:proofErr w:type="gramStart"/>
            <w:r w:rsidRPr="00B81112">
              <w:rPr>
                <w:rFonts w:ascii="Optima" w:hAnsi="Optima"/>
                <w:sz w:val="18"/>
                <w:szCs w:val="18"/>
                <w:lang w:val="de-AT"/>
              </w:rPr>
              <w:t>potentiellen</w:t>
            </w:r>
            <w:proofErr w:type="gramEnd"/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 Kunden</w:t>
            </w:r>
            <w:ins w:id="32" w:author="David Döbele" w:date="2022-06-30T19:28:00Z">
              <w:r w:rsidR="00966142">
                <w:rPr>
                  <w:rFonts w:ascii="Optima" w:hAnsi="Optima"/>
                  <w:sz w:val="18"/>
                  <w:szCs w:val="18"/>
                  <w:lang w:val="de-AT"/>
                </w:rPr>
                <w:t xml:space="preserve"> für eine interne Managementpräsentation</w:t>
              </w:r>
            </w:ins>
          </w:p>
          <w:p w14:paraId="6DD9BA0F" w14:textId="651DD3A9" w:rsidR="00722809" w:rsidRPr="00B81112" w:rsidRDefault="000F3987" w:rsidP="00966142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Erstellung eines Excel-templates zur </w:t>
            </w:r>
            <w:del w:id="33" w:author="David Döbele" w:date="2022-06-30T19:28:00Z">
              <w:r w:rsidRPr="00B81112" w:rsidDel="00966142">
                <w:rPr>
                  <w:rFonts w:ascii="Optima" w:hAnsi="Optima"/>
                  <w:sz w:val="18"/>
                  <w:szCs w:val="18"/>
                  <w:lang w:val="de-AT"/>
                </w:rPr>
                <w:delText xml:space="preserve">verbesserten </w:delText>
              </w:r>
            </w:del>
            <w:ins w:id="34" w:author="David Döbele" w:date="2022-06-30T19:28:00Z">
              <w:r w:rsidR="00966142">
                <w:rPr>
                  <w:rFonts w:ascii="Optima" w:hAnsi="Optima"/>
                  <w:sz w:val="18"/>
                  <w:szCs w:val="18"/>
                  <w:lang w:val="de-AT"/>
                </w:rPr>
                <w:t>Optimierung des</w:t>
              </w:r>
              <w:r w:rsidR="00966142" w:rsidRPr="00B81112">
                <w:rPr>
                  <w:rFonts w:ascii="Optima" w:hAnsi="Optima"/>
                  <w:sz w:val="18"/>
                  <w:szCs w:val="18"/>
                  <w:lang w:val="de-AT"/>
                </w:rPr>
                <w:t xml:space="preserve"> </w:t>
              </w:r>
            </w:ins>
            <w:r w:rsidRPr="00B81112">
              <w:rPr>
                <w:rFonts w:ascii="Optima" w:hAnsi="Optima"/>
                <w:sz w:val="18"/>
                <w:szCs w:val="18"/>
                <w:lang w:val="de-AT"/>
              </w:rPr>
              <w:t>Digital Due Diligence</w:t>
            </w:r>
            <w:ins w:id="35" w:author="David Döbele" w:date="2022-06-30T19:28:00Z">
              <w:r w:rsidR="00966142">
                <w:rPr>
                  <w:rFonts w:ascii="Optima" w:hAnsi="Optima"/>
                  <w:sz w:val="18"/>
                  <w:szCs w:val="18"/>
                  <w:lang w:val="de-AT"/>
                </w:rPr>
                <w:t xml:space="preserve"> Ansatzes</w:t>
              </w:r>
            </w:ins>
          </w:p>
        </w:tc>
      </w:tr>
      <w:tr w:rsidR="00E55D90" w:rsidRPr="00EE38DD" w14:paraId="50AFEA03" w14:textId="77777777" w:rsidTr="00966142">
        <w:trPr>
          <w:gridAfter w:val="2"/>
          <w:wAfter w:w="40" w:type="dxa"/>
          <w:trHeight w:val="371"/>
          <w:trPrChange w:id="36" w:author="David Döbele" w:date="2022-06-30T19:29:00Z">
            <w:trPr>
              <w:gridAfter w:val="2"/>
              <w:wAfter w:w="40" w:type="dxa"/>
              <w:trHeight w:val="371"/>
            </w:trPr>
          </w:trPrChange>
        </w:trPr>
        <w:tc>
          <w:tcPr>
            <w:tcW w:w="6309" w:type="dxa"/>
            <w:gridSpan w:val="3"/>
            <w:vAlign w:val="bottom"/>
            <w:tcPrChange w:id="37" w:author="David Döbele" w:date="2022-06-30T19:29:00Z">
              <w:tcPr>
                <w:tcW w:w="6309" w:type="dxa"/>
                <w:gridSpan w:val="3"/>
                <w:vAlign w:val="bottom"/>
              </w:tcPr>
            </w:tcPrChange>
          </w:tcPr>
          <w:p w14:paraId="42FB0D26" w14:textId="23C65268" w:rsidR="00E55D90" w:rsidRPr="00B81112" w:rsidRDefault="00297919" w:rsidP="0096614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Smile Engineering GmbH</w:t>
            </w:r>
          </w:p>
        </w:tc>
        <w:tc>
          <w:tcPr>
            <w:tcW w:w="4051" w:type="dxa"/>
            <w:gridSpan w:val="7"/>
            <w:vAlign w:val="bottom"/>
            <w:tcPrChange w:id="38" w:author="David Döbele" w:date="2022-06-30T19:29:00Z">
              <w:tcPr>
                <w:tcW w:w="4051" w:type="dxa"/>
                <w:gridSpan w:val="7"/>
                <w:vAlign w:val="bottom"/>
              </w:tcPr>
            </w:tcPrChange>
          </w:tcPr>
          <w:p w14:paraId="11E31BD8" w14:textId="5E607029" w:rsidR="00E55D90" w:rsidRPr="00B81112" w:rsidRDefault="00297919" w:rsidP="009661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81112">
              <w:rPr>
                <w:rFonts w:ascii="Optima" w:hAnsi="Optima"/>
                <w:iCs w:val="0"/>
                <w:smallCaps/>
                <w:sz w:val="23"/>
                <w:szCs w:val="23"/>
              </w:rPr>
              <w:t>Kiel</w:t>
            </w:r>
          </w:p>
        </w:tc>
      </w:tr>
      <w:tr w:rsidR="00E55D90" w:rsidRPr="00EE38DD" w14:paraId="48328CB9" w14:textId="77777777" w:rsidTr="00966142">
        <w:trPr>
          <w:gridAfter w:val="2"/>
          <w:wAfter w:w="40" w:type="dxa"/>
          <w:trHeight w:val="20"/>
          <w:trPrChange w:id="39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7289" w:type="dxa"/>
            <w:gridSpan w:val="5"/>
            <w:vAlign w:val="bottom"/>
            <w:tcPrChange w:id="40" w:author="David Döbele" w:date="2022-06-30T19:29:00Z">
              <w:tcPr>
                <w:tcW w:w="7289" w:type="dxa"/>
                <w:gridSpan w:val="5"/>
                <w:vAlign w:val="bottom"/>
              </w:tcPr>
            </w:tcPrChange>
          </w:tcPr>
          <w:p w14:paraId="74B74B41" w14:textId="677159A9" w:rsidR="00E55D90" w:rsidRPr="00B81112" w:rsidRDefault="00E55D90" w:rsidP="0096614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</w:rPr>
              <w:t xml:space="preserve">Praktikant im 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</w:rPr>
              <w:t>Ingenieursbüro mit Spezialisierung auf Schiffbau</w:t>
            </w:r>
          </w:p>
        </w:tc>
        <w:tc>
          <w:tcPr>
            <w:tcW w:w="3071" w:type="dxa"/>
            <w:gridSpan w:val="5"/>
            <w:vAlign w:val="bottom"/>
            <w:tcPrChange w:id="41" w:author="David Döbele" w:date="2022-06-30T19:29:00Z">
              <w:tcPr>
                <w:tcW w:w="3071" w:type="dxa"/>
                <w:gridSpan w:val="5"/>
                <w:vAlign w:val="bottom"/>
              </w:tcPr>
            </w:tcPrChange>
          </w:tcPr>
          <w:p w14:paraId="2CB21DEB" w14:textId="5912A636" w:rsidR="00E55D90" w:rsidRPr="00B81112" w:rsidRDefault="00E55D90" w:rsidP="009661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  <w:r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09/20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E55D90" w:rsidRPr="00EE38DD" w14:paraId="7C4155D6" w14:textId="77777777" w:rsidTr="00966142">
        <w:trPr>
          <w:gridAfter w:val="2"/>
          <w:wAfter w:w="40" w:type="dxa"/>
          <w:trHeight w:val="20"/>
          <w:trPrChange w:id="42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10360" w:type="dxa"/>
            <w:gridSpan w:val="10"/>
            <w:vAlign w:val="bottom"/>
            <w:tcPrChange w:id="43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1A135F1D" w14:textId="4AF06265" w:rsidR="00E55D90" w:rsidRPr="00B81112" w:rsidRDefault="00297919" w:rsidP="0096614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Umgang mit branchenspezifischer Software (AutoCAD)</w:t>
            </w:r>
          </w:p>
          <w:p w14:paraId="7C7DA6E8" w14:textId="1AE7376E" w:rsidR="00E55D90" w:rsidRPr="00B81112" w:rsidRDefault="00297919" w:rsidP="0096614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Konzipierung einer Pendelleuchte</w:t>
            </w:r>
          </w:p>
          <w:p w14:paraId="3658805E" w14:textId="153CA706" w:rsidR="00E55D90" w:rsidRPr="00B81112" w:rsidRDefault="00297919" w:rsidP="0096614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Belehrung im technischen Zeichnen</w:t>
            </w:r>
          </w:p>
        </w:tc>
      </w:tr>
      <w:tr w:rsidR="00E55D90" w:rsidRPr="00EE38DD" w14:paraId="414B4085" w14:textId="77777777" w:rsidTr="00966142">
        <w:trPr>
          <w:gridAfter w:val="2"/>
          <w:wAfter w:w="40" w:type="dxa"/>
          <w:trHeight w:val="519"/>
          <w:trPrChange w:id="44" w:author="David Döbele" w:date="2022-06-30T19:29:00Z">
            <w:trPr>
              <w:gridAfter w:val="2"/>
              <w:wAfter w:w="40" w:type="dxa"/>
              <w:trHeight w:val="519"/>
            </w:trPr>
          </w:trPrChange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  <w:tcPrChange w:id="45" w:author="David Döbele" w:date="2022-06-30T19:29:00Z">
              <w:tcPr>
                <w:tcW w:w="1036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2266E609" w:rsidR="00E55D90" w:rsidRPr="00B81112" w:rsidRDefault="00E55D90" w:rsidP="00966142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81112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81112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EE38DD" w14:paraId="74251178" w14:textId="77777777" w:rsidTr="00966142">
        <w:trPr>
          <w:gridAfter w:val="2"/>
          <w:wAfter w:w="40" w:type="dxa"/>
          <w:trHeight w:val="346"/>
          <w:trPrChange w:id="46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6309" w:type="dxa"/>
            <w:gridSpan w:val="3"/>
            <w:tcBorders>
              <w:top w:val="single" w:sz="4" w:space="0" w:color="auto"/>
            </w:tcBorders>
            <w:vAlign w:val="bottom"/>
            <w:tcPrChange w:id="47" w:author="David Döbele" w:date="2022-06-30T19:29:00Z">
              <w:tcPr>
                <w:tcW w:w="630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5F3752B9" w:rsidR="00E55D90" w:rsidRPr="00B81112" w:rsidRDefault="00F005AC" w:rsidP="00966142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180 Degree</w:t>
            </w:r>
            <w:r w:rsidR="00E31A9D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Consulting</w:t>
            </w:r>
            <w:r w:rsidR="00E55D90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4E7516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Hamburg</w:t>
            </w:r>
          </w:p>
        </w:tc>
        <w:tc>
          <w:tcPr>
            <w:tcW w:w="4051" w:type="dxa"/>
            <w:gridSpan w:val="7"/>
            <w:tcBorders>
              <w:top w:val="single" w:sz="4" w:space="0" w:color="auto"/>
            </w:tcBorders>
            <w:vAlign w:val="bottom"/>
            <w:tcPrChange w:id="48" w:author="David Döbele" w:date="2022-06-30T19:29:00Z">
              <w:tcPr>
                <w:tcW w:w="4051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0A5E2E87" w:rsidR="00E55D90" w:rsidRPr="00B81112" w:rsidRDefault="00F005AC" w:rsidP="00966142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B81112">
              <w:rPr>
                <w:rFonts w:ascii="Optima" w:hAnsi="Optima"/>
                <w:sz w:val="23"/>
                <w:szCs w:val="23"/>
              </w:rPr>
              <w:t>Remote</w:t>
            </w:r>
            <w:r w:rsidR="004E7516" w:rsidRPr="00B81112">
              <w:rPr>
                <w:rFonts w:ascii="Optima" w:hAnsi="Optima"/>
                <w:sz w:val="23"/>
                <w:szCs w:val="23"/>
              </w:rPr>
              <w:t xml:space="preserve"> / Hamburg</w:t>
            </w:r>
          </w:p>
        </w:tc>
      </w:tr>
      <w:tr w:rsidR="00E55D90" w:rsidRPr="00EE38DD" w14:paraId="4F59C612" w14:textId="77777777" w:rsidTr="00966142">
        <w:trPr>
          <w:gridAfter w:val="2"/>
          <w:wAfter w:w="40" w:type="dxa"/>
          <w:trHeight w:val="20"/>
          <w:trPrChange w:id="49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7773" w:type="dxa"/>
            <w:gridSpan w:val="7"/>
            <w:vAlign w:val="bottom"/>
            <w:tcPrChange w:id="50" w:author="David Döbele" w:date="2022-06-30T19:29:00Z">
              <w:tcPr>
                <w:tcW w:w="7773" w:type="dxa"/>
                <w:gridSpan w:val="7"/>
                <w:vAlign w:val="bottom"/>
              </w:tcPr>
            </w:tcPrChange>
          </w:tcPr>
          <w:p w14:paraId="32F07601" w14:textId="31699A0C" w:rsidR="00E55D90" w:rsidRPr="00B81112" w:rsidRDefault="00E55D90" w:rsidP="00966142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 xml:space="preserve">Aktives Mitglied der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 xml:space="preserve">größten </w:t>
            </w:r>
            <w:r w:rsidRPr="00B81112">
              <w:rPr>
                <w:rFonts w:ascii="Optima" w:hAnsi="Optima"/>
                <w:sz w:val="18"/>
                <w:lang w:val="de-AT"/>
              </w:rPr>
              <w:t xml:space="preserve">studentischen Unternehmensberatung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>weltweit</w:t>
            </w:r>
          </w:p>
        </w:tc>
        <w:tc>
          <w:tcPr>
            <w:tcW w:w="2587" w:type="dxa"/>
            <w:gridSpan w:val="3"/>
            <w:vAlign w:val="bottom"/>
            <w:tcPrChange w:id="51" w:author="David Döbele" w:date="2022-06-30T19:29:00Z">
              <w:tcPr>
                <w:tcW w:w="2587" w:type="dxa"/>
                <w:gridSpan w:val="3"/>
                <w:vAlign w:val="bottom"/>
              </w:tcPr>
            </w:tcPrChange>
          </w:tcPr>
          <w:p w14:paraId="45DD2178" w14:textId="44098BC4" w:rsidR="00E55D90" w:rsidRPr="00B81112" w:rsidRDefault="00E55D90" w:rsidP="00966142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5</w:t>
            </w:r>
            <w:r w:rsidRPr="00B81112">
              <w:rPr>
                <w:rFonts w:ascii="Optima" w:hAnsi="Optima"/>
                <w:sz w:val="18"/>
                <w:lang w:val="en-US"/>
              </w:rPr>
              <w:t>/20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22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E38DD" w14:paraId="02437711" w14:textId="77777777" w:rsidTr="00966142">
        <w:trPr>
          <w:gridAfter w:val="2"/>
          <w:wAfter w:w="40" w:type="dxa"/>
          <w:trHeight w:val="20"/>
          <w:trPrChange w:id="52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10360" w:type="dxa"/>
            <w:gridSpan w:val="10"/>
            <w:vAlign w:val="bottom"/>
            <w:tcPrChange w:id="53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622FD08F" w14:textId="77777777" w:rsidR="00B81112" w:rsidRPr="00B81112" w:rsidRDefault="004E7516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Unternehmensberatung für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Planted</w:t>
            </w:r>
            <w:proofErr w:type="spellEnd"/>
            <w:r w:rsidRPr="00B81112">
              <w:rPr>
                <w:rFonts w:ascii="Optima" w:hAnsi="Optima"/>
                <w:i/>
                <w:sz w:val="18"/>
                <w:lang w:val="de-AT"/>
              </w:rPr>
              <w:t>:</w:t>
            </w:r>
            <w:r w:rsidR="00A74924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>nted</w:t>
            </w:r>
            <w:proofErr w:type="spellEnd"/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ist eine deutsche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Non-profit-Organisation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mit dem Ziel, </w:t>
            </w:r>
          </w:p>
          <w:p w14:paraId="7CA4D9D0" w14:textId="55D55995" w:rsidR="00E55D90" w:rsidRPr="00B81112" w:rsidRDefault="00D36A05" w:rsidP="00966142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Einzelpersonen und Unternehmen dabei zu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helfen,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ihren Co2- Fußabdruck auszugleichen</w:t>
            </w:r>
          </w:p>
          <w:p w14:paraId="30FABD7D" w14:textId="44184937" w:rsidR="00E55D90" w:rsidRPr="00B81112" w:rsidRDefault="00E55D90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Erstellung von Projektplänen &amp; Management Präsentationen, Ansprache von 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potenziellen 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>Partnern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DF12492" w14:textId="0E767540" w:rsidR="00D36A05" w:rsidRPr="00B81112" w:rsidRDefault="00D36A05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Entwicklung eines </w:t>
            </w:r>
            <w:r w:rsidR="00D0228D" w:rsidRPr="00B81112">
              <w:rPr>
                <w:rFonts w:ascii="Optima" w:hAnsi="Optima"/>
                <w:i/>
                <w:sz w:val="18"/>
                <w:lang w:val="de-AT"/>
              </w:rPr>
              <w:t>Bewertungssystems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für C02-Zertifikate </w:t>
            </w:r>
          </w:p>
          <w:p w14:paraId="68CFAD97" w14:textId="670FFD77" w:rsidR="00D36A05" w:rsidRPr="00B81112" w:rsidRDefault="00D36A05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Aufbau einer Datenbank mit Projekten aus verschiedenen Regionen, Projekttypen</w:t>
            </w:r>
            <w:r w:rsidR="00835563" w:rsidRPr="00B81112">
              <w:rPr>
                <w:rFonts w:ascii="Optima" w:hAnsi="Optima"/>
                <w:i/>
                <w:sz w:val="18"/>
                <w:lang w:val="de-AT"/>
              </w:rPr>
              <w:t xml:space="preserve"> und Standards</w:t>
            </w:r>
          </w:p>
        </w:tc>
      </w:tr>
      <w:tr w:rsidR="00E55D90" w:rsidRPr="00EE38DD" w14:paraId="4AF19DD1" w14:textId="77777777" w:rsidTr="00966142">
        <w:trPr>
          <w:gridAfter w:val="2"/>
          <w:wAfter w:w="40" w:type="dxa"/>
          <w:trHeight w:val="346"/>
          <w:trPrChange w:id="54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6802" w:type="dxa"/>
            <w:gridSpan w:val="4"/>
            <w:vAlign w:val="bottom"/>
            <w:tcPrChange w:id="55" w:author="David Döbele" w:date="2022-06-30T19:29:00Z">
              <w:tcPr>
                <w:tcW w:w="6802" w:type="dxa"/>
                <w:gridSpan w:val="4"/>
                <w:vAlign w:val="bottom"/>
              </w:tcPr>
            </w:tcPrChange>
          </w:tcPr>
          <w:p w14:paraId="7756FD9A" w14:textId="5AF0476E" w:rsidR="00E55D90" w:rsidRPr="00B81112" w:rsidRDefault="00722809" w:rsidP="0096614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3558" w:type="dxa"/>
            <w:gridSpan w:val="6"/>
            <w:vAlign w:val="bottom"/>
            <w:tcPrChange w:id="56" w:author="David Döbele" w:date="2022-06-30T19:29:00Z">
              <w:tcPr>
                <w:tcW w:w="3558" w:type="dxa"/>
                <w:gridSpan w:val="6"/>
                <w:vAlign w:val="bottom"/>
              </w:tcPr>
            </w:tcPrChange>
          </w:tcPr>
          <w:p w14:paraId="30626CB8" w14:textId="0BE614C0" w:rsidR="00E55D90" w:rsidRPr="00B81112" w:rsidRDefault="00F005AC" w:rsidP="009661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54434B" w:rsidRPr="00EE38DD" w14:paraId="56372BDE" w14:textId="77777777" w:rsidTr="00966142">
        <w:trPr>
          <w:gridAfter w:val="1"/>
          <w:wAfter w:w="20" w:type="dxa"/>
          <w:trHeight w:val="20"/>
          <w:trPrChange w:id="57" w:author="David Döbele" w:date="2022-06-30T19:29:00Z">
            <w:trPr>
              <w:gridAfter w:val="1"/>
              <w:wAfter w:w="20" w:type="dxa"/>
              <w:trHeight w:val="20"/>
            </w:trPr>
          </w:trPrChange>
        </w:trPr>
        <w:tc>
          <w:tcPr>
            <w:tcW w:w="10380" w:type="dxa"/>
            <w:gridSpan w:val="11"/>
            <w:vAlign w:val="bottom"/>
            <w:tcPrChange w:id="58" w:author="David Döbele" w:date="2022-06-30T19:29:00Z">
              <w:tcPr>
                <w:tcW w:w="10380" w:type="dxa"/>
                <w:gridSpan w:val="11"/>
                <w:vAlign w:val="bottom"/>
              </w:tcPr>
            </w:tcPrChange>
          </w:tcPr>
          <w:p w14:paraId="4D8F06A1" w14:textId="158C0B87" w:rsidR="0054434B" w:rsidRPr="00B81112" w:rsidRDefault="0054434B" w:rsidP="0096614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der Jungen Liberalen Kiel </w:t>
            </w:r>
            <w:r w:rsidR="00616283"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                                                                                                                  04/2022 – heute            </w:t>
            </w:r>
          </w:p>
          <w:p w14:paraId="431C86C8" w14:textId="77777777" w:rsidR="00616283" w:rsidRPr="00B81112" w:rsidRDefault="0054434B" w:rsidP="00966142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Erstellung eines Grundsatzprogramms mit Schwerpunkt Wirtschaft, </w:t>
            </w:r>
          </w:p>
          <w:p w14:paraId="3C87D247" w14:textId="1B84722A" w:rsidR="0054434B" w:rsidRPr="00B81112" w:rsidRDefault="0054434B" w:rsidP="0096614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Finanzen und Haushalt für die Kommunalwahlen 2023</w:t>
            </w:r>
          </w:p>
        </w:tc>
      </w:tr>
      <w:tr w:rsidR="00722809" w:rsidRPr="00EE38DD" w14:paraId="5E5E7BFC" w14:textId="77777777" w:rsidTr="00966142">
        <w:trPr>
          <w:gridAfter w:val="2"/>
          <w:wAfter w:w="40" w:type="dxa"/>
          <w:trHeight w:val="346"/>
          <w:trPrChange w:id="59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6802" w:type="dxa"/>
            <w:gridSpan w:val="4"/>
            <w:vAlign w:val="bottom"/>
            <w:tcPrChange w:id="60" w:author="David Döbele" w:date="2022-06-30T19:29:00Z">
              <w:tcPr>
                <w:tcW w:w="6802" w:type="dxa"/>
                <w:gridSpan w:val="4"/>
                <w:vAlign w:val="bottom"/>
              </w:tcPr>
            </w:tcPrChange>
          </w:tcPr>
          <w:p w14:paraId="5DE93E94" w14:textId="77777777" w:rsidR="00722809" w:rsidRPr="00B81112" w:rsidRDefault="00722809" w:rsidP="0096614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</w:p>
        </w:tc>
        <w:tc>
          <w:tcPr>
            <w:tcW w:w="3558" w:type="dxa"/>
            <w:gridSpan w:val="6"/>
            <w:vAlign w:val="bottom"/>
            <w:tcPrChange w:id="61" w:author="David Döbele" w:date="2022-06-30T19:29:00Z">
              <w:tcPr>
                <w:tcW w:w="3558" w:type="dxa"/>
                <w:gridSpan w:val="6"/>
                <w:vAlign w:val="bottom"/>
              </w:tcPr>
            </w:tcPrChange>
          </w:tcPr>
          <w:p w14:paraId="5812A55B" w14:textId="77777777" w:rsidR="00722809" w:rsidRPr="00B81112" w:rsidRDefault="00722809" w:rsidP="009661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722809" w:rsidRPr="00EE38DD" w14:paraId="3C7DF737" w14:textId="77777777" w:rsidTr="00966142">
        <w:trPr>
          <w:trHeight w:val="173"/>
          <w:trPrChange w:id="62" w:author="David Döbele" w:date="2022-06-30T19:29:00Z">
            <w:trPr>
              <w:trHeight w:val="173"/>
            </w:trPr>
          </w:trPrChange>
        </w:trPr>
        <w:tc>
          <w:tcPr>
            <w:tcW w:w="10380" w:type="dxa"/>
            <w:gridSpan w:val="11"/>
            <w:vAlign w:val="bottom"/>
            <w:tcPrChange w:id="63" w:author="David Döbele" w:date="2022-06-30T19:29:00Z">
              <w:tcPr>
                <w:tcW w:w="10380" w:type="dxa"/>
                <w:gridSpan w:val="11"/>
                <w:vAlign w:val="bottom"/>
              </w:tcPr>
            </w:tcPrChange>
          </w:tcPr>
          <w:p w14:paraId="69C749E9" w14:textId="5124A80B" w:rsidR="00722809" w:rsidRPr="00B81112" w:rsidRDefault="00722809" w:rsidP="0096614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im Leistungssport</w:t>
            </w:r>
            <w:r w:rsidR="00616283"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                                                                                                                               10/2014 – heute </w:t>
            </w:r>
          </w:p>
        </w:tc>
        <w:tc>
          <w:tcPr>
            <w:tcW w:w="20" w:type="dxa"/>
            <w:vAlign w:val="bottom"/>
            <w:tcPrChange w:id="64" w:author="David Döbele" w:date="2022-06-30T19:29:00Z">
              <w:tcPr>
                <w:tcW w:w="20" w:type="dxa"/>
                <w:vAlign w:val="bottom"/>
              </w:tcPr>
            </w:tcPrChange>
          </w:tcPr>
          <w:p w14:paraId="1D6B67E8" w14:textId="31D5620E" w:rsidR="00722809" w:rsidRPr="00EE38DD" w:rsidRDefault="00722809" w:rsidP="009661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</w:p>
        </w:tc>
      </w:tr>
      <w:tr w:rsidR="00E55D90" w:rsidRPr="00EE38DD" w14:paraId="7ECB507F" w14:textId="77777777" w:rsidTr="00966142">
        <w:trPr>
          <w:gridAfter w:val="2"/>
          <w:wAfter w:w="40" w:type="dxa"/>
          <w:trHeight w:val="20"/>
          <w:trPrChange w:id="65" w:author="David Döbele" w:date="2022-06-30T19:29:00Z">
            <w:trPr>
              <w:gridAfter w:val="2"/>
              <w:wAfter w:w="40" w:type="dxa"/>
              <w:trHeight w:val="20"/>
            </w:trPr>
          </w:trPrChange>
        </w:trPr>
        <w:tc>
          <w:tcPr>
            <w:tcW w:w="10360" w:type="dxa"/>
            <w:gridSpan w:val="10"/>
            <w:vAlign w:val="bottom"/>
            <w:tcPrChange w:id="66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1A6A237B" w14:textId="1B01AA12" w:rsidR="00E55D90" w:rsidRPr="00B81112" w:rsidRDefault="00F005AC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Kämpfer in der zweiten Bundesliga</w:t>
            </w:r>
          </w:p>
          <w:p w14:paraId="29E634AE" w14:textId="3D642CC4" w:rsidR="00F005AC" w:rsidRPr="00B81112" w:rsidRDefault="004D3155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Mitglied im </w:t>
            </w:r>
            <w:r w:rsidR="00F005AC" w:rsidRPr="00B81112">
              <w:rPr>
                <w:rFonts w:ascii="Optima" w:hAnsi="Optima"/>
                <w:i/>
                <w:sz w:val="18"/>
                <w:lang w:val="de-AT"/>
              </w:rPr>
              <w:t>Landeskader Schleswig-Holstein</w:t>
            </w:r>
          </w:p>
          <w:p w14:paraId="2CC438FF" w14:textId="08CC424B" w:rsidR="00722809" w:rsidRPr="00B81112" w:rsidRDefault="00F005AC" w:rsidP="0096614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Teilnahme an über 100 nationalen und internationalen Turnieren</w:t>
            </w:r>
          </w:p>
        </w:tc>
      </w:tr>
      <w:tr w:rsidR="00E55D90" w:rsidRPr="00EE38DD" w14:paraId="482569A2" w14:textId="77777777" w:rsidTr="00966142">
        <w:trPr>
          <w:gridAfter w:val="2"/>
          <w:wAfter w:w="40" w:type="dxa"/>
          <w:trHeight w:val="519"/>
          <w:trPrChange w:id="67" w:author="David Döbele" w:date="2022-06-30T19:29:00Z">
            <w:trPr>
              <w:gridAfter w:val="2"/>
              <w:wAfter w:w="40" w:type="dxa"/>
              <w:trHeight w:val="519"/>
            </w:trPr>
          </w:trPrChange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  <w:tcPrChange w:id="68" w:author="David Döbele" w:date="2022-06-30T19:29:00Z">
              <w:tcPr>
                <w:tcW w:w="1036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8D7F049" w:rsidR="00E55D90" w:rsidRPr="00B81112" w:rsidRDefault="00E55D90" w:rsidP="00966142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81112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E38DD" w14:paraId="2B257790" w14:textId="77777777" w:rsidTr="00966142">
        <w:trPr>
          <w:gridAfter w:val="2"/>
          <w:wAfter w:w="40" w:type="dxa"/>
          <w:trHeight w:val="510"/>
          <w:trPrChange w:id="69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2266" w:type="dxa"/>
            <w:tcBorders>
              <w:top w:val="single" w:sz="4" w:space="0" w:color="auto"/>
            </w:tcBorders>
            <w:vAlign w:val="bottom"/>
            <w:tcPrChange w:id="70" w:author="David Döbele" w:date="2022-06-30T19:29:00Z">
              <w:tcPr>
                <w:tcW w:w="2266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4907FD8E" w:rsidR="00E55D90" w:rsidRPr="00B81112" w:rsidRDefault="00E55D90" w:rsidP="0096614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Sprachen:</w:t>
            </w:r>
            <w:ins w:id="71" w:author="David Döbele" w:date="2022-06-30T19:28:00Z">
              <w:r w:rsidR="00966142">
                <w:rPr>
                  <w:rFonts w:ascii="Optima" w:hAnsi="Optima"/>
                  <w:sz w:val="18"/>
                </w:rPr>
                <w:br/>
              </w:r>
            </w:ins>
          </w:p>
        </w:tc>
        <w:tc>
          <w:tcPr>
            <w:tcW w:w="8094" w:type="dxa"/>
            <w:gridSpan w:val="9"/>
            <w:tcBorders>
              <w:top w:val="single" w:sz="4" w:space="0" w:color="auto"/>
            </w:tcBorders>
            <w:vAlign w:val="bottom"/>
            <w:tcPrChange w:id="72" w:author="David Döbele" w:date="2022-06-30T19:29:00Z">
              <w:tcPr>
                <w:tcW w:w="809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9B2D7D0" w14:textId="77777777" w:rsidR="004A74A3" w:rsidRPr="00B81112" w:rsidDel="00966142" w:rsidRDefault="004A74A3" w:rsidP="00966142">
            <w:pPr>
              <w:rPr>
                <w:del w:id="73" w:author="David Döbele" w:date="2022-06-30T19:28:00Z"/>
                <w:rFonts w:ascii="Optima" w:hAnsi="Optima" w:cs="Georgia"/>
                <w:color w:val="000000"/>
                <w:sz w:val="18"/>
                <w:lang w:val="de-AT"/>
              </w:rPr>
              <w:pPrChange w:id="74" w:author="David Döbele" w:date="2022-06-30T19:29:00Z">
                <w:pPr>
                  <w:framePr w:hSpace="180" w:wrap="around" w:vAnchor="text" w:hAnchor="text" w:y="1"/>
                  <w:suppressOverlap/>
                </w:pPr>
              </w:pPrChange>
            </w:pPr>
          </w:p>
          <w:p w14:paraId="061D3FCE" w14:textId="502BE9D9" w:rsidR="00E55D90" w:rsidRPr="00B81112" w:rsidRDefault="00E55D90" w:rsidP="00966142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74924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Latein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Großes Latinum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ins w:id="75" w:author="David Döbele" w:date="2022-06-30T19:29:00Z">
              <w:r w:rsidR="00966142">
                <w:rPr>
                  <w:rFonts w:ascii="Optima" w:hAnsi="Optima" w:cs="Georgia"/>
                  <w:color w:val="000000"/>
                  <w:sz w:val="18"/>
                  <w:lang w:val="de-AT"/>
                </w:rPr>
                <w:br/>
              </w:r>
            </w:ins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Spanisch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(Grundkenntnisse) 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EE38DD" w14:paraId="45706C3F" w14:textId="77777777" w:rsidTr="00966142">
        <w:trPr>
          <w:gridAfter w:val="2"/>
          <w:wAfter w:w="40" w:type="dxa"/>
          <w:trHeight w:val="346"/>
          <w:trPrChange w:id="76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2266" w:type="dxa"/>
            <w:vAlign w:val="bottom"/>
            <w:tcPrChange w:id="77" w:author="David Döbele" w:date="2022-06-30T19:29:00Z">
              <w:tcPr>
                <w:tcW w:w="2266" w:type="dxa"/>
                <w:vAlign w:val="bottom"/>
              </w:tcPr>
            </w:tcPrChange>
          </w:tcPr>
          <w:p w14:paraId="57688BDA" w14:textId="350496FE" w:rsidR="00E55D90" w:rsidRPr="00B81112" w:rsidRDefault="00E55D90" w:rsidP="0096614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8094" w:type="dxa"/>
            <w:gridSpan w:val="9"/>
            <w:vAlign w:val="bottom"/>
            <w:tcPrChange w:id="78" w:author="David Döbele" w:date="2022-06-30T19:29:00Z">
              <w:tcPr>
                <w:tcW w:w="8094" w:type="dxa"/>
                <w:gridSpan w:val="9"/>
                <w:vAlign w:val="bottom"/>
              </w:tcPr>
            </w:tcPrChange>
          </w:tcPr>
          <w:p w14:paraId="60CA2168" w14:textId="561DA9B8" w:rsidR="00E55D90" w:rsidRPr="00B81112" w:rsidRDefault="00E55D90" w:rsidP="00966142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(fortgeschritten)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E55D90" w:rsidRPr="00EE38DD" w14:paraId="70CB01B0" w14:textId="77777777" w:rsidTr="00966142">
        <w:trPr>
          <w:gridAfter w:val="2"/>
          <w:wAfter w:w="40" w:type="dxa"/>
          <w:trHeight w:val="567"/>
          <w:trPrChange w:id="79" w:author="David Döbele" w:date="2022-06-30T19:29:00Z">
            <w:trPr>
              <w:gridAfter w:val="2"/>
              <w:wAfter w:w="40" w:type="dxa"/>
              <w:trHeight w:val="346"/>
            </w:trPr>
          </w:trPrChange>
        </w:trPr>
        <w:tc>
          <w:tcPr>
            <w:tcW w:w="2266" w:type="dxa"/>
            <w:vAlign w:val="bottom"/>
            <w:tcPrChange w:id="80" w:author="David Döbele" w:date="2022-06-30T19:29:00Z">
              <w:tcPr>
                <w:tcW w:w="2266" w:type="dxa"/>
                <w:vAlign w:val="bottom"/>
              </w:tcPr>
            </w:tcPrChange>
          </w:tcPr>
          <w:p w14:paraId="04F58216" w14:textId="76E76F5A" w:rsidR="00E55D90" w:rsidRPr="00B81112" w:rsidRDefault="00E55D90" w:rsidP="0096614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 xml:space="preserve">Interessen: </w:t>
            </w:r>
            <w:ins w:id="81" w:author="David Döbele" w:date="2022-06-30T19:29:00Z">
              <w:r w:rsidR="00966142">
                <w:rPr>
                  <w:rFonts w:ascii="Optima" w:hAnsi="Optima"/>
                  <w:sz w:val="18"/>
                </w:rPr>
                <w:br/>
              </w:r>
            </w:ins>
          </w:p>
        </w:tc>
        <w:tc>
          <w:tcPr>
            <w:tcW w:w="8094" w:type="dxa"/>
            <w:gridSpan w:val="9"/>
            <w:vAlign w:val="bottom"/>
            <w:tcPrChange w:id="82" w:author="David Döbele" w:date="2022-06-30T19:29:00Z">
              <w:tcPr>
                <w:tcW w:w="8094" w:type="dxa"/>
                <w:gridSpan w:val="9"/>
                <w:vAlign w:val="bottom"/>
              </w:tcPr>
            </w:tcPrChange>
          </w:tcPr>
          <w:p w14:paraId="598C2742" w14:textId="02005F34" w:rsidR="00E55D90" w:rsidRPr="00B81112" w:rsidRDefault="00835563" w:rsidP="00966142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Judo, Lokal</w:t>
            </w:r>
            <w:r w:rsidR="004D3155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- und Bundespolitik, Schach, Bücher über Kapitalmarkt und volkswirtschaftliche Gesamtrechnung</w:t>
            </w:r>
          </w:p>
        </w:tc>
      </w:tr>
      <w:tr w:rsidR="005665BC" w:rsidRPr="00EE38DD" w14:paraId="071AB173" w14:textId="77777777" w:rsidTr="00966142">
        <w:trPr>
          <w:gridAfter w:val="2"/>
          <w:wAfter w:w="40" w:type="dxa"/>
          <w:trHeight w:val="1039"/>
          <w:trPrChange w:id="83" w:author="David Döbele" w:date="2022-06-30T19:29:00Z">
            <w:trPr>
              <w:gridAfter w:val="2"/>
              <w:wAfter w:w="40" w:type="dxa"/>
              <w:trHeight w:val="1039"/>
            </w:trPr>
          </w:trPrChange>
        </w:trPr>
        <w:tc>
          <w:tcPr>
            <w:tcW w:w="10360" w:type="dxa"/>
            <w:gridSpan w:val="10"/>
            <w:vAlign w:val="bottom"/>
            <w:tcPrChange w:id="84" w:author="David Döbele" w:date="2022-06-30T19:29:00Z">
              <w:tcPr>
                <w:tcW w:w="10360" w:type="dxa"/>
                <w:gridSpan w:val="10"/>
                <w:vAlign w:val="bottom"/>
              </w:tcPr>
            </w:tcPrChange>
          </w:tcPr>
          <w:p w14:paraId="6478BDEA" w14:textId="7C8227E0" w:rsidR="005665BC" w:rsidRPr="00B81112" w:rsidRDefault="005665BC" w:rsidP="00966142">
            <w:pPr>
              <w:rPr>
                <w:rFonts w:ascii="Optima" w:hAnsi="Optima" w:cs="Georgia"/>
                <w:color w:val="000000"/>
                <w:sz w:val="18"/>
              </w:rPr>
            </w:pPr>
            <w:proofErr w:type="spellStart"/>
            <w:r w:rsidRPr="00B81112">
              <w:rPr>
                <w:rFonts w:ascii="Optima" w:hAnsi="Optima"/>
                <w:sz w:val="18"/>
              </w:rPr>
              <w:t>Trensahl</w:t>
            </w:r>
            <w:proofErr w:type="spellEnd"/>
            <w:r w:rsidRPr="00B81112">
              <w:rPr>
                <w:rFonts w:ascii="Optima" w:hAnsi="Optima"/>
                <w:sz w:val="18"/>
              </w:rPr>
              <w:t xml:space="preserve">, </w:t>
            </w:r>
            <w:r w:rsidR="000F3987" w:rsidRPr="00B81112">
              <w:rPr>
                <w:rFonts w:ascii="Optima" w:hAnsi="Optima"/>
                <w:sz w:val="18"/>
              </w:rPr>
              <w:t>30</w:t>
            </w:r>
            <w:r w:rsidRPr="00B81112">
              <w:rPr>
                <w:rFonts w:ascii="Optima" w:hAnsi="Optima"/>
                <w:sz w:val="18"/>
              </w:rPr>
              <w:t>.0</w:t>
            </w:r>
            <w:r w:rsidR="00CE11F3" w:rsidRPr="00B81112">
              <w:rPr>
                <w:rFonts w:ascii="Optima" w:hAnsi="Optima"/>
                <w:sz w:val="18"/>
              </w:rPr>
              <w:t>6</w:t>
            </w:r>
            <w:r w:rsidRPr="00B81112">
              <w:rPr>
                <w:rFonts w:ascii="Optima" w:hAnsi="Optima"/>
                <w:sz w:val="18"/>
              </w:rPr>
              <w:t>.2022</w:t>
            </w:r>
          </w:p>
        </w:tc>
      </w:tr>
    </w:tbl>
    <w:p w14:paraId="047F1A08" w14:textId="10292807" w:rsidR="00793E47" w:rsidRPr="00793E47" w:rsidRDefault="0054434B" w:rsidP="000F3987">
      <w:pPr>
        <w:rPr>
          <w:rFonts w:ascii="Optima" w:hAnsi="Optima"/>
          <w:sz w:val="18"/>
        </w:rPr>
      </w:pPr>
      <w:r w:rsidRPr="00EE38DD">
        <w:rPr>
          <w:rFonts w:ascii="Optima" w:hAnsi="Optima"/>
          <w:sz w:val="18"/>
        </w:rPr>
        <w:br w:type="textWrapping" w:clear="all"/>
      </w:r>
    </w:p>
    <w:sectPr w:rsidR="00793E47" w:rsidRPr="00793E47" w:rsidSect="00591BFF">
      <w:footerReference w:type="even" r:id="rId8"/>
      <w:pgSz w:w="11906" w:h="16838"/>
      <w:pgMar w:top="124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D2018" w14:textId="77777777" w:rsidR="00FF1FE8" w:rsidRDefault="00FF1FE8" w:rsidP="00BE053D">
      <w:pPr>
        <w:spacing w:after="0" w:line="240" w:lineRule="auto"/>
      </w:pPr>
      <w:r>
        <w:separator/>
      </w:r>
    </w:p>
  </w:endnote>
  <w:endnote w:type="continuationSeparator" w:id="0">
    <w:p w14:paraId="3BDB3258" w14:textId="77777777" w:rsidR="00FF1FE8" w:rsidRDefault="00FF1FE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8E6B6" w14:textId="77777777" w:rsidR="00FF1FE8" w:rsidRDefault="00FF1FE8" w:rsidP="00BE053D">
      <w:pPr>
        <w:spacing w:after="0" w:line="240" w:lineRule="auto"/>
      </w:pPr>
      <w:r>
        <w:separator/>
      </w:r>
    </w:p>
  </w:footnote>
  <w:footnote w:type="continuationSeparator" w:id="0">
    <w:p w14:paraId="3A4B5331" w14:textId="77777777" w:rsidR="00FF1FE8" w:rsidRDefault="00FF1FE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6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5"/>
  </w:num>
  <w:num w:numId="26" w16cid:durableId="420374725">
    <w:abstractNumId w:val="6"/>
  </w:num>
  <w:num w:numId="27" w16cid:durableId="1508792683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61A"/>
    <w:rsid w:val="000A1FDA"/>
    <w:rsid w:val="000B3FC9"/>
    <w:rsid w:val="000B63E2"/>
    <w:rsid w:val="000B6548"/>
    <w:rsid w:val="000D671A"/>
    <w:rsid w:val="000F3987"/>
    <w:rsid w:val="00103EC5"/>
    <w:rsid w:val="0011434F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0E50"/>
    <w:rsid w:val="001F4175"/>
    <w:rsid w:val="00223A4D"/>
    <w:rsid w:val="00232CB5"/>
    <w:rsid w:val="00234A7E"/>
    <w:rsid w:val="0024373D"/>
    <w:rsid w:val="002508C2"/>
    <w:rsid w:val="002639A7"/>
    <w:rsid w:val="00267252"/>
    <w:rsid w:val="00282DB0"/>
    <w:rsid w:val="00297919"/>
    <w:rsid w:val="002B2091"/>
    <w:rsid w:val="002C6972"/>
    <w:rsid w:val="002D2B32"/>
    <w:rsid w:val="002D4516"/>
    <w:rsid w:val="002F2476"/>
    <w:rsid w:val="002F46AD"/>
    <w:rsid w:val="003101F0"/>
    <w:rsid w:val="00314B7A"/>
    <w:rsid w:val="00322935"/>
    <w:rsid w:val="00324BC5"/>
    <w:rsid w:val="00340BAB"/>
    <w:rsid w:val="003418E0"/>
    <w:rsid w:val="00347F8D"/>
    <w:rsid w:val="00372F7B"/>
    <w:rsid w:val="003733E5"/>
    <w:rsid w:val="00390EA6"/>
    <w:rsid w:val="003A48C1"/>
    <w:rsid w:val="003E27C3"/>
    <w:rsid w:val="003F3E3F"/>
    <w:rsid w:val="004067B8"/>
    <w:rsid w:val="004154BE"/>
    <w:rsid w:val="0042013D"/>
    <w:rsid w:val="00422F83"/>
    <w:rsid w:val="00426D7E"/>
    <w:rsid w:val="00433278"/>
    <w:rsid w:val="0043430C"/>
    <w:rsid w:val="00435E6D"/>
    <w:rsid w:val="00443668"/>
    <w:rsid w:val="00456B0D"/>
    <w:rsid w:val="004622C2"/>
    <w:rsid w:val="00466E5D"/>
    <w:rsid w:val="00476AF8"/>
    <w:rsid w:val="00484FD7"/>
    <w:rsid w:val="004929FB"/>
    <w:rsid w:val="004A54BA"/>
    <w:rsid w:val="004A74A3"/>
    <w:rsid w:val="004B6A5E"/>
    <w:rsid w:val="004D3155"/>
    <w:rsid w:val="004E7516"/>
    <w:rsid w:val="00507EA7"/>
    <w:rsid w:val="00526089"/>
    <w:rsid w:val="00527A28"/>
    <w:rsid w:val="00527DCA"/>
    <w:rsid w:val="0054434B"/>
    <w:rsid w:val="005665BC"/>
    <w:rsid w:val="005716D4"/>
    <w:rsid w:val="00571B60"/>
    <w:rsid w:val="0057422C"/>
    <w:rsid w:val="00585A4D"/>
    <w:rsid w:val="00591BFF"/>
    <w:rsid w:val="005B29B6"/>
    <w:rsid w:val="005D6329"/>
    <w:rsid w:val="005E57F6"/>
    <w:rsid w:val="006058D8"/>
    <w:rsid w:val="00610200"/>
    <w:rsid w:val="00616283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5B90"/>
    <w:rsid w:val="006A7230"/>
    <w:rsid w:val="006B4E32"/>
    <w:rsid w:val="006B72C7"/>
    <w:rsid w:val="006B7F78"/>
    <w:rsid w:val="006C2252"/>
    <w:rsid w:val="006D4DD8"/>
    <w:rsid w:val="006D72DD"/>
    <w:rsid w:val="006D7F7F"/>
    <w:rsid w:val="006E2C9C"/>
    <w:rsid w:val="006E40EF"/>
    <w:rsid w:val="006F0039"/>
    <w:rsid w:val="00711CEF"/>
    <w:rsid w:val="00720320"/>
    <w:rsid w:val="00722809"/>
    <w:rsid w:val="00723643"/>
    <w:rsid w:val="00725D3C"/>
    <w:rsid w:val="00733DA1"/>
    <w:rsid w:val="00734D10"/>
    <w:rsid w:val="00737822"/>
    <w:rsid w:val="0074111D"/>
    <w:rsid w:val="00753D4A"/>
    <w:rsid w:val="00756912"/>
    <w:rsid w:val="00761609"/>
    <w:rsid w:val="00763DCE"/>
    <w:rsid w:val="00772302"/>
    <w:rsid w:val="00776C46"/>
    <w:rsid w:val="0078260B"/>
    <w:rsid w:val="007838D1"/>
    <w:rsid w:val="00785254"/>
    <w:rsid w:val="00785853"/>
    <w:rsid w:val="00793E47"/>
    <w:rsid w:val="007966F0"/>
    <w:rsid w:val="00797BFC"/>
    <w:rsid w:val="007A720F"/>
    <w:rsid w:val="007C6A3C"/>
    <w:rsid w:val="007D4BEE"/>
    <w:rsid w:val="007D5BE9"/>
    <w:rsid w:val="008050E4"/>
    <w:rsid w:val="0082257D"/>
    <w:rsid w:val="00835563"/>
    <w:rsid w:val="00853438"/>
    <w:rsid w:val="00866846"/>
    <w:rsid w:val="00875DA9"/>
    <w:rsid w:val="00895E38"/>
    <w:rsid w:val="008A782B"/>
    <w:rsid w:val="008B0FC0"/>
    <w:rsid w:val="008C2F3F"/>
    <w:rsid w:val="008C429A"/>
    <w:rsid w:val="008D6603"/>
    <w:rsid w:val="008E1F3D"/>
    <w:rsid w:val="009053D7"/>
    <w:rsid w:val="0091331D"/>
    <w:rsid w:val="0093223C"/>
    <w:rsid w:val="00941A87"/>
    <w:rsid w:val="00945FC7"/>
    <w:rsid w:val="009501C2"/>
    <w:rsid w:val="00966142"/>
    <w:rsid w:val="009668B9"/>
    <w:rsid w:val="00976577"/>
    <w:rsid w:val="0099453C"/>
    <w:rsid w:val="00996356"/>
    <w:rsid w:val="00997D9A"/>
    <w:rsid w:val="009A0F90"/>
    <w:rsid w:val="009D7C49"/>
    <w:rsid w:val="009E7297"/>
    <w:rsid w:val="00A0257D"/>
    <w:rsid w:val="00A12EDC"/>
    <w:rsid w:val="00A17A52"/>
    <w:rsid w:val="00A24649"/>
    <w:rsid w:val="00A24AE9"/>
    <w:rsid w:val="00A26D0D"/>
    <w:rsid w:val="00A33BDE"/>
    <w:rsid w:val="00A34885"/>
    <w:rsid w:val="00A43BC1"/>
    <w:rsid w:val="00A74225"/>
    <w:rsid w:val="00A74924"/>
    <w:rsid w:val="00A77C7C"/>
    <w:rsid w:val="00A936D5"/>
    <w:rsid w:val="00AA1EB0"/>
    <w:rsid w:val="00AA2DA3"/>
    <w:rsid w:val="00AA5A9C"/>
    <w:rsid w:val="00AB016A"/>
    <w:rsid w:val="00AB2A5A"/>
    <w:rsid w:val="00AD28F8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90595"/>
    <w:rsid w:val="00BA215A"/>
    <w:rsid w:val="00BB5F09"/>
    <w:rsid w:val="00BC0D9F"/>
    <w:rsid w:val="00BC5A31"/>
    <w:rsid w:val="00BD159F"/>
    <w:rsid w:val="00BE053D"/>
    <w:rsid w:val="00BE0EE5"/>
    <w:rsid w:val="00BF1A7A"/>
    <w:rsid w:val="00BF1FA3"/>
    <w:rsid w:val="00C00974"/>
    <w:rsid w:val="00C018E4"/>
    <w:rsid w:val="00C066FA"/>
    <w:rsid w:val="00C25387"/>
    <w:rsid w:val="00C423BB"/>
    <w:rsid w:val="00C54BE3"/>
    <w:rsid w:val="00C57F80"/>
    <w:rsid w:val="00C72498"/>
    <w:rsid w:val="00C768ED"/>
    <w:rsid w:val="00C82A8F"/>
    <w:rsid w:val="00C916C2"/>
    <w:rsid w:val="00CC7F56"/>
    <w:rsid w:val="00CD1B12"/>
    <w:rsid w:val="00CD55DC"/>
    <w:rsid w:val="00CE11F3"/>
    <w:rsid w:val="00CE1BBC"/>
    <w:rsid w:val="00CE2595"/>
    <w:rsid w:val="00CE28CC"/>
    <w:rsid w:val="00CE72FC"/>
    <w:rsid w:val="00CF31EE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A69DF"/>
    <w:rsid w:val="00DB33F8"/>
    <w:rsid w:val="00DD346C"/>
    <w:rsid w:val="00DD38E2"/>
    <w:rsid w:val="00DD5C3C"/>
    <w:rsid w:val="00DF68EC"/>
    <w:rsid w:val="00E13110"/>
    <w:rsid w:val="00E24DF1"/>
    <w:rsid w:val="00E31A9D"/>
    <w:rsid w:val="00E40B9A"/>
    <w:rsid w:val="00E431ED"/>
    <w:rsid w:val="00E55D90"/>
    <w:rsid w:val="00E64FF5"/>
    <w:rsid w:val="00E907EC"/>
    <w:rsid w:val="00EA5421"/>
    <w:rsid w:val="00EB34FC"/>
    <w:rsid w:val="00EB5816"/>
    <w:rsid w:val="00EB764D"/>
    <w:rsid w:val="00ED0EA9"/>
    <w:rsid w:val="00EE38DD"/>
    <w:rsid w:val="00EF77DF"/>
    <w:rsid w:val="00F005AC"/>
    <w:rsid w:val="00F11BEF"/>
    <w:rsid w:val="00F1708D"/>
    <w:rsid w:val="00F258E7"/>
    <w:rsid w:val="00F31B84"/>
    <w:rsid w:val="00F57BA5"/>
    <w:rsid w:val="00F631EC"/>
    <w:rsid w:val="00F64C22"/>
    <w:rsid w:val="00F64FA7"/>
    <w:rsid w:val="00F74D19"/>
    <w:rsid w:val="00F80053"/>
    <w:rsid w:val="00F903FD"/>
    <w:rsid w:val="00F95FFB"/>
    <w:rsid w:val="00FA02C7"/>
    <w:rsid w:val="00FA4186"/>
    <w:rsid w:val="00FC0531"/>
    <w:rsid w:val="00FC13F0"/>
    <w:rsid w:val="00FD0FB7"/>
    <w:rsid w:val="00FD2794"/>
    <w:rsid w:val="00FE79A2"/>
    <w:rsid w:val="00FF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665B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7249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7249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24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2462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2022-06-30T16:11:00Z</cp:lastPrinted>
  <dcterms:created xsi:type="dcterms:W3CDTF">2022-06-30T16:11:00Z</dcterms:created>
  <dcterms:modified xsi:type="dcterms:W3CDTF">2022-06-30T17:29:00Z</dcterms:modified>
</cp:coreProperties>
</file>