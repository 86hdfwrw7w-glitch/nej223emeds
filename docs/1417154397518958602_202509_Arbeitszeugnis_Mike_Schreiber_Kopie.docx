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837A" w14:textId="77777777" w:rsidR="00DB4D46" w:rsidRDefault="00493BAA">
      <w:pPr>
        <w:spacing w:after="44" w:line="259" w:lineRule="auto"/>
        <w:ind w:left="0" w:right="-101" w:firstLine="0"/>
        <w:jc w:val="left"/>
      </w:pPr>
      <w:r>
        <w:rPr>
          <w:rFonts w:ascii="Calibri" w:eastAsia="Calibri" w:hAnsi="Calibri" w:cs="Calibri"/>
          <w:noProof/>
        </w:rPr>
        <mc:AlternateContent>
          <mc:Choice Requires="wpg">
            <w:drawing>
              <wp:inline distT="0" distB="0" distL="0" distR="0" wp14:anchorId="6280C36F" wp14:editId="00D65830">
                <wp:extent cx="6011545" cy="1065905"/>
                <wp:effectExtent l="0" t="0" r="0" b="0"/>
                <wp:docPr id="3723" name="Group 3723"/>
                <wp:cNvGraphicFramePr/>
                <a:graphic xmlns:a="http://schemas.openxmlformats.org/drawingml/2006/main">
                  <a:graphicData uri="http://schemas.microsoft.com/office/word/2010/wordprocessingGroup">
                    <wpg:wgp>
                      <wpg:cNvGrpSpPr/>
                      <wpg:grpSpPr>
                        <a:xfrm>
                          <a:off x="0" y="0"/>
                          <a:ext cx="6011545" cy="1065905"/>
                          <a:chOff x="0" y="0"/>
                          <a:chExt cx="6011545" cy="1065905"/>
                        </a:xfrm>
                      </wpg:grpSpPr>
                      <wps:wsp>
                        <wps:cNvPr id="743" name="Rectangle 743"/>
                        <wps:cNvSpPr/>
                        <wps:spPr>
                          <a:xfrm>
                            <a:off x="4019677" y="441197"/>
                            <a:ext cx="30692" cy="138324"/>
                          </a:xfrm>
                          <a:prstGeom prst="rect">
                            <a:avLst/>
                          </a:prstGeom>
                          <a:ln>
                            <a:noFill/>
                          </a:ln>
                        </wps:spPr>
                        <wps:txbx>
                          <w:txbxContent>
                            <w:p w14:paraId="143E96E5" w14:textId="77777777" w:rsidR="00DB4D46" w:rsidRDefault="00493BAA">
                              <w:pPr>
                                <w:spacing w:after="160" w:line="259" w:lineRule="auto"/>
                                <w:ind w:left="0" w:right="0" w:firstLine="0"/>
                                <w:jc w:val="left"/>
                              </w:pPr>
                              <w:r>
                                <w:rPr>
                                  <w:rFonts w:ascii="Calibri" w:eastAsia="Calibri" w:hAnsi="Calibri" w:cs="Calibri"/>
                                  <w:color w:val="FFFFFF"/>
                                  <w:sz w:val="16"/>
                                </w:rPr>
                                <w:t xml:space="preserve"> </w:t>
                              </w:r>
                            </w:p>
                          </w:txbxContent>
                        </wps:txbx>
                        <wps:bodyPr horzOverflow="overflow" vert="horz" lIns="0" tIns="0" rIns="0" bIns="0" rtlCol="0">
                          <a:noAutofit/>
                        </wps:bodyPr>
                      </wps:wsp>
                      <pic:pic xmlns:pic="http://schemas.openxmlformats.org/drawingml/2006/picture">
                        <pic:nvPicPr>
                          <pic:cNvPr id="777" name="Picture 777"/>
                          <pic:cNvPicPr/>
                        </pic:nvPicPr>
                        <pic:blipFill>
                          <a:blip r:embed="rId5"/>
                          <a:stretch>
                            <a:fillRect/>
                          </a:stretch>
                        </pic:blipFill>
                        <pic:spPr>
                          <a:xfrm>
                            <a:off x="1924050" y="0"/>
                            <a:ext cx="2094992" cy="518160"/>
                          </a:xfrm>
                          <a:prstGeom prst="rect">
                            <a:avLst/>
                          </a:prstGeom>
                        </pic:spPr>
                      </pic:pic>
                      <wps:wsp>
                        <wps:cNvPr id="4055" name="Shape 4055"/>
                        <wps:cNvSpPr/>
                        <wps:spPr>
                          <a:xfrm>
                            <a:off x="0" y="671194"/>
                            <a:ext cx="6011545" cy="17780"/>
                          </a:xfrm>
                          <a:custGeom>
                            <a:avLst/>
                            <a:gdLst/>
                            <a:ahLst/>
                            <a:cxnLst/>
                            <a:rect l="0" t="0" r="0" b="0"/>
                            <a:pathLst>
                              <a:path w="6011545" h="17780">
                                <a:moveTo>
                                  <a:pt x="0" y="0"/>
                                </a:moveTo>
                                <a:lnTo>
                                  <a:pt x="6011545" y="0"/>
                                </a:lnTo>
                                <a:lnTo>
                                  <a:pt x="6011545" y="17780"/>
                                </a:lnTo>
                                <a:lnTo>
                                  <a:pt x="0" y="17780"/>
                                </a:lnTo>
                                <a:lnTo>
                                  <a:pt x="0" y="0"/>
                                </a:lnTo>
                              </a:path>
                            </a:pathLst>
                          </a:custGeom>
                          <a:ln w="0" cap="flat">
                            <a:miter lim="127000"/>
                          </a:ln>
                        </wps:spPr>
                        <wps:style>
                          <a:lnRef idx="0">
                            <a:srgbClr val="000000">
                              <a:alpha val="0"/>
                            </a:srgbClr>
                          </a:lnRef>
                          <a:fillRef idx="1">
                            <a:srgbClr val="00093D"/>
                          </a:fillRef>
                          <a:effectRef idx="0">
                            <a:scrgbClr r="0" g="0" b="0"/>
                          </a:effectRef>
                          <a:fontRef idx="none"/>
                        </wps:style>
                        <wps:bodyPr/>
                      </wps:wsp>
                      <wps:wsp>
                        <wps:cNvPr id="779" name="Rectangle 779"/>
                        <wps:cNvSpPr/>
                        <wps:spPr>
                          <a:xfrm>
                            <a:off x="305" y="762173"/>
                            <a:ext cx="56348" cy="190519"/>
                          </a:xfrm>
                          <a:prstGeom prst="rect">
                            <a:avLst/>
                          </a:prstGeom>
                          <a:ln>
                            <a:noFill/>
                          </a:ln>
                        </wps:spPr>
                        <wps:txbx>
                          <w:txbxContent>
                            <w:p w14:paraId="7969EF27" w14:textId="77777777" w:rsidR="00DB4D46" w:rsidRDefault="00493BAA">
                              <w:pPr>
                                <w:spacing w:after="160" w:line="259" w:lineRule="auto"/>
                                <w:ind w:left="0" w:right="0" w:firstLine="0"/>
                                <w:jc w:val="left"/>
                              </w:pPr>
                              <w:r>
                                <w:rPr>
                                  <w:rFonts w:cs="Arial"/>
                                  <w:b/>
                                  <w:color w:val="002060"/>
                                  <w:sz w:val="24"/>
                                </w:rPr>
                                <w:t xml:space="preserve"> </w:t>
                              </w:r>
                            </w:p>
                          </w:txbxContent>
                        </wps:txbx>
                        <wps:bodyPr horzOverflow="overflow" vert="horz" lIns="0" tIns="0" rIns="0" bIns="0" rtlCol="0">
                          <a:noAutofit/>
                        </wps:bodyPr>
                      </wps:wsp>
                      <wps:wsp>
                        <wps:cNvPr id="780" name="Rectangle 780"/>
                        <wps:cNvSpPr/>
                        <wps:spPr>
                          <a:xfrm>
                            <a:off x="305" y="934118"/>
                            <a:ext cx="51841" cy="175277"/>
                          </a:xfrm>
                          <a:prstGeom prst="rect">
                            <a:avLst/>
                          </a:prstGeom>
                          <a:ln>
                            <a:noFill/>
                          </a:ln>
                        </wps:spPr>
                        <wps:txbx>
                          <w:txbxContent>
                            <w:p w14:paraId="16613BBF" w14:textId="77777777" w:rsidR="00DB4D46" w:rsidRDefault="00493BAA">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723" style="width:473.35pt;height:83.9295pt;mso-position-horizontal-relative:char;mso-position-vertical-relative:line" coordsize="60115,10659">
                <v:rect id="Rectangle 743" style="position:absolute;width:306;height:1383;left:40196;top:4411;" filled="f" stroked="f">
                  <v:textbox inset="0,0,0,0">
                    <w:txbxContent>
                      <w:p>
                        <w:pPr>
                          <w:spacing w:before="0" w:after="160" w:line="259" w:lineRule="auto"/>
                          <w:ind w:left="0" w:right="0" w:firstLine="0"/>
                          <w:jc w:val="left"/>
                        </w:pPr>
                        <w:r>
                          <w:rPr>
                            <w:rFonts w:cs="Calibri" w:hAnsi="Calibri" w:eastAsia="Calibri" w:ascii="Calibri"/>
                            <w:color w:val="ffffff"/>
                            <w:sz w:val="16"/>
                          </w:rPr>
                          <w:t xml:space="preserve"> </w:t>
                        </w:r>
                      </w:p>
                    </w:txbxContent>
                  </v:textbox>
                </v:rect>
                <v:shape id="Picture 777" style="position:absolute;width:20949;height:5181;left:19240;top:0;" filled="f">
                  <v:imagedata r:id="rId6"/>
                </v:shape>
                <v:shape id="Shape 4056" style="position:absolute;width:60115;height:177;left:0;top:6711;" coordsize="6011545,17780" path="m0,0l6011545,0l6011545,17780l0,17780l0,0">
                  <v:stroke weight="0pt" endcap="flat" joinstyle="miter" miterlimit="10" on="false" color="#000000" opacity="0"/>
                  <v:fill on="true" color="#00093d"/>
                </v:shape>
                <v:rect id="Rectangle 779" style="position:absolute;width:563;height:1905;left:3;top:7621;" filled="f" stroked="f">
                  <v:textbox inset="0,0,0,0">
                    <w:txbxContent>
                      <w:p>
                        <w:pPr>
                          <w:spacing w:before="0" w:after="160" w:line="259" w:lineRule="auto"/>
                          <w:ind w:left="0" w:right="0" w:firstLine="0"/>
                          <w:jc w:val="left"/>
                        </w:pPr>
                        <w:r>
                          <w:rPr>
                            <w:rFonts w:cs="Arial" w:hAnsi="Arial" w:eastAsia="Arial" w:ascii="Arial"/>
                            <w:b w:val="1"/>
                            <w:color w:val="002060"/>
                            <w:sz w:val="24"/>
                          </w:rPr>
                          <w:t xml:space="preserve"> </w:t>
                        </w:r>
                      </w:p>
                    </w:txbxContent>
                  </v:textbox>
                </v:rect>
                <v:rect id="Rectangle 780" style="position:absolute;width:518;height:1752;left:3;top:9341;" filled="f" stroked="f">
                  <v:textbox inset="0,0,0,0">
                    <w:txbxContent>
                      <w:p>
                        <w:pPr>
                          <w:spacing w:before="0" w:after="160" w:line="259" w:lineRule="auto"/>
                          <w:ind w:left="0" w:right="0" w:firstLine="0"/>
                          <w:jc w:val="left"/>
                        </w:pPr>
                        <w:r>
                          <w:rPr/>
                          <w:t xml:space="preserve"> </w:t>
                        </w:r>
                      </w:p>
                    </w:txbxContent>
                  </v:textbox>
                </v:rect>
              </v:group>
            </w:pict>
          </mc:Fallback>
        </mc:AlternateContent>
      </w:r>
    </w:p>
    <w:p w14:paraId="70D79078" w14:textId="77777777" w:rsidR="00DB4D46" w:rsidRDefault="00493BAA">
      <w:pPr>
        <w:ind w:left="-5" w:right="0"/>
      </w:pPr>
      <w:r>
        <w:t xml:space="preserve">Mike Schreiber, geboren am 02.08.2002 war vom 14. April bis zum 05. September 2025 als Praktikant in dem Bereich Risk Management Beratung in unserem Unternehmen tätig. Das Aufgabengebiet von Herr Schreiber umfasste die Mitarbeit und Umsetzung folgender Themenschwerpunkte: </w:t>
      </w:r>
    </w:p>
    <w:p w14:paraId="18CE51CB" w14:textId="77777777" w:rsidR="00DB4D46" w:rsidRDefault="00493BAA">
      <w:pPr>
        <w:spacing w:after="19" w:line="259" w:lineRule="auto"/>
        <w:ind w:left="0" w:right="0" w:firstLine="0"/>
        <w:jc w:val="left"/>
      </w:pPr>
      <w:r>
        <w:t xml:space="preserve"> </w:t>
      </w:r>
    </w:p>
    <w:p w14:paraId="3E249883" w14:textId="77777777" w:rsidR="00DB4D46" w:rsidRDefault="00493BAA">
      <w:pPr>
        <w:spacing w:after="230" w:line="259" w:lineRule="auto"/>
        <w:ind w:left="-5" w:right="0"/>
        <w:jc w:val="left"/>
      </w:pPr>
      <w:r>
        <w:rPr>
          <w:rFonts w:cs="Arial"/>
          <w:b/>
        </w:rPr>
        <w:t xml:space="preserve">Consulting – Cyber-Third Party Risk Management (C-TPRM) sowie Informationssicherheit </w:t>
      </w:r>
    </w:p>
    <w:p w14:paraId="1CFBA32C" w14:textId="77777777" w:rsidR="00DB4D46" w:rsidRDefault="00493BAA">
      <w:pPr>
        <w:numPr>
          <w:ilvl w:val="0"/>
          <w:numId w:val="1"/>
        </w:numPr>
        <w:ind w:right="0" w:hanging="360"/>
      </w:pPr>
      <w:r>
        <w:t xml:space="preserve">Erwerb von Know-How im Umfeld der Informationssicherheit und IT-Sicherheit (einschliesslich Cyber Third Party Risk Management) </w:t>
      </w:r>
    </w:p>
    <w:p w14:paraId="7CAF90B1" w14:textId="77777777" w:rsidR="00DB4D46" w:rsidRDefault="00493BAA">
      <w:pPr>
        <w:numPr>
          <w:ilvl w:val="0"/>
          <w:numId w:val="1"/>
        </w:numPr>
        <w:ind w:right="0" w:hanging="360"/>
      </w:pPr>
      <w:r>
        <w:t xml:space="preserve">Erstellung eines IT-Sicherheitshandbuch für eine Schweizer Versicherung unter Berücksichtigung von externen (z.B. NIST CSF 2.0, FINMA, DORA) und internen Anforderungen. Vorstellung der Fortschritte sowie Einarbeitung von Kundenrückmeldungen. </w:t>
      </w:r>
    </w:p>
    <w:p w14:paraId="764EE1F7" w14:textId="77777777" w:rsidR="00DB4D46" w:rsidRDefault="00493BAA">
      <w:pPr>
        <w:numPr>
          <w:ilvl w:val="0"/>
          <w:numId w:val="1"/>
        </w:numPr>
        <w:ind w:right="0" w:hanging="360"/>
      </w:pPr>
      <w:r>
        <w:t xml:space="preserve">Analyse und Bewertung von Cyber-Risiken anhand von Fragebogen-basierten Assessments (z.B. NIST CSF 2.0, ISO 27001:2022), Evidenzen (z.B. SOC 2 Type 2, SoA </w:t>
      </w:r>
      <w:r>
        <w:rPr>
          <w:rFonts w:cs="Arial"/>
        </w:rPr>
        <w:t>–</w:t>
      </w:r>
      <w:r>
        <w:t xml:space="preserve"> Statement of Applicability) sowie Cyber-Sicherheitstools (z.B. Bitsight) </w:t>
      </w:r>
    </w:p>
    <w:p w14:paraId="4B3FB0BF" w14:textId="77777777" w:rsidR="00DB4D46" w:rsidRDefault="00493BAA">
      <w:pPr>
        <w:numPr>
          <w:ilvl w:val="0"/>
          <w:numId w:val="1"/>
        </w:numPr>
        <w:ind w:right="0" w:hanging="360"/>
      </w:pPr>
      <w:r>
        <w:t xml:space="preserve">Vorbereitung und Begleitung eines Lieferanten vor-Ort Audits basierend auf einem vorgegebenen IT-Sicherheitsfragebogen </w:t>
      </w:r>
    </w:p>
    <w:p w14:paraId="656C7E81" w14:textId="77777777" w:rsidR="00DB4D46" w:rsidRDefault="00493BAA">
      <w:pPr>
        <w:numPr>
          <w:ilvl w:val="0"/>
          <w:numId w:val="1"/>
        </w:numPr>
        <w:ind w:right="0" w:hanging="360"/>
      </w:pPr>
      <w:r>
        <w:t xml:space="preserve">Erstellung Fragebogen-Templates für bestehende regulatorische Standards (z.B. DORA, NIS 2) </w:t>
      </w:r>
    </w:p>
    <w:p w14:paraId="0E3E0304" w14:textId="77777777" w:rsidR="00DB4D46" w:rsidRDefault="00493BAA">
      <w:pPr>
        <w:numPr>
          <w:ilvl w:val="0"/>
          <w:numId w:val="1"/>
        </w:numPr>
        <w:ind w:right="0" w:hanging="360"/>
      </w:pPr>
      <w:r>
        <w:t xml:space="preserve">Definition und Design eines kundenspezifischen Cyber-TPRM Prozesses (Onboarding, Klassifizierung, Bewertung, Überwachung, Risiko Management, Reporting und Offboarding) </w:t>
      </w:r>
    </w:p>
    <w:p w14:paraId="7C06765C" w14:textId="77777777" w:rsidR="00DB4D46" w:rsidRDefault="00493BAA">
      <w:pPr>
        <w:numPr>
          <w:ilvl w:val="0"/>
          <w:numId w:val="1"/>
        </w:numPr>
        <w:spacing w:after="37"/>
        <w:ind w:right="0" w:hanging="360"/>
      </w:pPr>
      <w:r>
        <w:t xml:space="preserve">Analyse der Start-up Szene (Fokus: Start-ups im Umfeld von Künstlicher Intelligenz) und Darstellung der Ergebnisse in einer managementtauglichen Präsentation </w:t>
      </w:r>
    </w:p>
    <w:p w14:paraId="1EF79352" w14:textId="77777777" w:rsidR="00DB4D46" w:rsidRDefault="00493BAA">
      <w:pPr>
        <w:numPr>
          <w:ilvl w:val="0"/>
          <w:numId w:val="1"/>
        </w:numPr>
        <w:spacing w:after="39"/>
        <w:ind w:right="0" w:hanging="360"/>
      </w:pPr>
      <w:r>
        <w:t xml:space="preserve">Erhebung und Bewertung von Threat Intelligence Anbietern basierend auf vorgegebenen Kriterien und kundenspezifischen Anforderungen </w:t>
      </w:r>
    </w:p>
    <w:p w14:paraId="1ADB79D9" w14:textId="77777777" w:rsidR="00DB4D46" w:rsidRDefault="00493BAA">
      <w:pPr>
        <w:numPr>
          <w:ilvl w:val="0"/>
          <w:numId w:val="1"/>
        </w:numPr>
        <w:ind w:right="0" w:hanging="360"/>
      </w:pPr>
      <w:r>
        <w:t xml:space="preserve">Unternehmensscreening (einschliesslich Nachrichten, Management, Sicherheitsvorfälle / </w:t>
      </w:r>
    </w:p>
    <w:p w14:paraId="70DE3120" w14:textId="77777777" w:rsidR="00DB4D46" w:rsidRDefault="00493BAA">
      <w:pPr>
        <w:spacing w:after="208"/>
        <w:ind w:left="730" w:right="0"/>
      </w:pPr>
      <w:r>
        <w:t xml:space="preserve">Threat Intelligence und Hintergrundprüfungen) </w:t>
      </w:r>
    </w:p>
    <w:p w14:paraId="170F9AC7" w14:textId="77777777" w:rsidR="00DB4D46" w:rsidRDefault="00493BAA">
      <w:pPr>
        <w:spacing w:after="230" w:line="259" w:lineRule="auto"/>
        <w:ind w:left="-5" w:right="0"/>
        <w:jc w:val="left"/>
      </w:pPr>
      <w:r>
        <w:rPr>
          <w:rFonts w:cs="Arial"/>
          <w:b/>
        </w:rPr>
        <w:t xml:space="preserve">Sonstige Aufgaben </w:t>
      </w:r>
    </w:p>
    <w:p w14:paraId="4CB18B66" w14:textId="77777777" w:rsidR="00DB4D46" w:rsidRDefault="00493BAA">
      <w:pPr>
        <w:numPr>
          <w:ilvl w:val="0"/>
          <w:numId w:val="1"/>
        </w:numPr>
        <w:spacing w:after="170"/>
        <w:ind w:right="0" w:hanging="360"/>
      </w:pPr>
      <w:r>
        <w:t xml:space="preserve">Planung und Durchführung der monatlichen Team-Events (10-15 Personen) </w:t>
      </w:r>
    </w:p>
    <w:p w14:paraId="523DB05B" w14:textId="77777777" w:rsidR="00DB4D46" w:rsidRDefault="00493BAA">
      <w:pPr>
        <w:spacing w:after="16" w:line="259" w:lineRule="auto"/>
        <w:ind w:left="0" w:right="0" w:firstLine="0"/>
        <w:jc w:val="left"/>
      </w:pPr>
      <w:r>
        <w:t xml:space="preserve"> </w:t>
      </w:r>
    </w:p>
    <w:p w14:paraId="23A366E8" w14:textId="5A4AA96A" w:rsidR="00DB4D46" w:rsidRDefault="00493BAA">
      <w:pPr>
        <w:ind w:left="-5" w:right="0"/>
      </w:pPr>
      <w:r>
        <w:t>Herr Schreiber zeigte jederzeit ein sehr hohes Mass an Eigeninitiative, das es ihm ermöglichte, neue Aufgaben frühzeitig zu erkennen und selbstständig sowie zielgerichtet zu bearbeiten. Dabei entwickelte er stets adäquate und praxisnahe Lösungen</w:t>
      </w:r>
      <w:ins w:id="0" w:author="David Döbele" w:date="2025-09-15T16:25:00Z" w16du:dateUtc="2025-09-15T14:25:00Z">
        <w:r w:rsidR="00A678AD">
          <w:t>, die regelmäßig deutlich über unseren Erwartungen lagen.</w:t>
        </w:r>
      </w:ins>
      <w:del w:id="1" w:author="David Döbele" w:date="2025-09-15T16:25:00Z" w16du:dateUtc="2025-09-15T14:25:00Z">
        <w:r w:rsidDel="00A678AD">
          <w:delText xml:space="preserve"> </w:delText>
        </w:r>
      </w:del>
    </w:p>
    <w:p w14:paraId="4EAF8F92" w14:textId="77777777" w:rsidR="00DB4D46" w:rsidRDefault="00493BAA">
      <w:pPr>
        <w:spacing w:after="16" w:line="259" w:lineRule="auto"/>
        <w:ind w:left="0" w:right="0" w:firstLine="0"/>
        <w:jc w:val="left"/>
      </w:pPr>
      <w:r>
        <w:t xml:space="preserve"> </w:t>
      </w:r>
    </w:p>
    <w:p w14:paraId="4023C435" w14:textId="77777777" w:rsidR="00DB4D46" w:rsidRDefault="00493BAA">
      <w:pPr>
        <w:ind w:left="-5" w:right="0"/>
      </w:pPr>
      <w:r>
        <w:t xml:space="preserve">Herr Schreiber zeichnete sich durch eine aussergewöhnlich hohe Lernfähigkeit und Lernbereitschaft aus. Innerhalb kürzester Zeit eignete er sich hervorragende Fachkenntnisse an, die er jederzeit sicher und erfolgreich einsetzte. </w:t>
      </w:r>
    </w:p>
    <w:p w14:paraId="372AFBDF" w14:textId="77777777" w:rsidR="00DB4D46" w:rsidRDefault="00493BAA">
      <w:pPr>
        <w:spacing w:after="274" w:line="259" w:lineRule="auto"/>
        <w:ind w:left="0" w:right="0" w:firstLine="0"/>
        <w:jc w:val="left"/>
      </w:pPr>
      <w:r>
        <w:t xml:space="preserve"> </w:t>
      </w:r>
    </w:p>
    <w:tbl>
      <w:tblPr>
        <w:tblStyle w:val="TableGrid"/>
        <w:tblW w:w="11383" w:type="dxa"/>
        <w:tblInd w:w="-1011" w:type="dxa"/>
        <w:tblCellMar>
          <w:top w:w="107" w:type="dxa"/>
          <w:right w:w="115" w:type="dxa"/>
        </w:tblCellMar>
        <w:tblLook w:val="04A0" w:firstRow="1" w:lastRow="0" w:firstColumn="1" w:lastColumn="0" w:noHBand="0" w:noVBand="1"/>
      </w:tblPr>
      <w:tblGrid>
        <w:gridCol w:w="4839"/>
        <w:gridCol w:w="257"/>
        <w:gridCol w:w="1832"/>
        <w:gridCol w:w="1829"/>
        <w:gridCol w:w="2626"/>
      </w:tblGrid>
      <w:tr w:rsidR="00DB4D46" w14:paraId="79452AF2" w14:textId="77777777">
        <w:trPr>
          <w:trHeight w:val="315"/>
        </w:trPr>
        <w:tc>
          <w:tcPr>
            <w:tcW w:w="4839" w:type="dxa"/>
            <w:tcBorders>
              <w:top w:val="nil"/>
              <w:left w:val="nil"/>
              <w:bottom w:val="nil"/>
              <w:right w:val="nil"/>
            </w:tcBorders>
            <w:shd w:val="clear" w:color="auto" w:fill="00093D"/>
          </w:tcPr>
          <w:p w14:paraId="070D72F5" w14:textId="77777777" w:rsidR="00DB4D46" w:rsidRDefault="00493BAA">
            <w:pPr>
              <w:spacing w:after="0" w:line="259" w:lineRule="auto"/>
              <w:ind w:left="115" w:right="0" w:firstLine="0"/>
              <w:jc w:val="left"/>
            </w:pPr>
            <w:r>
              <w:rPr>
                <w:rFonts w:ascii="Calibri" w:eastAsia="Calibri" w:hAnsi="Calibri" w:cs="Calibri"/>
                <w:b/>
                <w:color w:val="FFFFFF"/>
                <w:sz w:val="12"/>
              </w:rPr>
              <w:t xml:space="preserve">Agnostic Intelligence AG, Gotthardstrasse 26, CH – 6300 Zug </w:t>
            </w:r>
          </w:p>
        </w:tc>
        <w:tc>
          <w:tcPr>
            <w:tcW w:w="257" w:type="dxa"/>
            <w:tcBorders>
              <w:top w:val="nil"/>
              <w:left w:val="nil"/>
              <w:bottom w:val="nil"/>
              <w:right w:val="nil"/>
            </w:tcBorders>
            <w:shd w:val="clear" w:color="auto" w:fill="00093D"/>
          </w:tcPr>
          <w:p w14:paraId="29FFC56C" w14:textId="77777777" w:rsidR="00DB4D46" w:rsidRDefault="00DB4D46">
            <w:pPr>
              <w:spacing w:after="160" w:line="259" w:lineRule="auto"/>
              <w:ind w:left="0" w:right="0" w:firstLine="0"/>
              <w:jc w:val="left"/>
            </w:pPr>
          </w:p>
        </w:tc>
        <w:tc>
          <w:tcPr>
            <w:tcW w:w="1832" w:type="dxa"/>
            <w:tcBorders>
              <w:top w:val="nil"/>
              <w:left w:val="nil"/>
              <w:bottom w:val="nil"/>
              <w:right w:val="nil"/>
            </w:tcBorders>
            <w:shd w:val="clear" w:color="auto" w:fill="00093D"/>
          </w:tcPr>
          <w:p w14:paraId="54457E59" w14:textId="77777777" w:rsidR="00DB4D46" w:rsidRDefault="00493BAA">
            <w:pPr>
              <w:spacing w:after="0" w:line="259" w:lineRule="auto"/>
              <w:ind w:left="0" w:right="0" w:firstLine="0"/>
              <w:jc w:val="left"/>
            </w:pPr>
            <w:r>
              <w:rPr>
                <w:rFonts w:ascii="Calibri" w:eastAsia="Calibri" w:hAnsi="Calibri" w:cs="Calibri"/>
                <w:b/>
                <w:color w:val="FFFFFF"/>
                <w:sz w:val="12"/>
              </w:rPr>
              <w:t xml:space="preserve">+41 44 520 3300 </w:t>
            </w:r>
          </w:p>
        </w:tc>
        <w:tc>
          <w:tcPr>
            <w:tcW w:w="1829" w:type="dxa"/>
            <w:tcBorders>
              <w:top w:val="nil"/>
              <w:left w:val="nil"/>
              <w:bottom w:val="nil"/>
              <w:right w:val="nil"/>
            </w:tcBorders>
            <w:shd w:val="clear" w:color="auto" w:fill="00093D"/>
          </w:tcPr>
          <w:p w14:paraId="090D0C6E" w14:textId="77777777" w:rsidR="00DB4D46" w:rsidRDefault="00493BAA">
            <w:pPr>
              <w:spacing w:after="0" w:line="259" w:lineRule="auto"/>
              <w:ind w:left="0" w:right="0" w:firstLine="0"/>
              <w:jc w:val="left"/>
            </w:pPr>
            <w:r>
              <w:rPr>
                <w:rFonts w:ascii="Calibri" w:eastAsia="Calibri" w:hAnsi="Calibri" w:cs="Calibri"/>
                <w:b/>
                <w:color w:val="FFFFFF"/>
                <w:sz w:val="12"/>
              </w:rPr>
              <w:t xml:space="preserve">info@agnostic-intelligence.com </w:t>
            </w:r>
          </w:p>
        </w:tc>
        <w:tc>
          <w:tcPr>
            <w:tcW w:w="2626" w:type="dxa"/>
            <w:tcBorders>
              <w:top w:val="nil"/>
              <w:left w:val="nil"/>
              <w:bottom w:val="nil"/>
              <w:right w:val="nil"/>
            </w:tcBorders>
            <w:shd w:val="clear" w:color="auto" w:fill="00093D"/>
          </w:tcPr>
          <w:p w14:paraId="54A2813F" w14:textId="77777777" w:rsidR="00DB4D46" w:rsidRDefault="00493BAA">
            <w:pPr>
              <w:spacing w:after="0" w:line="259" w:lineRule="auto"/>
              <w:ind w:left="0" w:right="0" w:firstLine="0"/>
              <w:jc w:val="left"/>
            </w:pPr>
            <w:r>
              <w:rPr>
                <w:rFonts w:ascii="Calibri" w:eastAsia="Calibri" w:hAnsi="Calibri" w:cs="Calibri"/>
                <w:b/>
                <w:color w:val="FFFFFF"/>
                <w:sz w:val="12"/>
              </w:rPr>
              <w:t xml:space="preserve">                           www.agnostic-intelligence.com</w:t>
            </w:r>
            <w:r>
              <w:rPr>
                <w:rFonts w:ascii="Calibri" w:eastAsia="Calibri" w:hAnsi="Calibri" w:cs="Calibri"/>
                <w:b/>
                <w:color w:val="5A1418"/>
                <w:sz w:val="12"/>
              </w:rPr>
              <w:t xml:space="preserve"> </w:t>
            </w:r>
          </w:p>
        </w:tc>
      </w:tr>
    </w:tbl>
    <w:p w14:paraId="6D8D76AE" w14:textId="77777777" w:rsidR="00DB4D46" w:rsidRDefault="00493BAA">
      <w:pPr>
        <w:spacing w:after="42" w:line="259" w:lineRule="auto"/>
        <w:ind w:left="0" w:right="0" w:firstLine="0"/>
        <w:jc w:val="left"/>
      </w:pPr>
      <w:r>
        <w:rPr>
          <w:rFonts w:ascii="Calibri" w:eastAsia="Calibri" w:hAnsi="Calibri" w:cs="Calibri"/>
          <w:color w:val="B0C0C9"/>
          <w:sz w:val="16"/>
        </w:rPr>
        <w:lastRenderedPageBreak/>
        <w:t xml:space="preserve"> </w:t>
      </w:r>
    </w:p>
    <w:p w14:paraId="670ED949" w14:textId="77777777" w:rsidR="00DB4D46" w:rsidRDefault="00493BAA">
      <w:pPr>
        <w:spacing w:after="0" w:line="259" w:lineRule="auto"/>
        <w:ind w:left="0" w:right="0" w:firstLine="0"/>
        <w:jc w:val="left"/>
      </w:pPr>
      <w:r>
        <w:rPr>
          <w:rFonts w:ascii="Calibri" w:eastAsia="Calibri" w:hAnsi="Calibri" w:cs="Calibri"/>
          <w:color w:val="631418"/>
          <w:sz w:val="18"/>
        </w:rPr>
        <w:t xml:space="preserve"> </w:t>
      </w:r>
    </w:p>
    <w:p w14:paraId="3FB2AAE6" w14:textId="77777777" w:rsidR="00DB4D46" w:rsidRDefault="00493BAA">
      <w:pPr>
        <w:ind w:left="-5" w:right="0"/>
      </w:pPr>
      <w:r>
        <w:t xml:space="preserve">Er arbeitete stets äusserst zielorientiert und zeigte ein ausgeprägtes Qualitätsbewusstsein. Auch bei starkem Arbeitsanfall überzeugte Herr Schreiber durch seine Effizienz und erzielte jederzeit sehr gute Arbeitsergebnisse. </w:t>
      </w:r>
    </w:p>
    <w:p w14:paraId="44530A2D" w14:textId="77777777" w:rsidR="00DB4D46" w:rsidRDefault="00493BAA">
      <w:pPr>
        <w:spacing w:after="16" w:line="259" w:lineRule="auto"/>
        <w:ind w:left="0" w:right="0" w:firstLine="0"/>
        <w:jc w:val="left"/>
      </w:pPr>
      <w:r>
        <w:t xml:space="preserve"> </w:t>
      </w:r>
    </w:p>
    <w:p w14:paraId="40BA4B45" w14:textId="77777777" w:rsidR="00DB4D46" w:rsidRDefault="00493BAA">
      <w:pPr>
        <w:ind w:left="-5" w:right="0"/>
      </w:pPr>
      <w:r>
        <w:t xml:space="preserve">Die ihm übertragenen Aufgaben erfüllte Herr Schreiber stets zu unserer vollsten Zufriedenheit. </w:t>
      </w:r>
    </w:p>
    <w:p w14:paraId="45E6779F" w14:textId="77777777" w:rsidR="00DB4D46" w:rsidRDefault="00493BAA">
      <w:pPr>
        <w:spacing w:after="16" w:line="259" w:lineRule="auto"/>
        <w:ind w:left="0" w:right="0" w:firstLine="0"/>
        <w:jc w:val="left"/>
      </w:pPr>
      <w:r>
        <w:t xml:space="preserve"> </w:t>
      </w:r>
    </w:p>
    <w:p w14:paraId="3587FBA2" w14:textId="77777777" w:rsidR="00DB4D46" w:rsidRDefault="00493BAA">
      <w:pPr>
        <w:ind w:left="-5" w:right="0"/>
      </w:pPr>
      <w:r>
        <w:t xml:space="preserve">Herr Schreiber zeichnete sich jederzeit durch seine ausgesprochen freundliche und hilfsbereite Art aus. Sein Verhalten gegenüber Vorgesetzten, Kollegen und Kunden war stets vorbildlich. Als professionelle und international geprägte Persönlichkeit war er ein unverzichtbarer Bestandteil unseres Teams. Sein ausgeprägter Teamgeist sowie sein ausserordentlich hohes Engagement verschafften ihm grosse Wertschätzung und Beliebtheit bei allen Ansprechpartnern. </w:t>
      </w:r>
    </w:p>
    <w:p w14:paraId="3CCD4CC5" w14:textId="77777777" w:rsidR="00DB4D46" w:rsidRDefault="00493BAA">
      <w:pPr>
        <w:spacing w:after="16" w:line="259" w:lineRule="auto"/>
        <w:ind w:left="0" w:right="0" w:firstLine="0"/>
        <w:jc w:val="left"/>
      </w:pPr>
      <w:r>
        <w:t xml:space="preserve"> </w:t>
      </w:r>
    </w:p>
    <w:p w14:paraId="2B06F005" w14:textId="77777777" w:rsidR="00DB4D46" w:rsidRDefault="00493BAA">
      <w:pPr>
        <w:ind w:left="-5" w:right="0"/>
      </w:pPr>
      <w:r>
        <w:t xml:space="preserve">Herr Schreiber verlässt unser Unternehmen nach Beendigung seines Praktikums. </w:t>
      </w:r>
    </w:p>
    <w:p w14:paraId="4432AA1C" w14:textId="77777777" w:rsidR="00DB4D46" w:rsidRDefault="00493BAA">
      <w:pPr>
        <w:spacing w:after="16" w:line="259" w:lineRule="auto"/>
        <w:ind w:left="0" w:right="0" w:firstLine="0"/>
        <w:jc w:val="left"/>
      </w:pPr>
      <w:r>
        <w:t xml:space="preserve"> </w:t>
      </w:r>
    </w:p>
    <w:p w14:paraId="66B4DA26" w14:textId="77777777" w:rsidR="00DB4D46" w:rsidRDefault="00493BAA">
      <w:pPr>
        <w:ind w:left="-5" w:right="0"/>
      </w:pPr>
      <w:r>
        <w:t xml:space="preserve">Wir danken Herrn Schreiber für die jederzeit sehr gute und erfolgreiche Zusammenarbeit. Für seinen weiteren Berufs- und Lebensweg wünschen wir ihm alles Gute und weiterhin viel Erfolg. </w:t>
      </w:r>
    </w:p>
    <w:p w14:paraId="4321C5D0" w14:textId="77777777" w:rsidR="00DB4D46" w:rsidRDefault="00493BAA">
      <w:pPr>
        <w:spacing w:after="0" w:line="259" w:lineRule="auto"/>
        <w:ind w:left="0" w:right="0" w:firstLine="0"/>
        <w:jc w:val="left"/>
      </w:pPr>
      <w:r>
        <w:t xml:space="preserve"> </w:t>
      </w:r>
    </w:p>
    <w:p w14:paraId="01AE8685" w14:textId="77777777" w:rsidR="00DB4D46" w:rsidRDefault="00493BAA">
      <w:pPr>
        <w:spacing w:after="0" w:line="259" w:lineRule="auto"/>
        <w:ind w:left="0" w:right="0" w:firstLine="0"/>
        <w:jc w:val="left"/>
      </w:pPr>
      <w:r>
        <w:t xml:space="preserve"> </w:t>
      </w:r>
    </w:p>
    <w:p w14:paraId="1F6B5A82" w14:textId="77777777" w:rsidR="00DB4D46" w:rsidRDefault="00493BAA">
      <w:pPr>
        <w:ind w:left="-5" w:right="0"/>
      </w:pPr>
      <w:r>
        <w:t xml:space="preserve">Zug, den 01.09.2025 </w:t>
      </w:r>
    </w:p>
    <w:p w14:paraId="747BFDEC" w14:textId="77777777" w:rsidR="00DB4D46" w:rsidRDefault="00493BAA">
      <w:pPr>
        <w:spacing w:after="0" w:line="259" w:lineRule="auto"/>
        <w:ind w:left="0" w:right="0" w:firstLine="0"/>
        <w:jc w:val="left"/>
      </w:pPr>
      <w:r>
        <w:t xml:space="preserve"> </w:t>
      </w:r>
    </w:p>
    <w:p w14:paraId="53C94FA1" w14:textId="77777777" w:rsidR="00DB4D46" w:rsidRDefault="00493BAA">
      <w:pPr>
        <w:spacing w:after="0" w:line="259" w:lineRule="auto"/>
        <w:ind w:left="0" w:right="0" w:firstLine="0"/>
        <w:jc w:val="left"/>
      </w:pPr>
      <w:r>
        <w:t xml:space="preserve"> </w:t>
      </w:r>
    </w:p>
    <w:p w14:paraId="6D00A7EE" w14:textId="77777777" w:rsidR="00DB4D46" w:rsidRDefault="00493BAA">
      <w:pPr>
        <w:spacing w:after="0" w:line="259" w:lineRule="auto"/>
        <w:ind w:left="0" w:right="0" w:firstLine="0"/>
        <w:jc w:val="left"/>
      </w:pPr>
      <w:r>
        <w:t xml:space="preserve"> </w:t>
      </w:r>
    </w:p>
    <w:p w14:paraId="4D374A80" w14:textId="77777777" w:rsidR="00DB4D46" w:rsidRDefault="00493BAA">
      <w:pPr>
        <w:spacing w:after="0" w:line="259" w:lineRule="auto"/>
        <w:ind w:left="0" w:right="0" w:firstLine="0"/>
        <w:jc w:val="left"/>
      </w:pPr>
      <w:r>
        <w:t xml:space="preserve"> </w:t>
      </w:r>
    </w:p>
    <w:p w14:paraId="5D31DFB3" w14:textId="77777777" w:rsidR="00DB4D46" w:rsidRDefault="00493BAA">
      <w:pPr>
        <w:spacing w:after="0" w:line="259" w:lineRule="auto"/>
        <w:ind w:left="0" w:right="0" w:firstLine="0"/>
        <w:jc w:val="left"/>
      </w:pPr>
      <w:r>
        <w:t xml:space="preserve"> </w:t>
      </w:r>
    </w:p>
    <w:p w14:paraId="5D5FAFA4" w14:textId="77777777" w:rsidR="00DB4D46" w:rsidRDefault="00493BAA">
      <w:pPr>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A01DB44" wp14:editId="74459186">
                <wp:simplePos x="0" y="0"/>
                <wp:positionH relativeFrom="page">
                  <wp:posOffset>914400</wp:posOffset>
                </wp:positionH>
                <wp:positionV relativeFrom="page">
                  <wp:posOffset>360045</wp:posOffset>
                </wp:positionV>
                <wp:extent cx="6011545" cy="688974"/>
                <wp:effectExtent l="0" t="0" r="0" b="0"/>
                <wp:wrapTopAndBottom/>
                <wp:docPr id="3503" name="Group 3503"/>
                <wp:cNvGraphicFramePr/>
                <a:graphic xmlns:a="http://schemas.openxmlformats.org/drawingml/2006/main">
                  <a:graphicData uri="http://schemas.microsoft.com/office/word/2010/wordprocessingGroup">
                    <wpg:wgp>
                      <wpg:cNvGrpSpPr/>
                      <wpg:grpSpPr>
                        <a:xfrm>
                          <a:off x="0" y="0"/>
                          <a:ext cx="6011545" cy="688974"/>
                          <a:chOff x="0" y="0"/>
                          <a:chExt cx="6011545" cy="688974"/>
                        </a:xfrm>
                      </wpg:grpSpPr>
                      <wps:wsp>
                        <wps:cNvPr id="1099" name="Rectangle 1099"/>
                        <wps:cNvSpPr/>
                        <wps:spPr>
                          <a:xfrm>
                            <a:off x="4019677" y="441197"/>
                            <a:ext cx="30692" cy="138324"/>
                          </a:xfrm>
                          <a:prstGeom prst="rect">
                            <a:avLst/>
                          </a:prstGeom>
                          <a:ln>
                            <a:noFill/>
                          </a:ln>
                        </wps:spPr>
                        <wps:txbx>
                          <w:txbxContent>
                            <w:p w14:paraId="7C6DFF81" w14:textId="77777777" w:rsidR="00DB4D46" w:rsidRDefault="00493BAA">
                              <w:pPr>
                                <w:spacing w:after="160" w:line="259" w:lineRule="auto"/>
                                <w:ind w:left="0" w:right="0" w:firstLine="0"/>
                                <w:jc w:val="left"/>
                              </w:pPr>
                              <w:r>
                                <w:rPr>
                                  <w:rFonts w:ascii="Calibri" w:eastAsia="Calibri" w:hAnsi="Calibri" w:cs="Calibri"/>
                                  <w:color w:val="FFFFFF"/>
                                  <w:sz w:val="16"/>
                                </w:rPr>
                                <w:t xml:space="preserve"> </w:t>
                              </w:r>
                            </w:p>
                          </w:txbxContent>
                        </wps:txbx>
                        <wps:bodyPr horzOverflow="overflow" vert="horz" lIns="0" tIns="0" rIns="0" bIns="0" rtlCol="0">
                          <a:noAutofit/>
                        </wps:bodyPr>
                      </wps:wsp>
                      <pic:pic xmlns:pic="http://schemas.openxmlformats.org/drawingml/2006/picture">
                        <pic:nvPicPr>
                          <pic:cNvPr id="1133" name="Picture 1133"/>
                          <pic:cNvPicPr/>
                        </pic:nvPicPr>
                        <pic:blipFill>
                          <a:blip r:embed="rId5"/>
                          <a:stretch>
                            <a:fillRect/>
                          </a:stretch>
                        </pic:blipFill>
                        <pic:spPr>
                          <a:xfrm>
                            <a:off x="1924050" y="0"/>
                            <a:ext cx="2094992" cy="518160"/>
                          </a:xfrm>
                          <a:prstGeom prst="rect">
                            <a:avLst/>
                          </a:prstGeom>
                        </pic:spPr>
                      </pic:pic>
                      <wps:wsp>
                        <wps:cNvPr id="4057" name="Shape 4057"/>
                        <wps:cNvSpPr/>
                        <wps:spPr>
                          <a:xfrm>
                            <a:off x="0" y="671194"/>
                            <a:ext cx="6011545" cy="17780"/>
                          </a:xfrm>
                          <a:custGeom>
                            <a:avLst/>
                            <a:gdLst/>
                            <a:ahLst/>
                            <a:cxnLst/>
                            <a:rect l="0" t="0" r="0" b="0"/>
                            <a:pathLst>
                              <a:path w="6011545" h="17780">
                                <a:moveTo>
                                  <a:pt x="0" y="0"/>
                                </a:moveTo>
                                <a:lnTo>
                                  <a:pt x="6011545" y="0"/>
                                </a:lnTo>
                                <a:lnTo>
                                  <a:pt x="6011545" y="17780"/>
                                </a:lnTo>
                                <a:lnTo>
                                  <a:pt x="0" y="17780"/>
                                </a:lnTo>
                                <a:lnTo>
                                  <a:pt x="0" y="0"/>
                                </a:lnTo>
                              </a:path>
                            </a:pathLst>
                          </a:custGeom>
                          <a:ln w="0" cap="flat">
                            <a:miter lim="127000"/>
                          </a:ln>
                        </wps:spPr>
                        <wps:style>
                          <a:lnRef idx="0">
                            <a:srgbClr val="000000">
                              <a:alpha val="0"/>
                            </a:srgbClr>
                          </a:lnRef>
                          <a:fillRef idx="1">
                            <a:srgbClr val="00093D"/>
                          </a:fillRef>
                          <a:effectRef idx="0">
                            <a:scrgbClr r="0" g="0" b="0"/>
                          </a:effectRef>
                          <a:fontRef idx="none"/>
                        </wps:style>
                        <wps:bodyPr/>
                      </wps:wsp>
                    </wpg:wgp>
                  </a:graphicData>
                </a:graphic>
              </wp:anchor>
            </w:drawing>
          </mc:Choice>
          <mc:Fallback xmlns:a="http://schemas.openxmlformats.org/drawingml/2006/main">
            <w:pict>
              <v:group id="Group 3503" style="width:473.35pt;height:54.25pt;position:absolute;mso-position-horizontal-relative:page;mso-position-horizontal:absolute;margin-left:72pt;mso-position-vertical-relative:page;margin-top:28.35pt;" coordsize="60115,6889">
                <v:rect id="Rectangle 1099" style="position:absolute;width:306;height:1383;left:40196;top:4411;" filled="f" stroked="f">
                  <v:textbox inset="0,0,0,0">
                    <w:txbxContent>
                      <w:p>
                        <w:pPr>
                          <w:spacing w:before="0" w:after="160" w:line="259" w:lineRule="auto"/>
                          <w:ind w:left="0" w:right="0" w:firstLine="0"/>
                          <w:jc w:val="left"/>
                        </w:pPr>
                        <w:r>
                          <w:rPr>
                            <w:rFonts w:cs="Calibri" w:hAnsi="Calibri" w:eastAsia="Calibri" w:ascii="Calibri"/>
                            <w:color w:val="ffffff"/>
                            <w:sz w:val="16"/>
                          </w:rPr>
                          <w:t xml:space="preserve"> </w:t>
                        </w:r>
                      </w:p>
                    </w:txbxContent>
                  </v:textbox>
                </v:rect>
                <v:shape id="Picture 1133" style="position:absolute;width:20949;height:5181;left:19240;top:0;" filled="f">
                  <v:imagedata r:id="rId6"/>
                </v:shape>
                <v:shape id="Shape 4058" style="position:absolute;width:60115;height:177;left:0;top:6711;" coordsize="6011545,17780" path="m0,0l6011545,0l6011545,17780l0,17780l0,0">
                  <v:stroke weight="0pt" endcap="flat" joinstyle="miter" miterlimit="10" on="false" color="#000000" opacity="0"/>
                  <v:fill on="true" color="#00093d"/>
                </v:shape>
                <w10:wrap type="topAndBottom"/>
              </v:group>
            </w:pict>
          </mc:Fallback>
        </mc:AlternateContent>
      </w:r>
      <w:r>
        <w:t xml:space="preserve"> </w:t>
      </w:r>
    </w:p>
    <w:p w14:paraId="3AE209B5" w14:textId="77777777" w:rsidR="00DB4D46" w:rsidRDefault="00493BAA">
      <w:pPr>
        <w:ind w:left="-5" w:right="0"/>
      </w:pPr>
      <w:r>
        <w:t xml:space="preserve">Raphael Jakob </w:t>
      </w:r>
    </w:p>
    <w:p w14:paraId="0C9B4A83" w14:textId="77777777" w:rsidR="00DB4D46" w:rsidRDefault="00493BAA">
      <w:pPr>
        <w:spacing w:after="40" w:line="259" w:lineRule="auto"/>
        <w:ind w:left="0" w:right="0" w:firstLine="0"/>
        <w:jc w:val="left"/>
      </w:pPr>
      <w:r>
        <w:rPr>
          <w:rFonts w:cs="Arial"/>
          <w:i/>
          <w:sz w:val="18"/>
        </w:rPr>
        <w:t>Head of Products and Customer Services</w:t>
      </w:r>
      <w:r>
        <w:rPr>
          <w:sz w:val="18"/>
        </w:rPr>
        <w:t xml:space="preserve"> </w:t>
      </w:r>
    </w:p>
    <w:p w14:paraId="3C862A54" w14:textId="77777777" w:rsidR="00DB4D46" w:rsidRDefault="00493BAA">
      <w:pPr>
        <w:spacing w:after="5068" w:line="259" w:lineRule="auto"/>
        <w:ind w:left="0" w:right="0" w:firstLine="0"/>
        <w:jc w:val="left"/>
      </w:pPr>
      <w:r>
        <w:rPr>
          <w:color w:val="FF0000"/>
          <w:sz w:val="24"/>
        </w:rPr>
        <w:t xml:space="preserve"> </w:t>
      </w:r>
    </w:p>
    <w:tbl>
      <w:tblPr>
        <w:tblStyle w:val="TableGrid"/>
        <w:tblW w:w="11383" w:type="dxa"/>
        <w:tblInd w:w="-1011" w:type="dxa"/>
        <w:tblCellMar>
          <w:top w:w="107" w:type="dxa"/>
          <w:right w:w="115" w:type="dxa"/>
        </w:tblCellMar>
        <w:tblLook w:val="04A0" w:firstRow="1" w:lastRow="0" w:firstColumn="1" w:lastColumn="0" w:noHBand="0" w:noVBand="1"/>
      </w:tblPr>
      <w:tblGrid>
        <w:gridCol w:w="3634"/>
        <w:gridCol w:w="1462"/>
        <w:gridCol w:w="1832"/>
        <w:gridCol w:w="1829"/>
        <w:gridCol w:w="2626"/>
      </w:tblGrid>
      <w:tr w:rsidR="00DB4D46" w14:paraId="4C2A9B15" w14:textId="77777777">
        <w:trPr>
          <w:trHeight w:val="315"/>
        </w:trPr>
        <w:tc>
          <w:tcPr>
            <w:tcW w:w="3635" w:type="dxa"/>
            <w:tcBorders>
              <w:top w:val="nil"/>
              <w:left w:val="nil"/>
              <w:bottom w:val="nil"/>
              <w:right w:val="nil"/>
            </w:tcBorders>
            <w:shd w:val="clear" w:color="auto" w:fill="00093D"/>
          </w:tcPr>
          <w:p w14:paraId="0212AED6" w14:textId="77777777" w:rsidR="00DB4D46" w:rsidRDefault="00493BAA">
            <w:pPr>
              <w:spacing w:after="0" w:line="259" w:lineRule="auto"/>
              <w:ind w:left="115" w:right="0" w:firstLine="0"/>
              <w:jc w:val="left"/>
            </w:pPr>
            <w:r>
              <w:rPr>
                <w:rFonts w:ascii="Calibri" w:eastAsia="Calibri" w:hAnsi="Calibri" w:cs="Calibri"/>
                <w:b/>
                <w:color w:val="FFFFFF"/>
                <w:sz w:val="12"/>
              </w:rPr>
              <w:lastRenderedPageBreak/>
              <w:t xml:space="preserve">Agnostic Intelligence AG, Gotthardstrasse 26, CH – 6300 Zug </w:t>
            </w:r>
          </w:p>
        </w:tc>
        <w:tc>
          <w:tcPr>
            <w:tcW w:w="1462" w:type="dxa"/>
            <w:tcBorders>
              <w:top w:val="nil"/>
              <w:left w:val="nil"/>
              <w:bottom w:val="nil"/>
              <w:right w:val="nil"/>
            </w:tcBorders>
            <w:shd w:val="clear" w:color="auto" w:fill="00093D"/>
          </w:tcPr>
          <w:p w14:paraId="21CA04D0" w14:textId="77777777" w:rsidR="00DB4D46" w:rsidRDefault="00DB4D46">
            <w:pPr>
              <w:spacing w:after="160" w:line="259" w:lineRule="auto"/>
              <w:ind w:left="0" w:right="0" w:firstLine="0"/>
              <w:jc w:val="left"/>
            </w:pPr>
          </w:p>
        </w:tc>
        <w:tc>
          <w:tcPr>
            <w:tcW w:w="1832" w:type="dxa"/>
            <w:tcBorders>
              <w:top w:val="nil"/>
              <w:left w:val="nil"/>
              <w:bottom w:val="nil"/>
              <w:right w:val="nil"/>
            </w:tcBorders>
            <w:shd w:val="clear" w:color="auto" w:fill="00093D"/>
          </w:tcPr>
          <w:p w14:paraId="5E275476" w14:textId="77777777" w:rsidR="00DB4D46" w:rsidRDefault="00493BAA">
            <w:pPr>
              <w:spacing w:after="0" w:line="259" w:lineRule="auto"/>
              <w:ind w:left="0" w:right="0" w:firstLine="0"/>
              <w:jc w:val="left"/>
            </w:pPr>
            <w:r>
              <w:rPr>
                <w:rFonts w:ascii="Calibri" w:eastAsia="Calibri" w:hAnsi="Calibri" w:cs="Calibri"/>
                <w:b/>
                <w:color w:val="FFFFFF"/>
                <w:sz w:val="12"/>
              </w:rPr>
              <w:t xml:space="preserve">+41 44 520 3300 </w:t>
            </w:r>
          </w:p>
        </w:tc>
        <w:tc>
          <w:tcPr>
            <w:tcW w:w="1829" w:type="dxa"/>
            <w:tcBorders>
              <w:top w:val="nil"/>
              <w:left w:val="nil"/>
              <w:bottom w:val="nil"/>
              <w:right w:val="nil"/>
            </w:tcBorders>
            <w:shd w:val="clear" w:color="auto" w:fill="00093D"/>
          </w:tcPr>
          <w:p w14:paraId="25E02CDA" w14:textId="77777777" w:rsidR="00DB4D46" w:rsidRDefault="00493BAA">
            <w:pPr>
              <w:spacing w:after="0" w:line="259" w:lineRule="auto"/>
              <w:ind w:left="0" w:right="0" w:firstLine="0"/>
              <w:jc w:val="left"/>
            </w:pPr>
            <w:r>
              <w:rPr>
                <w:rFonts w:ascii="Calibri" w:eastAsia="Calibri" w:hAnsi="Calibri" w:cs="Calibri"/>
                <w:b/>
                <w:color w:val="FFFFFF"/>
                <w:sz w:val="12"/>
              </w:rPr>
              <w:t xml:space="preserve">info@agnostic-intelligence.com </w:t>
            </w:r>
          </w:p>
        </w:tc>
        <w:tc>
          <w:tcPr>
            <w:tcW w:w="2626" w:type="dxa"/>
            <w:tcBorders>
              <w:top w:val="nil"/>
              <w:left w:val="nil"/>
              <w:bottom w:val="nil"/>
              <w:right w:val="nil"/>
            </w:tcBorders>
            <w:shd w:val="clear" w:color="auto" w:fill="00093D"/>
          </w:tcPr>
          <w:p w14:paraId="242575F2" w14:textId="77777777" w:rsidR="00DB4D46" w:rsidRDefault="00493BAA">
            <w:pPr>
              <w:spacing w:after="0" w:line="259" w:lineRule="auto"/>
              <w:ind w:left="0" w:right="0" w:firstLine="0"/>
              <w:jc w:val="left"/>
            </w:pPr>
            <w:r>
              <w:rPr>
                <w:rFonts w:ascii="Calibri" w:eastAsia="Calibri" w:hAnsi="Calibri" w:cs="Calibri"/>
                <w:b/>
                <w:color w:val="FFFFFF"/>
                <w:sz w:val="12"/>
              </w:rPr>
              <w:t xml:space="preserve">                           www.agnostic-intelligence.com</w:t>
            </w:r>
            <w:r>
              <w:rPr>
                <w:rFonts w:ascii="Calibri" w:eastAsia="Calibri" w:hAnsi="Calibri" w:cs="Calibri"/>
                <w:b/>
                <w:color w:val="5A1418"/>
                <w:sz w:val="12"/>
              </w:rPr>
              <w:t xml:space="preserve"> </w:t>
            </w:r>
          </w:p>
        </w:tc>
      </w:tr>
    </w:tbl>
    <w:p w14:paraId="198C4A20" w14:textId="77777777" w:rsidR="00DB4D46" w:rsidRDefault="00493BAA">
      <w:pPr>
        <w:spacing w:after="42" w:line="259" w:lineRule="auto"/>
        <w:ind w:left="0" w:right="0" w:firstLine="0"/>
        <w:jc w:val="left"/>
      </w:pPr>
      <w:r>
        <w:rPr>
          <w:rFonts w:ascii="Calibri" w:eastAsia="Calibri" w:hAnsi="Calibri" w:cs="Calibri"/>
          <w:color w:val="B0C0C9"/>
          <w:sz w:val="16"/>
        </w:rPr>
        <w:t xml:space="preserve"> </w:t>
      </w:r>
    </w:p>
    <w:p w14:paraId="36046AC4" w14:textId="77777777" w:rsidR="00DB4D46" w:rsidRDefault="00493BAA">
      <w:pPr>
        <w:spacing w:after="0" w:line="259" w:lineRule="auto"/>
        <w:ind w:left="0" w:right="0" w:firstLine="0"/>
        <w:jc w:val="left"/>
      </w:pPr>
      <w:r>
        <w:rPr>
          <w:rFonts w:ascii="Calibri" w:eastAsia="Calibri" w:hAnsi="Calibri" w:cs="Calibri"/>
          <w:color w:val="631418"/>
          <w:sz w:val="18"/>
        </w:rPr>
        <w:t xml:space="preserve"> </w:t>
      </w:r>
    </w:p>
    <w:sectPr w:rsidR="00DB4D46">
      <w:pgSz w:w="12240" w:h="15840"/>
      <w:pgMar w:top="567" w:right="1434" w:bottom="26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C12D8"/>
    <w:multiLevelType w:val="hybridMultilevel"/>
    <w:tmpl w:val="FFFFFFFF"/>
    <w:lvl w:ilvl="0" w:tplc="5130386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A821A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0661C3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AC89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BECF2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926186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1E43DB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14DCB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302A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554027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trackRevisions/>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D46"/>
    <w:rsid w:val="003178B5"/>
    <w:rsid w:val="00493BAA"/>
    <w:rsid w:val="00756295"/>
    <w:rsid w:val="00A678AD"/>
    <w:rsid w:val="00DB4D4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78EE52C2"/>
  <w15:docId w15:val="{ADCD9144-552F-AA4C-A801-5D813A7B8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4" w:line="270" w:lineRule="auto"/>
      <w:ind w:left="10" w:right="3" w:hanging="10"/>
      <w:jc w:val="both"/>
    </w:pPr>
    <w:rPr>
      <w:rFonts w:ascii="Arial" w:eastAsia="Arial" w:hAnsi="Arial" w:cs="Times New Roman"/>
      <w:color w:val="000000"/>
      <w:sz w:val="22"/>
      <w:lang w:val="en" w:eastAsia="e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erarbeitung">
    <w:name w:val="Revision"/>
    <w:hidden/>
    <w:uiPriority w:val="99"/>
    <w:semiHidden/>
    <w:rsid w:val="00A678AD"/>
    <w:pPr>
      <w:spacing w:after="0" w:line="240" w:lineRule="auto"/>
    </w:pPr>
    <w:rPr>
      <w:rFonts w:ascii="Arial" w:eastAsia="Arial" w:hAnsi="Arial"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533</Words>
  <Characters>3361</Characters>
  <Application>Microsoft Office Word</Application>
  <DocSecurity>0</DocSecurity>
  <Lines>28</Lines>
  <Paragraphs>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Schmid</dc:creator>
  <cp:keywords/>
  <cp:lastModifiedBy>David Döbele</cp:lastModifiedBy>
  <cp:revision>3</cp:revision>
  <dcterms:created xsi:type="dcterms:W3CDTF">2025-09-14T16:17:00Z</dcterms:created>
  <dcterms:modified xsi:type="dcterms:W3CDTF">2025-09-15T14:25:00Z</dcterms:modified>
</cp:coreProperties>
</file>