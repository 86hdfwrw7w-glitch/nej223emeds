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540765" w14:textId="77777777" w:rsidR="00AE6F14" w:rsidRDefault="00AE6F1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435" w:type="dxa"/>
        <w:tblInd w:w="-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55"/>
        <w:gridCol w:w="1422"/>
        <w:gridCol w:w="1983"/>
        <w:gridCol w:w="135"/>
        <w:gridCol w:w="105"/>
        <w:gridCol w:w="315"/>
        <w:gridCol w:w="555"/>
        <w:gridCol w:w="285"/>
        <w:gridCol w:w="135"/>
        <w:gridCol w:w="2445"/>
        <w:tblGridChange w:id="0">
          <w:tblGrid>
            <w:gridCol w:w="2055"/>
            <w:gridCol w:w="3405"/>
            <w:gridCol w:w="135"/>
            <w:gridCol w:w="105"/>
            <w:gridCol w:w="315"/>
            <w:gridCol w:w="555"/>
            <w:gridCol w:w="285"/>
            <w:gridCol w:w="135"/>
            <w:gridCol w:w="2445"/>
          </w:tblGrid>
        </w:tblGridChange>
      </w:tblGrid>
      <w:tr w:rsidR="00AE6F14" w14:paraId="37DDD55F" w14:textId="77777777" w:rsidTr="008F05BA">
        <w:trPr>
          <w:trHeight w:val="227"/>
        </w:trPr>
        <w:tc>
          <w:tcPr>
            <w:tcW w:w="9435" w:type="dxa"/>
            <w:gridSpan w:val="10"/>
          </w:tcPr>
          <w:p w14:paraId="13AC8031" w14:textId="00C97AA2" w:rsidR="00AE6F14" w:rsidRDefault="00DF4F0C">
            <w:pPr>
              <w:spacing w:line="276" w:lineRule="auto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  <w:b/>
                <w:smallCaps/>
                <w:sz w:val="48"/>
                <w:szCs w:val="48"/>
              </w:rPr>
              <w:t>Filipp Parshin</w:t>
            </w:r>
            <w:r>
              <w:rPr>
                <w:rFonts w:ascii="Georgia" w:eastAsia="Georgia" w:hAnsi="Georgia" w:cs="Georgia"/>
                <w:sz w:val="44"/>
                <w:szCs w:val="44"/>
              </w:rPr>
              <w:br/>
            </w:r>
            <w:r>
              <w:rPr>
                <w:rFonts w:ascii="Georgia" w:eastAsia="Georgia" w:hAnsi="Georgia" w:cs="Georgia"/>
                <w:sz w:val="20"/>
                <w:szCs w:val="20"/>
              </w:rPr>
              <w:t>Altenhöferalle 70, 60438 Frankfurt</w:t>
            </w:r>
            <w:r w:rsidR="0014528A">
              <w:rPr>
                <w:rFonts w:ascii="Georgia" w:eastAsia="Georgia" w:hAnsi="Georgia" w:cs="Georgia"/>
                <w:sz w:val="20"/>
                <w:szCs w:val="20"/>
              </w:rPr>
              <w:t xml:space="preserve"> am Main</w:t>
            </w:r>
          </w:p>
          <w:p w14:paraId="5BBE8AC0" w14:textId="65FA93B3" w:rsidR="00AE6F14" w:rsidRDefault="00000000">
            <w:pPr>
              <w:spacing w:line="276" w:lineRule="auto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+49 </w:t>
            </w:r>
            <w:r w:rsidR="00DF4F0C">
              <w:rPr>
                <w:rFonts w:ascii="Georgia" w:eastAsia="Georgia" w:hAnsi="Georgia" w:cs="Georgia"/>
                <w:sz w:val="20"/>
                <w:szCs w:val="20"/>
              </w:rPr>
              <w:t>163</w:t>
            </w:r>
            <w:r>
              <w:rPr>
                <w:rFonts w:ascii="Georgia" w:eastAsia="Georgia" w:hAnsi="Georgia" w:cs="Georgia"/>
                <w:sz w:val="20"/>
                <w:szCs w:val="20"/>
              </w:rPr>
              <w:t xml:space="preserve"> </w:t>
            </w:r>
            <w:r w:rsidR="00DF4F0C">
              <w:rPr>
                <w:rFonts w:ascii="Georgia" w:eastAsia="Georgia" w:hAnsi="Georgia" w:cs="Georgia"/>
                <w:sz w:val="20"/>
                <w:szCs w:val="20"/>
              </w:rPr>
              <w:t>2560394</w:t>
            </w:r>
            <w:r>
              <w:rPr>
                <w:rFonts w:ascii="Georgia" w:eastAsia="Georgia" w:hAnsi="Georgia" w:cs="Georgia"/>
                <w:sz w:val="20"/>
                <w:szCs w:val="20"/>
              </w:rPr>
              <w:t xml:space="preserve"> </w:t>
            </w: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| </w:t>
            </w:r>
            <w:r w:rsidR="00DF4F0C">
              <w:rPr>
                <w:rFonts w:ascii="Georgia" w:eastAsia="Georgia" w:hAnsi="Georgia" w:cs="Georgia"/>
                <w:sz w:val="20"/>
                <w:szCs w:val="20"/>
              </w:rPr>
              <w:t>par.philipp39</w:t>
            </w:r>
            <w:r w:rsidR="00DF4F0C">
              <w:rPr>
                <w:rFonts w:ascii="Georgia" w:eastAsia="Georgia" w:hAnsi="Georgia" w:cs="Georgia"/>
                <w:sz w:val="20"/>
                <w:szCs w:val="20"/>
                <w:lang w:val="ru-RU"/>
              </w:rPr>
              <w:t>@</w:t>
            </w:r>
            <w:r w:rsidR="00DF4F0C">
              <w:rPr>
                <w:rFonts w:ascii="Georgia" w:eastAsia="Georgia" w:hAnsi="Georgia" w:cs="Georgia"/>
                <w:sz w:val="20"/>
                <w:szCs w:val="20"/>
                <w:lang w:val="de-DE"/>
              </w:rPr>
              <w:t>gmail.com</w:t>
            </w:r>
            <w:del w:id="1" w:author="David Döbele" w:date="2022-09-20T19:50:00Z">
              <w:r w:rsidDel="004957C6">
                <w:rPr>
                  <w:rFonts w:ascii="Georgia" w:eastAsia="Georgia" w:hAnsi="Georgia" w:cs="Georgia"/>
                  <w:sz w:val="20"/>
                  <w:szCs w:val="20"/>
                </w:rPr>
                <w:delText xml:space="preserve"> </w:delText>
              </w:r>
            </w:del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 | </w:t>
            </w:r>
            <w:r w:rsidR="00DF4F0C">
              <w:rPr>
                <w:rFonts w:ascii="Georgia" w:eastAsia="Georgia" w:hAnsi="Georgia" w:cs="Georgia"/>
                <w:sz w:val="20"/>
                <w:szCs w:val="20"/>
              </w:rPr>
              <w:t>31.08.2004</w:t>
            </w:r>
          </w:p>
        </w:tc>
      </w:tr>
      <w:tr w:rsidR="00AE6F14" w14:paraId="06243A92" w14:textId="77777777" w:rsidTr="008F05BA">
        <w:trPr>
          <w:trHeight w:val="510"/>
        </w:trPr>
        <w:tc>
          <w:tcPr>
            <w:tcW w:w="9435" w:type="dxa"/>
            <w:gridSpan w:val="10"/>
            <w:tcBorders>
              <w:bottom w:val="single" w:sz="4" w:space="0" w:color="000000"/>
            </w:tcBorders>
            <w:vAlign w:val="bottom"/>
          </w:tcPr>
          <w:p w14:paraId="544F6D62" w14:textId="77777777" w:rsidR="00AE6F14" w:rsidRDefault="00000000">
            <w:pPr>
              <w:jc w:val="center"/>
              <w:rPr>
                <w:rFonts w:ascii="Georgia" w:eastAsia="Georgia" w:hAnsi="Georgia" w:cs="Georgia"/>
                <w:sz w:val="28"/>
                <w:szCs w:val="28"/>
              </w:rPr>
            </w:pPr>
            <w:r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Schule &amp; Studium</w:t>
            </w:r>
          </w:p>
        </w:tc>
      </w:tr>
      <w:tr w:rsidR="00AE6F14" w14:paraId="04EA111A" w14:textId="77777777" w:rsidTr="008F05BA">
        <w:trPr>
          <w:trHeight w:val="340"/>
        </w:trPr>
        <w:tc>
          <w:tcPr>
            <w:tcW w:w="6855" w:type="dxa"/>
            <w:gridSpan w:val="8"/>
            <w:tcBorders>
              <w:top w:val="single" w:sz="4" w:space="0" w:color="000000"/>
            </w:tcBorders>
            <w:vAlign w:val="bottom"/>
          </w:tcPr>
          <w:p w14:paraId="36E7B115" w14:textId="757497B5" w:rsidR="00AE6F14" w:rsidRDefault="00DF4F0C" w:rsidP="00E361E9">
            <w:pP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Goethe Universität Frankfurt</w:t>
            </w:r>
          </w:p>
        </w:tc>
        <w:tc>
          <w:tcPr>
            <w:tcW w:w="2580" w:type="dxa"/>
            <w:gridSpan w:val="2"/>
            <w:tcBorders>
              <w:top w:val="single" w:sz="4" w:space="0" w:color="000000"/>
            </w:tcBorders>
            <w:vAlign w:val="bottom"/>
          </w:tcPr>
          <w:p w14:paraId="71813563" w14:textId="3EE2558A" w:rsidR="00AE6F14" w:rsidRDefault="00FC6F65" w:rsidP="00E361E9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Frankfurt</w:t>
            </w:r>
            <w:r w:rsidR="00534BB5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 xml:space="preserve"> am Main</w:t>
            </w:r>
          </w:p>
        </w:tc>
      </w:tr>
      <w:tr w:rsidR="00AE6F14" w14:paraId="3EB1BACC" w14:textId="77777777" w:rsidTr="00E361E9">
        <w:tc>
          <w:tcPr>
            <w:tcW w:w="5595" w:type="dxa"/>
            <w:gridSpan w:val="4"/>
          </w:tcPr>
          <w:p w14:paraId="229EC8EC" w14:textId="7975F997" w:rsidR="00AE6F14" w:rsidRDefault="00000000" w:rsidP="00E361E9">
            <w:pPr>
              <w:spacing w:before="60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 xml:space="preserve">B.Sc. in </w:t>
            </w:r>
            <w:r w:rsidR="001A6556">
              <w:rPr>
                <w:rFonts w:ascii="Georgia" w:eastAsia="Georgia" w:hAnsi="Georgia" w:cs="Georgia"/>
                <w:sz w:val="18"/>
                <w:szCs w:val="18"/>
              </w:rPr>
              <w:t>Wirtschaftswissenschaften</w:t>
            </w:r>
            <w:r w:rsidR="0014528A">
              <w:rPr>
                <w:rFonts w:ascii="Georgia" w:eastAsia="Georgia" w:hAnsi="Georgia" w:cs="Georgia"/>
                <w:sz w:val="18"/>
                <w:szCs w:val="18"/>
              </w:rPr>
              <w:t xml:space="preserve"> </w:t>
            </w:r>
            <w:r>
              <w:rPr>
                <w:rFonts w:ascii="Georgia" w:eastAsia="Georgia" w:hAnsi="Georgia" w:cs="Georgia"/>
                <w:sz w:val="18"/>
                <w:szCs w:val="18"/>
              </w:rPr>
              <w:t xml:space="preserve">  </w:t>
            </w:r>
          </w:p>
        </w:tc>
        <w:tc>
          <w:tcPr>
            <w:tcW w:w="3840" w:type="dxa"/>
            <w:gridSpan w:val="6"/>
            <w:vAlign w:val="bottom"/>
          </w:tcPr>
          <w:p w14:paraId="408EBB3C" w14:textId="50917721" w:rsidR="00AE6F14" w:rsidRDefault="00000000" w:rsidP="00E361E9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10/20</w:t>
            </w:r>
            <w:r w:rsidR="00FC6F65">
              <w:rPr>
                <w:rFonts w:ascii="Georgia" w:eastAsia="Georgia" w:hAnsi="Georgia" w:cs="Georgia"/>
                <w:sz w:val="18"/>
                <w:szCs w:val="18"/>
              </w:rPr>
              <w:t>22</w:t>
            </w:r>
            <w:r>
              <w:rPr>
                <w:rFonts w:ascii="Georgia" w:eastAsia="Georgia" w:hAnsi="Georgia" w:cs="Georgia"/>
                <w:sz w:val="18"/>
                <w:szCs w:val="18"/>
              </w:rPr>
              <w:t xml:space="preserve"> – heute</w:t>
            </w:r>
          </w:p>
        </w:tc>
      </w:tr>
      <w:tr w:rsidR="00AE6F14" w14:paraId="2CFE2279" w14:textId="77777777" w:rsidTr="008F05BA">
        <w:tc>
          <w:tcPr>
            <w:tcW w:w="9435" w:type="dxa"/>
            <w:gridSpan w:val="10"/>
          </w:tcPr>
          <w:p w14:paraId="61F7C513" w14:textId="35BC7A19" w:rsidR="00FC6F65" w:rsidRPr="004957C6" w:rsidRDefault="00FC6F65" w:rsidP="00E361E9">
            <w:pPr>
              <w:pStyle w:val="Listenabsatz"/>
              <w:numPr>
                <w:ilvl w:val="0"/>
                <w:numId w:val="2"/>
              </w:numPr>
              <w:tabs>
                <w:tab w:val="left" w:pos="696"/>
                <w:tab w:val="left" w:pos="697"/>
              </w:tabs>
              <w:ind w:right="38"/>
              <w:contextualSpacing w:val="0"/>
              <w:rPr>
                <w:rFonts w:ascii="Georgia" w:hAnsi="Georgia"/>
                <w:i/>
                <w:iCs/>
                <w:color w:val="000000" w:themeColor="text1"/>
                <w:sz w:val="18"/>
                <w:szCs w:val="18"/>
                <w:lang w:val="en-US"/>
                <w:rPrChange w:id="2" w:author="David Döbele" w:date="2022-09-20T19:50:00Z">
                  <w:rPr>
                    <w:rFonts w:ascii="Georgia" w:hAnsi="Georgia"/>
                    <w:color w:val="000000" w:themeColor="text1"/>
                    <w:sz w:val="18"/>
                    <w:szCs w:val="18"/>
                    <w:lang w:val="de-DE"/>
                  </w:rPr>
                </w:rPrChange>
              </w:rPr>
            </w:pPr>
            <w:proofErr w:type="spellStart"/>
            <w:r w:rsidRPr="004957C6">
              <w:rPr>
                <w:rFonts w:ascii="Georgia" w:hAnsi="Georgia"/>
                <w:i/>
                <w:iCs/>
                <w:color w:val="000000" w:themeColor="text1"/>
                <w:w w:val="105"/>
                <w:sz w:val="18"/>
                <w:szCs w:val="18"/>
                <w:lang w:val="en-US"/>
                <w:rPrChange w:id="3" w:author="David Döbele" w:date="2022-09-20T19:50:00Z">
                  <w:rPr>
                    <w:rFonts w:ascii="Georgia" w:hAnsi="Georgia"/>
                    <w:color w:val="000000" w:themeColor="text1"/>
                    <w:w w:val="105"/>
                    <w:sz w:val="18"/>
                    <w:szCs w:val="18"/>
                    <w:lang w:val="de-DE"/>
                  </w:rPr>
                </w:rPrChange>
              </w:rPr>
              <w:t>Aktuelle</w:t>
            </w:r>
            <w:proofErr w:type="spellEnd"/>
            <w:r w:rsidRPr="004957C6">
              <w:rPr>
                <w:rFonts w:ascii="Georgia" w:hAnsi="Georgia"/>
                <w:i/>
                <w:iCs/>
                <w:color w:val="000000" w:themeColor="text1"/>
                <w:w w:val="105"/>
                <w:sz w:val="18"/>
                <w:szCs w:val="18"/>
                <w:lang w:val="en-US"/>
                <w:rPrChange w:id="4" w:author="David Döbele" w:date="2022-09-20T19:50:00Z">
                  <w:rPr>
                    <w:rFonts w:ascii="Georgia" w:hAnsi="Georgia"/>
                    <w:color w:val="000000" w:themeColor="text1"/>
                    <w:w w:val="105"/>
                    <w:sz w:val="18"/>
                    <w:szCs w:val="18"/>
                    <w:lang w:val="de-DE"/>
                  </w:rPr>
                </w:rPrChange>
              </w:rPr>
              <w:t xml:space="preserve"> / </w:t>
            </w:r>
            <w:proofErr w:type="spellStart"/>
            <w:r w:rsidRPr="004957C6">
              <w:rPr>
                <w:rFonts w:ascii="Georgia" w:hAnsi="Georgia"/>
                <w:i/>
                <w:iCs/>
                <w:color w:val="000000" w:themeColor="text1"/>
                <w:w w:val="105"/>
                <w:sz w:val="18"/>
                <w:szCs w:val="18"/>
                <w:lang w:val="en-US"/>
                <w:rPrChange w:id="5" w:author="David Döbele" w:date="2022-09-20T19:50:00Z">
                  <w:rPr>
                    <w:rFonts w:ascii="Georgia" w:hAnsi="Georgia"/>
                    <w:color w:val="000000" w:themeColor="text1"/>
                    <w:w w:val="105"/>
                    <w:sz w:val="18"/>
                    <w:szCs w:val="18"/>
                    <w:lang w:val="de-DE"/>
                  </w:rPr>
                </w:rPrChange>
              </w:rPr>
              <w:t>zukünftige</w:t>
            </w:r>
            <w:proofErr w:type="spellEnd"/>
            <w:r w:rsidRPr="004957C6">
              <w:rPr>
                <w:rFonts w:ascii="Georgia" w:hAnsi="Georgia"/>
                <w:i/>
                <w:iCs/>
                <w:color w:val="000000" w:themeColor="text1"/>
                <w:w w:val="105"/>
                <w:sz w:val="18"/>
                <w:szCs w:val="18"/>
                <w:lang w:val="en-US"/>
                <w:rPrChange w:id="6" w:author="David Döbele" w:date="2022-09-20T19:50:00Z">
                  <w:rPr>
                    <w:rFonts w:ascii="Georgia" w:hAnsi="Georgia"/>
                    <w:color w:val="000000" w:themeColor="text1"/>
                    <w:w w:val="105"/>
                    <w:sz w:val="18"/>
                    <w:szCs w:val="18"/>
                    <w:lang w:val="de-DE"/>
                  </w:rPr>
                </w:rPrChange>
              </w:rPr>
              <w:t xml:space="preserve"> Module: Bank Management, Corporate Finance, Accounting,</w:t>
            </w:r>
          </w:p>
          <w:p w14:paraId="4614F4BF" w14:textId="280AF529" w:rsidR="0014528A" w:rsidRPr="004957C6" w:rsidRDefault="00FC6F65" w:rsidP="00CD6B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Georgia" w:hAnsi="Georgia"/>
                <w:i/>
                <w:iCs/>
                <w:color w:val="000000" w:themeColor="text1"/>
                <w:w w:val="105"/>
                <w:sz w:val="18"/>
                <w:szCs w:val="18"/>
                <w:lang w:val="de-DE"/>
                <w:rPrChange w:id="7" w:author="David Döbele" w:date="2022-09-20T19:50:00Z">
                  <w:rPr>
                    <w:rFonts w:ascii="Georgia" w:hAnsi="Georgia"/>
                    <w:color w:val="000000" w:themeColor="text1"/>
                    <w:w w:val="105"/>
                    <w:sz w:val="18"/>
                    <w:szCs w:val="18"/>
                    <w:lang w:val="de-DE"/>
                  </w:rPr>
                </w:rPrChange>
              </w:rPr>
            </w:pPr>
            <w:r w:rsidRPr="004957C6">
              <w:rPr>
                <w:rFonts w:ascii="Georgia" w:hAnsi="Georgia"/>
                <w:i/>
                <w:iCs/>
                <w:color w:val="000000" w:themeColor="text1"/>
                <w:w w:val="105"/>
                <w:sz w:val="18"/>
                <w:szCs w:val="18"/>
                <w:lang w:val="en-US"/>
                <w:rPrChange w:id="8" w:author="David Döbele" w:date="2022-09-20T19:50:00Z">
                  <w:rPr>
                    <w:rFonts w:ascii="Georgia" w:hAnsi="Georgia"/>
                    <w:color w:val="000000" w:themeColor="text1"/>
                    <w:w w:val="105"/>
                    <w:sz w:val="18"/>
                    <w:szCs w:val="18"/>
                    <w:lang w:val="de-DE"/>
                  </w:rPr>
                </w:rPrChange>
              </w:rPr>
              <w:t xml:space="preserve">       </w:t>
            </w:r>
            <w:r w:rsidRPr="004957C6">
              <w:rPr>
                <w:rFonts w:ascii="Georgia" w:hAnsi="Georgia"/>
                <w:i/>
                <w:iCs/>
                <w:color w:val="000000" w:themeColor="text1"/>
                <w:w w:val="105"/>
                <w:sz w:val="18"/>
                <w:szCs w:val="18"/>
                <w:lang w:val="de-DE"/>
                <w:rPrChange w:id="9" w:author="David Döbele" w:date="2022-09-20T19:50:00Z">
                  <w:rPr>
                    <w:rFonts w:ascii="Georgia" w:hAnsi="Georgia"/>
                    <w:color w:val="000000" w:themeColor="text1"/>
                    <w:w w:val="105"/>
                    <w:sz w:val="18"/>
                    <w:szCs w:val="18"/>
                    <w:lang w:val="de-DE"/>
                  </w:rPr>
                </w:rPrChange>
              </w:rPr>
              <w:t>International Finance, Investment Management</w:t>
            </w:r>
          </w:p>
        </w:tc>
      </w:tr>
      <w:tr w:rsidR="00AE6F14" w14:paraId="73A50BEC" w14:textId="77777777" w:rsidTr="008F05BA">
        <w:trPr>
          <w:trHeight w:val="340"/>
        </w:trPr>
        <w:tc>
          <w:tcPr>
            <w:tcW w:w="6990" w:type="dxa"/>
            <w:gridSpan w:val="9"/>
            <w:vAlign w:val="bottom"/>
          </w:tcPr>
          <w:p w14:paraId="2C7D42B1" w14:textId="602F3932" w:rsidR="00AE6F14" w:rsidRDefault="0014528A" w:rsidP="00E361E9">
            <w:pPr>
              <w:rPr>
                <w:rFonts w:ascii="Georgia" w:eastAsia="Georgia" w:hAnsi="Georgia" w:cs="Georgia"/>
                <w:sz w:val="23"/>
                <w:szCs w:val="23"/>
              </w:rPr>
            </w:pP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 xml:space="preserve">Studienkolleg Rheinland </w:t>
            </w:r>
          </w:p>
        </w:tc>
        <w:tc>
          <w:tcPr>
            <w:tcW w:w="2445" w:type="dxa"/>
            <w:vAlign w:val="bottom"/>
          </w:tcPr>
          <w:p w14:paraId="5C7445C2" w14:textId="4BFC7C8E" w:rsidR="00AE6F14" w:rsidRDefault="0014528A" w:rsidP="00E361E9">
            <w:pPr>
              <w:ind w:left="-279"/>
              <w:jc w:val="right"/>
              <w:rPr>
                <w:rFonts w:ascii="Georgia" w:eastAsia="Georgia" w:hAnsi="Georgia" w:cs="Georgia"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Düsseldorf</w:t>
            </w:r>
          </w:p>
        </w:tc>
      </w:tr>
      <w:tr w:rsidR="00AE6F14" w14:paraId="17346D98" w14:textId="77777777" w:rsidTr="00E361E9">
        <w:trPr>
          <w:trHeight w:val="170"/>
        </w:trPr>
        <w:tc>
          <w:tcPr>
            <w:tcW w:w="5460" w:type="dxa"/>
            <w:gridSpan w:val="3"/>
          </w:tcPr>
          <w:p w14:paraId="1DC764E2" w14:textId="412A7F3D" w:rsidR="00AE6F14" w:rsidRDefault="009A73DC" w:rsidP="00E361E9">
            <w:pPr>
              <w:spacing w:before="60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Hochschulzugangsberechtigung (Note: 2,0)</w:t>
            </w:r>
          </w:p>
        </w:tc>
        <w:tc>
          <w:tcPr>
            <w:tcW w:w="3975" w:type="dxa"/>
            <w:gridSpan w:val="7"/>
            <w:vAlign w:val="bottom"/>
          </w:tcPr>
          <w:p w14:paraId="0575E73B" w14:textId="150D61EA" w:rsidR="00AE6F14" w:rsidRPr="00C14817" w:rsidRDefault="00C14817" w:rsidP="00E361E9">
            <w:pPr>
              <w:jc w:val="right"/>
              <w:rPr>
                <w:rFonts w:ascii="Georgia" w:eastAsia="Georgia" w:hAnsi="Georgia" w:cs="Georgia"/>
                <w:sz w:val="18"/>
                <w:szCs w:val="18"/>
                <w:lang w:val="de-DE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10/2021 – 06</w:t>
            </w:r>
            <w:r>
              <w:rPr>
                <w:rFonts w:ascii="Georgia" w:eastAsia="Georgia" w:hAnsi="Georgia" w:cs="Georgia"/>
                <w:sz w:val="18"/>
                <w:szCs w:val="18"/>
                <w:lang w:val="ru-RU"/>
              </w:rPr>
              <w:t>/2022</w:t>
            </w:r>
          </w:p>
        </w:tc>
      </w:tr>
      <w:tr w:rsidR="00AE6F14" w14:paraId="7345CAA4" w14:textId="77777777" w:rsidTr="008F05BA">
        <w:tc>
          <w:tcPr>
            <w:tcW w:w="9435" w:type="dxa"/>
            <w:gridSpan w:val="10"/>
          </w:tcPr>
          <w:p w14:paraId="7E613BF3" w14:textId="6DBFAFC4" w:rsidR="00C14817" w:rsidRPr="00CD6BEA" w:rsidRDefault="009A73DC" w:rsidP="00CD6BE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Schwerpunktfächer – Wirtschaft, Mathe, Englisch</w:t>
            </w:r>
          </w:p>
        </w:tc>
      </w:tr>
      <w:tr w:rsidR="00AE6F14" w14:paraId="0E16D49F" w14:textId="77777777" w:rsidTr="008F05BA">
        <w:trPr>
          <w:trHeight w:val="340"/>
        </w:trPr>
        <w:tc>
          <w:tcPr>
            <w:tcW w:w="5700" w:type="dxa"/>
            <w:gridSpan w:val="5"/>
            <w:vAlign w:val="bottom"/>
          </w:tcPr>
          <w:p w14:paraId="577BEF09" w14:textId="55158A15" w:rsidR="00AE6F14" w:rsidRPr="009831D7" w:rsidRDefault="00C14817" w:rsidP="00E361E9">
            <w:pPr>
              <w:rPr>
                <w:rFonts w:ascii="Georgia" w:eastAsia="Georgia" w:hAnsi="Georgia" w:cs="Georgia"/>
                <w:sz w:val="18"/>
                <w:szCs w:val="18"/>
                <w:lang w:val="de-DE"/>
              </w:rPr>
            </w:pP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Sekundärschule ,,Znayka</w:t>
            </w:r>
            <w:r w:rsidR="009831D7">
              <w:rPr>
                <w:rFonts w:ascii="Georgia" w:eastAsia="Georgia" w:hAnsi="Georgia" w:cs="Georgia"/>
                <w:b/>
                <w:smallCaps/>
                <w:sz w:val="23"/>
                <w:szCs w:val="23"/>
                <w:lang w:val="en-US"/>
              </w:rPr>
              <w:t>’’</w:t>
            </w:r>
          </w:p>
        </w:tc>
        <w:tc>
          <w:tcPr>
            <w:tcW w:w="3735" w:type="dxa"/>
            <w:gridSpan w:val="5"/>
            <w:vAlign w:val="bottom"/>
          </w:tcPr>
          <w:p w14:paraId="488E170B" w14:textId="61AF8501" w:rsidR="00AE6F14" w:rsidRDefault="00C14817" w:rsidP="00E361E9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Moskau</w:t>
            </w:r>
          </w:p>
        </w:tc>
      </w:tr>
      <w:tr w:rsidR="00AE6F14" w14:paraId="4C3AB0F3" w14:textId="77777777" w:rsidTr="00E361E9">
        <w:tc>
          <w:tcPr>
            <w:tcW w:w="5700" w:type="dxa"/>
            <w:gridSpan w:val="5"/>
          </w:tcPr>
          <w:p w14:paraId="1CE78027" w14:textId="1C1EA821" w:rsidR="00AE6F14" w:rsidRDefault="00000000" w:rsidP="00E361E9">
            <w:pPr>
              <w:spacing w:before="60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Allgemeine Hochschulreife (Note: 1,</w:t>
            </w:r>
            <w:r w:rsidR="009A73DC">
              <w:rPr>
                <w:rFonts w:ascii="Georgia" w:eastAsia="Georgia" w:hAnsi="Georgia" w:cs="Georgia"/>
                <w:sz w:val="18"/>
                <w:szCs w:val="18"/>
              </w:rPr>
              <w:t>6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)</w:t>
            </w:r>
          </w:p>
        </w:tc>
        <w:tc>
          <w:tcPr>
            <w:tcW w:w="3735" w:type="dxa"/>
            <w:gridSpan w:val="5"/>
            <w:vAlign w:val="bottom"/>
          </w:tcPr>
          <w:p w14:paraId="782C07F8" w14:textId="4FD1B0B1" w:rsidR="00AE6F14" w:rsidRDefault="00000000" w:rsidP="00E361E9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09/20</w:t>
            </w:r>
            <w:r w:rsidR="00C14817">
              <w:rPr>
                <w:rFonts w:ascii="Georgia" w:eastAsia="Georgia" w:hAnsi="Georgia" w:cs="Georgia"/>
                <w:sz w:val="18"/>
                <w:szCs w:val="18"/>
              </w:rPr>
              <w:t>20</w:t>
            </w:r>
            <w:r>
              <w:rPr>
                <w:rFonts w:ascii="Georgia" w:eastAsia="Georgia" w:hAnsi="Georgia" w:cs="Georgia"/>
                <w:sz w:val="18"/>
                <w:szCs w:val="18"/>
              </w:rPr>
              <w:t xml:space="preserve"> – 06/20</w:t>
            </w:r>
            <w:r w:rsidR="00C14817">
              <w:rPr>
                <w:rFonts w:ascii="Georgia" w:eastAsia="Georgia" w:hAnsi="Georgia" w:cs="Georgia"/>
                <w:sz w:val="18"/>
                <w:szCs w:val="18"/>
              </w:rPr>
              <w:t>21</w:t>
            </w:r>
          </w:p>
        </w:tc>
      </w:tr>
      <w:tr w:rsidR="00AE6F14" w14:paraId="5D966437" w14:textId="77777777" w:rsidTr="008F05BA">
        <w:tc>
          <w:tcPr>
            <w:tcW w:w="9435" w:type="dxa"/>
            <w:gridSpan w:val="10"/>
          </w:tcPr>
          <w:p w14:paraId="4B88E3C2" w14:textId="521671FD" w:rsidR="00AE6F14" w:rsidRPr="00A518F7" w:rsidRDefault="00000000" w:rsidP="00E361E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Schwerpunktf</w:t>
            </w:r>
            <w:r w:rsidR="0014528A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a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ch</w:t>
            </w:r>
            <w:r w:rsidR="0014528A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- Englisch</w:t>
            </w:r>
          </w:p>
        </w:tc>
      </w:tr>
      <w:tr w:rsidR="00AE6F14" w14:paraId="3569C375" w14:textId="77777777" w:rsidTr="008F05BA">
        <w:trPr>
          <w:trHeight w:val="510"/>
        </w:trPr>
        <w:tc>
          <w:tcPr>
            <w:tcW w:w="9435" w:type="dxa"/>
            <w:gridSpan w:val="10"/>
            <w:tcBorders>
              <w:bottom w:val="single" w:sz="4" w:space="0" w:color="000000"/>
            </w:tcBorders>
            <w:vAlign w:val="bottom"/>
          </w:tcPr>
          <w:p w14:paraId="6D8F818C" w14:textId="77777777" w:rsidR="00AE6F14" w:rsidRDefault="00000000" w:rsidP="00E361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Praxiserfahrungen</w:t>
            </w:r>
          </w:p>
        </w:tc>
      </w:tr>
      <w:tr w:rsidR="00AE6F14" w14:paraId="5C40CC27" w14:textId="77777777" w:rsidTr="008F05BA">
        <w:trPr>
          <w:trHeight w:val="340"/>
        </w:trPr>
        <w:tc>
          <w:tcPr>
            <w:tcW w:w="6570" w:type="dxa"/>
            <w:gridSpan w:val="7"/>
            <w:tcBorders>
              <w:top w:val="single" w:sz="4" w:space="0" w:color="000000"/>
            </w:tcBorders>
            <w:vAlign w:val="bottom"/>
          </w:tcPr>
          <w:p w14:paraId="357C330D" w14:textId="5E32A948" w:rsidR="00AE6F14" w:rsidRDefault="00A518F7" w:rsidP="00E361E9">
            <w:pPr>
              <w:rPr>
                <w:rFonts w:ascii="Georgia" w:eastAsia="Georgia" w:hAnsi="Georgia" w:cs="Georgia"/>
                <w:sz w:val="23"/>
                <w:szCs w:val="23"/>
              </w:rPr>
            </w:pP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Thronsberg (Private Equity Recruitment)</w:t>
            </w:r>
          </w:p>
        </w:tc>
        <w:tc>
          <w:tcPr>
            <w:tcW w:w="2865" w:type="dxa"/>
            <w:gridSpan w:val="3"/>
            <w:tcBorders>
              <w:top w:val="single" w:sz="4" w:space="0" w:color="000000"/>
            </w:tcBorders>
            <w:vAlign w:val="bottom"/>
          </w:tcPr>
          <w:p w14:paraId="78BF4180" w14:textId="7FA333FF" w:rsidR="00AE6F14" w:rsidRDefault="00A518F7" w:rsidP="00E361E9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Frankfurt</w:t>
            </w:r>
            <w:r w:rsidR="00534BB5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 xml:space="preserve"> am Main</w:t>
            </w:r>
          </w:p>
        </w:tc>
      </w:tr>
      <w:tr w:rsidR="00AE6F14" w14:paraId="1A02213A" w14:textId="77777777" w:rsidTr="00E361E9">
        <w:tc>
          <w:tcPr>
            <w:tcW w:w="6015" w:type="dxa"/>
            <w:gridSpan w:val="6"/>
          </w:tcPr>
          <w:p w14:paraId="3CE4C95D" w14:textId="5F9C3C22" w:rsidR="00AE6F14" w:rsidRDefault="00A518F7" w:rsidP="00E361E9">
            <w:pPr>
              <w:spacing w:before="60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Research Analyst (Praktikum)</w:t>
            </w:r>
          </w:p>
        </w:tc>
        <w:tc>
          <w:tcPr>
            <w:tcW w:w="3420" w:type="dxa"/>
            <w:gridSpan w:val="4"/>
            <w:vAlign w:val="bottom"/>
          </w:tcPr>
          <w:p w14:paraId="300DBC6B" w14:textId="47249D17" w:rsidR="00AE6F14" w:rsidRDefault="00A518F7" w:rsidP="00E361E9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0</w:t>
            </w:r>
            <w:r w:rsidR="00D82501">
              <w:rPr>
                <w:rFonts w:ascii="Georgia" w:eastAsia="Georgia" w:hAnsi="Georgia" w:cs="Georgia"/>
                <w:sz w:val="18"/>
                <w:szCs w:val="18"/>
              </w:rPr>
              <w:t>6</w:t>
            </w:r>
            <w:r>
              <w:rPr>
                <w:rFonts w:ascii="Georgia" w:eastAsia="Georgia" w:hAnsi="Georgia" w:cs="Georgia"/>
                <w:sz w:val="18"/>
                <w:szCs w:val="18"/>
              </w:rPr>
              <w:t xml:space="preserve">/2022 – </w:t>
            </w:r>
            <w:r w:rsidR="00D82501">
              <w:rPr>
                <w:rFonts w:ascii="Georgia" w:eastAsia="Georgia" w:hAnsi="Georgia" w:cs="Georgia"/>
                <w:sz w:val="18"/>
                <w:szCs w:val="18"/>
              </w:rPr>
              <w:t>10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/2022</w:t>
            </w:r>
          </w:p>
        </w:tc>
      </w:tr>
      <w:tr w:rsidR="00AE6F14" w14:paraId="197BD057" w14:textId="77777777" w:rsidTr="008F05BA">
        <w:tc>
          <w:tcPr>
            <w:tcW w:w="9435" w:type="dxa"/>
            <w:gridSpan w:val="10"/>
          </w:tcPr>
          <w:p w14:paraId="0354E1A1" w14:textId="77777777" w:rsidR="00534BB5" w:rsidRPr="008F05BA" w:rsidRDefault="00534BB5" w:rsidP="00E361E9">
            <w:pPr>
              <w:pStyle w:val="Bullets"/>
              <w:rPr>
                <w:color w:val="000000" w:themeColor="text1"/>
                <w:sz w:val="18"/>
                <w:szCs w:val="18"/>
                <w:lang w:val="de-DE"/>
              </w:rPr>
            </w:pPr>
            <w:r w:rsidRPr="008F05BA">
              <w:rPr>
                <w:color w:val="000000" w:themeColor="text1"/>
                <w:sz w:val="18"/>
                <w:szCs w:val="18"/>
                <w:lang w:val="de-DE"/>
              </w:rPr>
              <w:t>Vorbereitung von Diskussionsmaterial, Präsentationen,</w:t>
            </w:r>
            <w:r>
              <w:rPr>
                <w:color w:val="000000" w:themeColor="text1"/>
                <w:sz w:val="18"/>
                <w:szCs w:val="18"/>
                <w:lang w:val="de-DE"/>
              </w:rPr>
              <w:t xml:space="preserve"> Pitchbooks,</w:t>
            </w:r>
            <w:r w:rsidRPr="008F05BA">
              <w:rPr>
                <w:color w:val="000000" w:themeColor="text1"/>
                <w:sz w:val="18"/>
                <w:szCs w:val="18"/>
                <w:lang w:val="de-DE"/>
              </w:rPr>
              <w:t xml:space="preserve"> Recherche und Durchführung von Analyse</w:t>
            </w:r>
            <w:r>
              <w:rPr>
                <w:color w:val="000000" w:themeColor="text1"/>
                <w:sz w:val="18"/>
                <w:szCs w:val="18"/>
                <w:lang w:val="de-DE"/>
              </w:rPr>
              <w:t>n</w:t>
            </w:r>
            <w:r w:rsidRPr="008F05BA">
              <w:rPr>
                <w:color w:val="000000" w:themeColor="text1"/>
                <w:sz w:val="18"/>
                <w:szCs w:val="18"/>
                <w:lang w:val="de-DE"/>
              </w:rPr>
              <w:t xml:space="preserve"> der Branchendynamik, die </w:t>
            </w:r>
            <w:r>
              <w:rPr>
                <w:color w:val="000000" w:themeColor="text1"/>
                <w:sz w:val="18"/>
                <w:szCs w:val="18"/>
                <w:lang w:val="de-DE"/>
              </w:rPr>
              <w:t xml:space="preserve">vor dem </w:t>
            </w:r>
            <w:r w:rsidRPr="008F05BA">
              <w:rPr>
                <w:color w:val="000000" w:themeColor="text1"/>
                <w:sz w:val="18"/>
                <w:szCs w:val="18"/>
                <w:lang w:val="de-DE"/>
              </w:rPr>
              <w:t>Senior Management vo</w:t>
            </w:r>
            <w:r>
              <w:rPr>
                <w:color w:val="000000" w:themeColor="text1"/>
                <w:sz w:val="18"/>
                <w:szCs w:val="18"/>
                <w:lang w:val="de-DE"/>
              </w:rPr>
              <w:t>m</w:t>
            </w:r>
            <w:r w:rsidRPr="008F05BA">
              <w:rPr>
                <w:color w:val="000000" w:themeColor="text1"/>
                <w:sz w:val="18"/>
                <w:szCs w:val="18"/>
                <w:lang w:val="de-DE"/>
              </w:rPr>
              <w:t xml:space="preserve"> Private Equity Fund selbst präsentiert wurden</w:t>
            </w:r>
          </w:p>
          <w:p w14:paraId="0B0FFD0E" w14:textId="2299876D" w:rsidR="00534BB5" w:rsidRPr="0012764F" w:rsidRDefault="00534BB5" w:rsidP="00E361E9">
            <w:pPr>
              <w:pStyle w:val="Bullets"/>
              <w:rPr>
                <w:color w:val="000000" w:themeColor="text1"/>
                <w:sz w:val="18"/>
                <w:szCs w:val="18"/>
                <w:lang w:val="de-DE"/>
              </w:rPr>
            </w:pPr>
            <w:r w:rsidRPr="0012764F">
              <w:rPr>
                <w:color w:val="000000" w:themeColor="text1"/>
                <w:w w:val="105"/>
                <w:sz w:val="18"/>
                <w:szCs w:val="18"/>
                <w:lang w:val="de-DE"/>
              </w:rPr>
              <w:t xml:space="preserve">Übernehmung von großer Verantwortung in </w:t>
            </w:r>
            <w:ins w:id="10" w:author="David Döbele" w:date="2022-09-20T19:51:00Z">
              <w:r w:rsidR="004957C6">
                <w:rPr>
                  <w:color w:val="000000" w:themeColor="text1"/>
                  <w:w w:val="105"/>
                  <w:sz w:val="18"/>
                  <w:szCs w:val="18"/>
                  <w:lang w:val="de-DE"/>
                </w:rPr>
                <w:t xml:space="preserve">der </w:t>
              </w:r>
            </w:ins>
            <w:r w:rsidRPr="0012764F">
              <w:rPr>
                <w:color w:val="000000" w:themeColor="text1"/>
                <w:w w:val="105"/>
                <w:sz w:val="18"/>
                <w:szCs w:val="18"/>
                <w:lang w:val="de-DE"/>
              </w:rPr>
              <w:t>Projektleitung</w:t>
            </w:r>
          </w:p>
          <w:p w14:paraId="6B5DA1DD" w14:textId="4D05703B" w:rsidR="00534BB5" w:rsidRDefault="00534BB5" w:rsidP="00E361E9">
            <w:pPr>
              <w:pStyle w:val="Bullets"/>
              <w:rPr>
                <w:color w:val="000000" w:themeColor="text1"/>
                <w:sz w:val="18"/>
                <w:szCs w:val="18"/>
                <w:lang w:val="de-DE"/>
              </w:rPr>
            </w:pPr>
            <w:r w:rsidRPr="0012764F">
              <w:rPr>
                <w:color w:val="000000" w:themeColor="text1"/>
                <w:w w:val="105"/>
                <w:sz w:val="18"/>
                <w:szCs w:val="18"/>
                <w:lang w:val="de-DE"/>
              </w:rPr>
              <w:t xml:space="preserve">Führung </w:t>
            </w:r>
            <w:del w:id="11" w:author="David Döbele" w:date="2022-09-20T19:51:00Z">
              <w:r w:rsidRPr="0012764F" w:rsidDel="004957C6">
                <w:rPr>
                  <w:color w:val="000000" w:themeColor="text1"/>
                  <w:w w:val="105"/>
                  <w:sz w:val="18"/>
                  <w:szCs w:val="18"/>
                  <w:lang w:val="de-DE"/>
                </w:rPr>
                <w:delText xml:space="preserve">vom </w:delText>
              </w:r>
            </w:del>
            <w:ins w:id="12" w:author="David Döbele" w:date="2022-09-20T19:51:00Z">
              <w:r w:rsidR="004957C6">
                <w:rPr>
                  <w:color w:val="000000" w:themeColor="text1"/>
                  <w:w w:val="105"/>
                  <w:sz w:val="18"/>
                  <w:szCs w:val="18"/>
                  <w:lang w:val="de-DE"/>
                </w:rPr>
                <w:t>von einem</w:t>
              </w:r>
              <w:r w:rsidR="004957C6" w:rsidRPr="0012764F">
                <w:rPr>
                  <w:color w:val="000000" w:themeColor="text1"/>
                  <w:w w:val="105"/>
                  <w:sz w:val="18"/>
                  <w:szCs w:val="18"/>
                  <w:lang w:val="de-DE"/>
                </w:rPr>
                <w:t xml:space="preserve"> </w:t>
              </w:r>
            </w:ins>
            <w:r w:rsidRPr="0012764F">
              <w:rPr>
                <w:color w:val="000000" w:themeColor="text1"/>
                <w:w w:val="105"/>
                <w:sz w:val="18"/>
                <w:szCs w:val="18"/>
                <w:lang w:val="de-DE"/>
              </w:rPr>
              <w:t xml:space="preserve">Projekt </w:t>
            </w:r>
            <w:r w:rsidRPr="00DE021B">
              <w:rPr>
                <w:color w:val="000000" w:themeColor="text1"/>
                <w:w w:val="105"/>
                <w:sz w:val="18"/>
                <w:szCs w:val="18"/>
                <w:lang w:val="de-DE"/>
              </w:rPr>
              <w:t xml:space="preserve">mit </w:t>
            </w:r>
            <w:ins w:id="13" w:author="David Döbele" w:date="2022-09-20T19:51:00Z">
              <w:r w:rsidR="004957C6">
                <w:rPr>
                  <w:color w:val="000000" w:themeColor="text1"/>
                  <w:w w:val="105"/>
                  <w:sz w:val="18"/>
                  <w:szCs w:val="18"/>
                  <w:lang w:val="de-DE"/>
                </w:rPr>
                <w:t xml:space="preserve">einem </w:t>
              </w:r>
            </w:ins>
            <w:r w:rsidRPr="00DE021B">
              <w:rPr>
                <w:color w:val="000000" w:themeColor="text1"/>
                <w:w w:val="105"/>
                <w:sz w:val="18"/>
                <w:szCs w:val="18"/>
                <w:lang w:val="de-DE"/>
              </w:rPr>
              <w:t>amerikanischem Private Equity Fund mit AUM 11$ Mrd. und</w:t>
            </w:r>
            <w:r>
              <w:rPr>
                <w:color w:val="000000" w:themeColor="text1"/>
                <w:w w:val="105"/>
                <w:sz w:val="18"/>
                <w:szCs w:val="18"/>
                <w:lang w:val="de-DE"/>
              </w:rPr>
              <w:t xml:space="preserve"> Unterstützung bei der</w:t>
            </w:r>
            <w:r w:rsidRPr="00DE021B">
              <w:rPr>
                <w:color w:val="000000" w:themeColor="text1"/>
                <w:w w:val="105"/>
                <w:sz w:val="18"/>
                <w:szCs w:val="18"/>
                <w:lang w:val="de-DE"/>
              </w:rPr>
              <w:t xml:space="preserve"> Besetzung </w:t>
            </w:r>
            <w:del w:id="14" w:author="David Döbele" w:date="2022-09-20T19:52:00Z">
              <w:r w:rsidRPr="00DE021B" w:rsidDel="004957C6">
                <w:rPr>
                  <w:color w:val="000000" w:themeColor="text1"/>
                  <w:w w:val="105"/>
                  <w:sz w:val="18"/>
                  <w:szCs w:val="18"/>
                  <w:lang w:val="de-DE"/>
                </w:rPr>
                <w:delText xml:space="preserve">dort </w:delText>
              </w:r>
            </w:del>
            <w:ins w:id="15" w:author="David Döbele" w:date="2022-09-20T19:52:00Z">
              <w:r w:rsidR="004957C6">
                <w:rPr>
                  <w:color w:val="000000" w:themeColor="text1"/>
                  <w:w w:val="105"/>
                  <w:sz w:val="18"/>
                  <w:szCs w:val="18"/>
                  <w:lang w:val="de-DE"/>
                </w:rPr>
                <w:t>einer Stelle mit einem</w:t>
              </w:r>
              <w:r w:rsidR="004957C6" w:rsidRPr="00DE021B">
                <w:rPr>
                  <w:color w:val="000000" w:themeColor="text1"/>
                  <w:w w:val="105"/>
                  <w:sz w:val="18"/>
                  <w:szCs w:val="18"/>
                  <w:lang w:val="de-DE"/>
                </w:rPr>
                <w:t xml:space="preserve"> </w:t>
              </w:r>
            </w:ins>
            <w:r w:rsidRPr="00DE021B">
              <w:rPr>
                <w:color w:val="000000" w:themeColor="text1"/>
                <w:w w:val="105"/>
                <w:sz w:val="18"/>
                <w:szCs w:val="18"/>
                <w:lang w:val="de-DE"/>
              </w:rPr>
              <w:t>Senior Ass</w:t>
            </w:r>
            <w:r w:rsidRPr="00DE021B">
              <w:rPr>
                <w:color w:val="000000" w:themeColor="text1"/>
                <w:sz w:val="18"/>
                <w:szCs w:val="18"/>
                <w:lang w:val="de-DE"/>
              </w:rPr>
              <w:t>ociate von</w:t>
            </w:r>
            <w:ins w:id="16" w:author="David Döbele" w:date="2022-09-20T19:52:00Z">
              <w:r w:rsidR="004957C6">
                <w:rPr>
                  <w:color w:val="000000" w:themeColor="text1"/>
                  <w:sz w:val="18"/>
                  <w:szCs w:val="18"/>
                  <w:lang w:val="de-DE"/>
                </w:rPr>
                <w:t xml:space="preserve"> einer</w:t>
              </w:r>
            </w:ins>
            <w:r w:rsidRPr="00DE021B">
              <w:rPr>
                <w:color w:val="000000" w:themeColor="text1"/>
                <w:sz w:val="18"/>
                <w:szCs w:val="18"/>
                <w:lang w:val="de-DE"/>
              </w:rPr>
              <w:t xml:space="preserve"> Investment Bank</w:t>
            </w:r>
            <w:r>
              <w:rPr>
                <w:color w:val="000000" w:themeColor="text1"/>
                <w:sz w:val="18"/>
                <w:szCs w:val="18"/>
                <w:lang w:val="de-DE"/>
              </w:rPr>
              <w:t xml:space="preserve"> </w:t>
            </w:r>
          </w:p>
          <w:p w14:paraId="2D4AA5BD" w14:textId="45F790A1" w:rsidR="00534BB5" w:rsidRPr="00DE021B" w:rsidRDefault="004957C6" w:rsidP="00E361E9">
            <w:pPr>
              <w:pStyle w:val="Bullets"/>
              <w:rPr>
                <w:color w:val="000000" w:themeColor="text1"/>
                <w:sz w:val="18"/>
                <w:szCs w:val="18"/>
                <w:lang w:val="de-DE"/>
              </w:rPr>
            </w:pPr>
            <w:ins w:id="17" w:author="David Döbele" w:date="2022-09-20T19:53:00Z">
              <w:r>
                <w:rPr>
                  <w:color w:val="000000" w:themeColor="text1"/>
                  <w:sz w:val="18"/>
                  <w:szCs w:val="18"/>
                  <w:lang w:val="de-DE"/>
                </w:rPr>
                <w:t xml:space="preserve">Selbstständige </w:t>
              </w:r>
            </w:ins>
            <w:del w:id="18" w:author="David Döbele" w:date="2022-09-20T19:52:00Z">
              <w:r w:rsidR="00534BB5" w:rsidDel="004957C6">
                <w:rPr>
                  <w:color w:val="000000" w:themeColor="text1"/>
                  <w:sz w:val="18"/>
                  <w:szCs w:val="18"/>
                  <w:lang w:val="de-DE"/>
                </w:rPr>
                <w:delText xml:space="preserve">Ergreifung von der </w:delText>
              </w:r>
              <w:r w:rsidR="00534BB5" w:rsidRPr="00DE021B" w:rsidDel="004957C6">
                <w:rPr>
                  <w:color w:val="000000" w:themeColor="text1"/>
                  <w:sz w:val="18"/>
                  <w:szCs w:val="18"/>
                  <w:lang w:val="de-DE"/>
                </w:rPr>
                <w:delText>Initiative</w:delText>
              </w:r>
            </w:del>
            <w:ins w:id="19" w:author="David Döbele" w:date="2022-09-20T19:52:00Z">
              <w:r>
                <w:rPr>
                  <w:color w:val="000000" w:themeColor="text1"/>
                  <w:sz w:val="18"/>
                  <w:szCs w:val="18"/>
                  <w:lang w:val="de-DE"/>
                </w:rPr>
                <w:t xml:space="preserve">Entwicklung von </w:t>
              </w:r>
            </w:ins>
            <w:del w:id="20" w:author="David Döbele" w:date="2022-09-20T19:52:00Z">
              <w:r w:rsidR="00534BB5" w:rsidRPr="00DE021B" w:rsidDel="004957C6">
                <w:rPr>
                  <w:color w:val="000000" w:themeColor="text1"/>
                  <w:sz w:val="18"/>
                  <w:szCs w:val="18"/>
                  <w:lang w:val="de-DE"/>
                </w:rPr>
                <w:delText>, neue</w:delText>
              </w:r>
            </w:del>
            <w:ins w:id="21" w:author="David Döbele" w:date="2022-09-20T19:52:00Z">
              <w:r>
                <w:rPr>
                  <w:color w:val="000000" w:themeColor="text1"/>
                  <w:sz w:val="18"/>
                  <w:szCs w:val="18"/>
                  <w:lang w:val="de-DE"/>
                </w:rPr>
                <w:t>neuen</w:t>
              </w:r>
            </w:ins>
            <w:r w:rsidR="00534BB5" w:rsidRPr="00DE021B">
              <w:rPr>
                <w:color w:val="000000" w:themeColor="text1"/>
                <w:sz w:val="18"/>
                <w:szCs w:val="18"/>
                <w:lang w:val="de-DE"/>
              </w:rPr>
              <w:t xml:space="preserve"> Filter</w:t>
            </w:r>
            <w:del w:id="22" w:author="David Döbele" w:date="2022-09-20T19:52:00Z">
              <w:r w:rsidR="00534BB5" w:rsidRPr="00DE021B" w:rsidDel="004957C6">
                <w:rPr>
                  <w:color w:val="000000" w:themeColor="text1"/>
                  <w:sz w:val="18"/>
                  <w:szCs w:val="18"/>
                  <w:lang w:val="de-DE"/>
                </w:rPr>
                <w:delText>n</w:delText>
              </w:r>
            </w:del>
            <w:r w:rsidR="00534BB5" w:rsidRPr="00DE021B">
              <w:rPr>
                <w:color w:val="000000" w:themeColor="text1"/>
                <w:sz w:val="18"/>
                <w:szCs w:val="18"/>
                <w:lang w:val="de-DE"/>
              </w:rPr>
              <w:t xml:space="preserve"> und Methoden für </w:t>
            </w:r>
            <w:del w:id="23" w:author="David Döbele" w:date="2022-09-20T19:52:00Z">
              <w:r w:rsidR="00534BB5" w:rsidRPr="00DE021B" w:rsidDel="004957C6">
                <w:rPr>
                  <w:color w:val="000000" w:themeColor="text1"/>
                  <w:sz w:val="18"/>
                  <w:szCs w:val="18"/>
                  <w:lang w:val="de-DE"/>
                </w:rPr>
                <w:delText xml:space="preserve">die </w:delText>
              </w:r>
            </w:del>
            <w:proofErr w:type="gramStart"/>
            <w:ins w:id="24" w:author="David Döbele" w:date="2022-09-20T19:52:00Z">
              <w:r>
                <w:rPr>
                  <w:color w:val="000000" w:themeColor="text1"/>
                  <w:sz w:val="18"/>
                  <w:szCs w:val="18"/>
                  <w:lang w:val="de-DE"/>
                </w:rPr>
                <w:t>den</w:t>
              </w:r>
              <w:r w:rsidRPr="00DE021B">
                <w:rPr>
                  <w:color w:val="000000" w:themeColor="text1"/>
                  <w:sz w:val="18"/>
                  <w:szCs w:val="18"/>
                  <w:lang w:val="de-DE"/>
                </w:rPr>
                <w:t xml:space="preserve"> </w:t>
              </w:r>
            </w:ins>
            <w:r w:rsidR="00534BB5" w:rsidRPr="00DE021B">
              <w:rPr>
                <w:color w:val="000000" w:themeColor="text1"/>
                <w:sz w:val="18"/>
                <w:szCs w:val="18"/>
                <w:lang w:val="de-DE"/>
              </w:rPr>
              <w:t>Research</w:t>
            </w:r>
            <w:proofErr w:type="gramEnd"/>
            <w:r w:rsidR="00534BB5" w:rsidRPr="00DE021B">
              <w:rPr>
                <w:color w:val="000000" w:themeColor="text1"/>
                <w:sz w:val="18"/>
                <w:szCs w:val="18"/>
                <w:lang w:val="de-DE"/>
              </w:rPr>
              <w:t xml:space="preserve"> von potenziellen Kandidaten</w:t>
            </w:r>
            <w:del w:id="25" w:author="David Döbele" w:date="2022-09-20T19:53:00Z">
              <w:r w:rsidR="00534BB5" w:rsidRPr="00DE021B" w:rsidDel="004957C6">
                <w:rPr>
                  <w:color w:val="000000" w:themeColor="text1"/>
                  <w:sz w:val="18"/>
                  <w:szCs w:val="18"/>
                  <w:lang w:val="de-DE"/>
                </w:rPr>
                <w:delText xml:space="preserve"> </w:delText>
              </w:r>
            </w:del>
            <w:del w:id="26" w:author="David Döbele" w:date="2022-09-20T19:52:00Z">
              <w:r w:rsidR="00534BB5" w:rsidDel="004957C6">
                <w:rPr>
                  <w:color w:val="000000" w:themeColor="text1"/>
                  <w:sz w:val="18"/>
                  <w:szCs w:val="18"/>
                  <w:lang w:val="de-DE"/>
                </w:rPr>
                <w:delText>neuzugestalten</w:delText>
              </w:r>
            </w:del>
            <w:r w:rsidR="00534BB5" w:rsidRPr="00DE021B">
              <w:rPr>
                <w:color w:val="000000" w:themeColor="text1"/>
                <w:sz w:val="18"/>
                <w:szCs w:val="18"/>
                <w:lang w:val="de-DE"/>
              </w:rPr>
              <w:t>, die unser</w:t>
            </w:r>
            <w:ins w:id="27" w:author="David Döbele" w:date="2022-09-20T19:52:00Z">
              <w:r>
                <w:rPr>
                  <w:color w:val="000000" w:themeColor="text1"/>
                  <w:sz w:val="18"/>
                  <w:szCs w:val="18"/>
                  <w:lang w:val="de-DE"/>
                </w:rPr>
                <w:t>e</w:t>
              </w:r>
            </w:ins>
            <w:r w:rsidR="00534BB5" w:rsidRPr="00DE021B">
              <w:rPr>
                <w:color w:val="000000" w:themeColor="text1"/>
                <w:sz w:val="18"/>
                <w:szCs w:val="18"/>
                <w:lang w:val="de-DE"/>
              </w:rPr>
              <w:t xml:space="preserve"> Research-Zeit wesentlich verringert haben</w:t>
            </w:r>
          </w:p>
          <w:p w14:paraId="1D6032DC" w14:textId="77777777" w:rsidR="00534BB5" w:rsidRPr="00534BB5" w:rsidRDefault="00534BB5" w:rsidP="00E361E9">
            <w:pPr>
              <w:pStyle w:val="Bullets"/>
            </w:pPr>
            <w:r>
              <w:rPr>
                <w:color w:val="000000" w:themeColor="text1"/>
                <w:sz w:val="18"/>
                <w:szCs w:val="18"/>
                <w:lang w:val="de-DE"/>
              </w:rPr>
              <w:t>Organisierung und Durchführung von Projekten</w:t>
            </w:r>
            <w:r w:rsidRPr="008F05BA">
              <w:rPr>
                <w:color w:val="000000" w:themeColor="text1"/>
                <w:sz w:val="18"/>
                <w:szCs w:val="18"/>
                <w:lang w:val="de-DE"/>
              </w:rPr>
              <w:t xml:space="preserve"> unter Einhaltung sehr knapper Deadlines und </w:t>
            </w:r>
            <w:r>
              <w:rPr>
                <w:color w:val="000000" w:themeColor="text1"/>
                <w:sz w:val="18"/>
                <w:szCs w:val="18"/>
                <w:lang w:val="de-DE"/>
              </w:rPr>
              <w:t xml:space="preserve">Verwaltung von </w:t>
            </w:r>
            <w:r w:rsidRPr="008F05BA">
              <w:rPr>
                <w:color w:val="000000" w:themeColor="text1"/>
                <w:sz w:val="18"/>
                <w:szCs w:val="18"/>
                <w:lang w:val="de-DE"/>
              </w:rPr>
              <w:t>mehrere</w:t>
            </w:r>
            <w:r>
              <w:rPr>
                <w:color w:val="000000" w:themeColor="text1"/>
                <w:sz w:val="18"/>
                <w:szCs w:val="18"/>
                <w:lang w:val="de-DE"/>
              </w:rPr>
              <w:t>n</w:t>
            </w:r>
            <w:r w:rsidRPr="008F05BA">
              <w:rPr>
                <w:color w:val="000000" w:themeColor="text1"/>
                <w:sz w:val="18"/>
                <w:szCs w:val="18"/>
                <w:lang w:val="de-DE"/>
              </w:rPr>
              <w:t xml:space="preserve"> Projekte</w:t>
            </w:r>
            <w:r>
              <w:rPr>
                <w:color w:val="000000" w:themeColor="text1"/>
                <w:sz w:val="18"/>
                <w:szCs w:val="18"/>
                <w:lang w:val="de-DE"/>
              </w:rPr>
              <w:t>n</w:t>
            </w:r>
            <w:r w:rsidRPr="008F05BA">
              <w:rPr>
                <w:color w:val="000000" w:themeColor="text1"/>
                <w:sz w:val="18"/>
                <w:szCs w:val="18"/>
                <w:lang w:val="de-DE"/>
              </w:rPr>
              <w:t xml:space="preserve"> gleichzeitig</w:t>
            </w:r>
            <w:r w:rsidRPr="008F05BA">
              <w:rPr>
                <w:iCs w:val="0"/>
                <w:color w:val="000000" w:themeColor="text1"/>
                <w:sz w:val="18"/>
                <w:szCs w:val="18"/>
                <w:lang w:val="de-DE"/>
              </w:rPr>
              <w:t xml:space="preserve"> </w:t>
            </w:r>
          </w:p>
          <w:p w14:paraId="55903CDD" w14:textId="3A93F7FD" w:rsidR="008F05BA" w:rsidRDefault="00534BB5" w:rsidP="00E361E9">
            <w:pPr>
              <w:pStyle w:val="Bullets"/>
            </w:pPr>
            <w:r>
              <w:rPr>
                <w:iCs w:val="0"/>
                <w:color w:val="000000" w:themeColor="text1"/>
                <w:sz w:val="18"/>
                <w:szCs w:val="18"/>
                <w:lang w:val="de-DE"/>
              </w:rPr>
              <w:t xml:space="preserve">Koordinierung von Projekten in </w:t>
            </w:r>
            <w:ins w:id="28" w:author="David Döbele" w:date="2022-09-20T19:53:00Z">
              <w:r w:rsidR="004957C6">
                <w:rPr>
                  <w:iCs w:val="0"/>
                  <w:color w:val="000000" w:themeColor="text1"/>
                  <w:sz w:val="18"/>
                  <w:szCs w:val="18"/>
                  <w:lang w:val="de-DE"/>
                </w:rPr>
                <w:t xml:space="preserve">einer </w:t>
              </w:r>
            </w:ins>
            <w:r>
              <w:rPr>
                <w:iCs w:val="0"/>
                <w:color w:val="000000" w:themeColor="text1"/>
                <w:sz w:val="18"/>
                <w:szCs w:val="18"/>
                <w:lang w:val="de-DE"/>
              </w:rPr>
              <w:t>große</w:t>
            </w:r>
            <w:ins w:id="29" w:author="David Döbele" w:date="2022-09-20T19:53:00Z">
              <w:r w:rsidR="004957C6">
                <w:rPr>
                  <w:iCs w:val="0"/>
                  <w:color w:val="000000" w:themeColor="text1"/>
                  <w:sz w:val="18"/>
                  <w:szCs w:val="18"/>
                  <w:lang w:val="de-DE"/>
                </w:rPr>
                <w:t>n</w:t>
              </w:r>
            </w:ins>
            <w:del w:id="30" w:author="David Döbele" w:date="2022-09-20T19:53:00Z">
              <w:r w:rsidR="009831D7" w:rsidDel="004957C6">
                <w:rPr>
                  <w:iCs w:val="0"/>
                  <w:color w:val="000000" w:themeColor="text1"/>
                  <w:sz w:val="18"/>
                  <w:szCs w:val="18"/>
                  <w:lang w:val="de-DE"/>
                </w:rPr>
                <w:delText>r</w:delText>
              </w:r>
            </w:del>
            <w:r>
              <w:rPr>
                <w:iCs w:val="0"/>
                <w:color w:val="000000" w:themeColor="text1"/>
                <w:sz w:val="18"/>
                <w:szCs w:val="18"/>
                <w:lang w:val="de-DE"/>
              </w:rPr>
              <w:t xml:space="preserve"> Datenbank in Microsoft Access und Excel und </w:t>
            </w:r>
            <w:del w:id="31" w:author="David Döbele" w:date="2022-09-20T19:53:00Z">
              <w:r w:rsidDel="004957C6">
                <w:rPr>
                  <w:iCs w:val="0"/>
                  <w:color w:val="000000" w:themeColor="text1"/>
                  <w:sz w:val="18"/>
                  <w:szCs w:val="18"/>
                  <w:lang w:val="de-DE"/>
                </w:rPr>
                <w:delText xml:space="preserve">dadurch </w:delText>
              </w:r>
            </w:del>
            <w:ins w:id="32" w:author="David Döbele" w:date="2022-09-20T19:53:00Z">
              <w:r w:rsidR="004957C6">
                <w:rPr>
                  <w:iCs w:val="0"/>
                  <w:color w:val="000000" w:themeColor="text1"/>
                  <w:sz w:val="18"/>
                  <w:szCs w:val="18"/>
                  <w:lang w:val="de-DE"/>
                </w:rPr>
                <w:t>daraus resultierend</w:t>
              </w:r>
              <w:r w:rsidR="004957C6">
                <w:rPr>
                  <w:iCs w:val="0"/>
                  <w:color w:val="000000" w:themeColor="text1"/>
                  <w:sz w:val="18"/>
                  <w:szCs w:val="18"/>
                  <w:lang w:val="de-DE"/>
                </w:rPr>
                <w:t xml:space="preserve"> </w:t>
              </w:r>
            </w:ins>
            <w:r>
              <w:rPr>
                <w:iCs w:val="0"/>
                <w:color w:val="000000" w:themeColor="text1"/>
                <w:sz w:val="18"/>
                <w:szCs w:val="18"/>
                <w:lang w:val="de-DE"/>
              </w:rPr>
              <w:t>die Entwicklung von sichere</w:t>
            </w:r>
            <w:ins w:id="33" w:author="David Döbele" w:date="2022-09-20T19:53:00Z">
              <w:r w:rsidR="004957C6">
                <w:rPr>
                  <w:iCs w:val="0"/>
                  <w:color w:val="000000" w:themeColor="text1"/>
                  <w:sz w:val="18"/>
                  <w:szCs w:val="18"/>
                  <w:lang w:val="de-DE"/>
                </w:rPr>
                <w:t>m</w:t>
              </w:r>
            </w:ins>
            <w:del w:id="34" w:author="David Döbele" w:date="2022-09-20T19:53:00Z">
              <w:r w:rsidDel="004957C6">
                <w:rPr>
                  <w:iCs w:val="0"/>
                  <w:color w:val="000000" w:themeColor="text1"/>
                  <w:sz w:val="18"/>
                  <w:szCs w:val="18"/>
                  <w:lang w:val="de-DE"/>
                </w:rPr>
                <w:delText>n</w:delText>
              </w:r>
            </w:del>
            <w:r>
              <w:rPr>
                <w:iCs w:val="0"/>
                <w:color w:val="000000" w:themeColor="text1"/>
                <w:sz w:val="18"/>
                <w:szCs w:val="18"/>
                <w:lang w:val="de-DE"/>
              </w:rPr>
              <w:t xml:space="preserve"> Umgang in diesen Tools</w:t>
            </w:r>
          </w:p>
        </w:tc>
      </w:tr>
      <w:tr w:rsidR="00AE6F14" w14:paraId="6282962D" w14:textId="77777777" w:rsidTr="008F05BA">
        <w:trPr>
          <w:trHeight w:val="510"/>
        </w:trPr>
        <w:tc>
          <w:tcPr>
            <w:tcW w:w="9435" w:type="dxa"/>
            <w:gridSpan w:val="10"/>
            <w:tcBorders>
              <w:bottom w:val="single" w:sz="4" w:space="0" w:color="000000"/>
            </w:tcBorders>
            <w:vAlign w:val="bottom"/>
          </w:tcPr>
          <w:p w14:paraId="004A3D83" w14:textId="77777777" w:rsidR="008F05BA" w:rsidRDefault="008F05BA" w:rsidP="00E361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</w:pPr>
          </w:p>
          <w:p w14:paraId="3DF45C38" w14:textId="40405D5B" w:rsidR="00AE6F14" w:rsidRDefault="00000000" w:rsidP="00E361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i/>
                <w:smallCaps/>
                <w:color w:val="000000"/>
                <w:sz w:val="28"/>
                <w:szCs w:val="28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Ausseruniversitäres Engagement</w:t>
            </w:r>
          </w:p>
        </w:tc>
      </w:tr>
      <w:tr w:rsidR="00AE6F14" w14:paraId="5FD4A061" w14:textId="77777777" w:rsidTr="008F05BA">
        <w:trPr>
          <w:trHeight w:val="340"/>
        </w:trPr>
        <w:tc>
          <w:tcPr>
            <w:tcW w:w="5595" w:type="dxa"/>
            <w:gridSpan w:val="4"/>
            <w:tcBorders>
              <w:top w:val="single" w:sz="4" w:space="0" w:color="000000"/>
            </w:tcBorders>
            <w:vAlign w:val="bottom"/>
          </w:tcPr>
          <w:p w14:paraId="46C82147" w14:textId="211A2580" w:rsidR="00AE6F14" w:rsidRDefault="00D82501" w:rsidP="00E361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 xml:space="preserve">Infopoint Düsseldorf </w:t>
            </w:r>
          </w:p>
        </w:tc>
        <w:tc>
          <w:tcPr>
            <w:tcW w:w="3840" w:type="dxa"/>
            <w:gridSpan w:val="6"/>
            <w:tcBorders>
              <w:top w:val="single" w:sz="4" w:space="0" w:color="000000"/>
            </w:tcBorders>
            <w:vAlign w:val="bottom"/>
          </w:tcPr>
          <w:p w14:paraId="06B16DF9" w14:textId="033C1885" w:rsidR="00AE6F14" w:rsidRDefault="00D82501" w:rsidP="00E361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Düsseldorf</w:t>
            </w:r>
          </w:p>
        </w:tc>
      </w:tr>
      <w:tr w:rsidR="00AE6F14" w14:paraId="74A26DAB" w14:textId="77777777" w:rsidTr="00E361E9">
        <w:trPr>
          <w:trHeight w:val="193"/>
        </w:trPr>
        <w:tc>
          <w:tcPr>
            <w:tcW w:w="6855" w:type="dxa"/>
            <w:gridSpan w:val="8"/>
          </w:tcPr>
          <w:p w14:paraId="7B19888B" w14:textId="42345F33" w:rsidR="00AE6F14" w:rsidRDefault="00D82501" w:rsidP="00E361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Volontär im ukrainischen Flüchtlingszentrum</w:t>
            </w:r>
          </w:p>
        </w:tc>
        <w:tc>
          <w:tcPr>
            <w:tcW w:w="2580" w:type="dxa"/>
            <w:gridSpan w:val="2"/>
            <w:vAlign w:val="bottom"/>
          </w:tcPr>
          <w:p w14:paraId="1D983E80" w14:textId="56F7D6EB" w:rsidR="00AE6F14" w:rsidRPr="00D82501" w:rsidRDefault="00000000" w:rsidP="00E361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</w:t>
            </w:r>
            <w:r w:rsidR="00D82501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3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/20</w:t>
            </w:r>
            <w:r w:rsidR="00D82501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22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– </w:t>
            </w:r>
            <w:r w:rsidR="00D82501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04/</w:t>
            </w:r>
            <w:r w:rsidR="00D82501">
              <w:rPr>
                <w:rFonts w:ascii="Georgia" w:eastAsia="Georgia" w:hAnsi="Georgia" w:cs="Georgia"/>
                <w:color w:val="000000"/>
                <w:sz w:val="18"/>
                <w:szCs w:val="18"/>
                <w:lang w:val="ru-RU"/>
              </w:rPr>
              <w:t>2022</w:t>
            </w:r>
          </w:p>
        </w:tc>
      </w:tr>
      <w:tr w:rsidR="00AE6F14" w14:paraId="645022A2" w14:textId="77777777" w:rsidTr="008F05BA">
        <w:trPr>
          <w:trHeight w:val="193"/>
        </w:trPr>
        <w:tc>
          <w:tcPr>
            <w:tcW w:w="9435" w:type="dxa"/>
            <w:gridSpan w:val="10"/>
          </w:tcPr>
          <w:p w14:paraId="18E8474B" w14:textId="77777777" w:rsidR="00E94894" w:rsidRPr="00534BB5" w:rsidRDefault="00D82501" w:rsidP="00E361E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Unterstützung bei de</w:t>
            </w:r>
            <w:r w:rsidR="00E94894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r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Wohn</w:t>
            </w:r>
            <w:r w:rsidR="00E94894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ungs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suche</w:t>
            </w:r>
            <w:r w:rsidR="00E94894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und Übersetzung </w:t>
            </w:r>
          </w:p>
          <w:p w14:paraId="02893202" w14:textId="2203D786" w:rsidR="00534BB5" w:rsidRPr="00E94894" w:rsidRDefault="00534BB5" w:rsidP="00E361E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Betreuung bei bürokratischen Abläufen und Hilfsstellung bei aufkommenden Fragen</w:t>
            </w:r>
          </w:p>
        </w:tc>
      </w:tr>
      <w:tr w:rsidR="00AE6F14" w14:paraId="51CD235A" w14:textId="77777777" w:rsidTr="008F05BA">
        <w:trPr>
          <w:trHeight w:val="510"/>
        </w:trPr>
        <w:tc>
          <w:tcPr>
            <w:tcW w:w="9435" w:type="dxa"/>
            <w:gridSpan w:val="10"/>
            <w:tcBorders>
              <w:bottom w:val="single" w:sz="4" w:space="0" w:color="000000"/>
            </w:tcBorders>
            <w:vAlign w:val="bottom"/>
          </w:tcPr>
          <w:p w14:paraId="5FAED924" w14:textId="75321653" w:rsidR="00AE6F14" w:rsidRDefault="00000000" w:rsidP="00E361E9">
            <w:pPr>
              <w:jc w:val="center"/>
              <w:rPr>
                <w:rFonts w:ascii="Georgia" w:eastAsia="Georgia" w:hAnsi="Georgia" w:cs="Georgia"/>
                <w:b/>
                <w:smallCaps/>
              </w:rPr>
            </w:pPr>
            <w:r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Fähigkeiten &amp; Interessen</w:t>
            </w:r>
          </w:p>
        </w:tc>
      </w:tr>
      <w:tr w:rsidR="00AE6F14" w14:paraId="3CD7C0F6" w14:textId="77777777" w:rsidTr="001156B9">
        <w:trPr>
          <w:trHeight w:val="227"/>
        </w:trPr>
        <w:tc>
          <w:tcPr>
            <w:tcW w:w="2055" w:type="dxa"/>
            <w:tcBorders>
              <w:top w:val="single" w:sz="4" w:space="0" w:color="000000"/>
            </w:tcBorders>
            <w:vAlign w:val="bottom"/>
          </w:tcPr>
          <w:p w14:paraId="45D21567" w14:textId="77777777" w:rsidR="00AE6F14" w:rsidRDefault="00000000" w:rsidP="00E361E9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Sprachen:</w:t>
            </w:r>
          </w:p>
        </w:tc>
        <w:tc>
          <w:tcPr>
            <w:tcW w:w="7380" w:type="dxa"/>
            <w:gridSpan w:val="9"/>
            <w:tcBorders>
              <w:top w:val="single" w:sz="4" w:space="0" w:color="000000"/>
            </w:tcBorders>
            <w:vAlign w:val="bottom"/>
          </w:tcPr>
          <w:p w14:paraId="278BE4DD" w14:textId="1AE737CB" w:rsidR="00AE6F14" w:rsidRDefault="00000000" w:rsidP="00E361E9">
            <w:pPr>
              <w:ind w:right="146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Deutsch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</w:t>
            </w:r>
            <w:r w:rsidR="00534BB5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v</w:t>
            </w:r>
            <w:r w:rsidR="008F05BA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erhandlungsicher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)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, Englisch </w:t>
            </w:r>
            <w:r w:rsidR="00534BB5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(v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erhandlungssicher)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, </w:t>
            </w:r>
            <w:r w:rsidR="008F05BA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Russisch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</w:t>
            </w:r>
            <w:r w:rsidR="008F05BA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Muttersprach</w:t>
            </w:r>
            <w:r w:rsidR="00F76056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e)</w:t>
            </w:r>
          </w:p>
        </w:tc>
      </w:tr>
      <w:tr w:rsidR="00AE6F14" w14:paraId="70D28A03" w14:textId="77777777" w:rsidTr="001156B9">
        <w:trPr>
          <w:trHeight w:val="283"/>
        </w:trPr>
        <w:tc>
          <w:tcPr>
            <w:tcW w:w="2055" w:type="dxa"/>
            <w:vAlign w:val="bottom"/>
          </w:tcPr>
          <w:p w14:paraId="3C126C91" w14:textId="77777777" w:rsidR="00AE6F14" w:rsidRDefault="00000000" w:rsidP="00E361E9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Technisch:</w:t>
            </w:r>
          </w:p>
        </w:tc>
        <w:tc>
          <w:tcPr>
            <w:tcW w:w="7380" w:type="dxa"/>
            <w:gridSpan w:val="9"/>
            <w:vAlign w:val="bottom"/>
          </w:tcPr>
          <w:p w14:paraId="29DBD04B" w14:textId="57CE4F42" w:rsidR="00AE6F14" w:rsidRDefault="00F76056" w:rsidP="00E361E9">
            <w:pPr>
              <w:spacing w:after="40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MS Power</w:t>
            </w:r>
            <w:r w:rsidR="007025AD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P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oint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(fortgeschritten)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,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MS Access (fortgeschritten), Excel (fortgeschritten)</w:t>
            </w:r>
          </w:p>
        </w:tc>
      </w:tr>
      <w:tr w:rsidR="00AE6F14" w14:paraId="5C51E019" w14:textId="77777777" w:rsidTr="001156B9">
        <w:trPr>
          <w:trHeight w:val="454"/>
        </w:trPr>
        <w:tc>
          <w:tcPr>
            <w:tcW w:w="2055" w:type="dxa"/>
            <w:vAlign w:val="bottom"/>
          </w:tcPr>
          <w:p w14:paraId="7523767A" w14:textId="6C852E3D" w:rsidR="00AE6F14" w:rsidRDefault="00000000" w:rsidP="001156B9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Interessen:</w:t>
            </w:r>
          </w:p>
          <w:p w14:paraId="58057AD7" w14:textId="33BD02DC" w:rsidR="001156B9" w:rsidRDefault="001156B9" w:rsidP="001156B9">
            <w:pPr>
              <w:rPr>
                <w:rFonts w:ascii="Georgia" w:eastAsia="Georgia" w:hAnsi="Georgia" w:cs="Georgia"/>
                <w:sz w:val="18"/>
                <w:szCs w:val="18"/>
              </w:rPr>
            </w:pPr>
          </w:p>
        </w:tc>
        <w:tc>
          <w:tcPr>
            <w:tcW w:w="7380" w:type="dxa"/>
            <w:gridSpan w:val="9"/>
            <w:vAlign w:val="bottom"/>
          </w:tcPr>
          <w:p w14:paraId="65467DB8" w14:textId="6FB93858" w:rsidR="007025AD" w:rsidRDefault="001F7D63" w:rsidP="00E361E9">
            <w:p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noProof/>
                <w:color w:val="000000"/>
                <w:sz w:val="18"/>
                <w:szCs w:val="18"/>
              </w:rPr>
              <mc:AlternateContent>
                <mc:Choice Requires="wpi">
                  <w:drawing>
                    <wp:anchor distT="0" distB="0" distL="114300" distR="114300" simplePos="0" relativeHeight="251661312" behindDoc="0" locked="0" layoutInCell="1" allowOverlap="1" wp14:anchorId="4BAE7D04" wp14:editId="0A8082BE">
                      <wp:simplePos x="0" y="0"/>
                      <wp:positionH relativeFrom="column">
                        <wp:posOffset>1501140</wp:posOffset>
                      </wp:positionH>
                      <wp:positionV relativeFrom="paragraph">
                        <wp:posOffset>187960</wp:posOffset>
                      </wp:positionV>
                      <wp:extent cx="85725" cy="60325"/>
                      <wp:effectExtent l="38100" t="38100" r="3175" b="41275"/>
                      <wp:wrapNone/>
                      <wp:docPr id="3" name="Freihand 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5725" cy="6032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77CB5B46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Freihand 3" o:spid="_x0000_s1026" type="#_x0000_t75" style="position:absolute;margin-left:117pt;margin-top:13.6pt;width:9.1pt;height:7.1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">
                      <v:imagedata r:id="rId9" o:title=""/>
                    </v:shape>
                  </w:pict>
                </mc:Fallback>
              </mc:AlternateContent>
            </w:r>
            <w:r w:rsidR="007025AD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Eishockey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(Teilnahme an diversen internationalen Turnieren)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, </w:t>
            </w:r>
            <w:r w:rsidR="007025AD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Kochen, Reisen, Investieren in Aktien aus </w:t>
            </w:r>
            <w:ins w:id="35" w:author="David Döbele" w:date="2022-09-20T19:54:00Z">
              <w:r w:rsidR="004957C6">
                <w:rPr>
                  <w:rFonts w:ascii="Georgia" w:eastAsia="Georgia" w:hAnsi="Georgia" w:cs="Georgia"/>
                  <w:color w:val="000000"/>
                  <w:sz w:val="18"/>
                  <w:szCs w:val="18"/>
                </w:rPr>
                <w:t xml:space="preserve">dem </w:t>
              </w:r>
            </w:ins>
            <w:proofErr w:type="spellStart"/>
            <w:r w:rsidR="007025AD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Pharma</w:t>
            </w:r>
            <w:proofErr w:type="spellEnd"/>
            <w:r w:rsidR="007025AD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Bereich</w:t>
            </w:r>
          </w:p>
        </w:tc>
      </w:tr>
      <w:tr w:rsidR="00AE6F14" w14:paraId="3063AC34" w14:textId="77777777" w:rsidTr="004957C6">
        <w:tblPrEx>
          <w:tblW w:w="9435" w:type="dxa"/>
          <w:tblInd w:w="-75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00" w:firstRow="0" w:lastRow="0" w:firstColumn="0" w:lastColumn="0" w:noHBand="0" w:noVBand="1"/>
          <w:tblPrExChange w:id="36" w:author="David Döbele" w:date="2022-09-20T19:54:00Z">
            <w:tblPrEx>
              <w:tblW w:w="9435" w:type="dxa"/>
              <w:tblInd w:w="-7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Ex>
          </w:tblPrExChange>
        </w:tblPrEx>
        <w:trPr>
          <w:trHeight w:val="1020"/>
          <w:trPrChange w:id="37" w:author="David Döbele" w:date="2022-09-20T19:54:00Z">
            <w:trPr>
              <w:trHeight w:val="1020"/>
            </w:trPr>
          </w:trPrChange>
        </w:trPr>
        <w:tc>
          <w:tcPr>
            <w:tcW w:w="3477" w:type="dxa"/>
            <w:gridSpan w:val="2"/>
            <w:vAlign w:val="bottom"/>
            <w:tcPrChange w:id="38" w:author="David Döbele" w:date="2022-09-20T19:54:00Z">
              <w:tcPr>
                <w:tcW w:w="2055" w:type="dxa"/>
                <w:vAlign w:val="bottom"/>
              </w:tcPr>
            </w:tcPrChange>
          </w:tcPr>
          <w:p w14:paraId="4C0EFA45" w14:textId="2E6C0721" w:rsidR="00AE6F14" w:rsidRDefault="004957C6" w:rsidP="00E361E9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noProof/>
                <w:color w:val="000000"/>
                <w:sz w:val="18"/>
                <w:szCs w:val="18"/>
              </w:rPr>
              <mc:AlternateContent>
                <mc:Choice Requires="wpi">
                  <w:drawing>
                    <wp:anchor distT="0" distB="0" distL="114300" distR="114300" simplePos="0" relativeHeight="251666432" behindDoc="0" locked="0" layoutInCell="1" allowOverlap="1" wp14:anchorId="0F1FCB6A" wp14:editId="02971B7A">
                      <wp:simplePos x="0" y="0"/>
                      <wp:positionH relativeFrom="column">
                        <wp:posOffset>69850</wp:posOffset>
                      </wp:positionH>
                      <wp:positionV relativeFrom="paragraph">
                        <wp:posOffset>-436880</wp:posOffset>
                      </wp:positionV>
                      <wp:extent cx="698500" cy="314325"/>
                      <wp:effectExtent l="38100" t="38100" r="12700" b="41275"/>
                      <wp:wrapNone/>
                      <wp:docPr id="140" name="Freihand 14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98500" cy="314325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1A640F5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Freihand 140" o:spid="_x0000_s1026" type="#_x0000_t75" style="position:absolute;margin-left:4.9pt;margin-top:-35pt;width:56.15pt;height:25.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">
                      <v:imagedata r:id="rId11" o:title=""/>
                    </v:shape>
                  </w:pict>
                </mc:Fallback>
              </mc:AlternateContent>
            </w:r>
            <w:r w:rsidR="00000000">
              <w:rPr>
                <w:rFonts w:ascii="Georgia" w:eastAsia="Georgia" w:hAnsi="Georgia" w:cs="Georgia"/>
                <w:sz w:val="18"/>
                <w:szCs w:val="18"/>
              </w:rPr>
              <w:t>Frankfurt</w:t>
            </w:r>
            <w:r w:rsidR="00534BB5">
              <w:rPr>
                <w:rFonts w:ascii="Georgia" w:eastAsia="Georgia" w:hAnsi="Georgia" w:cs="Georgia"/>
                <w:sz w:val="18"/>
                <w:szCs w:val="18"/>
              </w:rPr>
              <w:t xml:space="preserve"> am Main </w:t>
            </w:r>
            <w:r w:rsidR="001F7D63">
              <w:rPr>
                <w:rFonts w:ascii="Georgia" w:eastAsia="Georgia" w:hAnsi="Georgia" w:cs="Georgia"/>
                <w:sz w:val="18"/>
                <w:szCs w:val="18"/>
              </w:rPr>
              <w:t>13</w:t>
            </w:r>
            <w:r w:rsidR="00000000">
              <w:rPr>
                <w:rFonts w:ascii="Georgia" w:eastAsia="Georgia" w:hAnsi="Georgia" w:cs="Georgia"/>
                <w:sz w:val="18"/>
                <w:szCs w:val="18"/>
              </w:rPr>
              <w:t>.</w:t>
            </w:r>
            <w:r w:rsidR="001F7D63">
              <w:rPr>
                <w:rFonts w:ascii="Georgia" w:eastAsia="Georgia" w:hAnsi="Georgia" w:cs="Georgia"/>
                <w:sz w:val="18"/>
                <w:szCs w:val="18"/>
              </w:rPr>
              <w:t>09</w:t>
            </w:r>
            <w:r w:rsidR="00000000">
              <w:rPr>
                <w:rFonts w:ascii="Georgia" w:eastAsia="Georgia" w:hAnsi="Georgia" w:cs="Georgia"/>
                <w:sz w:val="18"/>
                <w:szCs w:val="18"/>
              </w:rPr>
              <w:t>.20</w:t>
            </w:r>
            <w:r w:rsidR="001F7D63">
              <w:rPr>
                <w:rFonts w:ascii="Georgia" w:eastAsia="Georgia" w:hAnsi="Georgia" w:cs="Georgia"/>
                <w:sz w:val="18"/>
                <w:szCs w:val="18"/>
              </w:rPr>
              <w:t>22</w:t>
            </w:r>
          </w:p>
        </w:tc>
        <w:tc>
          <w:tcPr>
            <w:tcW w:w="5958" w:type="dxa"/>
            <w:gridSpan w:val="8"/>
            <w:vAlign w:val="bottom"/>
            <w:tcPrChange w:id="39" w:author="David Döbele" w:date="2022-09-20T19:54:00Z">
              <w:tcPr>
                <w:tcW w:w="7380" w:type="dxa"/>
                <w:gridSpan w:val="8"/>
                <w:vAlign w:val="bottom"/>
              </w:tcPr>
            </w:tcPrChange>
          </w:tcPr>
          <w:p w14:paraId="75A40513" w14:textId="26B67242" w:rsidR="00AE6F14" w:rsidRDefault="00AE6F14" w:rsidP="00E361E9">
            <w:p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</w:p>
        </w:tc>
      </w:tr>
      <w:tr w:rsidR="007025AD" w14:paraId="4B19AD1B" w14:textId="77777777" w:rsidTr="008F05BA">
        <w:trPr>
          <w:trHeight w:val="1020"/>
        </w:trPr>
        <w:tc>
          <w:tcPr>
            <w:tcW w:w="2055" w:type="dxa"/>
            <w:vAlign w:val="bottom"/>
          </w:tcPr>
          <w:p w14:paraId="7261D80B" w14:textId="2236E140" w:rsidR="007025AD" w:rsidRDefault="007025AD">
            <w:pPr>
              <w:rPr>
                <w:rFonts w:ascii="Georgia" w:eastAsia="Georgia" w:hAnsi="Georgia" w:cs="Georgia"/>
                <w:sz w:val="18"/>
                <w:szCs w:val="18"/>
              </w:rPr>
            </w:pPr>
          </w:p>
        </w:tc>
        <w:tc>
          <w:tcPr>
            <w:tcW w:w="7380" w:type="dxa"/>
            <w:gridSpan w:val="9"/>
            <w:vAlign w:val="bottom"/>
          </w:tcPr>
          <w:p w14:paraId="2EAA01F4" w14:textId="0EE9C2DE" w:rsidR="007025AD" w:rsidRDefault="007025AD">
            <w:p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</w:p>
        </w:tc>
      </w:tr>
    </w:tbl>
    <w:p w14:paraId="7AD21BEE" w14:textId="2FA7EE01" w:rsidR="00AE6F14" w:rsidRDefault="00AE6F14">
      <w:pPr>
        <w:rPr>
          <w:sz w:val="18"/>
          <w:szCs w:val="18"/>
        </w:rPr>
      </w:pPr>
    </w:p>
    <w:sectPr w:rsidR="00AE6F14">
      <w:footerReference w:type="even" r:id="rId12"/>
      <w:pgSz w:w="11906" w:h="16838"/>
      <w:pgMar w:top="1021" w:right="1418" w:bottom="340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242F4B" w14:textId="77777777" w:rsidR="00977467" w:rsidRDefault="00977467">
      <w:pPr>
        <w:spacing w:after="0" w:line="240" w:lineRule="auto"/>
      </w:pPr>
      <w:r>
        <w:separator/>
      </w:r>
    </w:p>
  </w:endnote>
  <w:endnote w:type="continuationSeparator" w:id="0">
    <w:p w14:paraId="4F10E03D" w14:textId="77777777" w:rsidR="00977467" w:rsidRDefault="009774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9C9368" w14:textId="77777777" w:rsidR="00AE6F1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31CFC3BD" w14:textId="77777777" w:rsidR="00AE6F14" w:rsidRDefault="00AE6F14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5F5DC8" w14:textId="77777777" w:rsidR="00977467" w:rsidRDefault="00977467">
      <w:pPr>
        <w:spacing w:after="0" w:line="240" w:lineRule="auto"/>
      </w:pPr>
      <w:r>
        <w:separator/>
      </w:r>
    </w:p>
  </w:footnote>
  <w:footnote w:type="continuationSeparator" w:id="0">
    <w:p w14:paraId="029FB19B" w14:textId="77777777" w:rsidR="00977467" w:rsidRDefault="009774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D2BCC"/>
    <w:multiLevelType w:val="multilevel"/>
    <w:tmpl w:val="CD5A7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C75773"/>
    <w:multiLevelType w:val="multilevel"/>
    <w:tmpl w:val="3FB46E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70A4989"/>
    <w:multiLevelType w:val="hybridMultilevel"/>
    <w:tmpl w:val="B2CCAD50"/>
    <w:lvl w:ilvl="0" w:tplc="0407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" w15:restartNumberingAfterBreak="0">
    <w:nsid w:val="386E04FC"/>
    <w:multiLevelType w:val="multilevel"/>
    <w:tmpl w:val="D5EEC1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38C0876"/>
    <w:multiLevelType w:val="multilevel"/>
    <w:tmpl w:val="76DEC30E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5267A1B"/>
    <w:multiLevelType w:val="hybridMultilevel"/>
    <w:tmpl w:val="4EE2C00A"/>
    <w:lvl w:ilvl="0" w:tplc="B420C1B0">
      <w:numFmt w:val="bullet"/>
      <w:lvlText w:val=""/>
      <w:lvlJc w:val="left"/>
      <w:pPr>
        <w:ind w:left="644" w:hanging="360"/>
      </w:pPr>
      <w:rPr>
        <w:rFonts w:ascii="Symbol" w:eastAsia="Symbol" w:hAnsi="Symbol" w:cs="Symbol" w:hint="default"/>
        <w:color w:val="53565A"/>
        <w:w w:val="103"/>
        <w:sz w:val="19"/>
        <w:szCs w:val="19"/>
      </w:rPr>
    </w:lvl>
    <w:lvl w:ilvl="1" w:tplc="F5D0E2C2">
      <w:numFmt w:val="bullet"/>
      <w:lvlText w:val="•"/>
      <w:lvlJc w:val="left"/>
      <w:pPr>
        <w:ind w:left="1679" w:hanging="360"/>
      </w:pPr>
      <w:rPr>
        <w:rFonts w:hint="default"/>
      </w:rPr>
    </w:lvl>
    <w:lvl w:ilvl="2" w:tplc="D7824446">
      <w:numFmt w:val="bullet"/>
      <w:lvlText w:val="•"/>
      <w:lvlJc w:val="left"/>
      <w:pPr>
        <w:ind w:left="2517" w:hanging="360"/>
      </w:pPr>
      <w:rPr>
        <w:rFonts w:hint="default"/>
      </w:rPr>
    </w:lvl>
    <w:lvl w:ilvl="3" w:tplc="8984F456">
      <w:numFmt w:val="bullet"/>
      <w:lvlText w:val="•"/>
      <w:lvlJc w:val="left"/>
      <w:pPr>
        <w:ind w:left="3355" w:hanging="360"/>
      </w:pPr>
      <w:rPr>
        <w:rFonts w:hint="default"/>
      </w:rPr>
    </w:lvl>
    <w:lvl w:ilvl="4" w:tplc="50FC49F2">
      <w:numFmt w:val="bullet"/>
      <w:lvlText w:val="•"/>
      <w:lvlJc w:val="left"/>
      <w:pPr>
        <w:ind w:left="4193" w:hanging="360"/>
      </w:pPr>
      <w:rPr>
        <w:rFonts w:hint="default"/>
      </w:rPr>
    </w:lvl>
    <w:lvl w:ilvl="5" w:tplc="29C49D90">
      <w:numFmt w:val="bullet"/>
      <w:lvlText w:val="•"/>
      <w:lvlJc w:val="left"/>
      <w:pPr>
        <w:ind w:left="5031" w:hanging="360"/>
      </w:pPr>
      <w:rPr>
        <w:rFonts w:hint="default"/>
      </w:rPr>
    </w:lvl>
    <w:lvl w:ilvl="6" w:tplc="4A30981A">
      <w:numFmt w:val="bullet"/>
      <w:lvlText w:val="•"/>
      <w:lvlJc w:val="left"/>
      <w:pPr>
        <w:ind w:left="5869" w:hanging="360"/>
      </w:pPr>
      <w:rPr>
        <w:rFonts w:hint="default"/>
      </w:rPr>
    </w:lvl>
    <w:lvl w:ilvl="7" w:tplc="8676E802">
      <w:numFmt w:val="bullet"/>
      <w:lvlText w:val="•"/>
      <w:lvlJc w:val="left"/>
      <w:pPr>
        <w:ind w:left="6706" w:hanging="360"/>
      </w:pPr>
      <w:rPr>
        <w:rFonts w:hint="default"/>
      </w:rPr>
    </w:lvl>
    <w:lvl w:ilvl="8" w:tplc="2BBE98D0">
      <w:numFmt w:val="bullet"/>
      <w:lvlText w:val="•"/>
      <w:lvlJc w:val="left"/>
      <w:pPr>
        <w:ind w:left="7544" w:hanging="360"/>
      </w:pPr>
      <w:rPr>
        <w:rFonts w:hint="default"/>
      </w:rPr>
    </w:lvl>
  </w:abstractNum>
  <w:abstractNum w:abstractNumId="6" w15:restartNumberingAfterBreak="0">
    <w:nsid w:val="79003F15"/>
    <w:multiLevelType w:val="hybridMultilevel"/>
    <w:tmpl w:val="9A7AB450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74375090">
    <w:abstractNumId w:val="1"/>
  </w:num>
  <w:num w:numId="2" w16cid:durableId="1607149187">
    <w:abstractNumId w:val="3"/>
  </w:num>
  <w:num w:numId="3" w16cid:durableId="70665310">
    <w:abstractNumId w:val="4"/>
  </w:num>
  <w:num w:numId="4" w16cid:durableId="1357390539">
    <w:abstractNumId w:val="5"/>
  </w:num>
  <w:num w:numId="5" w16cid:durableId="190190294">
    <w:abstractNumId w:val="0"/>
  </w:num>
  <w:num w:numId="6" w16cid:durableId="1368482436">
    <w:abstractNumId w:val="2"/>
  </w:num>
  <w:num w:numId="7" w16cid:durableId="1434206922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9"/>
  <w:proofState w:spelling="clean" w:grammar="clean"/>
  <w:trackRevision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6F14"/>
    <w:rsid w:val="000261A6"/>
    <w:rsid w:val="000703C3"/>
    <w:rsid w:val="00107B01"/>
    <w:rsid w:val="001156B9"/>
    <w:rsid w:val="00123E5C"/>
    <w:rsid w:val="0014528A"/>
    <w:rsid w:val="0017265C"/>
    <w:rsid w:val="0018783E"/>
    <w:rsid w:val="001A6556"/>
    <w:rsid w:val="001C7E19"/>
    <w:rsid w:val="001F7D63"/>
    <w:rsid w:val="003E0C48"/>
    <w:rsid w:val="004957C6"/>
    <w:rsid w:val="00534BB5"/>
    <w:rsid w:val="007025AD"/>
    <w:rsid w:val="008108DE"/>
    <w:rsid w:val="008F05BA"/>
    <w:rsid w:val="00977467"/>
    <w:rsid w:val="009831D7"/>
    <w:rsid w:val="009A73DC"/>
    <w:rsid w:val="00A17968"/>
    <w:rsid w:val="00A518F7"/>
    <w:rsid w:val="00AE6F14"/>
    <w:rsid w:val="00BB682F"/>
    <w:rsid w:val="00C14817"/>
    <w:rsid w:val="00CD6BEA"/>
    <w:rsid w:val="00D82501"/>
    <w:rsid w:val="00D97866"/>
    <w:rsid w:val="00DC7DD2"/>
    <w:rsid w:val="00DF4F0C"/>
    <w:rsid w:val="00E361E9"/>
    <w:rsid w:val="00E94894"/>
    <w:rsid w:val="00ED4A2A"/>
    <w:rsid w:val="00F75009"/>
    <w:rsid w:val="00F76056"/>
    <w:rsid w:val="00FC465C"/>
    <w:rsid w:val="00FC6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F687E84"/>
  <w15:docId w15:val="{A6238706-8B50-8042-A742-31409F3A0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1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eTabelle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erarbeitung">
    <w:name w:val="Revision"/>
    <w:hidden/>
    <w:uiPriority w:val="99"/>
    <w:semiHidden/>
    <w:rsid w:val="004957C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customXml" Target="ink/ink2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microsoft.com/office/2011/relationships/people" Target="peop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13T19:34:42.034"/>
    </inkml:context>
    <inkml:brush xml:id="br0">
      <inkml:brushProperty name="width" value="0.08571" units="cm"/>
      <inkml:brushProperty name="height" value="0.08571" units="cm"/>
      <inkml:brushProperty name="color" value="#FFFFFF"/>
    </inkml:brush>
  </inkml:definitions>
  <inkml:trace contextRef="#ctx0" brushRef="#br0">239 90 8027,'-21'24'0,"4"-9"0,4-9 0,1-3 0,-2 0 0,1 1 0,-1 0 0,2 0 0,1 0 0,2-1 0,1 0 0,2 0 0,-3-2 0,0 1 0</inkml:trace>
  <inkml:trace contextRef="#ctx0" brushRef="#br0" timeOffset="393">1 0 8027,'0'0'0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13T19:49:02.081"/>
    </inkml:context>
    <inkml:brush xml:id="br0">
      <inkml:brushProperty name="width" value="0.04286" units="cm"/>
      <inkml:brushProperty name="height" value="0.04286" units="cm"/>
    </inkml:brush>
  </inkml:definitions>
  <inkml:trace contextRef="#ctx0" brushRef="#br0">645 314 8027,'-1'-10'0,"0"0"0,-1 7 0,-1-1 0,-2 0 0,-2 0 0,-2 1 0,-2 1 0,-4 1 0,-1 4 0,-5 5 0,0 6 0,-3 7 0,1 6 0,12-12 0,0 1 0,-6 12 0,2 1 0,6-8 0,2-1 0,3 0 0,2-2 0,3-4 0,5-3 0,7-12 0,11-12 0,2-10 0,-11 6 0,0-2 0,-1-1 0,1-1 0,0-4 0,-1 1 0,1-1 0,-1 0 0,-1 1 0,0 0 0,-1 4 0,-1 1 0,6-8 0,-2 5 0,0-1 0,1 3 0,0 1 0,-1 6 0,-1 3 0,-2 7 0</inkml:trace>
  <inkml:trace contextRef="#ctx0" brushRef="#br0" timeOffset="235">817 115 8027,'-3'15'0,"-1"0"0,-4 15 0,3-6 0,0-7 0,-1 2 0,-1 1 0,-1 0 0,-1 3 0,0 0 0,-1 0 0,0-1 0,0-1 0,1-2 0,-1 0 0,1-1 0,-1-1 0,1 0 0,1-2 0,0 0 0,-8 12 0,2-3 0,3-7 0,-2 4 0,2-6 0</inkml:trace>
  <inkml:trace contextRef="#ctx0" brushRef="#br0" timeOffset="607">690 480 8027,'-22'-10'0,"1"0"0,4-1 0,-3-2 0,-4-2 0,-4-4 0,-5-3 0,13 9 0,1 0 0,-1-1 0,0 0 0,0 0 0,1-1 0,0 1 0,2 0 0,1 0 0,1 1 0,-8-9 0,4 1 0,4-2 0,3-3 0,9 0 0,24-1 0,17 7 0,-9 9 0,2 2 0,-3 1 0,1 1 0,3 0 0,1 1 0,0 1 0,1 1 0,3-1 0,0 1 0,-1 1 0,-2 0 0,-3 1 0,0 1 0,1 0 0,-1 0 0,10 2 0,7-1 0</inkml:trace>
  <inkml:trace contextRef="#ctx0" brushRef="#br0" timeOffset="2039">843 455 8027,'-4'10'0,"1"5"0,-1 10 0,1-8 0,0 0 0,0 0 0,-1 0 0,0 2 0,-1 0 0,0-1 0,0 0 0,0-1 0,0 1 0,-1 2 0,-1 0 0,-1 0 0,0 0 0,3-4 0,-1-1 0,-1 1 0,1 1 0,-2 4 0,3-8 0,0 0 0,-2 0 0,3-7 0,0-5 0,3-10 0,2-12 0,1 5 0,1 0 0,1-3 0,0-1 0,2 1 0,1 0 0,0 0 0,1 1 0,1 0 0,1 0 0,1-2 0,1 1 0,-1 3 0,0 1 0,0 1 0,1 0 0,7-6 0,0 2 0,-1 2 0,-3 2 0,0 1 0,-3 4 0,-3 3 0,-2 2 0,-3 6 0,-2 5 0,-4 6 0,-4 7 0,-1 2 0,1-2 0,0 1 0,3-4 0,0 0 0,2 0 0,2-4 0,5-3 0,6-5 0,9-9 0,5-6 0,4-8 0,-1-4 0,-5 2 0,-4 0 0,-3 1 0,-2 4 0,-1-1 0,-4 4 0,-1 0 0,-8 8 0,-4 6 0,-7 8 0,-3 8 0,1 1 0,3-1 0,4-3 0,-2 3 0,6-5 0,1 2 0,11-8 0,11-6 0,3-6 0,4-6 0,1-3 0,-5-1 0,-1 0 0,-7 4 0,1 1 0,-4 1 0,0 2 0,-7 6 0,-7 9 0,-5 3 0,-5 8 0,1-3 0,-1 3 0,4-2 0,1 3 0,8-8 0,8-3 0,9-9 0,14-7 0,7-10 0,-20 6 0,-1-2 0,2-2 0,-1-1 0,-3 1 0,-3-1 0,0-1 0,-1-1 0,-1 0 0,-2 0 0,-3 3 0,-2 0 0,-1-14 0,-15 1 0,1 13 0,-3 1 0,-9 0 0,-5 2 0,-8 3 0,-3 1 0,-6 2 0,-2 2-147,-8 1 1,-2 3 0,16 0 0,-1 1 0,0 1 146,-3 1 0,-1-1 0,-1 2 0,0 0 0,-1 0 0,0 1 0,-2 0 0,0 1 0,1-1 0,6 1 0,1-1 0,0 0 0,2 0 0,0 1 0,1-1 0,-13 3 0,1 1 0,0 0 0,2 0 0,1 1 0,4 0 0,12-1 0,3 0 0,-18 7 0,3 2 0,7 3 0,25 0 0,22 5 0,11-14 0,9-3 0,0-2 0,5-1 0,1-1 0,4-1 0,1-1 0,2 0-165,-5-1 0,2-1 0,0 0 0,0 0 0,2-2 0,-1-1 0,1 0 1,0 0 164,3-1 0,0 0 0,0-1 0,0 0 0,1-1 0,-1 0 0,1 0 0,0-1 0,0 0 0,1-1 0,-1 0 0,-1 1 0,-5 0 0,-1 1 0,0-1 0,-1 1 0,13-2 0,-1-1 0,-3 2 0,-8 1 0,-1 0 0,-1 1 0,3 0 0,0-1 0,-1 2 0,5-1 0,0 0 0,1 1 0,0 0 0</inkml:trace>
</inkml:ink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M5drJQ+FSM2GEBOutLPuiQ+ROQ==">AMUW2mULzGq0bRHwyMpvDVrRrkX3N7MvEWGHGI1gcyGuI4a0kZAXrWfDvGdZ6N4eAFEcTXoyTabu4F2LnAVvM4nyBb3zYxrLWYSe73/pCD4wx//dWQESHZQ=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328</Words>
  <Characters>2073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David Döbele</cp:lastModifiedBy>
  <cp:revision>13</cp:revision>
  <dcterms:created xsi:type="dcterms:W3CDTF">2022-09-13T18:54:00Z</dcterms:created>
  <dcterms:modified xsi:type="dcterms:W3CDTF">2022-09-20T17:54:00Z</dcterms:modified>
</cp:coreProperties>
</file>