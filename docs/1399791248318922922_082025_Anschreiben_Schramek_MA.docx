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A82CB58" w:rsidR="006D2592" w:rsidRPr="00F041E9" w:rsidRDefault="00711430" w:rsidP="00711430">
      <w:pPr>
        <w:spacing w:after="0" w:line="240" w:lineRule="auto"/>
        <w:jc w:val="right"/>
        <w:rPr>
          <w:rFonts w:ascii="Times New Roman" w:hAnsi="Times New Roman" w:cs="Times New Roman"/>
          <w:sz w:val="20"/>
          <w:szCs w:val="20"/>
        </w:rPr>
      </w:pPr>
      <w:r>
        <w:rPr>
          <w:rFonts w:ascii="Times New Roman" w:hAnsi="Times New Roman" w:cs="Times New Roman"/>
          <w:sz w:val="20"/>
          <w:szCs w:val="20"/>
        </w:rPr>
        <w:t>Mia Schramek</w:t>
      </w:r>
    </w:p>
    <w:p w14:paraId="2458A2A0" w14:textId="1E8C5E7B" w:rsidR="00857C6F" w:rsidRPr="00F041E9" w:rsidRDefault="00711430" w:rsidP="00711430">
      <w:pPr>
        <w:spacing w:after="0" w:line="240" w:lineRule="auto"/>
        <w:jc w:val="right"/>
        <w:rPr>
          <w:rFonts w:ascii="Times New Roman" w:hAnsi="Times New Roman" w:cs="Times New Roman"/>
          <w:sz w:val="20"/>
          <w:szCs w:val="20"/>
        </w:rPr>
      </w:pPr>
      <w:proofErr w:type="spellStart"/>
      <w:r>
        <w:rPr>
          <w:rFonts w:ascii="Times New Roman" w:hAnsi="Times New Roman" w:cs="Times New Roman"/>
          <w:sz w:val="20"/>
          <w:szCs w:val="20"/>
        </w:rPr>
        <w:t>Melatengürtel</w:t>
      </w:r>
      <w:proofErr w:type="spellEnd"/>
      <w:r>
        <w:rPr>
          <w:rFonts w:ascii="Times New Roman" w:hAnsi="Times New Roman" w:cs="Times New Roman"/>
          <w:sz w:val="20"/>
          <w:szCs w:val="20"/>
        </w:rPr>
        <w:t xml:space="preserve"> 113-115, App. 01</w:t>
      </w:r>
    </w:p>
    <w:p w14:paraId="451AEE20" w14:textId="23995A6F" w:rsidR="00857C6F" w:rsidRPr="00F041E9" w:rsidRDefault="00711430" w:rsidP="00711430">
      <w:pPr>
        <w:spacing w:after="0" w:line="240" w:lineRule="auto"/>
        <w:jc w:val="right"/>
        <w:rPr>
          <w:rFonts w:ascii="Times New Roman" w:hAnsi="Times New Roman" w:cs="Times New Roman"/>
          <w:sz w:val="20"/>
          <w:szCs w:val="20"/>
        </w:rPr>
      </w:pPr>
      <w:r>
        <w:rPr>
          <w:rFonts w:ascii="Times New Roman" w:hAnsi="Times New Roman" w:cs="Times New Roman"/>
          <w:sz w:val="20"/>
          <w:szCs w:val="20"/>
        </w:rPr>
        <w:t>50825 Köln</w:t>
      </w:r>
    </w:p>
    <w:p w14:paraId="6433B1C2" w14:textId="0011B976" w:rsidR="00711430" w:rsidRPr="00F041E9" w:rsidRDefault="00711430" w:rsidP="00711430">
      <w:pPr>
        <w:spacing w:after="0" w:line="240" w:lineRule="auto"/>
        <w:jc w:val="right"/>
        <w:rPr>
          <w:rFonts w:ascii="Times New Roman" w:hAnsi="Times New Roman" w:cs="Times New Roman"/>
          <w:sz w:val="20"/>
          <w:szCs w:val="20"/>
        </w:rPr>
      </w:pPr>
      <w:r>
        <w:rPr>
          <w:rFonts w:ascii="Times New Roman" w:hAnsi="Times New Roman" w:cs="Times New Roman"/>
          <w:color w:val="000000"/>
          <w:sz w:val="20"/>
          <w:szCs w:val="20"/>
        </w:rPr>
        <w:t>mia.schramek@stud.</w:t>
      </w:r>
      <w:proofErr w:type="spellStart"/>
      <w:r>
        <w:rPr>
          <w:rFonts w:ascii="Times New Roman" w:hAnsi="Times New Roman" w:cs="Times New Roman"/>
          <w:color w:val="000000"/>
          <w:sz w:val="20"/>
          <w:szCs w:val="20"/>
        </w:rPr>
        <w:t>uni</w:t>
      </w:r>
      <w:proofErr w:type="spellEnd"/>
      <w:r>
        <w:rPr>
          <w:rFonts w:ascii="Times New Roman" w:hAnsi="Times New Roman" w:cs="Times New Roman"/>
          <w:color w:val="000000"/>
          <w:sz w:val="20"/>
          <w:szCs w:val="20"/>
        </w:rPr>
        <w:t>-due.de</w:t>
      </w:r>
    </w:p>
    <w:p w14:paraId="2E7278C7" w14:textId="008BA399" w:rsidR="00F74175" w:rsidRPr="00F041E9" w:rsidRDefault="006A7895" w:rsidP="00711430">
      <w:pPr>
        <w:spacing w:after="0" w:line="240" w:lineRule="auto"/>
        <w:jc w:val="right"/>
        <w:rPr>
          <w:rFonts w:ascii="Times New Roman" w:hAnsi="Times New Roman" w:cs="Times New Roman"/>
          <w:color w:val="000000"/>
          <w:sz w:val="20"/>
          <w:szCs w:val="20"/>
        </w:rPr>
      </w:pPr>
      <w:r w:rsidRPr="00F041E9">
        <w:rPr>
          <w:rFonts w:ascii="Times New Roman" w:hAnsi="Times New Roman" w:cs="Times New Roman"/>
          <w:sz w:val="20"/>
          <w:szCs w:val="20"/>
        </w:rPr>
        <w:t xml:space="preserve">Mobil: </w:t>
      </w:r>
      <w:r w:rsidR="006D2592" w:rsidRPr="00F041E9">
        <w:rPr>
          <w:rFonts w:ascii="Times New Roman" w:hAnsi="Times New Roman" w:cs="Times New Roman"/>
          <w:color w:val="000000"/>
          <w:sz w:val="20"/>
          <w:szCs w:val="20"/>
        </w:rPr>
        <w:t>+</w:t>
      </w:r>
      <w:r w:rsidR="00857C6F" w:rsidRPr="00F041E9">
        <w:rPr>
          <w:rFonts w:ascii="Times New Roman" w:hAnsi="Times New Roman" w:cs="Times New Roman"/>
          <w:color w:val="000000"/>
          <w:sz w:val="20"/>
          <w:szCs w:val="20"/>
        </w:rPr>
        <w:t xml:space="preserve">49 </w:t>
      </w:r>
      <w:r w:rsidR="00F041E9">
        <w:rPr>
          <w:rFonts w:ascii="Times New Roman" w:hAnsi="Times New Roman" w:cs="Times New Roman"/>
          <w:color w:val="000000"/>
          <w:sz w:val="20"/>
          <w:szCs w:val="20"/>
        </w:rPr>
        <w:t>1</w:t>
      </w:r>
      <w:r w:rsidR="00711430">
        <w:rPr>
          <w:rFonts w:ascii="Times New Roman" w:hAnsi="Times New Roman" w:cs="Times New Roman"/>
          <w:color w:val="000000"/>
          <w:sz w:val="20"/>
          <w:szCs w:val="20"/>
        </w:rPr>
        <w:t>5168538289</w:t>
      </w:r>
    </w:p>
    <w:p w14:paraId="4FFA7063" w14:textId="702B210B" w:rsidR="00F74175" w:rsidRPr="00F041E9" w:rsidRDefault="003D5D1E" w:rsidP="00711430">
      <w:pPr>
        <w:spacing w:after="0" w:line="240" w:lineRule="auto"/>
        <w:rPr>
          <w:rFonts w:ascii="Times New Roman" w:hAnsi="Times New Roman" w:cs="Times New Roman"/>
          <w:color w:val="000000"/>
          <w:sz w:val="20"/>
          <w:szCs w:val="20"/>
        </w:rPr>
      </w:pPr>
      <w:r w:rsidRPr="00F041E9">
        <w:rPr>
          <w:rFonts w:ascii="Times New Roman" w:hAnsi="Times New Roman" w:cs="Times New Roman"/>
          <w:color w:val="000000"/>
          <w:sz w:val="20"/>
          <w:szCs w:val="20"/>
        </w:rPr>
        <w:t>Corporate Finance Beratung</w:t>
      </w:r>
      <w:r w:rsidR="00F74175" w:rsidRPr="00F041E9">
        <w:rPr>
          <w:rFonts w:ascii="Times New Roman" w:hAnsi="Times New Roman" w:cs="Times New Roman"/>
          <w:color w:val="000000"/>
          <w:sz w:val="20"/>
          <w:szCs w:val="20"/>
        </w:rPr>
        <w:t xml:space="preserve"> GmbH</w:t>
      </w:r>
    </w:p>
    <w:p w14:paraId="096C8AF5" w14:textId="5626AF34" w:rsidR="00647413" w:rsidRPr="00F041E9" w:rsidRDefault="003D5D1E" w:rsidP="00711430">
      <w:pPr>
        <w:spacing w:after="0" w:line="240" w:lineRule="auto"/>
        <w:rPr>
          <w:rFonts w:ascii="Times New Roman" w:hAnsi="Times New Roman" w:cs="Times New Roman"/>
          <w:sz w:val="20"/>
          <w:szCs w:val="20"/>
        </w:rPr>
      </w:pPr>
      <w:r w:rsidRPr="00F041E9">
        <w:rPr>
          <w:rFonts w:ascii="Times New Roman" w:hAnsi="Times New Roman" w:cs="Times New Roman"/>
          <w:sz w:val="20"/>
          <w:szCs w:val="20"/>
        </w:rPr>
        <w:t>Musterstraße 99</w:t>
      </w:r>
      <w:r w:rsidR="00F74175" w:rsidRPr="00F041E9">
        <w:rPr>
          <w:rFonts w:ascii="Times New Roman" w:hAnsi="Times New Roman" w:cs="Times New Roman"/>
          <w:sz w:val="20"/>
          <w:szCs w:val="20"/>
        </w:rPr>
        <w:br/>
      </w:r>
      <w:r w:rsidRPr="00F041E9">
        <w:rPr>
          <w:rFonts w:ascii="Times New Roman" w:hAnsi="Times New Roman" w:cs="Times New Roman"/>
          <w:sz w:val="20"/>
          <w:szCs w:val="20"/>
        </w:rPr>
        <w:t>55005</w:t>
      </w:r>
      <w:r w:rsidR="00F74175" w:rsidRPr="00F041E9">
        <w:rPr>
          <w:rFonts w:ascii="Times New Roman" w:hAnsi="Times New Roman" w:cs="Times New Roman"/>
          <w:sz w:val="20"/>
          <w:szCs w:val="20"/>
        </w:rPr>
        <w:t xml:space="preserve"> </w:t>
      </w:r>
      <w:r w:rsidRPr="00F041E9">
        <w:rPr>
          <w:rFonts w:ascii="Times New Roman" w:hAnsi="Times New Roman" w:cs="Times New Roman"/>
          <w:sz w:val="20"/>
          <w:szCs w:val="20"/>
        </w:rPr>
        <w:t>Frankfurt am Main</w:t>
      </w:r>
      <w:r w:rsidR="00F74175" w:rsidRPr="00F041E9">
        <w:rPr>
          <w:rFonts w:ascii="Times New Roman" w:hAnsi="Times New Roman" w:cs="Times New Roman"/>
          <w:sz w:val="20"/>
          <w:szCs w:val="20"/>
        </w:rPr>
        <w:t xml:space="preserve"> </w:t>
      </w:r>
    </w:p>
    <w:p w14:paraId="155B6E2E" w14:textId="741569D5" w:rsidR="006A7895" w:rsidRPr="00F041E9" w:rsidRDefault="00F041E9" w:rsidP="00711430">
      <w:pPr>
        <w:spacing w:after="0" w:line="240" w:lineRule="auto"/>
        <w:jc w:val="right"/>
        <w:rPr>
          <w:rFonts w:ascii="Times New Roman" w:hAnsi="Times New Roman" w:cs="Times New Roman"/>
          <w:sz w:val="20"/>
          <w:szCs w:val="20"/>
        </w:rPr>
      </w:pPr>
      <w:r>
        <w:rPr>
          <w:rFonts w:ascii="Times New Roman" w:hAnsi="Times New Roman" w:cs="Times New Roman"/>
          <w:sz w:val="20"/>
          <w:szCs w:val="20"/>
        </w:rPr>
        <w:t>Köln</w:t>
      </w:r>
      <w:r w:rsidR="002D594E" w:rsidRPr="00F041E9">
        <w:rPr>
          <w:rFonts w:ascii="Times New Roman" w:hAnsi="Times New Roman" w:cs="Times New Roman"/>
          <w:sz w:val="20"/>
          <w:szCs w:val="20"/>
        </w:rPr>
        <w:t xml:space="preserve">, </w:t>
      </w:r>
      <w:r w:rsidR="0085213A" w:rsidRPr="00F041E9">
        <w:rPr>
          <w:rFonts w:ascii="Times New Roman" w:hAnsi="Times New Roman" w:cs="Times New Roman"/>
          <w:sz w:val="20"/>
          <w:szCs w:val="20"/>
        </w:rPr>
        <w:t>2</w:t>
      </w:r>
      <w:r w:rsidR="00590834" w:rsidRPr="00F041E9">
        <w:rPr>
          <w:rFonts w:ascii="Times New Roman" w:hAnsi="Times New Roman" w:cs="Times New Roman"/>
          <w:sz w:val="20"/>
          <w:szCs w:val="20"/>
        </w:rPr>
        <w:t>8</w:t>
      </w:r>
      <w:r w:rsidR="002D594E" w:rsidRPr="00F041E9">
        <w:rPr>
          <w:rFonts w:ascii="Times New Roman" w:hAnsi="Times New Roman" w:cs="Times New Roman"/>
          <w:sz w:val="20"/>
          <w:szCs w:val="20"/>
        </w:rPr>
        <w:t>.</w:t>
      </w:r>
      <w:r>
        <w:rPr>
          <w:rFonts w:ascii="Times New Roman" w:hAnsi="Times New Roman" w:cs="Times New Roman"/>
          <w:sz w:val="20"/>
          <w:szCs w:val="20"/>
        </w:rPr>
        <w:t>07</w:t>
      </w:r>
      <w:r w:rsidR="006A7895" w:rsidRPr="00F041E9">
        <w:rPr>
          <w:rFonts w:ascii="Times New Roman" w:hAnsi="Times New Roman" w:cs="Times New Roman"/>
          <w:sz w:val="20"/>
          <w:szCs w:val="20"/>
        </w:rPr>
        <w:t>.</w:t>
      </w:r>
      <w:r w:rsidR="003D5D1E" w:rsidRPr="00F041E9">
        <w:rPr>
          <w:rFonts w:ascii="Times New Roman" w:hAnsi="Times New Roman" w:cs="Times New Roman"/>
          <w:sz w:val="20"/>
          <w:szCs w:val="20"/>
        </w:rPr>
        <w:t>20</w:t>
      </w:r>
      <w:r>
        <w:rPr>
          <w:rFonts w:ascii="Times New Roman" w:hAnsi="Times New Roman" w:cs="Times New Roman"/>
          <w:sz w:val="20"/>
          <w:szCs w:val="20"/>
        </w:rPr>
        <w:t>25</w:t>
      </w:r>
    </w:p>
    <w:p w14:paraId="0731715D" w14:textId="77777777" w:rsidR="001E0088" w:rsidRPr="00F041E9" w:rsidRDefault="001E0088" w:rsidP="00711430">
      <w:pPr>
        <w:spacing w:after="0" w:line="240" w:lineRule="auto"/>
        <w:jc w:val="right"/>
        <w:rPr>
          <w:rFonts w:ascii="Times New Roman" w:hAnsi="Times New Roman" w:cs="Times New Roman"/>
          <w:sz w:val="20"/>
          <w:szCs w:val="20"/>
        </w:rPr>
      </w:pPr>
    </w:p>
    <w:p w14:paraId="0098600D" w14:textId="2E998907" w:rsidR="000A5AB8" w:rsidRPr="00F041E9" w:rsidRDefault="000A5AB8" w:rsidP="00711430">
      <w:pPr>
        <w:spacing w:after="0" w:line="240" w:lineRule="auto"/>
        <w:rPr>
          <w:rFonts w:ascii="Times New Roman" w:hAnsi="Times New Roman" w:cs="Times New Roman"/>
          <w:b/>
          <w:sz w:val="20"/>
          <w:szCs w:val="20"/>
        </w:rPr>
      </w:pPr>
      <w:r w:rsidRPr="00F041E9">
        <w:rPr>
          <w:rFonts w:ascii="Times New Roman" w:hAnsi="Times New Roman" w:cs="Times New Roman"/>
          <w:b/>
          <w:sz w:val="20"/>
          <w:szCs w:val="20"/>
        </w:rPr>
        <w:t xml:space="preserve">Bewerbung </w:t>
      </w:r>
      <w:r w:rsidR="003D5D1E" w:rsidRPr="00F041E9">
        <w:rPr>
          <w:rFonts w:ascii="Times New Roman" w:hAnsi="Times New Roman" w:cs="Times New Roman"/>
          <w:b/>
          <w:sz w:val="20"/>
          <w:szCs w:val="20"/>
        </w:rPr>
        <w:t xml:space="preserve">um ein Praktikum im </w:t>
      </w:r>
      <w:r w:rsidR="00F75B22" w:rsidRPr="00F041E9">
        <w:rPr>
          <w:rFonts w:ascii="Times New Roman" w:hAnsi="Times New Roman" w:cs="Times New Roman"/>
          <w:b/>
          <w:sz w:val="20"/>
          <w:szCs w:val="20"/>
        </w:rPr>
        <w:t>Investment Banking</w:t>
      </w:r>
      <w:r w:rsidR="00F74175" w:rsidRPr="00F041E9">
        <w:rPr>
          <w:rFonts w:ascii="Times New Roman" w:hAnsi="Times New Roman" w:cs="Times New Roman"/>
          <w:b/>
          <w:sz w:val="20"/>
          <w:szCs w:val="20"/>
        </w:rPr>
        <w:t xml:space="preserve"> </w:t>
      </w:r>
    </w:p>
    <w:p w14:paraId="70A974D0" w14:textId="3277D60F" w:rsidR="000A5AB8" w:rsidRPr="00F041E9" w:rsidRDefault="000A5AB8" w:rsidP="00711430">
      <w:pPr>
        <w:spacing w:after="0" w:line="240" w:lineRule="auto"/>
        <w:rPr>
          <w:rFonts w:ascii="Times New Roman" w:hAnsi="Times New Roman" w:cs="Times New Roman"/>
          <w:b/>
          <w:sz w:val="20"/>
          <w:szCs w:val="20"/>
        </w:rPr>
      </w:pPr>
    </w:p>
    <w:p w14:paraId="3A5BDDA8" w14:textId="77777777" w:rsidR="004A615C" w:rsidRPr="00F041E9" w:rsidRDefault="004A615C" w:rsidP="00711430">
      <w:pPr>
        <w:spacing w:after="0" w:line="240" w:lineRule="auto"/>
        <w:rPr>
          <w:rFonts w:ascii="Times New Roman" w:hAnsi="Times New Roman" w:cs="Times New Roman"/>
          <w:b/>
          <w:sz w:val="20"/>
          <w:szCs w:val="20"/>
        </w:rPr>
      </w:pPr>
    </w:p>
    <w:p w14:paraId="55BE8EE5" w14:textId="5D817839" w:rsidR="00F041E9" w:rsidRDefault="00F041E9" w:rsidP="00711430">
      <w:pPr>
        <w:pStyle w:val="p1"/>
        <w:spacing w:before="0" w:beforeAutospacing="0" w:after="0" w:afterAutospacing="0"/>
        <w:jc w:val="both"/>
        <w:rPr>
          <w:rFonts w:eastAsiaTheme="minorHAnsi"/>
          <w:sz w:val="20"/>
          <w:szCs w:val="20"/>
          <w:lang w:eastAsia="en-US"/>
        </w:rPr>
      </w:pPr>
      <w:r w:rsidRPr="00F041E9">
        <w:rPr>
          <w:rFonts w:eastAsiaTheme="minorHAnsi"/>
          <w:sz w:val="20"/>
          <w:szCs w:val="20"/>
          <w:lang w:eastAsia="en-US"/>
        </w:rPr>
        <w:t>Sehr geehrte Damen und Herren,</w:t>
      </w:r>
    </w:p>
    <w:p w14:paraId="1686C5A4" w14:textId="77777777" w:rsidR="00F041E9" w:rsidRPr="00F041E9" w:rsidRDefault="00F041E9" w:rsidP="00711430">
      <w:pPr>
        <w:pStyle w:val="p1"/>
        <w:spacing w:before="0" w:beforeAutospacing="0" w:after="0" w:afterAutospacing="0"/>
        <w:jc w:val="both"/>
        <w:rPr>
          <w:rFonts w:eastAsiaTheme="minorHAnsi"/>
          <w:sz w:val="20"/>
          <w:szCs w:val="20"/>
          <w:lang w:eastAsia="en-US"/>
        </w:rPr>
      </w:pPr>
    </w:p>
    <w:p w14:paraId="3D64C25E" w14:textId="046F9FF4" w:rsidR="00F041E9" w:rsidRDefault="00F041E9" w:rsidP="00711430">
      <w:pPr>
        <w:pStyle w:val="p1"/>
        <w:spacing w:before="0" w:beforeAutospacing="0" w:after="0" w:afterAutospacing="0"/>
        <w:jc w:val="both"/>
        <w:rPr>
          <w:rFonts w:eastAsiaTheme="minorHAnsi"/>
          <w:sz w:val="20"/>
          <w:szCs w:val="20"/>
          <w:lang w:eastAsia="en-US"/>
        </w:rPr>
      </w:pPr>
      <w:r w:rsidRPr="00F041E9">
        <w:rPr>
          <w:rFonts w:eastAsiaTheme="minorHAnsi"/>
          <w:sz w:val="20"/>
          <w:szCs w:val="20"/>
          <w:lang w:eastAsia="en-US"/>
        </w:rPr>
        <w:t>das Investment Banking vereint für mich auf einzigartige Weise analytische Präzision, unternehmerisches Denken und die Chance, wirtschaftliche Entwicklungen aktiv mitzugestalten. Besonders reizvoll finde ich die Arbeit im Team an komplexen Fragestellungen sowie den direkten Einblick in strategische Entscheidungen auf Unternehmensseite. In diesem dynamischen Umfeld möchte ich meine Fähigkeiten weiterentwickeln, Verantwortung übernehmen und mich fachlich wie persönlich weiterentwickeln. Gerade die steile Lernkurve, die insbesondere Praktikantinnen und Praktikanten geboten wird, bestärkt mich in meinem Wunsch, meine weitere Laufbahn im Investment Banking zu gestalten.</w:t>
      </w:r>
      <w:ins w:id="0" w:author="David Döbele" w:date="2025-07-29T18:23:00Z" w16du:dateUtc="2025-07-29T16:23:00Z">
        <w:r w:rsidR="00AE440A">
          <w:rPr>
            <w:rFonts w:eastAsiaTheme="minorHAnsi"/>
            <w:sz w:val="20"/>
            <w:szCs w:val="20"/>
            <w:lang w:eastAsia="en-US"/>
          </w:rPr>
          <w:t xml:space="preserve"> Aus diesem Grund werde ich ab Oktober ein viermonatiges M&amp;A-Praktikum bei CARL Finance in Berlin absolvieren und möchte Sie</w:t>
        </w:r>
      </w:ins>
      <w:r w:rsidRPr="00F041E9">
        <w:rPr>
          <w:rFonts w:eastAsiaTheme="minorHAnsi"/>
          <w:sz w:val="20"/>
          <w:szCs w:val="20"/>
          <w:lang w:eastAsia="en-US"/>
        </w:rPr>
        <w:t xml:space="preserve"> </w:t>
      </w:r>
      <w:ins w:id="1" w:author="David Döbele" w:date="2025-07-29T18:23:00Z" w16du:dateUtc="2025-07-29T16:23:00Z">
        <w:r w:rsidR="00AE440A">
          <w:rPr>
            <w:rFonts w:eastAsiaTheme="minorHAnsi"/>
            <w:sz w:val="20"/>
            <w:szCs w:val="20"/>
            <w:lang w:eastAsia="en-US"/>
          </w:rPr>
          <w:t xml:space="preserve">darauf aufbauend </w:t>
        </w:r>
      </w:ins>
      <w:del w:id="2" w:author="David Döbele" w:date="2025-07-29T18:23:00Z" w16du:dateUtc="2025-07-29T16:23:00Z">
        <w:r w:rsidR="00711430" w:rsidRPr="00711430" w:rsidDel="00AE440A">
          <w:rPr>
            <w:rFonts w:eastAsiaTheme="minorHAnsi"/>
            <w:sz w:val="20"/>
            <w:szCs w:val="20"/>
            <w:lang w:eastAsia="en-US"/>
          </w:rPr>
          <w:delText xml:space="preserve">Im </w:delText>
        </w:r>
      </w:del>
      <w:ins w:id="3" w:author="David Döbele" w:date="2025-07-29T18:23:00Z" w16du:dateUtc="2025-07-29T16:23:00Z">
        <w:r w:rsidR="00AE440A">
          <w:rPr>
            <w:rFonts w:eastAsiaTheme="minorHAnsi"/>
            <w:sz w:val="20"/>
            <w:szCs w:val="20"/>
            <w:lang w:eastAsia="en-US"/>
          </w:rPr>
          <w:t>i</w:t>
        </w:r>
        <w:r w:rsidR="00AE440A" w:rsidRPr="00711430">
          <w:rPr>
            <w:rFonts w:eastAsiaTheme="minorHAnsi"/>
            <w:sz w:val="20"/>
            <w:szCs w:val="20"/>
            <w:lang w:eastAsia="en-US"/>
          </w:rPr>
          <w:t xml:space="preserve">m </w:t>
        </w:r>
      </w:ins>
      <w:r w:rsidR="00711430" w:rsidRPr="00711430">
        <w:rPr>
          <w:rFonts w:eastAsiaTheme="minorHAnsi"/>
          <w:sz w:val="20"/>
          <w:szCs w:val="20"/>
          <w:lang w:eastAsia="en-US"/>
        </w:rPr>
        <w:t xml:space="preserve">Rahmen meines Gap </w:t>
      </w:r>
      <w:proofErr w:type="spellStart"/>
      <w:r w:rsidR="00711430" w:rsidRPr="00711430">
        <w:rPr>
          <w:rFonts w:eastAsiaTheme="minorHAnsi"/>
          <w:sz w:val="20"/>
          <w:szCs w:val="20"/>
          <w:lang w:eastAsia="en-US"/>
        </w:rPr>
        <w:t>Years</w:t>
      </w:r>
      <w:proofErr w:type="spellEnd"/>
      <w:r w:rsidR="00711430" w:rsidRPr="00711430">
        <w:rPr>
          <w:rFonts w:eastAsiaTheme="minorHAnsi"/>
          <w:sz w:val="20"/>
          <w:szCs w:val="20"/>
          <w:lang w:eastAsia="en-US"/>
        </w:rPr>
        <w:t xml:space="preserve"> </w:t>
      </w:r>
      <w:del w:id="4" w:author="David Döbele" w:date="2025-07-29T18:23:00Z" w16du:dateUtc="2025-07-29T16:23:00Z">
        <w:r w:rsidR="00711430" w:rsidRPr="00711430" w:rsidDel="00AE440A">
          <w:rPr>
            <w:rFonts w:eastAsiaTheme="minorHAnsi"/>
            <w:sz w:val="20"/>
            <w:szCs w:val="20"/>
            <w:lang w:eastAsia="en-US"/>
          </w:rPr>
          <w:delText xml:space="preserve">möchte ich Sie </w:delText>
        </w:r>
      </w:del>
      <w:r w:rsidR="00711430">
        <w:rPr>
          <w:rFonts w:eastAsiaTheme="minorHAnsi"/>
          <w:sz w:val="20"/>
          <w:szCs w:val="20"/>
          <w:lang w:eastAsia="en-US"/>
        </w:rPr>
        <w:t xml:space="preserve">ab April 2026 </w:t>
      </w:r>
      <w:r w:rsidR="00711430" w:rsidRPr="00711430">
        <w:rPr>
          <w:rFonts w:eastAsiaTheme="minorHAnsi"/>
          <w:sz w:val="20"/>
          <w:szCs w:val="20"/>
          <w:lang w:eastAsia="en-US"/>
        </w:rPr>
        <w:t xml:space="preserve">für einen Zeitraum von drei Monaten </w:t>
      </w:r>
      <w:ins w:id="5" w:author="David Döbele" w:date="2025-07-29T18:23:00Z" w16du:dateUtc="2025-07-29T16:23:00Z">
        <w:r w:rsidR="00AE440A">
          <w:rPr>
            <w:rFonts w:eastAsiaTheme="minorHAnsi"/>
            <w:sz w:val="20"/>
            <w:szCs w:val="20"/>
            <w:lang w:eastAsia="en-US"/>
          </w:rPr>
          <w:t xml:space="preserve">ebenfalls </w:t>
        </w:r>
      </w:ins>
      <w:r w:rsidR="00711430" w:rsidRPr="00711430">
        <w:rPr>
          <w:rFonts w:eastAsiaTheme="minorHAnsi"/>
          <w:sz w:val="20"/>
          <w:szCs w:val="20"/>
          <w:lang w:eastAsia="en-US"/>
        </w:rPr>
        <w:t>im Bereich Mergers &amp; Acquisitions unterstützen.</w:t>
      </w:r>
    </w:p>
    <w:p w14:paraId="208A2DE5" w14:textId="77777777" w:rsidR="00711430" w:rsidRPr="00B03336" w:rsidRDefault="00711430" w:rsidP="00711430">
      <w:pPr>
        <w:pStyle w:val="p1"/>
        <w:spacing w:before="0" w:beforeAutospacing="0" w:after="0" w:afterAutospacing="0"/>
        <w:jc w:val="both"/>
        <w:rPr>
          <w:rFonts w:eastAsiaTheme="minorHAnsi"/>
          <w:sz w:val="20"/>
          <w:szCs w:val="20"/>
          <w:lang w:eastAsia="en-US"/>
        </w:rPr>
      </w:pPr>
    </w:p>
    <w:p w14:paraId="5AECDD07" w14:textId="77777777" w:rsidR="00B03336" w:rsidRPr="00B03336" w:rsidRDefault="00B03336" w:rsidP="00711430">
      <w:pPr>
        <w:spacing w:after="0" w:line="240" w:lineRule="auto"/>
        <w:jc w:val="both"/>
        <w:rPr>
          <w:rFonts w:ascii="Times New Roman" w:hAnsi="Times New Roman" w:cs="Times New Roman"/>
          <w:sz w:val="20"/>
          <w:szCs w:val="20"/>
        </w:rPr>
      </w:pPr>
      <w:r w:rsidRPr="00B03336">
        <w:rPr>
          <w:rFonts w:ascii="Times New Roman" w:hAnsi="Times New Roman" w:cs="Times New Roman"/>
          <w:sz w:val="20"/>
          <w:szCs w:val="20"/>
        </w:rPr>
        <w:t xml:space="preserve">Aktuell befinde ich mich im vorletzten Semester meines BWL-Studiums an der Universität Duisburg-Essen mit dem Schwerpunkt Finanzwissenschaften. Mein starkes Interesse an kapitalmarktorientierten Themen habe ich nicht nur in meiner Bachelorarbeit und einschlägigen Modulen vertieft, sondern insbesondere durch vielseitige Praxiserfahrungen geschärft. Als Vorstandsmitglied der studentischen Unternehmensberatung </w:t>
      </w:r>
      <w:proofErr w:type="spellStart"/>
      <w:r w:rsidRPr="00B03336">
        <w:rPr>
          <w:rFonts w:ascii="Times New Roman" w:hAnsi="Times New Roman" w:cs="Times New Roman"/>
          <w:sz w:val="20"/>
          <w:szCs w:val="20"/>
        </w:rPr>
        <w:t>act</w:t>
      </w:r>
      <w:proofErr w:type="spellEnd"/>
      <w:r w:rsidRPr="00B03336">
        <w:rPr>
          <w:rFonts w:ascii="Times New Roman" w:hAnsi="Times New Roman" w:cs="Times New Roman"/>
          <w:sz w:val="20"/>
          <w:szCs w:val="20"/>
        </w:rPr>
        <w:t xml:space="preserve"> e. V. habe ich enge Kontakte zu Partnerunternehmen aufgebaut, interne wie externe Formate mitgestaltet und gelernt, mein Umfeld nachhaltig zu motivieren. Ergänzend dazu konnte ich als Student Consultant ein Financial Model zur Bewertung eines Start-ups konzipieren und mich intensiv mit finanzwirtschaftlichen Kennzahlen auseinandersetzen. Tiefergehende Einblicke in strategische Analyseprozesse erhielt ich bei </w:t>
      </w:r>
      <w:proofErr w:type="spellStart"/>
      <w:r w:rsidRPr="00B03336">
        <w:rPr>
          <w:rFonts w:ascii="Times New Roman" w:hAnsi="Times New Roman" w:cs="Times New Roman"/>
          <w:sz w:val="20"/>
          <w:szCs w:val="20"/>
        </w:rPr>
        <w:t>Safaric</w:t>
      </w:r>
      <w:proofErr w:type="spellEnd"/>
      <w:r w:rsidRPr="00B03336">
        <w:rPr>
          <w:rFonts w:ascii="Times New Roman" w:hAnsi="Times New Roman" w:cs="Times New Roman"/>
          <w:sz w:val="20"/>
          <w:szCs w:val="20"/>
        </w:rPr>
        <w:t xml:space="preserve"> Consulting, wo ich Markt- und Wettbewerbsanalysen mit klaren Handlungsempfehlungen verbinden und in hochwertigen Präsentationen aufbereiten durfte. Die nächste prägende Station bildet mein bevorstehendes Praktikum im M&amp;A-Team von CARL Finance, wo ich unter anderem an der Erstellung von Pitch-Unterlagen, Informationsmemoranden sowie an Unternehmensbewertungen mitarbeiten werde. Die Kombination aus fundiertem Fachwissen, praktischer Anwendung und ausgeprägter Eigeninitiative macht mich zu einer engagierten Bewerberin, die bereit ist, sich mit voller Energie in Ihr Team einzubringen.</w:t>
      </w:r>
    </w:p>
    <w:p w14:paraId="389167EC" w14:textId="3D4CABB7" w:rsidR="00D70855" w:rsidRPr="00F041E9" w:rsidRDefault="00D70855" w:rsidP="00711430">
      <w:pPr>
        <w:spacing w:after="0" w:line="240" w:lineRule="auto"/>
        <w:jc w:val="both"/>
        <w:rPr>
          <w:rFonts w:ascii="Times New Roman" w:hAnsi="Times New Roman" w:cs="Times New Roman"/>
          <w:sz w:val="20"/>
          <w:szCs w:val="20"/>
        </w:rPr>
      </w:pPr>
    </w:p>
    <w:p w14:paraId="325EE86B" w14:textId="1BDB8E0D" w:rsidR="00F56653" w:rsidRPr="00F041E9" w:rsidRDefault="00D70855" w:rsidP="00711430">
      <w:pPr>
        <w:spacing w:after="0" w:line="240" w:lineRule="auto"/>
        <w:jc w:val="both"/>
        <w:rPr>
          <w:rFonts w:ascii="Times New Roman" w:hAnsi="Times New Roman" w:cs="Times New Roman"/>
          <w:sz w:val="20"/>
          <w:szCs w:val="20"/>
        </w:rPr>
      </w:pPr>
      <w:r w:rsidRPr="00F041E9">
        <w:rPr>
          <w:rFonts w:ascii="Times New Roman" w:hAnsi="Times New Roman" w:cs="Times New Roman"/>
          <w:sz w:val="20"/>
          <w:szCs w:val="20"/>
        </w:rPr>
        <w:t xml:space="preserve">Ziel-Unternehmen scheint mir für dieses Praktikum ideal. Mit einem </w:t>
      </w:r>
      <w:proofErr w:type="spellStart"/>
      <w:r w:rsidRPr="00F041E9">
        <w:rPr>
          <w:rFonts w:ascii="Times New Roman" w:hAnsi="Times New Roman" w:cs="Times New Roman"/>
          <w:sz w:val="20"/>
          <w:szCs w:val="20"/>
        </w:rPr>
        <w:t>Dealvolumen</w:t>
      </w:r>
      <w:proofErr w:type="spellEnd"/>
      <w:r w:rsidRPr="00F041E9">
        <w:rPr>
          <w:rFonts w:ascii="Times New Roman" w:hAnsi="Times New Roman" w:cs="Times New Roman"/>
          <w:sz w:val="20"/>
          <w:szCs w:val="20"/>
        </w:rPr>
        <w:t xml:space="preserve"> von mehr als €20 Mrd. in über 50 erfolgreich abgeschlossenen Transaktionen helfen Sie internationalen Unternehmen in allen Aspekten des Unternehmenskaufs und-verkaufs. Besonders fasziniert mich der weitreichende Fokus auf den XYZ-Sektor, weil die Relevanz dieses Marktes in den kommenden Jahren aufgrund von XYZ vermutlich noch weiter steigen wird. </w:t>
      </w:r>
      <w:r w:rsidR="00F56653" w:rsidRPr="00F041E9">
        <w:rPr>
          <w:rFonts w:ascii="Times New Roman" w:hAnsi="Times New Roman" w:cs="Times New Roman"/>
          <w:sz w:val="20"/>
          <w:szCs w:val="20"/>
        </w:rPr>
        <w:t xml:space="preserve">Bemerkenswert finde ich auch, dass Sie, wie Max Mustermann in einem Interview mit dem FINANCE-Magazin im Herbst 2019 betonte, fünf Prozent Ihrer Gewinne an Ihre Mitarbeiter ausschütten. Das zeugt von einer Unternehmenskultur, mit der ich mich vollkommen identifizieren kann. </w:t>
      </w:r>
    </w:p>
    <w:p w14:paraId="20C7248D" w14:textId="50E558D2" w:rsidR="00E914E5" w:rsidRPr="00F041E9" w:rsidRDefault="00F56653" w:rsidP="00711430">
      <w:pPr>
        <w:spacing w:after="0" w:line="240" w:lineRule="auto"/>
        <w:rPr>
          <w:rFonts w:ascii="Times New Roman" w:hAnsi="Times New Roman" w:cs="Times New Roman"/>
          <w:sz w:val="20"/>
          <w:szCs w:val="20"/>
        </w:rPr>
      </w:pPr>
      <w:r w:rsidRPr="00F041E9">
        <w:rPr>
          <w:rFonts w:ascii="Times New Roman" w:hAnsi="Times New Roman" w:cs="Times New Roman"/>
          <w:sz w:val="20"/>
          <w:szCs w:val="20"/>
        </w:rPr>
        <w:t xml:space="preserve"> </w:t>
      </w:r>
    </w:p>
    <w:p w14:paraId="20DA3CD5" w14:textId="77777777" w:rsidR="00F041E9" w:rsidRPr="00F041E9" w:rsidRDefault="00F041E9" w:rsidP="00711430">
      <w:pPr>
        <w:pStyle w:val="p1"/>
        <w:spacing w:before="0" w:beforeAutospacing="0" w:after="0" w:afterAutospacing="0"/>
        <w:jc w:val="both"/>
        <w:rPr>
          <w:rFonts w:eastAsiaTheme="minorHAnsi"/>
          <w:sz w:val="20"/>
          <w:szCs w:val="20"/>
          <w:lang w:eastAsia="en-US"/>
        </w:rPr>
      </w:pPr>
      <w:r w:rsidRPr="00F041E9">
        <w:rPr>
          <w:rFonts w:eastAsiaTheme="minorHAnsi"/>
          <w:sz w:val="20"/>
          <w:szCs w:val="20"/>
          <w:lang w:eastAsia="en-US"/>
        </w:rPr>
        <w:t xml:space="preserve">Von dem Praktikum erhoffe ich mir, meine Einblicke in M&amp;A-Prozesse gezielt zu vertiefen und mein technisches Verständnis für Bewertungsmodelle und Finanzkennzahlen weiter auszubauen. Besonders liegt mein Interesse darin, wie sich individuelle unternehmerische Entscheidungen in konkreten Transaktionen widerspiegeln und welche Rolle analytische Präzision sowie strategisches Geschick im Projektalltag spielen. Mein hoher Leistungsanspruch, meine analytische Denkweise und mein Verantwortungsbewusstsein machen mich zu einer engagierten </w:t>
      </w:r>
      <w:proofErr w:type="spellStart"/>
      <w:r w:rsidRPr="00F041E9">
        <w:rPr>
          <w:rFonts w:eastAsiaTheme="minorHAnsi"/>
          <w:sz w:val="20"/>
          <w:szCs w:val="20"/>
          <w:lang w:eastAsia="en-US"/>
        </w:rPr>
        <w:t>Teamplayerin</w:t>
      </w:r>
      <w:proofErr w:type="spellEnd"/>
      <w:r w:rsidRPr="00F041E9">
        <w:rPr>
          <w:rFonts w:eastAsiaTheme="minorHAnsi"/>
          <w:sz w:val="20"/>
          <w:szCs w:val="20"/>
          <w:lang w:eastAsia="en-US"/>
        </w:rPr>
        <w:t>, die sich schnell in neue Themen einarbeitet und lösungsorientiert zum Erfolg des Teams beiträgt. Ich würde mich sehr darüber freuen, Sie in einem persönlichen Gespräch von mir überzeugen zu dürfen.</w:t>
      </w:r>
    </w:p>
    <w:p w14:paraId="5093AF9B" w14:textId="04C9F325" w:rsidR="004B4510" w:rsidRPr="00F041E9" w:rsidRDefault="004B4510" w:rsidP="00711430">
      <w:pPr>
        <w:spacing w:after="0" w:line="240" w:lineRule="auto"/>
        <w:rPr>
          <w:rFonts w:ascii="Times New Roman" w:hAnsi="Times New Roman" w:cs="Times New Roman"/>
          <w:sz w:val="20"/>
          <w:szCs w:val="20"/>
        </w:rPr>
      </w:pPr>
    </w:p>
    <w:p w14:paraId="3BDB02BA" w14:textId="34465DFA" w:rsidR="00BB3512" w:rsidRPr="00F041E9" w:rsidRDefault="004B4510" w:rsidP="00711430">
      <w:pPr>
        <w:spacing w:after="0" w:line="240" w:lineRule="auto"/>
        <w:rPr>
          <w:rFonts w:ascii="Times New Roman" w:hAnsi="Times New Roman" w:cs="Times New Roman"/>
          <w:sz w:val="20"/>
          <w:szCs w:val="20"/>
        </w:rPr>
      </w:pPr>
      <w:r w:rsidRPr="00F041E9">
        <w:rPr>
          <w:rFonts w:ascii="Times New Roman" w:hAnsi="Times New Roman" w:cs="Times New Roman"/>
          <w:sz w:val="20"/>
          <w:szCs w:val="20"/>
        </w:rPr>
        <w:t>Mit freundlichen Grüßen</w:t>
      </w:r>
    </w:p>
    <w:sectPr w:rsidR="00BB3512" w:rsidRPr="00F041E9"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A154E"/>
    <w:rsid w:val="000A5AB8"/>
    <w:rsid w:val="000A6678"/>
    <w:rsid w:val="000A7DEB"/>
    <w:rsid w:val="000C55DE"/>
    <w:rsid w:val="000F371C"/>
    <w:rsid w:val="00117F83"/>
    <w:rsid w:val="00146C8E"/>
    <w:rsid w:val="00152DF9"/>
    <w:rsid w:val="00156A98"/>
    <w:rsid w:val="001669DB"/>
    <w:rsid w:val="00171D11"/>
    <w:rsid w:val="001819B1"/>
    <w:rsid w:val="00196716"/>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62C6B"/>
    <w:rsid w:val="00474FC2"/>
    <w:rsid w:val="00492923"/>
    <w:rsid w:val="0049492C"/>
    <w:rsid w:val="004A1501"/>
    <w:rsid w:val="004A615C"/>
    <w:rsid w:val="004B4510"/>
    <w:rsid w:val="004C156C"/>
    <w:rsid w:val="004C174A"/>
    <w:rsid w:val="00500EFA"/>
    <w:rsid w:val="00506322"/>
    <w:rsid w:val="00507BBD"/>
    <w:rsid w:val="005407D6"/>
    <w:rsid w:val="00542F06"/>
    <w:rsid w:val="00553EC8"/>
    <w:rsid w:val="00565E06"/>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11430"/>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A256E"/>
    <w:rsid w:val="009D07DC"/>
    <w:rsid w:val="009D3BBF"/>
    <w:rsid w:val="009F46A7"/>
    <w:rsid w:val="00A1282E"/>
    <w:rsid w:val="00A1289E"/>
    <w:rsid w:val="00A14247"/>
    <w:rsid w:val="00A40D57"/>
    <w:rsid w:val="00A44493"/>
    <w:rsid w:val="00A53760"/>
    <w:rsid w:val="00AA2791"/>
    <w:rsid w:val="00AA4C7C"/>
    <w:rsid w:val="00AB4CD0"/>
    <w:rsid w:val="00AC61EE"/>
    <w:rsid w:val="00AC66C4"/>
    <w:rsid w:val="00AC7086"/>
    <w:rsid w:val="00AE26F5"/>
    <w:rsid w:val="00AE3A33"/>
    <w:rsid w:val="00AE440A"/>
    <w:rsid w:val="00B03336"/>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C5172"/>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70855"/>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83116"/>
    <w:rsid w:val="00E914E5"/>
    <w:rsid w:val="00E91B86"/>
    <w:rsid w:val="00EA6CEC"/>
    <w:rsid w:val="00EA7AC2"/>
    <w:rsid w:val="00EB5158"/>
    <w:rsid w:val="00EC000C"/>
    <w:rsid w:val="00EF2FD5"/>
    <w:rsid w:val="00F041E9"/>
    <w:rsid w:val="00F11473"/>
    <w:rsid w:val="00F253C5"/>
    <w:rsid w:val="00F30624"/>
    <w:rsid w:val="00F4717F"/>
    <w:rsid w:val="00F5301B"/>
    <w:rsid w:val="00F55CE3"/>
    <w:rsid w:val="00F56653"/>
    <w:rsid w:val="00F74175"/>
    <w:rsid w:val="00F75B22"/>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Standard"/>
    <w:rsid w:val="00B0333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s1">
    <w:name w:val="s1"/>
    <w:basedOn w:val="Absatz-Standardschriftart"/>
    <w:rsid w:val="00B03336"/>
  </w:style>
  <w:style w:type="paragraph" w:customStyle="1" w:styleId="p2">
    <w:name w:val="p2"/>
    <w:basedOn w:val="Standard"/>
    <w:rsid w:val="00F041E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NichtaufgelsteErwhnung">
    <w:name w:val="Unresolved Mention"/>
    <w:basedOn w:val="Absatz-Standardschriftart"/>
    <w:uiPriority w:val="99"/>
    <w:rsid w:val="00711430"/>
    <w:rPr>
      <w:color w:val="605E5C"/>
      <w:shd w:val="clear" w:color="auto" w:fill="E1DFDD"/>
    </w:rPr>
  </w:style>
  <w:style w:type="paragraph" w:styleId="berarbeitung">
    <w:name w:val="Revision"/>
    <w:hidden/>
    <w:uiPriority w:val="99"/>
    <w:semiHidden/>
    <w:rsid w:val="00AE440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0252">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508521761">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504041">
      <w:bodyDiv w:val="1"/>
      <w:marLeft w:val="0"/>
      <w:marRight w:val="0"/>
      <w:marTop w:val="0"/>
      <w:marBottom w:val="0"/>
      <w:divBdr>
        <w:top w:val="none" w:sz="0" w:space="0" w:color="auto"/>
        <w:left w:val="none" w:sz="0" w:space="0" w:color="auto"/>
        <w:bottom w:val="none" w:sz="0" w:space="0" w:color="auto"/>
        <w:right w:val="none" w:sz="0" w:space="0" w:color="auto"/>
      </w:divBdr>
    </w:div>
    <w:div w:id="1593396813">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4677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569</Words>
  <Characters>3585</Characters>
  <Application>Microsoft Office Word</Application>
  <DocSecurity>0</DocSecurity>
  <Lines>29</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dcterms:created xsi:type="dcterms:W3CDTF">2025-07-28T20:02:00Z</dcterms:created>
  <dcterms:modified xsi:type="dcterms:W3CDTF">2025-07-29T16:25:00Z</dcterms:modified>
</cp:coreProperties>
</file>