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Y="-603"/>
        <w:tblW w:w="601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6019"/>
      </w:tblGrid>
      <w:tr w:rsidR="008B0319" w:rsidRPr="00BD06D8" w14:paraId="51284DEB" w14:textId="77777777" w:rsidTr="008B0319">
        <w:trPr>
          <w:trHeight w:val="827"/>
        </w:trPr>
        <w:tc>
          <w:tcPr>
            <w:tcW w:w="6019" w:type="dxa"/>
            <w:tcBorders>
              <w:top w:val="nil"/>
              <w:left w:val="nil"/>
              <w:bottom w:val="nil"/>
              <w:right w:val="nil"/>
            </w:tcBorders>
            <w:shd w:val="clear" w:color="auto" w:fill="auto"/>
            <w:tcMar>
              <w:top w:w="80" w:type="dxa"/>
              <w:left w:w="80" w:type="dxa"/>
              <w:bottom w:w="80" w:type="dxa"/>
              <w:right w:w="80" w:type="dxa"/>
            </w:tcMar>
          </w:tcPr>
          <w:p w14:paraId="5C90E6AB" w14:textId="77777777" w:rsidR="008B0319" w:rsidRPr="007231E7" w:rsidRDefault="008B0319" w:rsidP="008B0319">
            <w:pPr>
              <w:pStyle w:val="Text"/>
              <w:widowControl w:val="0"/>
              <w:spacing w:before="60"/>
              <w:rPr>
                <w:rFonts w:ascii="Calibri" w:eastAsia="Lato Regular" w:hAnsi="Calibri" w:cs="Calibri"/>
                <w:sz w:val="15"/>
                <w:szCs w:val="15"/>
                <w:u w:val="single"/>
              </w:rPr>
            </w:pPr>
            <w:r w:rsidRPr="007231E7">
              <w:rPr>
                <w:rFonts w:ascii="Calibri" w:hAnsi="Calibri" w:cs="Calibri"/>
                <w:sz w:val="15"/>
                <w:szCs w:val="15"/>
                <w:u w:val="single"/>
              </w:rPr>
              <w:t xml:space="preserve">Firmennamen und Form, Straße und Hausnummer, </w:t>
            </w:r>
            <w:proofErr w:type="gramStart"/>
            <w:r w:rsidRPr="007231E7">
              <w:rPr>
                <w:rFonts w:ascii="Calibri" w:hAnsi="Calibri" w:cs="Calibri"/>
                <w:sz w:val="15"/>
                <w:szCs w:val="15"/>
                <w:u w:val="single"/>
              </w:rPr>
              <w:t>PLZ Ort</w:t>
            </w:r>
            <w:proofErr w:type="gramEnd"/>
          </w:p>
          <w:p w14:paraId="3DEE148C" w14:textId="77777777" w:rsidR="008B0319" w:rsidRPr="007231E7" w:rsidRDefault="008B0319" w:rsidP="008B0319">
            <w:pPr>
              <w:pStyle w:val="Text"/>
              <w:widowControl w:val="0"/>
              <w:rPr>
                <w:rFonts w:ascii="Calibri" w:eastAsia="Lato Regular" w:hAnsi="Calibri" w:cs="Calibri"/>
                <w:shd w:val="clear" w:color="auto" w:fill="FF00FF"/>
              </w:rPr>
            </w:pPr>
          </w:p>
          <w:p w14:paraId="7197244F" w14:textId="77777777" w:rsidR="008B0319" w:rsidRPr="007231E7" w:rsidRDefault="008B0319" w:rsidP="008B0319">
            <w:pPr>
              <w:pStyle w:val="Text"/>
              <w:widowControl w:val="0"/>
              <w:rPr>
                <w:rFonts w:ascii="Calibri" w:eastAsia="Lato Regular" w:hAnsi="Calibri" w:cs="Calibri"/>
                <w:shd w:val="clear" w:color="auto" w:fill="FF00FF"/>
              </w:rPr>
            </w:pPr>
          </w:p>
          <w:p w14:paraId="4E58E8A7" w14:textId="77777777" w:rsidR="008B0319" w:rsidRPr="00224516" w:rsidRDefault="008B0319" w:rsidP="008B0319">
            <w:pPr>
              <w:pStyle w:val="Standard1"/>
              <w:spacing w:before="0" w:line="288" w:lineRule="auto"/>
              <w:rPr>
                <w:rFonts w:ascii="Calibri" w:eastAsia="Lato Regular" w:hAnsi="Calibri" w:cs="Calibri"/>
                <w:b/>
                <w:bCs/>
                <w:color w:val="2C2D2F"/>
                <w:sz w:val="22"/>
                <w:szCs w:val="22"/>
                <w:shd w:val="clear" w:color="auto" w:fill="FFFFFF"/>
              </w:rPr>
            </w:pPr>
            <w:proofErr w:type="spellStart"/>
            <w:r w:rsidRPr="00224516">
              <w:rPr>
                <w:rFonts w:ascii="Calibri" w:hAnsi="Calibri" w:cs="Calibri"/>
                <w:b/>
                <w:bCs/>
                <w:color w:val="2C2D2F"/>
                <w:sz w:val="22"/>
                <w:szCs w:val="22"/>
                <w:shd w:val="clear" w:color="auto" w:fill="FFFFFF"/>
              </w:rPr>
              <w:t>En</w:t>
            </w:r>
            <w:r>
              <w:rPr>
                <w:rFonts w:ascii="Calibri" w:hAnsi="Calibri" w:cs="Calibri"/>
                <w:b/>
                <w:bCs/>
                <w:color w:val="2C2D2F"/>
                <w:sz w:val="22"/>
                <w:szCs w:val="22"/>
                <w:shd w:val="clear" w:color="auto" w:fill="FFFFFF"/>
              </w:rPr>
              <w:t>pa</w:t>
            </w:r>
            <w:r w:rsidRPr="00224516">
              <w:rPr>
                <w:rFonts w:ascii="Calibri" w:hAnsi="Calibri" w:cs="Calibri"/>
                <w:b/>
                <w:bCs/>
                <w:color w:val="2C2D2F"/>
                <w:sz w:val="22"/>
                <w:szCs w:val="22"/>
                <w:shd w:val="clear" w:color="auto" w:fill="FFFFFF"/>
              </w:rPr>
              <w:t>l</w:t>
            </w:r>
            <w:proofErr w:type="spellEnd"/>
            <w:r w:rsidRPr="00224516">
              <w:rPr>
                <w:rFonts w:ascii="Calibri" w:hAnsi="Calibri" w:cs="Calibri"/>
                <w:b/>
                <w:bCs/>
                <w:color w:val="2C2D2F"/>
                <w:sz w:val="22"/>
                <w:szCs w:val="22"/>
                <w:shd w:val="clear" w:color="auto" w:fill="FFFFFF"/>
              </w:rPr>
              <w:t xml:space="preserve"> B.V.</w:t>
            </w:r>
          </w:p>
          <w:p w14:paraId="43E2358B" w14:textId="77777777" w:rsidR="008B0319" w:rsidRPr="007231E7" w:rsidRDefault="008B0319" w:rsidP="008B0319">
            <w:pPr>
              <w:pStyle w:val="Standard1"/>
              <w:spacing w:before="0" w:line="288" w:lineRule="auto"/>
              <w:rPr>
                <w:rFonts w:ascii="Calibri" w:eastAsia="Lato Regular" w:hAnsi="Calibri" w:cs="Calibri"/>
                <w:color w:val="2C2D2F"/>
                <w:sz w:val="22"/>
                <w:szCs w:val="22"/>
                <w:shd w:val="clear" w:color="auto" w:fill="FFFFFF"/>
              </w:rPr>
            </w:pPr>
            <w:proofErr w:type="spellStart"/>
            <w:r w:rsidRPr="007231E7">
              <w:rPr>
                <w:rFonts w:ascii="Calibri" w:hAnsi="Calibri" w:cs="Calibri"/>
                <w:color w:val="2C2D2F"/>
                <w:sz w:val="22"/>
                <w:szCs w:val="22"/>
                <w:shd w:val="clear" w:color="auto" w:fill="FFFFFF"/>
              </w:rPr>
              <w:t>Bödikerstraße</w:t>
            </w:r>
            <w:proofErr w:type="spellEnd"/>
            <w:r w:rsidRPr="007231E7">
              <w:rPr>
                <w:rFonts w:ascii="Calibri" w:hAnsi="Calibri" w:cs="Calibri"/>
                <w:color w:val="2C2D2F"/>
                <w:sz w:val="22"/>
                <w:szCs w:val="22"/>
                <w:shd w:val="clear" w:color="auto" w:fill="FFFFFF"/>
              </w:rPr>
              <w:t xml:space="preserve"> 25</w:t>
            </w:r>
          </w:p>
          <w:p w14:paraId="582CFE65" w14:textId="77777777" w:rsidR="008B0319" w:rsidRPr="007231E7" w:rsidRDefault="008B0319" w:rsidP="008B0319">
            <w:pPr>
              <w:pStyle w:val="Standard1"/>
              <w:spacing w:before="0" w:line="288" w:lineRule="auto"/>
              <w:rPr>
                <w:rFonts w:ascii="Calibri" w:eastAsia="Lato Regular" w:hAnsi="Calibri" w:cs="Calibri"/>
                <w:color w:val="2C2D2F"/>
                <w:sz w:val="22"/>
                <w:szCs w:val="22"/>
                <w:shd w:val="clear" w:color="auto" w:fill="FFFFFF"/>
              </w:rPr>
            </w:pPr>
            <w:r w:rsidRPr="007231E7">
              <w:rPr>
                <w:rFonts w:ascii="Calibri" w:hAnsi="Calibri" w:cs="Calibri"/>
                <w:color w:val="2C2D2F"/>
                <w:sz w:val="22"/>
                <w:szCs w:val="22"/>
                <w:shd w:val="clear" w:color="auto" w:fill="FFFFFF"/>
              </w:rPr>
              <w:t>10245 Berlin</w:t>
            </w:r>
          </w:p>
        </w:tc>
      </w:tr>
    </w:tbl>
    <w:p w14:paraId="35CCA511" w14:textId="2507DAF6" w:rsidR="00610F3D" w:rsidRPr="007231E7" w:rsidRDefault="00140D71">
      <w:pPr>
        <w:pStyle w:val="Text"/>
        <w:widowControl w:val="0"/>
        <w:rPr>
          <w:rFonts w:ascii="Calibri" w:eastAsia="Lato Regular" w:hAnsi="Calibri" w:cs="Calibri"/>
          <w:sz w:val="4"/>
          <w:szCs w:val="4"/>
        </w:rPr>
      </w:pPr>
      <w:r w:rsidRPr="007231E7">
        <w:rPr>
          <w:rFonts w:ascii="Calibri" w:eastAsia="Lato Regular" w:hAnsi="Calibri" w:cs="Calibri"/>
          <w:noProof/>
          <w:sz w:val="4"/>
          <w:szCs w:val="4"/>
          <w14:textOutline w14:w="0" w14:cap="rnd" w14:cmpd="sng" w14:algn="ctr">
            <w14:noFill/>
            <w14:prstDash w14:val="solid"/>
            <w14:bevel/>
          </w14:textOutline>
        </w:rPr>
        <mc:AlternateContent>
          <mc:Choice Requires="wps">
            <w:drawing>
              <wp:anchor distT="0" distB="0" distL="114300" distR="114300" simplePos="0" relativeHeight="251659264" behindDoc="0" locked="0" layoutInCell="1" allowOverlap="1" wp14:anchorId="3967E6F6" wp14:editId="448A188A">
                <wp:simplePos x="0" y="0"/>
                <wp:positionH relativeFrom="column">
                  <wp:posOffset>3784600</wp:posOffset>
                </wp:positionH>
                <wp:positionV relativeFrom="paragraph">
                  <wp:posOffset>-190500</wp:posOffset>
                </wp:positionV>
                <wp:extent cx="2260600" cy="685800"/>
                <wp:effectExtent l="0" t="0" r="25400" b="19050"/>
                <wp:wrapNone/>
                <wp:docPr id="1" name="Rectangle 1"/>
                <wp:cNvGraphicFramePr/>
                <a:graphic xmlns:a="http://schemas.openxmlformats.org/drawingml/2006/main">
                  <a:graphicData uri="http://schemas.microsoft.com/office/word/2010/wordprocessingShape">
                    <wps:wsp>
                      <wps:cNvSpPr/>
                      <wps:spPr>
                        <a:xfrm>
                          <a:off x="0" y="0"/>
                          <a:ext cx="2260600" cy="685800"/>
                        </a:xfrm>
                        <a:prstGeom prst="rect">
                          <a:avLst/>
                        </a:prstGeom>
                        <a:solidFill>
                          <a:srgbClr val="FFFFFF"/>
                        </a:solid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txbx>
                        <w:txbxContent>
                          <w:p w14:paraId="4CDBEFF4" w14:textId="0EA4F1DE" w:rsidR="00140D71" w:rsidRDefault="00140D71" w:rsidP="00140D71">
                            <w:pPr>
                              <w:jc w:val="center"/>
                            </w:pPr>
                            <w:proofErr w:type="spellStart"/>
                            <w:r>
                              <w:t>Firmenlogo</w:t>
                            </w:r>
                            <w:proofErr w:type="spellEnd"/>
                          </w:p>
                        </w:txbxContent>
                      </wps:txbx>
                      <wps:bodyPr rot="0" spcFirstLastPara="1" vertOverflow="overflow" horzOverflow="overflow" vert="horz" wrap="square" lIns="45719" tIns="45719" rIns="45719" bIns="45719" numCol="1" spcCol="3810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67E6F6" id="Rectangle 1" o:spid="_x0000_s1026" style="position:absolute;margin-left:298pt;margin-top:-15pt;width:178pt;height:5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" strokecolor="#4472c4 [3204]" strokeweight="1pt">
                <v:textbox inset="1.27mm,1.27mm,1.27mm,1.27mm">
                  <w:txbxContent>
                    <w:p w14:paraId="4CDBEFF4" w14:textId="0EA4F1DE" w:rsidR="00140D71" w:rsidRDefault="00140D71" w:rsidP="00140D71">
                      <w:pPr>
                        <w:jc w:val="center"/>
                      </w:pPr>
                      <w:proofErr w:type="spellStart"/>
                      <w:r>
                        <w:t>Firmenlogo</w:t>
                      </w:r>
                      <w:proofErr w:type="spellEnd"/>
                    </w:p>
                  </w:txbxContent>
                </v:textbox>
              </v:rect>
            </w:pict>
          </mc:Fallback>
        </mc:AlternateContent>
      </w:r>
    </w:p>
    <w:p w14:paraId="736E2BC0" w14:textId="77777777" w:rsidR="00140D71" w:rsidRPr="007231E7" w:rsidRDefault="00140D71">
      <w:pPr>
        <w:pStyle w:val="Text"/>
        <w:widowControl w:val="0"/>
        <w:spacing w:after="100"/>
        <w:rPr>
          <w:rFonts w:ascii="Calibri" w:eastAsia="Lato Regular" w:hAnsi="Calibri" w:cs="Calibri"/>
          <w:b/>
          <w:bCs/>
          <w:sz w:val="28"/>
          <w:szCs w:val="28"/>
        </w:rPr>
      </w:pPr>
    </w:p>
    <w:p w14:paraId="0CD6110A" w14:textId="77777777" w:rsidR="008B0319" w:rsidRDefault="008B0319">
      <w:pPr>
        <w:pStyle w:val="Text"/>
        <w:widowControl w:val="0"/>
        <w:spacing w:after="100"/>
        <w:rPr>
          <w:rFonts w:ascii="Calibri" w:eastAsia="Lato Regular" w:hAnsi="Calibri" w:cs="Calibri"/>
          <w:b/>
          <w:bCs/>
          <w:sz w:val="28"/>
          <w:szCs w:val="28"/>
        </w:rPr>
      </w:pPr>
    </w:p>
    <w:p w14:paraId="597737D1" w14:textId="77777777" w:rsidR="008B0319" w:rsidRDefault="008B0319">
      <w:pPr>
        <w:pStyle w:val="Text"/>
        <w:widowControl w:val="0"/>
        <w:spacing w:after="100"/>
        <w:rPr>
          <w:rFonts w:ascii="Calibri" w:eastAsia="Lato Regular" w:hAnsi="Calibri" w:cs="Calibri"/>
          <w:b/>
          <w:bCs/>
          <w:sz w:val="28"/>
          <w:szCs w:val="28"/>
        </w:rPr>
      </w:pPr>
    </w:p>
    <w:p w14:paraId="797FDC6A" w14:textId="0B586715" w:rsidR="00610F3D" w:rsidRPr="007231E7" w:rsidRDefault="00140D71">
      <w:pPr>
        <w:pStyle w:val="Text"/>
        <w:widowControl w:val="0"/>
        <w:spacing w:after="100"/>
        <w:rPr>
          <w:rFonts w:ascii="Calibri" w:eastAsia="Lato Regular" w:hAnsi="Calibri" w:cs="Calibri"/>
          <w:b/>
          <w:bCs/>
        </w:rPr>
      </w:pPr>
      <w:r w:rsidRPr="007231E7">
        <w:rPr>
          <w:rFonts w:ascii="Calibri" w:eastAsia="Lato Regular" w:hAnsi="Calibri" w:cs="Calibri"/>
          <w:b/>
          <w:bCs/>
          <w:sz w:val="28"/>
          <w:szCs w:val="28"/>
        </w:rPr>
        <w:t>Arbeitszeugnis</w:t>
      </w:r>
      <w:r w:rsidR="007572DB" w:rsidRPr="007231E7">
        <w:rPr>
          <w:rFonts w:ascii="Calibri" w:eastAsia="Lato Regular" w:hAnsi="Calibri" w:cs="Calibri"/>
          <w:b/>
          <w:bCs/>
          <w:sz w:val="28"/>
          <w:szCs w:val="28"/>
        </w:rPr>
        <w:t xml:space="preserve"> Praktikum</w:t>
      </w:r>
      <w:r w:rsidR="00946C87" w:rsidRPr="007231E7">
        <w:rPr>
          <w:rFonts w:ascii="Calibri" w:eastAsia="Lato Regular" w:hAnsi="Calibri" w:cs="Calibri"/>
          <w:b/>
          <w:bCs/>
        </w:rPr>
        <w:tab/>
      </w:r>
      <w:r w:rsidR="00946C87" w:rsidRPr="007231E7">
        <w:rPr>
          <w:rFonts w:ascii="Calibri" w:eastAsia="Lato Regular" w:hAnsi="Calibri" w:cs="Calibri"/>
          <w:b/>
          <w:bCs/>
        </w:rPr>
        <w:tab/>
      </w:r>
      <w:r w:rsidR="00946C87" w:rsidRPr="007231E7">
        <w:rPr>
          <w:rFonts w:ascii="Calibri" w:eastAsia="Lato Regular" w:hAnsi="Calibri" w:cs="Calibri"/>
          <w:b/>
          <w:bCs/>
        </w:rPr>
        <w:tab/>
      </w:r>
      <w:r w:rsidR="00946C87" w:rsidRPr="007231E7">
        <w:rPr>
          <w:rFonts w:ascii="Calibri" w:eastAsia="Lato Regular" w:hAnsi="Calibri" w:cs="Calibri"/>
          <w:b/>
          <w:bCs/>
        </w:rPr>
        <w:tab/>
      </w:r>
      <w:r w:rsidR="00946C87" w:rsidRPr="007231E7">
        <w:rPr>
          <w:rFonts w:ascii="Calibri" w:eastAsia="Lato Regular" w:hAnsi="Calibri" w:cs="Calibri"/>
          <w:b/>
          <w:bCs/>
        </w:rPr>
        <w:tab/>
      </w:r>
    </w:p>
    <w:p w14:paraId="1E3CFC97" w14:textId="77777777" w:rsidR="00140D71" w:rsidRPr="007231E7" w:rsidRDefault="00140D71">
      <w:pPr>
        <w:pStyle w:val="Text"/>
        <w:rPr>
          <w:rFonts w:ascii="Calibri" w:eastAsia="Arial Unicode MS" w:hAnsi="Calibri" w:cs="Calibri"/>
        </w:rPr>
      </w:pPr>
    </w:p>
    <w:p w14:paraId="61EF3241" w14:textId="29EED568" w:rsidR="00EB1379" w:rsidRDefault="00946C87">
      <w:pPr>
        <w:pStyle w:val="Text"/>
        <w:rPr>
          <w:rFonts w:ascii="Calibri" w:eastAsia="Arial Unicode MS" w:hAnsi="Calibri" w:cs="Calibri"/>
          <w:lang w:val="it-IT"/>
        </w:rPr>
      </w:pPr>
      <w:r w:rsidRPr="007231E7">
        <w:rPr>
          <w:rFonts w:ascii="Calibri" w:eastAsia="Arial Unicode MS" w:hAnsi="Calibri" w:cs="Calibri"/>
        </w:rPr>
        <w:t>Herr</w:t>
      </w:r>
      <w:r w:rsidR="00902D7E" w:rsidRPr="007231E7">
        <w:rPr>
          <w:rFonts w:ascii="Calibri" w:eastAsia="Arial Unicode MS" w:hAnsi="Calibri" w:cs="Calibri"/>
        </w:rPr>
        <w:t xml:space="preserve"> </w:t>
      </w:r>
      <w:proofErr w:type="spellStart"/>
      <w:r w:rsidR="00902D7E" w:rsidRPr="007231E7">
        <w:rPr>
          <w:rFonts w:ascii="Calibri" w:eastAsia="Arial Unicode MS" w:hAnsi="Calibri" w:cs="Calibri"/>
        </w:rPr>
        <w:t>Nzali</w:t>
      </w:r>
      <w:proofErr w:type="spellEnd"/>
      <w:r w:rsidR="00140D71" w:rsidRPr="007231E7">
        <w:rPr>
          <w:rFonts w:ascii="Calibri" w:eastAsia="Arial Unicode MS" w:hAnsi="Calibri" w:cs="Calibri"/>
        </w:rPr>
        <w:t xml:space="preserve"> </w:t>
      </w:r>
      <w:proofErr w:type="spellStart"/>
      <w:r w:rsidR="007231E7" w:rsidRPr="007231E7">
        <w:rPr>
          <w:rFonts w:ascii="Calibri" w:eastAsia="Arial Unicode MS" w:hAnsi="Calibri" w:cs="Calibri"/>
        </w:rPr>
        <w:t>Tchouangue</w:t>
      </w:r>
      <w:proofErr w:type="spellEnd"/>
      <w:r w:rsidR="007231E7" w:rsidRPr="007231E7">
        <w:rPr>
          <w:rFonts w:ascii="Calibri" w:eastAsia="Arial Unicode MS" w:hAnsi="Calibri" w:cs="Calibri"/>
        </w:rPr>
        <w:t xml:space="preserve"> </w:t>
      </w:r>
      <w:r w:rsidRPr="007231E7">
        <w:rPr>
          <w:rFonts w:ascii="Calibri" w:eastAsia="Arial Unicode MS" w:hAnsi="Calibri" w:cs="Calibri"/>
        </w:rPr>
        <w:t xml:space="preserve">geboren am </w:t>
      </w:r>
      <w:r w:rsidR="004A6152" w:rsidRPr="007231E7">
        <w:rPr>
          <w:rFonts w:ascii="Calibri" w:eastAsia="Arial Unicode MS" w:hAnsi="Calibri" w:cs="Calibri"/>
        </w:rPr>
        <w:t>17</w:t>
      </w:r>
      <w:r w:rsidR="00140D71" w:rsidRPr="007231E7">
        <w:rPr>
          <w:rFonts w:ascii="Calibri" w:eastAsia="Arial Unicode MS" w:hAnsi="Calibri" w:cs="Calibri"/>
        </w:rPr>
        <w:t>.</w:t>
      </w:r>
      <w:r w:rsidR="004A6152" w:rsidRPr="007231E7">
        <w:rPr>
          <w:rFonts w:ascii="Calibri" w:eastAsia="Arial Unicode MS" w:hAnsi="Calibri" w:cs="Calibri"/>
        </w:rPr>
        <w:t>11</w:t>
      </w:r>
      <w:r w:rsidR="00140D71" w:rsidRPr="007231E7">
        <w:rPr>
          <w:rFonts w:ascii="Calibri" w:eastAsia="Arial Unicode MS" w:hAnsi="Calibri" w:cs="Calibri"/>
        </w:rPr>
        <w:t>.</w:t>
      </w:r>
      <w:r w:rsidR="004A6152" w:rsidRPr="007231E7">
        <w:rPr>
          <w:rFonts w:ascii="Calibri" w:eastAsia="Arial Unicode MS" w:hAnsi="Calibri" w:cs="Calibri"/>
        </w:rPr>
        <w:t xml:space="preserve">2000 </w:t>
      </w:r>
      <w:r w:rsidRPr="007231E7">
        <w:rPr>
          <w:rFonts w:ascii="Calibri" w:eastAsia="Arial Unicode MS" w:hAnsi="Calibri" w:cs="Calibri"/>
        </w:rPr>
        <w:t xml:space="preserve">war in der Zeit vom </w:t>
      </w:r>
      <w:r w:rsidR="004A6152" w:rsidRPr="007231E7">
        <w:rPr>
          <w:rFonts w:ascii="Calibri" w:eastAsia="Arial Unicode MS" w:hAnsi="Calibri" w:cs="Calibri"/>
        </w:rPr>
        <w:t>03</w:t>
      </w:r>
      <w:r w:rsidR="00140D71" w:rsidRPr="007231E7">
        <w:rPr>
          <w:rFonts w:ascii="Calibri" w:eastAsia="Arial Unicode MS" w:hAnsi="Calibri" w:cs="Calibri"/>
        </w:rPr>
        <w:t>.</w:t>
      </w:r>
      <w:r w:rsidR="004A6152" w:rsidRPr="007231E7">
        <w:rPr>
          <w:rFonts w:ascii="Calibri" w:eastAsia="Arial Unicode MS" w:hAnsi="Calibri" w:cs="Calibri"/>
        </w:rPr>
        <w:t>02</w:t>
      </w:r>
      <w:r w:rsidR="00140D71" w:rsidRPr="007231E7">
        <w:rPr>
          <w:rFonts w:ascii="Calibri" w:eastAsia="Arial Unicode MS" w:hAnsi="Calibri" w:cs="Calibri"/>
        </w:rPr>
        <w:t>.</w:t>
      </w:r>
      <w:r w:rsidR="004A6152" w:rsidRPr="007231E7">
        <w:rPr>
          <w:rFonts w:ascii="Calibri" w:eastAsia="Arial Unicode MS" w:hAnsi="Calibri" w:cs="Calibri"/>
        </w:rPr>
        <w:t>2025</w:t>
      </w:r>
      <w:r w:rsidR="00140D71" w:rsidRPr="007231E7">
        <w:rPr>
          <w:rFonts w:ascii="Calibri" w:eastAsia="Arial Unicode MS" w:hAnsi="Calibri" w:cs="Calibri"/>
        </w:rPr>
        <w:t xml:space="preserve"> </w:t>
      </w:r>
      <w:r w:rsidRPr="007231E7">
        <w:rPr>
          <w:rFonts w:ascii="Calibri" w:eastAsia="Arial Unicode MS" w:hAnsi="Calibri" w:cs="Calibri"/>
        </w:rPr>
        <w:t xml:space="preserve">bis zum </w:t>
      </w:r>
      <w:r w:rsidR="004A6152" w:rsidRPr="007231E7">
        <w:rPr>
          <w:rFonts w:ascii="Calibri" w:eastAsia="Arial Unicode MS" w:hAnsi="Calibri" w:cs="Calibri"/>
        </w:rPr>
        <w:t>30</w:t>
      </w:r>
      <w:r w:rsidR="00140D71" w:rsidRPr="007231E7">
        <w:rPr>
          <w:rFonts w:ascii="Calibri" w:eastAsia="Arial Unicode MS" w:hAnsi="Calibri" w:cs="Calibri"/>
        </w:rPr>
        <w:t>.</w:t>
      </w:r>
      <w:r w:rsidR="004A6152" w:rsidRPr="007231E7">
        <w:rPr>
          <w:rFonts w:ascii="Calibri" w:eastAsia="Arial Unicode MS" w:hAnsi="Calibri" w:cs="Calibri"/>
        </w:rPr>
        <w:t>06</w:t>
      </w:r>
      <w:r w:rsidR="00140D71" w:rsidRPr="007231E7">
        <w:rPr>
          <w:rFonts w:ascii="Calibri" w:eastAsia="Arial Unicode MS" w:hAnsi="Calibri" w:cs="Calibri"/>
        </w:rPr>
        <w:t>.</w:t>
      </w:r>
      <w:r w:rsidR="004A6152" w:rsidRPr="007231E7">
        <w:rPr>
          <w:rFonts w:ascii="Calibri" w:eastAsia="Arial Unicode MS" w:hAnsi="Calibri" w:cs="Calibri"/>
        </w:rPr>
        <w:t>2025</w:t>
      </w:r>
      <w:r w:rsidR="00140D71" w:rsidRPr="007231E7">
        <w:rPr>
          <w:rFonts w:ascii="Calibri" w:eastAsia="Arial Unicode MS" w:hAnsi="Calibri" w:cs="Calibri"/>
        </w:rPr>
        <w:t xml:space="preserve"> </w:t>
      </w:r>
      <w:r w:rsidRPr="007231E7">
        <w:rPr>
          <w:rFonts w:ascii="Calibri" w:eastAsia="Arial Unicode MS" w:hAnsi="Calibri" w:cs="Calibri"/>
        </w:rPr>
        <w:t>in unserem</w:t>
      </w:r>
      <w:r w:rsidRPr="007231E7">
        <w:rPr>
          <w:rFonts w:ascii="Calibri" w:eastAsia="Arial Unicode MS" w:hAnsi="Calibri" w:cs="Calibri"/>
          <w:spacing w:val="1"/>
        </w:rPr>
        <w:t xml:space="preserve"> </w:t>
      </w:r>
      <w:r w:rsidRPr="007231E7">
        <w:rPr>
          <w:rFonts w:ascii="Calibri" w:eastAsia="Arial Unicode MS" w:hAnsi="Calibri" w:cs="Calibri"/>
        </w:rPr>
        <w:t>Unternehmen</w:t>
      </w:r>
      <w:r w:rsidRPr="007231E7">
        <w:rPr>
          <w:rFonts w:ascii="Calibri" w:eastAsia="Arial Unicode MS" w:hAnsi="Calibri" w:cs="Calibri"/>
          <w:spacing w:val="-13"/>
        </w:rPr>
        <w:t xml:space="preserve"> </w:t>
      </w:r>
      <w:r w:rsidRPr="007231E7">
        <w:rPr>
          <w:rFonts w:ascii="Calibri" w:eastAsia="Arial Unicode MS" w:hAnsi="Calibri" w:cs="Calibri"/>
        </w:rPr>
        <w:t>tätig.</w:t>
      </w:r>
      <w:r w:rsidRPr="007231E7">
        <w:rPr>
          <w:rFonts w:ascii="Calibri" w:eastAsia="Arial Unicode MS" w:hAnsi="Calibri" w:cs="Calibri"/>
          <w:spacing w:val="-13"/>
        </w:rPr>
        <w:t xml:space="preserve"> </w:t>
      </w:r>
    </w:p>
    <w:p w14:paraId="54F8F51E" w14:textId="77777777" w:rsidR="00473653" w:rsidRPr="00473653" w:rsidRDefault="00473653">
      <w:pPr>
        <w:pStyle w:val="Text"/>
        <w:rPr>
          <w:rFonts w:ascii="Calibri" w:eastAsia="Arial Unicode MS" w:hAnsi="Calibri" w:cs="Calibri"/>
          <w:lang w:val="it-IT"/>
        </w:rPr>
      </w:pPr>
    </w:p>
    <w:p w14:paraId="246429BA" w14:textId="0C1446E1" w:rsidR="00EB1379" w:rsidRPr="007231E7" w:rsidRDefault="00EB1379" w:rsidP="00EB1379">
      <w:pPr>
        <w:rPr>
          <w:rFonts w:ascii="Calibri" w:hAnsi="Calibri" w:cs="Calibri"/>
          <w:sz w:val="22"/>
          <w:szCs w:val="22"/>
          <w:lang w:val="de-DE"/>
        </w:rPr>
      </w:pPr>
      <w:proofErr w:type="spellStart"/>
      <w:r w:rsidRPr="007231E7">
        <w:rPr>
          <w:rFonts w:ascii="Calibri" w:hAnsi="Calibri" w:cs="Calibri"/>
          <w:sz w:val="22"/>
          <w:szCs w:val="22"/>
          <w:lang w:val="de-DE"/>
        </w:rPr>
        <w:t>Enpal</w:t>
      </w:r>
      <w:proofErr w:type="spellEnd"/>
      <w:r w:rsidRPr="007231E7">
        <w:rPr>
          <w:rFonts w:ascii="Calibri" w:hAnsi="Calibri" w:cs="Calibri"/>
          <w:sz w:val="22"/>
          <w:szCs w:val="22"/>
          <w:lang w:val="de-DE"/>
        </w:rPr>
        <w:t xml:space="preserve"> GmbH ist ein führendes </w:t>
      </w:r>
      <w:proofErr w:type="spellStart"/>
      <w:r w:rsidRPr="007231E7">
        <w:rPr>
          <w:rFonts w:ascii="Calibri" w:hAnsi="Calibri" w:cs="Calibri"/>
          <w:sz w:val="22"/>
          <w:szCs w:val="22"/>
          <w:lang w:val="de-DE"/>
        </w:rPr>
        <w:t>Greentech</w:t>
      </w:r>
      <w:proofErr w:type="spellEnd"/>
      <w:r w:rsidRPr="007231E7">
        <w:rPr>
          <w:rFonts w:ascii="Calibri" w:hAnsi="Calibri" w:cs="Calibri"/>
          <w:sz w:val="22"/>
          <w:szCs w:val="22"/>
          <w:lang w:val="de-DE"/>
        </w:rPr>
        <w:t>-Unternehmen mit Sitz in Berlin, das sich auf die Vermi</w:t>
      </w:r>
      <w:r w:rsidR="007231E7" w:rsidRPr="007231E7">
        <w:rPr>
          <w:rFonts w:ascii="Calibri" w:hAnsi="Calibri" w:cs="Calibri"/>
          <w:sz w:val="22"/>
          <w:szCs w:val="22"/>
          <w:lang w:val="de-DE"/>
        </w:rPr>
        <w:t>e</w:t>
      </w:r>
      <w:r w:rsidRPr="007231E7">
        <w:rPr>
          <w:rFonts w:ascii="Calibri" w:hAnsi="Calibri" w:cs="Calibri"/>
          <w:sz w:val="22"/>
          <w:szCs w:val="22"/>
          <w:lang w:val="de-DE"/>
        </w:rPr>
        <w:t xml:space="preserve">tung und Installation von Solaranlagen sowie ergänzender Energieinfrastruktur wie Speicher, </w:t>
      </w:r>
      <w:proofErr w:type="spellStart"/>
      <w:r w:rsidRPr="007231E7">
        <w:rPr>
          <w:rFonts w:ascii="Calibri" w:hAnsi="Calibri" w:cs="Calibri"/>
          <w:sz w:val="22"/>
          <w:szCs w:val="22"/>
          <w:lang w:val="de-DE"/>
        </w:rPr>
        <w:t>Wämepumpen</w:t>
      </w:r>
      <w:proofErr w:type="spellEnd"/>
      <w:r w:rsidRPr="007231E7">
        <w:rPr>
          <w:rFonts w:ascii="Calibri" w:hAnsi="Calibri" w:cs="Calibri"/>
          <w:sz w:val="22"/>
          <w:szCs w:val="22"/>
          <w:lang w:val="de-DE"/>
        </w:rPr>
        <w:t xml:space="preserve"> und Wallboxen spezialisiert hat. Mit über </w:t>
      </w:r>
      <w:r w:rsidR="00BD06D8">
        <w:rPr>
          <w:rFonts w:ascii="Calibri" w:hAnsi="Calibri" w:cs="Calibri"/>
          <w:sz w:val="22"/>
          <w:szCs w:val="22"/>
          <w:lang w:val="de-DE"/>
        </w:rPr>
        <w:t>9</w:t>
      </w:r>
      <w:r w:rsidRPr="007231E7">
        <w:rPr>
          <w:rFonts w:ascii="Calibri" w:hAnsi="Calibri" w:cs="Calibri"/>
          <w:sz w:val="22"/>
          <w:szCs w:val="22"/>
          <w:lang w:val="de-DE"/>
        </w:rPr>
        <w:t xml:space="preserve">0.000 betreuten </w:t>
      </w:r>
      <w:proofErr w:type="spellStart"/>
      <w:proofErr w:type="gramStart"/>
      <w:r w:rsidRPr="007231E7">
        <w:rPr>
          <w:rFonts w:ascii="Calibri" w:hAnsi="Calibri" w:cs="Calibri"/>
          <w:sz w:val="22"/>
          <w:szCs w:val="22"/>
          <w:lang w:val="de-DE"/>
        </w:rPr>
        <w:t>Kund:innen</w:t>
      </w:r>
      <w:proofErr w:type="spellEnd"/>
      <w:proofErr w:type="gramEnd"/>
      <w:r w:rsidRPr="007231E7">
        <w:rPr>
          <w:rFonts w:ascii="Calibri" w:hAnsi="Calibri" w:cs="Calibri"/>
          <w:sz w:val="22"/>
          <w:szCs w:val="22"/>
          <w:lang w:val="de-DE"/>
        </w:rPr>
        <w:t xml:space="preserve"> zählt </w:t>
      </w:r>
      <w:proofErr w:type="spellStart"/>
      <w:r w:rsidRPr="007231E7">
        <w:rPr>
          <w:rFonts w:ascii="Calibri" w:hAnsi="Calibri" w:cs="Calibri"/>
          <w:sz w:val="22"/>
          <w:szCs w:val="22"/>
          <w:lang w:val="de-DE"/>
        </w:rPr>
        <w:t>Enpal</w:t>
      </w:r>
      <w:proofErr w:type="spellEnd"/>
      <w:r w:rsidRPr="007231E7">
        <w:rPr>
          <w:rFonts w:ascii="Calibri" w:hAnsi="Calibri" w:cs="Calibri"/>
          <w:sz w:val="22"/>
          <w:szCs w:val="22"/>
          <w:lang w:val="de-DE"/>
        </w:rPr>
        <w:t xml:space="preserve"> zu den wachstumsstärksten Akteuren im Bereich der Energiewende und wurde zuletzt mit über 2,2 Milliarden Euro bewertet. Das Unternehmen verfolgt das Ziel, durch ein digitales und skalierbares Mietmodell den Zugang zu erneuerbarer Energie flächendeckend zu erleichtern.</w:t>
      </w:r>
      <w:r w:rsidR="008B0319">
        <w:rPr>
          <w:rFonts w:ascii="Calibri" w:hAnsi="Calibri" w:cs="Calibri"/>
          <w:sz w:val="22"/>
          <w:szCs w:val="22"/>
          <w:lang w:val="de-DE"/>
        </w:rPr>
        <w:t xml:space="preserve"> </w:t>
      </w:r>
    </w:p>
    <w:p w14:paraId="31A183BC" w14:textId="77777777" w:rsidR="00EB1379" w:rsidRPr="007231E7" w:rsidRDefault="00EB1379" w:rsidP="00EB1379">
      <w:pPr>
        <w:rPr>
          <w:rFonts w:ascii="Calibri" w:hAnsi="Calibri" w:cs="Calibri"/>
          <w:sz w:val="22"/>
          <w:szCs w:val="22"/>
          <w:lang w:val="de-DE"/>
        </w:rPr>
      </w:pPr>
    </w:p>
    <w:p w14:paraId="51906D63" w14:textId="5AB513BE" w:rsidR="00EB1379" w:rsidRPr="007231E7" w:rsidRDefault="00EB1379" w:rsidP="00EB1379">
      <w:pPr>
        <w:rPr>
          <w:rFonts w:ascii="Calibri" w:hAnsi="Calibri" w:cs="Calibri"/>
          <w:sz w:val="22"/>
          <w:szCs w:val="22"/>
          <w:lang w:val="de-DE"/>
        </w:rPr>
      </w:pPr>
      <w:r w:rsidRPr="007231E7">
        <w:rPr>
          <w:rFonts w:ascii="Calibri" w:hAnsi="Calibri" w:cs="Calibri"/>
          <w:sz w:val="22"/>
          <w:szCs w:val="22"/>
          <w:lang w:val="de-DE"/>
        </w:rPr>
        <w:t xml:space="preserve">Herr </w:t>
      </w:r>
      <w:r w:rsidR="007231E7" w:rsidRPr="007231E7">
        <w:rPr>
          <w:rFonts w:ascii="Calibri" w:hAnsi="Calibri" w:cs="Calibri"/>
          <w:sz w:val="22"/>
          <w:szCs w:val="22"/>
          <w:lang w:val="de-DE"/>
        </w:rPr>
        <w:t>Nzali</w:t>
      </w:r>
      <w:r w:rsidRPr="007231E7">
        <w:rPr>
          <w:rFonts w:ascii="Calibri" w:hAnsi="Calibri" w:cs="Calibri"/>
          <w:sz w:val="22"/>
          <w:szCs w:val="22"/>
          <w:lang w:val="de-DE"/>
        </w:rPr>
        <w:t xml:space="preserve"> wurde während seines Praktikums mit folgenden </w:t>
      </w:r>
      <w:r w:rsidR="007231E7">
        <w:rPr>
          <w:rFonts w:ascii="Calibri" w:hAnsi="Calibri" w:cs="Calibri"/>
          <w:sz w:val="22"/>
          <w:szCs w:val="22"/>
          <w:lang w:val="de-DE"/>
        </w:rPr>
        <w:t>Haupta</w:t>
      </w:r>
      <w:r w:rsidRPr="007231E7">
        <w:rPr>
          <w:rFonts w:ascii="Calibri" w:hAnsi="Calibri" w:cs="Calibri"/>
          <w:sz w:val="22"/>
          <w:szCs w:val="22"/>
          <w:lang w:val="de-DE"/>
        </w:rPr>
        <w:t>ufgaben betraut:</w:t>
      </w:r>
    </w:p>
    <w:p w14:paraId="1732A1EE" w14:textId="77777777" w:rsidR="00EB1379" w:rsidRPr="007231E7" w:rsidRDefault="00EB1379" w:rsidP="00EB1379">
      <w:pPr>
        <w:pStyle w:val="Text"/>
        <w:rPr>
          <w:rFonts w:ascii="Calibri" w:hAnsi="Calibri" w:cs="Calibri"/>
        </w:rPr>
      </w:pPr>
    </w:p>
    <w:p w14:paraId="1EF3BD56" w14:textId="0D440807" w:rsidR="00EB1379" w:rsidRPr="007231E7" w:rsidRDefault="00EB1379" w:rsidP="00EB1379">
      <w:pPr>
        <w:pStyle w:val="Text"/>
        <w:numPr>
          <w:ilvl w:val="0"/>
          <w:numId w:val="4"/>
        </w:numPr>
        <w:rPr>
          <w:rFonts w:ascii="Calibri" w:hAnsi="Calibri" w:cs="Calibri"/>
        </w:rPr>
      </w:pPr>
      <w:r w:rsidRPr="007231E7">
        <w:rPr>
          <w:rFonts w:ascii="Calibri" w:hAnsi="Calibri" w:cs="Calibri"/>
        </w:rPr>
        <w:t xml:space="preserve">Identifikation und Priorisierung von Geschäftspartnern in unterschiedlichen Marktsegmenten im Rahmen der strategischen Geschäftsentwicklung, inklusive </w:t>
      </w:r>
      <w:proofErr w:type="spellStart"/>
      <w:r w:rsidRPr="007231E7">
        <w:rPr>
          <w:rFonts w:ascii="Calibri" w:hAnsi="Calibri" w:cs="Calibri"/>
        </w:rPr>
        <w:t>Forecasting</w:t>
      </w:r>
      <w:proofErr w:type="spellEnd"/>
      <w:r w:rsidRPr="007231E7">
        <w:rPr>
          <w:rFonts w:ascii="Calibri" w:hAnsi="Calibri" w:cs="Calibri"/>
        </w:rPr>
        <w:t xml:space="preserve"> potenzieller Umsätze.</w:t>
      </w:r>
    </w:p>
    <w:p w14:paraId="20D5BE54" w14:textId="77777777" w:rsidR="00BD06D8" w:rsidRPr="007231E7" w:rsidRDefault="00BD06D8" w:rsidP="00BD06D8">
      <w:pPr>
        <w:pStyle w:val="Text"/>
        <w:numPr>
          <w:ilvl w:val="0"/>
          <w:numId w:val="4"/>
        </w:numPr>
        <w:rPr>
          <w:rFonts w:ascii="Calibri" w:hAnsi="Calibri" w:cs="Calibri"/>
        </w:rPr>
      </w:pPr>
      <w:r w:rsidRPr="007231E7">
        <w:rPr>
          <w:rFonts w:ascii="Calibri" w:hAnsi="Calibri" w:cs="Calibri"/>
        </w:rPr>
        <w:t>Optimierung interner Geschäftsprozesse durch den Einsatz von Automatisierungstools wie SQL sowie durch Nutzung von Excel (inklusive Makro-Programmierung mit VBA) und Make</w:t>
      </w:r>
      <w:r>
        <w:rPr>
          <w:rFonts w:ascii="Calibri" w:hAnsi="Calibri" w:cs="Calibri"/>
        </w:rPr>
        <w:t>.com</w:t>
      </w:r>
      <w:r w:rsidRPr="007231E7">
        <w:rPr>
          <w:rFonts w:ascii="Calibri" w:hAnsi="Calibri" w:cs="Calibri"/>
        </w:rPr>
        <w:t>.</w:t>
      </w:r>
    </w:p>
    <w:p w14:paraId="751FF01F" w14:textId="70B8EFE2" w:rsidR="00EB1379" w:rsidRPr="007231E7" w:rsidRDefault="00EB1379" w:rsidP="00EB1379">
      <w:pPr>
        <w:pStyle w:val="Text"/>
        <w:numPr>
          <w:ilvl w:val="0"/>
          <w:numId w:val="4"/>
        </w:numPr>
        <w:rPr>
          <w:rFonts w:ascii="Calibri" w:hAnsi="Calibri" w:cs="Calibri"/>
        </w:rPr>
      </w:pPr>
      <w:r w:rsidRPr="007231E7">
        <w:rPr>
          <w:rFonts w:ascii="Calibri" w:hAnsi="Calibri" w:cs="Calibri"/>
        </w:rPr>
        <w:t xml:space="preserve">Aufbau </w:t>
      </w:r>
      <w:r w:rsidR="00D42513" w:rsidRPr="007231E7">
        <w:rPr>
          <w:rFonts w:ascii="Calibri" w:hAnsi="Calibri" w:cs="Calibri"/>
        </w:rPr>
        <w:t xml:space="preserve">eines </w:t>
      </w:r>
      <w:r w:rsidRPr="007231E7">
        <w:rPr>
          <w:rFonts w:ascii="Calibri" w:hAnsi="Calibri" w:cs="Calibri"/>
        </w:rPr>
        <w:t xml:space="preserve">CRM-Tools zur </w:t>
      </w:r>
      <w:r w:rsidR="00D42513" w:rsidRPr="007231E7">
        <w:rPr>
          <w:rFonts w:ascii="Calibri" w:hAnsi="Calibri" w:cs="Calibri"/>
        </w:rPr>
        <w:t xml:space="preserve">Reaktivierung </w:t>
      </w:r>
      <w:r w:rsidRPr="007231E7">
        <w:rPr>
          <w:rFonts w:ascii="Calibri" w:hAnsi="Calibri" w:cs="Calibri"/>
        </w:rPr>
        <w:t xml:space="preserve">von Geschäftspartnern </w:t>
      </w:r>
      <w:r w:rsidR="00D42513" w:rsidRPr="007231E7">
        <w:rPr>
          <w:rFonts w:ascii="Calibri" w:hAnsi="Calibri" w:cs="Calibri"/>
        </w:rPr>
        <w:t xml:space="preserve">(Segmentierung, Incentive-Design, Kommunikationsstrategie) </w:t>
      </w:r>
      <w:r w:rsidRPr="007231E7">
        <w:rPr>
          <w:rFonts w:ascii="Calibri" w:hAnsi="Calibri" w:cs="Calibri"/>
        </w:rPr>
        <w:t>im Rahmen der Leadgenerierung.</w:t>
      </w:r>
    </w:p>
    <w:p w14:paraId="320B7F18" w14:textId="07E1BD5F" w:rsidR="00EB1379" w:rsidRPr="007231E7" w:rsidRDefault="00EB1379" w:rsidP="00EB1379">
      <w:pPr>
        <w:pStyle w:val="Text"/>
        <w:numPr>
          <w:ilvl w:val="0"/>
          <w:numId w:val="4"/>
        </w:numPr>
        <w:rPr>
          <w:rFonts w:ascii="Calibri" w:hAnsi="Calibri" w:cs="Calibri"/>
        </w:rPr>
      </w:pPr>
      <w:r w:rsidRPr="007231E7">
        <w:rPr>
          <w:rFonts w:ascii="Calibri" w:hAnsi="Calibri" w:cs="Calibri"/>
        </w:rPr>
        <w:t xml:space="preserve">Durchführung von Kostenanalysen von Leadgenerierungskanälen sowie Entwicklung von Optimierungsvorschlägen zur Senkung des </w:t>
      </w:r>
      <w:proofErr w:type="spellStart"/>
      <w:r w:rsidRPr="007231E7">
        <w:rPr>
          <w:rFonts w:ascii="Calibri" w:hAnsi="Calibri" w:cs="Calibri"/>
        </w:rPr>
        <w:t>Cost</w:t>
      </w:r>
      <w:proofErr w:type="spellEnd"/>
      <w:r w:rsidRPr="007231E7">
        <w:rPr>
          <w:rFonts w:ascii="Calibri" w:hAnsi="Calibri" w:cs="Calibri"/>
        </w:rPr>
        <w:t xml:space="preserve"> per </w:t>
      </w:r>
      <w:proofErr w:type="spellStart"/>
      <w:r w:rsidRPr="007231E7">
        <w:rPr>
          <w:rFonts w:ascii="Calibri" w:hAnsi="Calibri" w:cs="Calibri"/>
        </w:rPr>
        <w:t>Qualified</w:t>
      </w:r>
      <w:proofErr w:type="spellEnd"/>
      <w:r w:rsidRPr="007231E7">
        <w:rPr>
          <w:rFonts w:ascii="Calibri" w:hAnsi="Calibri" w:cs="Calibri"/>
        </w:rPr>
        <w:t xml:space="preserve"> Lead (CPQL).</w:t>
      </w:r>
    </w:p>
    <w:p w14:paraId="513EFBB5" w14:textId="64904360" w:rsidR="00BD06D8" w:rsidRPr="00BD06D8" w:rsidRDefault="00BD06D8" w:rsidP="00BD06D8">
      <w:pPr>
        <w:pStyle w:val="Text"/>
        <w:numPr>
          <w:ilvl w:val="0"/>
          <w:numId w:val="4"/>
        </w:numPr>
        <w:rPr>
          <w:rFonts w:ascii="Calibri" w:hAnsi="Calibri" w:cs="Calibri"/>
        </w:rPr>
      </w:pPr>
      <w:r w:rsidRPr="007231E7">
        <w:rPr>
          <w:rFonts w:ascii="Calibri" w:hAnsi="Calibri" w:cs="Calibri"/>
        </w:rPr>
        <w:t xml:space="preserve">Enge Zusammenarbeit und regelmäßige Abstimmung mit interdisziplinären Teams, darunter </w:t>
      </w:r>
      <w:proofErr w:type="spellStart"/>
      <w:r w:rsidRPr="007231E7">
        <w:rPr>
          <w:rFonts w:ascii="Calibri" w:hAnsi="Calibri" w:cs="Calibri"/>
        </w:rPr>
        <w:t>Strategy</w:t>
      </w:r>
      <w:proofErr w:type="spellEnd"/>
      <w:r w:rsidRPr="007231E7">
        <w:rPr>
          <w:rFonts w:ascii="Calibri" w:hAnsi="Calibri" w:cs="Calibri"/>
        </w:rPr>
        <w:t>, Sales und Marketing, zur erfolgreichen Umsetzung abteilungsübergreifender Wachstumsinitiativen.</w:t>
      </w:r>
    </w:p>
    <w:p w14:paraId="2DE1041A" w14:textId="4DA526B0" w:rsidR="00D42513" w:rsidRPr="007231E7" w:rsidRDefault="00EB1379" w:rsidP="00EB1379">
      <w:pPr>
        <w:pStyle w:val="Text"/>
        <w:numPr>
          <w:ilvl w:val="0"/>
          <w:numId w:val="4"/>
        </w:numPr>
        <w:rPr>
          <w:rFonts w:ascii="Calibri" w:hAnsi="Calibri" w:cs="Calibri"/>
        </w:rPr>
      </w:pPr>
      <w:r w:rsidRPr="007231E7">
        <w:rPr>
          <w:rFonts w:ascii="Calibri" w:hAnsi="Calibri" w:cs="Calibri"/>
        </w:rPr>
        <w:t>Analyse der Effizienz von Messeauftritten verbunden mit Empfehlungen zur Auswahl geeigneter Events</w:t>
      </w:r>
      <w:r w:rsidR="00BD06D8">
        <w:rPr>
          <w:rFonts w:ascii="Calibri" w:hAnsi="Calibri" w:cs="Calibri"/>
        </w:rPr>
        <w:t>.</w:t>
      </w:r>
    </w:p>
    <w:p w14:paraId="0BA3662A" w14:textId="77777777" w:rsidR="00D42513" w:rsidRPr="007231E7" w:rsidRDefault="00D42513" w:rsidP="00D42513">
      <w:pPr>
        <w:pStyle w:val="Text"/>
        <w:rPr>
          <w:rFonts w:ascii="Calibri" w:hAnsi="Calibri" w:cs="Calibri"/>
        </w:rPr>
      </w:pPr>
    </w:p>
    <w:p w14:paraId="37EC61AC" w14:textId="4D4C62C4" w:rsidR="00473653" w:rsidRPr="00473653" w:rsidRDefault="00473653" w:rsidP="00473653">
      <w:pPr>
        <w:pStyle w:val="Text"/>
        <w:rPr>
          <w:rFonts w:ascii="Calibri" w:hAnsi="Calibri" w:cs="Calibri"/>
        </w:rPr>
      </w:pPr>
      <w:r w:rsidRPr="00473653">
        <w:rPr>
          <w:rFonts w:ascii="Calibri" w:hAnsi="Calibri" w:cs="Calibri"/>
        </w:rPr>
        <w:t>Herr Nzali verfügt über hervorragende und überaus vielseitige Fachkenntnisse, die er jederzeit äußerst sicher und zielgerichtet in der Praxis einsetzte.</w:t>
      </w:r>
      <w:r>
        <w:rPr>
          <w:rFonts w:ascii="Calibri" w:hAnsi="Calibri" w:cs="Calibri"/>
        </w:rPr>
        <w:t xml:space="preserve"> </w:t>
      </w:r>
      <w:r w:rsidRPr="00473653">
        <w:rPr>
          <w:rFonts w:ascii="Calibri" w:hAnsi="Calibri" w:cs="Calibri"/>
        </w:rPr>
        <w:t>Besonders hervorzuheben ist sein tiefes Verständnis datengetriebener Wachstumsstrategien sowie seine Fähigkeit, komplexe technische Zusammenhänge in kürzester Zeit zu erfassen und in hochwirksame, skalierbare Lösungen zu überführen</w:t>
      </w:r>
      <w:del w:id="0" w:author="David Döbele" w:date="2025-06-24T14:46:00Z" w16du:dateUtc="2025-06-24T12:46:00Z">
        <w:r w:rsidRPr="00473653" w:rsidDel="0018150F">
          <w:rPr>
            <w:rFonts w:ascii="Calibri" w:hAnsi="Calibri" w:cs="Calibri"/>
          </w:rPr>
          <w:delText>. Besonders hervorzuheben ist</w:delText>
        </w:r>
      </w:del>
      <w:ins w:id="1" w:author="David Döbele" w:date="2025-06-24T14:46:00Z" w16du:dateUtc="2025-06-24T12:46:00Z">
        <w:r w:rsidR="0018150F">
          <w:rPr>
            <w:rFonts w:ascii="Calibri" w:hAnsi="Calibri" w:cs="Calibri"/>
          </w:rPr>
          <w:t xml:space="preserve"> sowie</w:t>
        </w:r>
      </w:ins>
      <w:r w:rsidRPr="00473653">
        <w:rPr>
          <w:rFonts w:ascii="Calibri" w:hAnsi="Calibri" w:cs="Calibri"/>
        </w:rPr>
        <w:t xml:space="preserve"> auch seine </w:t>
      </w:r>
      <w:r w:rsidR="00BD06D8">
        <w:rPr>
          <w:rFonts w:ascii="Calibri" w:hAnsi="Calibri" w:cs="Calibri"/>
        </w:rPr>
        <w:t xml:space="preserve">exzellente </w:t>
      </w:r>
      <w:r w:rsidRPr="00473653">
        <w:rPr>
          <w:rFonts w:ascii="Calibri" w:hAnsi="Calibri" w:cs="Calibri"/>
        </w:rPr>
        <w:t xml:space="preserve">Leistung beim Mitaufbau eines CRM-Systems zur Reaktivierung unserer Geschäftspartner. </w:t>
      </w:r>
      <w:proofErr w:type="gramStart"/>
      <w:r w:rsidRPr="00473653">
        <w:rPr>
          <w:rFonts w:ascii="Calibri" w:hAnsi="Calibri" w:cs="Calibri"/>
        </w:rPr>
        <w:t>Dieses ermöglichte automatisierte Kampagnen</w:t>
      </w:r>
      <w:proofErr w:type="gramEnd"/>
      <w:r w:rsidRPr="00473653">
        <w:rPr>
          <w:rFonts w:ascii="Calibri" w:hAnsi="Calibri" w:cs="Calibri"/>
        </w:rPr>
        <w:t xml:space="preserve"> und trug bereits im ersten Monat zur Generierung eines Umsatzes von über 60.000 € bei. Ebenso überzeugte er bei der Durchführung von fundierten Kostenanalysen zur Optimierung unserer Leadgenerierungsaktivitäten. </w:t>
      </w:r>
    </w:p>
    <w:p w14:paraId="3AA265D5" w14:textId="006F7B4F" w:rsidR="00473653" w:rsidRDefault="00473653" w:rsidP="00473653">
      <w:pPr>
        <w:pStyle w:val="Text"/>
        <w:rPr>
          <w:rFonts w:ascii="Calibri" w:hAnsi="Calibri" w:cs="Calibri"/>
        </w:rPr>
      </w:pPr>
      <w:r w:rsidRPr="00473653">
        <w:rPr>
          <w:rFonts w:ascii="Calibri" w:hAnsi="Calibri" w:cs="Calibri"/>
        </w:rPr>
        <w:t>Sein analytisches Denkvermögen ist in höchstem Maße ausgeprägt. Im Rahmen seines Praktikums automatisierte Herr Nzali unter anderem eigenverantwortlich den Abrechnungsprozess unter Einsatz von SQL und Excel. Durch diese Maßnahme konnten wöchentlich rund 15 Arbeitsstunden eingespart und die Fehler</w:t>
      </w:r>
      <w:r w:rsidRPr="00473653">
        <w:rPr>
          <w:rFonts w:ascii="Calibri" w:hAnsi="Calibri" w:cs="Calibri"/>
        </w:rPr>
        <w:lastRenderedPageBreak/>
        <w:t>quote signifikant reduziert werden. Darüber hinaus analysierte er umfangreiche Marketingdaten im Hinblick auf ihre Wirtschaftlichkeit und bewertete dabei systematisch den Return on Investment einzelner Maßnahmen.</w:t>
      </w:r>
    </w:p>
    <w:p w14:paraId="22CA9417" w14:textId="77777777" w:rsidR="007231E7" w:rsidRPr="007231E7" w:rsidRDefault="007231E7" w:rsidP="007231E7">
      <w:pPr>
        <w:pStyle w:val="Text"/>
        <w:rPr>
          <w:rFonts w:ascii="Calibri" w:hAnsi="Calibri" w:cs="Calibri"/>
        </w:rPr>
      </w:pPr>
    </w:p>
    <w:p w14:paraId="0E969A16" w14:textId="1CE5F593" w:rsidR="007231E7" w:rsidRDefault="007231E7" w:rsidP="007231E7">
      <w:pPr>
        <w:pStyle w:val="Text"/>
        <w:rPr>
          <w:rFonts w:ascii="Calibri" w:hAnsi="Calibri" w:cs="Calibri"/>
        </w:rPr>
      </w:pPr>
      <w:r w:rsidRPr="007231E7">
        <w:rPr>
          <w:rFonts w:ascii="Calibri" w:hAnsi="Calibri" w:cs="Calibri"/>
        </w:rPr>
        <w:t>Herr Nzali überzeugte durch seinen jederzeit sehr hohen Leistungswillen und seine allgegenwärtige Bereitschaft, Verantwortung zu übernehmen. Auch unter</w:t>
      </w:r>
      <w:r w:rsidR="00BD06D8">
        <w:rPr>
          <w:rFonts w:ascii="Calibri" w:hAnsi="Calibri" w:cs="Calibri"/>
        </w:rPr>
        <w:t xml:space="preserve"> sehr</w:t>
      </w:r>
      <w:r w:rsidRPr="007231E7">
        <w:rPr>
          <w:rFonts w:ascii="Calibri" w:hAnsi="Calibri" w:cs="Calibri"/>
        </w:rPr>
        <w:t xml:space="preserve"> starkem Arbeitsanfall agierte er jederzeit </w:t>
      </w:r>
      <w:ins w:id="2" w:author="David Döbele" w:date="2025-06-24T14:47:00Z" w16du:dateUtc="2025-06-24T12:47:00Z">
        <w:r w:rsidR="0018150F">
          <w:rPr>
            <w:rFonts w:ascii="Calibri" w:hAnsi="Calibri" w:cs="Calibri"/>
          </w:rPr>
          <w:t xml:space="preserve">ausgesprochen </w:t>
        </w:r>
      </w:ins>
      <w:r w:rsidRPr="007231E7">
        <w:rPr>
          <w:rFonts w:ascii="Calibri" w:hAnsi="Calibri" w:cs="Calibri"/>
        </w:rPr>
        <w:t xml:space="preserve">strukturiert, lösungsorientiert und mit klarem Fokus auf Qualität und Umsetzung. Sein Arbeitsstil war stets überaus gewissenhaft, äußerst effizient und geprägt von </w:t>
      </w:r>
      <w:r w:rsidR="00BD06D8">
        <w:rPr>
          <w:rFonts w:ascii="Calibri" w:hAnsi="Calibri" w:cs="Calibri"/>
        </w:rPr>
        <w:t xml:space="preserve">sehr </w:t>
      </w:r>
      <w:r w:rsidRPr="007231E7">
        <w:rPr>
          <w:rFonts w:ascii="Calibri" w:hAnsi="Calibri" w:cs="Calibri"/>
        </w:rPr>
        <w:t>hoher Eigeninitiative. Selbst bei kurzfristigen Änderungen und komplexen Herausforderungen bewies Herr Nzali überdurchschnittliche Belastbarkeit sowie ein ausgeprägtes unternehmerisches Denken. Insgesamt erfüllte Herr Nzali die ihm übertragenen Aufgaben stets und in jeder Hinsicht zu unserer vollsten Zufriedenheit – eine Bewertung, die seiner überdurchschnittlichen Leistung vollumfänglich gerecht wird.</w:t>
      </w:r>
    </w:p>
    <w:p w14:paraId="693EB6CB" w14:textId="77777777" w:rsidR="007231E7" w:rsidRPr="007231E7" w:rsidRDefault="007231E7" w:rsidP="007231E7">
      <w:pPr>
        <w:pStyle w:val="Text"/>
        <w:rPr>
          <w:rFonts w:ascii="Calibri" w:hAnsi="Calibri" w:cs="Calibri"/>
        </w:rPr>
      </w:pPr>
    </w:p>
    <w:p w14:paraId="42A1FD62" w14:textId="0F9FFE0C" w:rsidR="007231E7" w:rsidRPr="007231E7" w:rsidRDefault="007231E7" w:rsidP="007231E7">
      <w:pPr>
        <w:pStyle w:val="Text"/>
        <w:rPr>
          <w:rFonts w:ascii="Calibri" w:hAnsi="Calibri" w:cs="Calibri"/>
        </w:rPr>
      </w:pPr>
      <w:r w:rsidRPr="007231E7">
        <w:rPr>
          <w:rFonts w:ascii="Calibri" w:hAnsi="Calibri" w:cs="Calibri"/>
        </w:rPr>
        <w:t xml:space="preserve">Das persönliche Verhalten von Herrn Nzali war jederzeit einwandfrei. Aufgrund seiner ausgeprägten Kollegialität, Kommunikationsstärke und Hilfsbereitschaft war er bei Vorgesetzten, </w:t>
      </w:r>
      <w:proofErr w:type="spellStart"/>
      <w:proofErr w:type="gramStart"/>
      <w:r w:rsidRPr="007231E7">
        <w:rPr>
          <w:rFonts w:ascii="Calibri" w:hAnsi="Calibri" w:cs="Calibri"/>
        </w:rPr>
        <w:t>Kolleg:innen</w:t>
      </w:r>
      <w:proofErr w:type="spellEnd"/>
      <w:proofErr w:type="gramEnd"/>
      <w:r w:rsidRPr="007231E7">
        <w:rPr>
          <w:rFonts w:ascii="Calibri" w:hAnsi="Calibri" w:cs="Calibri"/>
        </w:rPr>
        <w:t xml:space="preserve"> und externen </w:t>
      </w:r>
      <w:proofErr w:type="spellStart"/>
      <w:proofErr w:type="gramStart"/>
      <w:r w:rsidRPr="007231E7">
        <w:rPr>
          <w:rFonts w:ascii="Calibri" w:hAnsi="Calibri" w:cs="Calibri"/>
        </w:rPr>
        <w:t>Partner:innen</w:t>
      </w:r>
      <w:proofErr w:type="spellEnd"/>
      <w:proofErr w:type="gramEnd"/>
      <w:r w:rsidRPr="007231E7">
        <w:rPr>
          <w:rFonts w:ascii="Calibri" w:hAnsi="Calibri" w:cs="Calibri"/>
        </w:rPr>
        <w:t xml:space="preserve"> gleichermaßen anerkannt und sehr geschätzt. Unser Unternehmen wurde durch ihn jederzeit in jeder Hinsicht vorbildlich und auf das Allerbeste repräsentiert. Für seinen weiteren beruflichen und persönlichen Weg wünschen wir Herrn Nzali weiterhin </w:t>
      </w:r>
      <w:r w:rsidR="008B0319">
        <w:rPr>
          <w:rFonts w:ascii="Calibri" w:hAnsi="Calibri" w:cs="Calibri"/>
        </w:rPr>
        <w:t>viel</w:t>
      </w:r>
      <w:r w:rsidRPr="007231E7">
        <w:rPr>
          <w:rFonts w:ascii="Calibri" w:hAnsi="Calibri" w:cs="Calibri"/>
        </w:rPr>
        <w:t xml:space="preserve"> Erfolg sowie alles Gute.</w:t>
      </w:r>
    </w:p>
    <w:p w14:paraId="7DBD5789" w14:textId="7EB4BEB0" w:rsidR="00610F3D" w:rsidRPr="007231E7" w:rsidRDefault="00610F3D">
      <w:pPr>
        <w:pStyle w:val="Text"/>
        <w:rPr>
          <w:rFonts w:ascii="Calibri" w:eastAsia="Calibri" w:hAnsi="Calibri" w:cs="Calibri"/>
        </w:rPr>
      </w:pPr>
    </w:p>
    <w:p w14:paraId="77044EE9" w14:textId="77777777" w:rsidR="0023625D" w:rsidRPr="007231E7" w:rsidRDefault="0023625D">
      <w:pPr>
        <w:pStyle w:val="Text"/>
        <w:rPr>
          <w:rFonts w:ascii="Calibri" w:eastAsia="Calibri" w:hAnsi="Calibri" w:cs="Calibri"/>
        </w:rPr>
      </w:pPr>
    </w:p>
    <w:p w14:paraId="63D422BF" w14:textId="77777777" w:rsidR="00610F3D" w:rsidRPr="007231E7" w:rsidRDefault="00610F3D">
      <w:pPr>
        <w:pStyle w:val="Standard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168" w:lineRule="exact"/>
        <w:ind w:left="2256"/>
        <w:rPr>
          <w:rFonts w:ascii="Calibri" w:eastAsia="Calibri" w:hAnsi="Calibri" w:cs="Calibri"/>
          <w:b/>
          <w:bCs/>
          <w:color w:val="265C8F"/>
          <w:sz w:val="18"/>
          <w:szCs w:val="18"/>
        </w:rPr>
      </w:pPr>
    </w:p>
    <w:p w14:paraId="5C45DC84" w14:textId="77777777" w:rsidR="00610F3D" w:rsidRPr="007231E7" w:rsidRDefault="00610F3D">
      <w:pPr>
        <w:pStyle w:val="Standard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168" w:lineRule="exact"/>
        <w:ind w:left="2256"/>
        <w:rPr>
          <w:rFonts w:ascii="Calibri" w:eastAsia="Calibri" w:hAnsi="Calibri" w:cs="Calibri"/>
          <w:b/>
          <w:bCs/>
          <w:color w:val="265C8F"/>
          <w:sz w:val="18"/>
          <w:szCs w:val="18"/>
        </w:rPr>
      </w:pPr>
    </w:p>
    <w:p w14:paraId="7F2999B4" w14:textId="77777777" w:rsidR="00610F3D" w:rsidRPr="007231E7" w:rsidRDefault="00610F3D">
      <w:pPr>
        <w:pStyle w:val="Standard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168" w:lineRule="exact"/>
        <w:ind w:left="2256"/>
        <w:rPr>
          <w:rFonts w:ascii="Calibri" w:eastAsia="Calibri" w:hAnsi="Calibri" w:cs="Calibri"/>
          <w:b/>
          <w:bCs/>
          <w:color w:val="265C8F"/>
          <w:sz w:val="18"/>
          <w:szCs w:val="18"/>
        </w:rPr>
      </w:pPr>
    </w:p>
    <w:p w14:paraId="79FA81DA" w14:textId="77777777" w:rsidR="00610F3D" w:rsidRPr="007231E7" w:rsidRDefault="00946C87" w:rsidP="00140D71">
      <w:pPr>
        <w:pStyle w:val="Standard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168" w:lineRule="exact"/>
        <w:rPr>
          <w:rFonts w:ascii="Calibri" w:eastAsia="Calibri" w:hAnsi="Calibri" w:cs="Calibri"/>
          <w:b/>
          <w:bCs/>
          <w:color w:val="265C8F"/>
          <w:sz w:val="18"/>
          <w:szCs w:val="18"/>
        </w:rPr>
      </w:pPr>
      <w:r w:rsidRPr="007231E7">
        <w:rPr>
          <w:rFonts w:ascii="Calibri" w:hAnsi="Calibri" w:cs="Calibri"/>
          <w:b/>
          <w:bCs/>
          <w:color w:val="265C8F"/>
          <w:sz w:val="18"/>
          <w:szCs w:val="18"/>
        </w:rPr>
        <w:t>__________________________________</w:t>
      </w:r>
    </w:p>
    <w:p w14:paraId="1A5484F4" w14:textId="76FE210D" w:rsidR="00610F3D" w:rsidRPr="00EB1379" w:rsidRDefault="00902D7E" w:rsidP="00140D71">
      <w:pPr>
        <w:pStyle w:val="Standard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168" w:lineRule="exact"/>
        <w:rPr>
          <w:rFonts w:ascii="Calibri" w:eastAsia="Calibri" w:hAnsi="Calibri" w:cs="Calibri"/>
          <w:b/>
          <w:bCs/>
          <w:color w:val="auto"/>
          <w:sz w:val="18"/>
          <w:szCs w:val="18"/>
        </w:rPr>
      </w:pPr>
      <w:proofErr w:type="spellStart"/>
      <w:r w:rsidRPr="007231E7">
        <w:rPr>
          <w:rFonts w:ascii="Calibri" w:hAnsi="Calibri" w:cs="Calibri"/>
          <w:b/>
          <w:bCs/>
          <w:color w:val="auto"/>
          <w:sz w:val="18"/>
          <w:szCs w:val="18"/>
          <w:lang w:val="en-US"/>
        </w:rPr>
        <w:t>Enpal</w:t>
      </w:r>
      <w:proofErr w:type="spellEnd"/>
      <w:r w:rsidRPr="007231E7">
        <w:rPr>
          <w:rFonts w:ascii="Calibri" w:hAnsi="Calibri" w:cs="Calibri"/>
          <w:b/>
          <w:bCs/>
          <w:color w:val="auto"/>
          <w:sz w:val="18"/>
          <w:szCs w:val="18"/>
          <w:lang w:val="en-US"/>
        </w:rPr>
        <w:t xml:space="preserve"> B.V.</w:t>
      </w:r>
    </w:p>
    <w:p w14:paraId="377D48C0" w14:textId="77777777" w:rsidR="00610F3D" w:rsidRPr="00EB1379" w:rsidRDefault="00610F3D">
      <w:pPr>
        <w:pStyle w:val="Standard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168" w:lineRule="exact"/>
        <w:ind w:left="2256"/>
        <w:rPr>
          <w:rFonts w:ascii="Calibri" w:eastAsia="Calibri" w:hAnsi="Calibri" w:cs="Calibri"/>
          <w:b/>
          <w:bCs/>
          <w:color w:val="265C8F"/>
          <w:sz w:val="18"/>
          <w:szCs w:val="18"/>
        </w:rPr>
      </w:pPr>
    </w:p>
    <w:sectPr w:rsidR="00610F3D" w:rsidRPr="00EB1379" w:rsidSect="008B0319">
      <w:headerReference w:type="default" r:id="rId7"/>
      <w:footerReference w:type="default" r:id="rId8"/>
      <w:pgSz w:w="11900" w:h="16840"/>
      <w:pgMar w:top="1440" w:right="1134" w:bottom="1440" w:left="1134"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453C4" w14:textId="77777777" w:rsidR="008D7A8A" w:rsidRDefault="008D7A8A">
      <w:r>
        <w:separator/>
      </w:r>
    </w:p>
  </w:endnote>
  <w:endnote w:type="continuationSeparator" w:id="0">
    <w:p w14:paraId="02382B12" w14:textId="77777777" w:rsidR="008D7A8A" w:rsidRDefault="008D7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Lato Regular">
    <w:altName w:val="Segoe UI"/>
    <w:panose1 w:val="020B0604020202020204"/>
    <w:charset w:val="00"/>
    <w:family w:val="roman"/>
    <w:pitch w:val="default"/>
  </w:font>
  <w:font w:name="Calibri">
    <w:panose1 w:val="020F0502020204030204"/>
    <w:charset w:val="00"/>
    <w:family w:val="swiss"/>
    <w:pitch w:val="variable"/>
    <w:sig w:usb0="E0002AFF" w:usb1="C000ACFF" w:usb2="00000009" w:usb3="00000000" w:csb0="000001FF" w:csb1="00000000"/>
  </w:font>
  <w:font w:name="Helvetica Neue">
    <w:altName w:val="Arial"/>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E68E5" w14:textId="77777777" w:rsidR="00610F3D" w:rsidRDefault="00610F3D">
    <w:pPr>
      <w:pStyle w:val="Fuzeile"/>
      <w:rPr>
        <w:rFonts w:ascii="Lato Regular" w:hAnsi="Lato Regular" w:hint="eastAsia"/>
        <w:sz w:val="16"/>
        <w:szCs w:val="16"/>
      </w:rPr>
    </w:pPr>
  </w:p>
  <w:p w14:paraId="0E590751" w14:textId="306ACA73" w:rsidR="00610F3D" w:rsidRPr="00140D71" w:rsidRDefault="00610F3D" w:rsidP="00140D71">
    <w:pPr>
      <w:pStyle w:val="Fuzeile"/>
      <w:jc w:val="center"/>
      <w:rPr>
        <w:rFonts w:ascii="Lato Regular" w:eastAsia="Lato Regular" w:hAnsi="Lato Regular" w:cs="Lato Regula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0134E" w14:textId="77777777" w:rsidR="008D7A8A" w:rsidRDefault="008D7A8A">
      <w:r>
        <w:separator/>
      </w:r>
    </w:p>
  </w:footnote>
  <w:footnote w:type="continuationSeparator" w:id="0">
    <w:p w14:paraId="3B68F513" w14:textId="77777777" w:rsidR="008D7A8A" w:rsidRDefault="008D7A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29EF6" w14:textId="77777777" w:rsidR="00610F3D" w:rsidRDefault="00610F3D">
    <w:pPr>
      <w:pStyle w:val="Kopf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55C4B"/>
    <w:multiLevelType w:val="hybridMultilevel"/>
    <w:tmpl w:val="CDCEE8A2"/>
    <w:styleLink w:val="Punkte"/>
    <w:lvl w:ilvl="0" w:tplc="4016E976">
      <w:start w:val="1"/>
      <w:numFmt w:val="bullet"/>
      <w:lvlText w:val="•"/>
      <w:lvlJc w:val="left"/>
      <w:pPr>
        <w:ind w:left="1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1" w:tplc="0B9E2800">
      <w:start w:val="1"/>
      <w:numFmt w:val="bullet"/>
      <w:lvlText w:val="•"/>
      <w:lvlJc w:val="left"/>
      <w:pPr>
        <w:ind w:left="7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2" w:tplc="D3C855EE">
      <w:start w:val="1"/>
      <w:numFmt w:val="bullet"/>
      <w:lvlText w:val="•"/>
      <w:lvlJc w:val="left"/>
      <w:pPr>
        <w:ind w:left="13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3" w:tplc="F89AD0F0">
      <w:start w:val="1"/>
      <w:numFmt w:val="bullet"/>
      <w:lvlText w:val="•"/>
      <w:lvlJc w:val="left"/>
      <w:pPr>
        <w:ind w:left="19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4" w:tplc="FEF834BC">
      <w:start w:val="1"/>
      <w:numFmt w:val="bullet"/>
      <w:lvlText w:val="•"/>
      <w:lvlJc w:val="left"/>
      <w:pPr>
        <w:ind w:left="25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5" w:tplc="90545948">
      <w:start w:val="1"/>
      <w:numFmt w:val="bullet"/>
      <w:lvlText w:val="•"/>
      <w:lvlJc w:val="left"/>
      <w:pPr>
        <w:ind w:left="31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6" w:tplc="8776503C">
      <w:start w:val="1"/>
      <w:numFmt w:val="bullet"/>
      <w:lvlText w:val="•"/>
      <w:lvlJc w:val="left"/>
      <w:pPr>
        <w:ind w:left="37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7" w:tplc="6686A514">
      <w:start w:val="1"/>
      <w:numFmt w:val="bullet"/>
      <w:lvlText w:val="•"/>
      <w:lvlJc w:val="left"/>
      <w:pPr>
        <w:ind w:left="43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8" w:tplc="88F6C450">
      <w:start w:val="1"/>
      <w:numFmt w:val="bullet"/>
      <w:lvlText w:val="•"/>
      <w:lvlJc w:val="left"/>
      <w:pPr>
        <w:ind w:left="4974" w:hanging="174"/>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3F765696"/>
    <w:multiLevelType w:val="hybridMultilevel"/>
    <w:tmpl w:val="167043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8D54A15"/>
    <w:multiLevelType w:val="hybridMultilevel"/>
    <w:tmpl w:val="833E3F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F0A4BE5"/>
    <w:multiLevelType w:val="hybridMultilevel"/>
    <w:tmpl w:val="CDCEE8A2"/>
    <w:numStyleLink w:val="Punkte"/>
  </w:abstractNum>
  <w:num w:numId="1" w16cid:durableId="1244224636">
    <w:abstractNumId w:val="0"/>
  </w:num>
  <w:num w:numId="2" w16cid:durableId="762989665">
    <w:abstractNumId w:val="3"/>
  </w:num>
  <w:num w:numId="3" w16cid:durableId="1339428665">
    <w:abstractNumId w:val="1"/>
  </w:num>
  <w:num w:numId="4" w16cid:durableId="132435592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isplayBackgroundShape/>
  <w:proofState w:spelling="clean" w:grammar="clean"/>
  <w:trackRevisions/>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F3D"/>
    <w:rsid w:val="00140D71"/>
    <w:rsid w:val="0018150F"/>
    <w:rsid w:val="001B2F9B"/>
    <w:rsid w:val="00224516"/>
    <w:rsid w:val="0023625D"/>
    <w:rsid w:val="002433F1"/>
    <w:rsid w:val="00250659"/>
    <w:rsid w:val="002A38EC"/>
    <w:rsid w:val="002C1D25"/>
    <w:rsid w:val="00473653"/>
    <w:rsid w:val="004A6152"/>
    <w:rsid w:val="00514DA9"/>
    <w:rsid w:val="00610F3D"/>
    <w:rsid w:val="007231E7"/>
    <w:rsid w:val="007572DB"/>
    <w:rsid w:val="007A20F7"/>
    <w:rsid w:val="008B0319"/>
    <w:rsid w:val="008D7A8A"/>
    <w:rsid w:val="00902D7E"/>
    <w:rsid w:val="00946C87"/>
    <w:rsid w:val="00A12A41"/>
    <w:rsid w:val="00BD06D8"/>
    <w:rsid w:val="00C06811"/>
    <w:rsid w:val="00C21BEE"/>
    <w:rsid w:val="00D42513"/>
    <w:rsid w:val="00D42732"/>
    <w:rsid w:val="00D45C2C"/>
    <w:rsid w:val="00E616FD"/>
    <w:rsid w:val="00EB1379"/>
    <w:rsid w:val="00F10E8A"/>
    <w:rsid w:val="00F91A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E8404"/>
  <w15:docId w15:val="{815F0F7C-7349-4BD3-9082-63ED91F07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de-DE" w:eastAsia="de-DE"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sz w:val="24"/>
      <w:szCs w:val="24"/>
      <w:lang w:val="en-US"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rPr>
      <w:u w:val="single"/>
    </w:rPr>
  </w:style>
  <w:style w:type="paragraph" w:styleId="Kopfzeile">
    <w:name w:val="header"/>
    <w:pPr>
      <w:tabs>
        <w:tab w:val="center" w:pos="4536"/>
        <w:tab w:val="right" w:pos="9072"/>
      </w:tabs>
      <w:spacing w:line="276" w:lineRule="auto"/>
    </w:pPr>
    <w:rPr>
      <w:rFonts w:ascii="Arial" w:hAnsi="Arial" w:cs="Arial Unicode MS"/>
      <w:color w:val="000000"/>
      <w:sz w:val="22"/>
      <w:szCs w:val="22"/>
      <w:u w:color="000000"/>
    </w:rPr>
  </w:style>
  <w:style w:type="paragraph" w:styleId="Fuzeile">
    <w:name w:val="footer"/>
    <w:pPr>
      <w:tabs>
        <w:tab w:val="center" w:pos="4536"/>
        <w:tab w:val="right" w:pos="9072"/>
      </w:tabs>
      <w:spacing w:line="276" w:lineRule="auto"/>
    </w:pPr>
    <w:rPr>
      <w:rFonts w:ascii="Arial" w:hAnsi="Arial" w:cs="Arial Unicode MS"/>
      <w:color w:val="000000"/>
      <w:sz w:val="22"/>
      <w:szCs w:val="22"/>
      <w:u w:color="000000"/>
    </w:rPr>
  </w:style>
  <w:style w:type="character" w:customStyle="1" w:styleId="Link">
    <w:name w:val="Link"/>
    <w:rPr>
      <w:outline w:val="0"/>
      <w:color w:val="0563C1"/>
      <w:u w:val="single" w:color="0563C1"/>
    </w:rPr>
  </w:style>
  <w:style w:type="character" w:customStyle="1" w:styleId="Hyperlink0">
    <w:name w:val="Hyperlink.0"/>
    <w:basedOn w:val="Link"/>
    <w:rPr>
      <w:rFonts w:ascii="Lato Regular" w:eastAsia="Lato Regular" w:hAnsi="Lato Regular" w:cs="Lato Regular"/>
      <w:outline w:val="0"/>
      <w:color w:val="0563C1"/>
      <w:sz w:val="16"/>
      <w:szCs w:val="16"/>
      <w:u w:val="single" w:color="0563C1"/>
    </w:rPr>
  </w:style>
  <w:style w:type="paragraph" w:customStyle="1" w:styleId="Text">
    <w:name w:val="Text"/>
    <w:pPr>
      <w:spacing w:line="276" w:lineRule="auto"/>
    </w:pPr>
    <w:rPr>
      <w:rFonts w:ascii="Arial" w:eastAsia="Arial" w:hAnsi="Arial" w:cs="Arial"/>
      <w:color w:val="000000"/>
      <w:sz w:val="22"/>
      <w:szCs w:val="22"/>
      <w:u w:color="000000"/>
      <w14:textOutline w14:w="0" w14:cap="flat" w14:cmpd="sng" w14:algn="ctr">
        <w14:noFill/>
        <w14:prstDash w14:val="solid"/>
        <w14:bevel/>
      </w14:textOutline>
    </w:rPr>
  </w:style>
  <w:style w:type="paragraph" w:styleId="Beschriftung">
    <w:name w:val="caption"/>
    <w:pPr>
      <w:suppressAutoHyphens/>
      <w:jc w:val="center"/>
      <w:outlineLvl w:val="0"/>
    </w:pPr>
    <w:rPr>
      <w:rFonts w:ascii="Calibri" w:hAnsi="Calibri" w:cs="Arial Unicode MS"/>
      <w:color w:val="FFFFFF"/>
      <w:sz w:val="26"/>
      <w:szCs w:val="26"/>
      <w14:textOutline w14:w="12700" w14:cap="flat" w14:cmpd="sng" w14:algn="ctr">
        <w14:noFill/>
        <w14:prstDash w14:val="solid"/>
        <w14:miter w14:lim="400000"/>
      </w14:textOutline>
    </w:rPr>
  </w:style>
  <w:style w:type="paragraph" w:customStyle="1" w:styleId="Standard1">
    <w:name w:val="Standard1"/>
    <w:pPr>
      <w:spacing w:before="160"/>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1">
    <w:name w:val="Hyperlink.1"/>
    <w:basedOn w:val="Link"/>
    <w:rPr>
      <w:outline w:val="0"/>
      <w:color w:val="0563C1"/>
      <w:u w:val="single" w:color="0563C1"/>
      <w:lang w:val="de-DE"/>
    </w:rPr>
  </w:style>
  <w:style w:type="numbering" w:customStyle="1" w:styleId="Punkte">
    <w:name w:val="Punkte"/>
    <w:pPr>
      <w:numPr>
        <w:numId w:val="1"/>
      </w:numPr>
    </w:pPr>
  </w:style>
  <w:style w:type="paragraph" w:styleId="berarbeitung">
    <w:name w:val="Revision"/>
    <w:hidden/>
    <w:uiPriority w:val="99"/>
    <w:semiHidden/>
    <w:rsid w:val="0018150F"/>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421600">
      <w:bodyDiv w:val="1"/>
      <w:marLeft w:val="0"/>
      <w:marRight w:val="0"/>
      <w:marTop w:val="0"/>
      <w:marBottom w:val="0"/>
      <w:divBdr>
        <w:top w:val="none" w:sz="0" w:space="0" w:color="auto"/>
        <w:left w:val="none" w:sz="0" w:space="0" w:color="auto"/>
        <w:bottom w:val="none" w:sz="0" w:space="0" w:color="auto"/>
        <w:right w:val="none" w:sz="0" w:space="0" w:color="auto"/>
      </w:divBdr>
    </w:div>
    <w:div w:id="1517039509">
      <w:bodyDiv w:val="1"/>
      <w:marLeft w:val="0"/>
      <w:marRight w:val="0"/>
      <w:marTop w:val="0"/>
      <w:marBottom w:val="0"/>
      <w:divBdr>
        <w:top w:val="none" w:sz="0" w:space="0" w:color="auto"/>
        <w:left w:val="none" w:sz="0" w:space="0" w:color="auto"/>
        <w:bottom w:val="none" w:sz="0" w:space="0" w:color="auto"/>
        <w:right w:val="none" w:sz="0" w:space="0" w:color="auto"/>
      </w:divBdr>
    </w:div>
    <w:div w:id="1779763340">
      <w:bodyDiv w:val="1"/>
      <w:marLeft w:val="0"/>
      <w:marRight w:val="0"/>
      <w:marTop w:val="0"/>
      <w:marBottom w:val="0"/>
      <w:divBdr>
        <w:top w:val="none" w:sz="0" w:space="0" w:color="auto"/>
        <w:left w:val="none" w:sz="0" w:space="0" w:color="auto"/>
        <w:bottom w:val="none" w:sz="0" w:space="0" w:color="auto"/>
        <w:right w:val="none" w:sz="0" w:space="0" w:color="auto"/>
      </w:divBdr>
    </w:div>
    <w:div w:id="18233041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ctr" defTabSz="914400" rtl="0" fontAlgn="auto" latinLnBrk="0" hangingPunct="0">
          <a:lnSpc>
            <a:spcPct val="100000"/>
          </a:lnSpc>
          <a:spcBef>
            <a:spcPts val="0"/>
          </a:spcBef>
          <a:spcAft>
            <a:spcPts val="0"/>
          </a:spcAft>
          <a:buClrTx/>
          <a:buSzTx/>
          <a:buFontTx/>
          <a:buNone/>
          <a:tabLst/>
          <a:defRPr kumimoji="0" sz="1300" b="0" i="0" u="none" strike="noStrike" cap="none" spc="0" normalizeH="0" baseline="0">
            <a:ln>
              <a:noFill/>
            </a:ln>
            <a:solidFill>
              <a:srgbClr val="FFFFFF"/>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614</Words>
  <Characters>3870</Characters>
  <Application>Microsoft Office Word</Application>
  <DocSecurity>0</DocSecurity>
  <Lines>32</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Jonas Stegh</dc:creator>
  <cp:lastModifiedBy>David Döbele</cp:lastModifiedBy>
  <cp:revision>10</cp:revision>
  <dcterms:created xsi:type="dcterms:W3CDTF">2025-06-23T21:27:00Z</dcterms:created>
  <dcterms:modified xsi:type="dcterms:W3CDTF">2025-06-24T12:48:00Z</dcterms:modified>
</cp:coreProperties>
</file>