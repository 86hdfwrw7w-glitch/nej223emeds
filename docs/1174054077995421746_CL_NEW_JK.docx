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03CC6" w14:textId="76DA488F" w:rsidR="00C771C0" w:rsidRPr="00B34318" w:rsidRDefault="00C771C0" w:rsidP="00C771C0">
      <w:pPr>
        <w:jc w:val="right"/>
        <w:rPr>
          <w:rFonts w:ascii="Georgia" w:hAnsi="Georgia"/>
          <w:sz w:val="20"/>
          <w:szCs w:val="20"/>
        </w:rPr>
      </w:pPr>
      <w:r w:rsidRPr="00B34318">
        <w:rPr>
          <w:rFonts w:ascii="Georgia" w:hAnsi="Georgia"/>
          <w:sz w:val="20"/>
          <w:szCs w:val="20"/>
        </w:rPr>
        <w:t>Josef Karbasie</w:t>
      </w:r>
    </w:p>
    <w:p w14:paraId="69C840E8" w14:textId="51DE1A39" w:rsidR="00C771C0" w:rsidRPr="00B34318" w:rsidRDefault="00C771C0" w:rsidP="00C771C0">
      <w:pPr>
        <w:jc w:val="right"/>
        <w:rPr>
          <w:rFonts w:ascii="Georgia" w:hAnsi="Georgia"/>
          <w:sz w:val="20"/>
          <w:szCs w:val="20"/>
        </w:rPr>
      </w:pPr>
      <w:r w:rsidRPr="00B34318">
        <w:rPr>
          <w:rFonts w:ascii="Georgia" w:hAnsi="Georgia"/>
          <w:sz w:val="20"/>
          <w:szCs w:val="20"/>
        </w:rPr>
        <w:t>A</w:t>
      </w:r>
      <w:r w:rsidR="00066111" w:rsidRPr="00B34318">
        <w:rPr>
          <w:rFonts w:ascii="Georgia" w:hAnsi="Georgia"/>
          <w:sz w:val="20"/>
          <w:szCs w:val="20"/>
        </w:rPr>
        <w:t>dickesallee</w:t>
      </w:r>
      <w:r w:rsidRPr="00B34318">
        <w:rPr>
          <w:rFonts w:ascii="Georgia" w:hAnsi="Georgia"/>
          <w:sz w:val="20"/>
          <w:szCs w:val="20"/>
        </w:rPr>
        <w:t xml:space="preserve"> </w:t>
      </w:r>
      <w:r w:rsidR="00066111" w:rsidRPr="00B34318">
        <w:rPr>
          <w:rFonts w:ascii="Georgia" w:hAnsi="Georgia"/>
          <w:sz w:val="20"/>
          <w:szCs w:val="20"/>
        </w:rPr>
        <w:t>40</w:t>
      </w:r>
    </w:p>
    <w:p w14:paraId="426F0156" w14:textId="459ED5AB" w:rsidR="00C771C0" w:rsidRPr="00B34318" w:rsidRDefault="00066111" w:rsidP="00C771C0">
      <w:pPr>
        <w:jc w:val="right"/>
        <w:rPr>
          <w:rFonts w:ascii="Georgia" w:hAnsi="Georgia"/>
          <w:sz w:val="20"/>
          <w:szCs w:val="20"/>
        </w:rPr>
      </w:pPr>
      <w:r w:rsidRPr="00B34318">
        <w:rPr>
          <w:rFonts w:ascii="Georgia" w:hAnsi="Georgia"/>
          <w:sz w:val="20"/>
          <w:szCs w:val="20"/>
        </w:rPr>
        <w:t xml:space="preserve">60322 </w:t>
      </w:r>
      <w:r w:rsidR="00C771C0" w:rsidRPr="00B34318">
        <w:rPr>
          <w:rFonts w:ascii="Georgia" w:hAnsi="Georgia"/>
          <w:sz w:val="20"/>
          <w:szCs w:val="20"/>
        </w:rPr>
        <w:t>Frankfurt am Main</w:t>
      </w:r>
    </w:p>
    <w:p w14:paraId="37932027" w14:textId="77777777" w:rsidR="00C771C0" w:rsidRPr="00B34318" w:rsidRDefault="00C771C0" w:rsidP="00C771C0">
      <w:pPr>
        <w:jc w:val="right"/>
        <w:rPr>
          <w:rFonts w:ascii="Georgia" w:hAnsi="Georgia"/>
          <w:sz w:val="20"/>
          <w:szCs w:val="20"/>
        </w:rPr>
      </w:pPr>
      <w:r w:rsidRPr="00B34318">
        <w:rPr>
          <w:rFonts w:ascii="Georgia" w:hAnsi="Georgia"/>
          <w:sz w:val="20"/>
          <w:szCs w:val="20"/>
        </w:rPr>
        <w:t>Josefkarbasie@outlook.com</w:t>
      </w:r>
    </w:p>
    <w:p w14:paraId="5EE1866F" w14:textId="6E488872" w:rsidR="00C771C0" w:rsidRDefault="00C771C0" w:rsidP="0041608B">
      <w:pPr>
        <w:jc w:val="right"/>
        <w:rPr>
          <w:ins w:id="0" w:author="Josef Karbasie" w:date="2023-08-16T18:58:00Z"/>
          <w:rFonts w:ascii="Georgia" w:hAnsi="Georgia"/>
          <w:sz w:val="20"/>
          <w:szCs w:val="20"/>
        </w:rPr>
      </w:pPr>
      <w:r w:rsidRPr="00B34318">
        <w:rPr>
          <w:rFonts w:ascii="Georgia" w:hAnsi="Georgia"/>
          <w:sz w:val="20"/>
          <w:szCs w:val="20"/>
        </w:rPr>
        <w:t>+49 1791083389</w:t>
      </w:r>
    </w:p>
    <w:p w14:paraId="00984FC7" w14:textId="77777777" w:rsidR="007A2375" w:rsidRPr="00B34318" w:rsidRDefault="007A2375" w:rsidP="0041608B">
      <w:pPr>
        <w:jc w:val="right"/>
        <w:rPr>
          <w:rFonts w:ascii="Georgia" w:hAnsi="Georgia"/>
          <w:sz w:val="20"/>
          <w:szCs w:val="20"/>
        </w:rPr>
      </w:pPr>
    </w:p>
    <w:p w14:paraId="7A277FA5" w14:textId="6650EC10" w:rsidR="009E34D4" w:rsidRPr="00B34318" w:rsidDel="007A2375" w:rsidRDefault="009E34D4" w:rsidP="009E34D4">
      <w:pPr>
        <w:rPr>
          <w:del w:id="1" w:author="Josef Karbasie" w:date="2023-08-16T18:58:00Z"/>
          <w:rFonts w:ascii="Georgia" w:hAnsi="Georgia"/>
          <w:sz w:val="20"/>
          <w:szCs w:val="20"/>
        </w:rPr>
      </w:pPr>
      <w:del w:id="2" w:author="Josef Karbasie" w:date="2023-08-16T18:58:00Z">
        <w:r w:rsidRPr="00B34318" w:rsidDel="007A2375">
          <w:rPr>
            <w:rFonts w:ascii="Georgia" w:hAnsi="Georgia"/>
            <w:sz w:val="20"/>
            <w:szCs w:val="20"/>
          </w:rPr>
          <w:delText>Empfänger einfügen</w:delText>
        </w:r>
      </w:del>
    </w:p>
    <w:p w14:paraId="4D670D5D" w14:textId="0BCF03F3" w:rsidR="009E34D4" w:rsidRPr="00B34318" w:rsidDel="007A2375" w:rsidRDefault="009E34D4" w:rsidP="009E34D4">
      <w:pPr>
        <w:rPr>
          <w:del w:id="3" w:author="Josef Karbasie" w:date="2023-08-16T18:58:00Z"/>
          <w:rFonts w:ascii="Georgia" w:hAnsi="Georgia"/>
          <w:sz w:val="20"/>
          <w:szCs w:val="20"/>
        </w:rPr>
      </w:pPr>
      <w:del w:id="4" w:author="Josef Karbasie" w:date="2023-08-16T18:58:00Z">
        <w:r w:rsidRPr="00B34318" w:rsidDel="007A2375">
          <w:rPr>
            <w:rFonts w:ascii="Georgia" w:hAnsi="Georgia"/>
            <w:sz w:val="20"/>
            <w:szCs w:val="20"/>
          </w:rPr>
          <w:delText>Adresse einfüge</w:delText>
        </w:r>
        <w:r w:rsidRPr="00782BEF" w:rsidDel="007A2375">
          <w:rPr>
            <w:rFonts w:ascii="Georgia" w:hAnsi="Georgia"/>
            <w:sz w:val="20"/>
            <w:szCs w:val="20"/>
          </w:rPr>
          <w:delText>n</w:delText>
        </w:r>
      </w:del>
    </w:p>
    <w:p w14:paraId="04A7B76F" w14:textId="23B0D031" w:rsidR="009E34D4" w:rsidRPr="00B34318" w:rsidDel="007A2375" w:rsidRDefault="009E34D4" w:rsidP="009E34D4">
      <w:pPr>
        <w:rPr>
          <w:del w:id="5" w:author="Josef Karbasie" w:date="2023-08-16T18:58:00Z"/>
          <w:rFonts w:ascii="Georgia" w:hAnsi="Georgia"/>
          <w:sz w:val="20"/>
          <w:szCs w:val="20"/>
          <w:lang w:val="en-US"/>
        </w:rPr>
      </w:pPr>
      <w:del w:id="6" w:author="Josef Karbasie" w:date="2023-08-16T18:58:00Z">
        <w:r w:rsidRPr="00782BEF" w:rsidDel="007A2375">
          <w:rPr>
            <w:rFonts w:ascii="Georgia" w:hAnsi="Georgia"/>
            <w:sz w:val="20"/>
            <w:szCs w:val="20"/>
            <w:lang w:val="en-US"/>
          </w:rPr>
          <w:delText>Etc.</w:delText>
        </w:r>
        <w:r w:rsidRPr="00B34318" w:rsidDel="007A2375">
          <w:rPr>
            <w:rFonts w:ascii="Georgia" w:hAnsi="Georgia"/>
            <w:sz w:val="20"/>
            <w:szCs w:val="20"/>
            <w:lang w:val="en-US"/>
          </w:rPr>
          <w:delText xml:space="preserve"> einfügen </w:delText>
        </w:r>
      </w:del>
    </w:p>
    <w:p w14:paraId="251B20CD" w14:textId="1178DD95" w:rsidR="009E34D4" w:rsidRPr="00D14E7B" w:rsidRDefault="009E34D4" w:rsidP="009E34D4">
      <w:pPr>
        <w:jc w:val="right"/>
        <w:rPr>
          <w:rFonts w:ascii="Georgia" w:hAnsi="Georgia"/>
          <w:sz w:val="20"/>
          <w:szCs w:val="20"/>
          <w:lang w:val="en-US"/>
        </w:rPr>
      </w:pPr>
      <w:del w:id="7" w:author="Josef Karbasie" w:date="2023-08-16T18:58:00Z">
        <w:r w:rsidRPr="00D14E7B" w:rsidDel="007A2375">
          <w:rPr>
            <w:rFonts w:ascii="Georgia" w:hAnsi="Georgia"/>
            <w:sz w:val="20"/>
            <w:szCs w:val="20"/>
            <w:lang w:val="en-US"/>
          </w:rPr>
          <w:delText>Ort</w:delText>
        </w:r>
      </w:del>
      <w:ins w:id="8" w:author="Josef Karbasie" w:date="2023-08-16T18:58:00Z">
        <w:r w:rsidR="007A2375" w:rsidRPr="00D14E7B">
          <w:rPr>
            <w:rFonts w:ascii="Georgia" w:hAnsi="Georgia"/>
            <w:sz w:val="20"/>
            <w:szCs w:val="20"/>
            <w:lang w:val="en-US"/>
            <w:rPrChange w:id="9" w:author="Josef Karbasie" w:date="2023-09-19T13:54:00Z">
              <w:rPr>
                <w:rFonts w:ascii="Georgia" w:hAnsi="Georgia"/>
                <w:sz w:val="20"/>
                <w:szCs w:val="20"/>
              </w:rPr>
            </w:rPrChange>
          </w:rPr>
          <w:t>Frankfurt am Main</w:t>
        </w:r>
      </w:ins>
      <w:r w:rsidRPr="00D14E7B">
        <w:rPr>
          <w:rFonts w:ascii="Georgia" w:hAnsi="Georgia"/>
          <w:sz w:val="20"/>
          <w:szCs w:val="20"/>
          <w:lang w:val="en-US"/>
        </w:rPr>
        <w:t xml:space="preserve">, </w:t>
      </w:r>
      <w:del w:id="10" w:author="Josef Karbasie" w:date="2023-08-16T18:58:00Z">
        <w:r w:rsidRPr="00D14E7B" w:rsidDel="007A2375">
          <w:rPr>
            <w:rFonts w:ascii="Georgia" w:hAnsi="Georgia"/>
            <w:sz w:val="20"/>
            <w:szCs w:val="20"/>
            <w:lang w:val="en-US"/>
          </w:rPr>
          <w:delText>Datum einfügen</w:delText>
        </w:r>
      </w:del>
      <w:ins w:id="11" w:author="Josef Karbasie" w:date="2023-09-19T13:54:00Z">
        <w:r w:rsidR="008A6FCA" w:rsidRPr="008A6FCA">
          <w:rPr>
            <w:rFonts w:ascii="Georgia" w:hAnsi="Georgia"/>
            <w:sz w:val="20"/>
            <w:szCs w:val="20"/>
            <w:lang w:val="en-US"/>
          </w:rPr>
          <w:t>19.09.2023</w:t>
        </w:r>
      </w:ins>
    </w:p>
    <w:p w14:paraId="47B7F9A2" w14:textId="77777777" w:rsidR="009E34D4" w:rsidRPr="00D14E7B" w:rsidRDefault="009E34D4" w:rsidP="009E34D4">
      <w:pPr>
        <w:jc w:val="right"/>
        <w:rPr>
          <w:rFonts w:ascii="Georgia" w:hAnsi="Georgia"/>
          <w:b/>
          <w:bCs/>
          <w:sz w:val="20"/>
          <w:szCs w:val="20"/>
          <w:lang w:val="en-US"/>
        </w:rPr>
      </w:pPr>
    </w:p>
    <w:p w14:paraId="04B0EA39" w14:textId="46BD186D" w:rsidR="009E34D4" w:rsidRPr="00B34318" w:rsidRDefault="009E34D4" w:rsidP="00B34318">
      <w:pPr>
        <w:jc w:val="both"/>
        <w:rPr>
          <w:rFonts w:ascii="Georgia" w:hAnsi="Georgia"/>
          <w:b/>
          <w:bCs/>
          <w:sz w:val="20"/>
          <w:szCs w:val="20"/>
          <w:lang w:val="en-US"/>
        </w:rPr>
      </w:pPr>
      <w:r w:rsidRPr="00B34318">
        <w:rPr>
          <w:rFonts w:ascii="Georgia" w:hAnsi="Georgia"/>
          <w:b/>
          <w:bCs/>
          <w:sz w:val="20"/>
          <w:szCs w:val="20"/>
          <w:lang w:val="en-US"/>
        </w:rPr>
        <w:t xml:space="preserve">Application for </w:t>
      </w:r>
      <w:ins w:id="12" w:author="Josef Karbasie" w:date="2023-09-19T13:54:00Z">
        <w:r w:rsidR="008A6FCA">
          <w:rPr>
            <w:rFonts w:ascii="Georgia" w:hAnsi="Georgia"/>
            <w:b/>
            <w:bCs/>
            <w:sz w:val="20"/>
            <w:szCs w:val="20"/>
            <w:lang w:val="en-US"/>
          </w:rPr>
          <w:t xml:space="preserve">the </w:t>
        </w:r>
        <w:r w:rsidR="008A6FCA" w:rsidRPr="008A6FCA">
          <w:rPr>
            <w:rFonts w:ascii="Georgia" w:hAnsi="Georgia"/>
            <w:b/>
            <w:bCs/>
            <w:sz w:val="20"/>
            <w:szCs w:val="20"/>
            <w:lang w:val="en-US"/>
            <w:rPrChange w:id="13" w:author="Josef Karbasie" w:date="2023-09-19T13:54:00Z">
              <w:rPr>
                <w:rFonts w:ascii="Georgia" w:hAnsi="Georgia"/>
                <w:b/>
                <w:bCs/>
                <w:sz w:val="20"/>
                <w:szCs w:val="20"/>
              </w:rPr>
            </w:rPrChange>
          </w:rPr>
          <w:t>Investment Banking Analyst Program</w:t>
        </w:r>
      </w:ins>
      <w:del w:id="14" w:author="Josef Karbasie" w:date="2023-09-19T13:54:00Z">
        <w:r w:rsidRPr="00B34318" w:rsidDel="00D14E7B">
          <w:rPr>
            <w:rFonts w:ascii="Georgia" w:hAnsi="Georgia"/>
            <w:b/>
            <w:bCs/>
            <w:sz w:val="20"/>
            <w:szCs w:val="20"/>
            <w:lang w:val="en-US"/>
          </w:rPr>
          <w:delText>M&amp;A Internship at Harris Williams</w:delText>
        </w:r>
      </w:del>
    </w:p>
    <w:p w14:paraId="12164A14" w14:textId="77777777" w:rsidR="009E34D4" w:rsidRPr="00782BEF" w:rsidRDefault="009E34D4" w:rsidP="00B34318">
      <w:pPr>
        <w:jc w:val="both"/>
        <w:rPr>
          <w:rFonts w:ascii="Georgia" w:hAnsi="Georgia"/>
          <w:sz w:val="20"/>
          <w:szCs w:val="20"/>
          <w:lang w:val="en-US"/>
        </w:rPr>
      </w:pPr>
    </w:p>
    <w:p w14:paraId="7C248BAC" w14:textId="77777777" w:rsidR="009E34D4" w:rsidRPr="00E0727E" w:rsidRDefault="009E34D4" w:rsidP="00B34318">
      <w:pPr>
        <w:jc w:val="both"/>
        <w:rPr>
          <w:rFonts w:ascii="Georgia" w:hAnsi="Georgia"/>
          <w:sz w:val="20"/>
          <w:szCs w:val="20"/>
          <w:lang w:val="en-US"/>
        </w:rPr>
      </w:pPr>
      <w:r w:rsidRPr="00E0727E">
        <w:rPr>
          <w:rFonts w:ascii="Georgia" w:hAnsi="Georgia"/>
          <w:sz w:val="20"/>
          <w:szCs w:val="20"/>
          <w:lang w:val="en-US"/>
        </w:rPr>
        <w:t>Dear Sir or Madam,</w:t>
      </w:r>
    </w:p>
    <w:p w14:paraId="210F3E59" w14:textId="77777777" w:rsidR="009E34D4" w:rsidRPr="00E0727E" w:rsidRDefault="009E34D4" w:rsidP="00B34318">
      <w:pPr>
        <w:jc w:val="both"/>
        <w:rPr>
          <w:rFonts w:ascii="Georgia" w:hAnsi="Georgia"/>
          <w:sz w:val="20"/>
          <w:szCs w:val="20"/>
          <w:lang w:val="en-US"/>
        </w:rPr>
      </w:pPr>
    </w:p>
    <w:p w14:paraId="4BC4DC14" w14:textId="77777777" w:rsidR="006D5AFD" w:rsidRPr="006D5AFD" w:rsidRDefault="006D5AFD" w:rsidP="006D5AFD">
      <w:pPr>
        <w:jc w:val="both"/>
        <w:rPr>
          <w:ins w:id="15" w:author="Josef Karbasie" w:date="2023-09-20T00:15:00Z"/>
          <w:rFonts w:ascii="Georgia" w:hAnsi="Georgia"/>
          <w:sz w:val="20"/>
          <w:szCs w:val="20"/>
          <w:lang w:val="en-US"/>
        </w:rPr>
      </w:pPr>
      <w:ins w:id="16" w:author="Josef Karbasie" w:date="2023-09-20T00:15:00Z">
        <w:r w:rsidRPr="006D5AFD">
          <w:rPr>
            <w:rFonts w:ascii="Georgia" w:hAnsi="Georgia"/>
            <w:sz w:val="20"/>
            <w:szCs w:val="20"/>
            <w:lang w:val="en-US"/>
          </w:rPr>
          <w:t>From a young age, I have been deeply interested in economics and finance, drawing inspiration from family members in the field and iconic investors like Warren Buffett and Benjamin Graham. Raised in Germany by an Afghan father and an Iranian mother, fluent in German, Farsi, and Dari, I have always been immersed in diverse cultures. Admittedly, my earlier approach to learning might not have provided the most optimal start to my studies, but my passion only deepened and crystallized post-high school in 2021. My unwavering curiosity for economic subjects and an intrinsic drive to realize my utmost potential steered me toward Investment Banking. The sector intrigues me due to its fast-paced and dynamic work culture and compelling business challenges. Since my Abitur, I have consistently sought knowledge in this domain through finance literature, podcasts, or relevant content on social media platforms. I already completed a three-month M&amp;A internship at SSC Consult before my studies at Frankfurt School. Currently, I am completing an M&amp;A internship at Stout LLC until the end of November. An internship at JP Morgan in the Summer of 2024 would be the optimal progression in my journey.</w:t>
        </w:r>
      </w:ins>
    </w:p>
    <w:p w14:paraId="5A3BBC56" w14:textId="77777777" w:rsidR="006D5AFD" w:rsidRPr="006D5AFD" w:rsidRDefault="006D5AFD" w:rsidP="006D5AFD">
      <w:pPr>
        <w:jc w:val="both"/>
        <w:rPr>
          <w:ins w:id="17" w:author="Josef Karbasie" w:date="2023-09-20T00:15:00Z"/>
          <w:rFonts w:ascii="Georgia" w:hAnsi="Georgia"/>
          <w:sz w:val="20"/>
          <w:szCs w:val="20"/>
          <w:lang w:val="en-US"/>
        </w:rPr>
      </w:pPr>
    </w:p>
    <w:p w14:paraId="40B51D9D" w14:textId="4ACD47E6" w:rsidR="006D5AFD" w:rsidRPr="006D5AFD" w:rsidRDefault="006D5AFD" w:rsidP="006D5AFD">
      <w:pPr>
        <w:jc w:val="both"/>
        <w:rPr>
          <w:ins w:id="18" w:author="Josef Karbasie" w:date="2023-09-20T00:15:00Z"/>
          <w:rFonts w:ascii="Georgia" w:hAnsi="Georgia"/>
          <w:sz w:val="20"/>
          <w:szCs w:val="20"/>
          <w:lang w:val="en-US"/>
        </w:rPr>
      </w:pPr>
      <w:ins w:id="19" w:author="Josef Karbasie" w:date="2023-09-20T00:15:00Z">
        <w:r w:rsidRPr="006D5AFD">
          <w:rPr>
            <w:rFonts w:ascii="Georgia" w:hAnsi="Georgia"/>
            <w:sz w:val="20"/>
            <w:szCs w:val="20"/>
            <w:lang w:val="en-US"/>
          </w:rPr>
          <w:t xml:space="preserve">After my high school graduation in 2021, I </w:t>
        </w:r>
      </w:ins>
      <w:ins w:id="20" w:author="Josef Karbasie" w:date="2023-09-20T00:18:00Z">
        <w:r w:rsidR="000512F9">
          <w:rPr>
            <w:rFonts w:ascii="Georgia" w:hAnsi="Georgia"/>
            <w:sz w:val="20"/>
            <w:szCs w:val="20"/>
            <w:lang w:val="en-US"/>
          </w:rPr>
          <w:t>decided</w:t>
        </w:r>
      </w:ins>
      <w:ins w:id="21" w:author="Josef Karbasie" w:date="2023-09-20T00:15:00Z">
        <w:r w:rsidRPr="006D5AFD">
          <w:rPr>
            <w:rFonts w:ascii="Georgia" w:hAnsi="Georgia"/>
            <w:sz w:val="20"/>
            <w:szCs w:val="20"/>
            <w:lang w:val="en-US"/>
          </w:rPr>
          <w:t xml:space="preserve"> to take a gap year, a decision that led to my involvement in a non-combatant evacuation operation</w:t>
        </w:r>
      </w:ins>
      <w:ins w:id="22" w:author="Josef Karbasie" w:date="2023-09-20T00:19:00Z">
        <w:r w:rsidR="000512F9">
          <w:rPr>
            <w:rFonts w:ascii="Georgia" w:hAnsi="Georgia"/>
            <w:sz w:val="20"/>
            <w:szCs w:val="20"/>
            <w:lang w:val="en-US"/>
          </w:rPr>
          <w:t xml:space="preserve"> on behalf of the US </w:t>
        </w:r>
      </w:ins>
      <w:ins w:id="23" w:author="Josef Karbasie" w:date="2023-09-20T00:15:00Z">
        <w:r w:rsidRPr="006D5AFD">
          <w:rPr>
            <w:rFonts w:ascii="Georgia" w:hAnsi="Georgia"/>
            <w:sz w:val="20"/>
            <w:szCs w:val="20"/>
            <w:lang w:val="en-US"/>
          </w:rPr>
          <w:t>Department of Defense and Department of State in Italy. Due to my linguistic prowess, this experience validated my English proficiency and allowed me to connect with a diverse array of driven individuals. Together, we tackled multifaceted challenges concerning the evacuation of Afghans. Throughout this mission, I consistently demonstrated resilience, a high work ethic, and an ability to thrive under pressure — qualities I again showcased when the US Embassy in Tirana, Albania, entrusted me with coordinating the exit for 213 Afghan refugees. Collaborating closely with agencies like the CBP and FBI, etc. I managed critical tasks, including the creation of the flight manifest, which I appreciated greatly due to the trust and confidence placed in me. Assisting families in dire circumstances reinforced the value of collaboration, teaching me the importance of understanding and valuing diverse perspectives, which I believe are crucial for a career in Investment Banking.</w:t>
        </w:r>
      </w:ins>
    </w:p>
    <w:p w14:paraId="7F3DD8DD" w14:textId="77777777" w:rsidR="006D5AFD" w:rsidRPr="006D5AFD" w:rsidRDefault="006D5AFD" w:rsidP="006D5AFD">
      <w:pPr>
        <w:jc w:val="both"/>
        <w:rPr>
          <w:ins w:id="24" w:author="Josef Karbasie" w:date="2023-09-20T00:15:00Z"/>
          <w:rFonts w:ascii="Georgia" w:hAnsi="Georgia"/>
          <w:sz w:val="20"/>
          <w:szCs w:val="20"/>
          <w:lang w:val="en-US"/>
        </w:rPr>
      </w:pPr>
    </w:p>
    <w:p w14:paraId="02B58568" w14:textId="77777777" w:rsidR="006D5AFD" w:rsidRPr="006D5AFD" w:rsidRDefault="006D5AFD" w:rsidP="006D5AFD">
      <w:pPr>
        <w:jc w:val="both"/>
        <w:rPr>
          <w:ins w:id="25" w:author="Josef Karbasie" w:date="2023-09-20T00:15:00Z"/>
          <w:rFonts w:ascii="Georgia" w:hAnsi="Georgia"/>
          <w:sz w:val="20"/>
          <w:szCs w:val="20"/>
          <w:lang w:val="en-US"/>
        </w:rPr>
      </w:pPr>
      <w:ins w:id="26" w:author="Josef Karbasie" w:date="2023-09-20T00:15:00Z">
        <w:r w:rsidRPr="006D5AFD">
          <w:rPr>
            <w:rFonts w:ascii="Georgia" w:hAnsi="Georgia"/>
            <w:sz w:val="20"/>
            <w:szCs w:val="20"/>
            <w:lang w:val="en-US"/>
          </w:rPr>
          <w:t xml:space="preserve">My time at SSC Consult, my first M&amp;A internship was instrumental in my professional growth. I am indebted to my supervisors at SSC for recognizing my potential straight out of high school. Their faith in me was justified, as evidenced by my subsequent performance and the accolades I received. Currently I am in Berlin for my current M&amp;A internship at Stout. I am responsible for the creation of research and deal-crucial documents and valuation, which I highly appreciate since I </w:t>
        </w:r>
        <w:proofErr w:type="gramStart"/>
        <w:r w:rsidRPr="006D5AFD">
          <w:rPr>
            <w:rFonts w:ascii="Georgia" w:hAnsi="Georgia"/>
            <w:sz w:val="20"/>
            <w:szCs w:val="20"/>
            <w:lang w:val="en-US"/>
          </w:rPr>
          <w:t>am able to</w:t>
        </w:r>
        <w:proofErr w:type="gramEnd"/>
        <w:r w:rsidRPr="006D5AFD">
          <w:rPr>
            <w:rFonts w:ascii="Georgia" w:hAnsi="Georgia"/>
            <w:sz w:val="20"/>
            <w:szCs w:val="20"/>
            <w:lang w:val="en-US"/>
          </w:rPr>
          <w:t xml:space="preserve"> further develop my skillset for my future career in Investment Banking. My enthusiasm for Investment Banking also permeates my academic life; I am an active member of the student initiative FS Invest. Here, I engage in insightful discussions about the current M&amp;A landscape and participate in workshops in cooperation with leading Investment Banks and Boutiques. Outside academia, I find solace and discipline in weight training. This activity mirrors the tenets of hard work, determination, and ambition that I aim to bring to any role, especially at JP Morgan.</w:t>
        </w:r>
      </w:ins>
    </w:p>
    <w:p w14:paraId="08CBA8A6" w14:textId="77777777" w:rsidR="006D5AFD" w:rsidRPr="006D5AFD" w:rsidRDefault="006D5AFD" w:rsidP="006D5AFD">
      <w:pPr>
        <w:jc w:val="both"/>
        <w:rPr>
          <w:ins w:id="27" w:author="Josef Karbasie" w:date="2023-09-20T00:15:00Z"/>
          <w:rFonts w:ascii="Georgia" w:hAnsi="Georgia"/>
          <w:sz w:val="20"/>
          <w:szCs w:val="20"/>
          <w:lang w:val="en-US"/>
        </w:rPr>
      </w:pPr>
    </w:p>
    <w:p w14:paraId="08118ED3" w14:textId="77777777" w:rsidR="006D5AFD" w:rsidRPr="006D5AFD" w:rsidRDefault="006D5AFD" w:rsidP="006D5AFD">
      <w:pPr>
        <w:jc w:val="both"/>
        <w:rPr>
          <w:ins w:id="28" w:author="Josef Karbasie" w:date="2023-09-20T00:15:00Z"/>
          <w:rFonts w:ascii="Georgia" w:hAnsi="Georgia"/>
          <w:sz w:val="20"/>
          <w:szCs w:val="20"/>
          <w:lang w:val="en-US"/>
        </w:rPr>
      </w:pPr>
      <w:ins w:id="29" w:author="Josef Karbasie" w:date="2023-09-20T00:15:00Z">
        <w:r w:rsidRPr="006D5AFD">
          <w:rPr>
            <w:rFonts w:ascii="Georgia" w:hAnsi="Georgia"/>
            <w:sz w:val="20"/>
            <w:szCs w:val="20"/>
            <w:lang w:val="en-US"/>
          </w:rPr>
          <w:t xml:space="preserve">Several factors draw me to JP Morgan. Firstly, the diverse skill sets I can acquire during an internship with your esteemed institution, from sectoral expertise to transaction strategies, and the potential to deepen my knowledge in valuation and modelling. Secondly, JP Morgan's valuable network offers unparalleled connectivity with seasoned professionals in the financial sphere. Lastly, the firm's celebrated track record, with landmark deals such as [HIER AKTUELLE DEALS EINGEBEN]. Being an intern at your firm would be a great opportunity and simultaneously an </w:t>
        </w:r>
        <w:proofErr w:type="spellStart"/>
        <w:r w:rsidRPr="006D5AFD">
          <w:rPr>
            <w:rFonts w:ascii="Georgia" w:hAnsi="Georgia"/>
            <w:sz w:val="20"/>
            <w:szCs w:val="20"/>
            <w:lang w:val="en-US"/>
          </w:rPr>
          <w:t>honour</w:t>
        </w:r>
        <w:proofErr w:type="spellEnd"/>
        <w:r w:rsidRPr="006D5AFD">
          <w:rPr>
            <w:rFonts w:ascii="Georgia" w:hAnsi="Georgia"/>
            <w:sz w:val="20"/>
            <w:szCs w:val="20"/>
            <w:lang w:val="en-US"/>
          </w:rPr>
          <w:t>.</w:t>
        </w:r>
      </w:ins>
    </w:p>
    <w:p w14:paraId="24A0E6B2" w14:textId="77777777" w:rsidR="006D5AFD" w:rsidRPr="006D5AFD" w:rsidRDefault="006D5AFD" w:rsidP="006D5AFD">
      <w:pPr>
        <w:jc w:val="both"/>
        <w:rPr>
          <w:ins w:id="30" w:author="Josef Karbasie" w:date="2023-09-20T00:15:00Z"/>
          <w:rFonts w:ascii="Georgia" w:hAnsi="Georgia"/>
          <w:sz w:val="20"/>
          <w:szCs w:val="20"/>
          <w:lang w:val="en-US"/>
        </w:rPr>
      </w:pPr>
    </w:p>
    <w:p w14:paraId="60D78F5B" w14:textId="4BBF1222" w:rsidR="009E34D4" w:rsidDel="006D5AFD" w:rsidRDefault="006D5AFD">
      <w:pPr>
        <w:jc w:val="both"/>
        <w:rPr>
          <w:del w:id="31" w:author="Josef Karbasie" w:date="2023-09-20T00:15:00Z"/>
          <w:rFonts w:ascii="Georgia" w:hAnsi="Georgia"/>
          <w:sz w:val="20"/>
          <w:szCs w:val="20"/>
          <w:lang w:val="en-US"/>
        </w:rPr>
      </w:pPr>
      <w:ins w:id="32" w:author="Josef Karbasie" w:date="2023-09-20T00:15:00Z">
        <w:r w:rsidRPr="006D5AFD">
          <w:rPr>
            <w:rFonts w:ascii="Georgia" w:hAnsi="Georgia"/>
            <w:sz w:val="20"/>
            <w:szCs w:val="20"/>
            <w:lang w:val="en-US"/>
          </w:rPr>
          <w:t>In conclusion, I am confident that I would be an asset to your internship program, bringing with me unwavering discipline and commitment. I eagerly await an opportunity to discuss my candidature further and am available at your earliest convenience.</w:t>
        </w:r>
      </w:ins>
      <w:del w:id="33" w:author="Josef Karbasie" w:date="2023-09-20T00:15:00Z">
        <w:r w:rsidR="009E34D4" w:rsidRPr="00E0727E" w:rsidDel="006D5AFD">
          <w:rPr>
            <w:rFonts w:ascii="Georgia" w:hAnsi="Georgia"/>
            <w:sz w:val="20"/>
            <w:szCs w:val="20"/>
            <w:lang w:val="en-US"/>
          </w:rPr>
          <w:delText>From a young age, I</w:delText>
        </w:r>
        <w:r w:rsidR="002D35C4" w:rsidRPr="00E0727E" w:rsidDel="006D5AFD">
          <w:rPr>
            <w:rFonts w:ascii="Georgia" w:hAnsi="Georgia"/>
            <w:sz w:val="20"/>
            <w:szCs w:val="20"/>
            <w:lang w:val="en-US"/>
          </w:rPr>
          <w:delText xml:space="preserve"> have</w:delText>
        </w:r>
        <w:r w:rsidR="009E34D4" w:rsidRPr="00E0727E" w:rsidDel="006D5AFD">
          <w:rPr>
            <w:rFonts w:ascii="Georgia" w:hAnsi="Georgia"/>
            <w:sz w:val="20"/>
            <w:szCs w:val="20"/>
            <w:lang w:val="en-US"/>
          </w:rPr>
          <w:delText xml:space="preserve"> been deeply interested in economics and finance, drawing inspiration from family members in the field and iconic investors like Warren Buffett and Benjamin Graham. Raised in Germany by an Afghan father and an Iranian mother, fluent in German, Farsi, and Dari, I</w:delText>
        </w:r>
        <w:r w:rsidR="002D35C4" w:rsidRPr="00E0727E" w:rsidDel="006D5AFD">
          <w:rPr>
            <w:rFonts w:ascii="Georgia" w:hAnsi="Georgia"/>
            <w:sz w:val="20"/>
            <w:szCs w:val="20"/>
            <w:lang w:val="en-US"/>
          </w:rPr>
          <w:delText xml:space="preserve"> have</w:delText>
        </w:r>
        <w:r w:rsidR="009E34D4" w:rsidRPr="00E0727E" w:rsidDel="006D5AFD">
          <w:rPr>
            <w:rFonts w:ascii="Georgia" w:hAnsi="Georgia"/>
            <w:sz w:val="20"/>
            <w:szCs w:val="20"/>
            <w:lang w:val="en-US"/>
          </w:rPr>
          <w:delText xml:space="preserve"> always been immersed in diverse cultures. Admittedly, my earlier approach to learning might not have provided the most optimal start to my studies, but my passion only deepened and crystallized post-high school in 2021. My unwavering curiosity for economic subjects and an intrinsic drive to realize my </w:delText>
        </w:r>
        <w:r w:rsidR="009E34D4" w:rsidRPr="00EB0BE0" w:rsidDel="006D5AFD">
          <w:rPr>
            <w:rFonts w:ascii="Georgia" w:hAnsi="Georgia"/>
            <w:sz w:val="20"/>
            <w:szCs w:val="20"/>
            <w:lang w:val="en-US"/>
          </w:rPr>
          <w:delText>utmost</w:delText>
        </w:r>
        <w:r w:rsidR="009E34D4" w:rsidRPr="00E0727E" w:rsidDel="006D5AFD">
          <w:rPr>
            <w:rFonts w:ascii="Georgia" w:hAnsi="Georgia"/>
            <w:sz w:val="20"/>
            <w:szCs w:val="20"/>
            <w:lang w:val="en-US"/>
          </w:rPr>
          <w:delText xml:space="preserve"> potential steered me toward Investment Banking. The sector intrigues me due to its </w:delText>
        </w:r>
      </w:del>
      <w:del w:id="34" w:author="Josef Karbasie" w:date="2023-09-19T23:47:00Z">
        <w:r w:rsidR="009E34D4" w:rsidRPr="00E0727E" w:rsidDel="00CD6572">
          <w:rPr>
            <w:rFonts w:ascii="Georgia" w:hAnsi="Georgia"/>
            <w:sz w:val="20"/>
            <w:szCs w:val="20"/>
            <w:lang w:val="en-US"/>
          </w:rPr>
          <w:delText xml:space="preserve">dynamic </w:delText>
        </w:r>
      </w:del>
      <w:del w:id="35" w:author="Josef Karbasie" w:date="2023-09-20T00:15:00Z">
        <w:r w:rsidR="009E34D4" w:rsidRPr="00E0727E" w:rsidDel="006D5AFD">
          <w:rPr>
            <w:rFonts w:ascii="Georgia" w:hAnsi="Georgia"/>
            <w:sz w:val="20"/>
            <w:szCs w:val="20"/>
            <w:lang w:val="en-US"/>
          </w:rPr>
          <w:delText xml:space="preserve">work culture and compelling business challenges. Since my Abitur, I have consistently sought knowledge in this domain through finance </w:delText>
        </w:r>
      </w:del>
      <w:del w:id="36" w:author="Josef Karbasie" w:date="2023-09-19T14:17:00Z">
        <w:r w:rsidR="009E34D4" w:rsidRPr="00E0727E" w:rsidDel="00FA3CFF">
          <w:rPr>
            <w:rFonts w:ascii="Georgia" w:hAnsi="Georgia"/>
            <w:sz w:val="20"/>
            <w:szCs w:val="20"/>
            <w:lang w:val="en-US"/>
          </w:rPr>
          <w:delText>books</w:delText>
        </w:r>
      </w:del>
      <w:del w:id="37" w:author="Josef Karbasie" w:date="2023-09-20T00:15:00Z">
        <w:r w:rsidR="009E34D4" w:rsidRPr="00E0727E" w:rsidDel="006D5AFD">
          <w:rPr>
            <w:rFonts w:ascii="Georgia" w:hAnsi="Georgia"/>
            <w:sz w:val="20"/>
            <w:szCs w:val="20"/>
            <w:lang w:val="en-US"/>
          </w:rPr>
          <w:delText xml:space="preserve">, podcasts, or relevant content on social media platforms. I </w:delText>
        </w:r>
      </w:del>
      <w:del w:id="38" w:author="Josef Karbasie" w:date="2023-09-19T14:17:00Z">
        <w:r w:rsidR="009E34D4" w:rsidRPr="00E0727E" w:rsidDel="00FA3CFF">
          <w:rPr>
            <w:rFonts w:ascii="Georgia" w:hAnsi="Georgia"/>
            <w:sz w:val="20"/>
            <w:szCs w:val="20"/>
            <w:lang w:val="en-US"/>
          </w:rPr>
          <w:delText xml:space="preserve">recently </w:delText>
        </w:r>
      </w:del>
      <w:del w:id="39" w:author="Josef Karbasie" w:date="2023-09-20T00:15:00Z">
        <w:r w:rsidR="009E34D4" w:rsidRPr="00E0727E" w:rsidDel="006D5AFD">
          <w:rPr>
            <w:rFonts w:ascii="Georgia" w:hAnsi="Georgia"/>
            <w:sz w:val="20"/>
            <w:szCs w:val="20"/>
            <w:lang w:val="en-US"/>
          </w:rPr>
          <w:delText>completed a three-month M&amp;A internship at SSC Consult before my studies at Frankfurt School, and</w:delText>
        </w:r>
      </w:del>
      <w:del w:id="40" w:author="Josef Karbasie" w:date="2023-09-19T14:17:00Z">
        <w:r w:rsidR="009E34D4" w:rsidRPr="00E0727E" w:rsidDel="00FA3CFF">
          <w:rPr>
            <w:rFonts w:ascii="Georgia" w:hAnsi="Georgia"/>
            <w:sz w:val="20"/>
            <w:szCs w:val="20"/>
            <w:lang w:val="en-US"/>
          </w:rPr>
          <w:delText xml:space="preserve"> I am slated </w:delText>
        </w:r>
      </w:del>
      <w:del w:id="41" w:author="Josef Karbasie" w:date="2023-09-19T14:18:00Z">
        <w:r w:rsidR="009E34D4" w:rsidRPr="00E0727E" w:rsidDel="00FA3CFF">
          <w:rPr>
            <w:rFonts w:ascii="Georgia" w:hAnsi="Georgia"/>
            <w:sz w:val="20"/>
            <w:szCs w:val="20"/>
            <w:lang w:val="en-US"/>
          </w:rPr>
          <w:delText xml:space="preserve">for another </w:delText>
        </w:r>
      </w:del>
      <w:del w:id="42" w:author="Josef Karbasie" w:date="2023-09-20T00:15:00Z">
        <w:r w:rsidR="009E34D4" w:rsidRPr="00E0727E" w:rsidDel="006D5AFD">
          <w:rPr>
            <w:rFonts w:ascii="Georgia" w:hAnsi="Georgia"/>
            <w:sz w:val="20"/>
            <w:szCs w:val="20"/>
            <w:lang w:val="en-US"/>
          </w:rPr>
          <w:delText xml:space="preserve">M&amp;A internship at Stout LLC </w:delText>
        </w:r>
      </w:del>
      <w:del w:id="43" w:author="Josef Karbasie" w:date="2023-09-19T14:18:00Z">
        <w:r w:rsidR="009E34D4" w:rsidRPr="00E0727E" w:rsidDel="00FA3CFF">
          <w:rPr>
            <w:rFonts w:ascii="Georgia" w:hAnsi="Georgia"/>
            <w:sz w:val="20"/>
            <w:szCs w:val="20"/>
            <w:lang w:val="en-US"/>
          </w:rPr>
          <w:delText xml:space="preserve">starting in September </w:delText>
        </w:r>
      </w:del>
      <w:del w:id="44" w:author="Josef Karbasie" w:date="2023-09-19T14:19:00Z">
        <w:r w:rsidR="009E34D4" w:rsidRPr="00E0727E" w:rsidDel="00FA3CFF">
          <w:rPr>
            <w:rFonts w:ascii="Georgia" w:hAnsi="Georgia"/>
            <w:sz w:val="20"/>
            <w:szCs w:val="20"/>
            <w:lang w:val="en-US"/>
          </w:rPr>
          <w:delText>2023</w:delText>
        </w:r>
      </w:del>
      <w:del w:id="45" w:author="Josef Karbasie" w:date="2023-09-20T00:15:00Z">
        <w:r w:rsidR="009E34D4" w:rsidRPr="00E0727E" w:rsidDel="006D5AFD">
          <w:rPr>
            <w:rFonts w:ascii="Georgia" w:hAnsi="Georgia"/>
            <w:sz w:val="20"/>
            <w:szCs w:val="20"/>
            <w:lang w:val="en-US"/>
          </w:rPr>
          <w:delText>.</w:delText>
        </w:r>
      </w:del>
      <w:del w:id="46" w:author="Josef Karbasie" w:date="2023-09-19T14:19:00Z">
        <w:r w:rsidR="009E34D4" w:rsidRPr="00E0727E" w:rsidDel="00FA3CFF">
          <w:rPr>
            <w:rFonts w:ascii="Georgia" w:hAnsi="Georgia"/>
            <w:sz w:val="20"/>
            <w:szCs w:val="20"/>
            <w:lang w:val="en-US"/>
          </w:rPr>
          <w:delText xml:space="preserve"> </w:delText>
        </w:r>
      </w:del>
      <w:del w:id="47" w:author="Josef Karbasie" w:date="2023-09-20T00:15:00Z">
        <w:r w:rsidR="009E34D4" w:rsidRPr="00E0727E" w:rsidDel="006D5AFD">
          <w:rPr>
            <w:rFonts w:ascii="Georgia" w:hAnsi="Georgia"/>
            <w:sz w:val="20"/>
            <w:szCs w:val="20"/>
            <w:lang w:val="en-US"/>
          </w:rPr>
          <w:delText xml:space="preserve">An internship at </w:delText>
        </w:r>
      </w:del>
      <w:del w:id="48" w:author="Josef Karbasie" w:date="2023-09-19T14:04:00Z">
        <w:r w:rsidR="009E34D4" w:rsidRPr="00E0727E" w:rsidDel="008A6FCA">
          <w:rPr>
            <w:rFonts w:ascii="Georgia" w:hAnsi="Georgia"/>
            <w:sz w:val="20"/>
            <w:szCs w:val="20"/>
            <w:lang w:val="en-US"/>
          </w:rPr>
          <w:delText>Harris Williams</w:delText>
        </w:r>
      </w:del>
      <w:del w:id="49" w:author="Josef Karbasie" w:date="2023-09-19T14:19:00Z">
        <w:r w:rsidR="009E34D4" w:rsidRPr="00E0727E" w:rsidDel="00FA3CFF">
          <w:rPr>
            <w:rFonts w:ascii="Georgia" w:hAnsi="Georgia"/>
            <w:sz w:val="20"/>
            <w:szCs w:val="20"/>
            <w:lang w:val="en-US"/>
          </w:rPr>
          <w:delText xml:space="preserve">, </w:delText>
        </w:r>
      </w:del>
      <w:del w:id="50" w:author="Josef Karbasie" w:date="2023-09-19T14:14:00Z">
        <w:r w:rsidR="009E34D4" w:rsidRPr="00E0727E" w:rsidDel="00760DDC">
          <w:rPr>
            <w:rFonts w:ascii="Georgia" w:hAnsi="Georgia"/>
            <w:sz w:val="20"/>
            <w:szCs w:val="20"/>
            <w:lang w:val="en-US"/>
          </w:rPr>
          <w:delText xml:space="preserve">whether </w:delText>
        </w:r>
      </w:del>
      <w:del w:id="51" w:author="Josef Karbasie" w:date="2023-09-20T00:15:00Z">
        <w:r w:rsidR="009E34D4" w:rsidRPr="00E0727E" w:rsidDel="006D5AFD">
          <w:rPr>
            <w:rFonts w:ascii="Georgia" w:hAnsi="Georgia"/>
            <w:sz w:val="20"/>
            <w:szCs w:val="20"/>
            <w:lang w:val="en-US"/>
          </w:rPr>
          <w:delText>in</w:delText>
        </w:r>
      </w:del>
      <w:del w:id="52" w:author="Josef Karbasie" w:date="2023-09-19T14:14:00Z">
        <w:r w:rsidR="009E34D4" w:rsidRPr="00E0727E" w:rsidDel="00760DDC">
          <w:rPr>
            <w:rFonts w:ascii="Georgia" w:hAnsi="Georgia"/>
            <w:sz w:val="20"/>
            <w:szCs w:val="20"/>
            <w:lang w:val="en-US"/>
          </w:rPr>
          <w:delText xml:space="preserve"> January 2024 or </w:delText>
        </w:r>
      </w:del>
      <w:del w:id="53" w:author="Josef Karbasie" w:date="2023-09-20T00:15:00Z">
        <w:r w:rsidR="009E34D4" w:rsidRPr="00E0727E" w:rsidDel="006D5AFD">
          <w:rPr>
            <w:rFonts w:ascii="Georgia" w:hAnsi="Georgia"/>
            <w:sz w:val="20"/>
            <w:szCs w:val="20"/>
            <w:lang w:val="en-US"/>
          </w:rPr>
          <w:delText>Summer 2024,</w:delText>
        </w:r>
      </w:del>
      <w:del w:id="54" w:author="Josef Karbasie" w:date="2023-09-19T14:14:00Z">
        <w:r w:rsidR="009E34D4" w:rsidRPr="00E0727E" w:rsidDel="00760DDC">
          <w:rPr>
            <w:rFonts w:ascii="Georgia" w:hAnsi="Georgia"/>
            <w:sz w:val="20"/>
            <w:szCs w:val="20"/>
            <w:lang w:val="en-US"/>
          </w:rPr>
          <w:delText xml:space="preserve"> </w:delText>
        </w:r>
      </w:del>
      <w:del w:id="55" w:author="Josef Karbasie" w:date="2023-09-20T00:15:00Z">
        <w:r w:rsidR="009E34D4" w:rsidRPr="00E0727E" w:rsidDel="006D5AFD">
          <w:rPr>
            <w:rFonts w:ascii="Georgia" w:hAnsi="Georgia"/>
            <w:sz w:val="20"/>
            <w:szCs w:val="20"/>
            <w:lang w:val="en-US"/>
          </w:rPr>
          <w:delText xml:space="preserve">would be the </w:delText>
        </w:r>
      </w:del>
      <w:del w:id="56" w:author="Josef Karbasie" w:date="2023-09-19T14:20:00Z">
        <w:r w:rsidR="009E34D4" w:rsidRPr="00E0727E" w:rsidDel="00FA3CFF">
          <w:rPr>
            <w:rFonts w:ascii="Georgia" w:hAnsi="Georgia"/>
            <w:sz w:val="20"/>
            <w:szCs w:val="20"/>
            <w:lang w:val="en-US"/>
          </w:rPr>
          <w:delText xml:space="preserve">logical </w:delText>
        </w:r>
      </w:del>
      <w:del w:id="57" w:author="Josef Karbasie" w:date="2023-09-20T00:15:00Z">
        <w:r w:rsidR="009E34D4" w:rsidRPr="00E0727E" w:rsidDel="006D5AFD">
          <w:rPr>
            <w:rFonts w:ascii="Georgia" w:hAnsi="Georgia"/>
            <w:sz w:val="20"/>
            <w:szCs w:val="20"/>
            <w:lang w:val="en-US"/>
          </w:rPr>
          <w:delText>progression in my journey.</w:delText>
        </w:r>
      </w:del>
    </w:p>
    <w:p w14:paraId="7A8A5FF2" w14:textId="77777777" w:rsidR="006D5AFD" w:rsidRDefault="006D5AFD" w:rsidP="006D5AFD">
      <w:pPr>
        <w:jc w:val="both"/>
        <w:rPr>
          <w:ins w:id="58" w:author="Josef Karbasie" w:date="2023-09-20T00:15:00Z"/>
          <w:rFonts w:ascii="Georgia" w:hAnsi="Georgia"/>
          <w:sz w:val="20"/>
          <w:szCs w:val="20"/>
          <w:lang w:val="en-US"/>
        </w:rPr>
      </w:pPr>
    </w:p>
    <w:p w14:paraId="1D3B50E9" w14:textId="77777777" w:rsidR="006D5AFD" w:rsidRPr="00E0727E" w:rsidRDefault="006D5AFD" w:rsidP="006D5AFD">
      <w:pPr>
        <w:jc w:val="both"/>
        <w:rPr>
          <w:ins w:id="59" w:author="Josef Karbasie" w:date="2023-09-20T00:15:00Z"/>
          <w:rFonts w:ascii="Georgia" w:hAnsi="Georgia"/>
          <w:sz w:val="20"/>
          <w:szCs w:val="20"/>
          <w:lang w:val="en-US"/>
        </w:rPr>
      </w:pPr>
    </w:p>
    <w:p w14:paraId="48A38AA6" w14:textId="368FC74D" w:rsidR="009E34D4" w:rsidRPr="00E0727E" w:rsidDel="006D5AFD" w:rsidRDefault="009E34D4" w:rsidP="00B34318">
      <w:pPr>
        <w:jc w:val="both"/>
        <w:rPr>
          <w:del w:id="60" w:author="Josef Karbasie" w:date="2023-09-20T00:15:00Z"/>
          <w:rFonts w:ascii="Georgia" w:hAnsi="Georgia"/>
          <w:sz w:val="20"/>
          <w:szCs w:val="20"/>
          <w:lang w:val="en-US"/>
        </w:rPr>
      </w:pPr>
    </w:p>
    <w:p w14:paraId="177A2671" w14:textId="5528DBBB" w:rsidR="00A90A26" w:rsidDel="006D5AFD" w:rsidRDefault="009E34D4" w:rsidP="00B34318">
      <w:pPr>
        <w:jc w:val="both"/>
        <w:rPr>
          <w:ins w:id="61" w:author="David Döbele" w:date="2023-09-19T23:34:00Z"/>
          <w:del w:id="62" w:author="Josef Karbasie" w:date="2023-09-20T00:15:00Z"/>
          <w:rFonts w:ascii="Georgia" w:hAnsi="Georgia"/>
          <w:sz w:val="20"/>
          <w:szCs w:val="20"/>
          <w:lang w:val="en-US"/>
        </w:rPr>
      </w:pPr>
      <w:del w:id="63" w:author="Josef Karbasie" w:date="2023-09-20T00:15:00Z">
        <w:r w:rsidRPr="00E0727E" w:rsidDel="006D5AFD">
          <w:rPr>
            <w:rFonts w:ascii="Georgia" w:hAnsi="Georgia"/>
            <w:sz w:val="20"/>
            <w:szCs w:val="20"/>
            <w:lang w:val="en-US"/>
          </w:rPr>
          <w:delText xml:space="preserve">After my high school graduation in 2021, I chose to take a gap year, a decision that led to my involvement in a non-combatant evacuation operation under the </w:delText>
        </w:r>
      </w:del>
      <w:del w:id="64" w:author="Josef Karbasie" w:date="2023-09-19T20:35:00Z">
        <w:r w:rsidRPr="00760DDC" w:rsidDel="008A7B30">
          <w:rPr>
            <w:rFonts w:ascii="Georgia" w:hAnsi="Georgia"/>
            <w:sz w:val="20"/>
            <w:szCs w:val="20"/>
            <w:lang w:val="en-US"/>
          </w:rPr>
          <w:delText>US Embassy</w:delText>
        </w:r>
        <w:r w:rsidRPr="00E0727E" w:rsidDel="008A7B30">
          <w:rPr>
            <w:rFonts w:ascii="Georgia" w:hAnsi="Georgia"/>
            <w:sz w:val="20"/>
            <w:szCs w:val="20"/>
            <w:lang w:val="en-US"/>
          </w:rPr>
          <w:delText xml:space="preserve"> </w:delText>
        </w:r>
      </w:del>
      <w:del w:id="65" w:author="Josef Karbasie" w:date="2023-09-20T00:15:00Z">
        <w:r w:rsidRPr="00E0727E" w:rsidDel="006D5AFD">
          <w:rPr>
            <w:rFonts w:ascii="Georgia" w:hAnsi="Georgia"/>
            <w:sz w:val="20"/>
            <w:szCs w:val="20"/>
            <w:lang w:val="en-US"/>
          </w:rPr>
          <w:delText>in Italy. Due to my linguistic prowess, this experience validated my English proficiency and allowed me to connect with a diverse array of driven individuals. Together, we tackled multifaceted challenges concerning the evacuation of Afghans. Throughout this mission, I consistently demonstr</w:delText>
        </w:r>
      </w:del>
      <w:del w:id="66" w:author="Josef Karbasie" w:date="2023-09-19T23:45:00Z">
        <w:r w:rsidRPr="00E0727E" w:rsidDel="00CD6572">
          <w:rPr>
            <w:rFonts w:ascii="Georgia" w:hAnsi="Georgia"/>
            <w:sz w:val="20"/>
            <w:szCs w:val="20"/>
            <w:lang w:val="en-US"/>
          </w:rPr>
          <w:delText>a</w:delText>
        </w:r>
      </w:del>
      <w:del w:id="67" w:author="Josef Karbasie" w:date="2023-09-20T00:15:00Z">
        <w:r w:rsidRPr="00E0727E" w:rsidDel="006D5AFD">
          <w:rPr>
            <w:rFonts w:ascii="Georgia" w:hAnsi="Georgia"/>
            <w:sz w:val="20"/>
            <w:szCs w:val="20"/>
            <w:lang w:val="en-US"/>
          </w:rPr>
          <w:delText>ted resilience, a high work ethic, and an ability to thrive under pressure — qualities I again showcased when the US Embassy in Tirana, Albania, entrusted me with coordinating the exit for 213 Afghan refugees. Collaborating closely with agencies like the CBP and FBI</w:delText>
        </w:r>
      </w:del>
      <w:del w:id="68" w:author="Josef Karbasie" w:date="2023-09-19T23:49:00Z">
        <w:r w:rsidRPr="00E0727E" w:rsidDel="00CD6572">
          <w:rPr>
            <w:rFonts w:ascii="Georgia" w:hAnsi="Georgia"/>
            <w:sz w:val="20"/>
            <w:szCs w:val="20"/>
            <w:lang w:val="en-US"/>
          </w:rPr>
          <w:delText>,</w:delText>
        </w:r>
      </w:del>
      <w:del w:id="69" w:author="Josef Karbasie" w:date="2023-09-20T00:15:00Z">
        <w:r w:rsidRPr="00E0727E" w:rsidDel="006D5AFD">
          <w:rPr>
            <w:rFonts w:ascii="Georgia" w:hAnsi="Georgia"/>
            <w:sz w:val="20"/>
            <w:szCs w:val="20"/>
            <w:lang w:val="en-US"/>
          </w:rPr>
          <w:delText xml:space="preserve"> I managed critical tasks</w:delText>
        </w:r>
      </w:del>
      <w:del w:id="70" w:author="Josef Karbasie" w:date="2023-09-19T23:50:00Z">
        <w:r w:rsidRPr="00E0727E" w:rsidDel="00CD6572">
          <w:rPr>
            <w:rFonts w:ascii="Georgia" w:hAnsi="Georgia"/>
            <w:sz w:val="20"/>
            <w:szCs w:val="20"/>
            <w:lang w:val="en-US"/>
          </w:rPr>
          <w:delText xml:space="preserve">, </w:delText>
        </w:r>
        <w:r w:rsidRPr="00E0727E" w:rsidDel="003B2CFC">
          <w:rPr>
            <w:rFonts w:ascii="Georgia" w:hAnsi="Georgia"/>
            <w:sz w:val="20"/>
            <w:szCs w:val="20"/>
            <w:lang w:val="en-US"/>
          </w:rPr>
          <w:delText xml:space="preserve">a testament </w:delText>
        </w:r>
      </w:del>
      <w:del w:id="71" w:author="Josef Karbasie" w:date="2023-09-20T00:15:00Z">
        <w:r w:rsidRPr="00E0727E" w:rsidDel="006D5AFD">
          <w:rPr>
            <w:rFonts w:ascii="Georgia" w:hAnsi="Georgia"/>
            <w:sz w:val="20"/>
            <w:szCs w:val="20"/>
            <w:lang w:val="en-US"/>
          </w:rPr>
          <w:delText>to the trust and confidence placed in me. Assisting families in dire circumstances reinforced the value of collaboration, teaching me the importance of understanding and valuing diverse perspectives</w:delText>
        </w:r>
      </w:del>
      <w:ins w:id="72" w:author="David Döbele" w:date="2023-09-19T23:35:00Z">
        <w:del w:id="73" w:author="Josef Karbasie" w:date="2023-09-20T00:15:00Z">
          <w:r w:rsidR="00A90A26" w:rsidDel="006D5AFD">
            <w:rPr>
              <w:rFonts w:ascii="Georgia" w:hAnsi="Georgia"/>
              <w:sz w:val="20"/>
              <w:szCs w:val="20"/>
              <w:lang w:val="en-US"/>
            </w:rPr>
            <w:delText>, which I believe are crucial for a career in Investment Banking.</w:delText>
          </w:r>
        </w:del>
      </w:ins>
    </w:p>
    <w:p w14:paraId="1704F699" w14:textId="1B8286E7" w:rsidR="00A90A26" w:rsidDel="006D5AFD" w:rsidRDefault="00A90A26" w:rsidP="00B34318">
      <w:pPr>
        <w:jc w:val="both"/>
        <w:rPr>
          <w:ins w:id="74" w:author="David Döbele" w:date="2023-09-19T23:34:00Z"/>
          <w:del w:id="75" w:author="Josef Karbasie" w:date="2023-09-20T00:15:00Z"/>
          <w:rFonts w:ascii="Georgia" w:hAnsi="Georgia"/>
          <w:sz w:val="20"/>
          <w:szCs w:val="20"/>
          <w:lang w:val="en-US"/>
        </w:rPr>
      </w:pPr>
    </w:p>
    <w:p w14:paraId="0CC7F37C" w14:textId="7415250E" w:rsidR="009E34D4" w:rsidRPr="00E0727E" w:rsidDel="006D5AFD" w:rsidRDefault="009E34D4" w:rsidP="00B34318">
      <w:pPr>
        <w:jc w:val="both"/>
        <w:rPr>
          <w:del w:id="76" w:author="Josef Karbasie" w:date="2023-09-20T00:15:00Z"/>
          <w:rFonts w:ascii="Georgia" w:hAnsi="Georgia"/>
          <w:sz w:val="20"/>
          <w:szCs w:val="20"/>
          <w:lang w:val="en-US"/>
        </w:rPr>
      </w:pPr>
      <w:del w:id="77" w:author="Josef Karbasie" w:date="2023-09-20T00:15:00Z">
        <w:r w:rsidRPr="003B2CFC" w:rsidDel="006D5AFD">
          <w:rPr>
            <w:rFonts w:ascii="Georgia" w:hAnsi="Georgia"/>
            <w:sz w:val="20"/>
            <w:szCs w:val="20"/>
            <w:lang w:val="en-US"/>
          </w:rPr>
          <w:delText>.</w:delText>
        </w:r>
        <w:r w:rsidR="00782BEF" w:rsidRPr="003B2CFC" w:rsidDel="006D5AFD">
          <w:rPr>
            <w:rFonts w:ascii="Georgia" w:hAnsi="Georgia"/>
            <w:sz w:val="20"/>
            <w:szCs w:val="20"/>
            <w:lang w:val="en-US"/>
          </w:rPr>
          <w:delText xml:space="preserve"> </w:delText>
        </w:r>
        <w:r w:rsidRPr="003B2CFC" w:rsidDel="006D5AFD">
          <w:rPr>
            <w:rFonts w:ascii="Georgia" w:hAnsi="Georgia"/>
            <w:sz w:val="20"/>
            <w:szCs w:val="20"/>
            <w:lang w:val="en-US"/>
          </w:rPr>
          <w:delText>My time at SSC Consult, my first M&amp;A internship, was instrumental in my professional growth. I</w:delText>
        </w:r>
        <w:r w:rsidR="002D35C4" w:rsidRPr="003B2CFC" w:rsidDel="006D5AFD">
          <w:rPr>
            <w:rFonts w:ascii="Georgia" w:hAnsi="Georgia"/>
            <w:sz w:val="20"/>
            <w:szCs w:val="20"/>
            <w:lang w:val="en-US"/>
          </w:rPr>
          <w:delText xml:space="preserve"> am</w:delText>
        </w:r>
        <w:r w:rsidRPr="003B2CFC" w:rsidDel="006D5AFD">
          <w:rPr>
            <w:rFonts w:ascii="Georgia" w:hAnsi="Georgia"/>
            <w:sz w:val="20"/>
            <w:szCs w:val="20"/>
            <w:lang w:val="en-US"/>
          </w:rPr>
          <w:delText xml:space="preserve"> indebted to my supervisors at SSC for recognizing my potential straight out of high school. Their faith in me was justified, as evidenced by my subsequent performance and the accolades I received. </w:delText>
        </w:r>
      </w:del>
      <w:del w:id="78" w:author="Josef Karbasie" w:date="2023-09-19T23:55:00Z">
        <w:r w:rsidR="00A90A26" w:rsidRPr="003B2CFC" w:rsidDel="003B2CFC">
          <w:rPr>
            <w:rFonts w:ascii="Georgia" w:hAnsi="Georgia"/>
            <w:sz w:val="20"/>
            <w:szCs w:val="20"/>
            <w:lang w:val="en-US"/>
          </w:rPr>
          <w:delText xml:space="preserve">During </w:delText>
        </w:r>
      </w:del>
      <w:del w:id="79" w:author="Josef Karbasie" w:date="2023-09-20T00:15:00Z">
        <w:r w:rsidR="00A90A26" w:rsidRPr="003B2CFC" w:rsidDel="006D5AFD">
          <w:rPr>
            <w:rFonts w:ascii="Georgia" w:hAnsi="Georgia"/>
            <w:sz w:val="20"/>
            <w:szCs w:val="20"/>
            <w:lang w:val="en-US"/>
          </w:rPr>
          <w:delText>my current M&amp;A internship at Stout</w:delText>
        </w:r>
      </w:del>
      <w:del w:id="80" w:author="Josef Karbasie" w:date="2023-09-19T23:55:00Z">
        <w:r w:rsidR="00A90A26" w:rsidRPr="003B2CFC" w:rsidDel="003B2CFC">
          <w:rPr>
            <w:rFonts w:ascii="Georgia" w:hAnsi="Georgia"/>
            <w:sz w:val="20"/>
            <w:szCs w:val="20"/>
            <w:lang w:val="en-US"/>
          </w:rPr>
          <w:delText xml:space="preserve"> in Berlin,</w:delText>
        </w:r>
      </w:del>
      <w:del w:id="81" w:author="Josef Karbasie" w:date="2023-09-20T00:15:00Z">
        <w:r w:rsidR="00A90A26" w:rsidRPr="003B2CFC" w:rsidDel="006D5AFD">
          <w:rPr>
            <w:rFonts w:ascii="Georgia" w:hAnsi="Georgia"/>
            <w:sz w:val="20"/>
            <w:szCs w:val="20"/>
            <w:lang w:val="en-US"/>
          </w:rPr>
          <w:delText xml:space="preserve"> I am responsible for </w:delText>
        </w:r>
      </w:del>
      <w:del w:id="82" w:author="Josef Karbasie" w:date="2023-09-19T23:55:00Z">
        <w:r w:rsidR="00A90A26" w:rsidRPr="003B2CFC" w:rsidDel="003B2CFC">
          <w:rPr>
            <w:rFonts w:ascii="Georgia" w:hAnsi="Georgia"/>
            <w:sz w:val="20"/>
            <w:szCs w:val="20"/>
            <w:lang w:val="en-US"/>
          </w:rPr>
          <w:delText xml:space="preserve">XXXX </w:delText>
        </w:r>
      </w:del>
      <w:del w:id="83" w:author="Josef Karbasie" w:date="2023-09-19T23:56:00Z">
        <w:r w:rsidR="00A90A26" w:rsidRPr="003B2CFC" w:rsidDel="003B2CFC">
          <w:rPr>
            <w:rFonts w:ascii="Georgia" w:hAnsi="Georgia"/>
            <w:sz w:val="20"/>
            <w:szCs w:val="20"/>
            <w:lang w:val="en-US"/>
          </w:rPr>
          <w:delText>and work on XXXX.</w:delText>
        </w:r>
      </w:del>
      <w:del w:id="84" w:author="Josef Karbasie" w:date="2023-09-20T00:15:00Z">
        <w:r w:rsidR="00A90A26" w:rsidRPr="003B2CFC" w:rsidDel="006D5AFD">
          <w:rPr>
            <w:rFonts w:ascii="Georgia" w:hAnsi="Georgia"/>
            <w:sz w:val="20"/>
            <w:szCs w:val="20"/>
            <w:lang w:val="en-US"/>
          </w:rPr>
          <w:delText xml:space="preserve"> </w:delText>
        </w:r>
        <w:r w:rsidRPr="003B2CFC" w:rsidDel="006D5AFD">
          <w:rPr>
            <w:rFonts w:ascii="Georgia" w:hAnsi="Georgia"/>
            <w:sz w:val="20"/>
            <w:szCs w:val="20"/>
            <w:lang w:val="en-US"/>
          </w:rPr>
          <w:delText>My enthusiasm for Investment Banking also permeates my academic life; I</w:delText>
        </w:r>
        <w:r w:rsidR="002D35C4" w:rsidRPr="003B2CFC" w:rsidDel="006D5AFD">
          <w:rPr>
            <w:rFonts w:ascii="Georgia" w:hAnsi="Georgia"/>
            <w:sz w:val="20"/>
            <w:szCs w:val="20"/>
            <w:lang w:val="en-US"/>
          </w:rPr>
          <w:delText xml:space="preserve"> am</w:delText>
        </w:r>
        <w:r w:rsidRPr="003B2CFC" w:rsidDel="006D5AFD">
          <w:rPr>
            <w:rFonts w:ascii="Georgia" w:hAnsi="Georgia"/>
            <w:sz w:val="20"/>
            <w:szCs w:val="20"/>
            <w:lang w:val="en-US"/>
          </w:rPr>
          <w:delText xml:space="preserve"> an active member of the student initiative FS Invest. Here, I engage in insightful discussions about the current M&amp;A landscape and participate in workshops </w:delText>
        </w:r>
      </w:del>
      <w:del w:id="85" w:author="Josef Karbasie" w:date="2023-09-19T23:59:00Z">
        <w:r w:rsidRPr="003B2CFC" w:rsidDel="003B2CFC">
          <w:rPr>
            <w:rFonts w:ascii="Georgia" w:hAnsi="Georgia"/>
            <w:sz w:val="20"/>
            <w:szCs w:val="20"/>
            <w:lang w:val="en-US"/>
          </w:rPr>
          <w:delText>led by global stalwarts in</w:delText>
        </w:r>
      </w:del>
      <w:del w:id="86" w:author="Josef Karbasie" w:date="2023-09-20T00:15:00Z">
        <w:r w:rsidRPr="003B2CFC" w:rsidDel="006D5AFD">
          <w:rPr>
            <w:rFonts w:ascii="Georgia" w:hAnsi="Georgia"/>
            <w:sz w:val="20"/>
            <w:szCs w:val="20"/>
            <w:lang w:val="en-US"/>
          </w:rPr>
          <w:delText xml:space="preserve"> Investment Bank</w:delText>
        </w:r>
      </w:del>
      <w:del w:id="87" w:author="Josef Karbasie" w:date="2023-09-19T23:59:00Z">
        <w:r w:rsidRPr="003B2CFC" w:rsidDel="003B2CFC">
          <w:rPr>
            <w:rFonts w:ascii="Georgia" w:hAnsi="Georgia"/>
            <w:sz w:val="20"/>
            <w:szCs w:val="20"/>
            <w:lang w:val="en-US"/>
          </w:rPr>
          <w:delText>ing</w:delText>
        </w:r>
      </w:del>
      <w:del w:id="88" w:author="Josef Karbasie" w:date="2023-09-20T00:15:00Z">
        <w:r w:rsidRPr="003B2CFC" w:rsidDel="006D5AFD">
          <w:rPr>
            <w:rFonts w:ascii="Georgia" w:hAnsi="Georgia"/>
            <w:sz w:val="20"/>
            <w:szCs w:val="20"/>
            <w:lang w:val="en-US"/>
          </w:rPr>
          <w:delText xml:space="preserve">. Outside academia, I find solace and discipline in weight training. This activity mirrors the tenets of hard work, determination, and ambition that I aim to bring to any role, especially at </w:delText>
        </w:r>
      </w:del>
      <w:del w:id="89" w:author="Josef Karbasie" w:date="2023-09-19T14:05:00Z">
        <w:r w:rsidRPr="003B2CFC" w:rsidDel="008A6FCA">
          <w:rPr>
            <w:rFonts w:ascii="Georgia" w:hAnsi="Georgia"/>
            <w:sz w:val="20"/>
            <w:szCs w:val="20"/>
            <w:lang w:val="en-US"/>
          </w:rPr>
          <w:delText>Harris Williams</w:delText>
        </w:r>
      </w:del>
      <w:del w:id="90" w:author="Josef Karbasie" w:date="2023-09-20T00:15:00Z">
        <w:r w:rsidRPr="003B2CFC" w:rsidDel="006D5AFD">
          <w:rPr>
            <w:rFonts w:ascii="Georgia" w:hAnsi="Georgia"/>
            <w:sz w:val="20"/>
            <w:szCs w:val="20"/>
            <w:lang w:val="en-US"/>
          </w:rPr>
          <w:delText>.</w:delText>
        </w:r>
      </w:del>
    </w:p>
    <w:p w14:paraId="6DD48A33" w14:textId="6A3B84F7" w:rsidR="009E34D4" w:rsidRPr="00E0727E" w:rsidDel="006D5AFD" w:rsidRDefault="009E34D4" w:rsidP="00B34318">
      <w:pPr>
        <w:jc w:val="both"/>
        <w:rPr>
          <w:del w:id="91" w:author="Josef Karbasie" w:date="2023-09-20T00:15:00Z"/>
          <w:rFonts w:ascii="Georgia" w:hAnsi="Georgia"/>
          <w:sz w:val="20"/>
          <w:szCs w:val="20"/>
          <w:lang w:val="en-US"/>
        </w:rPr>
      </w:pPr>
    </w:p>
    <w:p w14:paraId="0DC6C289" w14:textId="6EB56084" w:rsidR="009E34D4" w:rsidRPr="00E0727E" w:rsidDel="006D5AFD" w:rsidRDefault="009E34D4" w:rsidP="00B34318">
      <w:pPr>
        <w:jc w:val="both"/>
        <w:rPr>
          <w:del w:id="92" w:author="Josef Karbasie" w:date="2023-09-20T00:15:00Z"/>
          <w:rFonts w:ascii="Georgia" w:hAnsi="Georgia"/>
          <w:sz w:val="20"/>
          <w:szCs w:val="20"/>
          <w:lang w:val="en-US"/>
        </w:rPr>
      </w:pPr>
      <w:del w:id="93" w:author="Josef Karbasie" w:date="2023-09-20T00:15:00Z">
        <w:r w:rsidRPr="00E0727E" w:rsidDel="006D5AFD">
          <w:rPr>
            <w:rFonts w:ascii="Georgia" w:hAnsi="Georgia"/>
            <w:sz w:val="20"/>
            <w:szCs w:val="20"/>
            <w:lang w:val="en-US"/>
          </w:rPr>
          <w:delText xml:space="preserve">Several factors draw me to </w:delText>
        </w:r>
      </w:del>
      <w:del w:id="94" w:author="Josef Karbasie" w:date="2023-09-19T14:09:00Z">
        <w:r w:rsidRPr="00E0727E" w:rsidDel="00760DDC">
          <w:rPr>
            <w:rFonts w:ascii="Georgia" w:hAnsi="Georgia"/>
            <w:sz w:val="20"/>
            <w:szCs w:val="20"/>
            <w:lang w:val="en-US"/>
          </w:rPr>
          <w:delText>Harris Williams</w:delText>
        </w:r>
      </w:del>
      <w:del w:id="95" w:author="Josef Karbasie" w:date="2023-09-20T00:15:00Z">
        <w:r w:rsidRPr="00E0727E" w:rsidDel="006D5AFD">
          <w:rPr>
            <w:rFonts w:ascii="Georgia" w:hAnsi="Georgia"/>
            <w:sz w:val="20"/>
            <w:szCs w:val="20"/>
            <w:lang w:val="en-US"/>
          </w:rPr>
          <w:delText xml:space="preserve">. Firstly, the diverse skill sets I can acquire during an internship with your esteemed institution, from sectoral expertise to transaction strategies, and the potential to deepen my knowledge in valuation and modelling. Secondly, the invaluable network </w:delText>
        </w:r>
      </w:del>
      <w:del w:id="96" w:author="Josef Karbasie" w:date="2023-09-19T14:09:00Z">
        <w:r w:rsidRPr="00E0727E" w:rsidDel="00760DDC">
          <w:rPr>
            <w:rFonts w:ascii="Georgia" w:hAnsi="Georgia"/>
            <w:sz w:val="20"/>
            <w:szCs w:val="20"/>
            <w:lang w:val="en-US"/>
          </w:rPr>
          <w:delText xml:space="preserve">Harris Williams </w:delText>
        </w:r>
      </w:del>
      <w:del w:id="97" w:author="Josef Karbasie" w:date="2023-09-20T00:15:00Z">
        <w:r w:rsidRPr="00E0727E" w:rsidDel="006D5AFD">
          <w:rPr>
            <w:rFonts w:ascii="Georgia" w:hAnsi="Georgia"/>
            <w:sz w:val="20"/>
            <w:szCs w:val="20"/>
            <w:lang w:val="en-US"/>
          </w:rPr>
          <w:delText xml:space="preserve">boasts offers unparalleled connectivity with seasoned professionals in the financial sphere. Lastly, the firm's celebrated track record, with landmark deals such as </w:delText>
        </w:r>
      </w:del>
      <w:del w:id="98" w:author="Josef Karbasie" w:date="2023-09-19T22:01:00Z">
        <w:r w:rsidRPr="00E0727E" w:rsidDel="00406946">
          <w:rPr>
            <w:rFonts w:ascii="Georgia" w:hAnsi="Georgia"/>
            <w:sz w:val="20"/>
            <w:szCs w:val="20"/>
            <w:lang w:val="en-US"/>
          </w:rPr>
          <w:delText>the Groundworks sale to KKR or DMC Power's acquisition by Golden Gate Capital.</w:delText>
        </w:r>
      </w:del>
      <w:del w:id="99" w:author="Josef Karbasie" w:date="2023-09-20T00:15:00Z">
        <w:r w:rsidRPr="00E0727E" w:rsidDel="006D5AFD">
          <w:rPr>
            <w:rFonts w:ascii="Georgia" w:hAnsi="Georgia"/>
            <w:sz w:val="20"/>
            <w:szCs w:val="20"/>
            <w:lang w:val="en-US"/>
          </w:rPr>
          <w:delText xml:space="preserve"> </w:delText>
        </w:r>
      </w:del>
      <w:del w:id="100" w:author="Josef Karbasie" w:date="2023-09-19T20:39:00Z">
        <w:r w:rsidRPr="00E0727E" w:rsidDel="008A7B30">
          <w:rPr>
            <w:rFonts w:ascii="Georgia" w:hAnsi="Georgia"/>
            <w:sz w:val="20"/>
            <w:szCs w:val="20"/>
            <w:lang w:val="en-US"/>
          </w:rPr>
          <w:delText xml:space="preserve">Joining such a renowned team would be an </w:delText>
        </w:r>
      </w:del>
      <w:del w:id="101" w:author="Josef Karbasie" w:date="2023-09-19T20:31:00Z">
        <w:r w:rsidRPr="00E0727E" w:rsidDel="008A7B30">
          <w:rPr>
            <w:rFonts w:ascii="Georgia" w:hAnsi="Georgia"/>
            <w:sz w:val="20"/>
            <w:szCs w:val="20"/>
            <w:lang w:val="en-US"/>
          </w:rPr>
          <w:delText>honour</w:delText>
        </w:r>
      </w:del>
      <w:del w:id="102" w:author="Josef Karbasie" w:date="2023-09-19T20:39:00Z">
        <w:r w:rsidRPr="00E0727E" w:rsidDel="008A7B30">
          <w:rPr>
            <w:rFonts w:ascii="Georgia" w:hAnsi="Georgia"/>
            <w:sz w:val="20"/>
            <w:szCs w:val="20"/>
            <w:lang w:val="en-US"/>
          </w:rPr>
          <w:delText xml:space="preserve"> and a monumental learning experience</w:delText>
        </w:r>
      </w:del>
      <w:del w:id="103" w:author="Josef Karbasie" w:date="2023-09-20T00:15:00Z">
        <w:r w:rsidRPr="00E0727E" w:rsidDel="006D5AFD">
          <w:rPr>
            <w:rFonts w:ascii="Georgia" w:hAnsi="Georgia"/>
            <w:sz w:val="20"/>
            <w:szCs w:val="20"/>
            <w:lang w:val="en-US"/>
          </w:rPr>
          <w:delText>.</w:delText>
        </w:r>
      </w:del>
    </w:p>
    <w:p w14:paraId="1D21CCED" w14:textId="3F44AC21" w:rsidR="009E34D4" w:rsidRPr="00E0727E" w:rsidDel="006D5AFD" w:rsidRDefault="009E34D4" w:rsidP="00B34318">
      <w:pPr>
        <w:jc w:val="both"/>
        <w:rPr>
          <w:del w:id="104" w:author="Josef Karbasie" w:date="2023-09-20T00:15:00Z"/>
          <w:rFonts w:ascii="Georgia" w:hAnsi="Georgia"/>
          <w:sz w:val="20"/>
          <w:szCs w:val="20"/>
          <w:lang w:val="en-US"/>
        </w:rPr>
      </w:pPr>
    </w:p>
    <w:p w14:paraId="34BF5AB1" w14:textId="5DA85F20" w:rsidR="009E34D4" w:rsidRPr="00E0727E" w:rsidDel="006D5AFD" w:rsidRDefault="009E34D4" w:rsidP="00B34318">
      <w:pPr>
        <w:jc w:val="both"/>
        <w:rPr>
          <w:del w:id="105" w:author="Josef Karbasie" w:date="2023-09-20T00:15:00Z"/>
          <w:rFonts w:ascii="Georgia" w:hAnsi="Georgia"/>
          <w:sz w:val="20"/>
          <w:szCs w:val="20"/>
          <w:lang w:val="en-US"/>
        </w:rPr>
      </w:pPr>
      <w:del w:id="106" w:author="Josef Karbasie" w:date="2023-09-20T00:15:00Z">
        <w:r w:rsidRPr="00E0727E" w:rsidDel="006D5AFD">
          <w:rPr>
            <w:rFonts w:ascii="Georgia" w:hAnsi="Georgia"/>
            <w:sz w:val="20"/>
            <w:szCs w:val="20"/>
            <w:lang w:val="en-US"/>
          </w:rPr>
          <w:delText>In conclusion, I am confident that I would be an asset to your internship program, bringing with me unwavering discipline and commitment. I eagerly await an opportunity to discuss my candidature further and am available at your earliest convenience.</w:delText>
        </w:r>
      </w:del>
    </w:p>
    <w:p w14:paraId="2C0713CA" w14:textId="1F5645EA" w:rsidR="009E34D4" w:rsidRPr="00E0727E" w:rsidDel="006D5AFD" w:rsidRDefault="009E34D4" w:rsidP="00B34318">
      <w:pPr>
        <w:jc w:val="both"/>
        <w:rPr>
          <w:del w:id="107" w:author="Josef Karbasie" w:date="2023-09-20T00:15:00Z"/>
          <w:rFonts w:ascii="Georgia" w:hAnsi="Georgia"/>
          <w:sz w:val="20"/>
          <w:szCs w:val="20"/>
          <w:lang w:val="en-US"/>
        </w:rPr>
      </w:pPr>
    </w:p>
    <w:p w14:paraId="268EFDE8" w14:textId="547423B4" w:rsidR="009E34D4" w:rsidRPr="00E0727E" w:rsidRDefault="009E34D4">
      <w:pPr>
        <w:jc w:val="both"/>
        <w:rPr>
          <w:rFonts w:ascii="Georgia" w:hAnsi="Georgia"/>
          <w:sz w:val="20"/>
          <w:szCs w:val="20"/>
          <w:lang w:val="en-US"/>
        </w:rPr>
      </w:pPr>
      <w:r w:rsidRPr="00E0727E">
        <w:rPr>
          <w:rFonts w:ascii="Georgia" w:hAnsi="Georgia"/>
          <w:sz w:val="20"/>
          <w:szCs w:val="20"/>
          <w:lang w:val="en-US"/>
        </w:rPr>
        <w:t>Yours sincerely</w:t>
      </w:r>
    </w:p>
    <w:p w14:paraId="444698CD" w14:textId="77777777" w:rsidR="00782BEF" w:rsidRPr="00E0727E" w:rsidRDefault="00782BEF" w:rsidP="00B34318">
      <w:pPr>
        <w:jc w:val="both"/>
        <w:rPr>
          <w:rFonts w:ascii="Georgia" w:hAnsi="Georgia"/>
          <w:sz w:val="20"/>
          <w:szCs w:val="20"/>
          <w:lang w:val="en-US"/>
        </w:rPr>
      </w:pPr>
    </w:p>
    <w:p w14:paraId="06A4BD1C" w14:textId="6DDE3CF3" w:rsidR="00781B54" w:rsidRPr="00E0727E" w:rsidRDefault="009E34D4" w:rsidP="009E34D4">
      <w:pPr>
        <w:jc w:val="both"/>
        <w:rPr>
          <w:rFonts w:ascii="Georgia" w:hAnsi="Georgia"/>
          <w:sz w:val="20"/>
          <w:szCs w:val="20"/>
          <w:lang w:val="en-US"/>
        </w:rPr>
      </w:pPr>
      <w:r w:rsidRPr="00E0727E">
        <w:rPr>
          <w:rFonts w:ascii="Georgia" w:hAnsi="Georgia"/>
          <w:sz w:val="20"/>
          <w:szCs w:val="20"/>
          <w:lang w:val="en-US"/>
        </w:rPr>
        <w:t>Josef Karbasie</w:t>
      </w:r>
    </w:p>
    <w:sectPr w:rsidR="00781B54" w:rsidRPr="00E0727E" w:rsidSect="00B3431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3CC27" w14:textId="77777777" w:rsidR="00391B10" w:rsidRDefault="00391B10" w:rsidP="00C75DAA">
      <w:r>
        <w:separator/>
      </w:r>
    </w:p>
  </w:endnote>
  <w:endnote w:type="continuationSeparator" w:id="0">
    <w:p w14:paraId="3D5BA6B1" w14:textId="77777777" w:rsidR="00391B10" w:rsidRDefault="00391B10" w:rsidP="00C75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C1B01" w14:textId="77777777" w:rsidR="00391B10" w:rsidRDefault="00391B10" w:rsidP="00C75DAA">
      <w:r>
        <w:separator/>
      </w:r>
    </w:p>
  </w:footnote>
  <w:footnote w:type="continuationSeparator" w:id="0">
    <w:p w14:paraId="01E963DB" w14:textId="77777777" w:rsidR="00391B10" w:rsidRDefault="00391B10" w:rsidP="00C75DA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ef Karbasie">
    <w15:presenceInfo w15:providerId="Windows Live" w15:userId="2e184d08899a559f"/>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1C0"/>
    <w:rsid w:val="000113C5"/>
    <w:rsid w:val="000121CD"/>
    <w:rsid w:val="00026032"/>
    <w:rsid w:val="000512F9"/>
    <w:rsid w:val="00066111"/>
    <w:rsid w:val="00086EE7"/>
    <w:rsid w:val="000B3138"/>
    <w:rsid w:val="000B33DD"/>
    <w:rsid w:val="000C6988"/>
    <w:rsid w:val="000D7DE3"/>
    <w:rsid w:val="000E5E24"/>
    <w:rsid w:val="000F783C"/>
    <w:rsid w:val="0010381B"/>
    <w:rsid w:val="00103A93"/>
    <w:rsid w:val="001360A9"/>
    <w:rsid w:val="00143D79"/>
    <w:rsid w:val="00162AD5"/>
    <w:rsid w:val="00173B5F"/>
    <w:rsid w:val="00187EE1"/>
    <w:rsid w:val="001C68D1"/>
    <w:rsid w:val="001E3160"/>
    <w:rsid w:val="001F5244"/>
    <w:rsid w:val="001F7E2C"/>
    <w:rsid w:val="002403F9"/>
    <w:rsid w:val="00241FD2"/>
    <w:rsid w:val="002544ED"/>
    <w:rsid w:val="0026415D"/>
    <w:rsid w:val="00272189"/>
    <w:rsid w:val="0028230F"/>
    <w:rsid w:val="002A1D98"/>
    <w:rsid w:val="002D2AC3"/>
    <w:rsid w:val="002D35C4"/>
    <w:rsid w:val="002F1EF3"/>
    <w:rsid w:val="00315C4D"/>
    <w:rsid w:val="0038201D"/>
    <w:rsid w:val="00390B90"/>
    <w:rsid w:val="00391B10"/>
    <w:rsid w:val="003B2CFC"/>
    <w:rsid w:val="00406946"/>
    <w:rsid w:val="0041608B"/>
    <w:rsid w:val="004230F3"/>
    <w:rsid w:val="00446DAF"/>
    <w:rsid w:val="00461CE0"/>
    <w:rsid w:val="004D06BA"/>
    <w:rsid w:val="004D2083"/>
    <w:rsid w:val="004E1D94"/>
    <w:rsid w:val="004F5E02"/>
    <w:rsid w:val="00504FA3"/>
    <w:rsid w:val="005076EA"/>
    <w:rsid w:val="00545AAD"/>
    <w:rsid w:val="00557CC5"/>
    <w:rsid w:val="0056375C"/>
    <w:rsid w:val="005718BE"/>
    <w:rsid w:val="00571E66"/>
    <w:rsid w:val="0058333E"/>
    <w:rsid w:val="005A08DB"/>
    <w:rsid w:val="005B0E31"/>
    <w:rsid w:val="005D641C"/>
    <w:rsid w:val="005F1248"/>
    <w:rsid w:val="006003B6"/>
    <w:rsid w:val="00624B5A"/>
    <w:rsid w:val="00636F9C"/>
    <w:rsid w:val="00653AB4"/>
    <w:rsid w:val="00663FF7"/>
    <w:rsid w:val="006651AB"/>
    <w:rsid w:val="00681E82"/>
    <w:rsid w:val="006D5AFD"/>
    <w:rsid w:val="006F4CEC"/>
    <w:rsid w:val="006F52B1"/>
    <w:rsid w:val="007000A7"/>
    <w:rsid w:val="00737403"/>
    <w:rsid w:val="00760DDC"/>
    <w:rsid w:val="00781B54"/>
    <w:rsid w:val="00782BEF"/>
    <w:rsid w:val="007A165D"/>
    <w:rsid w:val="007A2375"/>
    <w:rsid w:val="007B1B36"/>
    <w:rsid w:val="007B6654"/>
    <w:rsid w:val="007C2461"/>
    <w:rsid w:val="007D124C"/>
    <w:rsid w:val="007E1D78"/>
    <w:rsid w:val="007E7381"/>
    <w:rsid w:val="007E7420"/>
    <w:rsid w:val="00847A5E"/>
    <w:rsid w:val="00853C73"/>
    <w:rsid w:val="008540B3"/>
    <w:rsid w:val="008619A2"/>
    <w:rsid w:val="00870EFF"/>
    <w:rsid w:val="0087431D"/>
    <w:rsid w:val="008A65BB"/>
    <w:rsid w:val="008A6FCA"/>
    <w:rsid w:val="008A7B30"/>
    <w:rsid w:val="008B4C67"/>
    <w:rsid w:val="008B5AB5"/>
    <w:rsid w:val="009076D9"/>
    <w:rsid w:val="00932CAF"/>
    <w:rsid w:val="00955C49"/>
    <w:rsid w:val="00965610"/>
    <w:rsid w:val="00972B29"/>
    <w:rsid w:val="0099775F"/>
    <w:rsid w:val="009B6AB1"/>
    <w:rsid w:val="009E34D4"/>
    <w:rsid w:val="009E3ABD"/>
    <w:rsid w:val="009F0B16"/>
    <w:rsid w:val="009F789B"/>
    <w:rsid w:val="00A223C2"/>
    <w:rsid w:val="00A46E90"/>
    <w:rsid w:val="00A60085"/>
    <w:rsid w:val="00A748EC"/>
    <w:rsid w:val="00A90A26"/>
    <w:rsid w:val="00AA0520"/>
    <w:rsid w:val="00AA0B7E"/>
    <w:rsid w:val="00AA6496"/>
    <w:rsid w:val="00AE2D75"/>
    <w:rsid w:val="00AE6D09"/>
    <w:rsid w:val="00AF61AE"/>
    <w:rsid w:val="00B20B19"/>
    <w:rsid w:val="00B26AC7"/>
    <w:rsid w:val="00B34318"/>
    <w:rsid w:val="00B642EC"/>
    <w:rsid w:val="00B679DC"/>
    <w:rsid w:val="00B7074E"/>
    <w:rsid w:val="00BB5224"/>
    <w:rsid w:val="00BF1A4E"/>
    <w:rsid w:val="00C15A32"/>
    <w:rsid w:val="00C478C1"/>
    <w:rsid w:val="00C643ED"/>
    <w:rsid w:val="00C734AA"/>
    <w:rsid w:val="00C75DAA"/>
    <w:rsid w:val="00C771C0"/>
    <w:rsid w:val="00C91CC2"/>
    <w:rsid w:val="00C96FCF"/>
    <w:rsid w:val="00CB36C3"/>
    <w:rsid w:val="00CC6FDE"/>
    <w:rsid w:val="00CD0DD9"/>
    <w:rsid w:val="00CD6572"/>
    <w:rsid w:val="00CE7CCA"/>
    <w:rsid w:val="00CF065B"/>
    <w:rsid w:val="00D14E7B"/>
    <w:rsid w:val="00D275B0"/>
    <w:rsid w:val="00D444CC"/>
    <w:rsid w:val="00D62D5A"/>
    <w:rsid w:val="00D67B5A"/>
    <w:rsid w:val="00D87645"/>
    <w:rsid w:val="00DB2590"/>
    <w:rsid w:val="00DB633B"/>
    <w:rsid w:val="00DC529E"/>
    <w:rsid w:val="00DD3A64"/>
    <w:rsid w:val="00E0727E"/>
    <w:rsid w:val="00E12EAA"/>
    <w:rsid w:val="00E24AFF"/>
    <w:rsid w:val="00E612A0"/>
    <w:rsid w:val="00E67C5F"/>
    <w:rsid w:val="00E75293"/>
    <w:rsid w:val="00E92E52"/>
    <w:rsid w:val="00EB0BE0"/>
    <w:rsid w:val="00EF4237"/>
    <w:rsid w:val="00F04323"/>
    <w:rsid w:val="00F10755"/>
    <w:rsid w:val="00F17830"/>
    <w:rsid w:val="00F60C11"/>
    <w:rsid w:val="00F948BD"/>
    <w:rsid w:val="00FA34B8"/>
    <w:rsid w:val="00FA3CFF"/>
    <w:rsid w:val="00FC1D89"/>
    <w:rsid w:val="00FC7856"/>
    <w:rsid w:val="00FE5D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872580D"/>
  <w15:docId w15:val="{49A8CBF9-C0E5-2D4D-8E8D-09350110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6651AB"/>
  </w:style>
  <w:style w:type="character" w:styleId="CommentReference">
    <w:name w:val="annotation reference"/>
    <w:basedOn w:val="DefaultParagraphFont"/>
    <w:uiPriority w:val="99"/>
    <w:semiHidden/>
    <w:unhideWhenUsed/>
    <w:rsid w:val="00932CAF"/>
    <w:rPr>
      <w:sz w:val="16"/>
      <w:szCs w:val="16"/>
    </w:rPr>
  </w:style>
  <w:style w:type="paragraph" w:styleId="CommentText">
    <w:name w:val="annotation text"/>
    <w:basedOn w:val="Normal"/>
    <w:link w:val="CommentTextChar"/>
    <w:uiPriority w:val="99"/>
    <w:semiHidden/>
    <w:unhideWhenUsed/>
    <w:rsid w:val="00932CAF"/>
    <w:rPr>
      <w:sz w:val="20"/>
      <w:szCs w:val="20"/>
    </w:rPr>
  </w:style>
  <w:style w:type="character" w:customStyle="1" w:styleId="CommentTextChar">
    <w:name w:val="Comment Text Char"/>
    <w:basedOn w:val="DefaultParagraphFont"/>
    <w:link w:val="CommentText"/>
    <w:uiPriority w:val="99"/>
    <w:semiHidden/>
    <w:rsid w:val="00932CAF"/>
    <w:rPr>
      <w:sz w:val="20"/>
      <w:szCs w:val="20"/>
    </w:rPr>
  </w:style>
  <w:style w:type="paragraph" w:styleId="CommentSubject">
    <w:name w:val="annotation subject"/>
    <w:basedOn w:val="CommentText"/>
    <w:next w:val="CommentText"/>
    <w:link w:val="CommentSubjectChar"/>
    <w:uiPriority w:val="99"/>
    <w:semiHidden/>
    <w:unhideWhenUsed/>
    <w:rsid w:val="00932CAF"/>
    <w:rPr>
      <w:b/>
      <w:bCs/>
    </w:rPr>
  </w:style>
  <w:style w:type="character" w:customStyle="1" w:styleId="CommentSubjectChar">
    <w:name w:val="Comment Subject Char"/>
    <w:basedOn w:val="CommentTextChar"/>
    <w:link w:val="CommentSubject"/>
    <w:uiPriority w:val="99"/>
    <w:semiHidden/>
    <w:rsid w:val="00932CAF"/>
    <w:rPr>
      <w:b/>
      <w:bCs/>
      <w:sz w:val="20"/>
      <w:szCs w:val="20"/>
    </w:rPr>
  </w:style>
  <w:style w:type="paragraph" w:styleId="Header">
    <w:name w:val="header"/>
    <w:basedOn w:val="Normal"/>
    <w:link w:val="HeaderChar"/>
    <w:uiPriority w:val="99"/>
    <w:unhideWhenUsed/>
    <w:rsid w:val="00C75DAA"/>
    <w:pPr>
      <w:tabs>
        <w:tab w:val="center" w:pos="4513"/>
        <w:tab w:val="right" w:pos="9026"/>
      </w:tabs>
    </w:pPr>
  </w:style>
  <w:style w:type="character" w:customStyle="1" w:styleId="HeaderChar">
    <w:name w:val="Header Char"/>
    <w:basedOn w:val="DefaultParagraphFont"/>
    <w:link w:val="Header"/>
    <w:uiPriority w:val="99"/>
    <w:rsid w:val="00C75DAA"/>
  </w:style>
  <w:style w:type="paragraph" w:styleId="Footer">
    <w:name w:val="footer"/>
    <w:basedOn w:val="Normal"/>
    <w:link w:val="FooterChar"/>
    <w:uiPriority w:val="99"/>
    <w:unhideWhenUsed/>
    <w:rsid w:val="00C75DAA"/>
    <w:pPr>
      <w:tabs>
        <w:tab w:val="center" w:pos="4513"/>
        <w:tab w:val="right" w:pos="9026"/>
      </w:tabs>
    </w:pPr>
  </w:style>
  <w:style w:type="character" w:customStyle="1" w:styleId="FooterChar">
    <w:name w:val="Footer Char"/>
    <w:basedOn w:val="DefaultParagraphFont"/>
    <w:link w:val="Footer"/>
    <w:uiPriority w:val="99"/>
    <w:rsid w:val="00C75DAA"/>
  </w:style>
  <w:style w:type="paragraph" w:styleId="NormalWeb">
    <w:name w:val="Normal (Web)"/>
    <w:basedOn w:val="Normal"/>
    <w:uiPriority w:val="99"/>
    <w:semiHidden/>
    <w:unhideWhenUsed/>
    <w:rsid w:val="00781B54"/>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933">
      <w:bodyDiv w:val="1"/>
      <w:marLeft w:val="0"/>
      <w:marRight w:val="0"/>
      <w:marTop w:val="0"/>
      <w:marBottom w:val="0"/>
      <w:divBdr>
        <w:top w:val="none" w:sz="0" w:space="0" w:color="auto"/>
        <w:left w:val="none" w:sz="0" w:space="0" w:color="auto"/>
        <w:bottom w:val="none" w:sz="0" w:space="0" w:color="auto"/>
        <w:right w:val="none" w:sz="0" w:space="0" w:color="auto"/>
      </w:divBdr>
    </w:div>
    <w:div w:id="492531628">
      <w:bodyDiv w:val="1"/>
      <w:marLeft w:val="0"/>
      <w:marRight w:val="0"/>
      <w:marTop w:val="0"/>
      <w:marBottom w:val="0"/>
      <w:divBdr>
        <w:top w:val="none" w:sz="0" w:space="0" w:color="auto"/>
        <w:left w:val="none" w:sz="0" w:space="0" w:color="auto"/>
        <w:bottom w:val="none" w:sz="0" w:space="0" w:color="auto"/>
        <w:right w:val="none" w:sz="0" w:space="0" w:color="auto"/>
      </w:divBdr>
    </w:div>
    <w:div w:id="551113566">
      <w:bodyDiv w:val="1"/>
      <w:marLeft w:val="0"/>
      <w:marRight w:val="0"/>
      <w:marTop w:val="0"/>
      <w:marBottom w:val="0"/>
      <w:divBdr>
        <w:top w:val="none" w:sz="0" w:space="0" w:color="auto"/>
        <w:left w:val="none" w:sz="0" w:space="0" w:color="auto"/>
        <w:bottom w:val="none" w:sz="0" w:space="0" w:color="auto"/>
        <w:right w:val="none" w:sz="0" w:space="0" w:color="auto"/>
      </w:divBdr>
    </w:div>
    <w:div w:id="1045523534">
      <w:bodyDiv w:val="1"/>
      <w:marLeft w:val="0"/>
      <w:marRight w:val="0"/>
      <w:marTop w:val="0"/>
      <w:marBottom w:val="0"/>
      <w:divBdr>
        <w:top w:val="none" w:sz="0" w:space="0" w:color="auto"/>
        <w:left w:val="none" w:sz="0" w:space="0" w:color="auto"/>
        <w:bottom w:val="none" w:sz="0" w:space="0" w:color="auto"/>
        <w:right w:val="none" w:sz="0" w:space="0" w:color="auto"/>
      </w:divBdr>
    </w:div>
    <w:div w:id="1579435895">
      <w:bodyDiv w:val="1"/>
      <w:marLeft w:val="0"/>
      <w:marRight w:val="0"/>
      <w:marTop w:val="0"/>
      <w:marBottom w:val="0"/>
      <w:divBdr>
        <w:top w:val="none" w:sz="0" w:space="0" w:color="auto"/>
        <w:left w:val="none" w:sz="0" w:space="0" w:color="auto"/>
        <w:bottom w:val="none" w:sz="0" w:space="0" w:color="auto"/>
        <w:right w:val="none" w:sz="0" w:space="0" w:color="auto"/>
      </w:divBdr>
    </w:div>
    <w:div w:id="1788506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1279</Words>
  <Characters>7291</Characters>
  <Application>Microsoft Office Word</Application>
  <DocSecurity>0</DocSecurity>
  <Lines>60</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Karbasie</dc:creator>
  <cp:keywords/>
  <dc:description/>
  <cp:lastModifiedBy>Josef Karbasie</cp:lastModifiedBy>
  <cp:revision>2</cp:revision>
  <dcterms:created xsi:type="dcterms:W3CDTF">2023-08-16T16:32:00Z</dcterms:created>
  <dcterms:modified xsi:type="dcterms:W3CDTF">2023-11-14T15:36:00Z</dcterms:modified>
</cp:coreProperties>
</file>