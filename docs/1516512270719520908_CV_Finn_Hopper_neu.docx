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284"/>
        <w:gridCol w:w="425"/>
        <w:gridCol w:w="142"/>
        <w:gridCol w:w="283"/>
        <w:gridCol w:w="142"/>
        <w:gridCol w:w="1418"/>
        <w:gridCol w:w="1842"/>
        <w:tblGridChange w:id="0">
          <w:tblGrid>
            <w:gridCol w:w="5387"/>
            <w:gridCol w:w="283"/>
            <w:gridCol w:w="284"/>
            <w:gridCol w:w="425"/>
            <w:gridCol w:w="142"/>
            <w:gridCol w:w="283"/>
            <w:gridCol w:w="142"/>
            <w:gridCol w:w="1418"/>
            <w:gridCol w:w="1842"/>
          </w:tblGrid>
        </w:tblGridChange>
      </w:tblGrid>
      <w:tr w:rsidR="00E55D90" w:rsidRPr="00735A0F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17B47ED3" w:rsidR="00E55D90" w:rsidRPr="00A15D67" w:rsidRDefault="00735A0F" w:rsidP="00E55D90">
            <w:pPr>
              <w:spacing w:line="276" w:lineRule="auto"/>
              <w:jc w:val="center"/>
              <w:rPr>
                <w:rFonts w:ascii="Georgia" w:hAnsi="Georgia" w:cs="Times New Roman"/>
                <w:b/>
                <w:sz w:val="48"/>
                <w:szCs w:val="44"/>
              </w:rPr>
            </w:pPr>
            <w:r w:rsidRPr="00A15D67">
              <w:rPr>
                <w:rFonts w:ascii="Georgia" w:hAnsi="Georgia" w:cs="Times New Roman"/>
                <w:b/>
                <w:sz w:val="48"/>
                <w:szCs w:val="44"/>
              </w:rPr>
              <w:t>Finn Hopper</w:t>
            </w:r>
          </w:p>
          <w:p w14:paraId="2D363F9A" w14:textId="7E7A520D" w:rsidR="00F44F5F" w:rsidRPr="00A15D67" w:rsidRDefault="00F44F5F" w:rsidP="00E55D90">
            <w:pPr>
              <w:spacing w:line="276" w:lineRule="auto"/>
              <w:jc w:val="center"/>
              <w:rPr>
                <w:rFonts w:ascii="Georgia" w:hAnsi="Georgia" w:cs="Times New Roman"/>
                <w:b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H</w:t>
            </w:r>
            <w:r w:rsidR="00735A0F" w:rsidRPr="00A15D67">
              <w:rPr>
                <w:rFonts w:ascii="Georgia" w:hAnsi="Georgia" w:cs="Times New Roman"/>
                <w:bCs/>
                <w:sz w:val="20"/>
                <w:szCs w:val="20"/>
              </w:rPr>
              <w:t>elene-Mayer-Ring 7/ B1556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 xml:space="preserve">, </w:t>
            </w:r>
            <w:r w:rsidR="00735A0F" w:rsidRPr="00A15D67">
              <w:rPr>
                <w:rFonts w:ascii="Georgia" w:hAnsi="Georgia" w:cs="Times New Roman"/>
                <w:bCs/>
                <w:sz w:val="20"/>
                <w:szCs w:val="20"/>
              </w:rPr>
              <w:t>München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, D-</w:t>
            </w:r>
            <w:r w:rsidR="00735A0F" w:rsidRPr="00A15D67">
              <w:rPr>
                <w:rFonts w:ascii="Georgia" w:hAnsi="Georgia" w:cs="Times New Roman"/>
                <w:bCs/>
                <w:sz w:val="20"/>
                <w:szCs w:val="20"/>
              </w:rPr>
              <w:t>80809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, Germany</w:t>
            </w:r>
          </w:p>
          <w:p w14:paraId="135895E2" w14:textId="7C397565" w:rsidR="00F44F5F" w:rsidRPr="00A15D67" w:rsidRDefault="00735A0F" w:rsidP="00E55D90">
            <w:pPr>
              <w:spacing w:line="276" w:lineRule="auto"/>
              <w:jc w:val="center"/>
              <w:rPr>
                <w:rFonts w:ascii="Georgia" w:hAnsi="Georgia" w:cs="Times New Roman"/>
                <w:b/>
              </w:rPr>
            </w:pP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finn.vincent.hopper</w:t>
            </w:r>
            <w:r w:rsidR="00F44F5F" w:rsidRPr="00A15D67">
              <w:rPr>
                <w:rFonts w:ascii="Georgia" w:hAnsi="Georgia" w:cs="Times New Roman"/>
                <w:bCs/>
                <w:sz w:val="20"/>
                <w:szCs w:val="20"/>
              </w:rPr>
              <w:t>@gm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ail</w:t>
            </w:r>
            <w:r w:rsidR="00F44F5F" w:rsidRPr="00A15D67">
              <w:rPr>
                <w:rFonts w:ascii="Georgia" w:hAnsi="Georgia" w:cs="Times New Roman"/>
                <w:bCs/>
                <w:sz w:val="20"/>
                <w:szCs w:val="20"/>
              </w:rPr>
              <w:t>.com | +49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 xml:space="preserve"> </w:t>
            </w:r>
            <w:r w:rsidR="00F44F5F" w:rsidRPr="00A15D67">
              <w:rPr>
                <w:rFonts w:ascii="Georgia" w:hAnsi="Georgia" w:cs="Times New Roman"/>
                <w:bCs/>
                <w:sz w:val="20"/>
                <w:szCs w:val="20"/>
              </w:rPr>
              <w:t>1</w:t>
            </w:r>
            <w:r w:rsidRPr="00A15D67">
              <w:rPr>
                <w:rFonts w:ascii="Georgia" w:hAnsi="Georgia" w:cs="Times New Roman"/>
                <w:bCs/>
                <w:sz w:val="20"/>
                <w:szCs w:val="20"/>
              </w:rPr>
              <w:t>73 7073748</w:t>
            </w:r>
          </w:p>
        </w:tc>
      </w:tr>
      <w:tr w:rsidR="002508C2" w:rsidRPr="00735A0F" w14:paraId="0FCADE56" w14:textId="77777777" w:rsidTr="00FE0496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15D67" w:rsidRDefault="00F44F5F" w:rsidP="00F44F5F">
            <w:pPr>
              <w:rPr>
                <w:rFonts w:ascii="Georgia" w:hAnsi="Georgia" w:cs="Times New Roman"/>
                <w:b/>
                <w:sz w:val="28"/>
              </w:rPr>
            </w:pPr>
            <w:r w:rsidRPr="00A15D67">
              <w:rPr>
                <w:rFonts w:ascii="Georgia" w:hAnsi="Georgi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35A0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A0ACEF1" w:rsidR="00D1492F" w:rsidRPr="00A15D67" w:rsidRDefault="00CE1A36" w:rsidP="00723643">
            <w:pPr>
              <w:rPr>
                <w:rFonts w:ascii="Georgia" w:hAnsi="Georgia" w:cs="Times New Roman"/>
                <w:b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sz w:val="20"/>
                <w:szCs w:val="20"/>
              </w:rPr>
              <w:t>Ludwig-Maximilians-Universität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0993634" w:rsidR="00D1492F" w:rsidRPr="00A15D67" w:rsidRDefault="00CE1A36" w:rsidP="00162A5A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D1492F" w:rsidRPr="00735A0F" w14:paraId="61E5D482" w14:textId="77777777" w:rsidTr="00AF5477">
        <w:tc>
          <w:tcPr>
            <w:tcW w:w="6379" w:type="dxa"/>
            <w:gridSpan w:val="4"/>
          </w:tcPr>
          <w:p w14:paraId="11CB9A0F" w14:textId="64233ED8" w:rsidR="00D1492F" w:rsidRPr="00A15D67" w:rsidRDefault="00D1492F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B.Sc. in</w:t>
            </w:r>
            <w:r w:rsidR="00CE1A36"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 xml:space="preserve"> Volkswirtschaftslehre</w:t>
            </w:r>
          </w:p>
        </w:tc>
        <w:tc>
          <w:tcPr>
            <w:tcW w:w="3827" w:type="dxa"/>
            <w:gridSpan w:val="5"/>
          </w:tcPr>
          <w:p w14:paraId="419A9228" w14:textId="38562A87" w:rsidR="00D1492F" w:rsidRPr="00A15D67" w:rsidRDefault="00CE1A36" w:rsidP="00D1492F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10</w:t>
            </w:r>
            <w:r w:rsidR="00D1492F"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25</w:t>
            </w:r>
            <w:r w:rsidR="00D1492F" w:rsidRPr="00A15D67">
              <w:rPr>
                <w:rFonts w:ascii="Georgia" w:hAnsi="Georgia" w:cs="Times New Roman"/>
                <w:sz w:val="20"/>
                <w:szCs w:val="20"/>
              </w:rPr>
              <w:t xml:space="preserve"> –</w:t>
            </w:r>
            <w:r w:rsidR="00B17D95"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D5280E" w:rsidRPr="00A15D67">
              <w:rPr>
                <w:rFonts w:ascii="Georgia" w:hAnsi="Georgia" w:cs="Times New Roman"/>
                <w:sz w:val="20"/>
                <w:szCs w:val="20"/>
              </w:rPr>
              <w:t>heute</w:t>
            </w:r>
          </w:p>
        </w:tc>
      </w:tr>
      <w:tr w:rsidR="00D5280E" w:rsidRPr="00735A0F" w14:paraId="7EABE9F1" w14:textId="77777777" w:rsidTr="00FE0496">
        <w:tc>
          <w:tcPr>
            <w:tcW w:w="10206" w:type="dxa"/>
            <w:gridSpan w:val="9"/>
          </w:tcPr>
          <w:p w14:paraId="078D370C" w14:textId="17C9088E" w:rsidR="00F25EB2" w:rsidRPr="00A15D67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color w:val="000000"/>
                <w:sz w:val="20"/>
                <w:szCs w:val="20"/>
              </w:rPr>
              <w:t>Aktueller Schnitt: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1,</w:t>
            </w:r>
            <w:r w:rsidR="00CE1A36"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6</w:t>
            </w:r>
          </w:p>
          <w:p w14:paraId="1BF9541B" w14:textId="77777777" w:rsidR="00426D7E" w:rsidRPr="00A15D67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color w:val="000000"/>
                <w:sz w:val="20"/>
                <w:szCs w:val="20"/>
              </w:rPr>
              <w:t>Vertiefung: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</w:t>
            </w:r>
            <w:r w:rsidR="00CE1A36"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Investition &amp; Finanzierung, </w:t>
            </w:r>
            <w:r w:rsidR="00D90950"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Management</w:t>
            </w:r>
          </w:p>
          <w:p w14:paraId="37113F8A" w14:textId="77777777" w:rsidR="00CE1A36" w:rsidRPr="00A15D67" w:rsidRDefault="00CE1A36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Mitglied im akademischen Börsenzirkel München</w:t>
            </w:r>
          </w:p>
          <w:p w14:paraId="7A71E6B0" w14:textId="2A56357C" w:rsidR="00CE1A36" w:rsidRPr="00A15D67" w:rsidRDefault="00CE1A36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Stipendiat des e-</w:t>
            </w:r>
            <w:proofErr w:type="spellStart"/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fellows</w:t>
            </w:r>
            <w:proofErr w:type="spellEnd"/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Stipendium (ZEIT &amp; Handelsblatt)</w:t>
            </w:r>
          </w:p>
        </w:tc>
      </w:tr>
      <w:tr w:rsidR="00D5280E" w:rsidRPr="00735A0F" w14:paraId="013361E1" w14:textId="77777777" w:rsidTr="00FE0496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4FAF98D" w:rsidR="00D1492F" w:rsidRPr="00A15D67" w:rsidRDefault="00CE1A36" w:rsidP="00723643">
            <w:p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sz w:val="21"/>
                <w:szCs w:val="21"/>
              </w:rPr>
              <w:t>Hochschule Heilbronn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4F1B4E4A" w:rsidR="00D1492F" w:rsidRPr="00A15D67" w:rsidRDefault="00CE1A36" w:rsidP="00D5280E">
            <w:pPr>
              <w:ind w:left="-279"/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Heilbronn</w:t>
            </w:r>
          </w:p>
        </w:tc>
      </w:tr>
      <w:tr w:rsidR="00D5280E" w:rsidRPr="00735A0F" w14:paraId="62632213" w14:textId="77777777" w:rsidTr="00FE0496">
        <w:tc>
          <w:tcPr>
            <w:tcW w:w="5387" w:type="dxa"/>
          </w:tcPr>
          <w:p w14:paraId="5F71027E" w14:textId="7F463FD0" w:rsidR="00D1492F" w:rsidRPr="00A15D67" w:rsidRDefault="00CE1A36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Orientierungssemester</w:t>
            </w:r>
          </w:p>
        </w:tc>
        <w:tc>
          <w:tcPr>
            <w:tcW w:w="4819" w:type="dxa"/>
            <w:gridSpan w:val="8"/>
          </w:tcPr>
          <w:p w14:paraId="51FC9814" w14:textId="22DA262B" w:rsidR="00D1492F" w:rsidRPr="00A15D67" w:rsidRDefault="00426D7E" w:rsidP="00D1492F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4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25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– </w:t>
            </w:r>
            <w:r w:rsidR="0091331D" w:rsidRPr="00A15D67">
              <w:rPr>
                <w:rFonts w:ascii="Georgia" w:hAnsi="Georgia" w:cs="Times New Roman"/>
                <w:sz w:val="20"/>
                <w:szCs w:val="20"/>
              </w:rPr>
              <w:t>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7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25</w:t>
            </w:r>
          </w:p>
        </w:tc>
      </w:tr>
      <w:tr w:rsidR="00D5280E" w:rsidRPr="00735A0F" w14:paraId="4D68BFE7" w14:textId="77777777" w:rsidTr="00FE0496">
        <w:tc>
          <w:tcPr>
            <w:tcW w:w="10206" w:type="dxa"/>
            <w:gridSpan w:val="9"/>
          </w:tcPr>
          <w:p w14:paraId="54BF63E9" w14:textId="2FF4F786" w:rsidR="0091331D" w:rsidRPr="00A15D67" w:rsidRDefault="00CE1A36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Schwerpunkt: Wirtschaftsinformatik</w:t>
            </w:r>
          </w:p>
        </w:tc>
      </w:tr>
      <w:tr w:rsidR="00AE4ED3" w:rsidRPr="00735A0F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5BD8C7F1" w:rsidR="00AE4ED3" w:rsidRPr="00A15D67" w:rsidRDefault="00CE1A36" w:rsidP="00AE4ED3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  <w:r w:rsidRPr="00A15D67">
              <w:rPr>
                <w:rFonts w:ascii="Georgia" w:hAnsi="Georgia" w:cs="Times New Roman"/>
                <w:b/>
                <w:sz w:val="21"/>
                <w:szCs w:val="21"/>
              </w:rPr>
              <w:t>Hohenloher-Gymnasium-Öhringen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59B66175" w:rsidR="00AE4ED3" w:rsidRPr="00A15D67" w:rsidRDefault="00AE4ED3" w:rsidP="00AE4ED3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AE4ED3" w:rsidRPr="00735A0F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03783A96" w:rsidR="00AE4ED3" w:rsidRPr="00A15D67" w:rsidRDefault="00AE4ED3" w:rsidP="00AE4ED3">
            <w:pPr>
              <w:rPr>
                <w:rFonts w:ascii="Georgia" w:hAnsi="Georgia" w:cs="Times New Roman"/>
                <w:b/>
                <w:sz w:val="21"/>
                <w:szCs w:val="21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536" w:type="dxa"/>
            <w:gridSpan w:val="7"/>
          </w:tcPr>
          <w:p w14:paraId="3DE8C75D" w14:textId="6C0BC9D0" w:rsidR="00AE4ED3" w:rsidRPr="00A15D67" w:rsidRDefault="00AE4ED3" w:rsidP="00AE4ED3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sz w:val="20"/>
                <w:szCs w:val="20"/>
              </w:rPr>
              <w:t>09/2008 – 06/2016</w:t>
            </w:r>
          </w:p>
        </w:tc>
      </w:tr>
      <w:tr w:rsidR="00AE4ED3" w:rsidRPr="00735A0F" w14:paraId="27601A10" w14:textId="77777777" w:rsidTr="00FE0496">
        <w:trPr>
          <w:trHeight w:val="57"/>
        </w:trPr>
        <w:tc>
          <w:tcPr>
            <w:tcW w:w="10206" w:type="dxa"/>
            <w:gridSpan w:val="9"/>
          </w:tcPr>
          <w:p w14:paraId="60ECAE56" w14:textId="5AEC5B4E" w:rsidR="00F25EB2" w:rsidRPr="00A15D67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Finale Note: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2,0</w:t>
            </w:r>
          </w:p>
          <w:p w14:paraId="6ECF7248" w14:textId="2072A2D2" w:rsidR="00AE4ED3" w:rsidRPr="00A15D67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Schwerpunktfächer: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Mathematik (13 Punkte), 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 xml:space="preserve">Physik 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>(12 Punkte),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 xml:space="preserve"> Sport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(1</w:t>
            </w:r>
            <w:r w:rsidR="00CE1A36" w:rsidRPr="00A15D67">
              <w:rPr>
                <w:rFonts w:ascii="Georgia" w:hAnsi="Georgia" w:cs="Times New Roman"/>
                <w:sz w:val="20"/>
                <w:szCs w:val="20"/>
              </w:rPr>
              <w:t>4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Punkte)</w:t>
            </w:r>
          </w:p>
        </w:tc>
      </w:tr>
      <w:tr w:rsidR="00E55D90" w:rsidRPr="00735A0F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15D67" w:rsidRDefault="00F44F5F" w:rsidP="00F44F5F">
            <w:pPr>
              <w:pStyle w:val="BERSCHRIFT"/>
              <w:rPr>
                <w:rFonts w:cs="Times New Roman"/>
                <w:smallCaps w:val="0"/>
                <w:sz w:val="28"/>
              </w:rPr>
            </w:pPr>
            <w:r w:rsidRPr="00A15D67">
              <w:rPr>
                <w:rFonts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735A0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215D39B" w:rsidR="00E55D90" w:rsidRPr="00A15D67" w:rsidRDefault="00A15D67" w:rsidP="00E55D90">
            <w:p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sz w:val="21"/>
                <w:szCs w:val="21"/>
              </w:rPr>
              <w:t>Bechtle AG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4F638C8D" w:rsidR="00E55D90" w:rsidRPr="00A15D67" w:rsidRDefault="008E73B3" w:rsidP="00E55D90">
            <w:pPr>
              <w:jc w:val="right"/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Times New Roman"/>
                <w:b/>
                <w:bCs/>
                <w:iCs/>
                <w:sz w:val="20"/>
                <w:szCs w:val="20"/>
              </w:rPr>
              <w:t>Neckarsulm</w:t>
            </w:r>
          </w:p>
        </w:tc>
      </w:tr>
      <w:tr w:rsidR="00E55D90" w:rsidRPr="00735A0F" w14:paraId="335D84E9" w14:textId="77777777" w:rsidTr="00FE0496">
        <w:tc>
          <w:tcPr>
            <w:tcW w:w="5954" w:type="dxa"/>
            <w:gridSpan w:val="3"/>
          </w:tcPr>
          <w:p w14:paraId="20B1570F" w14:textId="4D855B40" w:rsidR="00E55D90" w:rsidRPr="00A15D67" w:rsidRDefault="00A15D67" w:rsidP="00E55D90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Ferienjob</w:t>
            </w:r>
          </w:p>
        </w:tc>
        <w:tc>
          <w:tcPr>
            <w:tcW w:w="4252" w:type="dxa"/>
            <w:gridSpan w:val="6"/>
          </w:tcPr>
          <w:p w14:paraId="0475B997" w14:textId="7681DC14" w:rsidR="00E55D90" w:rsidRPr="00A15D67" w:rsidRDefault="00A15D67" w:rsidP="00E55D90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>03</w:t>
            </w:r>
            <w:r w:rsidR="00E55D90" w:rsidRPr="00A15D67">
              <w:rPr>
                <w:rFonts w:ascii="Georgia" w:hAnsi="Georgia" w:cs="Times New Roman"/>
                <w:sz w:val="20"/>
                <w:szCs w:val="20"/>
              </w:rPr>
              <w:t>/20</w:t>
            </w:r>
            <w:r>
              <w:rPr>
                <w:rFonts w:ascii="Georgia" w:hAnsi="Georgia" w:cs="Times New Roman"/>
                <w:sz w:val="20"/>
                <w:szCs w:val="20"/>
              </w:rPr>
              <w:t>26</w:t>
            </w:r>
            <w:r w:rsidR="00E55D90"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</w:p>
        </w:tc>
      </w:tr>
      <w:tr w:rsidR="00A15D67" w:rsidRPr="00735A0F" w14:paraId="3F83B50B" w14:textId="77777777" w:rsidTr="00DF4722">
        <w:tc>
          <w:tcPr>
            <w:tcW w:w="10206" w:type="dxa"/>
            <w:gridSpan w:val="9"/>
          </w:tcPr>
          <w:p w14:paraId="1AD6DA5C" w14:textId="24D2144F" w:rsidR="00A15D67" w:rsidRDefault="00A15D67" w:rsidP="00A15D67">
            <w:pPr>
              <w:pStyle w:val="Bullets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Laptop </w:t>
            </w:r>
            <w:proofErr w:type="spellStart"/>
            <w:r>
              <w:rPr>
                <w:rFonts w:cs="Times New Roman"/>
                <w:i w:val="0"/>
                <w:iCs w:val="0"/>
                <w:sz w:val="20"/>
                <w:szCs w:val="20"/>
              </w:rPr>
              <w:t>Refurbishment</w:t>
            </w:r>
            <w:proofErr w:type="spellEnd"/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 für Großkunden (Lidl, Bosch)</w:t>
            </w:r>
          </w:p>
        </w:tc>
      </w:tr>
      <w:tr w:rsidR="00A15D67" w:rsidRPr="00735A0F" w14:paraId="77EC4F5E" w14:textId="77777777" w:rsidTr="005F1AE6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6-16T20:37:00Z" w16du:dateUtc="2026-06-16T18:3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00"/>
        </w:trPr>
        <w:tc>
          <w:tcPr>
            <w:tcW w:w="5954" w:type="dxa"/>
            <w:gridSpan w:val="3"/>
            <w:vAlign w:val="bottom"/>
            <w:tcPrChange w:id="2" w:author="David Döbele" w:date="2026-06-16T20:37:00Z" w16du:dateUtc="2026-06-16T18:37:00Z">
              <w:tcPr>
                <w:tcW w:w="5954" w:type="dxa"/>
                <w:gridSpan w:val="3"/>
              </w:tcPr>
            </w:tcPrChange>
          </w:tcPr>
          <w:p w14:paraId="622612F6" w14:textId="1C1212F0" w:rsidR="00A15D67" w:rsidRPr="00A15D67" w:rsidRDefault="00A15D67" w:rsidP="005F1AE6">
            <w:pPr>
              <w:rPr>
                <w:rFonts w:ascii="Georgia" w:hAnsi="Georgia" w:cs="Times New Roman"/>
                <w:i/>
                <w:iCs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Praktikum</w:t>
            </w:r>
            <w:r>
              <w:rPr>
                <w:rFonts w:ascii="Georgia" w:hAnsi="Georgia" w:cs="Times New Roman"/>
                <w:i/>
                <w:iCs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i/>
                <w:iCs/>
                <w:sz w:val="20"/>
                <w:szCs w:val="20"/>
              </w:rPr>
              <w:t>im technischen Bereich</w:t>
            </w:r>
          </w:p>
        </w:tc>
        <w:tc>
          <w:tcPr>
            <w:tcW w:w="4252" w:type="dxa"/>
            <w:gridSpan w:val="6"/>
            <w:vAlign w:val="bottom"/>
            <w:tcPrChange w:id="3" w:author="David Döbele" w:date="2026-06-16T20:37:00Z" w16du:dateUtc="2026-06-16T18:37:00Z">
              <w:tcPr>
                <w:tcW w:w="4252" w:type="dxa"/>
                <w:gridSpan w:val="6"/>
              </w:tcPr>
            </w:tcPrChange>
          </w:tcPr>
          <w:p w14:paraId="69B24ACB" w14:textId="362C1DFF" w:rsidR="00A15D67" w:rsidRPr="00A15D67" w:rsidRDefault="00A15D67" w:rsidP="005F1AE6">
            <w:pPr>
              <w:jc w:val="right"/>
              <w:rPr>
                <w:rFonts w:ascii="Georgia" w:hAnsi="Georgia" w:cs="Times New Roman"/>
                <w:sz w:val="20"/>
                <w:szCs w:val="20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>02/</w:t>
            </w:r>
            <w:del w:id="4" w:author="David Döbele" w:date="2026-06-16T20:37:00Z" w16du:dateUtc="2026-06-16T18:37:00Z">
              <w:r w:rsidDel="005F1AE6">
                <w:rPr>
                  <w:rFonts w:ascii="Georgia" w:hAnsi="Georgia" w:cs="Times New Roman"/>
                  <w:sz w:val="20"/>
                  <w:szCs w:val="20"/>
                </w:rPr>
                <w:delText xml:space="preserve"> </w:delText>
              </w:r>
            </w:del>
            <w:r>
              <w:rPr>
                <w:rFonts w:ascii="Georgia" w:hAnsi="Georgia" w:cs="Times New Roman"/>
                <w:sz w:val="20"/>
                <w:szCs w:val="20"/>
              </w:rPr>
              <w:t>2025</w:t>
            </w:r>
          </w:p>
        </w:tc>
      </w:tr>
      <w:tr w:rsidR="00E55D90" w:rsidRPr="00735A0F" w14:paraId="54C3D64C" w14:textId="77777777" w:rsidTr="00FE0496">
        <w:tc>
          <w:tcPr>
            <w:tcW w:w="10206" w:type="dxa"/>
            <w:gridSpan w:val="9"/>
          </w:tcPr>
          <w:p w14:paraId="27184178" w14:textId="0E91640E" w:rsidR="00E55D90" w:rsidRPr="00A15D67" w:rsidRDefault="00A15D67" w:rsidP="00E55D90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Konzeption und technische Konfiguration eines Chatbot-Prototyps</w:t>
            </w:r>
          </w:p>
          <w:p w14:paraId="6DD9BA0F" w14:textId="6839401E" w:rsidR="00E55D90" w:rsidRPr="00A15D67" w:rsidRDefault="00A15D67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Aufbereitung komplexer technischer Trends (Cloud &amp; KI)</w:t>
            </w:r>
          </w:p>
        </w:tc>
      </w:tr>
      <w:tr w:rsidR="00AE4ED3" w:rsidRPr="00735A0F" w14:paraId="45404236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3CF978EE" w14:textId="4355A18E" w:rsidR="00AE4ED3" w:rsidRPr="00A15D67" w:rsidRDefault="00A15D67" w:rsidP="00AE4ED3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Selbstständigkeit</w:t>
            </w:r>
          </w:p>
        </w:tc>
        <w:tc>
          <w:tcPr>
            <w:tcW w:w="3827" w:type="dxa"/>
            <w:gridSpan w:val="5"/>
            <w:vAlign w:val="bottom"/>
          </w:tcPr>
          <w:p w14:paraId="49A11F72" w14:textId="318AEDEC" w:rsidR="00AE4ED3" w:rsidRPr="00A15D67" w:rsidRDefault="00A15D67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Obersulm</w:t>
            </w:r>
          </w:p>
        </w:tc>
      </w:tr>
      <w:tr w:rsidR="00AE4ED3" w:rsidRPr="00735A0F" w14:paraId="16C6F7AD" w14:textId="77777777" w:rsidTr="0010542C">
        <w:trPr>
          <w:trHeight w:val="119"/>
        </w:trPr>
        <w:tc>
          <w:tcPr>
            <w:tcW w:w="6379" w:type="dxa"/>
            <w:gridSpan w:val="4"/>
          </w:tcPr>
          <w:p w14:paraId="5D8760E9" w14:textId="1393FEA5" w:rsidR="00AE4ED3" w:rsidRPr="00A15D67" w:rsidRDefault="00A15D67" w:rsidP="00AE4ED3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sz w:val="20"/>
                <w:szCs w:val="20"/>
              </w:rPr>
              <w:t>Videoschnitt für Kurzvideos eines Podcasts</w:t>
            </w:r>
          </w:p>
        </w:tc>
        <w:tc>
          <w:tcPr>
            <w:tcW w:w="3827" w:type="dxa"/>
            <w:gridSpan w:val="5"/>
          </w:tcPr>
          <w:p w14:paraId="2D9DB8CA" w14:textId="4D39F2FD" w:rsidR="00AE4ED3" w:rsidRPr="00A15D67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2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– 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9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15D6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</w:p>
        </w:tc>
      </w:tr>
      <w:tr w:rsidR="00AE4ED3" w:rsidRPr="00735A0F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667BB9B0" w14:textId="6048FC9B" w:rsidR="00AE4ED3" w:rsidRPr="005F1AE6" w:rsidRDefault="00A15D67" w:rsidP="00A15D67">
            <w:pPr>
              <w:pStyle w:val="Bullets"/>
              <w:rPr>
                <w:rFonts w:cs="Times New Roman"/>
                <w:b/>
                <w:i w:val="0"/>
                <w:iCs w:val="0"/>
                <w:sz w:val="20"/>
                <w:szCs w:val="20"/>
                <w:rPrChange w:id="5" w:author="David Döbele" w:date="2026-06-16T20:38:00Z" w16du:dateUtc="2026-06-16T18:38:00Z">
                  <w:rPr>
                    <w:rFonts w:cs="Times New Roman"/>
                    <w:b/>
                    <w:sz w:val="20"/>
                    <w:szCs w:val="20"/>
                  </w:rPr>
                </w:rPrChange>
              </w:rPr>
            </w:pPr>
            <w:r w:rsidRPr="005F1AE6">
              <w:rPr>
                <w:rFonts w:cs="Times New Roman"/>
                <w:i w:val="0"/>
                <w:iCs w:val="0"/>
                <w:sz w:val="20"/>
                <w:szCs w:val="20"/>
                <w:rPrChange w:id="6" w:author="David Döbele" w:date="2026-06-16T20:38:00Z" w16du:dateUtc="2026-06-16T18:38:00Z">
                  <w:rPr>
                    <w:rFonts w:cs="Times New Roman"/>
                    <w:sz w:val="20"/>
                    <w:szCs w:val="20"/>
                  </w:rPr>
                </w:rPrChange>
              </w:rPr>
              <w:t>Optimierung von High-Retention-Content (</w:t>
            </w:r>
            <w:proofErr w:type="gramStart"/>
            <w:r w:rsidRPr="005F1AE6">
              <w:rPr>
                <w:rFonts w:cs="Times New Roman"/>
                <w:i w:val="0"/>
                <w:iCs w:val="0"/>
                <w:sz w:val="20"/>
                <w:szCs w:val="20"/>
                <w:rPrChange w:id="7" w:author="David Döbele" w:date="2026-06-16T20:38:00Z" w16du:dateUtc="2026-06-16T18:38:00Z">
                  <w:rPr>
                    <w:rFonts w:cs="Times New Roman"/>
                    <w:sz w:val="20"/>
                    <w:szCs w:val="20"/>
                  </w:rPr>
                </w:rPrChange>
              </w:rPr>
              <w:t>Regelmäßig</w:t>
            </w:r>
            <w:proofErr w:type="gramEnd"/>
            <w:r w:rsidRPr="005F1AE6">
              <w:rPr>
                <w:rFonts w:cs="Times New Roman"/>
                <w:i w:val="0"/>
                <w:iCs w:val="0"/>
                <w:sz w:val="20"/>
                <w:szCs w:val="20"/>
                <w:rPrChange w:id="8" w:author="David Döbele" w:date="2026-06-16T20:38:00Z" w16du:dateUtc="2026-06-16T18:38:00Z">
                  <w:rPr>
                    <w:rFonts w:cs="Times New Roman"/>
                    <w:sz w:val="20"/>
                    <w:szCs w:val="20"/>
                  </w:rPr>
                </w:rPrChange>
              </w:rPr>
              <w:t xml:space="preserve"> über 10k Aufrufe)</w:t>
            </w:r>
          </w:p>
          <w:p w14:paraId="132465C4" w14:textId="48335184" w:rsidR="00A15D67" w:rsidRPr="00A15D67" w:rsidRDefault="00D3760D" w:rsidP="00A15D67">
            <w:pPr>
              <w:pStyle w:val="Bullets"/>
              <w:rPr>
                <w:rFonts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Cs/>
                <w:i w:val="0"/>
                <w:iCs w:val="0"/>
                <w:sz w:val="20"/>
                <w:szCs w:val="20"/>
              </w:rPr>
              <w:t>Verdopplung der Follower in weniger als drei Monaten</w:t>
            </w:r>
          </w:p>
        </w:tc>
      </w:tr>
      <w:tr w:rsidR="00FE0496" w:rsidRPr="00735A0F" w14:paraId="4EC9DEB8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061D97E7" w14:textId="660F7C94" w:rsidR="00FE0496" w:rsidRPr="00A15D67" w:rsidRDefault="00AF5477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Mineralfreibad Obersulm</w:t>
            </w:r>
          </w:p>
        </w:tc>
        <w:tc>
          <w:tcPr>
            <w:tcW w:w="3827" w:type="dxa"/>
            <w:gridSpan w:val="5"/>
            <w:vAlign w:val="bottom"/>
          </w:tcPr>
          <w:p w14:paraId="38592414" w14:textId="541649D7" w:rsidR="00FE0496" w:rsidRPr="00A15D67" w:rsidRDefault="00AF547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Obersulm</w:t>
            </w:r>
          </w:p>
        </w:tc>
      </w:tr>
      <w:tr w:rsidR="00FE0496" w:rsidRPr="00735A0F" w14:paraId="0A0FFCF6" w14:textId="77777777" w:rsidTr="00AF5477">
        <w:trPr>
          <w:trHeight w:val="113"/>
        </w:trPr>
        <w:tc>
          <w:tcPr>
            <w:tcW w:w="6379" w:type="dxa"/>
            <w:gridSpan w:val="4"/>
          </w:tcPr>
          <w:p w14:paraId="30382087" w14:textId="3737AC28" w:rsidR="00FE0496" w:rsidRPr="00A15D67" w:rsidRDefault="00AF5477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sz w:val="20"/>
                <w:szCs w:val="20"/>
              </w:rPr>
              <w:t>Beckenaufsicht</w:t>
            </w:r>
          </w:p>
        </w:tc>
        <w:tc>
          <w:tcPr>
            <w:tcW w:w="3827" w:type="dxa"/>
            <w:gridSpan w:val="5"/>
          </w:tcPr>
          <w:p w14:paraId="7444AF8F" w14:textId="65A1D0C8" w:rsidR="00FE0496" w:rsidRPr="00A15D67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06/20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– 09/20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25</w:t>
            </w:r>
          </w:p>
        </w:tc>
      </w:tr>
      <w:tr w:rsidR="00FE0496" w:rsidRPr="00735A0F" w14:paraId="4C00CD42" w14:textId="77777777" w:rsidTr="00AF5477">
        <w:trPr>
          <w:trHeight w:val="113"/>
        </w:trPr>
        <w:tc>
          <w:tcPr>
            <w:tcW w:w="6379" w:type="dxa"/>
            <w:gridSpan w:val="4"/>
          </w:tcPr>
          <w:p w14:paraId="03B442F3" w14:textId="77777777" w:rsidR="00FE0496" w:rsidRPr="00AF5477" w:rsidRDefault="00AF5477" w:rsidP="00FE0496">
            <w:pPr>
              <w:pStyle w:val="Bullets"/>
              <w:numPr>
                <w:ilvl w:val="0"/>
                <w:numId w:val="26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 w:rsidRPr="00AF5477">
              <w:rPr>
                <w:rFonts w:cs="Times New Roman"/>
                <w:i w:val="0"/>
                <w:iCs w:val="0"/>
                <w:sz w:val="20"/>
                <w:szCs w:val="20"/>
              </w:rPr>
              <w:t>Verantwortung für bis zu 400 Besucher pro Tag</w:t>
            </w:r>
          </w:p>
          <w:p w14:paraId="089C6F28" w14:textId="491235C0" w:rsidR="00AF5477" w:rsidRPr="00AF5477" w:rsidRDefault="00AF5477" w:rsidP="00FE0496">
            <w:pPr>
              <w:pStyle w:val="Bullets"/>
              <w:numPr>
                <w:ilvl w:val="0"/>
                <w:numId w:val="26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Durchsetzungsstarke Kommunikation in stressigen </w:t>
            </w:r>
            <w:r w:rsidR="008E73B3">
              <w:rPr>
                <w:rFonts w:cs="Times New Roman"/>
                <w:i w:val="0"/>
                <w:iCs w:val="0"/>
                <w:sz w:val="20"/>
                <w:szCs w:val="20"/>
              </w:rPr>
              <w:t>Situationen</w:t>
            </w:r>
          </w:p>
        </w:tc>
        <w:tc>
          <w:tcPr>
            <w:tcW w:w="3827" w:type="dxa"/>
            <w:gridSpan w:val="5"/>
          </w:tcPr>
          <w:p w14:paraId="746118C9" w14:textId="77777777" w:rsidR="00FE0496" w:rsidRPr="00A15D67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735A0F" w14:paraId="50AFEA03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42FB0D26" w14:textId="5469C486" w:rsidR="00E55D90" w:rsidRPr="00A15D67" w:rsidRDefault="00AF5477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Filtration Group GmbH</w:t>
            </w:r>
          </w:p>
        </w:tc>
        <w:tc>
          <w:tcPr>
            <w:tcW w:w="3827" w:type="dxa"/>
            <w:gridSpan w:val="5"/>
            <w:vAlign w:val="bottom"/>
          </w:tcPr>
          <w:p w14:paraId="11E31BD8" w14:textId="6BF70590" w:rsidR="00E55D90" w:rsidRPr="00A15D67" w:rsidRDefault="00AF547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Öhringen</w:t>
            </w:r>
          </w:p>
        </w:tc>
      </w:tr>
      <w:tr w:rsidR="00E55D90" w:rsidRPr="00735A0F" w14:paraId="48328CB9" w14:textId="77777777" w:rsidTr="00FE0496">
        <w:tc>
          <w:tcPr>
            <w:tcW w:w="6379" w:type="dxa"/>
            <w:gridSpan w:val="4"/>
          </w:tcPr>
          <w:p w14:paraId="74B74B41" w14:textId="77E420D8" w:rsidR="00E55D90" w:rsidRPr="00A15D67" w:rsidRDefault="008E73B3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Ferienarbeit im Lager</w:t>
            </w:r>
          </w:p>
        </w:tc>
        <w:tc>
          <w:tcPr>
            <w:tcW w:w="3827" w:type="dxa"/>
            <w:gridSpan w:val="5"/>
          </w:tcPr>
          <w:p w14:paraId="2CB21DEB" w14:textId="1B74015E" w:rsidR="00E55D90" w:rsidRPr="00A15D67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</w:rPr>
            </w:pP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8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24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10</w:t>
            </w:r>
            <w:r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 w:rsidR="00AF5477">
              <w:rPr>
                <w:rFonts w:cs="Times New Roman"/>
                <w:i w:val="0"/>
                <w:iCs w:val="0"/>
                <w:sz w:val="20"/>
                <w:szCs w:val="20"/>
              </w:rPr>
              <w:t>24</w:t>
            </w:r>
          </w:p>
        </w:tc>
      </w:tr>
      <w:tr w:rsidR="00E55D90" w:rsidRPr="00735A0F" w14:paraId="7C4155D6" w14:textId="77777777" w:rsidTr="00FE0496">
        <w:tc>
          <w:tcPr>
            <w:tcW w:w="10206" w:type="dxa"/>
            <w:gridSpan w:val="9"/>
          </w:tcPr>
          <w:p w14:paraId="0E509F32" w14:textId="77777777" w:rsidR="00234F3F" w:rsidRDefault="008E73B3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Erwerb des Gabelstaplerführerscheins</w:t>
            </w:r>
          </w:p>
          <w:p w14:paraId="3658805E" w14:textId="7227315B" w:rsidR="00E55D90" w:rsidRPr="00A15D67" w:rsidRDefault="00D3760D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Eigenverantwortliche Materialversorgung 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>der Produktion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>slinien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 xml:space="preserve">per 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>Routenzug</w:t>
            </w:r>
          </w:p>
        </w:tc>
      </w:tr>
      <w:tr w:rsidR="0010542C" w:rsidRPr="00735A0F" w14:paraId="7B0087A8" w14:textId="77777777" w:rsidTr="0010542C">
        <w:trPr>
          <w:trHeight w:val="283"/>
        </w:trPr>
        <w:tc>
          <w:tcPr>
            <w:tcW w:w="6379" w:type="dxa"/>
            <w:gridSpan w:val="4"/>
            <w:vAlign w:val="bottom"/>
          </w:tcPr>
          <w:p w14:paraId="6337C357" w14:textId="77777777" w:rsidR="0010542C" w:rsidRDefault="0010542C" w:rsidP="0010542C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Schlosskellerei Baumann KG</w:t>
            </w:r>
          </w:p>
        </w:tc>
        <w:tc>
          <w:tcPr>
            <w:tcW w:w="3827" w:type="dxa"/>
            <w:gridSpan w:val="5"/>
            <w:vAlign w:val="bottom"/>
          </w:tcPr>
          <w:p w14:paraId="66DE58C6" w14:textId="258AB5A4" w:rsidR="0010542C" w:rsidRDefault="0010542C" w:rsidP="0010542C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sz w:val="20"/>
                <w:szCs w:val="20"/>
              </w:rPr>
              <w:t>Obersulm</w:t>
            </w:r>
          </w:p>
        </w:tc>
      </w:tr>
      <w:tr w:rsidR="0010542C" w:rsidRPr="00735A0F" w14:paraId="1B5119B3" w14:textId="77777777" w:rsidTr="0010542C">
        <w:trPr>
          <w:trHeight w:val="113"/>
        </w:trPr>
        <w:tc>
          <w:tcPr>
            <w:tcW w:w="6379" w:type="dxa"/>
            <w:gridSpan w:val="4"/>
            <w:vAlign w:val="bottom"/>
          </w:tcPr>
          <w:p w14:paraId="132DCB9A" w14:textId="791EDC4D" w:rsidR="0010542C" w:rsidRPr="0010542C" w:rsidRDefault="0010542C" w:rsidP="0010542C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Cs/>
                <w:sz w:val="20"/>
                <w:szCs w:val="20"/>
              </w:rPr>
            </w:pPr>
            <w:r>
              <w:rPr>
                <w:rFonts w:cs="Times New Roman"/>
                <w:bCs/>
                <w:sz w:val="20"/>
                <w:szCs w:val="20"/>
              </w:rPr>
              <w:t>Ferienarbeit im Lager</w:t>
            </w:r>
          </w:p>
        </w:tc>
        <w:tc>
          <w:tcPr>
            <w:tcW w:w="3827" w:type="dxa"/>
            <w:gridSpan w:val="5"/>
            <w:vAlign w:val="bottom"/>
          </w:tcPr>
          <w:p w14:paraId="5EE892B5" w14:textId="45B4F461" w:rsidR="0010542C" w:rsidRPr="0010542C" w:rsidRDefault="0010542C" w:rsidP="0010542C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sz w:val="20"/>
                <w:szCs w:val="20"/>
              </w:rPr>
            </w:pPr>
            <w:r w:rsidRPr="0010542C">
              <w:rPr>
                <w:rFonts w:cs="Times New Roman"/>
                <w:i w:val="0"/>
                <w:sz w:val="20"/>
                <w:szCs w:val="20"/>
              </w:rPr>
              <w:t>08</w:t>
            </w:r>
            <w:r>
              <w:rPr>
                <w:rFonts w:cs="Times New Roman"/>
                <w:i w:val="0"/>
                <w:sz w:val="20"/>
                <w:szCs w:val="20"/>
              </w:rPr>
              <w:t>/2023-10-2023, 08/2025</w:t>
            </w:r>
          </w:p>
        </w:tc>
      </w:tr>
      <w:tr w:rsidR="0010542C" w:rsidRPr="00735A0F" w14:paraId="515B571E" w14:textId="77777777" w:rsidTr="0010542C">
        <w:trPr>
          <w:trHeight w:val="119"/>
        </w:trPr>
        <w:tc>
          <w:tcPr>
            <w:tcW w:w="10206" w:type="dxa"/>
            <w:gridSpan w:val="9"/>
          </w:tcPr>
          <w:p w14:paraId="5E612F2A" w14:textId="3E77694A" w:rsidR="0010542C" w:rsidRDefault="0010542C" w:rsidP="00FE0496">
            <w:pPr>
              <w:pStyle w:val="Bullets"/>
              <w:rPr>
                <w:rFonts w:cs="Times New Roman"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Kommissionierung</w:t>
            </w:r>
            <w:r w:rsidR="00234F3F">
              <w:rPr>
                <w:rFonts w:cs="Times New Roman"/>
                <w:i w:val="0"/>
                <w:iCs w:val="0"/>
                <w:sz w:val="20"/>
                <w:szCs w:val="20"/>
              </w:rPr>
              <w:t xml:space="preserve"> von Bestellungen </w:t>
            </w:r>
          </w:p>
        </w:tc>
      </w:tr>
      <w:tr w:rsidR="00E55D90" w:rsidRPr="00735A0F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A15D67" w:rsidRDefault="00F44F5F" w:rsidP="00F44F5F">
            <w:pPr>
              <w:pStyle w:val="BERSCHRIFT"/>
              <w:rPr>
                <w:rFonts w:cs="Times New Roman"/>
                <w:i/>
                <w:smallCaps w:val="0"/>
                <w:sz w:val="28"/>
                <w:szCs w:val="28"/>
              </w:rPr>
            </w:pPr>
            <w:r w:rsidRPr="00A15D67">
              <w:rPr>
                <w:rFonts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735A0F" w14:paraId="74251178" w14:textId="77777777" w:rsidTr="00AF5477">
        <w:trPr>
          <w:trHeight w:val="283"/>
        </w:trPr>
        <w:tc>
          <w:tcPr>
            <w:tcW w:w="6379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5B33D52" w:rsidR="00E55D90" w:rsidRPr="00A15D67" w:rsidRDefault="008E73B3" w:rsidP="00E55D90">
            <w:pPr>
              <w:pStyle w:val="Ort"/>
              <w:jc w:val="left"/>
              <w:rPr>
                <w:rFonts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Times New Roman"/>
                <w:b/>
                <w:i w:val="0"/>
                <w:iCs/>
                <w:smallCaps w:val="0"/>
                <w:sz w:val="21"/>
                <w:szCs w:val="21"/>
              </w:rPr>
              <w:t>Wasti e.V.</w:t>
            </w:r>
            <w:r w:rsidR="00E55D90" w:rsidRPr="00A15D67">
              <w:rPr>
                <w:rFonts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</w:t>
            </w:r>
          </w:p>
        </w:tc>
        <w:tc>
          <w:tcPr>
            <w:tcW w:w="3827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01B9085E" w:rsidR="00E55D90" w:rsidRPr="00A15D67" w:rsidRDefault="008E73B3" w:rsidP="00E55D90">
            <w:pPr>
              <w:pStyle w:val="Ort"/>
              <w:rPr>
                <w:rFonts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München </w:t>
            </w:r>
          </w:p>
        </w:tc>
      </w:tr>
      <w:tr w:rsidR="00E55D90" w:rsidRPr="00735A0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46CC3DB0" w:rsidR="00E55D90" w:rsidRPr="00A15D67" w:rsidRDefault="008E73B3" w:rsidP="00E55D90">
            <w:pPr>
              <w:pStyle w:val="Beschreibung"/>
              <w:rPr>
                <w:rFonts w:cs="Times New Roman"/>
                <w:i/>
                <w:iCs/>
                <w:sz w:val="20"/>
                <w:szCs w:val="20"/>
              </w:rPr>
            </w:pPr>
            <w:r>
              <w:rPr>
                <w:rFonts w:cs="Times New Roman"/>
                <w:i/>
                <w:iCs/>
                <w:sz w:val="20"/>
                <w:szCs w:val="20"/>
              </w:rPr>
              <w:t>Aktives Mitglied der Fachschaft</w:t>
            </w:r>
          </w:p>
        </w:tc>
        <w:tc>
          <w:tcPr>
            <w:tcW w:w="3402" w:type="dxa"/>
            <w:gridSpan w:val="3"/>
          </w:tcPr>
          <w:p w14:paraId="45DD2178" w14:textId="40B85B0B" w:rsidR="00E55D90" w:rsidRPr="00A15D67" w:rsidRDefault="008E73B3" w:rsidP="00E55D90">
            <w:pPr>
              <w:pStyle w:val="Beschreibung"/>
              <w:jc w:val="righ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11</w:t>
            </w:r>
            <w:r w:rsidR="00E55D90" w:rsidRPr="00A15D67">
              <w:rPr>
                <w:rFonts w:cs="Times New Roman"/>
                <w:sz w:val="20"/>
                <w:szCs w:val="20"/>
              </w:rPr>
              <w:t>/20</w:t>
            </w:r>
            <w:r>
              <w:rPr>
                <w:rFonts w:cs="Times New Roman"/>
                <w:sz w:val="20"/>
                <w:szCs w:val="20"/>
              </w:rPr>
              <w:t>25</w:t>
            </w:r>
            <w:r w:rsidR="00E55D90" w:rsidRPr="00A15D67">
              <w:rPr>
                <w:rFonts w:cs="Times New Roman"/>
                <w:sz w:val="20"/>
                <w:szCs w:val="20"/>
              </w:rPr>
              <w:t xml:space="preserve"> – heute</w:t>
            </w:r>
          </w:p>
        </w:tc>
      </w:tr>
      <w:tr w:rsidR="00E55D90" w:rsidRPr="00735A0F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02E37519" w14:textId="77777777" w:rsidR="00E55D90" w:rsidRDefault="008E73B3" w:rsidP="00FE0496">
            <w:pPr>
              <w:pStyle w:val="Beschreibung"/>
              <w:numPr>
                <w:ilvl w:val="0"/>
                <w:numId w:val="24"/>
              </w:numPr>
              <w:rPr>
                <w:rFonts w:cs="Times New Roman"/>
                <w:iCs/>
                <w:sz w:val="20"/>
                <w:szCs w:val="20"/>
              </w:rPr>
            </w:pPr>
            <w:r>
              <w:rPr>
                <w:rFonts w:cs="Times New Roman"/>
                <w:iCs/>
                <w:sz w:val="20"/>
                <w:szCs w:val="20"/>
              </w:rPr>
              <w:t>Organisation eines internen Schachturniers</w:t>
            </w:r>
          </w:p>
          <w:p w14:paraId="68CFAD97" w14:textId="4814D0FD" w:rsidR="008E73B3" w:rsidRPr="008E73B3" w:rsidRDefault="008E73B3" w:rsidP="00FE0496">
            <w:pPr>
              <w:pStyle w:val="Beschreibung"/>
              <w:numPr>
                <w:ilvl w:val="0"/>
                <w:numId w:val="24"/>
              </w:numPr>
              <w:rPr>
                <w:rFonts w:cs="Times New Roman"/>
                <w:b/>
                <w:bCs/>
                <w:iCs/>
                <w:sz w:val="20"/>
                <w:szCs w:val="20"/>
              </w:rPr>
            </w:pPr>
            <w:r w:rsidRPr="008E73B3">
              <w:rPr>
                <w:rFonts w:cs="Times New Roman"/>
                <w:b/>
                <w:bCs/>
                <w:iCs/>
                <w:sz w:val="20"/>
                <w:szCs w:val="20"/>
              </w:rPr>
              <w:t>Projektmitarbeit der FKG-Messe 2026:</w:t>
            </w:r>
            <w:r>
              <w:rPr>
                <w:rFonts w:cs="Times New Roman"/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rFonts w:cs="Times New Roman"/>
                <w:iCs/>
                <w:sz w:val="20"/>
                <w:szCs w:val="20"/>
              </w:rPr>
              <w:t>Mitwirkung bei der operativen Event-Logistik sowie zielgerichtete Bewerbung der Fachvorträge</w:t>
            </w:r>
            <w:r>
              <w:rPr>
                <w:rFonts w:cs="Times New Roman"/>
                <w:b/>
                <w:bCs/>
                <w:iCs/>
                <w:sz w:val="20"/>
                <w:szCs w:val="20"/>
              </w:rPr>
              <w:t xml:space="preserve"> </w:t>
            </w:r>
          </w:p>
        </w:tc>
      </w:tr>
      <w:tr w:rsidR="00FE0496" w:rsidRPr="00735A0F" w14:paraId="3B26943D" w14:textId="77777777" w:rsidTr="00FE0496">
        <w:trPr>
          <w:trHeight w:val="346"/>
        </w:trPr>
        <w:tc>
          <w:tcPr>
            <w:tcW w:w="5954" w:type="dxa"/>
            <w:gridSpan w:val="3"/>
            <w:vAlign w:val="bottom"/>
          </w:tcPr>
          <w:p w14:paraId="11E538C2" w14:textId="16FCE725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b/>
                <w:i w:val="0"/>
                <w:iCs w:val="0"/>
                <w:sz w:val="21"/>
                <w:szCs w:val="21"/>
              </w:rPr>
              <w:t>IVHQ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65235A34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  <w:t>Costa Rica</w:t>
            </w:r>
            <w:r w:rsidR="00FE0496" w:rsidRPr="00A15D67"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FE0496" w:rsidRPr="00735A0F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396429FE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Times New Roman"/>
                <w:sz w:val="20"/>
                <w:szCs w:val="20"/>
              </w:rPr>
              <w:t>Artenschutz für Meeresschildkröten</w:t>
            </w:r>
          </w:p>
        </w:tc>
        <w:tc>
          <w:tcPr>
            <w:tcW w:w="1842" w:type="dxa"/>
          </w:tcPr>
          <w:p w14:paraId="0D2FFB14" w14:textId="588E40E2" w:rsidR="00FE0496" w:rsidRPr="00A15D67" w:rsidRDefault="008E73B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11</w:t>
            </w:r>
            <w:r w:rsidR="00FE0496" w:rsidRPr="00A15D67">
              <w:rPr>
                <w:rFonts w:cs="Times New Roman"/>
                <w:i w:val="0"/>
                <w:iCs w:val="0"/>
                <w:sz w:val="20"/>
                <w:szCs w:val="20"/>
              </w:rPr>
              <w:t>/20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>24</w:t>
            </w:r>
          </w:p>
        </w:tc>
      </w:tr>
      <w:tr w:rsidR="00FE0496" w:rsidRPr="00735A0F" w14:paraId="66A58453" w14:textId="77777777" w:rsidTr="00FE0496">
        <w:trPr>
          <w:trHeight w:val="20"/>
        </w:trPr>
        <w:tc>
          <w:tcPr>
            <w:tcW w:w="10206" w:type="dxa"/>
            <w:gridSpan w:val="9"/>
          </w:tcPr>
          <w:p w14:paraId="2095EB71" w14:textId="77777777" w:rsidR="00FE0496" w:rsidRPr="008E73B3" w:rsidRDefault="008E73B3" w:rsidP="00FE0496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Durchführen von Nachtwachen zur Sicherstellung der Eier</w:t>
            </w:r>
          </w:p>
          <w:p w14:paraId="50B5B9CB" w14:textId="09CA2284" w:rsidR="008E73B3" w:rsidRPr="00A15D67" w:rsidRDefault="008E73B3" w:rsidP="00FE0496">
            <w:pPr>
              <w:pStyle w:val="Bullets"/>
              <w:numPr>
                <w:ilvl w:val="0"/>
                <w:numId w:val="25"/>
              </w:numPr>
              <w:rPr>
                <w:rFonts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Times New Roman"/>
                <w:i w:val="0"/>
                <w:iCs w:val="0"/>
                <w:sz w:val="20"/>
                <w:szCs w:val="20"/>
              </w:rPr>
              <w:t>Enge Zusammenarbeit in einem internationalen Team in englischer und spani</w:t>
            </w:r>
            <w:r w:rsidR="00D3760D">
              <w:rPr>
                <w:rFonts w:cs="Times New Roman"/>
                <w:i w:val="0"/>
                <w:iCs w:val="0"/>
                <w:sz w:val="20"/>
                <w:szCs w:val="20"/>
              </w:rPr>
              <w:t>s</w:t>
            </w:r>
            <w:r>
              <w:rPr>
                <w:rFonts w:cs="Times New Roman"/>
                <w:i w:val="0"/>
                <w:iCs w:val="0"/>
                <w:sz w:val="20"/>
                <w:szCs w:val="20"/>
              </w:rPr>
              <w:t>cher Sprache</w:t>
            </w:r>
          </w:p>
        </w:tc>
      </w:tr>
      <w:tr w:rsidR="00E55D90" w:rsidRPr="00735A0F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A15D67" w:rsidRDefault="001647AB" w:rsidP="001647AB">
            <w:pPr>
              <w:rPr>
                <w:rFonts w:ascii="Georgia" w:hAnsi="Georgia" w:cs="Times New Roman"/>
                <w:b/>
                <w:sz w:val="28"/>
                <w:szCs w:val="28"/>
              </w:rPr>
            </w:pPr>
            <w:r w:rsidRPr="00A15D67">
              <w:rPr>
                <w:rFonts w:ascii="Georgia" w:hAnsi="Georgi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735A0F" w14:paraId="2B257790" w14:textId="77777777" w:rsidTr="00DD3373">
        <w:trPr>
          <w:trHeight w:val="340"/>
        </w:trPr>
        <w:tc>
          <w:tcPr>
            <w:tcW w:w="1020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E113792" w:rsidR="00F25EB2" w:rsidRPr="00A15D67" w:rsidRDefault="00F25EB2" w:rsidP="00E55D90">
            <w:pPr>
              <w:rPr>
                <w:rFonts w:ascii="Georgia" w:hAnsi="Georgia" w:cs="Times New Roman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Sprachen: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Deutsch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, Englisch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(Verhandlungssicher)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,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Spanisch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(B</w:t>
            </w:r>
            <w:r w:rsidR="00504E72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F25EB2" w:rsidRPr="00735A0F" w14:paraId="45706C3F" w14:textId="77777777" w:rsidTr="00462D7A">
        <w:trPr>
          <w:trHeight w:val="283"/>
        </w:trPr>
        <w:tc>
          <w:tcPr>
            <w:tcW w:w="10206" w:type="dxa"/>
            <w:gridSpan w:val="9"/>
            <w:vAlign w:val="bottom"/>
          </w:tcPr>
          <w:p w14:paraId="60CA2168" w14:textId="27B2C3BB" w:rsidR="00F25EB2" w:rsidRPr="00A15D67" w:rsidRDefault="00F25EB2" w:rsidP="00E55D90">
            <w:pPr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Technisch: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Microsoft Office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(fortgeschritten), R (Grundlagen)</w:t>
            </w:r>
          </w:p>
        </w:tc>
      </w:tr>
      <w:tr w:rsidR="00F25EB2" w:rsidRPr="00735A0F" w14:paraId="70CB01B0" w14:textId="77777777" w:rsidTr="00991F52">
        <w:trPr>
          <w:trHeight w:val="283"/>
        </w:trPr>
        <w:tc>
          <w:tcPr>
            <w:tcW w:w="10206" w:type="dxa"/>
            <w:gridSpan w:val="9"/>
            <w:vAlign w:val="bottom"/>
          </w:tcPr>
          <w:p w14:paraId="598C2742" w14:textId="5BC2C911" w:rsidR="00F25EB2" w:rsidRPr="00A15D67" w:rsidRDefault="00F25EB2" w:rsidP="00E55D90">
            <w:pPr>
              <w:rPr>
                <w:rFonts w:ascii="Georgia" w:hAnsi="Georgia" w:cs="Times New Roman"/>
                <w:color w:val="000000"/>
                <w:sz w:val="20"/>
                <w:szCs w:val="20"/>
              </w:rPr>
            </w:pPr>
            <w:r w:rsidRPr="00A15D67">
              <w:rPr>
                <w:rFonts w:ascii="Georgia" w:hAnsi="Georgia" w:cs="Times New Roman"/>
                <w:b/>
                <w:bCs/>
                <w:sz w:val="20"/>
                <w:szCs w:val="20"/>
              </w:rPr>
              <w:t>Interessen:</w:t>
            </w:r>
            <w:r w:rsidRPr="00A15D67">
              <w:rPr>
                <w:rFonts w:ascii="Georgia" w:hAnsi="Georgia" w:cs="Times New Roman"/>
                <w:sz w:val="20"/>
                <w:szCs w:val="20"/>
              </w:rPr>
              <w:t xml:space="preserve"> 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>Fußball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 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504E72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Mitglied der Heimatvereins</w:t>
            </w:r>
            <w:r w:rsidRPr="00A15D67">
              <w:rPr>
                <w:rFonts w:ascii="Georgia" w:hAnsi="Georgia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, 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>Joggen (Köln-Marathon 2025)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, </w:t>
            </w:r>
            <w:r w:rsidR="00504E72">
              <w:rPr>
                <w:rFonts w:ascii="Georgia" w:hAnsi="Georgia" w:cs="Times New Roman"/>
                <w:color w:val="000000"/>
                <w:sz w:val="20"/>
                <w:szCs w:val="20"/>
              </w:rPr>
              <w:t xml:space="preserve">Calisthenics, </w:t>
            </w:r>
            <w:r w:rsidRPr="00A15D67">
              <w:rPr>
                <w:rFonts w:ascii="Georgia" w:hAnsi="Georgia" w:cs="Times New Roman"/>
                <w:color w:val="000000"/>
                <w:sz w:val="20"/>
                <w:szCs w:val="20"/>
              </w:rPr>
              <w:t>Schach</w:t>
            </w:r>
          </w:p>
        </w:tc>
      </w:tr>
      <w:tr w:rsidR="001647AB" w:rsidRPr="00735A0F" w14:paraId="071AB173" w14:textId="77777777" w:rsidTr="00234F3F">
        <w:trPr>
          <w:trHeight w:val="1134"/>
        </w:trPr>
        <w:tc>
          <w:tcPr>
            <w:tcW w:w="10206" w:type="dxa"/>
            <w:gridSpan w:val="9"/>
            <w:vAlign w:val="bottom"/>
          </w:tcPr>
          <w:p w14:paraId="6478BDEA" w14:textId="11F9DCCD" w:rsidR="001647AB" w:rsidRPr="00A15D67" w:rsidRDefault="00504E72" w:rsidP="00E55D90">
            <w:pPr>
              <w:rPr>
                <w:rFonts w:ascii="Georgia" w:hAnsi="Georgia" w:cs="Times New Roman"/>
                <w:color w:val="000000"/>
                <w:sz w:val="18"/>
              </w:rPr>
            </w:pPr>
            <w:r>
              <w:rPr>
                <w:rFonts w:ascii="Georgia" w:hAnsi="Georgia" w:cs="Times New Roman"/>
                <w:sz w:val="20"/>
                <w:szCs w:val="20"/>
              </w:rPr>
              <w:t>München</w:t>
            </w:r>
            <w:r w:rsidR="001647AB" w:rsidRPr="00A15D67">
              <w:rPr>
                <w:rFonts w:ascii="Georgia" w:hAnsi="Georgia" w:cs="Times New Roman"/>
                <w:sz w:val="20"/>
                <w:szCs w:val="20"/>
              </w:rPr>
              <w:t xml:space="preserve">, </w:t>
            </w:r>
            <w:r>
              <w:rPr>
                <w:rFonts w:ascii="Georgia" w:hAnsi="Georgia" w:cs="Times New Roman"/>
                <w:sz w:val="20"/>
                <w:szCs w:val="20"/>
              </w:rPr>
              <w:t>16</w:t>
            </w:r>
            <w:r w:rsidR="001647AB" w:rsidRPr="00A15D67">
              <w:rPr>
                <w:rFonts w:ascii="Georgia" w:hAnsi="Georgia" w:cs="Times New Roman"/>
                <w:sz w:val="20"/>
                <w:szCs w:val="20"/>
              </w:rPr>
              <w:t>.</w:t>
            </w:r>
            <w:r>
              <w:rPr>
                <w:rFonts w:ascii="Georgia" w:hAnsi="Georgia" w:cs="Times New Roman"/>
                <w:sz w:val="20"/>
                <w:szCs w:val="20"/>
              </w:rPr>
              <w:t>06</w:t>
            </w:r>
            <w:r w:rsidR="001647AB" w:rsidRPr="00A15D67">
              <w:rPr>
                <w:rFonts w:ascii="Georgia" w:hAnsi="Georgia" w:cs="Times New Roman"/>
                <w:sz w:val="20"/>
                <w:szCs w:val="20"/>
              </w:rPr>
              <w:t>.20</w:t>
            </w:r>
            <w:r>
              <w:rPr>
                <w:rFonts w:ascii="Georgia" w:hAnsi="Georgia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234F3F" w:rsidRDefault="00723643">
      <w:pPr>
        <w:rPr>
          <w:rFonts w:ascii="Georgia" w:hAnsi="Georgia"/>
          <w:sz w:val="2"/>
          <w:szCs w:val="2"/>
        </w:rPr>
      </w:pPr>
    </w:p>
    <w:sectPr w:rsidR="00723643" w:rsidRPr="00234F3F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53E7F" w14:textId="77777777" w:rsidR="00430376" w:rsidRDefault="00430376" w:rsidP="00BE053D">
      <w:pPr>
        <w:spacing w:after="0" w:line="240" w:lineRule="auto"/>
      </w:pPr>
      <w:r>
        <w:separator/>
      </w:r>
    </w:p>
  </w:endnote>
  <w:endnote w:type="continuationSeparator" w:id="0">
    <w:p w14:paraId="508A6291" w14:textId="77777777" w:rsidR="00430376" w:rsidRDefault="0043037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3BB2" w14:textId="77777777" w:rsidR="00430376" w:rsidRDefault="00430376" w:rsidP="00BE053D">
      <w:pPr>
        <w:spacing w:after="0" w:line="240" w:lineRule="auto"/>
      </w:pPr>
      <w:r>
        <w:separator/>
      </w:r>
    </w:p>
  </w:footnote>
  <w:footnote w:type="continuationSeparator" w:id="0">
    <w:p w14:paraId="58320A9F" w14:textId="77777777" w:rsidR="00430376" w:rsidRDefault="0043037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0542C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34F3F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5930"/>
    <w:rsid w:val="003E27C3"/>
    <w:rsid w:val="003F3E3F"/>
    <w:rsid w:val="004067B8"/>
    <w:rsid w:val="004154BE"/>
    <w:rsid w:val="0042013D"/>
    <w:rsid w:val="00422F83"/>
    <w:rsid w:val="00426D7E"/>
    <w:rsid w:val="00430376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4E72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5F1AE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5A0F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E73B3"/>
    <w:rsid w:val="009053D7"/>
    <w:rsid w:val="0091075B"/>
    <w:rsid w:val="0091331D"/>
    <w:rsid w:val="0093223C"/>
    <w:rsid w:val="00941A87"/>
    <w:rsid w:val="009501C2"/>
    <w:rsid w:val="00955C09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15D67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5477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A36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760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D12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50E5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F1A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</cp:revision>
  <dcterms:created xsi:type="dcterms:W3CDTF">2026-06-16T16:00:00Z</dcterms:created>
  <dcterms:modified xsi:type="dcterms:W3CDTF">2026-06-16T18:38:00Z</dcterms:modified>
</cp:coreProperties>
</file>