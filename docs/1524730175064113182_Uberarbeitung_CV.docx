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ellenraster"/>
        <w:tblW w:w="10178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79"/>
        <w:gridCol w:w="414"/>
        <w:gridCol w:w="856"/>
        <w:gridCol w:w="138"/>
        <w:gridCol w:w="283"/>
        <w:gridCol w:w="1027"/>
        <w:gridCol w:w="244"/>
        <w:gridCol w:w="181"/>
        <w:gridCol w:w="1843"/>
        <w:gridCol w:w="94"/>
        <w:gridCol w:w="7"/>
        <w:gridCol w:w="12"/>
      </w:tblGrid>
      <w:tr w:rsidR="00E55D90" w:rsidRPr="003413D2" w14:paraId="487AC9CE" w14:textId="77777777" w:rsidTr="004A3C4B">
        <w:trPr>
          <w:gridAfter w:val="1"/>
          <w:wAfter w:w="12" w:type="dxa"/>
          <w:trHeight w:val="20"/>
        </w:trPr>
        <w:tc>
          <w:tcPr>
            <w:tcW w:w="10166" w:type="dxa"/>
            <w:gridSpan w:val="11"/>
            <w:vAlign w:val="bottom"/>
          </w:tcPr>
          <w:p w14:paraId="0CBC6997" w14:textId="46D5E6EC" w:rsidR="00E55D90" w:rsidRPr="003413D2" w:rsidRDefault="0093176C" w:rsidP="004A3C4B">
            <w:pPr>
              <w:jc w:val="center"/>
              <w:rPr>
                <w:rFonts w:ascii="Optima" w:hAnsi="Optima" w:cs="Times New Roman"/>
                <w:b/>
                <w:sz w:val="48"/>
                <w:szCs w:val="44"/>
              </w:rPr>
            </w:pPr>
            <w:r>
              <w:rPr>
                <w:rFonts w:ascii="Optima" w:hAnsi="Optima" w:cs="Times New Roman"/>
                <w:b/>
                <w:sz w:val="48"/>
                <w:szCs w:val="44"/>
              </w:rPr>
              <w:t>Jacob Keintzel</w:t>
            </w:r>
          </w:p>
          <w:p w14:paraId="2D363F9A" w14:textId="425ED9AB" w:rsidR="00F44F5F" w:rsidRPr="003413D2" w:rsidRDefault="0093176C" w:rsidP="004A3C4B">
            <w:pPr>
              <w:jc w:val="center"/>
              <w:rPr>
                <w:rFonts w:ascii="Optima" w:hAnsi="Optima" w:cs="Times New Roman"/>
                <w:bCs/>
                <w:sz w:val="20"/>
                <w:szCs w:val="20"/>
              </w:rPr>
            </w:pPr>
            <w:r>
              <w:rPr>
                <w:rFonts w:ascii="Optima" w:hAnsi="Optima" w:cs="Times New Roman"/>
                <w:bCs/>
                <w:sz w:val="20"/>
                <w:szCs w:val="20"/>
              </w:rPr>
              <w:t>Bismarck</w:t>
            </w:r>
            <w:r w:rsidR="00F44F5F" w:rsidRPr="003413D2">
              <w:rPr>
                <w:rFonts w:ascii="Optima" w:hAnsi="Optima" w:cs="Times New Roman"/>
                <w:bCs/>
                <w:sz w:val="20"/>
                <w:szCs w:val="20"/>
              </w:rPr>
              <w:t xml:space="preserve">straße </w:t>
            </w:r>
            <w:r>
              <w:rPr>
                <w:rFonts w:ascii="Optima" w:hAnsi="Optima" w:cs="Times New Roman"/>
                <w:bCs/>
                <w:sz w:val="20"/>
                <w:szCs w:val="20"/>
              </w:rPr>
              <w:t>56</w:t>
            </w:r>
            <w:r w:rsidR="00F44F5F" w:rsidRPr="003413D2">
              <w:rPr>
                <w:rFonts w:ascii="Optima" w:hAnsi="Optima" w:cs="Times New Roman"/>
                <w:bCs/>
                <w:sz w:val="20"/>
                <w:szCs w:val="20"/>
              </w:rPr>
              <w:t xml:space="preserve">, </w:t>
            </w:r>
            <w:r w:rsidR="000F04EE">
              <w:rPr>
                <w:rFonts w:ascii="Optima" w:hAnsi="Optima" w:cs="Times New Roman"/>
                <w:bCs/>
                <w:sz w:val="20"/>
                <w:szCs w:val="20"/>
              </w:rPr>
              <w:t xml:space="preserve">73240 </w:t>
            </w:r>
            <w:r>
              <w:rPr>
                <w:rFonts w:ascii="Optima" w:hAnsi="Optima" w:cs="Times New Roman"/>
                <w:bCs/>
                <w:sz w:val="20"/>
                <w:szCs w:val="20"/>
              </w:rPr>
              <w:t>Wendlingen</w:t>
            </w:r>
          </w:p>
          <w:p w14:paraId="135895E2" w14:textId="511FA120" w:rsidR="00F44F5F" w:rsidRPr="003413D2" w:rsidRDefault="0093176C" w:rsidP="004A3C4B">
            <w:pPr>
              <w:jc w:val="center"/>
              <w:rPr>
                <w:rFonts w:ascii="Optima" w:hAnsi="Optima" w:cs="Times New Roman"/>
                <w:b/>
              </w:rPr>
            </w:pPr>
            <w:r>
              <w:rPr>
                <w:rFonts w:ascii="Optima" w:hAnsi="Optima" w:cs="Times New Roman"/>
                <w:bCs/>
                <w:sz w:val="20"/>
                <w:szCs w:val="20"/>
              </w:rPr>
              <w:t>jacobkeintzel@gmail.com</w:t>
            </w:r>
            <w:r w:rsidR="00F44F5F" w:rsidRPr="003413D2">
              <w:rPr>
                <w:rFonts w:ascii="Optima" w:hAnsi="Optima" w:cs="Times New Roman"/>
                <w:bCs/>
                <w:sz w:val="20"/>
                <w:szCs w:val="20"/>
              </w:rPr>
              <w:t xml:space="preserve"> | +49(0)1</w:t>
            </w:r>
            <w:r>
              <w:rPr>
                <w:rFonts w:ascii="Optima" w:hAnsi="Optima" w:cs="Times New Roman"/>
                <w:bCs/>
                <w:sz w:val="20"/>
                <w:szCs w:val="20"/>
              </w:rPr>
              <w:t>779173277</w:t>
            </w:r>
          </w:p>
        </w:tc>
      </w:tr>
      <w:tr w:rsidR="002508C2" w:rsidRPr="003413D2" w14:paraId="0FCADE56" w14:textId="77777777" w:rsidTr="00B174A9">
        <w:trPr>
          <w:gridAfter w:val="1"/>
          <w:wAfter w:w="12" w:type="dxa"/>
          <w:trHeight w:val="454"/>
        </w:trPr>
        <w:tc>
          <w:tcPr>
            <w:tcW w:w="10166" w:type="dxa"/>
            <w:gridSpan w:val="11"/>
            <w:vAlign w:val="bottom"/>
          </w:tcPr>
          <w:p w14:paraId="6219B894" w14:textId="15413314" w:rsidR="002508C2" w:rsidRPr="004A3C4B" w:rsidRDefault="000F04EE" w:rsidP="004A3C4B">
            <w:pPr>
              <w:pStyle w:val="BERSCHRIFT"/>
              <w:rPr>
                <w:rFonts w:ascii="Optima" w:hAnsi="Optima" w:cs="Times New Roman"/>
                <w:b w:val="0"/>
                <w:sz w:val="28"/>
              </w:rPr>
            </w:pPr>
            <w:r>
              <w:rPr>
                <w:rFonts w:ascii="Optima" w:hAnsi="Optima" w:cs="Times New Roman"/>
                <w:smallCaps w:val="0"/>
                <w:sz w:val="28"/>
              </w:rPr>
              <w:t>BILDUNG</w:t>
            </w:r>
          </w:p>
        </w:tc>
      </w:tr>
      <w:tr w:rsidR="002B28F2" w:rsidRPr="003413D2" w14:paraId="7D1DEBF7" w14:textId="77777777" w:rsidTr="00467FCF">
        <w:trPr>
          <w:gridAfter w:val="1"/>
          <w:wAfter w:w="12" w:type="dxa"/>
          <w:trHeight w:val="340"/>
        </w:trPr>
        <w:tc>
          <w:tcPr>
            <w:tcW w:w="6770" w:type="dxa"/>
            <w:gridSpan w:val="5"/>
            <w:tcBorders>
              <w:top w:val="single" w:sz="4" w:space="0" w:color="auto"/>
            </w:tcBorders>
            <w:vAlign w:val="bottom"/>
          </w:tcPr>
          <w:p w14:paraId="0C2B846F" w14:textId="6D08957B" w:rsidR="00051DF2" w:rsidRPr="00051DF2" w:rsidRDefault="00051DF2" w:rsidP="002B28F2">
            <w:pPr>
              <w:rPr>
                <w:rFonts w:ascii="Optima" w:hAnsi="Optima" w:cs="Times New Roman"/>
                <w:b/>
                <w:sz w:val="21"/>
                <w:szCs w:val="21"/>
              </w:rPr>
            </w:pPr>
            <w:r>
              <w:rPr>
                <w:rFonts w:ascii="Optima" w:hAnsi="Optima" w:cs="Times New Roman"/>
                <w:b/>
                <w:sz w:val="21"/>
                <w:szCs w:val="21"/>
              </w:rPr>
              <w:t>Universität St. Gallen (HSG)</w:t>
            </w:r>
          </w:p>
        </w:tc>
        <w:tc>
          <w:tcPr>
            <w:tcW w:w="3396" w:type="dxa"/>
            <w:gridSpan w:val="6"/>
            <w:tcBorders>
              <w:top w:val="single" w:sz="4" w:space="0" w:color="auto"/>
            </w:tcBorders>
            <w:vAlign w:val="bottom"/>
          </w:tcPr>
          <w:p w14:paraId="7C845E2D" w14:textId="06C7DE1A" w:rsidR="002B28F2" w:rsidRPr="003413D2" w:rsidRDefault="00051DF2" w:rsidP="002B28F2">
            <w:pPr>
              <w:jc w:val="right"/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  <w:t>St. Gallen</w:t>
            </w:r>
          </w:p>
        </w:tc>
      </w:tr>
      <w:tr w:rsidR="002B28F2" w:rsidRPr="003413D2" w14:paraId="61E5D482" w14:textId="77777777" w:rsidTr="00F76311">
        <w:trPr>
          <w:gridAfter w:val="1"/>
          <w:wAfter w:w="12" w:type="dxa"/>
          <w:trHeight w:val="45"/>
        </w:trPr>
        <w:tc>
          <w:tcPr>
            <w:tcW w:w="5493" w:type="dxa"/>
            <w:gridSpan w:val="2"/>
          </w:tcPr>
          <w:p w14:paraId="11CB9A0F" w14:textId="49095CE7" w:rsidR="002B28F2" w:rsidRPr="003413D2" w:rsidRDefault="00051DF2" w:rsidP="002B28F2">
            <w:pPr>
              <w:rPr>
                <w:rFonts w:ascii="Optima" w:hAnsi="Optima" w:cs="Times New Roman"/>
                <w:i/>
                <w:iCs/>
                <w:sz w:val="20"/>
                <w:szCs w:val="20"/>
              </w:rPr>
            </w:pPr>
            <w:r>
              <w:rPr>
                <w:rFonts w:ascii="Optima" w:hAnsi="Optima" w:cs="Times New Roman"/>
                <w:i/>
                <w:iCs/>
                <w:sz w:val="20"/>
                <w:szCs w:val="20"/>
              </w:rPr>
              <w:t>Asse</w:t>
            </w:r>
            <w:r w:rsidR="000A0D0D">
              <w:rPr>
                <w:rFonts w:ascii="Optima" w:hAnsi="Optima" w:cs="Times New Roman"/>
                <w:i/>
                <w:iCs/>
                <w:sz w:val="20"/>
                <w:szCs w:val="20"/>
              </w:rPr>
              <w:t>s</w:t>
            </w:r>
            <w:r>
              <w:rPr>
                <w:rFonts w:ascii="Optima" w:hAnsi="Optima" w:cs="Times New Roman"/>
                <w:i/>
                <w:iCs/>
                <w:sz w:val="20"/>
                <w:szCs w:val="20"/>
              </w:rPr>
              <w:t>smentjahr</w:t>
            </w:r>
          </w:p>
        </w:tc>
        <w:tc>
          <w:tcPr>
            <w:tcW w:w="4673" w:type="dxa"/>
            <w:gridSpan w:val="9"/>
            <w:vAlign w:val="bottom"/>
          </w:tcPr>
          <w:p w14:paraId="419A9228" w14:textId="0347DC34" w:rsidR="002B28F2" w:rsidRPr="003413D2" w:rsidRDefault="00051DF2" w:rsidP="002B28F2">
            <w:pPr>
              <w:jc w:val="right"/>
              <w:rPr>
                <w:rFonts w:ascii="Optima" w:hAnsi="Optima" w:cs="Times New Roman"/>
                <w:sz w:val="20"/>
                <w:szCs w:val="20"/>
              </w:rPr>
            </w:pPr>
            <w:del w:id="0" w:author="David Döbele" w:date="2026-07-09T12:52:00Z" w16du:dateUtc="2026-07-09T10:52:00Z">
              <w:r w:rsidDel="00017399">
                <w:rPr>
                  <w:rFonts w:ascii="Optima" w:hAnsi="Optima" w:cs="Times New Roman"/>
                  <w:sz w:val="20"/>
                  <w:szCs w:val="20"/>
                </w:rPr>
                <w:delText>09</w:delText>
              </w:r>
            </w:del>
            <w:ins w:id="1" w:author="David Döbele" w:date="2026-07-09T12:52:00Z" w16du:dateUtc="2026-07-09T10:52:00Z">
              <w:r w:rsidR="00017399">
                <w:rPr>
                  <w:rFonts w:ascii="Optima" w:hAnsi="Optima" w:cs="Times New Roman"/>
                  <w:sz w:val="20"/>
                  <w:szCs w:val="20"/>
                </w:rPr>
                <w:t>ab 09</w:t>
              </w:r>
            </w:ins>
            <w:r>
              <w:rPr>
                <w:rFonts w:ascii="Optima" w:hAnsi="Optima" w:cs="Times New Roman"/>
                <w:sz w:val="20"/>
                <w:szCs w:val="20"/>
              </w:rPr>
              <w:t>/2026</w:t>
            </w:r>
            <w:del w:id="2" w:author="David Döbele" w:date="2026-07-09T12:52:00Z" w16du:dateUtc="2026-07-09T10:52:00Z">
              <w:r w:rsidR="00B174A9" w:rsidDel="00017399">
                <w:rPr>
                  <w:rFonts w:ascii="Optima" w:hAnsi="Optima" w:cs="Times New Roman"/>
                  <w:sz w:val="20"/>
                  <w:szCs w:val="20"/>
                </w:rPr>
                <w:delText xml:space="preserve"> </w:delText>
              </w:r>
              <w:r w:rsidDel="00017399">
                <w:rPr>
                  <w:rFonts w:ascii="Optima" w:hAnsi="Optima" w:cs="Times New Roman"/>
                  <w:sz w:val="20"/>
                  <w:szCs w:val="20"/>
                </w:rPr>
                <w:delText>-</w:delText>
              </w:r>
            </w:del>
          </w:p>
        </w:tc>
      </w:tr>
      <w:tr w:rsidR="00CD44B3" w:rsidRPr="003413D2" w14:paraId="356A8811" w14:textId="77777777" w:rsidTr="00CD44B3">
        <w:trPr>
          <w:gridAfter w:val="1"/>
          <w:wAfter w:w="12" w:type="dxa"/>
          <w:trHeight w:val="340"/>
        </w:trPr>
        <w:tc>
          <w:tcPr>
            <w:tcW w:w="5493" w:type="dxa"/>
            <w:gridSpan w:val="2"/>
            <w:vAlign w:val="bottom"/>
          </w:tcPr>
          <w:p w14:paraId="6699A9EA" w14:textId="3B2AA8A6" w:rsidR="00CD44B3" w:rsidRPr="00CD44B3" w:rsidRDefault="00CD44B3" w:rsidP="00CD44B3">
            <w:pPr>
              <w:rPr>
                <w:rFonts w:ascii="Optima" w:hAnsi="Optima" w:cs="Times New Roman"/>
                <w:b/>
                <w:bCs/>
                <w:sz w:val="21"/>
                <w:szCs w:val="21"/>
              </w:rPr>
            </w:pPr>
            <w:r w:rsidRPr="00CD44B3">
              <w:rPr>
                <w:rFonts w:ascii="Optima" w:hAnsi="Optima" w:cs="Times New Roman"/>
                <w:b/>
                <w:bCs/>
                <w:sz w:val="21"/>
                <w:szCs w:val="21"/>
              </w:rPr>
              <w:t>Robert-Bosch-Gymnasium</w:t>
            </w:r>
          </w:p>
        </w:tc>
        <w:tc>
          <w:tcPr>
            <w:tcW w:w="4673" w:type="dxa"/>
            <w:gridSpan w:val="9"/>
            <w:vAlign w:val="bottom"/>
          </w:tcPr>
          <w:p w14:paraId="301875C3" w14:textId="6A02867B" w:rsidR="00CD44B3" w:rsidRDefault="00CD44B3" w:rsidP="002B28F2">
            <w:pPr>
              <w:jc w:val="right"/>
              <w:rPr>
                <w:rFonts w:ascii="Optima" w:hAnsi="Optima" w:cs="Times New Roman"/>
                <w:sz w:val="20"/>
                <w:szCs w:val="20"/>
              </w:rPr>
            </w:pPr>
            <w:r w:rsidRPr="00CD44B3"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  <w:t>Wendlingen am Neckar</w:t>
            </w:r>
          </w:p>
        </w:tc>
      </w:tr>
      <w:tr w:rsidR="004B232F" w:rsidRPr="003413D2" w14:paraId="2EB96438" w14:textId="77777777" w:rsidTr="00E56368">
        <w:trPr>
          <w:gridAfter w:val="1"/>
          <w:wAfter w:w="12" w:type="dxa"/>
          <w:trHeight w:val="45"/>
        </w:trPr>
        <w:tc>
          <w:tcPr>
            <w:tcW w:w="5493" w:type="dxa"/>
            <w:gridSpan w:val="2"/>
            <w:vAlign w:val="bottom"/>
          </w:tcPr>
          <w:p w14:paraId="46AD8517" w14:textId="21A72E5E" w:rsidR="004B232F" w:rsidRPr="00CD44B3" w:rsidRDefault="004B232F" w:rsidP="00CD44B3">
            <w:pPr>
              <w:rPr>
                <w:rFonts w:ascii="Optima" w:hAnsi="Optima" w:cs="Times New Roman"/>
                <w:b/>
                <w:bCs/>
                <w:sz w:val="21"/>
                <w:szCs w:val="21"/>
              </w:rPr>
            </w:pPr>
            <w:r w:rsidRPr="004B232F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Abitur</w:t>
            </w:r>
          </w:p>
        </w:tc>
        <w:tc>
          <w:tcPr>
            <w:tcW w:w="4673" w:type="dxa"/>
            <w:gridSpan w:val="9"/>
            <w:vAlign w:val="bottom"/>
          </w:tcPr>
          <w:p w14:paraId="09D7969B" w14:textId="40A048F1" w:rsidR="004B232F" w:rsidRPr="00871526" w:rsidRDefault="00871526" w:rsidP="002B28F2">
            <w:pPr>
              <w:jc w:val="right"/>
              <w:rPr>
                <w:rFonts w:ascii="Optima" w:hAnsi="Optima" w:cs="Times New Roman"/>
                <w:sz w:val="20"/>
                <w:szCs w:val="20"/>
              </w:rPr>
            </w:pPr>
            <w:r w:rsidRPr="00871526">
              <w:rPr>
                <w:rFonts w:ascii="Optima" w:hAnsi="Optima" w:cs="Times New Roman"/>
                <w:sz w:val="20"/>
                <w:szCs w:val="20"/>
              </w:rPr>
              <w:t>09/2018 – 07/2026</w:t>
            </w:r>
          </w:p>
        </w:tc>
      </w:tr>
      <w:tr w:rsidR="002B28F2" w:rsidRPr="003413D2" w14:paraId="7EABE9F1" w14:textId="77777777" w:rsidTr="0083343A">
        <w:trPr>
          <w:gridAfter w:val="1"/>
          <w:wAfter w:w="12" w:type="dxa"/>
          <w:trHeight w:val="45"/>
        </w:trPr>
        <w:tc>
          <w:tcPr>
            <w:tcW w:w="10166" w:type="dxa"/>
            <w:gridSpan w:val="11"/>
            <w:shd w:val="clear" w:color="auto" w:fill="FFFFFF" w:themeFill="background1"/>
          </w:tcPr>
          <w:p w14:paraId="0DAAECE8" w14:textId="77777777" w:rsidR="00EE14A0" w:rsidRPr="004B232F" w:rsidRDefault="00EE14A0" w:rsidP="004B232F">
            <w:pPr>
              <w:pStyle w:val="Listenabsatz"/>
              <w:numPr>
                <w:ilvl w:val="0"/>
                <w:numId w:val="41"/>
              </w:numP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</w:pPr>
            <w:r w:rsidRPr="004B232F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Notendurchschnitt: 1,7</w:t>
            </w:r>
          </w:p>
          <w:p w14:paraId="37FA4164" w14:textId="48CEE014" w:rsidR="000A0D0D" w:rsidRPr="000A0D0D" w:rsidRDefault="000A0D0D" w:rsidP="000A0D0D">
            <w:pPr>
              <w:pStyle w:val="Listenabsatz"/>
              <w:numPr>
                <w:ilvl w:val="0"/>
                <w:numId w:val="41"/>
              </w:numP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Auszeichnung mit dem Online-Stipendium von e-fellows.net</w:t>
            </w:r>
          </w:p>
          <w:p w14:paraId="0458FCE5" w14:textId="2E4E256C" w:rsidR="00EE14A0" w:rsidRDefault="00EE14A0" w:rsidP="00EE14A0">
            <w:pPr>
              <w:pStyle w:val="Listenabsatz"/>
              <w:numPr>
                <w:ilvl w:val="0"/>
                <w:numId w:val="41"/>
              </w:numP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Kurssprecher</w:t>
            </w:r>
            <w:r w:rsidR="000A0D0D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 (Mitglied der SMV), Auszeichnung für außerordentliches Engagement in der Demokratie AG</w:t>
            </w:r>
          </w:p>
          <w:p w14:paraId="7A71E6B0" w14:textId="1F1556E8" w:rsidR="00EE14A0" w:rsidRPr="00EE14A0" w:rsidRDefault="00EE14A0" w:rsidP="00EE14A0">
            <w:pPr>
              <w:pStyle w:val="Listenabsatz"/>
              <w:numPr>
                <w:ilvl w:val="0"/>
                <w:numId w:val="41"/>
              </w:numP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2. Platz im Landtagswettbewerb 2022</w:t>
            </w:r>
          </w:p>
        </w:tc>
      </w:tr>
      <w:tr w:rsidR="002B28F2" w:rsidRPr="003413D2" w14:paraId="3A2665B3" w14:textId="77777777" w:rsidTr="00B174A9">
        <w:trPr>
          <w:gridAfter w:val="1"/>
          <w:wAfter w:w="12" w:type="dxa"/>
          <w:trHeight w:val="454"/>
        </w:trPr>
        <w:tc>
          <w:tcPr>
            <w:tcW w:w="10166" w:type="dxa"/>
            <w:gridSpan w:val="11"/>
            <w:vAlign w:val="bottom"/>
          </w:tcPr>
          <w:p w14:paraId="239F87B8" w14:textId="1FD97A35" w:rsidR="002B28F2" w:rsidRPr="003413D2" w:rsidRDefault="002B28F2" w:rsidP="002B28F2">
            <w:pPr>
              <w:pStyle w:val="BERSCHRIFT"/>
              <w:rPr>
                <w:rFonts w:ascii="Optima" w:hAnsi="Optima" w:cs="Times New Roman"/>
                <w:smallCaps w:val="0"/>
                <w:sz w:val="28"/>
              </w:rPr>
            </w:pPr>
            <w:r w:rsidRPr="003413D2">
              <w:rPr>
                <w:rFonts w:ascii="Optima" w:hAnsi="Optima" w:cs="Times New Roman"/>
                <w:smallCaps w:val="0"/>
                <w:sz w:val="28"/>
              </w:rPr>
              <w:t>PRAKTISCHE ERFAHRUNGEN</w:t>
            </w:r>
          </w:p>
        </w:tc>
      </w:tr>
      <w:tr w:rsidR="00386F83" w:rsidRPr="003413D2" w14:paraId="0E3EBC0F" w14:textId="77777777" w:rsidTr="00467FCF">
        <w:trPr>
          <w:gridAfter w:val="1"/>
          <w:wAfter w:w="12" w:type="dxa"/>
          <w:trHeight w:val="340"/>
        </w:trPr>
        <w:tc>
          <w:tcPr>
            <w:tcW w:w="6487" w:type="dxa"/>
            <w:gridSpan w:val="4"/>
            <w:tcBorders>
              <w:top w:val="single" w:sz="4" w:space="0" w:color="auto"/>
            </w:tcBorders>
            <w:shd w:val="clear" w:color="auto" w:fill="FFFFFF" w:themeFill="background1"/>
            <w:vAlign w:val="bottom"/>
          </w:tcPr>
          <w:p w14:paraId="5EA15B54" w14:textId="5BB98E4A" w:rsidR="00386F83" w:rsidRDefault="0083343A" w:rsidP="002B28F2">
            <w:pPr>
              <w:rPr>
                <w:rFonts w:ascii="Optima" w:hAnsi="Optima" w:cs="Times New Roman"/>
                <w:b/>
                <w:sz w:val="21"/>
                <w:szCs w:val="21"/>
              </w:rPr>
            </w:pPr>
            <w:r>
              <w:rPr>
                <w:rFonts w:ascii="Optima" w:hAnsi="Optima" w:cs="Times New Roman"/>
                <w:b/>
                <w:sz w:val="21"/>
                <w:szCs w:val="21"/>
              </w:rPr>
              <w:t>Baker Tilly</w:t>
            </w:r>
            <w:r w:rsidR="00871526">
              <w:rPr>
                <w:rFonts w:ascii="Optima" w:hAnsi="Optima" w:cs="Times New Roman"/>
                <w:b/>
                <w:sz w:val="21"/>
                <w:szCs w:val="21"/>
              </w:rPr>
              <w:t xml:space="preserve"> Steuerberatungsgesellschaft mbH &amp; Co. KG</w:t>
            </w:r>
          </w:p>
        </w:tc>
        <w:tc>
          <w:tcPr>
            <w:tcW w:w="3679" w:type="dxa"/>
            <w:gridSpan w:val="7"/>
            <w:tcBorders>
              <w:top w:val="single" w:sz="4" w:space="0" w:color="auto"/>
            </w:tcBorders>
            <w:vAlign w:val="bottom"/>
          </w:tcPr>
          <w:p w14:paraId="6F398F63" w14:textId="24574B16" w:rsidR="00386F83" w:rsidRDefault="0083343A" w:rsidP="002B28F2">
            <w:pPr>
              <w:jc w:val="right"/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  <w:t>München</w:t>
            </w:r>
          </w:p>
        </w:tc>
      </w:tr>
      <w:tr w:rsidR="0083343A" w:rsidRPr="003413D2" w14:paraId="7A6D0215" w14:textId="77777777" w:rsidTr="00B174A9">
        <w:trPr>
          <w:gridAfter w:val="1"/>
          <w:wAfter w:w="12" w:type="dxa"/>
          <w:trHeight w:val="63"/>
        </w:trPr>
        <w:tc>
          <w:tcPr>
            <w:tcW w:w="6487" w:type="dxa"/>
            <w:gridSpan w:val="4"/>
            <w:shd w:val="clear" w:color="auto" w:fill="FFFFFF" w:themeFill="background1"/>
            <w:vAlign w:val="bottom"/>
          </w:tcPr>
          <w:p w14:paraId="56E0BDC8" w14:textId="2E7310E8" w:rsidR="0083343A" w:rsidRPr="00B174A9" w:rsidRDefault="0083343A" w:rsidP="002B28F2">
            <w:pPr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</w:pPr>
            <w:proofErr w:type="spellStart"/>
            <w:r w:rsidRPr="00B174A9"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  <w:t>Einmonatiges</w:t>
            </w:r>
            <w:proofErr w:type="spellEnd"/>
            <w:r w:rsidRPr="00B174A9"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174A9"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  <w:t>Praktikum</w:t>
            </w:r>
            <w:proofErr w:type="spellEnd"/>
            <w:r w:rsidRPr="00B174A9"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  <w:t xml:space="preserve"> in der Wirtschaftsprüfung</w:t>
            </w:r>
          </w:p>
        </w:tc>
        <w:tc>
          <w:tcPr>
            <w:tcW w:w="3679" w:type="dxa"/>
            <w:gridSpan w:val="7"/>
            <w:vAlign w:val="bottom"/>
          </w:tcPr>
          <w:p w14:paraId="06DD7F65" w14:textId="01F671CE" w:rsidR="0083343A" w:rsidRPr="00B174A9" w:rsidRDefault="00B174A9" w:rsidP="002B28F2">
            <w:pPr>
              <w:jc w:val="right"/>
              <w:rPr>
                <w:rFonts w:ascii="Optima" w:hAnsi="Optima" w:cs="Times New Roman"/>
                <w:sz w:val="20"/>
                <w:szCs w:val="20"/>
              </w:rPr>
            </w:pPr>
            <w:r w:rsidRPr="00B174A9">
              <w:rPr>
                <w:rFonts w:ascii="Optima" w:hAnsi="Optima" w:cs="Times New Roman"/>
                <w:sz w:val="20"/>
                <w:szCs w:val="20"/>
              </w:rPr>
              <w:t>08/2026</w:t>
            </w:r>
          </w:p>
        </w:tc>
      </w:tr>
      <w:tr w:rsidR="00B174A9" w:rsidRPr="003413D2" w14:paraId="43BFC482" w14:textId="77777777" w:rsidTr="000E46E7">
        <w:trPr>
          <w:gridAfter w:val="1"/>
          <w:wAfter w:w="12" w:type="dxa"/>
          <w:trHeight w:val="63"/>
        </w:trPr>
        <w:tc>
          <w:tcPr>
            <w:tcW w:w="10065" w:type="dxa"/>
            <w:gridSpan w:val="9"/>
            <w:shd w:val="clear" w:color="auto" w:fill="FFFFFF" w:themeFill="background1"/>
            <w:vAlign w:val="bottom"/>
          </w:tcPr>
          <w:p w14:paraId="6822BB59" w14:textId="4A7C3BA1" w:rsidR="00B174A9" w:rsidRPr="000E46E7" w:rsidRDefault="000E46E7" w:rsidP="000E46E7">
            <w:pPr>
              <w:pStyle w:val="Listenabsatz"/>
              <w:numPr>
                <w:ilvl w:val="0"/>
                <w:numId w:val="42"/>
              </w:numPr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</w:pPr>
            <w:proofErr w:type="spellStart"/>
            <w:r w:rsidRPr="000E46E7"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  <w:t>xy</w:t>
            </w:r>
            <w:r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  <w:t>z</w:t>
            </w:r>
            <w:proofErr w:type="spellEnd"/>
          </w:p>
        </w:tc>
        <w:tc>
          <w:tcPr>
            <w:tcW w:w="101" w:type="dxa"/>
            <w:gridSpan w:val="2"/>
            <w:vAlign w:val="bottom"/>
          </w:tcPr>
          <w:p w14:paraId="177A23E5" w14:textId="77777777" w:rsidR="00B174A9" w:rsidRPr="00B174A9" w:rsidRDefault="00B174A9" w:rsidP="000E46E7">
            <w:pPr>
              <w:rPr>
                <w:rFonts w:ascii="Optima" w:hAnsi="Optima" w:cs="Times New Roman"/>
                <w:sz w:val="20"/>
                <w:szCs w:val="20"/>
              </w:rPr>
            </w:pPr>
          </w:p>
        </w:tc>
      </w:tr>
      <w:tr w:rsidR="002B28F2" w:rsidRPr="003413D2" w14:paraId="127C64E2" w14:textId="77777777" w:rsidTr="00B174A9">
        <w:trPr>
          <w:gridAfter w:val="1"/>
          <w:wAfter w:w="12" w:type="dxa"/>
          <w:trHeight w:val="340"/>
        </w:trPr>
        <w:tc>
          <w:tcPr>
            <w:tcW w:w="6487" w:type="dxa"/>
            <w:gridSpan w:val="4"/>
            <w:shd w:val="clear" w:color="auto" w:fill="FFFFFF" w:themeFill="background1"/>
            <w:vAlign w:val="bottom"/>
          </w:tcPr>
          <w:p w14:paraId="38F27285" w14:textId="47717D20" w:rsidR="002B28F2" w:rsidRPr="003413D2" w:rsidRDefault="002B28F2" w:rsidP="002B28F2">
            <w:pPr>
              <w:rPr>
                <w:rFonts w:ascii="Optima" w:hAnsi="Optima" w:cs="Times New Roman"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sz w:val="21"/>
                <w:szCs w:val="21"/>
              </w:rPr>
              <w:t>Ponderosa Köngen</w:t>
            </w:r>
          </w:p>
        </w:tc>
        <w:tc>
          <w:tcPr>
            <w:tcW w:w="3679" w:type="dxa"/>
            <w:gridSpan w:val="7"/>
            <w:vAlign w:val="bottom"/>
          </w:tcPr>
          <w:p w14:paraId="4820196E" w14:textId="27D2B5A9" w:rsidR="002B28F2" w:rsidRPr="003413D2" w:rsidRDefault="002B28F2" w:rsidP="002B28F2">
            <w:pPr>
              <w:jc w:val="right"/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  <w:t>Köngen</w:t>
            </w:r>
          </w:p>
        </w:tc>
      </w:tr>
      <w:tr w:rsidR="002B28F2" w:rsidRPr="003413D2" w14:paraId="335D84E9" w14:textId="77777777" w:rsidTr="00F76311">
        <w:trPr>
          <w:gridAfter w:val="1"/>
          <w:wAfter w:w="12" w:type="dxa"/>
          <w:trHeight w:val="45"/>
        </w:trPr>
        <w:tc>
          <w:tcPr>
            <w:tcW w:w="8041" w:type="dxa"/>
            <w:gridSpan w:val="7"/>
          </w:tcPr>
          <w:p w14:paraId="20B1570F" w14:textId="21554402" w:rsidR="002B28F2" w:rsidRPr="003413D2" w:rsidRDefault="002B28F2" w:rsidP="002B28F2">
            <w:pPr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  <w:t>Servicearbeiter</w:t>
            </w:r>
            <w:proofErr w:type="spellEnd"/>
            <w:r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  <w:t xml:space="preserve"> in der </w:t>
            </w:r>
            <w:proofErr w:type="spellStart"/>
            <w:r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  <w:t>Gastronomie</w:t>
            </w:r>
            <w:proofErr w:type="spellEnd"/>
          </w:p>
        </w:tc>
        <w:tc>
          <w:tcPr>
            <w:tcW w:w="2125" w:type="dxa"/>
            <w:gridSpan w:val="4"/>
            <w:vAlign w:val="bottom"/>
          </w:tcPr>
          <w:p w14:paraId="0475B997" w14:textId="3599CA34" w:rsidR="002B28F2" w:rsidRPr="003413D2" w:rsidRDefault="002B28F2" w:rsidP="002B28F2">
            <w:pPr>
              <w:jc w:val="right"/>
              <w:rPr>
                <w:rFonts w:ascii="Optima" w:hAnsi="Optima" w:cs="Times New Roman"/>
                <w:sz w:val="20"/>
                <w:szCs w:val="20"/>
                <w:lang w:val="en-US"/>
              </w:rPr>
            </w:pPr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>06</w:t>
            </w:r>
            <w:r w:rsidRPr="003413D2">
              <w:rPr>
                <w:rFonts w:ascii="Optima" w:hAnsi="Optima" w:cs="Times New Roman"/>
                <w:sz w:val="20"/>
                <w:szCs w:val="20"/>
                <w:lang w:val="en-US"/>
              </w:rPr>
              <w:t>/2</w:t>
            </w:r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>025</w:t>
            </w:r>
            <w:r w:rsidRPr="003413D2"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 – </w:t>
            </w:r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>12/2025</w:t>
            </w:r>
          </w:p>
        </w:tc>
      </w:tr>
      <w:tr w:rsidR="002B28F2" w:rsidRPr="003413D2" w14:paraId="54C3D64C" w14:textId="77777777" w:rsidTr="00F76311">
        <w:trPr>
          <w:gridAfter w:val="1"/>
          <w:wAfter w:w="12" w:type="dxa"/>
          <w:trHeight w:val="45"/>
        </w:trPr>
        <w:tc>
          <w:tcPr>
            <w:tcW w:w="10166" w:type="dxa"/>
            <w:gridSpan w:val="11"/>
          </w:tcPr>
          <w:p w14:paraId="6DD9BA0F" w14:textId="1B799182" w:rsidR="002B28F2" w:rsidRPr="008E7572" w:rsidRDefault="002B28F2" w:rsidP="002B28F2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Beratung und Bedienung der Gäste wie auch Teamarbeit in stressigen Situationen</w:t>
            </w:r>
          </w:p>
        </w:tc>
      </w:tr>
      <w:tr w:rsidR="002B28F2" w:rsidRPr="003413D2" w14:paraId="45404236" w14:textId="77777777" w:rsidTr="004A3C4B">
        <w:trPr>
          <w:gridAfter w:val="1"/>
          <w:wAfter w:w="12" w:type="dxa"/>
          <w:trHeight w:val="340"/>
        </w:trPr>
        <w:tc>
          <w:tcPr>
            <w:tcW w:w="5493" w:type="dxa"/>
            <w:gridSpan w:val="2"/>
            <w:vAlign w:val="bottom"/>
          </w:tcPr>
          <w:p w14:paraId="3CF978EE" w14:textId="17657923" w:rsidR="002B28F2" w:rsidRPr="003413D2" w:rsidRDefault="002B28F2" w:rsidP="002B28F2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</w:rPr>
            </w:pPr>
            <w:r w:rsidRPr="0093176C"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</w:rPr>
              <w:t>1.</w:t>
            </w:r>
            <w: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</w:rPr>
              <w:t xml:space="preserve"> FC Heidenheim 1846 e. V.</w:t>
            </w:r>
          </w:p>
        </w:tc>
        <w:tc>
          <w:tcPr>
            <w:tcW w:w="4673" w:type="dxa"/>
            <w:gridSpan w:val="9"/>
            <w:vAlign w:val="bottom"/>
          </w:tcPr>
          <w:p w14:paraId="49A11F72" w14:textId="12FB5778" w:rsidR="002B28F2" w:rsidRPr="003413D2" w:rsidRDefault="002B28F2" w:rsidP="002B28F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  <w:t>Heidenheim an der Brenz</w:t>
            </w:r>
          </w:p>
        </w:tc>
      </w:tr>
      <w:tr w:rsidR="002B28F2" w:rsidRPr="003413D2" w14:paraId="16C6F7AD" w14:textId="77777777" w:rsidTr="00F76311">
        <w:trPr>
          <w:gridAfter w:val="1"/>
          <w:wAfter w:w="12" w:type="dxa"/>
          <w:trHeight w:val="45"/>
        </w:trPr>
        <w:tc>
          <w:tcPr>
            <w:tcW w:w="5493" w:type="dxa"/>
            <w:gridSpan w:val="2"/>
          </w:tcPr>
          <w:p w14:paraId="5D8760E9" w14:textId="1F03B6B0" w:rsidR="002B28F2" w:rsidRPr="003413D2" w:rsidRDefault="002B28F2" w:rsidP="002B28F2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proofErr w:type="spellStart"/>
            <w:r w:rsidRPr="003413D2">
              <w:rPr>
                <w:rFonts w:ascii="Optima" w:hAnsi="Optima" w:cs="Times New Roman"/>
                <w:sz w:val="20"/>
                <w:szCs w:val="20"/>
                <w:lang w:val="en-US"/>
              </w:rPr>
              <w:t>Praktikant</w:t>
            </w:r>
            <w:proofErr w:type="spellEnd"/>
            <w:r w:rsidRPr="003413D2"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 i</w:t>
            </w:r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n der </w:t>
            </w:r>
            <w:proofErr w:type="spellStart"/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>Geschäftsstelle</w:t>
            </w:r>
            <w:proofErr w:type="spellEnd"/>
          </w:p>
        </w:tc>
        <w:tc>
          <w:tcPr>
            <w:tcW w:w="4673" w:type="dxa"/>
            <w:gridSpan w:val="9"/>
            <w:vAlign w:val="bottom"/>
          </w:tcPr>
          <w:p w14:paraId="2D9DB8CA" w14:textId="57C151F8" w:rsidR="002B28F2" w:rsidRPr="003413D2" w:rsidRDefault="002B28F2" w:rsidP="002B28F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</w:pPr>
            <w:r w:rsidRPr="003413D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2</w:t>
            </w:r>
            <w:r w:rsidRPr="003413D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24</w:t>
            </w:r>
          </w:p>
        </w:tc>
      </w:tr>
      <w:tr w:rsidR="002B28F2" w:rsidRPr="003413D2" w14:paraId="7660C4BA" w14:textId="77777777" w:rsidTr="00A6096F">
        <w:trPr>
          <w:gridAfter w:val="1"/>
          <w:wAfter w:w="12" w:type="dxa"/>
          <w:trHeight w:val="45"/>
        </w:trPr>
        <w:tc>
          <w:tcPr>
            <w:tcW w:w="10166" w:type="dxa"/>
            <w:gridSpan w:val="11"/>
          </w:tcPr>
          <w:p w14:paraId="614F0458" w14:textId="7E8B71C0" w:rsidR="002B28F2" w:rsidRPr="0093176C" w:rsidRDefault="002B28F2" w:rsidP="002B28F2">
            <w:pPr>
              <w:pStyle w:val="Bullets"/>
              <w:rPr>
                <w:rFonts w:ascii="Optima" w:hAnsi="Optima"/>
                <w:lang w:val="de-AT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Betreuung von Vertrieb / Key Account (Fan-Shop-Analyse der 1. Liga-Mannschaften)</w:t>
            </w:r>
          </w:p>
          <w:p w14:paraId="613DEDA5" w14:textId="1955018A" w:rsidR="002B28F2" w:rsidRPr="0093176C" w:rsidRDefault="002B28F2" w:rsidP="002B28F2">
            <w:pPr>
              <w:pStyle w:val="Bullets"/>
              <w:rPr>
                <w:rFonts w:ascii="Optima" w:hAnsi="Optima"/>
                <w:lang w:val="de-AT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Marketing und Öffentlichkeitsarbeit (Betreuung des </w:t>
            </w:r>
            <w:proofErr w:type="spellStart"/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Social</w:t>
            </w:r>
            <w:proofErr w:type="spellEnd"/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-Media-Teams, wie z. B. Instagram, TikTok)</w:t>
            </w:r>
          </w:p>
          <w:p w14:paraId="132465C4" w14:textId="0C4D525F" w:rsidR="002B28F2" w:rsidRPr="002449CF" w:rsidRDefault="002B28F2" w:rsidP="002B28F2">
            <w:pPr>
              <w:pStyle w:val="Bullets"/>
              <w:numPr>
                <w:ilvl w:val="0"/>
                <w:numId w:val="2"/>
              </w:numPr>
              <w:rPr>
                <w:rFonts w:ascii="Optima" w:hAnsi="Optima"/>
                <w:lang w:val="de-AT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Teilnahme an der Veranstaltungsplanung eines Heimspiels (Teilnahme an Sicherheits-/Ablaufbesprechungen)</w:t>
            </w:r>
          </w:p>
        </w:tc>
      </w:tr>
      <w:tr w:rsidR="002B28F2" w:rsidRPr="003413D2" w14:paraId="4EC9DEB8" w14:textId="77777777" w:rsidTr="004A3C4B">
        <w:trPr>
          <w:gridAfter w:val="1"/>
          <w:wAfter w:w="12" w:type="dxa"/>
          <w:trHeight w:val="340"/>
        </w:trPr>
        <w:tc>
          <w:tcPr>
            <w:tcW w:w="5493" w:type="dxa"/>
            <w:gridSpan w:val="2"/>
            <w:vAlign w:val="bottom"/>
          </w:tcPr>
          <w:p w14:paraId="061D97E7" w14:textId="04E15FAB" w:rsidR="002B28F2" w:rsidRPr="003413D2" w:rsidRDefault="002B28F2" w:rsidP="002B28F2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</w:rPr>
              <w:t>Polizeirevier Esslingen am Neckar</w:t>
            </w:r>
          </w:p>
        </w:tc>
        <w:tc>
          <w:tcPr>
            <w:tcW w:w="4673" w:type="dxa"/>
            <w:gridSpan w:val="9"/>
            <w:vAlign w:val="bottom"/>
          </w:tcPr>
          <w:p w14:paraId="38592414" w14:textId="7F4201C0" w:rsidR="002B28F2" w:rsidRPr="003413D2" w:rsidRDefault="002B28F2" w:rsidP="002B28F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  <w:t>Esslingen am Neckar</w:t>
            </w:r>
          </w:p>
        </w:tc>
      </w:tr>
      <w:tr w:rsidR="002B28F2" w:rsidRPr="003413D2" w14:paraId="0A0FFCF6" w14:textId="77777777" w:rsidTr="00F76311">
        <w:trPr>
          <w:gridAfter w:val="1"/>
          <w:wAfter w:w="12" w:type="dxa"/>
          <w:trHeight w:val="45"/>
        </w:trPr>
        <w:tc>
          <w:tcPr>
            <w:tcW w:w="5493" w:type="dxa"/>
            <w:gridSpan w:val="2"/>
            <w:vAlign w:val="bottom"/>
          </w:tcPr>
          <w:p w14:paraId="30382087" w14:textId="337EFD60" w:rsidR="002B28F2" w:rsidRPr="004A3C4B" w:rsidRDefault="002B28F2" w:rsidP="002B28F2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</w:rPr>
            </w:pPr>
            <w:r w:rsidRPr="004A3C4B">
              <w:rPr>
                <w:rFonts w:ascii="Optima" w:hAnsi="Optima" w:cs="Times New Roman"/>
                <w:sz w:val="20"/>
                <w:szCs w:val="20"/>
              </w:rPr>
              <w:t>BOGY-Praktikant bei der Polizei in Esslingen</w:t>
            </w:r>
          </w:p>
        </w:tc>
        <w:tc>
          <w:tcPr>
            <w:tcW w:w="4673" w:type="dxa"/>
            <w:gridSpan w:val="9"/>
            <w:vAlign w:val="bottom"/>
          </w:tcPr>
          <w:p w14:paraId="7444AF8F" w14:textId="49847D5A" w:rsidR="002B28F2" w:rsidRPr="003413D2" w:rsidRDefault="002B28F2" w:rsidP="002B28F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10</w:t>
            </w:r>
            <w:r w:rsidRPr="003413D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23</w:t>
            </w:r>
          </w:p>
        </w:tc>
      </w:tr>
      <w:tr w:rsidR="002B28F2" w:rsidRPr="003413D2" w14:paraId="50AFEA03" w14:textId="77777777" w:rsidTr="004A3C4B">
        <w:trPr>
          <w:gridAfter w:val="1"/>
          <w:wAfter w:w="12" w:type="dxa"/>
          <w:trHeight w:val="340"/>
        </w:trPr>
        <w:tc>
          <w:tcPr>
            <w:tcW w:w="5493" w:type="dxa"/>
            <w:gridSpan w:val="2"/>
            <w:vAlign w:val="bottom"/>
          </w:tcPr>
          <w:p w14:paraId="42FB0D26" w14:textId="07EFC482" w:rsidR="002B28F2" w:rsidRPr="00DD587F" w:rsidRDefault="002B28F2" w:rsidP="002B28F2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</w:rPr>
              <w:t>SGM Wendlingen-Ötlingen 1920 e. V.</w:t>
            </w:r>
          </w:p>
        </w:tc>
        <w:tc>
          <w:tcPr>
            <w:tcW w:w="4673" w:type="dxa"/>
            <w:gridSpan w:val="9"/>
            <w:vAlign w:val="bottom"/>
          </w:tcPr>
          <w:p w14:paraId="11E31BD8" w14:textId="2F8896A1" w:rsidR="002B28F2" w:rsidRPr="003413D2" w:rsidRDefault="002B28F2" w:rsidP="002B28F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  <w:t>Wendlingen am Neckar</w:t>
            </w:r>
          </w:p>
        </w:tc>
      </w:tr>
      <w:tr w:rsidR="002B28F2" w:rsidRPr="003413D2" w14:paraId="48328CB9" w14:textId="77777777" w:rsidTr="00F76311">
        <w:trPr>
          <w:gridAfter w:val="1"/>
          <w:wAfter w:w="12" w:type="dxa"/>
          <w:trHeight w:val="45"/>
        </w:trPr>
        <w:tc>
          <w:tcPr>
            <w:tcW w:w="6349" w:type="dxa"/>
            <w:gridSpan w:val="3"/>
          </w:tcPr>
          <w:p w14:paraId="74B74B41" w14:textId="2B66B0E3" w:rsidR="002B28F2" w:rsidRPr="003413D2" w:rsidRDefault="002B28F2" w:rsidP="002B28F2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>Schulp</w:t>
            </w:r>
            <w:r w:rsidRPr="003413D2">
              <w:rPr>
                <w:rFonts w:ascii="Optima" w:hAnsi="Optima" w:cs="Times New Roman"/>
                <w:sz w:val="20"/>
                <w:szCs w:val="20"/>
                <w:lang w:val="en-US"/>
              </w:rPr>
              <w:t>raktika</w:t>
            </w:r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>nt</w:t>
            </w:r>
            <w:proofErr w:type="spellEnd"/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>bei</w:t>
            </w:r>
            <w:proofErr w:type="spellEnd"/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 der 1. </w:t>
            </w:r>
            <w:proofErr w:type="spellStart"/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>Frauenmannschaft</w:t>
            </w:r>
            <w:proofErr w:type="spellEnd"/>
          </w:p>
        </w:tc>
        <w:tc>
          <w:tcPr>
            <w:tcW w:w="3817" w:type="dxa"/>
            <w:gridSpan w:val="8"/>
            <w:vAlign w:val="bottom"/>
          </w:tcPr>
          <w:p w14:paraId="2CB21DEB" w14:textId="1E7D68E7" w:rsidR="002B28F2" w:rsidRPr="00C06C3C" w:rsidRDefault="002B28F2" w:rsidP="002B28F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i w:val="0"/>
                <w:iCs w:val="0"/>
                <w:color w:val="000000" w:themeColor="text1"/>
                <w:sz w:val="20"/>
                <w:szCs w:val="20"/>
                <w:lang w:val="en-US"/>
              </w:rPr>
            </w:pPr>
            <w:r w:rsidRPr="00C06C3C">
              <w:rPr>
                <w:rFonts w:ascii="Optima" w:hAnsi="Optima" w:cs="Times New Roman"/>
                <w:i w:val="0"/>
                <w:iCs w:val="0"/>
                <w:color w:val="000000" w:themeColor="text1"/>
                <w:sz w:val="20"/>
                <w:szCs w:val="20"/>
                <w:lang w:val="en-US"/>
              </w:rPr>
              <w:t>03/2022 – 08/2022</w:t>
            </w:r>
          </w:p>
        </w:tc>
      </w:tr>
      <w:tr w:rsidR="002B28F2" w:rsidRPr="003413D2" w14:paraId="6D361DCA" w14:textId="77777777" w:rsidTr="00B174A9">
        <w:trPr>
          <w:gridAfter w:val="1"/>
          <w:wAfter w:w="12" w:type="dxa"/>
          <w:trHeight w:val="454"/>
        </w:trPr>
        <w:tc>
          <w:tcPr>
            <w:tcW w:w="10166" w:type="dxa"/>
            <w:gridSpan w:val="11"/>
            <w:vAlign w:val="bottom"/>
          </w:tcPr>
          <w:p w14:paraId="1540ACE9" w14:textId="21FC13F3" w:rsidR="002B28F2" w:rsidRDefault="002B28F2" w:rsidP="002B28F2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b/>
                <w:i w:val="0"/>
                <w:iCs w:val="0"/>
                <w:color w:val="auto"/>
                <w:sz w:val="28"/>
                <w:szCs w:val="32"/>
              </w:rPr>
              <w:t>SPORTLICHE LEISTUNGEN</w:t>
            </w:r>
          </w:p>
        </w:tc>
      </w:tr>
      <w:tr w:rsidR="002B28F2" w:rsidRPr="003413D2" w14:paraId="07D31BD5" w14:textId="77777777" w:rsidTr="00467FCF">
        <w:trPr>
          <w:gridAfter w:val="1"/>
          <w:wAfter w:w="12" w:type="dxa"/>
          <w:trHeight w:val="340"/>
        </w:trPr>
        <w:tc>
          <w:tcPr>
            <w:tcW w:w="5079" w:type="dxa"/>
            <w:tcBorders>
              <w:top w:val="single" w:sz="4" w:space="0" w:color="auto"/>
            </w:tcBorders>
            <w:vAlign w:val="bottom"/>
          </w:tcPr>
          <w:p w14:paraId="27F16186" w14:textId="21F17270" w:rsidR="002B28F2" w:rsidRDefault="002B28F2" w:rsidP="002B28F2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i w:val="0"/>
                <w:iCs w:val="0"/>
                <w:color w:val="auto"/>
                <w:sz w:val="28"/>
                <w:szCs w:val="32"/>
              </w:rPr>
            </w:pPr>
            <w:r w:rsidRPr="008840E4"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</w:rPr>
              <w:t>1. CfR Pforzheim</w:t>
            </w:r>
            <w:r>
              <w:rPr>
                <w:rFonts w:ascii="Optima" w:hAnsi="Optima" w:cs="Times New Roman"/>
                <w:b/>
                <w:i w:val="0"/>
                <w:iCs w:val="0"/>
                <w:color w:val="auto"/>
                <w:sz w:val="21"/>
                <w:szCs w:val="21"/>
              </w:rPr>
              <w:t xml:space="preserve"> e. V.</w:t>
            </w:r>
          </w:p>
        </w:tc>
        <w:tc>
          <w:tcPr>
            <w:tcW w:w="5087" w:type="dxa"/>
            <w:gridSpan w:val="10"/>
            <w:tcBorders>
              <w:top w:val="single" w:sz="4" w:space="0" w:color="auto"/>
            </w:tcBorders>
            <w:vAlign w:val="bottom"/>
          </w:tcPr>
          <w:p w14:paraId="37851714" w14:textId="01DEBB41" w:rsidR="002B28F2" w:rsidRPr="00F248EC" w:rsidRDefault="002B28F2" w:rsidP="002B28F2">
            <w:pPr>
              <w:pStyle w:val="Bullets"/>
              <w:numPr>
                <w:ilvl w:val="0"/>
                <w:numId w:val="0"/>
              </w:numPr>
              <w:tabs>
                <w:tab w:val="left" w:pos="2897"/>
              </w:tabs>
              <w:jc w:val="right"/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</w:pPr>
            <w:r w:rsidRPr="00F248EC"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  <w:t>Pforzheim</w:t>
            </w:r>
          </w:p>
        </w:tc>
      </w:tr>
      <w:tr w:rsidR="002B28F2" w:rsidRPr="003413D2" w14:paraId="599503A8" w14:textId="77777777" w:rsidTr="004A3C4B">
        <w:trPr>
          <w:trHeight w:val="45"/>
        </w:trPr>
        <w:tc>
          <w:tcPr>
            <w:tcW w:w="8222" w:type="dxa"/>
            <w:gridSpan w:val="8"/>
          </w:tcPr>
          <w:p w14:paraId="3DEFB585" w14:textId="49694970" w:rsidR="002B28F2" w:rsidRPr="006F4F01" w:rsidRDefault="002B28F2" w:rsidP="002B28F2">
            <w:pPr>
              <w:pStyle w:val="Bullets"/>
              <w:numPr>
                <w:ilvl w:val="0"/>
                <w:numId w:val="0"/>
              </w:numPr>
              <w:tabs>
                <w:tab w:val="left" w:pos="2897"/>
              </w:tabs>
              <w:rPr>
                <w:rFonts w:ascii="Optima" w:hAnsi="Optima" w:cs="Times New Roman"/>
                <w:sz w:val="20"/>
                <w:szCs w:val="20"/>
              </w:rPr>
            </w:pPr>
            <w:r w:rsidRPr="004A3C4B">
              <w:rPr>
                <w:rFonts w:ascii="Optima" w:hAnsi="Optima" w:cs="Times New Roman"/>
                <w:sz w:val="20"/>
                <w:szCs w:val="20"/>
              </w:rPr>
              <w:t>Fußball-Leistungsspieler beim Oberligisten 1. CfR Pforzheim in den</w:t>
            </w:r>
            <w:r>
              <w:rPr>
                <w:rFonts w:ascii="Optima" w:hAnsi="Optima" w:cs="Times New Roman"/>
                <w:sz w:val="20"/>
                <w:szCs w:val="20"/>
              </w:rPr>
              <w:t xml:space="preserve"> </w:t>
            </w:r>
            <w:r w:rsidRPr="006F4F01">
              <w:rPr>
                <w:rFonts w:ascii="Optima" w:hAnsi="Optima" w:cs="Times New Roman"/>
                <w:sz w:val="20"/>
                <w:szCs w:val="20"/>
              </w:rPr>
              <w:t>Nachwuchsmannschaften</w:t>
            </w:r>
          </w:p>
        </w:tc>
        <w:tc>
          <w:tcPr>
            <w:tcW w:w="1937" w:type="dxa"/>
            <w:gridSpan w:val="2"/>
            <w:vAlign w:val="bottom"/>
          </w:tcPr>
          <w:p w14:paraId="6BD5F973" w14:textId="22171AC6" w:rsidR="002B28F2" w:rsidRPr="00EC7FF7" w:rsidRDefault="002B28F2" w:rsidP="002B28F2">
            <w:pPr>
              <w:pStyle w:val="Bullets"/>
              <w:numPr>
                <w:ilvl w:val="0"/>
                <w:numId w:val="0"/>
              </w:numPr>
              <w:tabs>
                <w:tab w:val="left" w:pos="2897"/>
              </w:tabs>
              <w:jc w:val="right"/>
              <w:rPr>
                <w:rFonts w:ascii="Optima" w:hAnsi="Optima" w:cs="Times New Roman"/>
                <w:sz w:val="20"/>
                <w:szCs w:val="20"/>
                <w:lang w:val="en-US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07</w:t>
            </w:r>
            <w:r w:rsidRPr="00F248EC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/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2023</w:t>
            </w:r>
            <w:r w:rsidRPr="00F248EC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01</w:t>
            </w:r>
            <w:r w:rsidRPr="00F248EC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/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2025</w:t>
            </w:r>
          </w:p>
        </w:tc>
        <w:tc>
          <w:tcPr>
            <w:tcW w:w="19" w:type="dxa"/>
            <w:gridSpan w:val="2"/>
          </w:tcPr>
          <w:p w14:paraId="0ACF9BB4" w14:textId="77777777" w:rsidR="002B28F2" w:rsidRPr="00F248EC" w:rsidRDefault="002B28F2" w:rsidP="002B28F2">
            <w:pPr>
              <w:pStyle w:val="Bullets"/>
              <w:numPr>
                <w:ilvl w:val="0"/>
                <w:numId w:val="0"/>
              </w:numPr>
              <w:tabs>
                <w:tab w:val="left" w:pos="2897"/>
              </w:tabs>
              <w:jc w:val="right"/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</w:pPr>
          </w:p>
        </w:tc>
      </w:tr>
      <w:tr w:rsidR="002B28F2" w:rsidRPr="003413D2" w14:paraId="6E412516" w14:textId="77777777" w:rsidTr="005F25F1">
        <w:trPr>
          <w:gridAfter w:val="1"/>
          <w:wAfter w:w="12" w:type="dxa"/>
          <w:trHeight w:val="45"/>
        </w:trPr>
        <w:tc>
          <w:tcPr>
            <w:tcW w:w="7797" w:type="dxa"/>
            <w:gridSpan w:val="6"/>
          </w:tcPr>
          <w:p w14:paraId="4CB2E8E3" w14:textId="281FB49E" w:rsidR="0043793B" w:rsidRPr="0043793B" w:rsidRDefault="0043793B" w:rsidP="002B28F2">
            <w:pPr>
              <w:pStyle w:val="Bullets"/>
              <w:rPr>
                <w:rFonts w:ascii="Optima" w:hAnsi="Optima" w:cs="Times New Roman"/>
                <w:sz w:val="20"/>
                <w:szCs w:val="20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Zwei Jahre in Folge Einsatz in der U17</w:t>
            </w:r>
          </w:p>
          <w:p w14:paraId="549AD2F2" w14:textId="447A3BB6" w:rsidR="000D6A93" w:rsidRPr="000D6A93" w:rsidRDefault="000D6A93" w:rsidP="000D6A93">
            <w:pPr>
              <w:pStyle w:val="Bullets"/>
              <w:rPr>
                <w:rFonts w:ascii="Optima" w:hAnsi="Optima" w:cs="Times New Roman"/>
                <w:sz w:val="20"/>
                <w:szCs w:val="20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Förderung in den älteren B-Jugend-Jahrgang aufgrund sportlicher Leistung</w:t>
            </w:r>
          </w:p>
          <w:p w14:paraId="6AA1B925" w14:textId="4C863B39" w:rsidR="005F25F1" w:rsidRPr="000D6A93" w:rsidRDefault="002B28F2" w:rsidP="000D6A93">
            <w:pPr>
              <w:pStyle w:val="Bullets"/>
              <w:rPr>
                <w:rFonts w:ascii="Optima" w:hAnsi="Optima" w:cs="Times New Roman"/>
                <w:sz w:val="20"/>
                <w:szCs w:val="20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Position: </w:t>
            </w:r>
            <w:r w:rsidR="0043793B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Offensiver 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Mittelfeldspieler</w:t>
            </w:r>
          </w:p>
        </w:tc>
        <w:tc>
          <w:tcPr>
            <w:tcW w:w="2369" w:type="dxa"/>
            <w:gridSpan w:val="5"/>
          </w:tcPr>
          <w:p w14:paraId="25028F53" w14:textId="3844A558" w:rsidR="002B28F2" w:rsidRPr="004A3C4B" w:rsidRDefault="002B28F2" w:rsidP="002B28F2">
            <w:pPr>
              <w:pStyle w:val="Bullets"/>
              <w:numPr>
                <w:ilvl w:val="0"/>
                <w:numId w:val="0"/>
              </w:numPr>
              <w:ind w:left="360"/>
              <w:jc w:val="right"/>
              <w:rPr>
                <w:rFonts w:ascii="Optima" w:hAnsi="Optima" w:cs="Times New Roman"/>
                <w:sz w:val="20"/>
                <w:szCs w:val="20"/>
              </w:rPr>
            </w:pPr>
          </w:p>
        </w:tc>
      </w:tr>
      <w:tr w:rsidR="002B28F2" w:rsidRPr="003413D2" w14:paraId="065ECBC1" w14:textId="77777777" w:rsidTr="004A3C4B">
        <w:trPr>
          <w:gridAfter w:val="1"/>
          <w:wAfter w:w="12" w:type="dxa"/>
          <w:trHeight w:val="340"/>
        </w:trPr>
        <w:tc>
          <w:tcPr>
            <w:tcW w:w="5079" w:type="dxa"/>
            <w:vAlign w:val="bottom"/>
          </w:tcPr>
          <w:p w14:paraId="66F553F4" w14:textId="60B06C9A" w:rsidR="002B28F2" w:rsidRPr="00F3418C" w:rsidRDefault="002B28F2" w:rsidP="002B28F2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sz w:val="20"/>
                <w:szCs w:val="20"/>
                <w:lang w:val="en-US"/>
              </w:rPr>
            </w:pPr>
            <w:r w:rsidRPr="00A953F3">
              <w:rPr>
                <w:rFonts w:ascii="Optima" w:hAnsi="Optima" w:cs="Times New Roman"/>
                <w:b/>
                <w:i w:val="0"/>
                <w:iCs w:val="0"/>
                <w:color w:val="auto"/>
                <w:sz w:val="21"/>
                <w:szCs w:val="21"/>
              </w:rPr>
              <w:t>1. FSV Waiblingen</w:t>
            </w:r>
            <w:r>
              <w:rPr>
                <w:rFonts w:ascii="Optima" w:hAnsi="Optima" w:cs="Times New Roman"/>
                <w:b/>
                <w:i w:val="0"/>
                <w:iCs w:val="0"/>
                <w:color w:val="auto"/>
                <w:sz w:val="21"/>
                <w:szCs w:val="21"/>
              </w:rPr>
              <w:t xml:space="preserve"> e. V.</w:t>
            </w:r>
          </w:p>
        </w:tc>
        <w:tc>
          <w:tcPr>
            <w:tcW w:w="5087" w:type="dxa"/>
            <w:gridSpan w:val="10"/>
            <w:vAlign w:val="bottom"/>
          </w:tcPr>
          <w:p w14:paraId="1ED90342" w14:textId="152C158D" w:rsidR="002B28F2" w:rsidRPr="00F248EC" w:rsidRDefault="002B28F2" w:rsidP="002B28F2">
            <w:pPr>
              <w:pStyle w:val="Bullets"/>
              <w:numPr>
                <w:ilvl w:val="0"/>
                <w:numId w:val="0"/>
              </w:numPr>
              <w:tabs>
                <w:tab w:val="left" w:pos="2897"/>
              </w:tabs>
              <w:jc w:val="right"/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  <w:t>Waiblingen</w:t>
            </w:r>
          </w:p>
        </w:tc>
      </w:tr>
      <w:tr w:rsidR="002B28F2" w:rsidRPr="003413D2" w14:paraId="7EEF16CE" w14:textId="77777777" w:rsidTr="00F76311">
        <w:trPr>
          <w:gridAfter w:val="1"/>
          <w:wAfter w:w="12" w:type="dxa"/>
          <w:trHeight w:val="45"/>
        </w:trPr>
        <w:tc>
          <w:tcPr>
            <w:tcW w:w="5079" w:type="dxa"/>
          </w:tcPr>
          <w:p w14:paraId="544EF21B" w14:textId="4C2D1107" w:rsidR="002B28F2" w:rsidRPr="00EC7FF7" w:rsidRDefault="002B28F2" w:rsidP="002B28F2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</w:rPr>
            </w:pPr>
            <w:r w:rsidRPr="004A3C4B">
              <w:rPr>
                <w:rFonts w:ascii="Optima" w:hAnsi="Optima" w:cs="Times New Roman"/>
                <w:sz w:val="20"/>
                <w:szCs w:val="20"/>
              </w:rPr>
              <w:t>Fußball-Leistungsspieler beim 1. FSV Waiblingen</w:t>
            </w:r>
          </w:p>
        </w:tc>
        <w:tc>
          <w:tcPr>
            <w:tcW w:w="5087" w:type="dxa"/>
            <w:gridSpan w:val="10"/>
            <w:vAlign w:val="bottom"/>
          </w:tcPr>
          <w:p w14:paraId="73AAEA65" w14:textId="3667032A" w:rsidR="002B28F2" w:rsidRPr="00F248EC" w:rsidRDefault="002B28F2" w:rsidP="002B28F2">
            <w:pPr>
              <w:pStyle w:val="Bullets"/>
              <w:numPr>
                <w:ilvl w:val="0"/>
                <w:numId w:val="0"/>
              </w:numPr>
              <w:tabs>
                <w:tab w:val="left" w:pos="2897"/>
              </w:tabs>
              <w:jc w:val="right"/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07</w:t>
            </w:r>
            <w:r w:rsidRPr="00F248EC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/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2022</w:t>
            </w:r>
            <w:r w:rsidRPr="00F248EC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07</w:t>
            </w:r>
            <w:r w:rsidRPr="00F248EC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/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2023</w:t>
            </w:r>
          </w:p>
        </w:tc>
      </w:tr>
      <w:tr w:rsidR="002B28F2" w:rsidRPr="003413D2" w14:paraId="4E20699D" w14:textId="77777777" w:rsidTr="00F76311">
        <w:trPr>
          <w:trHeight w:val="45"/>
        </w:trPr>
        <w:tc>
          <w:tcPr>
            <w:tcW w:w="10159" w:type="dxa"/>
            <w:gridSpan w:val="10"/>
          </w:tcPr>
          <w:p w14:paraId="5E24121E" w14:textId="77777777" w:rsidR="005F25F1" w:rsidRDefault="002B28F2" w:rsidP="002B28F2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Spieler in der U15-Regionalliga</w:t>
            </w:r>
          </w:p>
          <w:p w14:paraId="6B6E5494" w14:textId="77777777" w:rsidR="002B28F2" w:rsidRDefault="005F25F1" w:rsidP="002B28F2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Wettbewerbe gegen Nachwuchsleistungszentren (</w:t>
            </w:r>
            <w:r w:rsidR="002B28F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u. a. VFB Stuttgart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, </w:t>
            </w:r>
            <w:r w:rsidR="002B28F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Eintracht Frankfurt)</w:t>
            </w:r>
          </w:p>
          <w:p w14:paraId="61EDD651" w14:textId="751F7870" w:rsidR="000D6A93" w:rsidRPr="000D6A93" w:rsidRDefault="000D6A93" w:rsidP="000D6A93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Position: Zentraler Mittelfeldspieler</w:t>
            </w:r>
          </w:p>
        </w:tc>
        <w:tc>
          <w:tcPr>
            <w:tcW w:w="19" w:type="dxa"/>
            <w:gridSpan w:val="2"/>
          </w:tcPr>
          <w:p w14:paraId="7C43BFC2" w14:textId="77777777" w:rsidR="002B28F2" w:rsidRPr="00F248EC" w:rsidRDefault="002B28F2" w:rsidP="002B28F2">
            <w:pPr>
              <w:pStyle w:val="Bullets"/>
              <w:numPr>
                <w:ilvl w:val="0"/>
                <w:numId w:val="0"/>
              </w:numPr>
              <w:tabs>
                <w:tab w:val="left" w:pos="2897"/>
              </w:tabs>
              <w:jc w:val="right"/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</w:pPr>
          </w:p>
        </w:tc>
      </w:tr>
      <w:tr w:rsidR="002B28F2" w:rsidRPr="003413D2" w14:paraId="3079482A" w14:textId="77777777" w:rsidTr="004A3C4B">
        <w:trPr>
          <w:gridAfter w:val="1"/>
          <w:wAfter w:w="12" w:type="dxa"/>
          <w:trHeight w:val="340"/>
        </w:trPr>
        <w:tc>
          <w:tcPr>
            <w:tcW w:w="5079" w:type="dxa"/>
            <w:vAlign w:val="bottom"/>
          </w:tcPr>
          <w:p w14:paraId="38A5ABB1" w14:textId="7671EB1C" w:rsidR="002B28F2" w:rsidRPr="00F248EC" w:rsidRDefault="002B28F2" w:rsidP="002B28F2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0C2D17"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</w:rPr>
              <w:t>Real Madrid Clinic</w:t>
            </w:r>
          </w:p>
        </w:tc>
        <w:tc>
          <w:tcPr>
            <w:tcW w:w="5087" w:type="dxa"/>
            <w:gridSpan w:val="10"/>
            <w:vAlign w:val="bottom"/>
          </w:tcPr>
          <w:p w14:paraId="46B88954" w14:textId="287FB91C" w:rsidR="002B28F2" w:rsidRPr="00F248EC" w:rsidRDefault="002B28F2" w:rsidP="002B28F2">
            <w:pPr>
              <w:pStyle w:val="Bullets"/>
              <w:numPr>
                <w:ilvl w:val="0"/>
                <w:numId w:val="0"/>
              </w:numPr>
              <w:tabs>
                <w:tab w:val="left" w:pos="2897"/>
              </w:tabs>
              <w:jc w:val="right"/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  <w:tab/>
              <w:t>München</w:t>
            </w:r>
          </w:p>
        </w:tc>
      </w:tr>
      <w:tr w:rsidR="002B28F2" w:rsidRPr="003413D2" w14:paraId="4BFDDCF6" w14:textId="77777777" w:rsidTr="00F76311">
        <w:trPr>
          <w:trHeight w:val="45"/>
        </w:trPr>
        <w:tc>
          <w:tcPr>
            <w:tcW w:w="5079" w:type="dxa"/>
          </w:tcPr>
          <w:p w14:paraId="73284177" w14:textId="571B5363" w:rsidR="002B28F2" w:rsidRPr="004A3C4B" w:rsidRDefault="002B28F2" w:rsidP="002B28F2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sz w:val="20"/>
                <w:szCs w:val="20"/>
              </w:rPr>
            </w:pPr>
            <w:r w:rsidRPr="004A3C4B">
              <w:rPr>
                <w:rFonts w:ascii="Optima" w:hAnsi="Optima" w:cs="Times New Roman"/>
                <w:sz w:val="20"/>
                <w:szCs w:val="20"/>
              </w:rPr>
              <w:t xml:space="preserve">Qualifikant für die nationalen Tryouts </w:t>
            </w:r>
            <w:del w:id="3" w:author="David Döbele" w:date="2026-07-09T12:51:00Z" w16du:dateUtc="2026-07-09T10:51:00Z">
              <w:r w:rsidRPr="004A3C4B" w:rsidDel="00C27702">
                <w:rPr>
                  <w:rFonts w:ascii="Optima" w:hAnsi="Optima" w:cs="Times New Roman"/>
                  <w:sz w:val="20"/>
                  <w:szCs w:val="20"/>
                </w:rPr>
                <w:delText xml:space="preserve">des </w:delText>
              </w:r>
            </w:del>
            <w:ins w:id="4" w:author="David Döbele" w:date="2026-07-09T12:51:00Z" w16du:dateUtc="2026-07-09T10:51:00Z">
              <w:r w:rsidR="00C27702">
                <w:rPr>
                  <w:rFonts w:ascii="Optima" w:hAnsi="Optima" w:cs="Times New Roman"/>
                  <w:sz w:val="20"/>
                  <w:szCs w:val="20"/>
                </w:rPr>
                <w:t>von</w:t>
              </w:r>
              <w:r w:rsidR="00C27702" w:rsidRPr="004A3C4B">
                <w:rPr>
                  <w:rFonts w:ascii="Optima" w:hAnsi="Optima" w:cs="Times New Roman"/>
                  <w:sz w:val="20"/>
                  <w:szCs w:val="20"/>
                </w:rPr>
                <w:t xml:space="preserve"> </w:t>
              </w:r>
            </w:ins>
            <w:r w:rsidRPr="004A3C4B">
              <w:rPr>
                <w:rFonts w:ascii="Optima" w:hAnsi="Optima" w:cs="Times New Roman"/>
                <w:sz w:val="20"/>
                <w:szCs w:val="20"/>
              </w:rPr>
              <w:t>Real Madrid</w:t>
            </w:r>
            <w:del w:id="5" w:author="David Döbele" w:date="2026-07-09T12:51:00Z" w16du:dateUtc="2026-07-09T10:51:00Z">
              <w:r w:rsidRPr="004A3C4B" w:rsidDel="00C27702">
                <w:rPr>
                  <w:rFonts w:ascii="Optima" w:hAnsi="Optima" w:cs="Times New Roman"/>
                  <w:sz w:val="20"/>
                  <w:szCs w:val="20"/>
                </w:rPr>
                <w:delText>’s</w:delText>
              </w:r>
            </w:del>
          </w:p>
        </w:tc>
        <w:tc>
          <w:tcPr>
            <w:tcW w:w="5080" w:type="dxa"/>
            <w:gridSpan w:val="9"/>
            <w:vAlign w:val="bottom"/>
          </w:tcPr>
          <w:p w14:paraId="08C1268C" w14:textId="49F3DB2C" w:rsidR="002B28F2" w:rsidRPr="000C2D17" w:rsidRDefault="002B28F2" w:rsidP="002B28F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0C2D17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06/2023</w:t>
            </w:r>
          </w:p>
        </w:tc>
        <w:tc>
          <w:tcPr>
            <w:tcW w:w="19" w:type="dxa"/>
            <w:gridSpan w:val="2"/>
          </w:tcPr>
          <w:p w14:paraId="74F0912A" w14:textId="77777777" w:rsidR="002B28F2" w:rsidRDefault="002B28F2" w:rsidP="002B28F2">
            <w:pPr>
              <w:pStyle w:val="Bullets"/>
              <w:numPr>
                <w:ilvl w:val="0"/>
                <w:numId w:val="0"/>
              </w:numPr>
              <w:tabs>
                <w:tab w:val="left" w:pos="2897"/>
              </w:tabs>
              <w:jc w:val="right"/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</w:pPr>
          </w:p>
        </w:tc>
      </w:tr>
      <w:tr w:rsidR="002B28F2" w:rsidRPr="003413D2" w14:paraId="179DC6DC" w14:textId="77777777" w:rsidTr="00A6096F">
        <w:trPr>
          <w:trHeight w:val="45"/>
        </w:trPr>
        <w:tc>
          <w:tcPr>
            <w:tcW w:w="10159" w:type="dxa"/>
            <w:gridSpan w:val="10"/>
          </w:tcPr>
          <w:p w14:paraId="298C3AAB" w14:textId="308E9613" w:rsidR="000D6A93" w:rsidRDefault="000D6A93" w:rsidP="002B28F2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Teilnahme an einem leistungsorientierten Auswahlverfahren</w:t>
            </w:r>
          </w:p>
          <w:p w14:paraId="30F7D46F" w14:textId="2326FB87" w:rsidR="002B28F2" w:rsidRDefault="002B28F2" w:rsidP="002B28F2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0C2D17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Überzeugung des Trainerteams 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durch</w:t>
            </w:r>
            <w:r w:rsidRPr="000C2D17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 sportlich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e</w:t>
            </w:r>
            <w:r w:rsidRPr="000C2D17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 Leistung</w:t>
            </w:r>
          </w:p>
          <w:p w14:paraId="58F0A054" w14:textId="0F7C005F" w:rsidR="005F25F1" w:rsidRPr="000D6A93" w:rsidRDefault="005F25F1" w:rsidP="000D6A93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Einladung zu den national Tryouts</w:t>
            </w:r>
          </w:p>
        </w:tc>
        <w:tc>
          <w:tcPr>
            <w:tcW w:w="19" w:type="dxa"/>
            <w:gridSpan w:val="2"/>
          </w:tcPr>
          <w:p w14:paraId="2243A1AA" w14:textId="77777777" w:rsidR="002B28F2" w:rsidRDefault="002B28F2" w:rsidP="002B28F2">
            <w:pPr>
              <w:pStyle w:val="Bullets"/>
              <w:numPr>
                <w:ilvl w:val="0"/>
                <w:numId w:val="0"/>
              </w:numPr>
              <w:tabs>
                <w:tab w:val="left" w:pos="2897"/>
              </w:tabs>
              <w:jc w:val="right"/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</w:pPr>
          </w:p>
        </w:tc>
      </w:tr>
      <w:tr w:rsidR="002B28F2" w:rsidRPr="003413D2" w14:paraId="482569A2" w14:textId="77777777" w:rsidTr="00467FCF">
        <w:trPr>
          <w:gridAfter w:val="1"/>
          <w:wAfter w:w="12" w:type="dxa"/>
          <w:trHeight w:val="454"/>
        </w:trPr>
        <w:tc>
          <w:tcPr>
            <w:tcW w:w="10166" w:type="dxa"/>
            <w:gridSpan w:val="11"/>
            <w:tcBorders>
              <w:bottom w:val="single" w:sz="4" w:space="0" w:color="auto"/>
            </w:tcBorders>
            <w:vAlign w:val="bottom"/>
          </w:tcPr>
          <w:p w14:paraId="1CFA4492" w14:textId="2B27A1F2" w:rsidR="002B28F2" w:rsidRPr="009A5AD2" w:rsidRDefault="002B28F2" w:rsidP="002B28F2">
            <w:pPr>
              <w:rPr>
                <w:rFonts w:ascii="Optima" w:hAnsi="Optima" w:cs="Times New Roman"/>
                <w:b/>
                <w:sz w:val="28"/>
                <w:szCs w:val="28"/>
              </w:rPr>
            </w:pPr>
            <w:r w:rsidRPr="009A5AD2">
              <w:rPr>
                <w:rFonts w:ascii="Optima" w:hAnsi="Optima" w:cs="Times New Roman"/>
                <w:b/>
                <w:sz w:val="28"/>
                <w:szCs w:val="28"/>
              </w:rPr>
              <w:t>FÄHIGKEITEN &amp; INTERESSEN</w:t>
            </w:r>
          </w:p>
        </w:tc>
      </w:tr>
      <w:tr w:rsidR="002B28F2" w:rsidRPr="003413D2" w14:paraId="2B257790" w14:textId="77777777" w:rsidTr="00467FCF">
        <w:trPr>
          <w:gridAfter w:val="1"/>
          <w:wAfter w:w="12" w:type="dxa"/>
          <w:trHeight w:val="340"/>
        </w:trPr>
        <w:tc>
          <w:tcPr>
            <w:tcW w:w="10166" w:type="dxa"/>
            <w:gridSpan w:val="11"/>
            <w:tcBorders>
              <w:top w:val="single" w:sz="4" w:space="0" w:color="auto"/>
            </w:tcBorders>
            <w:vAlign w:val="bottom"/>
          </w:tcPr>
          <w:p w14:paraId="061D3FCE" w14:textId="2481EEAE" w:rsidR="002B28F2" w:rsidRPr="003413D2" w:rsidRDefault="002B28F2" w:rsidP="002B28F2">
            <w:pPr>
              <w:rPr>
                <w:rFonts w:ascii="Optima" w:hAnsi="Optima" w:cs="Times New Roman"/>
                <w:sz w:val="20"/>
                <w:szCs w:val="20"/>
                <w:lang w:val="de-AT"/>
              </w:rPr>
            </w:pPr>
            <w:r w:rsidRPr="003413D2">
              <w:rPr>
                <w:rFonts w:ascii="Optima" w:hAnsi="Optima" w:cs="Times New Roman"/>
                <w:b/>
                <w:bCs/>
                <w:sz w:val="20"/>
                <w:szCs w:val="20"/>
              </w:rPr>
              <w:t>Sprachen:</w:t>
            </w:r>
            <w:r w:rsidRPr="003413D2">
              <w:rPr>
                <w:rFonts w:ascii="Optima" w:hAnsi="Optima" w:cs="Times New Roman"/>
                <w:sz w:val="20"/>
                <w:szCs w:val="20"/>
              </w:rPr>
              <w:t xml:space="preserve"> </w:t>
            </w:r>
            <w:r w:rsidRPr="00E645A8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Deutsch </w:t>
            </w:r>
            <w:r w:rsidRPr="004A3C4B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(C2</w:t>
            </w:r>
            <w:r w:rsidRPr="003413D2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)</w:t>
            </w:r>
            <w:r w:rsidRPr="003413D2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, Englisch </w:t>
            </w:r>
            <w:r w:rsidRPr="003413D2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r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B2</w:t>
            </w:r>
            <w:r w:rsidRPr="003413D2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)</w:t>
            </w:r>
            <w:r w:rsidRPr="003413D2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, </w:t>
            </w:r>
            <w: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Französisch</w:t>
            </w:r>
            <w:r w:rsidRPr="003413D2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  <w:r w:rsidRPr="003413D2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(B</w:t>
            </w:r>
            <w:r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1</w:t>
            </w:r>
            <w:r w:rsidRPr="003413D2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)</w:t>
            </w:r>
          </w:p>
        </w:tc>
      </w:tr>
      <w:tr w:rsidR="002B28F2" w:rsidRPr="003413D2" w14:paraId="45706C3F" w14:textId="77777777" w:rsidTr="004A3C4B">
        <w:trPr>
          <w:gridAfter w:val="1"/>
          <w:wAfter w:w="12" w:type="dxa"/>
          <w:trHeight w:val="283"/>
        </w:trPr>
        <w:tc>
          <w:tcPr>
            <w:tcW w:w="10166" w:type="dxa"/>
            <w:gridSpan w:val="11"/>
            <w:vAlign w:val="bottom"/>
          </w:tcPr>
          <w:p w14:paraId="60CA2168" w14:textId="745BF6B2" w:rsidR="002B28F2" w:rsidRPr="004A3C4B" w:rsidRDefault="002B28F2" w:rsidP="002B28F2">
            <w:pPr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</w:rPr>
            </w:pPr>
            <w:r w:rsidRPr="004A3C4B">
              <w:rPr>
                <w:rFonts w:ascii="Optima" w:hAnsi="Optima" w:cs="Times New Roman"/>
                <w:b/>
                <w:bCs/>
                <w:sz w:val="20"/>
                <w:szCs w:val="20"/>
              </w:rPr>
              <w:t>Technisch:</w:t>
            </w:r>
            <w:r w:rsidRPr="004A3C4B">
              <w:rPr>
                <w:rFonts w:ascii="Optima" w:hAnsi="Optima" w:cs="Times New Roman"/>
                <w:sz w:val="20"/>
                <w:szCs w:val="20"/>
              </w:rPr>
              <w:t xml:space="preserve"> </w:t>
            </w:r>
            <w:r w:rsidRPr="004A3C4B">
              <w:rPr>
                <w:rFonts w:ascii="Optima" w:hAnsi="Optima" w:cs="Times New Roman"/>
                <w:color w:val="000000"/>
                <w:sz w:val="20"/>
                <w:szCs w:val="20"/>
              </w:rPr>
              <w:t xml:space="preserve">Microsoft Office </w:t>
            </w:r>
            <w:r w:rsidRPr="004A3C4B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</w:rPr>
              <w:t>(fortgeschritten)</w:t>
            </w:r>
            <w:r w:rsidRPr="004A3C4B">
              <w:rPr>
                <w:rFonts w:ascii="Optima" w:hAnsi="Optima" w:cs="Times New Roman"/>
                <w:color w:val="000000"/>
                <w:sz w:val="20"/>
                <w:szCs w:val="20"/>
              </w:rPr>
              <w:t>, Programmierung Arduino IDE</w:t>
            </w:r>
            <w:r w:rsidRPr="004A3C4B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</w:rPr>
              <w:t xml:space="preserve"> (gute Kenntnisse)</w:t>
            </w:r>
          </w:p>
        </w:tc>
      </w:tr>
      <w:tr w:rsidR="002B28F2" w:rsidRPr="003413D2" w14:paraId="70CB01B0" w14:textId="77777777" w:rsidTr="004A3C4B">
        <w:trPr>
          <w:gridAfter w:val="1"/>
          <w:wAfter w:w="12" w:type="dxa"/>
          <w:trHeight w:val="283"/>
        </w:trPr>
        <w:tc>
          <w:tcPr>
            <w:tcW w:w="10166" w:type="dxa"/>
            <w:gridSpan w:val="11"/>
            <w:vAlign w:val="bottom"/>
          </w:tcPr>
          <w:p w14:paraId="598C2742" w14:textId="09534D96" w:rsidR="002B28F2" w:rsidRPr="003413D2" w:rsidRDefault="002B28F2" w:rsidP="002B28F2">
            <w:pP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</w:pPr>
            <w:r w:rsidRPr="003413D2">
              <w:rPr>
                <w:rFonts w:ascii="Optima" w:hAnsi="Optima" w:cs="Times New Roman"/>
                <w:b/>
                <w:bCs/>
                <w:sz w:val="20"/>
                <w:szCs w:val="20"/>
              </w:rPr>
              <w:t>Interessen:</w:t>
            </w:r>
            <w:r w:rsidRPr="003413D2">
              <w:rPr>
                <w:rFonts w:ascii="Optima" w:hAnsi="Optima" w:cs="Times New Roman"/>
                <w:sz w:val="20"/>
                <w:szCs w:val="20"/>
              </w:rPr>
              <w:t xml:space="preserve"> </w:t>
            </w:r>
            <w:r>
              <w:rPr>
                <w:rFonts w:ascii="Optima" w:hAnsi="Optima" w:cs="Times New Roman"/>
                <w:sz w:val="20"/>
                <w:szCs w:val="20"/>
              </w:rPr>
              <w:t>Fußball</w:t>
            </w:r>
            <w:r w:rsidR="00871526">
              <w:rPr>
                <w:rFonts w:ascii="Optima" w:hAnsi="Optima" w:cs="Times New Roman"/>
                <w:sz w:val="20"/>
                <w:szCs w:val="20"/>
              </w:rPr>
              <w:t>, Ausdauersport</w:t>
            </w:r>
          </w:p>
        </w:tc>
      </w:tr>
      <w:tr w:rsidR="002B28F2" w:rsidRPr="003413D2" w14:paraId="071AB173" w14:textId="77777777" w:rsidTr="00984301">
        <w:trPr>
          <w:gridAfter w:val="1"/>
          <w:wAfter w:w="12" w:type="dxa"/>
          <w:trHeight w:val="1847"/>
        </w:trPr>
        <w:tc>
          <w:tcPr>
            <w:tcW w:w="10166" w:type="dxa"/>
            <w:gridSpan w:val="11"/>
            <w:vAlign w:val="bottom"/>
          </w:tcPr>
          <w:p w14:paraId="09ED154F" w14:textId="2604B549" w:rsidR="00984301" w:rsidRDefault="00516D84" w:rsidP="002B28F2">
            <w:pPr>
              <w:rPr>
                <w:rFonts w:ascii="Optima" w:hAnsi="Optima" w:cs="Times New Roman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4061C4AB" wp14:editId="6F0221C0">
                  <wp:extent cx="1816012" cy="866741"/>
                  <wp:effectExtent l="0" t="0" r="635" b="0"/>
                  <wp:docPr id="2115034396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5680" cy="8809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478BDEA" w14:textId="7BDDE026" w:rsidR="002B28F2" w:rsidRPr="003413D2" w:rsidRDefault="002B28F2" w:rsidP="002B28F2">
            <w:pPr>
              <w:rPr>
                <w:rFonts w:ascii="Optima" w:hAnsi="Optima" w:cs="Times New Roman"/>
                <w:color w:val="000000"/>
                <w:sz w:val="18"/>
                <w:lang w:val="de-AT"/>
              </w:rPr>
            </w:pPr>
            <w:r>
              <w:rPr>
                <w:rFonts w:ascii="Optima" w:hAnsi="Optima" w:cs="Times New Roman"/>
                <w:sz w:val="20"/>
                <w:szCs w:val="20"/>
              </w:rPr>
              <w:t>Wendlingen</w:t>
            </w:r>
            <w:r w:rsidRPr="003413D2">
              <w:rPr>
                <w:rFonts w:ascii="Optima" w:hAnsi="Optima" w:cs="Times New Roman"/>
                <w:sz w:val="20"/>
                <w:szCs w:val="20"/>
              </w:rPr>
              <w:t xml:space="preserve">, </w:t>
            </w:r>
            <w:r>
              <w:rPr>
                <w:rFonts w:ascii="Optima" w:hAnsi="Optima" w:cs="Times New Roman"/>
                <w:sz w:val="20"/>
                <w:szCs w:val="20"/>
              </w:rPr>
              <w:t>0</w:t>
            </w:r>
            <w:r w:rsidR="00B174A9">
              <w:rPr>
                <w:rFonts w:ascii="Optima" w:hAnsi="Optima" w:cs="Times New Roman"/>
                <w:sz w:val="20"/>
                <w:szCs w:val="20"/>
              </w:rPr>
              <w:t>6</w:t>
            </w:r>
            <w:r w:rsidRPr="003413D2">
              <w:rPr>
                <w:rFonts w:ascii="Optima" w:hAnsi="Optima" w:cs="Times New Roman"/>
                <w:sz w:val="20"/>
                <w:szCs w:val="20"/>
              </w:rPr>
              <w:t>.</w:t>
            </w:r>
            <w:r w:rsidR="00B174A9">
              <w:rPr>
                <w:rFonts w:ascii="Optima" w:hAnsi="Optima" w:cs="Times New Roman"/>
                <w:sz w:val="20"/>
                <w:szCs w:val="20"/>
              </w:rPr>
              <w:t>07</w:t>
            </w:r>
            <w:r w:rsidRPr="003413D2">
              <w:rPr>
                <w:rFonts w:ascii="Optima" w:hAnsi="Optima" w:cs="Times New Roman"/>
                <w:sz w:val="20"/>
                <w:szCs w:val="20"/>
              </w:rPr>
              <w:t>.20</w:t>
            </w:r>
            <w:r>
              <w:rPr>
                <w:rFonts w:ascii="Optima" w:hAnsi="Optima" w:cs="Times New Roman"/>
                <w:sz w:val="20"/>
                <w:szCs w:val="20"/>
              </w:rPr>
              <w:t>2</w:t>
            </w:r>
            <w:r w:rsidR="00B174A9">
              <w:rPr>
                <w:rFonts w:ascii="Optima" w:hAnsi="Optima" w:cs="Times New Roman"/>
                <w:sz w:val="20"/>
                <w:szCs w:val="20"/>
              </w:rPr>
              <w:t>6</w:t>
            </w:r>
            <w:r>
              <w:rPr>
                <w:rFonts w:ascii="Optima" w:hAnsi="Optima" w:cs="Times New Roman"/>
                <w:sz w:val="20"/>
                <w:szCs w:val="20"/>
              </w:rPr>
              <w:t xml:space="preserve"> </w:t>
            </w:r>
          </w:p>
        </w:tc>
      </w:tr>
    </w:tbl>
    <w:p w14:paraId="0747D2BF" w14:textId="69F47280" w:rsidR="00723643" w:rsidRPr="004A3C4B" w:rsidRDefault="00723643" w:rsidP="004A3C4B">
      <w:pPr>
        <w:spacing w:line="240" w:lineRule="auto"/>
        <w:rPr>
          <w:rFonts w:ascii="Optima" w:hAnsi="Optima"/>
          <w:sz w:val="2"/>
          <w:szCs w:val="2"/>
        </w:rPr>
      </w:pPr>
    </w:p>
    <w:sectPr w:rsidR="00723643" w:rsidRPr="004A3C4B" w:rsidSect="00FE0496">
      <w:footerReference w:type="even" r:id="rId9"/>
      <w:pgSz w:w="11906" w:h="16838"/>
      <w:pgMar w:top="567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CDE2542" w14:textId="77777777" w:rsidR="00BC3796" w:rsidRDefault="00BC3796" w:rsidP="00BE053D">
      <w:pPr>
        <w:spacing w:after="0" w:line="240" w:lineRule="auto"/>
      </w:pPr>
      <w:r>
        <w:separator/>
      </w:r>
    </w:p>
  </w:endnote>
  <w:endnote w:type="continuationSeparator" w:id="0">
    <w:p w14:paraId="02178BB9" w14:textId="77777777" w:rsidR="00BC3796" w:rsidRDefault="00BC3796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tima"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C0E6603" w14:textId="77777777" w:rsidR="00BC3796" w:rsidRDefault="00BC3796" w:rsidP="00BE053D">
      <w:pPr>
        <w:spacing w:after="0" w:line="240" w:lineRule="auto"/>
      </w:pPr>
      <w:r>
        <w:separator/>
      </w:r>
    </w:p>
  </w:footnote>
  <w:footnote w:type="continuationSeparator" w:id="0">
    <w:p w14:paraId="494E20A0" w14:textId="77777777" w:rsidR="00BC3796" w:rsidRDefault="00BC3796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886310F"/>
    <w:multiLevelType w:val="hybridMultilevel"/>
    <w:tmpl w:val="640465E8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DC037EA"/>
    <w:multiLevelType w:val="hybridMultilevel"/>
    <w:tmpl w:val="822E8DD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8C018A"/>
    <w:multiLevelType w:val="hybridMultilevel"/>
    <w:tmpl w:val="D7A8E2F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06F735A"/>
    <w:multiLevelType w:val="hybridMultilevel"/>
    <w:tmpl w:val="DF344D6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DD32857"/>
    <w:multiLevelType w:val="hybridMultilevel"/>
    <w:tmpl w:val="787CCF6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57F645E"/>
    <w:multiLevelType w:val="hybridMultilevel"/>
    <w:tmpl w:val="BD225B32"/>
    <w:lvl w:ilvl="0" w:tplc="24DC72C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F01635"/>
    <w:multiLevelType w:val="hybridMultilevel"/>
    <w:tmpl w:val="4F9EBC9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CD967CD"/>
    <w:multiLevelType w:val="hybridMultilevel"/>
    <w:tmpl w:val="EE6EA6E0"/>
    <w:lvl w:ilvl="0" w:tplc="8C04F598">
      <w:start w:val="1"/>
      <w:numFmt w:val="bullet"/>
      <w:pStyle w:val="Bullets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E554711"/>
    <w:multiLevelType w:val="hybridMultilevel"/>
    <w:tmpl w:val="30A8EF6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25670E2"/>
    <w:multiLevelType w:val="hybridMultilevel"/>
    <w:tmpl w:val="1E62F884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A211CA5"/>
    <w:multiLevelType w:val="hybridMultilevel"/>
    <w:tmpl w:val="CE86746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E723BCA"/>
    <w:multiLevelType w:val="hybridMultilevel"/>
    <w:tmpl w:val="E0445628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9137232">
    <w:abstractNumId w:val="19"/>
  </w:num>
  <w:num w:numId="2" w16cid:durableId="1517961058">
    <w:abstractNumId w:val="22"/>
  </w:num>
  <w:num w:numId="3" w16cid:durableId="1252082647">
    <w:abstractNumId w:val="25"/>
  </w:num>
  <w:num w:numId="4" w16cid:durableId="216092582">
    <w:abstractNumId w:val="0"/>
  </w:num>
  <w:num w:numId="5" w16cid:durableId="2002467698">
    <w:abstractNumId w:val="1"/>
  </w:num>
  <w:num w:numId="6" w16cid:durableId="807475707">
    <w:abstractNumId w:val="2"/>
  </w:num>
  <w:num w:numId="7" w16cid:durableId="2132552193">
    <w:abstractNumId w:val="18"/>
  </w:num>
  <w:num w:numId="8" w16cid:durableId="1949311987">
    <w:abstractNumId w:val="29"/>
  </w:num>
  <w:num w:numId="9" w16cid:durableId="1961916187">
    <w:abstractNumId w:val="17"/>
  </w:num>
  <w:num w:numId="10" w16cid:durableId="1947156070">
    <w:abstractNumId w:val="30"/>
  </w:num>
  <w:num w:numId="11" w16cid:durableId="1715693601">
    <w:abstractNumId w:val="8"/>
  </w:num>
  <w:num w:numId="12" w16cid:durableId="1688167074">
    <w:abstractNumId w:val="9"/>
  </w:num>
  <w:num w:numId="13" w16cid:durableId="2040233879">
    <w:abstractNumId w:val="12"/>
  </w:num>
  <w:num w:numId="14" w16cid:durableId="1178347352">
    <w:abstractNumId w:val="13"/>
  </w:num>
  <w:num w:numId="15" w16cid:durableId="1771580397">
    <w:abstractNumId w:val="28"/>
  </w:num>
  <w:num w:numId="16" w16cid:durableId="1721974678">
    <w:abstractNumId w:val="7"/>
  </w:num>
  <w:num w:numId="17" w16cid:durableId="2003701761">
    <w:abstractNumId w:val="21"/>
  </w:num>
  <w:num w:numId="18" w16cid:durableId="1247112201">
    <w:abstractNumId w:val="4"/>
  </w:num>
  <w:num w:numId="19" w16cid:durableId="142089335">
    <w:abstractNumId w:val="24"/>
  </w:num>
  <w:num w:numId="20" w16cid:durableId="702943334">
    <w:abstractNumId w:val="14"/>
  </w:num>
  <w:num w:numId="21" w16cid:durableId="1697075762">
    <w:abstractNumId w:val="16"/>
  </w:num>
  <w:num w:numId="22" w16cid:durableId="424351624">
    <w:abstractNumId w:val="20"/>
  </w:num>
  <w:num w:numId="23" w16cid:durableId="1984038324">
    <w:abstractNumId w:val="10"/>
  </w:num>
  <w:num w:numId="24" w16cid:durableId="2056856694">
    <w:abstractNumId w:val="27"/>
  </w:num>
  <w:num w:numId="25" w16cid:durableId="548689742">
    <w:abstractNumId w:val="32"/>
  </w:num>
  <w:num w:numId="26" w16cid:durableId="1499494221">
    <w:abstractNumId w:val="23"/>
  </w:num>
  <w:num w:numId="27" w16cid:durableId="624386309">
    <w:abstractNumId w:val="25"/>
  </w:num>
  <w:num w:numId="28" w16cid:durableId="271254810">
    <w:abstractNumId w:val="6"/>
  </w:num>
  <w:num w:numId="29" w16cid:durableId="1765881778">
    <w:abstractNumId w:val="11"/>
  </w:num>
  <w:num w:numId="30" w16cid:durableId="223956722">
    <w:abstractNumId w:val="26"/>
  </w:num>
  <w:num w:numId="31" w16cid:durableId="1569611296">
    <w:abstractNumId w:val="25"/>
  </w:num>
  <w:num w:numId="32" w16cid:durableId="1598100795">
    <w:abstractNumId w:val="15"/>
  </w:num>
  <w:num w:numId="33" w16cid:durableId="1279221319">
    <w:abstractNumId w:val="25"/>
  </w:num>
  <w:num w:numId="34" w16cid:durableId="1127703119">
    <w:abstractNumId w:val="25"/>
  </w:num>
  <w:num w:numId="35" w16cid:durableId="1778404327">
    <w:abstractNumId w:val="25"/>
  </w:num>
  <w:num w:numId="36" w16cid:durableId="2008824708">
    <w:abstractNumId w:val="31"/>
  </w:num>
  <w:num w:numId="37" w16cid:durableId="92944281">
    <w:abstractNumId w:val="25"/>
  </w:num>
  <w:num w:numId="38" w16cid:durableId="1315984950">
    <w:abstractNumId w:val="25"/>
  </w:num>
  <w:num w:numId="39" w16cid:durableId="615908304">
    <w:abstractNumId w:val="25"/>
  </w:num>
  <w:num w:numId="40" w16cid:durableId="1363433185">
    <w:abstractNumId w:val="25"/>
  </w:num>
  <w:num w:numId="41" w16cid:durableId="1886018522">
    <w:abstractNumId w:val="3"/>
  </w:num>
  <w:num w:numId="42" w16cid:durableId="102383470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David Döbele">
    <w15:presenceInfo w15:providerId="AD" w15:userId="S::david.doebele@pumpkincareeres.onmicrosoft.com::9046cfa8-3fc7-4052-9daa-75c97e906e36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5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17399"/>
    <w:rsid w:val="00024CA1"/>
    <w:rsid w:val="000418E0"/>
    <w:rsid w:val="00051DF2"/>
    <w:rsid w:val="00056E25"/>
    <w:rsid w:val="00057A21"/>
    <w:rsid w:val="00061D33"/>
    <w:rsid w:val="00063CD7"/>
    <w:rsid w:val="00064643"/>
    <w:rsid w:val="00087747"/>
    <w:rsid w:val="00097C7E"/>
    <w:rsid w:val="000A0D0D"/>
    <w:rsid w:val="000A1FDA"/>
    <w:rsid w:val="000B63E2"/>
    <w:rsid w:val="000B6548"/>
    <w:rsid w:val="000C2D17"/>
    <w:rsid w:val="000C49A0"/>
    <w:rsid w:val="000D671A"/>
    <w:rsid w:val="000D6A93"/>
    <w:rsid w:val="000E46E7"/>
    <w:rsid w:val="000F04EE"/>
    <w:rsid w:val="00103EC5"/>
    <w:rsid w:val="00116C6E"/>
    <w:rsid w:val="00125CA6"/>
    <w:rsid w:val="00155491"/>
    <w:rsid w:val="00156FC9"/>
    <w:rsid w:val="00162A5A"/>
    <w:rsid w:val="001647AB"/>
    <w:rsid w:val="00172867"/>
    <w:rsid w:val="00175B6D"/>
    <w:rsid w:val="001901ED"/>
    <w:rsid w:val="001922BC"/>
    <w:rsid w:val="0019483A"/>
    <w:rsid w:val="001A46BF"/>
    <w:rsid w:val="001A481B"/>
    <w:rsid w:val="001A56D2"/>
    <w:rsid w:val="001B0186"/>
    <w:rsid w:val="001B62CA"/>
    <w:rsid w:val="001D4DCD"/>
    <w:rsid w:val="001D64B5"/>
    <w:rsid w:val="001F4175"/>
    <w:rsid w:val="001F47B5"/>
    <w:rsid w:val="00223A4D"/>
    <w:rsid w:val="0023054D"/>
    <w:rsid w:val="00232CB5"/>
    <w:rsid w:val="00234A7E"/>
    <w:rsid w:val="00241B03"/>
    <w:rsid w:val="0024373D"/>
    <w:rsid w:val="002449CF"/>
    <w:rsid w:val="002508C2"/>
    <w:rsid w:val="00256FB5"/>
    <w:rsid w:val="00267252"/>
    <w:rsid w:val="00270A95"/>
    <w:rsid w:val="00277FEE"/>
    <w:rsid w:val="00282DB0"/>
    <w:rsid w:val="0029070D"/>
    <w:rsid w:val="002B2091"/>
    <w:rsid w:val="002B28F2"/>
    <w:rsid w:val="002B304F"/>
    <w:rsid w:val="002C6972"/>
    <w:rsid w:val="002C701B"/>
    <w:rsid w:val="002D2B32"/>
    <w:rsid w:val="002D4516"/>
    <w:rsid w:val="002F46AD"/>
    <w:rsid w:val="003101F0"/>
    <w:rsid w:val="00314B7A"/>
    <w:rsid w:val="00324BC5"/>
    <w:rsid w:val="00333741"/>
    <w:rsid w:val="00340BAB"/>
    <w:rsid w:val="003413D2"/>
    <w:rsid w:val="003418E0"/>
    <w:rsid w:val="00347F8D"/>
    <w:rsid w:val="003678F6"/>
    <w:rsid w:val="00372F7B"/>
    <w:rsid w:val="003733E5"/>
    <w:rsid w:val="00386F83"/>
    <w:rsid w:val="00390EA6"/>
    <w:rsid w:val="00397A16"/>
    <w:rsid w:val="003E27C3"/>
    <w:rsid w:val="003F3E3F"/>
    <w:rsid w:val="004067B8"/>
    <w:rsid w:val="004154BE"/>
    <w:rsid w:val="00417EE4"/>
    <w:rsid w:val="0042013D"/>
    <w:rsid w:val="004215A8"/>
    <w:rsid w:val="00422F83"/>
    <w:rsid w:val="00426D7E"/>
    <w:rsid w:val="0043430C"/>
    <w:rsid w:val="00435B8A"/>
    <w:rsid w:val="00435E6D"/>
    <w:rsid w:val="0043793B"/>
    <w:rsid w:val="00443668"/>
    <w:rsid w:val="00456B0D"/>
    <w:rsid w:val="00467FCF"/>
    <w:rsid w:val="00476AF8"/>
    <w:rsid w:val="00484FD7"/>
    <w:rsid w:val="004929FB"/>
    <w:rsid w:val="004A3C4B"/>
    <w:rsid w:val="004A54BA"/>
    <w:rsid w:val="004B232F"/>
    <w:rsid w:val="004B6A5E"/>
    <w:rsid w:val="004D0932"/>
    <w:rsid w:val="004D105D"/>
    <w:rsid w:val="004F2044"/>
    <w:rsid w:val="00502FAD"/>
    <w:rsid w:val="00503C6B"/>
    <w:rsid w:val="00507EA7"/>
    <w:rsid w:val="00516D84"/>
    <w:rsid w:val="00525475"/>
    <w:rsid w:val="00526089"/>
    <w:rsid w:val="00527A28"/>
    <w:rsid w:val="00527DCA"/>
    <w:rsid w:val="005417C4"/>
    <w:rsid w:val="005716D4"/>
    <w:rsid w:val="00571B60"/>
    <w:rsid w:val="00572876"/>
    <w:rsid w:val="0057453F"/>
    <w:rsid w:val="00585A4D"/>
    <w:rsid w:val="00597BF8"/>
    <w:rsid w:val="005A2F7E"/>
    <w:rsid w:val="005A6C09"/>
    <w:rsid w:val="005C3782"/>
    <w:rsid w:val="005C5D13"/>
    <w:rsid w:val="005D4368"/>
    <w:rsid w:val="005D4D22"/>
    <w:rsid w:val="005D6329"/>
    <w:rsid w:val="005E45B4"/>
    <w:rsid w:val="005E57F6"/>
    <w:rsid w:val="005F25F1"/>
    <w:rsid w:val="005F6649"/>
    <w:rsid w:val="006058D8"/>
    <w:rsid w:val="00610200"/>
    <w:rsid w:val="0061124C"/>
    <w:rsid w:val="00623699"/>
    <w:rsid w:val="00631337"/>
    <w:rsid w:val="00632D5A"/>
    <w:rsid w:val="00635515"/>
    <w:rsid w:val="00636396"/>
    <w:rsid w:val="006546FD"/>
    <w:rsid w:val="00665BF3"/>
    <w:rsid w:val="0066763C"/>
    <w:rsid w:val="006732D6"/>
    <w:rsid w:val="00693E09"/>
    <w:rsid w:val="006A2DE9"/>
    <w:rsid w:val="006A580A"/>
    <w:rsid w:val="006A7230"/>
    <w:rsid w:val="006B4E32"/>
    <w:rsid w:val="006B72C7"/>
    <w:rsid w:val="006B7F78"/>
    <w:rsid w:val="006C2252"/>
    <w:rsid w:val="006D1B31"/>
    <w:rsid w:val="006D7F7F"/>
    <w:rsid w:val="006E2C9C"/>
    <w:rsid w:val="006E40EF"/>
    <w:rsid w:val="006F0039"/>
    <w:rsid w:val="006F403C"/>
    <w:rsid w:val="006F4F01"/>
    <w:rsid w:val="00711CEF"/>
    <w:rsid w:val="007179CF"/>
    <w:rsid w:val="00720320"/>
    <w:rsid w:val="00723643"/>
    <w:rsid w:val="00725D3C"/>
    <w:rsid w:val="007261A6"/>
    <w:rsid w:val="00733DA1"/>
    <w:rsid w:val="00737822"/>
    <w:rsid w:val="0074111D"/>
    <w:rsid w:val="00744AE1"/>
    <w:rsid w:val="00745036"/>
    <w:rsid w:val="0074578F"/>
    <w:rsid w:val="00753D4A"/>
    <w:rsid w:val="00756912"/>
    <w:rsid w:val="00761609"/>
    <w:rsid w:val="00763DCE"/>
    <w:rsid w:val="00776C46"/>
    <w:rsid w:val="00777F88"/>
    <w:rsid w:val="0078260B"/>
    <w:rsid w:val="007838D1"/>
    <w:rsid w:val="007847BF"/>
    <w:rsid w:val="00785254"/>
    <w:rsid w:val="00785853"/>
    <w:rsid w:val="007966F0"/>
    <w:rsid w:val="00797BFC"/>
    <w:rsid w:val="007A4B38"/>
    <w:rsid w:val="007A720F"/>
    <w:rsid w:val="007C541B"/>
    <w:rsid w:val="007C6A3C"/>
    <w:rsid w:val="007D4BEE"/>
    <w:rsid w:val="007D5BE9"/>
    <w:rsid w:val="008050E4"/>
    <w:rsid w:val="0082257D"/>
    <w:rsid w:val="0083343A"/>
    <w:rsid w:val="00834846"/>
    <w:rsid w:val="00853438"/>
    <w:rsid w:val="00855049"/>
    <w:rsid w:val="00866846"/>
    <w:rsid w:val="00871526"/>
    <w:rsid w:val="00875DA9"/>
    <w:rsid w:val="00883027"/>
    <w:rsid w:val="008840E4"/>
    <w:rsid w:val="00895E38"/>
    <w:rsid w:val="008A782B"/>
    <w:rsid w:val="008B0FC0"/>
    <w:rsid w:val="008C429A"/>
    <w:rsid w:val="008D41DA"/>
    <w:rsid w:val="008E1F3D"/>
    <w:rsid w:val="008E7572"/>
    <w:rsid w:val="009053D7"/>
    <w:rsid w:val="0091331D"/>
    <w:rsid w:val="00921A78"/>
    <w:rsid w:val="0093176C"/>
    <w:rsid w:val="0093223C"/>
    <w:rsid w:val="00936E19"/>
    <w:rsid w:val="00941A87"/>
    <w:rsid w:val="0094776C"/>
    <w:rsid w:val="009501C2"/>
    <w:rsid w:val="009668B9"/>
    <w:rsid w:val="009732F8"/>
    <w:rsid w:val="00976577"/>
    <w:rsid w:val="00984301"/>
    <w:rsid w:val="00996356"/>
    <w:rsid w:val="00997D9A"/>
    <w:rsid w:val="009A5AD2"/>
    <w:rsid w:val="009D7C49"/>
    <w:rsid w:val="009E7297"/>
    <w:rsid w:val="009F04AB"/>
    <w:rsid w:val="00A0257D"/>
    <w:rsid w:val="00A05C39"/>
    <w:rsid w:val="00A12EDC"/>
    <w:rsid w:val="00A26D0D"/>
    <w:rsid w:val="00A33BDE"/>
    <w:rsid w:val="00A34885"/>
    <w:rsid w:val="00A35D58"/>
    <w:rsid w:val="00A43BC1"/>
    <w:rsid w:val="00A6096F"/>
    <w:rsid w:val="00A72C85"/>
    <w:rsid w:val="00A74225"/>
    <w:rsid w:val="00A8079F"/>
    <w:rsid w:val="00A83074"/>
    <w:rsid w:val="00A848F3"/>
    <w:rsid w:val="00A87CFA"/>
    <w:rsid w:val="00A936D5"/>
    <w:rsid w:val="00A953F3"/>
    <w:rsid w:val="00A96E19"/>
    <w:rsid w:val="00AA1EB0"/>
    <w:rsid w:val="00AA2DA3"/>
    <w:rsid w:val="00AA5A9C"/>
    <w:rsid w:val="00AB016A"/>
    <w:rsid w:val="00AB2A5A"/>
    <w:rsid w:val="00AB3383"/>
    <w:rsid w:val="00AD28F8"/>
    <w:rsid w:val="00AE4ED3"/>
    <w:rsid w:val="00AE7869"/>
    <w:rsid w:val="00B0230B"/>
    <w:rsid w:val="00B04F5A"/>
    <w:rsid w:val="00B174A9"/>
    <w:rsid w:val="00B17D95"/>
    <w:rsid w:val="00B23509"/>
    <w:rsid w:val="00B24188"/>
    <w:rsid w:val="00B359DB"/>
    <w:rsid w:val="00B3632B"/>
    <w:rsid w:val="00B36D65"/>
    <w:rsid w:val="00B409D8"/>
    <w:rsid w:val="00B5178D"/>
    <w:rsid w:val="00B60901"/>
    <w:rsid w:val="00B67F1F"/>
    <w:rsid w:val="00B701D7"/>
    <w:rsid w:val="00B90595"/>
    <w:rsid w:val="00B94B8A"/>
    <w:rsid w:val="00BA215A"/>
    <w:rsid w:val="00BA3DAA"/>
    <w:rsid w:val="00BB054D"/>
    <w:rsid w:val="00BB1DC3"/>
    <w:rsid w:val="00BB5F09"/>
    <w:rsid w:val="00BC0036"/>
    <w:rsid w:val="00BC0D9F"/>
    <w:rsid w:val="00BC3796"/>
    <w:rsid w:val="00BD5337"/>
    <w:rsid w:val="00BD66D2"/>
    <w:rsid w:val="00BE053D"/>
    <w:rsid w:val="00BF1A7A"/>
    <w:rsid w:val="00BF1FA3"/>
    <w:rsid w:val="00C00974"/>
    <w:rsid w:val="00C018E4"/>
    <w:rsid w:val="00C066FA"/>
    <w:rsid w:val="00C06C3C"/>
    <w:rsid w:val="00C25387"/>
    <w:rsid w:val="00C27702"/>
    <w:rsid w:val="00C54BE3"/>
    <w:rsid w:val="00C57F80"/>
    <w:rsid w:val="00C745C8"/>
    <w:rsid w:val="00C768ED"/>
    <w:rsid w:val="00C820A9"/>
    <w:rsid w:val="00C82569"/>
    <w:rsid w:val="00C82A8F"/>
    <w:rsid w:val="00C8312C"/>
    <w:rsid w:val="00C916C2"/>
    <w:rsid w:val="00CB3E1D"/>
    <w:rsid w:val="00CC6096"/>
    <w:rsid w:val="00CC7F56"/>
    <w:rsid w:val="00CD1B12"/>
    <w:rsid w:val="00CD44B3"/>
    <w:rsid w:val="00CD55DC"/>
    <w:rsid w:val="00CE1BBC"/>
    <w:rsid w:val="00CE2595"/>
    <w:rsid w:val="00CE28CC"/>
    <w:rsid w:val="00CE72FC"/>
    <w:rsid w:val="00CF31EE"/>
    <w:rsid w:val="00D145A0"/>
    <w:rsid w:val="00D1492F"/>
    <w:rsid w:val="00D17B69"/>
    <w:rsid w:val="00D3003C"/>
    <w:rsid w:val="00D331F4"/>
    <w:rsid w:val="00D470E4"/>
    <w:rsid w:val="00D52142"/>
    <w:rsid w:val="00D5280E"/>
    <w:rsid w:val="00D61F14"/>
    <w:rsid w:val="00D80D6B"/>
    <w:rsid w:val="00D85D41"/>
    <w:rsid w:val="00D90950"/>
    <w:rsid w:val="00DA69DF"/>
    <w:rsid w:val="00DB33F8"/>
    <w:rsid w:val="00DC5291"/>
    <w:rsid w:val="00DD38E2"/>
    <w:rsid w:val="00DD587F"/>
    <w:rsid w:val="00DE0B14"/>
    <w:rsid w:val="00E00140"/>
    <w:rsid w:val="00E03AEA"/>
    <w:rsid w:val="00E04CA9"/>
    <w:rsid w:val="00E13110"/>
    <w:rsid w:val="00E24DF1"/>
    <w:rsid w:val="00E26A81"/>
    <w:rsid w:val="00E2773F"/>
    <w:rsid w:val="00E40B9A"/>
    <w:rsid w:val="00E431ED"/>
    <w:rsid w:val="00E55D90"/>
    <w:rsid w:val="00E56368"/>
    <w:rsid w:val="00E645A8"/>
    <w:rsid w:val="00E64FF5"/>
    <w:rsid w:val="00E907EC"/>
    <w:rsid w:val="00EA5421"/>
    <w:rsid w:val="00EB34FC"/>
    <w:rsid w:val="00EB5816"/>
    <w:rsid w:val="00EC7FF7"/>
    <w:rsid w:val="00ED0EA9"/>
    <w:rsid w:val="00ED2067"/>
    <w:rsid w:val="00ED2C04"/>
    <w:rsid w:val="00EE14A0"/>
    <w:rsid w:val="00EF77DF"/>
    <w:rsid w:val="00F06A57"/>
    <w:rsid w:val="00F11BEF"/>
    <w:rsid w:val="00F15410"/>
    <w:rsid w:val="00F165E1"/>
    <w:rsid w:val="00F248EC"/>
    <w:rsid w:val="00F258E7"/>
    <w:rsid w:val="00F25EB2"/>
    <w:rsid w:val="00F270FE"/>
    <w:rsid w:val="00F31B84"/>
    <w:rsid w:val="00F3418C"/>
    <w:rsid w:val="00F41D88"/>
    <w:rsid w:val="00F422EE"/>
    <w:rsid w:val="00F44F5F"/>
    <w:rsid w:val="00F57BA5"/>
    <w:rsid w:val="00F631EC"/>
    <w:rsid w:val="00F64C22"/>
    <w:rsid w:val="00F64FA7"/>
    <w:rsid w:val="00F73041"/>
    <w:rsid w:val="00F74D19"/>
    <w:rsid w:val="00F76311"/>
    <w:rsid w:val="00F80053"/>
    <w:rsid w:val="00F80470"/>
    <w:rsid w:val="00F83D67"/>
    <w:rsid w:val="00F90C73"/>
    <w:rsid w:val="00FA02C7"/>
    <w:rsid w:val="00FA4186"/>
    <w:rsid w:val="00FA5CF9"/>
    <w:rsid w:val="00FC0531"/>
    <w:rsid w:val="00FC13F0"/>
    <w:rsid w:val="00FD0FB7"/>
    <w:rsid w:val="00FD7640"/>
    <w:rsid w:val="00FE0496"/>
    <w:rsid w:val="00FE4972"/>
    <w:rsid w:val="00FE79A2"/>
    <w:rsid w:val="00FF0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0F04EE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0F04EE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0F04EE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0F04EE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0F04EE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0F04E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336</Words>
  <Characters>2118</Characters>
  <Application>Microsoft Office Word</Application>
  <DocSecurity>0</DocSecurity>
  <Lines>17</Lines>
  <Paragraphs>4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30</cp:revision>
  <cp:lastPrinted>2026-07-06T22:11:00Z</cp:lastPrinted>
  <dcterms:created xsi:type="dcterms:W3CDTF">2025-12-08T09:12:00Z</dcterms:created>
  <dcterms:modified xsi:type="dcterms:W3CDTF">2026-07-09T10:52:00Z</dcterms:modified>
</cp:coreProperties>
</file>