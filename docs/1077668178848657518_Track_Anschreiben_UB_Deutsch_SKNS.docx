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C7C800" w:rsidR="006D2592" w:rsidRPr="00EF1F3C" w:rsidRDefault="00A81AD0" w:rsidP="00EC3C14">
      <w:pPr>
        <w:spacing w:after="0"/>
        <w:jc w:val="right"/>
        <w:rPr>
          <w:rFonts w:ascii="Times New Roman" w:hAnsi="Times New Roman" w:cs="Times New Roman"/>
          <w:sz w:val="19"/>
          <w:szCs w:val="19"/>
          <w:rPrChange w:id="0"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 w:author="David Döbele" w:date="2023-02-21T20:07:00Z">
            <w:rPr>
              <w:rFonts w:ascii="Times New Roman" w:hAnsi="Times New Roman" w:cs="Times New Roman"/>
              <w:sz w:val="20"/>
              <w:szCs w:val="20"/>
            </w:rPr>
          </w:rPrChange>
        </w:rPr>
        <w:t>Jonah Eisenblätter</w:t>
      </w:r>
    </w:p>
    <w:p w14:paraId="2458A2A0" w14:textId="191BEF5A" w:rsidR="00857C6F" w:rsidRPr="00EF1F3C" w:rsidRDefault="00D72F3C" w:rsidP="00EC3C14">
      <w:pPr>
        <w:spacing w:after="0"/>
        <w:jc w:val="right"/>
        <w:rPr>
          <w:rFonts w:ascii="Times New Roman" w:hAnsi="Times New Roman" w:cs="Times New Roman"/>
          <w:sz w:val="19"/>
          <w:szCs w:val="19"/>
          <w:rPrChange w:id="2"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3" w:author="David Döbele" w:date="2023-02-21T20:07:00Z">
            <w:rPr>
              <w:rFonts w:ascii="Times New Roman" w:hAnsi="Times New Roman" w:cs="Times New Roman"/>
              <w:sz w:val="20"/>
              <w:szCs w:val="20"/>
            </w:rPr>
          </w:rPrChange>
        </w:rPr>
        <w:t>Moselstraße 2</w:t>
      </w:r>
    </w:p>
    <w:p w14:paraId="451AEE20" w14:textId="6986C96D" w:rsidR="00857C6F" w:rsidRPr="00EF1F3C" w:rsidRDefault="00D72F3C" w:rsidP="00EC3C14">
      <w:pPr>
        <w:spacing w:after="0"/>
        <w:jc w:val="right"/>
        <w:rPr>
          <w:rFonts w:ascii="Times New Roman" w:hAnsi="Times New Roman" w:cs="Times New Roman"/>
          <w:sz w:val="19"/>
          <w:szCs w:val="19"/>
          <w:rPrChange w:id="4"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5" w:author="David Döbele" w:date="2023-02-21T20:07:00Z">
            <w:rPr>
              <w:rFonts w:ascii="Times New Roman" w:hAnsi="Times New Roman" w:cs="Times New Roman"/>
              <w:sz w:val="20"/>
              <w:szCs w:val="20"/>
            </w:rPr>
          </w:rPrChange>
        </w:rPr>
        <w:t>68167 Mannheim</w:t>
      </w:r>
    </w:p>
    <w:p w14:paraId="12BA391A" w14:textId="1D8B3D04" w:rsidR="006A7895" w:rsidRPr="00EF1F3C" w:rsidRDefault="00A81AD0" w:rsidP="00EC3C14">
      <w:pPr>
        <w:spacing w:after="0"/>
        <w:jc w:val="right"/>
        <w:rPr>
          <w:rFonts w:ascii="Times New Roman" w:hAnsi="Times New Roman" w:cs="Times New Roman"/>
          <w:sz w:val="19"/>
          <w:szCs w:val="19"/>
          <w:rPrChange w:id="6" w:author="David Döbele" w:date="2023-02-21T20:07:00Z">
            <w:rPr>
              <w:rFonts w:ascii="Times New Roman" w:hAnsi="Times New Roman" w:cs="Times New Roman"/>
              <w:sz w:val="20"/>
              <w:szCs w:val="20"/>
            </w:rPr>
          </w:rPrChange>
        </w:rPr>
      </w:pPr>
      <w:r w:rsidRPr="00EF1F3C">
        <w:rPr>
          <w:rFonts w:ascii="Times New Roman" w:hAnsi="Times New Roman" w:cs="Times New Roman"/>
          <w:color w:val="000000"/>
          <w:sz w:val="19"/>
          <w:szCs w:val="19"/>
          <w:rPrChange w:id="7" w:author="David Döbele" w:date="2023-02-21T20:07:00Z">
            <w:rPr>
              <w:rFonts w:ascii="Times New Roman" w:hAnsi="Times New Roman" w:cs="Times New Roman"/>
              <w:color w:val="000000"/>
              <w:sz w:val="20"/>
              <w:szCs w:val="20"/>
            </w:rPr>
          </w:rPrChange>
        </w:rPr>
        <w:t>jonah.eisenblaetter@gmail.com</w:t>
      </w:r>
    </w:p>
    <w:p w14:paraId="170FE07D" w14:textId="6163441E" w:rsidR="00F270C0" w:rsidRPr="00EF1F3C" w:rsidRDefault="006D2592" w:rsidP="00EC3C14">
      <w:pPr>
        <w:spacing w:after="0"/>
        <w:jc w:val="right"/>
        <w:rPr>
          <w:rFonts w:ascii="Times New Roman" w:hAnsi="Times New Roman" w:cs="Times New Roman"/>
          <w:color w:val="000000"/>
          <w:sz w:val="19"/>
          <w:szCs w:val="19"/>
          <w:rPrChange w:id="8" w:author="David Döbele" w:date="2023-02-21T20:07:00Z">
            <w:rPr>
              <w:rFonts w:ascii="Times New Roman" w:hAnsi="Times New Roman" w:cs="Times New Roman"/>
              <w:color w:val="000000"/>
              <w:sz w:val="20"/>
              <w:szCs w:val="20"/>
            </w:rPr>
          </w:rPrChange>
        </w:rPr>
      </w:pPr>
      <w:r w:rsidRPr="00EF1F3C">
        <w:rPr>
          <w:rFonts w:ascii="Times New Roman" w:hAnsi="Times New Roman" w:cs="Times New Roman"/>
          <w:color w:val="000000"/>
          <w:sz w:val="19"/>
          <w:szCs w:val="19"/>
          <w:rPrChange w:id="9" w:author="David Döbele" w:date="2023-02-21T20:07:00Z">
            <w:rPr>
              <w:rFonts w:ascii="Times New Roman" w:hAnsi="Times New Roman" w:cs="Times New Roman"/>
              <w:color w:val="000000"/>
              <w:sz w:val="20"/>
              <w:szCs w:val="20"/>
            </w:rPr>
          </w:rPrChange>
        </w:rPr>
        <w:t>+</w:t>
      </w:r>
      <w:r w:rsidR="00857C6F" w:rsidRPr="00EF1F3C">
        <w:rPr>
          <w:rFonts w:ascii="Times New Roman" w:hAnsi="Times New Roman" w:cs="Times New Roman"/>
          <w:color w:val="000000"/>
          <w:sz w:val="19"/>
          <w:szCs w:val="19"/>
          <w:rPrChange w:id="10" w:author="David Döbele" w:date="2023-02-21T20:07:00Z">
            <w:rPr>
              <w:rFonts w:ascii="Times New Roman" w:hAnsi="Times New Roman" w:cs="Times New Roman"/>
              <w:color w:val="000000"/>
              <w:sz w:val="20"/>
              <w:szCs w:val="20"/>
            </w:rPr>
          </w:rPrChange>
        </w:rPr>
        <w:t xml:space="preserve">49 </w:t>
      </w:r>
      <w:r w:rsidR="00A81AD0" w:rsidRPr="00EF1F3C">
        <w:rPr>
          <w:rFonts w:ascii="Times New Roman" w:hAnsi="Times New Roman" w:cs="Times New Roman"/>
          <w:color w:val="000000"/>
          <w:sz w:val="19"/>
          <w:szCs w:val="19"/>
          <w:rPrChange w:id="11" w:author="David Döbele" w:date="2023-02-21T20:07:00Z">
            <w:rPr>
              <w:rFonts w:ascii="Times New Roman" w:hAnsi="Times New Roman" w:cs="Times New Roman"/>
              <w:color w:val="000000"/>
              <w:sz w:val="20"/>
              <w:szCs w:val="20"/>
            </w:rPr>
          </w:rPrChange>
        </w:rPr>
        <w:t>1632926849</w:t>
      </w:r>
    </w:p>
    <w:p w14:paraId="4FFA7063" w14:textId="67B49DA0" w:rsidR="00F74175" w:rsidRPr="00EF1F3C" w:rsidRDefault="003D5D1E" w:rsidP="00F74175">
      <w:pPr>
        <w:spacing w:after="0"/>
        <w:rPr>
          <w:rFonts w:ascii="Times New Roman" w:hAnsi="Times New Roman" w:cs="Times New Roman"/>
          <w:color w:val="000000"/>
          <w:sz w:val="19"/>
          <w:szCs w:val="19"/>
          <w:rPrChange w:id="12" w:author="David Döbele" w:date="2023-02-21T20:07:00Z">
            <w:rPr>
              <w:rFonts w:ascii="Times New Roman" w:hAnsi="Times New Roman" w:cs="Times New Roman"/>
              <w:color w:val="000000"/>
              <w:sz w:val="20"/>
              <w:szCs w:val="20"/>
            </w:rPr>
          </w:rPrChange>
        </w:rPr>
      </w:pPr>
      <w:r w:rsidRPr="00EF1F3C">
        <w:rPr>
          <w:rFonts w:ascii="Times New Roman" w:hAnsi="Times New Roman" w:cs="Times New Roman"/>
          <w:color w:val="000000"/>
          <w:sz w:val="19"/>
          <w:szCs w:val="19"/>
          <w:rPrChange w:id="13" w:author="David Döbele" w:date="2023-02-21T20:07:00Z">
            <w:rPr>
              <w:rFonts w:ascii="Times New Roman" w:hAnsi="Times New Roman" w:cs="Times New Roman"/>
              <w:color w:val="000000"/>
              <w:sz w:val="20"/>
              <w:szCs w:val="20"/>
            </w:rPr>
          </w:rPrChange>
        </w:rPr>
        <w:t>Corporate Finance Beratung</w:t>
      </w:r>
      <w:r w:rsidR="00F74175" w:rsidRPr="00EF1F3C">
        <w:rPr>
          <w:rFonts w:ascii="Times New Roman" w:hAnsi="Times New Roman" w:cs="Times New Roman"/>
          <w:color w:val="000000"/>
          <w:sz w:val="19"/>
          <w:szCs w:val="19"/>
          <w:rPrChange w:id="14" w:author="David Döbele" w:date="2023-02-21T20:07:00Z">
            <w:rPr>
              <w:rFonts w:ascii="Times New Roman" w:hAnsi="Times New Roman" w:cs="Times New Roman"/>
              <w:color w:val="000000"/>
              <w:sz w:val="20"/>
              <w:szCs w:val="20"/>
            </w:rPr>
          </w:rPrChange>
        </w:rPr>
        <w:t xml:space="preserve"> GmbH</w:t>
      </w:r>
    </w:p>
    <w:p w14:paraId="096C8AF5" w14:textId="2435404F" w:rsidR="00647413" w:rsidRPr="00EF1F3C" w:rsidRDefault="003D5D1E" w:rsidP="00F74175">
      <w:pPr>
        <w:spacing w:after="0"/>
        <w:rPr>
          <w:rFonts w:ascii="Times New Roman" w:hAnsi="Times New Roman" w:cs="Times New Roman"/>
          <w:sz w:val="19"/>
          <w:szCs w:val="19"/>
          <w:rPrChange w:id="15"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6" w:author="David Döbele" w:date="2023-02-21T20:07:00Z">
            <w:rPr>
              <w:rFonts w:ascii="Times New Roman" w:hAnsi="Times New Roman" w:cs="Times New Roman"/>
              <w:sz w:val="20"/>
              <w:szCs w:val="20"/>
            </w:rPr>
          </w:rPrChange>
        </w:rPr>
        <w:t>Musterstraße 99</w:t>
      </w:r>
      <w:r w:rsidR="00F74175" w:rsidRPr="00EF1F3C">
        <w:rPr>
          <w:rFonts w:ascii="Times New Roman" w:hAnsi="Times New Roman" w:cs="Times New Roman"/>
          <w:sz w:val="19"/>
          <w:szCs w:val="19"/>
          <w:rPrChange w:id="17" w:author="David Döbele" w:date="2023-02-21T20:07:00Z">
            <w:rPr>
              <w:rFonts w:ascii="Times New Roman" w:hAnsi="Times New Roman" w:cs="Times New Roman"/>
              <w:sz w:val="20"/>
              <w:szCs w:val="20"/>
            </w:rPr>
          </w:rPrChange>
        </w:rPr>
        <w:br/>
      </w:r>
      <w:r w:rsidRPr="00EF1F3C">
        <w:rPr>
          <w:rFonts w:ascii="Times New Roman" w:hAnsi="Times New Roman" w:cs="Times New Roman"/>
          <w:sz w:val="19"/>
          <w:szCs w:val="19"/>
          <w:rPrChange w:id="18" w:author="David Döbele" w:date="2023-02-21T20:07:00Z">
            <w:rPr>
              <w:rFonts w:ascii="Times New Roman" w:hAnsi="Times New Roman" w:cs="Times New Roman"/>
              <w:sz w:val="20"/>
              <w:szCs w:val="20"/>
            </w:rPr>
          </w:rPrChange>
        </w:rPr>
        <w:t>55005</w:t>
      </w:r>
      <w:r w:rsidR="00F74175" w:rsidRPr="00EF1F3C">
        <w:rPr>
          <w:rFonts w:ascii="Times New Roman" w:hAnsi="Times New Roman" w:cs="Times New Roman"/>
          <w:sz w:val="19"/>
          <w:szCs w:val="19"/>
          <w:rPrChange w:id="19" w:author="David Döbele" w:date="2023-02-21T20:07:00Z">
            <w:rPr>
              <w:rFonts w:ascii="Times New Roman" w:hAnsi="Times New Roman" w:cs="Times New Roman"/>
              <w:sz w:val="20"/>
              <w:szCs w:val="20"/>
            </w:rPr>
          </w:rPrChange>
        </w:rPr>
        <w:t xml:space="preserve"> </w:t>
      </w:r>
      <w:r w:rsidRPr="00EF1F3C">
        <w:rPr>
          <w:rFonts w:ascii="Times New Roman" w:hAnsi="Times New Roman" w:cs="Times New Roman"/>
          <w:sz w:val="19"/>
          <w:szCs w:val="19"/>
          <w:rPrChange w:id="20" w:author="David Döbele" w:date="2023-02-21T20:07:00Z">
            <w:rPr>
              <w:rFonts w:ascii="Times New Roman" w:hAnsi="Times New Roman" w:cs="Times New Roman"/>
              <w:sz w:val="20"/>
              <w:szCs w:val="20"/>
            </w:rPr>
          </w:rPrChange>
        </w:rPr>
        <w:t>Frankfurt am Main</w:t>
      </w:r>
    </w:p>
    <w:p w14:paraId="3214C9E3" w14:textId="39101604" w:rsidR="009E3701" w:rsidRPr="00EF1F3C" w:rsidRDefault="00911646" w:rsidP="00D92646">
      <w:pPr>
        <w:spacing w:after="0"/>
        <w:jc w:val="right"/>
        <w:rPr>
          <w:rFonts w:ascii="Times New Roman" w:hAnsi="Times New Roman" w:cs="Times New Roman"/>
          <w:sz w:val="19"/>
          <w:szCs w:val="19"/>
          <w:rPrChange w:id="21"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22" w:author="David Döbele" w:date="2023-02-21T20:07:00Z">
            <w:rPr>
              <w:rFonts w:ascii="Times New Roman" w:hAnsi="Times New Roman" w:cs="Times New Roman"/>
              <w:sz w:val="20"/>
              <w:szCs w:val="20"/>
            </w:rPr>
          </w:rPrChange>
        </w:rPr>
        <w:t>Mannheim</w:t>
      </w:r>
      <w:r w:rsidR="002D594E" w:rsidRPr="00EF1F3C">
        <w:rPr>
          <w:rFonts w:ascii="Times New Roman" w:hAnsi="Times New Roman" w:cs="Times New Roman"/>
          <w:sz w:val="19"/>
          <w:szCs w:val="19"/>
          <w:rPrChange w:id="23" w:author="David Döbele" w:date="2023-02-21T20:07:00Z">
            <w:rPr>
              <w:rFonts w:ascii="Times New Roman" w:hAnsi="Times New Roman" w:cs="Times New Roman"/>
              <w:sz w:val="20"/>
              <w:szCs w:val="20"/>
            </w:rPr>
          </w:rPrChange>
        </w:rPr>
        <w:t xml:space="preserve">, </w:t>
      </w:r>
      <w:r w:rsidR="005054DD" w:rsidRPr="00EF1F3C">
        <w:rPr>
          <w:rFonts w:ascii="Times New Roman" w:hAnsi="Times New Roman" w:cs="Times New Roman"/>
          <w:sz w:val="19"/>
          <w:szCs w:val="19"/>
          <w:rPrChange w:id="24" w:author="David Döbele" w:date="2023-02-21T20:07:00Z">
            <w:rPr>
              <w:rFonts w:ascii="Times New Roman" w:hAnsi="Times New Roman" w:cs="Times New Roman"/>
              <w:sz w:val="20"/>
              <w:szCs w:val="20"/>
            </w:rPr>
          </w:rPrChange>
        </w:rPr>
        <w:t>17</w:t>
      </w:r>
      <w:r w:rsidR="002D594E" w:rsidRPr="00EF1F3C">
        <w:rPr>
          <w:rFonts w:ascii="Times New Roman" w:hAnsi="Times New Roman" w:cs="Times New Roman"/>
          <w:sz w:val="19"/>
          <w:szCs w:val="19"/>
          <w:rPrChange w:id="25" w:author="David Döbele" w:date="2023-02-21T20:07:00Z">
            <w:rPr>
              <w:rFonts w:ascii="Times New Roman" w:hAnsi="Times New Roman" w:cs="Times New Roman"/>
              <w:sz w:val="20"/>
              <w:szCs w:val="20"/>
            </w:rPr>
          </w:rPrChange>
        </w:rPr>
        <w:t>.</w:t>
      </w:r>
      <w:r w:rsidR="005054DD" w:rsidRPr="00EF1F3C">
        <w:rPr>
          <w:rFonts w:ascii="Times New Roman" w:hAnsi="Times New Roman" w:cs="Times New Roman"/>
          <w:sz w:val="19"/>
          <w:szCs w:val="19"/>
          <w:rPrChange w:id="26" w:author="David Döbele" w:date="2023-02-21T20:07:00Z">
            <w:rPr>
              <w:rFonts w:ascii="Times New Roman" w:hAnsi="Times New Roman" w:cs="Times New Roman"/>
              <w:sz w:val="20"/>
              <w:szCs w:val="20"/>
            </w:rPr>
          </w:rPrChange>
        </w:rPr>
        <w:t>02</w:t>
      </w:r>
      <w:r w:rsidR="006A7895" w:rsidRPr="00EF1F3C">
        <w:rPr>
          <w:rFonts w:ascii="Times New Roman" w:hAnsi="Times New Roman" w:cs="Times New Roman"/>
          <w:sz w:val="19"/>
          <w:szCs w:val="19"/>
          <w:rPrChange w:id="27" w:author="David Döbele" w:date="2023-02-21T20:07:00Z">
            <w:rPr>
              <w:rFonts w:ascii="Times New Roman" w:hAnsi="Times New Roman" w:cs="Times New Roman"/>
              <w:sz w:val="20"/>
              <w:szCs w:val="20"/>
            </w:rPr>
          </w:rPrChange>
        </w:rPr>
        <w:t>.</w:t>
      </w:r>
      <w:r w:rsidR="003D5D1E" w:rsidRPr="00EF1F3C">
        <w:rPr>
          <w:rFonts w:ascii="Times New Roman" w:hAnsi="Times New Roman" w:cs="Times New Roman"/>
          <w:sz w:val="19"/>
          <w:szCs w:val="19"/>
          <w:rPrChange w:id="28" w:author="David Döbele" w:date="2023-02-21T20:07:00Z">
            <w:rPr>
              <w:rFonts w:ascii="Times New Roman" w:hAnsi="Times New Roman" w:cs="Times New Roman"/>
              <w:sz w:val="20"/>
              <w:szCs w:val="20"/>
            </w:rPr>
          </w:rPrChange>
        </w:rPr>
        <w:t>20</w:t>
      </w:r>
      <w:r w:rsidR="005054DD" w:rsidRPr="00EF1F3C">
        <w:rPr>
          <w:rFonts w:ascii="Times New Roman" w:hAnsi="Times New Roman" w:cs="Times New Roman"/>
          <w:sz w:val="19"/>
          <w:szCs w:val="19"/>
          <w:rPrChange w:id="29" w:author="David Döbele" w:date="2023-02-21T20:07:00Z">
            <w:rPr>
              <w:rFonts w:ascii="Times New Roman" w:hAnsi="Times New Roman" w:cs="Times New Roman"/>
              <w:sz w:val="20"/>
              <w:szCs w:val="20"/>
            </w:rPr>
          </w:rPrChange>
        </w:rPr>
        <w:t>23</w:t>
      </w:r>
    </w:p>
    <w:p w14:paraId="3A5BDDA8" w14:textId="18A24E54" w:rsidR="004A615C" w:rsidRPr="00EF1F3C" w:rsidRDefault="0099776A" w:rsidP="00B955B4">
      <w:pPr>
        <w:spacing w:after="0"/>
        <w:jc w:val="both"/>
        <w:rPr>
          <w:rFonts w:ascii="Times New Roman" w:hAnsi="Times New Roman" w:cs="Times New Roman"/>
          <w:b/>
          <w:sz w:val="19"/>
          <w:szCs w:val="19"/>
          <w:rPrChange w:id="30" w:author="David Döbele" w:date="2023-02-21T20:07:00Z">
            <w:rPr>
              <w:rFonts w:ascii="Times New Roman" w:hAnsi="Times New Roman" w:cs="Times New Roman"/>
              <w:b/>
              <w:sz w:val="20"/>
              <w:szCs w:val="20"/>
            </w:rPr>
          </w:rPrChange>
        </w:rPr>
      </w:pPr>
      <w:r w:rsidRPr="00EF1F3C">
        <w:rPr>
          <w:rFonts w:ascii="Times New Roman" w:hAnsi="Times New Roman" w:cs="Times New Roman"/>
          <w:b/>
          <w:sz w:val="19"/>
          <w:szCs w:val="19"/>
          <w:rPrChange w:id="31" w:author="David Döbele" w:date="2023-02-21T20:07:00Z">
            <w:rPr>
              <w:rFonts w:ascii="Times New Roman" w:hAnsi="Times New Roman" w:cs="Times New Roman"/>
              <w:b/>
              <w:sz w:val="20"/>
              <w:szCs w:val="20"/>
            </w:rPr>
          </w:rPrChange>
        </w:rPr>
        <w:t>Bewerbung um ein Praktikum im XYZ</w:t>
      </w:r>
    </w:p>
    <w:p w14:paraId="25A3AD08" w14:textId="77777777" w:rsidR="009829C8" w:rsidRPr="00EF1F3C" w:rsidRDefault="009829C8" w:rsidP="00B955B4">
      <w:pPr>
        <w:spacing w:after="0"/>
        <w:jc w:val="both"/>
        <w:rPr>
          <w:rFonts w:ascii="Times New Roman" w:hAnsi="Times New Roman" w:cs="Times New Roman"/>
          <w:b/>
          <w:sz w:val="19"/>
          <w:szCs w:val="19"/>
          <w:rPrChange w:id="32" w:author="David Döbele" w:date="2023-02-21T20:07:00Z">
            <w:rPr>
              <w:rFonts w:ascii="Times New Roman" w:hAnsi="Times New Roman" w:cs="Times New Roman"/>
              <w:b/>
              <w:sz w:val="20"/>
              <w:szCs w:val="20"/>
            </w:rPr>
          </w:rPrChange>
        </w:rPr>
      </w:pPr>
    </w:p>
    <w:p w14:paraId="2195D2AA" w14:textId="77777777" w:rsidR="00E41ADF" w:rsidRPr="00EF1F3C" w:rsidRDefault="00E41ADF" w:rsidP="00E41ADF">
      <w:pPr>
        <w:spacing w:after="0"/>
        <w:jc w:val="both"/>
        <w:rPr>
          <w:rFonts w:ascii="Times New Roman" w:hAnsi="Times New Roman" w:cs="Times New Roman"/>
          <w:sz w:val="19"/>
          <w:szCs w:val="19"/>
          <w:rPrChange w:id="33"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34" w:author="David Döbele" w:date="2023-02-21T20:07:00Z">
            <w:rPr>
              <w:rFonts w:ascii="Times New Roman" w:hAnsi="Times New Roman" w:cs="Times New Roman"/>
              <w:sz w:val="20"/>
              <w:szCs w:val="20"/>
            </w:rPr>
          </w:rPrChange>
        </w:rPr>
        <w:t>Sehr geehrte Damen und Herren,</w:t>
      </w:r>
    </w:p>
    <w:p w14:paraId="6FA06697" w14:textId="77777777" w:rsidR="00E41ADF" w:rsidRPr="00EF1F3C" w:rsidRDefault="00E41ADF" w:rsidP="00E41ADF">
      <w:pPr>
        <w:spacing w:after="0"/>
        <w:jc w:val="both"/>
        <w:rPr>
          <w:rFonts w:ascii="Times New Roman" w:hAnsi="Times New Roman" w:cs="Times New Roman"/>
          <w:sz w:val="19"/>
          <w:szCs w:val="19"/>
          <w:rPrChange w:id="35" w:author="David Döbele" w:date="2023-02-21T20:07:00Z">
            <w:rPr>
              <w:rFonts w:ascii="Times New Roman" w:hAnsi="Times New Roman" w:cs="Times New Roman"/>
              <w:sz w:val="20"/>
              <w:szCs w:val="20"/>
            </w:rPr>
          </w:rPrChange>
        </w:rPr>
      </w:pPr>
    </w:p>
    <w:p w14:paraId="778CA218" w14:textId="67D0F2E2" w:rsidR="00E41ADF" w:rsidRPr="00EF1F3C" w:rsidRDefault="00E41ADF" w:rsidP="00E41ADF">
      <w:pPr>
        <w:spacing w:after="0"/>
        <w:jc w:val="both"/>
        <w:rPr>
          <w:rFonts w:ascii="Times New Roman" w:hAnsi="Times New Roman" w:cs="Times New Roman"/>
          <w:sz w:val="19"/>
          <w:szCs w:val="19"/>
          <w:rPrChange w:id="36"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37" w:author="David Döbele" w:date="2023-02-21T20:07:00Z">
            <w:rPr>
              <w:rFonts w:ascii="Times New Roman" w:hAnsi="Times New Roman" w:cs="Times New Roman"/>
              <w:sz w:val="20"/>
              <w:szCs w:val="20"/>
            </w:rPr>
          </w:rPrChange>
        </w:rPr>
        <w:t>während ich im Laufe meines Studiums und im Rahmen meiner Praktika mit unterschiedlichen Firmen in Kontakt gekommen bin, ist mir bewusst geworden, dass es stets verschiedene Problemstellungen in diversen Branchen gibt. Strategieberater haben die Aufgabe, solche Problemstellungen zu lösen. Dies fasziniert mich, da es nicht nur äußerst interessant und intellektuell stimulierend ist, sondern auch bei der persönlichen und fachlichen Weiterentwicklung hilft. Diese wird zusätzlich durch das Projektteam verstärkt, welches</w:t>
      </w:r>
      <w:ins w:id="38" w:author="David Döbele" w:date="2023-02-21T19:54:00Z">
        <w:r w:rsidR="000C5375" w:rsidRPr="00EF1F3C">
          <w:rPr>
            <w:rFonts w:ascii="Times New Roman" w:hAnsi="Times New Roman" w:cs="Times New Roman"/>
            <w:sz w:val="19"/>
            <w:szCs w:val="19"/>
            <w:rPrChange w:id="39" w:author="David Döbele" w:date="2023-02-21T20:07:00Z">
              <w:rPr>
                <w:rFonts w:ascii="Times New Roman" w:hAnsi="Times New Roman" w:cs="Times New Roman"/>
                <w:sz w:val="20"/>
                <w:szCs w:val="20"/>
              </w:rPr>
            </w:rPrChange>
          </w:rPr>
          <w:t xml:space="preserve"> insbesondere bei einer Beratung wie XYZ</w:t>
        </w:r>
      </w:ins>
      <w:r w:rsidRPr="00EF1F3C">
        <w:rPr>
          <w:rFonts w:ascii="Times New Roman" w:hAnsi="Times New Roman" w:cs="Times New Roman"/>
          <w:sz w:val="19"/>
          <w:szCs w:val="19"/>
          <w:rPrChange w:id="40" w:author="David Döbele" w:date="2023-02-21T20:07:00Z">
            <w:rPr>
              <w:rFonts w:ascii="Times New Roman" w:hAnsi="Times New Roman" w:cs="Times New Roman"/>
              <w:sz w:val="20"/>
              <w:szCs w:val="20"/>
            </w:rPr>
          </w:rPrChange>
        </w:rPr>
        <w:t xml:space="preserve"> aus </w:t>
      </w:r>
      <w:del w:id="41" w:author="David Döbele" w:date="2023-02-21T19:54:00Z">
        <w:r w:rsidRPr="00EF1F3C" w:rsidDel="000C5375">
          <w:rPr>
            <w:rFonts w:ascii="Times New Roman" w:hAnsi="Times New Roman" w:cs="Times New Roman"/>
            <w:sz w:val="19"/>
            <w:szCs w:val="19"/>
            <w:rPrChange w:id="42" w:author="David Döbele" w:date="2023-02-21T20:07:00Z">
              <w:rPr>
                <w:rFonts w:ascii="Times New Roman" w:hAnsi="Times New Roman" w:cs="Times New Roman"/>
                <w:sz w:val="20"/>
                <w:szCs w:val="20"/>
              </w:rPr>
            </w:rPrChange>
          </w:rPr>
          <w:delText xml:space="preserve">einigen der schlauesten Köpfe der Wirtschaft </w:delText>
        </w:r>
      </w:del>
      <w:ins w:id="43" w:author="David Döbele" w:date="2023-02-21T19:54:00Z">
        <w:r w:rsidR="000C5375" w:rsidRPr="00EF1F3C">
          <w:rPr>
            <w:rFonts w:ascii="Times New Roman" w:hAnsi="Times New Roman" w:cs="Times New Roman"/>
            <w:sz w:val="19"/>
            <w:szCs w:val="19"/>
            <w:rPrChange w:id="44" w:author="David Döbele" w:date="2023-02-21T20:07:00Z">
              <w:rPr>
                <w:rFonts w:ascii="Times New Roman" w:hAnsi="Times New Roman" w:cs="Times New Roman"/>
                <w:sz w:val="20"/>
                <w:szCs w:val="20"/>
              </w:rPr>
            </w:rPrChange>
          </w:rPr>
          <w:t xml:space="preserve">enorm diversen, smarten und vielschichtigen Personen </w:t>
        </w:r>
      </w:ins>
      <w:r w:rsidRPr="00EF1F3C">
        <w:rPr>
          <w:rFonts w:ascii="Times New Roman" w:hAnsi="Times New Roman" w:cs="Times New Roman"/>
          <w:sz w:val="19"/>
          <w:szCs w:val="19"/>
          <w:rPrChange w:id="45" w:author="David Döbele" w:date="2023-02-21T20:07:00Z">
            <w:rPr>
              <w:rFonts w:ascii="Times New Roman" w:hAnsi="Times New Roman" w:cs="Times New Roman"/>
              <w:sz w:val="20"/>
              <w:szCs w:val="20"/>
            </w:rPr>
          </w:rPrChange>
        </w:rPr>
        <w:t>besteht</w:t>
      </w:r>
      <w:ins w:id="46" w:author="David Döbele" w:date="2023-02-21T19:54:00Z">
        <w:r w:rsidR="000C5375" w:rsidRPr="00EF1F3C">
          <w:rPr>
            <w:rFonts w:ascii="Times New Roman" w:hAnsi="Times New Roman" w:cs="Times New Roman"/>
            <w:sz w:val="19"/>
            <w:szCs w:val="19"/>
            <w:rPrChange w:id="47" w:author="David Döbele" w:date="2023-02-21T20:07:00Z">
              <w:rPr>
                <w:rFonts w:ascii="Times New Roman" w:hAnsi="Times New Roman" w:cs="Times New Roman"/>
                <w:sz w:val="20"/>
                <w:szCs w:val="20"/>
              </w:rPr>
            </w:rPrChange>
          </w:rPr>
          <w:t>, von denen man i</w:t>
        </w:r>
      </w:ins>
      <w:ins w:id="48" w:author="David Döbele" w:date="2023-02-21T19:55:00Z">
        <w:r w:rsidR="000C5375" w:rsidRPr="00EF1F3C">
          <w:rPr>
            <w:rFonts w:ascii="Times New Roman" w:hAnsi="Times New Roman" w:cs="Times New Roman"/>
            <w:sz w:val="19"/>
            <w:szCs w:val="19"/>
            <w:rPrChange w:id="49" w:author="David Döbele" w:date="2023-02-21T20:07:00Z">
              <w:rPr>
                <w:rFonts w:ascii="Times New Roman" w:hAnsi="Times New Roman" w:cs="Times New Roman"/>
                <w:sz w:val="20"/>
                <w:szCs w:val="20"/>
              </w:rPr>
            </w:rPrChange>
          </w:rPr>
          <w:t>nsbesondere in den ersten Berufsjahren enorm viel lernen kann</w:t>
        </w:r>
      </w:ins>
      <w:r w:rsidRPr="00EF1F3C">
        <w:rPr>
          <w:rFonts w:ascii="Times New Roman" w:hAnsi="Times New Roman" w:cs="Times New Roman"/>
          <w:sz w:val="19"/>
          <w:szCs w:val="19"/>
          <w:rPrChange w:id="50" w:author="David Döbele" w:date="2023-02-21T20:07:00Z">
            <w:rPr>
              <w:rFonts w:ascii="Times New Roman" w:hAnsi="Times New Roman" w:cs="Times New Roman"/>
              <w:sz w:val="20"/>
              <w:szCs w:val="20"/>
            </w:rPr>
          </w:rPrChange>
        </w:rPr>
        <w:t xml:space="preserve">. Zuletzt </w:t>
      </w:r>
      <w:del w:id="51" w:author="David Döbele" w:date="2023-02-21T19:55:00Z">
        <w:r w:rsidRPr="00EF1F3C" w:rsidDel="000C5375">
          <w:rPr>
            <w:rFonts w:ascii="Times New Roman" w:hAnsi="Times New Roman" w:cs="Times New Roman"/>
            <w:sz w:val="19"/>
            <w:szCs w:val="19"/>
            <w:rPrChange w:id="52" w:author="David Döbele" w:date="2023-02-21T20:07:00Z">
              <w:rPr>
                <w:rFonts w:ascii="Times New Roman" w:hAnsi="Times New Roman" w:cs="Times New Roman"/>
                <w:sz w:val="20"/>
                <w:szCs w:val="20"/>
              </w:rPr>
            </w:rPrChange>
          </w:rPr>
          <w:delText xml:space="preserve">kann </w:delText>
        </w:r>
      </w:del>
      <w:ins w:id="53" w:author="David Döbele" w:date="2023-02-21T19:55:00Z">
        <w:r w:rsidR="000C5375" w:rsidRPr="00EF1F3C">
          <w:rPr>
            <w:rFonts w:ascii="Times New Roman" w:hAnsi="Times New Roman" w:cs="Times New Roman"/>
            <w:sz w:val="19"/>
            <w:szCs w:val="19"/>
            <w:rPrChange w:id="54" w:author="David Döbele" w:date="2023-02-21T20:07:00Z">
              <w:rPr>
                <w:rFonts w:ascii="Times New Roman" w:hAnsi="Times New Roman" w:cs="Times New Roman"/>
                <w:sz w:val="20"/>
                <w:szCs w:val="20"/>
              </w:rPr>
            </w:rPrChange>
          </w:rPr>
          <w:t>hat</w:t>
        </w:r>
        <w:r w:rsidR="000C5375" w:rsidRPr="00EF1F3C">
          <w:rPr>
            <w:rFonts w:ascii="Times New Roman" w:hAnsi="Times New Roman" w:cs="Times New Roman"/>
            <w:sz w:val="19"/>
            <w:szCs w:val="19"/>
            <w:rPrChange w:id="55" w:author="David Döbele" w:date="2023-02-21T20:07:00Z">
              <w:rPr>
                <w:rFonts w:ascii="Times New Roman" w:hAnsi="Times New Roman" w:cs="Times New Roman"/>
                <w:sz w:val="20"/>
                <w:szCs w:val="20"/>
              </w:rPr>
            </w:rPrChange>
          </w:rPr>
          <w:t xml:space="preserve"> </w:t>
        </w:r>
      </w:ins>
      <w:r w:rsidRPr="00EF1F3C">
        <w:rPr>
          <w:rFonts w:ascii="Times New Roman" w:hAnsi="Times New Roman" w:cs="Times New Roman"/>
          <w:sz w:val="19"/>
          <w:szCs w:val="19"/>
          <w:rPrChange w:id="56" w:author="David Döbele" w:date="2023-02-21T20:07:00Z">
            <w:rPr>
              <w:rFonts w:ascii="Times New Roman" w:hAnsi="Times New Roman" w:cs="Times New Roman"/>
              <w:sz w:val="20"/>
              <w:szCs w:val="20"/>
            </w:rPr>
          </w:rPrChange>
        </w:rPr>
        <w:t>man durch die Beratung der Firmen einen positiven Einfluss auf die Wirtschaft</w:t>
      </w:r>
      <w:del w:id="57" w:author="David Döbele" w:date="2023-02-21T19:55:00Z">
        <w:r w:rsidRPr="00EF1F3C" w:rsidDel="000C5375">
          <w:rPr>
            <w:rFonts w:ascii="Times New Roman" w:hAnsi="Times New Roman" w:cs="Times New Roman"/>
            <w:sz w:val="19"/>
            <w:szCs w:val="19"/>
            <w:rPrChange w:id="58" w:author="David Döbele" w:date="2023-02-21T20:07:00Z">
              <w:rPr>
                <w:rFonts w:ascii="Times New Roman" w:hAnsi="Times New Roman" w:cs="Times New Roman"/>
                <w:sz w:val="20"/>
                <w:szCs w:val="20"/>
              </w:rPr>
            </w:rPrChange>
          </w:rPr>
          <w:delText xml:space="preserve"> </w:delText>
        </w:r>
      </w:del>
      <w:ins w:id="59" w:author="David Döbele" w:date="2023-02-21T19:56:00Z">
        <w:r w:rsidR="000C5375" w:rsidRPr="00EF1F3C">
          <w:rPr>
            <w:rFonts w:ascii="Times New Roman" w:hAnsi="Times New Roman" w:cs="Times New Roman"/>
            <w:sz w:val="19"/>
            <w:szCs w:val="19"/>
            <w:rPrChange w:id="60" w:author="David Döbele" w:date="2023-02-21T20:07:00Z">
              <w:rPr>
                <w:rFonts w:ascii="Times New Roman" w:hAnsi="Times New Roman" w:cs="Times New Roman"/>
                <w:sz w:val="20"/>
                <w:szCs w:val="20"/>
              </w:rPr>
            </w:rPrChange>
          </w:rPr>
          <w:t xml:space="preserve">, da man </w:t>
        </w:r>
        <w:proofErr w:type="spellStart"/>
        <w:r w:rsidR="000C5375" w:rsidRPr="00EF1F3C">
          <w:rPr>
            <w:rFonts w:ascii="Times New Roman" w:hAnsi="Times New Roman" w:cs="Times New Roman"/>
            <w:sz w:val="19"/>
            <w:szCs w:val="19"/>
            <w:rPrChange w:id="61" w:author="David Döbele" w:date="2023-02-21T20:07:00Z">
              <w:rPr>
                <w:rFonts w:ascii="Times New Roman" w:hAnsi="Times New Roman" w:cs="Times New Roman"/>
                <w:sz w:val="20"/>
                <w:szCs w:val="20"/>
              </w:rPr>
            </w:rPrChange>
          </w:rPr>
          <w:t>unerschöpfte</w:t>
        </w:r>
        <w:proofErr w:type="spellEnd"/>
        <w:r w:rsidR="000C5375" w:rsidRPr="00EF1F3C">
          <w:rPr>
            <w:rFonts w:ascii="Times New Roman" w:hAnsi="Times New Roman" w:cs="Times New Roman"/>
            <w:sz w:val="19"/>
            <w:szCs w:val="19"/>
            <w:rPrChange w:id="62" w:author="David Döbele" w:date="2023-02-21T20:07:00Z">
              <w:rPr>
                <w:rFonts w:ascii="Times New Roman" w:hAnsi="Times New Roman" w:cs="Times New Roman"/>
                <w:sz w:val="20"/>
                <w:szCs w:val="20"/>
              </w:rPr>
            </w:rPrChange>
          </w:rPr>
          <w:t xml:space="preserve"> Potentiale und Re</w:t>
        </w:r>
      </w:ins>
      <w:ins w:id="63" w:author="David Döbele" w:date="2023-02-21T20:00:00Z">
        <w:r w:rsidR="000C5375" w:rsidRPr="00EF1F3C">
          <w:rPr>
            <w:rFonts w:ascii="Times New Roman" w:hAnsi="Times New Roman" w:cs="Times New Roman"/>
            <w:sz w:val="19"/>
            <w:szCs w:val="19"/>
            <w:rPrChange w:id="64" w:author="David Döbele" w:date="2023-02-21T20:07:00Z">
              <w:rPr>
                <w:rFonts w:ascii="Times New Roman" w:hAnsi="Times New Roman" w:cs="Times New Roman"/>
                <w:sz w:val="20"/>
                <w:szCs w:val="20"/>
              </w:rPr>
            </w:rPrChange>
          </w:rPr>
          <w:t>s</w:t>
        </w:r>
      </w:ins>
      <w:ins w:id="65" w:author="David Döbele" w:date="2023-02-21T19:56:00Z">
        <w:r w:rsidR="000C5375" w:rsidRPr="00EF1F3C">
          <w:rPr>
            <w:rFonts w:ascii="Times New Roman" w:hAnsi="Times New Roman" w:cs="Times New Roman"/>
            <w:sz w:val="19"/>
            <w:szCs w:val="19"/>
            <w:rPrChange w:id="66" w:author="David Döbele" w:date="2023-02-21T20:07:00Z">
              <w:rPr>
                <w:rFonts w:ascii="Times New Roman" w:hAnsi="Times New Roman" w:cs="Times New Roman"/>
                <w:sz w:val="20"/>
                <w:szCs w:val="20"/>
              </w:rPr>
            </w:rPrChange>
          </w:rPr>
          <w:t xml:space="preserve">sourcen </w:t>
        </w:r>
        <w:proofErr w:type="spellStart"/>
        <w:r w:rsidR="000C5375" w:rsidRPr="00EF1F3C">
          <w:rPr>
            <w:rFonts w:ascii="Times New Roman" w:hAnsi="Times New Roman" w:cs="Times New Roman"/>
            <w:sz w:val="19"/>
            <w:szCs w:val="19"/>
            <w:rPrChange w:id="67" w:author="David Döbele" w:date="2023-02-21T20:07:00Z">
              <w:rPr>
                <w:rFonts w:ascii="Times New Roman" w:hAnsi="Times New Roman" w:cs="Times New Roman"/>
                <w:sz w:val="20"/>
                <w:szCs w:val="20"/>
              </w:rPr>
            </w:rPrChange>
          </w:rPr>
          <w:t>enablen</w:t>
        </w:r>
        <w:proofErr w:type="spellEnd"/>
        <w:r w:rsidR="000C5375" w:rsidRPr="00EF1F3C">
          <w:rPr>
            <w:rFonts w:ascii="Times New Roman" w:hAnsi="Times New Roman" w:cs="Times New Roman"/>
            <w:sz w:val="19"/>
            <w:szCs w:val="19"/>
            <w:rPrChange w:id="68" w:author="David Döbele" w:date="2023-02-21T20:07:00Z">
              <w:rPr>
                <w:rFonts w:ascii="Times New Roman" w:hAnsi="Times New Roman" w:cs="Times New Roman"/>
                <w:sz w:val="20"/>
                <w:szCs w:val="20"/>
              </w:rPr>
            </w:rPrChange>
          </w:rPr>
          <w:t xml:space="preserve"> kann … </w:t>
        </w:r>
      </w:ins>
      <w:del w:id="69" w:author="David Döbele" w:date="2023-02-21T19:55:00Z">
        <w:r w:rsidRPr="00EF1F3C" w:rsidDel="000C5375">
          <w:rPr>
            <w:rFonts w:ascii="Times New Roman" w:hAnsi="Times New Roman" w:cs="Times New Roman"/>
            <w:sz w:val="19"/>
            <w:szCs w:val="19"/>
            <w:rPrChange w:id="70" w:author="David Döbele" w:date="2023-02-21T20:07:00Z">
              <w:rPr>
                <w:rFonts w:ascii="Times New Roman" w:hAnsi="Times New Roman" w:cs="Times New Roman"/>
                <w:sz w:val="20"/>
                <w:szCs w:val="20"/>
              </w:rPr>
            </w:rPrChange>
          </w:rPr>
          <w:delText>haben – sei es durch die Beratung zu einem Carve-Out einer nicht mehr optimal funktionierenden Abteilung, damit das Gesamtunternehmen stärker wachsen kann, d</w:delText>
        </w:r>
        <w:r w:rsidR="00F97BA2" w:rsidRPr="00EF1F3C" w:rsidDel="000C5375">
          <w:rPr>
            <w:rFonts w:ascii="Times New Roman" w:hAnsi="Times New Roman" w:cs="Times New Roman"/>
            <w:sz w:val="19"/>
            <w:szCs w:val="19"/>
            <w:rPrChange w:id="71" w:author="David Döbele" w:date="2023-02-21T20:07:00Z">
              <w:rPr>
                <w:rFonts w:ascii="Times New Roman" w:hAnsi="Times New Roman" w:cs="Times New Roman"/>
                <w:sz w:val="20"/>
                <w:szCs w:val="20"/>
              </w:rPr>
            </w:rPrChange>
          </w:rPr>
          <w:delText>ie</w:delText>
        </w:r>
        <w:r w:rsidRPr="00EF1F3C" w:rsidDel="000C5375">
          <w:rPr>
            <w:rFonts w:ascii="Times New Roman" w:hAnsi="Times New Roman" w:cs="Times New Roman"/>
            <w:sz w:val="19"/>
            <w:szCs w:val="19"/>
            <w:rPrChange w:id="72" w:author="David Döbele" w:date="2023-02-21T20:07:00Z">
              <w:rPr>
                <w:rFonts w:ascii="Times New Roman" w:hAnsi="Times New Roman" w:cs="Times New Roman"/>
                <w:sz w:val="20"/>
                <w:szCs w:val="20"/>
              </w:rPr>
            </w:rPrChange>
          </w:rPr>
          <w:delText xml:space="preserve"> Erstellung einer Vendor Due Diligence, um bei einer Akquisition zu unterstützen oder d</w:delText>
        </w:r>
        <w:r w:rsidR="00F97BA2" w:rsidRPr="00EF1F3C" w:rsidDel="000C5375">
          <w:rPr>
            <w:rFonts w:ascii="Times New Roman" w:hAnsi="Times New Roman" w:cs="Times New Roman"/>
            <w:sz w:val="19"/>
            <w:szCs w:val="19"/>
            <w:rPrChange w:id="73" w:author="David Döbele" w:date="2023-02-21T20:07:00Z">
              <w:rPr>
                <w:rFonts w:ascii="Times New Roman" w:hAnsi="Times New Roman" w:cs="Times New Roman"/>
                <w:sz w:val="20"/>
                <w:szCs w:val="20"/>
              </w:rPr>
            </w:rPrChange>
          </w:rPr>
          <w:delText xml:space="preserve">ie </w:delText>
        </w:r>
        <w:r w:rsidRPr="00EF1F3C" w:rsidDel="000C5375">
          <w:rPr>
            <w:rFonts w:ascii="Times New Roman" w:hAnsi="Times New Roman" w:cs="Times New Roman"/>
            <w:sz w:val="19"/>
            <w:szCs w:val="19"/>
            <w:rPrChange w:id="74" w:author="David Döbele" w:date="2023-02-21T20:07:00Z">
              <w:rPr>
                <w:rFonts w:ascii="Times New Roman" w:hAnsi="Times New Roman" w:cs="Times New Roman"/>
                <w:sz w:val="20"/>
                <w:szCs w:val="20"/>
              </w:rPr>
            </w:rPrChange>
          </w:rPr>
          <w:delText>Konzipierung der Expansionsstrategie</w:delText>
        </w:r>
      </w:del>
      <w:r w:rsidRPr="00EF1F3C">
        <w:rPr>
          <w:rFonts w:ascii="Times New Roman" w:hAnsi="Times New Roman" w:cs="Times New Roman"/>
          <w:sz w:val="19"/>
          <w:szCs w:val="19"/>
          <w:rPrChange w:id="75" w:author="David Döbele" w:date="2023-02-21T20:07:00Z">
            <w:rPr>
              <w:rFonts w:ascii="Times New Roman" w:hAnsi="Times New Roman" w:cs="Times New Roman"/>
              <w:sz w:val="20"/>
              <w:szCs w:val="20"/>
            </w:rPr>
          </w:rPrChange>
        </w:rPr>
        <w:t xml:space="preserve">. In Verbindung mit der Tatsache, dass man dabei mehrere Unternehmen aus verschiedenen Bereichen berät, kann man damit die Wirtschaft als Ganzes fördern und dabei unzählige neue Arbeitsplätze schaffen. Aufgrund dieser Tatsachen möchte ich Ihr Team gerne ab September oder Oktober </w:t>
      </w:r>
      <w:r w:rsidR="00F97BA2" w:rsidRPr="00EF1F3C">
        <w:rPr>
          <w:rFonts w:ascii="Times New Roman" w:hAnsi="Times New Roman" w:cs="Times New Roman"/>
          <w:sz w:val="19"/>
          <w:szCs w:val="19"/>
          <w:rPrChange w:id="76" w:author="David Döbele" w:date="2023-02-21T20:07:00Z">
            <w:rPr>
              <w:rFonts w:ascii="Times New Roman" w:hAnsi="Times New Roman" w:cs="Times New Roman"/>
              <w:sz w:val="20"/>
              <w:szCs w:val="20"/>
            </w:rPr>
          </w:rPrChange>
        </w:rPr>
        <w:t xml:space="preserve">2023 </w:t>
      </w:r>
      <w:r w:rsidRPr="00EF1F3C">
        <w:rPr>
          <w:rFonts w:ascii="Times New Roman" w:hAnsi="Times New Roman" w:cs="Times New Roman"/>
          <w:sz w:val="19"/>
          <w:szCs w:val="19"/>
          <w:rPrChange w:id="77" w:author="David Döbele" w:date="2023-02-21T20:07:00Z">
            <w:rPr>
              <w:rFonts w:ascii="Times New Roman" w:hAnsi="Times New Roman" w:cs="Times New Roman"/>
              <w:sz w:val="20"/>
              <w:szCs w:val="20"/>
            </w:rPr>
          </w:rPrChange>
        </w:rPr>
        <w:t>für zehn bis zwölf Wochen unterstützen. Mein präferierter Standort wäre</w:t>
      </w:r>
      <w:r w:rsidR="00F22E76" w:rsidRPr="00EF1F3C">
        <w:rPr>
          <w:rFonts w:ascii="Times New Roman" w:hAnsi="Times New Roman" w:cs="Times New Roman"/>
          <w:sz w:val="19"/>
          <w:szCs w:val="19"/>
          <w:rPrChange w:id="78" w:author="David Döbele" w:date="2023-02-21T20:07:00Z">
            <w:rPr>
              <w:rFonts w:ascii="Times New Roman" w:hAnsi="Times New Roman" w:cs="Times New Roman"/>
              <w:sz w:val="20"/>
              <w:szCs w:val="20"/>
            </w:rPr>
          </w:rPrChange>
        </w:rPr>
        <w:t xml:space="preserve"> XXX</w:t>
      </w:r>
      <w:r w:rsidRPr="00EF1F3C">
        <w:rPr>
          <w:rFonts w:ascii="Times New Roman" w:hAnsi="Times New Roman" w:cs="Times New Roman"/>
          <w:sz w:val="19"/>
          <w:szCs w:val="19"/>
          <w:rPrChange w:id="79" w:author="David Döbele" w:date="2023-02-21T20:07:00Z">
            <w:rPr>
              <w:rFonts w:ascii="Times New Roman" w:hAnsi="Times New Roman" w:cs="Times New Roman"/>
              <w:sz w:val="20"/>
              <w:szCs w:val="20"/>
            </w:rPr>
          </w:rPrChange>
        </w:rPr>
        <w:t>, jedoch bin ich flexibel.</w:t>
      </w:r>
    </w:p>
    <w:p w14:paraId="340ADF78" w14:textId="77777777" w:rsidR="00E41ADF" w:rsidRPr="00EF1F3C" w:rsidRDefault="00E41ADF" w:rsidP="00E41ADF">
      <w:pPr>
        <w:spacing w:after="0"/>
        <w:jc w:val="both"/>
        <w:rPr>
          <w:rFonts w:ascii="Times New Roman" w:hAnsi="Times New Roman" w:cs="Times New Roman"/>
          <w:sz w:val="19"/>
          <w:szCs w:val="19"/>
          <w:rPrChange w:id="80" w:author="David Döbele" w:date="2023-02-21T20:07:00Z">
            <w:rPr>
              <w:rFonts w:ascii="Times New Roman" w:hAnsi="Times New Roman" w:cs="Times New Roman"/>
              <w:sz w:val="20"/>
              <w:szCs w:val="20"/>
            </w:rPr>
          </w:rPrChange>
        </w:rPr>
      </w:pPr>
    </w:p>
    <w:p w14:paraId="548BA6F4" w14:textId="3DC55357" w:rsidR="00E41ADF" w:rsidRPr="00EF1F3C" w:rsidRDefault="00E41ADF" w:rsidP="00E41ADF">
      <w:pPr>
        <w:spacing w:after="0"/>
        <w:jc w:val="both"/>
        <w:rPr>
          <w:rFonts w:ascii="Times New Roman" w:hAnsi="Times New Roman" w:cs="Times New Roman"/>
          <w:sz w:val="19"/>
          <w:szCs w:val="19"/>
          <w:rPrChange w:id="81"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82" w:author="David Döbele" w:date="2023-02-21T20:07:00Z">
            <w:rPr>
              <w:rFonts w:ascii="Times New Roman" w:hAnsi="Times New Roman" w:cs="Times New Roman"/>
              <w:sz w:val="20"/>
              <w:szCs w:val="20"/>
            </w:rPr>
          </w:rPrChange>
        </w:rPr>
        <w:t xml:space="preserve">In meinem freiwilligen Praktikum in einer Unternehmensberatung während des Abiturs wurde mein Ehrgeiz geweckt, nach dem Studium in einer der besten Strategieberatungen anzufangen. Daraufhin habe ich es mit viel Disziplin geschafft, als Zweitbester des Jahrgangs zu graduieren. Dies ermöglichte mir das </w:t>
      </w:r>
      <w:ins w:id="83" w:author="David Döbele" w:date="2023-02-21T19:58:00Z">
        <w:r w:rsidR="000C5375" w:rsidRPr="00EF1F3C">
          <w:rPr>
            <w:rFonts w:ascii="Times New Roman" w:hAnsi="Times New Roman" w:cs="Times New Roman"/>
            <w:sz w:val="19"/>
            <w:szCs w:val="19"/>
            <w:rPrChange w:id="84" w:author="David Döbele" w:date="2023-02-21T20:07:00Z">
              <w:rPr>
                <w:rFonts w:ascii="Times New Roman" w:hAnsi="Times New Roman" w:cs="Times New Roman"/>
                <w:sz w:val="20"/>
                <w:szCs w:val="20"/>
              </w:rPr>
            </w:rPrChange>
          </w:rPr>
          <w:t>BWL-</w:t>
        </w:r>
      </w:ins>
      <w:r w:rsidRPr="00EF1F3C">
        <w:rPr>
          <w:rFonts w:ascii="Times New Roman" w:hAnsi="Times New Roman" w:cs="Times New Roman"/>
          <w:sz w:val="19"/>
          <w:szCs w:val="19"/>
          <w:rPrChange w:id="85" w:author="David Döbele" w:date="2023-02-21T20:07:00Z">
            <w:rPr>
              <w:rFonts w:ascii="Times New Roman" w:hAnsi="Times New Roman" w:cs="Times New Roman"/>
              <w:sz w:val="20"/>
              <w:szCs w:val="20"/>
            </w:rPr>
          </w:rPrChange>
        </w:rPr>
        <w:t xml:space="preserve">Studium an </w:t>
      </w:r>
      <w:del w:id="86" w:author="David Döbele" w:date="2023-02-21T20:01:00Z">
        <w:r w:rsidRPr="00EF1F3C" w:rsidDel="00F44762">
          <w:rPr>
            <w:rFonts w:ascii="Times New Roman" w:hAnsi="Times New Roman" w:cs="Times New Roman"/>
            <w:sz w:val="19"/>
            <w:szCs w:val="19"/>
            <w:rPrChange w:id="87" w:author="David Döbele" w:date="2023-02-21T20:07:00Z">
              <w:rPr>
                <w:rFonts w:ascii="Times New Roman" w:hAnsi="Times New Roman" w:cs="Times New Roman"/>
                <w:sz w:val="20"/>
                <w:szCs w:val="20"/>
              </w:rPr>
            </w:rPrChange>
          </w:rPr>
          <w:delText xml:space="preserve">einer </w:delText>
        </w:r>
      </w:del>
      <w:del w:id="88" w:author="David Döbele" w:date="2023-02-21T19:58:00Z">
        <w:r w:rsidRPr="00EF1F3C" w:rsidDel="000C5375">
          <w:rPr>
            <w:rFonts w:ascii="Times New Roman" w:hAnsi="Times New Roman" w:cs="Times New Roman"/>
            <w:sz w:val="19"/>
            <w:szCs w:val="19"/>
            <w:rPrChange w:id="89" w:author="David Döbele" w:date="2023-02-21T20:07:00Z">
              <w:rPr>
                <w:rFonts w:ascii="Times New Roman" w:hAnsi="Times New Roman" w:cs="Times New Roman"/>
                <w:sz w:val="20"/>
                <w:szCs w:val="20"/>
              </w:rPr>
            </w:rPrChange>
          </w:rPr>
          <w:delText xml:space="preserve">der renommiertesten Universitäten des Landes, </w:delText>
        </w:r>
      </w:del>
      <w:r w:rsidRPr="00EF1F3C">
        <w:rPr>
          <w:rFonts w:ascii="Times New Roman" w:hAnsi="Times New Roman" w:cs="Times New Roman"/>
          <w:sz w:val="19"/>
          <w:szCs w:val="19"/>
          <w:rPrChange w:id="90" w:author="David Döbele" w:date="2023-02-21T20:07:00Z">
            <w:rPr>
              <w:rFonts w:ascii="Times New Roman" w:hAnsi="Times New Roman" w:cs="Times New Roman"/>
              <w:sz w:val="20"/>
              <w:szCs w:val="20"/>
            </w:rPr>
          </w:rPrChange>
        </w:rPr>
        <w:t xml:space="preserve">der Universität Mannheim, wo ich zurzeit im </w:t>
      </w:r>
      <w:r w:rsidR="00F22E76" w:rsidRPr="00EF1F3C">
        <w:rPr>
          <w:rFonts w:ascii="Times New Roman" w:hAnsi="Times New Roman" w:cs="Times New Roman"/>
          <w:sz w:val="19"/>
          <w:szCs w:val="19"/>
          <w:rPrChange w:id="91" w:author="David Döbele" w:date="2023-02-21T20:07:00Z">
            <w:rPr>
              <w:rFonts w:ascii="Times New Roman" w:hAnsi="Times New Roman" w:cs="Times New Roman"/>
              <w:sz w:val="20"/>
              <w:szCs w:val="20"/>
            </w:rPr>
          </w:rPrChange>
        </w:rPr>
        <w:t xml:space="preserve">sechsten </w:t>
      </w:r>
      <w:r w:rsidRPr="00EF1F3C">
        <w:rPr>
          <w:rFonts w:ascii="Times New Roman" w:hAnsi="Times New Roman" w:cs="Times New Roman"/>
          <w:sz w:val="19"/>
          <w:szCs w:val="19"/>
          <w:rPrChange w:id="92" w:author="David Döbele" w:date="2023-02-21T20:07:00Z">
            <w:rPr>
              <w:rFonts w:ascii="Times New Roman" w:hAnsi="Times New Roman" w:cs="Times New Roman"/>
              <w:sz w:val="20"/>
              <w:szCs w:val="20"/>
            </w:rPr>
          </w:rPrChange>
        </w:rPr>
        <w:t>Semester studiere. Nach dem zweiten Semester habe ich im Rahmen meiner Tätigkeit bei Ernst &amp; Young ein indisches Entwicklungsteam koordiniert. Dabei konnte ich meine Team- und Führungsqualitäten, welche ich mir in der Zeit im Vorstand der Schülervertretung angeeignet habe</w:t>
      </w:r>
      <w:ins w:id="93" w:author="David Döbele" w:date="2023-02-21T20:04:00Z">
        <w:r w:rsidR="00844405" w:rsidRPr="00EF1F3C">
          <w:rPr>
            <w:rFonts w:ascii="Times New Roman" w:hAnsi="Times New Roman" w:cs="Times New Roman"/>
            <w:sz w:val="19"/>
            <w:szCs w:val="19"/>
            <w:rPrChange w:id="94" w:author="David Döbele" w:date="2023-02-21T20:07:00Z">
              <w:rPr>
                <w:rFonts w:ascii="Times New Roman" w:hAnsi="Times New Roman" w:cs="Times New Roman"/>
                <w:sz w:val="20"/>
                <w:szCs w:val="20"/>
              </w:rPr>
            </w:rPrChange>
          </w:rPr>
          <w:t xml:space="preserve">, </w:t>
        </w:r>
      </w:ins>
      <w:del w:id="95" w:author="David Döbele" w:date="2023-02-21T20:04:00Z">
        <w:r w:rsidRPr="00EF1F3C" w:rsidDel="00844405">
          <w:rPr>
            <w:rFonts w:ascii="Times New Roman" w:hAnsi="Times New Roman" w:cs="Times New Roman"/>
            <w:sz w:val="19"/>
            <w:szCs w:val="19"/>
            <w:rPrChange w:id="96" w:author="David Döbele" w:date="2023-02-21T20:07:00Z">
              <w:rPr>
                <w:rFonts w:ascii="Times New Roman" w:hAnsi="Times New Roman" w:cs="Times New Roman"/>
                <w:sz w:val="20"/>
                <w:szCs w:val="20"/>
              </w:rPr>
            </w:rPrChange>
          </w:rPr>
          <w:delText xml:space="preserve"> und welche im Arbeitszeugnis von William Blair als sehr gut bezeichnet wurden, </w:delText>
        </w:r>
      </w:del>
      <w:r w:rsidRPr="00EF1F3C">
        <w:rPr>
          <w:rFonts w:ascii="Times New Roman" w:hAnsi="Times New Roman" w:cs="Times New Roman"/>
          <w:sz w:val="19"/>
          <w:szCs w:val="19"/>
          <w:rPrChange w:id="97" w:author="David Döbele" w:date="2023-02-21T20:07:00Z">
            <w:rPr>
              <w:rFonts w:ascii="Times New Roman" w:hAnsi="Times New Roman" w:cs="Times New Roman"/>
              <w:sz w:val="20"/>
              <w:szCs w:val="20"/>
            </w:rPr>
          </w:rPrChange>
        </w:rPr>
        <w:t>weiter ausbauen. Nach meinem dritten Semester entschied ich mich für ein Praktikum in der Restrukturierung bei EY-Parthenon, in dem unser Team zusammen mit dem Strategieberatungsteam einen deutschen Mittelständ</w:t>
      </w:r>
      <w:r w:rsidR="00F97BA2" w:rsidRPr="00EF1F3C">
        <w:rPr>
          <w:rFonts w:ascii="Times New Roman" w:hAnsi="Times New Roman" w:cs="Times New Roman"/>
          <w:sz w:val="19"/>
          <w:szCs w:val="19"/>
          <w:rPrChange w:id="98" w:author="David Döbele" w:date="2023-02-21T20:07:00Z">
            <w:rPr>
              <w:rFonts w:ascii="Times New Roman" w:hAnsi="Times New Roman" w:cs="Times New Roman"/>
              <w:sz w:val="20"/>
              <w:szCs w:val="20"/>
            </w:rPr>
          </w:rPrChange>
        </w:rPr>
        <w:t>l</w:t>
      </w:r>
      <w:r w:rsidRPr="00EF1F3C">
        <w:rPr>
          <w:rFonts w:ascii="Times New Roman" w:hAnsi="Times New Roman" w:cs="Times New Roman"/>
          <w:sz w:val="19"/>
          <w:szCs w:val="19"/>
          <w:rPrChange w:id="99" w:author="David Döbele" w:date="2023-02-21T20:07:00Z">
            <w:rPr>
              <w:rFonts w:ascii="Times New Roman" w:hAnsi="Times New Roman" w:cs="Times New Roman"/>
              <w:sz w:val="20"/>
              <w:szCs w:val="20"/>
            </w:rPr>
          </w:rPrChange>
        </w:rPr>
        <w:t xml:space="preserve">er </w:t>
      </w:r>
      <w:r w:rsidR="00F97BA2" w:rsidRPr="00EF1F3C">
        <w:rPr>
          <w:rFonts w:ascii="Times New Roman" w:hAnsi="Times New Roman" w:cs="Times New Roman"/>
          <w:sz w:val="19"/>
          <w:szCs w:val="19"/>
          <w:rPrChange w:id="100" w:author="David Döbele" w:date="2023-02-21T20:07:00Z">
            <w:rPr>
              <w:rFonts w:ascii="Times New Roman" w:hAnsi="Times New Roman" w:cs="Times New Roman"/>
              <w:sz w:val="20"/>
              <w:szCs w:val="20"/>
            </w:rPr>
          </w:rPrChange>
        </w:rPr>
        <w:t xml:space="preserve">bei </w:t>
      </w:r>
      <w:r w:rsidRPr="00EF1F3C">
        <w:rPr>
          <w:rFonts w:ascii="Times New Roman" w:hAnsi="Times New Roman" w:cs="Times New Roman"/>
          <w:sz w:val="19"/>
          <w:szCs w:val="19"/>
          <w:rPrChange w:id="101" w:author="David Döbele" w:date="2023-02-21T20:07:00Z">
            <w:rPr>
              <w:rFonts w:ascii="Times New Roman" w:hAnsi="Times New Roman" w:cs="Times New Roman"/>
              <w:sz w:val="20"/>
              <w:szCs w:val="20"/>
            </w:rPr>
          </w:rPrChange>
        </w:rPr>
        <w:t>der Wachstumsstrategie beraten hat. Dabei war unsere Aufgabe</w:t>
      </w:r>
      <w:ins w:id="102" w:author="David Döbele" w:date="2023-02-21T20:05:00Z">
        <w:r w:rsidR="00844405" w:rsidRPr="00EF1F3C">
          <w:rPr>
            <w:rFonts w:ascii="Times New Roman" w:hAnsi="Times New Roman" w:cs="Times New Roman"/>
            <w:sz w:val="19"/>
            <w:szCs w:val="19"/>
            <w:rPrChange w:id="103" w:author="David Döbele" w:date="2023-02-21T20:07:00Z">
              <w:rPr>
                <w:rFonts w:ascii="Times New Roman" w:hAnsi="Times New Roman" w:cs="Times New Roman"/>
                <w:sz w:val="20"/>
                <w:szCs w:val="20"/>
              </w:rPr>
            </w:rPrChange>
          </w:rPr>
          <w:t>,</w:t>
        </w:r>
      </w:ins>
      <w:r w:rsidRPr="00EF1F3C">
        <w:rPr>
          <w:rFonts w:ascii="Times New Roman" w:hAnsi="Times New Roman" w:cs="Times New Roman"/>
          <w:sz w:val="19"/>
          <w:szCs w:val="19"/>
          <w:rPrChange w:id="104" w:author="David Döbele" w:date="2023-02-21T20:07:00Z">
            <w:rPr>
              <w:rFonts w:ascii="Times New Roman" w:hAnsi="Times New Roman" w:cs="Times New Roman"/>
              <w:sz w:val="20"/>
              <w:szCs w:val="20"/>
            </w:rPr>
          </w:rPrChange>
        </w:rPr>
        <w:t xml:space="preserve"> die Analyse </w:t>
      </w:r>
      <w:r w:rsidR="00F97BA2" w:rsidRPr="00EF1F3C">
        <w:rPr>
          <w:rFonts w:ascii="Times New Roman" w:hAnsi="Times New Roman" w:cs="Times New Roman"/>
          <w:sz w:val="19"/>
          <w:szCs w:val="19"/>
          <w:rPrChange w:id="105" w:author="David Döbele" w:date="2023-02-21T20:07:00Z">
            <w:rPr>
              <w:rFonts w:ascii="Times New Roman" w:hAnsi="Times New Roman" w:cs="Times New Roman"/>
              <w:sz w:val="20"/>
              <w:szCs w:val="20"/>
            </w:rPr>
          </w:rPrChange>
        </w:rPr>
        <w:t xml:space="preserve">der </w:t>
      </w:r>
      <w:r w:rsidRPr="00EF1F3C">
        <w:rPr>
          <w:rFonts w:ascii="Times New Roman" w:hAnsi="Times New Roman" w:cs="Times New Roman"/>
          <w:sz w:val="19"/>
          <w:szCs w:val="19"/>
          <w:rPrChange w:id="106" w:author="David Döbele" w:date="2023-02-21T20:07:00Z">
            <w:rPr>
              <w:rFonts w:ascii="Times New Roman" w:hAnsi="Times New Roman" w:cs="Times New Roman"/>
              <w:sz w:val="20"/>
              <w:szCs w:val="20"/>
            </w:rPr>
          </w:rPrChange>
        </w:rPr>
        <w:t xml:space="preserve">Möglichkeiten zur Kosteneinsparung und Effizienzsteigerung. Währenddessen konnte ich meine analytischen Fähigkeiten, die bereits im Arbeitszeugnis von Ernst &amp; Young als ausgezeichnet beschrieben wurden, </w:t>
      </w:r>
      <w:ins w:id="107" w:author="David Döbele" w:date="2023-02-21T20:05:00Z">
        <w:r w:rsidR="00844405" w:rsidRPr="00EF1F3C">
          <w:rPr>
            <w:rFonts w:ascii="Times New Roman" w:hAnsi="Times New Roman" w:cs="Times New Roman"/>
            <w:sz w:val="19"/>
            <w:szCs w:val="19"/>
            <w:rPrChange w:id="108" w:author="David Döbele" w:date="2023-02-21T20:07:00Z">
              <w:rPr>
                <w:rFonts w:ascii="Times New Roman" w:hAnsi="Times New Roman" w:cs="Times New Roman"/>
                <w:sz w:val="20"/>
                <w:szCs w:val="20"/>
              </w:rPr>
            </w:rPrChange>
          </w:rPr>
          <w:t xml:space="preserve">durch die hervorragende Kommunikation meines Teams </w:t>
        </w:r>
      </w:ins>
      <w:r w:rsidRPr="00EF1F3C">
        <w:rPr>
          <w:rFonts w:ascii="Times New Roman" w:hAnsi="Times New Roman" w:cs="Times New Roman"/>
          <w:sz w:val="19"/>
          <w:szCs w:val="19"/>
          <w:rPrChange w:id="109" w:author="David Döbele" w:date="2023-02-21T20:07:00Z">
            <w:rPr>
              <w:rFonts w:ascii="Times New Roman" w:hAnsi="Times New Roman" w:cs="Times New Roman"/>
              <w:sz w:val="20"/>
              <w:szCs w:val="20"/>
            </w:rPr>
          </w:rPrChange>
        </w:rPr>
        <w:t>verbessern. Im Anschluss wollte ich Erfahrungen im Investment Banking sammeln, um verschiedene Karrieremöglichkeiten auszuloten. So absolvierte ich nach meinem vierten Semester ein Praktikum bei William Blair. Dort habe ich gelernt, die gängigen Research Tools zu benutzen, Marketingmaterialien zu erstellen und mein Attention-</w:t>
      </w:r>
      <w:proofErr w:type="spellStart"/>
      <w:r w:rsidRPr="00EF1F3C">
        <w:rPr>
          <w:rFonts w:ascii="Times New Roman" w:hAnsi="Times New Roman" w:cs="Times New Roman"/>
          <w:sz w:val="19"/>
          <w:szCs w:val="19"/>
          <w:rPrChange w:id="110" w:author="David Döbele" w:date="2023-02-21T20:07:00Z">
            <w:rPr>
              <w:rFonts w:ascii="Times New Roman" w:hAnsi="Times New Roman" w:cs="Times New Roman"/>
              <w:sz w:val="20"/>
              <w:szCs w:val="20"/>
            </w:rPr>
          </w:rPrChange>
        </w:rPr>
        <w:t>to</w:t>
      </w:r>
      <w:proofErr w:type="spellEnd"/>
      <w:r w:rsidRPr="00EF1F3C">
        <w:rPr>
          <w:rFonts w:ascii="Times New Roman" w:hAnsi="Times New Roman" w:cs="Times New Roman"/>
          <w:sz w:val="19"/>
          <w:szCs w:val="19"/>
          <w:rPrChange w:id="111" w:author="David Döbele" w:date="2023-02-21T20:07:00Z">
            <w:rPr>
              <w:rFonts w:ascii="Times New Roman" w:hAnsi="Times New Roman" w:cs="Times New Roman"/>
              <w:sz w:val="20"/>
              <w:szCs w:val="20"/>
            </w:rPr>
          </w:rPrChange>
        </w:rPr>
        <w:t xml:space="preserve">-Detail </w:t>
      </w:r>
      <w:r w:rsidR="0078299D" w:rsidRPr="00EF1F3C">
        <w:rPr>
          <w:rFonts w:ascii="Times New Roman" w:hAnsi="Times New Roman" w:cs="Times New Roman"/>
          <w:sz w:val="19"/>
          <w:szCs w:val="19"/>
          <w:rPrChange w:id="112" w:author="David Döbele" w:date="2023-02-21T20:07:00Z">
            <w:rPr>
              <w:rFonts w:ascii="Times New Roman" w:hAnsi="Times New Roman" w:cs="Times New Roman"/>
              <w:sz w:val="20"/>
              <w:szCs w:val="20"/>
            </w:rPr>
          </w:rPrChange>
        </w:rPr>
        <w:t>sowie</w:t>
      </w:r>
      <w:r w:rsidRPr="00EF1F3C">
        <w:rPr>
          <w:rFonts w:ascii="Times New Roman" w:hAnsi="Times New Roman" w:cs="Times New Roman"/>
          <w:sz w:val="19"/>
          <w:szCs w:val="19"/>
          <w:rPrChange w:id="113" w:author="David Döbele" w:date="2023-02-21T20:07:00Z">
            <w:rPr>
              <w:rFonts w:ascii="Times New Roman" w:hAnsi="Times New Roman" w:cs="Times New Roman"/>
              <w:sz w:val="20"/>
              <w:szCs w:val="20"/>
            </w:rPr>
          </w:rPrChange>
        </w:rPr>
        <w:t xml:space="preserve"> meine Belastbarkeit zu stärken. Auch wenn dies eine wertvolle Erfahrung für mich war, finde ich die Strategieberatung </w:t>
      </w:r>
      <w:del w:id="114" w:author="David Döbele" w:date="2023-02-21T20:06:00Z">
        <w:r w:rsidRPr="00EF1F3C" w:rsidDel="00844405">
          <w:rPr>
            <w:rFonts w:ascii="Times New Roman" w:hAnsi="Times New Roman" w:cs="Times New Roman"/>
            <w:sz w:val="19"/>
            <w:szCs w:val="19"/>
            <w:rPrChange w:id="115" w:author="David Döbele" w:date="2023-02-21T20:07:00Z">
              <w:rPr>
                <w:rFonts w:ascii="Times New Roman" w:hAnsi="Times New Roman" w:cs="Times New Roman"/>
                <w:sz w:val="20"/>
                <w:szCs w:val="20"/>
              </w:rPr>
            </w:rPrChange>
          </w:rPr>
          <w:delText xml:space="preserve">doch </w:delText>
        </w:r>
      </w:del>
      <w:ins w:id="116" w:author="David Döbele" w:date="2023-02-21T20:06:00Z">
        <w:r w:rsidR="00844405" w:rsidRPr="00EF1F3C">
          <w:rPr>
            <w:rFonts w:ascii="Times New Roman" w:hAnsi="Times New Roman" w:cs="Times New Roman"/>
            <w:sz w:val="19"/>
            <w:szCs w:val="19"/>
            <w:rPrChange w:id="117" w:author="David Döbele" w:date="2023-02-21T20:07:00Z">
              <w:rPr>
                <w:rFonts w:ascii="Times New Roman" w:hAnsi="Times New Roman" w:cs="Times New Roman"/>
                <w:sz w:val="20"/>
                <w:szCs w:val="20"/>
              </w:rPr>
            </w:rPrChange>
          </w:rPr>
          <w:t>für meine weitere Karriere insbesondere aufgrund der abwechslungsreicheren Projekte sowie der mod</w:t>
        </w:r>
      </w:ins>
      <w:ins w:id="118" w:author="David Döbele" w:date="2023-02-21T20:07:00Z">
        <w:r w:rsidR="00844405" w:rsidRPr="00EF1F3C">
          <w:rPr>
            <w:rFonts w:ascii="Times New Roman" w:hAnsi="Times New Roman" w:cs="Times New Roman"/>
            <w:sz w:val="19"/>
            <w:szCs w:val="19"/>
            <w:rPrChange w:id="119" w:author="David Döbele" w:date="2023-02-21T20:07:00Z">
              <w:rPr>
                <w:rFonts w:ascii="Times New Roman" w:hAnsi="Times New Roman" w:cs="Times New Roman"/>
                <w:sz w:val="20"/>
                <w:szCs w:val="20"/>
              </w:rPr>
            </w:rPrChange>
          </w:rPr>
          <w:t xml:space="preserve">erneren Arbeitsweise und Kultur </w:t>
        </w:r>
      </w:ins>
      <w:ins w:id="120" w:author="David Döbele" w:date="2023-02-21T20:06:00Z">
        <w:r w:rsidR="00844405" w:rsidRPr="00EF1F3C">
          <w:rPr>
            <w:rFonts w:ascii="Times New Roman" w:hAnsi="Times New Roman" w:cs="Times New Roman"/>
            <w:sz w:val="19"/>
            <w:szCs w:val="19"/>
            <w:rPrChange w:id="121" w:author="David Döbele" w:date="2023-02-21T20:07:00Z">
              <w:rPr>
                <w:rFonts w:ascii="Times New Roman" w:hAnsi="Times New Roman" w:cs="Times New Roman"/>
                <w:sz w:val="20"/>
                <w:szCs w:val="20"/>
              </w:rPr>
            </w:rPrChange>
          </w:rPr>
          <w:t>deutlich</w:t>
        </w:r>
        <w:r w:rsidR="00844405" w:rsidRPr="00EF1F3C">
          <w:rPr>
            <w:rFonts w:ascii="Times New Roman" w:hAnsi="Times New Roman" w:cs="Times New Roman"/>
            <w:sz w:val="19"/>
            <w:szCs w:val="19"/>
            <w:rPrChange w:id="122" w:author="David Döbele" w:date="2023-02-21T20:07:00Z">
              <w:rPr>
                <w:rFonts w:ascii="Times New Roman" w:hAnsi="Times New Roman" w:cs="Times New Roman"/>
                <w:sz w:val="20"/>
                <w:szCs w:val="20"/>
              </w:rPr>
            </w:rPrChange>
          </w:rPr>
          <w:t xml:space="preserve"> </w:t>
        </w:r>
      </w:ins>
      <w:r w:rsidRPr="00EF1F3C">
        <w:rPr>
          <w:rFonts w:ascii="Times New Roman" w:hAnsi="Times New Roman" w:cs="Times New Roman"/>
          <w:sz w:val="19"/>
          <w:szCs w:val="19"/>
          <w:rPrChange w:id="123" w:author="David Döbele" w:date="2023-02-21T20:07:00Z">
            <w:rPr>
              <w:rFonts w:ascii="Times New Roman" w:hAnsi="Times New Roman" w:cs="Times New Roman"/>
              <w:sz w:val="20"/>
              <w:szCs w:val="20"/>
            </w:rPr>
          </w:rPrChange>
        </w:rPr>
        <w:t>ansprechender. Deshalb möchte ich nun meine bisher erworbenen Fähigkeiten bei Ihnen unter Beweis stellen und diese dabei möglichst stark verbessern.</w:t>
      </w:r>
    </w:p>
    <w:p w14:paraId="0C90B290" w14:textId="77777777" w:rsidR="00E41ADF" w:rsidRPr="00EF1F3C" w:rsidRDefault="00E41ADF" w:rsidP="00E41ADF">
      <w:pPr>
        <w:spacing w:after="0"/>
        <w:jc w:val="both"/>
        <w:rPr>
          <w:rFonts w:ascii="Times New Roman" w:hAnsi="Times New Roman" w:cs="Times New Roman"/>
          <w:sz w:val="19"/>
          <w:szCs w:val="19"/>
          <w:rPrChange w:id="124" w:author="David Döbele" w:date="2023-02-21T20:07:00Z">
            <w:rPr>
              <w:rFonts w:ascii="Times New Roman" w:hAnsi="Times New Roman" w:cs="Times New Roman"/>
              <w:sz w:val="20"/>
              <w:szCs w:val="20"/>
            </w:rPr>
          </w:rPrChange>
        </w:rPr>
      </w:pPr>
    </w:p>
    <w:p w14:paraId="65F1F1F7" w14:textId="5ED6A1CC" w:rsidR="00E41ADF" w:rsidRPr="00EF1F3C" w:rsidRDefault="00E41ADF" w:rsidP="00E41ADF">
      <w:pPr>
        <w:spacing w:after="0"/>
        <w:jc w:val="both"/>
        <w:rPr>
          <w:rFonts w:ascii="Times New Roman" w:hAnsi="Times New Roman" w:cs="Times New Roman"/>
          <w:sz w:val="19"/>
          <w:szCs w:val="19"/>
          <w:rPrChange w:id="125"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26" w:author="David Döbele" w:date="2023-02-21T20:07:00Z">
            <w:rPr>
              <w:rFonts w:ascii="Times New Roman" w:hAnsi="Times New Roman" w:cs="Times New Roman"/>
              <w:sz w:val="20"/>
              <w:szCs w:val="20"/>
            </w:rPr>
          </w:rPrChange>
        </w:rPr>
        <w:t>Dritter Absatz WIP</w:t>
      </w:r>
    </w:p>
    <w:p w14:paraId="5C58B00E" w14:textId="6B09FAEE" w:rsidR="00E41ADF" w:rsidRPr="00EF1F3C" w:rsidRDefault="00E41ADF" w:rsidP="00E41ADF">
      <w:pPr>
        <w:spacing w:after="0"/>
        <w:jc w:val="both"/>
        <w:rPr>
          <w:rFonts w:ascii="Times New Roman" w:hAnsi="Times New Roman" w:cs="Times New Roman"/>
          <w:sz w:val="19"/>
          <w:szCs w:val="19"/>
          <w:rPrChange w:id="127"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28" w:author="David Döbele" w:date="2023-02-21T20:07:00Z">
            <w:rPr>
              <w:rFonts w:ascii="Times New Roman" w:hAnsi="Times New Roman" w:cs="Times New Roman"/>
              <w:sz w:val="20"/>
              <w:szCs w:val="20"/>
            </w:rPr>
          </w:rPrChange>
        </w:rPr>
        <w:t>Dritter Absatz WIP</w:t>
      </w:r>
    </w:p>
    <w:p w14:paraId="73CEA7C0" w14:textId="78EC64E8" w:rsidR="00E41ADF" w:rsidRPr="00EF1F3C" w:rsidRDefault="00E41ADF" w:rsidP="00E41ADF">
      <w:pPr>
        <w:spacing w:after="0"/>
        <w:jc w:val="both"/>
        <w:rPr>
          <w:rFonts w:ascii="Times New Roman" w:hAnsi="Times New Roman" w:cs="Times New Roman"/>
          <w:sz w:val="19"/>
          <w:szCs w:val="19"/>
          <w:rPrChange w:id="129"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30" w:author="David Döbele" w:date="2023-02-21T20:07:00Z">
            <w:rPr>
              <w:rFonts w:ascii="Times New Roman" w:hAnsi="Times New Roman" w:cs="Times New Roman"/>
              <w:sz w:val="20"/>
              <w:szCs w:val="20"/>
            </w:rPr>
          </w:rPrChange>
        </w:rPr>
        <w:t>Dritter Absatz WIP</w:t>
      </w:r>
    </w:p>
    <w:p w14:paraId="404B3EE0" w14:textId="789DD052" w:rsidR="00E41ADF" w:rsidRPr="00EF1F3C" w:rsidRDefault="00E41ADF" w:rsidP="00E41ADF">
      <w:pPr>
        <w:spacing w:after="0"/>
        <w:jc w:val="both"/>
        <w:rPr>
          <w:ins w:id="131" w:author="David Döbele" w:date="2023-02-21T20:00:00Z"/>
          <w:rFonts w:ascii="Times New Roman" w:hAnsi="Times New Roman" w:cs="Times New Roman"/>
          <w:sz w:val="19"/>
          <w:szCs w:val="19"/>
          <w:rPrChange w:id="132" w:author="David Döbele" w:date="2023-02-21T20:07:00Z">
            <w:rPr>
              <w:ins w:id="133" w:author="David Döbele" w:date="2023-02-21T20:00:00Z"/>
              <w:rFonts w:ascii="Times New Roman" w:hAnsi="Times New Roman" w:cs="Times New Roman"/>
              <w:sz w:val="20"/>
              <w:szCs w:val="20"/>
            </w:rPr>
          </w:rPrChange>
        </w:rPr>
      </w:pPr>
      <w:r w:rsidRPr="00EF1F3C">
        <w:rPr>
          <w:rFonts w:ascii="Times New Roman" w:hAnsi="Times New Roman" w:cs="Times New Roman"/>
          <w:sz w:val="19"/>
          <w:szCs w:val="19"/>
          <w:rPrChange w:id="134" w:author="David Döbele" w:date="2023-02-21T20:07:00Z">
            <w:rPr>
              <w:rFonts w:ascii="Times New Roman" w:hAnsi="Times New Roman" w:cs="Times New Roman"/>
              <w:sz w:val="20"/>
              <w:szCs w:val="20"/>
            </w:rPr>
          </w:rPrChange>
        </w:rPr>
        <w:t>Dritter Absatz WIP</w:t>
      </w:r>
    </w:p>
    <w:p w14:paraId="594DC17D" w14:textId="78BBA304" w:rsidR="000C5375" w:rsidRPr="00EF1F3C" w:rsidRDefault="000C5375" w:rsidP="00E41ADF">
      <w:pPr>
        <w:spacing w:after="0"/>
        <w:jc w:val="both"/>
        <w:rPr>
          <w:rFonts w:ascii="Times New Roman" w:hAnsi="Times New Roman" w:cs="Times New Roman"/>
          <w:sz w:val="19"/>
          <w:szCs w:val="19"/>
          <w:rPrChange w:id="135" w:author="David Döbele" w:date="2023-02-21T20:07:00Z">
            <w:rPr>
              <w:rFonts w:ascii="Times New Roman" w:hAnsi="Times New Roman" w:cs="Times New Roman"/>
              <w:sz w:val="20"/>
              <w:szCs w:val="20"/>
            </w:rPr>
          </w:rPrChange>
        </w:rPr>
      </w:pPr>
      <w:ins w:id="136" w:author="David Döbele" w:date="2023-02-21T20:00:00Z">
        <w:r w:rsidRPr="00EF1F3C">
          <w:rPr>
            <w:rFonts w:ascii="Times New Roman" w:hAnsi="Times New Roman" w:cs="Times New Roman"/>
            <w:sz w:val="19"/>
            <w:szCs w:val="19"/>
            <w:rPrChange w:id="137" w:author="David Döbele" w:date="2023-02-21T20:07:00Z">
              <w:rPr>
                <w:rFonts w:ascii="Times New Roman" w:hAnsi="Times New Roman" w:cs="Times New Roman"/>
                <w:sz w:val="20"/>
                <w:szCs w:val="20"/>
              </w:rPr>
            </w:rPrChange>
          </w:rPr>
          <w:sym w:font="Wingdings" w:char="F0E0"/>
        </w:r>
        <w:r w:rsidRPr="00EF1F3C">
          <w:rPr>
            <w:rFonts w:ascii="Times New Roman" w:hAnsi="Times New Roman" w:cs="Times New Roman"/>
            <w:sz w:val="19"/>
            <w:szCs w:val="19"/>
            <w:rPrChange w:id="138" w:author="David Döbele" w:date="2023-02-21T20:07:00Z">
              <w:rPr>
                <w:rFonts w:ascii="Times New Roman" w:hAnsi="Times New Roman" w:cs="Times New Roman"/>
                <w:sz w:val="20"/>
                <w:szCs w:val="20"/>
              </w:rPr>
            </w:rPrChange>
          </w:rPr>
          <w:t xml:space="preserve"> </w:t>
        </w:r>
      </w:ins>
      <w:ins w:id="139" w:author="David Döbele" w:date="2023-02-21T20:08:00Z">
        <w:r w:rsidR="00957A76" w:rsidRPr="005B33C8">
          <w:rPr>
            <w:rFonts w:ascii="Times New Roman" w:hAnsi="Times New Roman" w:cs="Times New Roman"/>
            <w:sz w:val="19"/>
            <w:szCs w:val="19"/>
          </w:rPr>
          <w:t>Kommunikation meines Teams verbessern. Im Anschluss wollte ich Erfahrungen im Investment Banking sammeln, um verschiedene Karrieremöglichkeiten auszuloten. So absolvierte ich nach meinem vierten Semester ein Praktikum bei William Blair. Dort habe ich gelernt, die gängigen Research Tools zu benutzen, Marketingmaterialien zu erstellen und mein Attention-</w:t>
        </w:r>
        <w:proofErr w:type="spellStart"/>
        <w:r w:rsidR="00957A76" w:rsidRPr="005B33C8">
          <w:rPr>
            <w:rFonts w:ascii="Times New Roman" w:hAnsi="Times New Roman" w:cs="Times New Roman"/>
            <w:sz w:val="19"/>
            <w:szCs w:val="19"/>
          </w:rPr>
          <w:t>to</w:t>
        </w:r>
        <w:proofErr w:type="spellEnd"/>
        <w:r w:rsidR="00957A76" w:rsidRPr="005B33C8">
          <w:rPr>
            <w:rFonts w:ascii="Times New Roman" w:hAnsi="Times New Roman" w:cs="Times New Roman"/>
            <w:sz w:val="19"/>
            <w:szCs w:val="19"/>
          </w:rPr>
          <w:t>-Detail sowie meine Belastbarkeit</w:t>
        </w:r>
      </w:ins>
    </w:p>
    <w:p w14:paraId="2962B482" w14:textId="273690D4" w:rsidR="00E41ADF" w:rsidRPr="00EF1F3C" w:rsidRDefault="00E41ADF" w:rsidP="00E41ADF">
      <w:pPr>
        <w:spacing w:after="0"/>
        <w:jc w:val="both"/>
        <w:rPr>
          <w:rFonts w:ascii="Times New Roman" w:hAnsi="Times New Roman" w:cs="Times New Roman"/>
          <w:sz w:val="19"/>
          <w:szCs w:val="19"/>
          <w:rPrChange w:id="140"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41" w:author="David Döbele" w:date="2023-02-21T20:07:00Z">
            <w:rPr>
              <w:rFonts w:ascii="Times New Roman" w:hAnsi="Times New Roman" w:cs="Times New Roman"/>
              <w:sz w:val="20"/>
              <w:szCs w:val="20"/>
            </w:rPr>
          </w:rPrChange>
        </w:rPr>
        <w:t>Dritter Absatz WIP</w:t>
      </w:r>
    </w:p>
    <w:p w14:paraId="6754A672" w14:textId="735EDE4B" w:rsidR="00E41ADF" w:rsidRPr="00EF1F3C" w:rsidRDefault="00E41ADF" w:rsidP="00E41ADF">
      <w:pPr>
        <w:spacing w:after="0"/>
        <w:jc w:val="both"/>
        <w:rPr>
          <w:rFonts w:ascii="Times New Roman" w:hAnsi="Times New Roman" w:cs="Times New Roman"/>
          <w:sz w:val="19"/>
          <w:szCs w:val="19"/>
          <w:rPrChange w:id="142"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43" w:author="David Döbele" w:date="2023-02-21T20:07:00Z">
            <w:rPr>
              <w:rFonts w:ascii="Times New Roman" w:hAnsi="Times New Roman" w:cs="Times New Roman"/>
              <w:sz w:val="20"/>
              <w:szCs w:val="20"/>
            </w:rPr>
          </w:rPrChange>
        </w:rPr>
        <w:t>Dritter Absatz WIP</w:t>
      </w:r>
    </w:p>
    <w:p w14:paraId="65572007" w14:textId="1982D5D0" w:rsidR="00E41ADF" w:rsidRPr="00EF1F3C" w:rsidRDefault="00E41ADF" w:rsidP="00E41ADF">
      <w:pPr>
        <w:spacing w:after="0"/>
        <w:jc w:val="both"/>
        <w:rPr>
          <w:rFonts w:ascii="Times New Roman" w:hAnsi="Times New Roman" w:cs="Times New Roman"/>
          <w:sz w:val="19"/>
          <w:szCs w:val="19"/>
          <w:rPrChange w:id="144"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45" w:author="David Döbele" w:date="2023-02-21T20:07:00Z">
            <w:rPr>
              <w:rFonts w:ascii="Times New Roman" w:hAnsi="Times New Roman" w:cs="Times New Roman"/>
              <w:sz w:val="20"/>
              <w:szCs w:val="20"/>
            </w:rPr>
          </w:rPrChange>
        </w:rPr>
        <w:t>Dritter Absatz WIP</w:t>
      </w:r>
    </w:p>
    <w:p w14:paraId="5A3B6D47" w14:textId="0B45A0F1" w:rsidR="00E41ADF" w:rsidRPr="00EF1F3C" w:rsidRDefault="00E41ADF" w:rsidP="00E41ADF">
      <w:pPr>
        <w:spacing w:after="0"/>
        <w:jc w:val="both"/>
        <w:rPr>
          <w:rFonts w:ascii="Times New Roman" w:hAnsi="Times New Roman" w:cs="Times New Roman"/>
          <w:sz w:val="19"/>
          <w:szCs w:val="19"/>
          <w:rPrChange w:id="146"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47" w:author="David Döbele" w:date="2023-02-21T20:07:00Z">
            <w:rPr>
              <w:rFonts w:ascii="Times New Roman" w:hAnsi="Times New Roman" w:cs="Times New Roman"/>
              <w:sz w:val="20"/>
              <w:szCs w:val="20"/>
            </w:rPr>
          </w:rPrChange>
        </w:rPr>
        <w:t>Dritter Absatz WIP</w:t>
      </w:r>
    </w:p>
    <w:p w14:paraId="34DC167C" w14:textId="77777777" w:rsidR="00E41ADF" w:rsidRPr="00EF1F3C" w:rsidRDefault="00E41ADF" w:rsidP="00E41ADF">
      <w:pPr>
        <w:spacing w:after="0"/>
        <w:jc w:val="both"/>
        <w:rPr>
          <w:rFonts w:ascii="Times New Roman" w:hAnsi="Times New Roman" w:cs="Times New Roman"/>
          <w:sz w:val="19"/>
          <w:szCs w:val="19"/>
          <w:rPrChange w:id="148" w:author="David Döbele" w:date="2023-02-21T20:07:00Z">
            <w:rPr>
              <w:rFonts w:ascii="Times New Roman" w:hAnsi="Times New Roman" w:cs="Times New Roman"/>
              <w:sz w:val="20"/>
              <w:szCs w:val="20"/>
            </w:rPr>
          </w:rPrChange>
        </w:rPr>
      </w:pPr>
    </w:p>
    <w:p w14:paraId="7A5756C7" w14:textId="1B24B722" w:rsidR="00E41ADF" w:rsidRPr="00EF1F3C" w:rsidRDefault="00E41ADF" w:rsidP="00E41ADF">
      <w:pPr>
        <w:spacing w:after="0"/>
        <w:jc w:val="both"/>
        <w:rPr>
          <w:rFonts w:ascii="Times New Roman" w:hAnsi="Times New Roman" w:cs="Times New Roman"/>
          <w:sz w:val="19"/>
          <w:szCs w:val="19"/>
          <w:rPrChange w:id="149"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50" w:author="David Döbele" w:date="2023-02-21T20:07:00Z">
            <w:rPr>
              <w:rFonts w:ascii="Times New Roman" w:hAnsi="Times New Roman" w:cs="Times New Roman"/>
              <w:sz w:val="20"/>
              <w:szCs w:val="20"/>
            </w:rPr>
          </w:rPrChange>
        </w:rPr>
        <w:t xml:space="preserve">Von einem Praktikum bei </w:t>
      </w:r>
      <w:r w:rsidR="009829C8" w:rsidRPr="00EF1F3C">
        <w:rPr>
          <w:rFonts w:ascii="Times New Roman" w:hAnsi="Times New Roman" w:cs="Times New Roman"/>
          <w:sz w:val="19"/>
          <w:szCs w:val="19"/>
          <w:rPrChange w:id="151" w:author="David Döbele" w:date="2023-02-21T20:07:00Z">
            <w:rPr>
              <w:rFonts w:ascii="Times New Roman" w:hAnsi="Times New Roman" w:cs="Times New Roman"/>
              <w:sz w:val="20"/>
              <w:szCs w:val="20"/>
            </w:rPr>
          </w:rPrChange>
        </w:rPr>
        <w:t>Ihnen</w:t>
      </w:r>
      <w:r w:rsidRPr="00EF1F3C">
        <w:rPr>
          <w:rFonts w:ascii="Times New Roman" w:hAnsi="Times New Roman" w:cs="Times New Roman"/>
          <w:sz w:val="19"/>
          <w:szCs w:val="19"/>
          <w:rPrChange w:id="152" w:author="David Döbele" w:date="2023-02-21T20:07:00Z">
            <w:rPr>
              <w:rFonts w:ascii="Times New Roman" w:hAnsi="Times New Roman" w:cs="Times New Roman"/>
              <w:sz w:val="20"/>
              <w:szCs w:val="20"/>
            </w:rPr>
          </w:rPrChange>
        </w:rPr>
        <w:t xml:space="preserve"> erhoffe ich mir, meine Fähigkeiten weiter zu verbessern und simultan bereits einen kleinen Teil zum Weltgeschehen beitragen zu können. Ich bin zuversichtlich, dass ich durch meine bislang erworbenen Kenntnisse, </w:t>
      </w:r>
      <w:r w:rsidR="00F97BA2" w:rsidRPr="00EF1F3C">
        <w:rPr>
          <w:rFonts w:ascii="Times New Roman" w:hAnsi="Times New Roman" w:cs="Times New Roman"/>
          <w:sz w:val="19"/>
          <w:szCs w:val="19"/>
          <w:rPrChange w:id="153" w:author="David Döbele" w:date="2023-02-21T20:07:00Z">
            <w:rPr>
              <w:rFonts w:ascii="Times New Roman" w:hAnsi="Times New Roman" w:cs="Times New Roman"/>
              <w:sz w:val="20"/>
              <w:szCs w:val="20"/>
            </w:rPr>
          </w:rPrChange>
        </w:rPr>
        <w:t xml:space="preserve">meine </w:t>
      </w:r>
      <w:r w:rsidRPr="00EF1F3C">
        <w:rPr>
          <w:rFonts w:ascii="Times New Roman" w:hAnsi="Times New Roman" w:cs="Times New Roman"/>
          <w:sz w:val="19"/>
          <w:szCs w:val="19"/>
          <w:rPrChange w:id="154" w:author="David Döbele" w:date="2023-02-21T20:07:00Z">
            <w:rPr>
              <w:rFonts w:ascii="Times New Roman" w:hAnsi="Times New Roman" w:cs="Times New Roman"/>
              <w:sz w:val="20"/>
              <w:szCs w:val="20"/>
            </w:rPr>
          </w:rPrChange>
        </w:rPr>
        <w:t>hohe Motivation und meine ausgezeichnete Teamfähigkeit eine hervorragende Erweiterung Ihres Teams darstelle und würde mich sehr darüber freuen, Sie in einem persönlichen Gespräch überzeugen zu dürfen.</w:t>
      </w:r>
    </w:p>
    <w:p w14:paraId="1D1F2817" w14:textId="77777777" w:rsidR="00E41ADF" w:rsidRPr="00EF1F3C" w:rsidRDefault="00E41ADF" w:rsidP="00E41ADF">
      <w:pPr>
        <w:spacing w:after="0"/>
        <w:jc w:val="both"/>
        <w:rPr>
          <w:rFonts w:ascii="Times New Roman" w:hAnsi="Times New Roman" w:cs="Times New Roman"/>
          <w:sz w:val="19"/>
          <w:szCs w:val="19"/>
          <w:rPrChange w:id="155" w:author="David Döbele" w:date="2023-02-21T20:07:00Z">
            <w:rPr>
              <w:rFonts w:ascii="Times New Roman" w:hAnsi="Times New Roman" w:cs="Times New Roman"/>
              <w:sz w:val="20"/>
              <w:szCs w:val="20"/>
            </w:rPr>
          </w:rPrChange>
        </w:rPr>
      </w:pPr>
    </w:p>
    <w:p w14:paraId="4F51C50F" w14:textId="77777777" w:rsidR="00E41ADF" w:rsidRPr="00EF1F3C" w:rsidRDefault="00E41ADF" w:rsidP="00E41ADF">
      <w:pPr>
        <w:spacing w:after="0"/>
        <w:jc w:val="both"/>
        <w:rPr>
          <w:rFonts w:ascii="Times New Roman" w:hAnsi="Times New Roman" w:cs="Times New Roman"/>
          <w:sz w:val="19"/>
          <w:szCs w:val="19"/>
          <w:rPrChange w:id="156" w:author="David Döbele" w:date="2023-02-21T20:07:00Z">
            <w:rPr>
              <w:rFonts w:ascii="Times New Roman" w:hAnsi="Times New Roman" w:cs="Times New Roman"/>
              <w:sz w:val="20"/>
              <w:szCs w:val="20"/>
            </w:rPr>
          </w:rPrChange>
        </w:rPr>
      </w:pPr>
      <w:r w:rsidRPr="00EF1F3C">
        <w:rPr>
          <w:rFonts w:ascii="Times New Roman" w:hAnsi="Times New Roman" w:cs="Times New Roman"/>
          <w:sz w:val="19"/>
          <w:szCs w:val="19"/>
          <w:rPrChange w:id="157" w:author="David Döbele" w:date="2023-02-21T20:07:00Z">
            <w:rPr>
              <w:rFonts w:ascii="Times New Roman" w:hAnsi="Times New Roman" w:cs="Times New Roman"/>
              <w:sz w:val="20"/>
              <w:szCs w:val="20"/>
            </w:rPr>
          </w:rPrChange>
        </w:rPr>
        <w:t>Mit freundlichen Grüßen</w:t>
      </w:r>
    </w:p>
    <w:p w14:paraId="23518B42" w14:textId="77777777" w:rsidR="00574042" w:rsidRPr="00EF1F3C" w:rsidRDefault="00574042" w:rsidP="009E3701">
      <w:pPr>
        <w:spacing w:after="0"/>
        <w:jc w:val="both"/>
        <w:rPr>
          <w:rFonts w:ascii="Times New Roman" w:hAnsi="Times New Roman" w:cs="Times New Roman"/>
          <w:sz w:val="19"/>
          <w:szCs w:val="19"/>
          <w:rPrChange w:id="158" w:author="David Döbele" w:date="2023-02-21T20:07:00Z">
            <w:rPr>
              <w:rFonts w:ascii="Times New Roman" w:hAnsi="Times New Roman" w:cs="Times New Roman"/>
              <w:sz w:val="20"/>
              <w:szCs w:val="20"/>
            </w:rPr>
          </w:rPrChange>
        </w:rPr>
      </w:pPr>
    </w:p>
    <w:sectPr w:rsidR="00574042" w:rsidRPr="00EF1F3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458A"/>
    <w:rsid w:val="000C5375"/>
    <w:rsid w:val="000C55DE"/>
    <w:rsid w:val="000F371C"/>
    <w:rsid w:val="00117DFC"/>
    <w:rsid w:val="00117F83"/>
    <w:rsid w:val="00146C8E"/>
    <w:rsid w:val="00152DF9"/>
    <w:rsid w:val="00156A98"/>
    <w:rsid w:val="001669DB"/>
    <w:rsid w:val="00171D11"/>
    <w:rsid w:val="001819B1"/>
    <w:rsid w:val="001A4522"/>
    <w:rsid w:val="001A727E"/>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55B5"/>
    <w:rsid w:val="002A02BD"/>
    <w:rsid w:val="002A5B9F"/>
    <w:rsid w:val="002D309E"/>
    <w:rsid w:val="002D594E"/>
    <w:rsid w:val="002E39B8"/>
    <w:rsid w:val="002F51FA"/>
    <w:rsid w:val="00311A15"/>
    <w:rsid w:val="003250EA"/>
    <w:rsid w:val="0033424D"/>
    <w:rsid w:val="003421B1"/>
    <w:rsid w:val="00375D2D"/>
    <w:rsid w:val="003811BC"/>
    <w:rsid w:val="0038671F"/>
    <w:rsid w:val="003947A8"/>
    <w:rsid w:val="003C1CEB"/>
    <w:rsid w:val="003D464F"/>
    <w:rsid w:val="003D5D1E"/>
    <w:rsid w:val="003F3290"/>
    <w:rsid w:val="003F688C"/>
    <w:rsid w:val="00415608"/>
    <w:rsid w:val="00424CAF"/>
    <w:rsid w:val="004272E0"/>
    <w:rsid w:val="00434D23"/>
    <w:rsid w:val="004403CB"/>
    <w:rsid w:val="0045107A"/>
    <w:rsid w:val="00453C2F"/>
    <w:rsid w:val="00454C0B"/>
    <w:rsid w:val="0046226E"/>
    <w:rsid w:val="00474FC2"/>
    <w:rsid w:val="00492923"/>
    <w:rsid w:val="004960F5"/>
    <w:rsid w:val="004A1501"/>
    <w:rsid w:val="004A615C"/>
    <w:rsid w:val="004B4510"/>
    <w:rsid w:val="004C156C"/>
    <w:rsid w:val="004C174A"/>
    <w:rsid w:val="004E4B47"/>
    <w:rsid w:val="00500EFA"/>
    <w:rsid w:val="005054DD"/>
    <w:rsid w:val="00506322"/>
    <w:rsid w:val="00507BBD"/>
    <w:rsid w:val="005407D6"/>
    <w:rsid w:val="00542F06"/>
    <w:rsid w:val="00553EC8"/>
    <w:rsid w:val="005705F7"/>
    <w:rsid w:val="00570B1D"/>
    <w:rsid w:val="00574042"/>
    <w:rsid w:val="00574140"/>
    <w:rsid w:val="005762CF"/>
    <w:rsid w:val="00581368"/>
    <w:rsid w:val="005842A0"/>
    <w:rsid w:val="00590834"/>
    <w:rsid w:val="00590E7F"/>
    <w:rsid w:val="00593C9C"/>
    <w:rsid w:val="005B231F"/>
    <w:rsid w:val="005C55F7"/>
    <w:rsid w:val="005D7D49"/>
    <w:rsid w:val="005E00BC"/>
    <w:rsid w:val="005E63B8"/>
    <w:rsid w:val="005F350B"/>
    <w:rsid w:val="005F4E3C"/>
    <w:rsid w:val="00603752"/>
    <w:rsid w:val="00632F05"/>
    <w:rsid w:val="0063723B"/>
    <w:rsid w:val="00647413"/>
    <w:rsid w:val="006502BE"/>
    <w:rsid w:val="00666094"/>
    <w:rsid w:val="00694286"/>
    <w:rsid w:val="006A6952"/>
    <w:rsid w:val="006A7895"/>
    <w:rsid w:val="006B302C"/>
    <w:rsid w:val="006D2592"/>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719D"/>
    <w:rsid w:val="007B1B2B"/>
    <w:rsid w:val="007C0683"/>
    <w:rsid w:val="007C59D2"/>
    <w:rsid w:val="007E4326"/>
    <w:rsid w:val="007F0344"/>
    <w:rsid w:val="007F7EA0"/>
    <w:rsid w:val="008049F7"/>
    <w:rsid w:val="00807293"/>
    <w:rsid w:val="0083750F"/>
    <w:rsid w:val="008428CF"/>
    <w:rsid w:val="00844405"/>
    <w:rsid w:val="008502A4"/>
    <w:rsid w:val="0085213A"/>
    <w:rsid w:val="008565FD"/>
    <w:rsid w:val="00857C6F"/>
    <w:rsid w:val="008657E3"/>
    <w:rsid w:val="00867CED"/>
    <w:rsid w:val="00874503"/>
    <w:rsid w:val="008815F7"/>
    <w:rsid w:val="00883B55"/>
    <w:rsid w:val="0089337A"/>
    <w:rsid w:val="008A248F"/>
    <w:rsid w:val="008B402E"/>
    <w:rsid w:val="008C27C1"/>
    <w:rsid w:val="008D29F8"/>
    <w:rsid w:val="008D6664"/>
    <w:rsid w:val="008D7CDB"/>
    <w:rsid w:val="008E100E"/>
    <w:rsid w:val="008E4BA9"/>
    <w:rsid w:val="008E7A27"/>
    <w:rsid w:val="008E7D17"/>
    <w:rsid w:val="008F4587"/>
    <w:rsid w:val="00911646"/>
    <w:rsid w:val="0093790B"/>
    <w:rsid w:val="00941DCB"/>
    <w:rsid w:val="00957A76"/>
    <w:rsid w:val="009829C8"/>
    <w:rsid w:val="00991E04"/>
    <w:rsid w:val="0099776A"/>
    <w:rsid w:val="009A256E"/>
    <w:rsid w:val="009D07DC"/>
    <w:rsid w:val="009D3BBF"/>
    <w:rsid w:val="009E0557"/>
    <w:rsid w:val="009E3701"/>
    <w:rsid w:val="009F46A7"/>
    <w:rsid w:val="00A1282E"/>
    <w:rsid w:val="00A14247"/>
    <w:rsid w:val="00A14A49"/>
    <w:rsid w:val="00A40D57"/>
    <w:rsid w:val="00A44493"/>
    <w:rsid w:val="00A53760"/>
    <w:rsid w:val="00A571EE"/>
    <w:rsid w:val="00A774BB"/>
    <w:rsid w:val="00A81AD0"/>
    <w:rsid w:val="00AA2791"/>
    <w:rsid w:val="00AA4C7C"/>
    <w:rsid w:val="00AB4CD0"/>
    <w:rsid w:val="00AC61EE"/>
    <w:rsid w:val="00AC66C4"/>
    <w:rsid w:val="00AC6EB7"/>
    <w:rsid w:val="00AC7086"/>
    <w:rsid w:val="00AE26F5"/>
    <w:rsid w:val="00AE3A33"/>
    <w:rsid w:val="00B06882"/>
    <w:rsid w:val="00B135CE"/>
    <w:rsid w:val="00B159CD"/>
    <w:rsid w:val="00B339B8"/>
    <w:rsid w:val="00B33C36"/>
    <w:rsid w:val="00B346A7"/>
    <w:rsid w:val="00B34D2C"/>
    <w:rsid w:val="00B43970"/>
    <w:rsid w:val="00B50A34"/>
    <w:rsid w:val="00B54C38"/>
    <w:rsid w:val="00B5613E"/>
    <w:rsid w:val="00B57CB1"/>
    <w:rsid w:val="00B77DCE"/>
    <w:rsid w:val="00B81B0E"/>
    <w:rsid w:val="00B87CA9"/>
    <w:rsid w:val="00B955B4"/>
    <w:rsid w:val="00B9666E"/>
    <w:rsid w:val="00BB3512"/>
    <w:rsid w:val="00BB3C75"/>
    <w:rsid w:val="00BF522D"/>
    <w:rsid w:val="00C0214A"/>
    <w:rsid w:val="00C030C1"/>
    <w:rsid w:val="00C1562F"/>
    <w:rsid w:val="00C6717B"/>
    <w:rsid w:val="00C71380"/>
    <w:rsid w:val="00C9003C"/>
    <w:rsid w:val="00C97ECA"/>
    <w:rsid w:val="00CA0C3B"/>
    <w:rsid w:val="00CA1160"/>
    <w:rsid w:val="00CA702E"/>
    <w:rsid w:val="00CA7350"/>
    <w:rsid w:val="00CB639D"/>
    <w:rsid w:val="00CD51E6"/>
    <w:rsid w:val="00CE433B"/>
    <w:rsid w:val="00D30CEA"/>
    <w:rsid w:val="00D30EED"/>
    <w:rsid w:val="00D356C7"/>
    <w:rsid w:val="00D71D8E"/>
    <w:rsid w:val="00D72F3C"/>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2550"/>
    <w:rsid w:val="00E65B09"/>
    <w:rsid w:val="00E83116"/>
    <w:rsid w:val="00E86340"/>
    <w:rsid w:val="00E914E5"/>
    <w:rsid w:val="00E91B86"/>
    <w:rsid w:val="00EA6CEC"/>
    <w:rsid w:val="00EA7AC2"/>
    <w:rsid w:val="00EC000C"/>
    <w:rsid w:val="00EC3C14"/>
    <w:rsid w:val="00EF1F3C"/>
    <w:rsid w:val="00EF2FD5"/>
    <w:rsid w:val="00F11473"/>
    <w:rsid w:val="00F22E76"/>
    <w:rsid w:val="00F253C5"/>
    <w:rsid w:val="00F270C0"/>
    <w:rsid w:val="00F30624"/>
    <w:rsid w:val="00F311D9"/>
    <w:rsid w:val="00F44762"/>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E3701"/>
    <w:pPr>
      <w:spacing w:after="0" w:line="240" w:lineRule="auto"/>
    </w:pPr>
  </w:style>
  <w:style w:type="character" w:styleId="Kommentarzeichen">
    <w:name w:val="annotation reference"/>
    <w:basedOn w:val="Absatz-Standardschriftart"/>
    <w:uiPriority w:val="99"/>
    <w:semiHidden/>
    <w:unhideWhenUsed/>
    <w:rsid w:val="008815F7"/>
    <w:rPr>
      <w:sz w:val="16"/>
      <w:szCs w:val="16"/>
    </w:rPr>
  </w:style>
  <w:style w:type="paragraph" w:styleId="Kommentartext">
    <w:name w:val="annotation text"/>
    <w:basedOn w:val="Standard"/>
    <w:link w:val="KommentartextZchn"/>
    <w:uiPriority w:val="99"/>
    <w:unhideWhenUsed/>
    <w:rsid w:val="008815F7"/>
    <w:pPr>
      <w:spacing w:line="240" w:lineRule="auto"/>
    </w:pPr>
    <w:rPr>
      <w:sz w:val="20"/>
      <w:szCs w:val="20"/>
    </w:rPr>
  </w:style>
  <w:style w:type="character" w:customStyle="1" w:styleId="KommentartextZchn">
    <w:name w:val="Kommentartext Zchn"/>
    <w:basedOn w:val="Absatz-Standardschriftart"/>
    <w:link w:val="Kommentartext"/>
    <w:uiPriority w:val="99"/>
    <w:rsid w:val="008815F7"/>
    <w:rPr>
      <w:sz w:val="20"/>
      <w:szCs w:val="20"/>
    </w:rPr>
  </w:style>
  <w:style w:type="paragraph" w:styleId="Kommentarthema">
    <w:name w:val="annotation subject"/>
    <w:basedOn w:val="Kommentartext"/>
    <w:next w:val="Kommentartext"/>
    <w:link w:val="KommentarthemaZchn"/>
    <w:uiPriority w:val="99"/>
    <w:semiHidden/>
    <w:unhideWhenUsed/>
    <w:rsid w:val="008815F7"/>
    <w:rPr>
      <w:b/>
      <w:bCs/>
    </w:rPr>
  </w:style>
  <w:style w:type="character" w:customStyle="1" w:styleId="KommentarthemaZchn">
    <w:name w:val="Kommentarthema Zchn"/>
    <w:basedOn w:val="KommentartextZchn"/>
    <w:link w:val="Kommentarthema"/>
    <w:uiPriority w:val="99"/>
    <w:semiHidden/>
    <w:rsid w:val="00881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4258</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cp:revision>
  <dcterms:created xsi:type="dcterms:W3CDTF">2023-02-20T21:37:00Z</dcterms:created>
  <dcterms:modified xsi:type="dcterms:W3CDTF">2023-02-21T19:08:00Z</dcterms:modified>
</cp:coreProperties>
</file>