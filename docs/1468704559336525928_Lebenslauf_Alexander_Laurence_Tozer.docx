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3"/>
        <w:gridCol w:w="854"/>
        <w:gridCol w:w="283"/>
        <w:gridCol w:w="426"/>
        <w:gridCol w:w="283"/>
        <w:gridCol w:w="284"/>
        <w:gridCol w:w="141"/>
        <w:gridCol w:w="142"/>
        <w:gridCol w:w="142"/>
        <w:gridCol w:w="1979"/>
        <w:tblGridChange w:id="0">
          <w:tblGrid>
            <w:gridCol w:w="4533"/>
            <w:gridCol w:w="854"/>
            <w:gridCol w:w="283"/>
            <w:gridCol w:w="426"/>
            <w:gridCol w:w="283"/>
            <w:gridCol w:w="284"/>
            <w:gridCol w:w="141"/>
            <w:gridCol w:w="142"/>
            <w:gridCol w:w="142"/>
            <w:gridCol w:w="1979"/>
          </w:tblGrid>
        </w:tblGridChange>
      </w:tblGrid>
      <w:tr w:rsidR="002508C2" w:rsidRPr="00843B5C" w14:paraId="5DF08F91" w14:textId="77777777" w:rsidTr="006E2C9C">
        <w:trPr>
          <w:trHeight w:val="227"/>
        </w:trPr>
        <w:tc>
          <w:tcPr>
            <w:tcW w:w="9067" w:type="dxa"/>
            <w:gridSpan w:val="10"/>
          </w:tcPr>
          <w:p w14:paraId="11DD220E" w14:textId="31D2B720" w:rsidR="002508C2" w:rsidRPr="00645E1F" w:rsidRDefault="00645E1F" w:rsidP="008050E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45E1F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Ale</w:t>
            </w:r>
            <w:r w:rsidR="00A26D0D" w:rsidRPr="00645E1F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x</w:t>
            </w:r>
            <w:r w:rsidRPr="00645E1F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ander Laurence Tozer</w:t>
            </w:r>
            <w:r w:rsidR="00A26D0D" w:rsidRPr="00645E1F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 xml:space="preserve"> </w:t>
            </w:r>
            <w:r w:rsidR="008050E4" w:rsidRPr="00645E1F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Pr="00645E1F">
              <w:rPr>
                <w:rFonts w:ascii="Times New Roman" w:hAnsi="Times New Roman" w:cs="Times New Roman"/>
                <w:sz w:val="20"/>
              </w:rPr>
              <w:t>Herrnacker 37</w:t>
            </w:r>
            <w:r w:rsidR="00853438" w:rsidRPr="00645E1F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645E1F">
              <w:rPr>
                <w:rFonts w:ascii="Times New Roman" w:hAnsi="Times New Roman" w:cs="Times New Roman"/>
                <w:sz w:val="20"/>
              </w:rPr>
              <w:t>55595 Hargesheim</w:t>
            </w:r>
          </w:p>
          <w:p w14:paraId="722A5AF6" w14:textId="251DD8E0" w:rsidR="008050E4" w:rsidRPr="00843B5C" w:rsidRDefault="002B2091" w:rsidP="008050E4">
            <w:pPr>
              <w:spacing w:line="276" w:lineRule="auto"/>
              <w:jc w:val="center"/>
              <w:rPr>
                <w:rFonts w:ascii="Times New Roman" w:hAnsi="Times New Roman" w:cs="Times New Roman"/>
                <w:lang w:val="de-AT"/>
              </w:rPr>
            </w:pP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</w:t>
            </w:r>
            <w:r w:rsidR="0091331D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645E1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176</w:t>
            </w: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645E1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66636 404 </w:t>
            </w:r>
            <w:r w:rsidR="008050E4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645E1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tozeralexander@gmail.com</w:t>
            </w: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645E1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12.11.2004</w:t>
            </w:r>
          </w:p>
        </w:tc>
      </w:tr>
      <w:tr w:rsidR="002508C2" w:rsidRPr="00843B5C" w14:paraId="0FCADE56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2FA87DA5" w:rsidR="002508C2" w:rsidRPr="00843B5C" w:rsidRDefault="00645E1F" w:rsidP="006E2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Bildungsweg</w:t>
            </w:r>
          </w:p>
        </w:tc>
      </w:tr>
      <w:tr w:rsidR="00D1492F" w:rsidRPr="00843B5C" w14:paraId="7D1DEBF7" w14:textId="77777777" w:rsidTr="00D5280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7169EE1" w:rsidR="00D1492F" w:rsidRPr="00843B5C" w:rsidRDefault="00645E1F" w:rsidP="0072364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DUALE HOCHSCHULE BADEN-WÜRTTEMBERG (DHBW)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CE8CC2B" w:rsidR="00D1492F" w:rsidRPr="00843B5C" w:rsidRDefault="00645E1F" w:rsidP="00162A5A">
            <w:pPr>
              <w:jc w:val="right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Mannheim</w:t>
            </w:r>
          </w:p>
        </w:tc>
      </w:tr>
      <w:tr w:rsidR="00D1492F" w:rsidRPr="00843B5C" w14:paraId="61E5D482" w14:textId="77777777" w:rsidTr="00D44CC0">
        <w:tc>
          <w:tcPr>
            <w:tcW w:w="7088" w:type="dxa"/>
            <w:gridSpan w:val="9"/>
          </w:tcPr>
          <w:p w14:paraId="11CB9A0F" w14:textId="5080EC11" w:rsidR="00D1492F" w:rsidRPr="00843B5C" w:rsidRDefault="00D1492F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843B5C">
              <w:rPr>
                <w:rFonts w:ascii="Times New Roman" w:hAnsi="Times New Roman" w:cs="Times New Roman"/>
                <w:i/>
                <w:iCs/>
                <w:sz w:val="18"/>
              </w:rPr>
              <w:t>B.</w:t>
            </w:r>
            <w:r w:rsidR="00645E1F">
              <w:rPr>
                <w:rFonts w:ascii="Times New Roman" w:hAnsi="Times New Roman" w:cs="Times New Roman"/>
                <w:i/>
                <w:iCs/>
                <w:sz w:val="18"/>
              </w:rPr>
              <w:t>A</w:t>
            </w:r>
            <w:r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. </w:t>
            </w:r>
            <w:r w:rsidR="00645E1F">
              <w:rPr>
                <w:rFonts w:ascii="Times New Roman" w:hAnsi="Times New Roman" w:cs="Times New Roman"/>
                <w:i/>
                <w:iCs/>
                <w:sz w:val="18"/>
              </w:rPr>
              <w:t xml:space="preserve">Betriebswirtschaftslehre 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>(</w:t>
            </w:r>
            <w:r w:rsidR="00426D7E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aktueller 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Schnitt: </w:t>
            </w:r>
            <w:r w:rsidR="00645E1F">
              <w:rPr>
                <w:rFonts w:ascii="Times New Roman" w:hAnsi="Times New Roman" w:cs="Times New Roman"/>
                <w:i/>
                <w:iCs/>
                <w:sz w:val="18"/>
              </w:rPr>
              <w:t>2,1; voraussichtlich 1,9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</w:tc>
        <w:tc>
          <w:tcPr>
            <w:tcW w:w="1979" w:type="dxa"/>
          </w:tcPr>
          <w:p w14:paraId="419A9228" w14:textId="7CF72459" w:rsidR="00D1492F" w:rsidRPr="00843B5C" w:rsidRDefault="00645E1F" w:rsidP="00D1492F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</w:rPr>
              <w:t>10/2023</w:t>
            </w:r>
            <w:r w:rsidR="00D1492F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 –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09/2026</w:t>
            </w:r>
          </w:p>
        </w:tc>
      </w:tr>
      <w:tr w:rsidR="00D5280E" w:rsidRPr="00843B5C" w14:paraId="7EABE9F1" w14:textId="77777777" w:rsidTr="00D5280E">
        <w:tc>
          <w:tcPr>
            <w:tcW w:w="9067" w:type="dxa"/>
            <w:gridSpan w:val="10"/>
          </w:tcPr>
          <w:p w14:paraId="015CC027" w14:textId="6ADFEA21" w:rsidR="00B17D95" w:rsidRPr="00843B5C" w:rsidRDefault="00B17D95" w:rsidP="00B17D9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Vertiefung: </w:t>
            </w:r>
            <w:r w:rsidR="00645E1F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Finanzdienstleistungen</w:t>
            </w:r>
          </w:p>
          <w:p w14:paraId="7A71E6B0" w14:textId="278BA278" w:rsidR="00426D7E" w:rsidRPr="00843B5C" w:rsidRDefault="00B17D95" w:rsidP="00645E1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843B5C">
              <w:rPr>
                <w:rFonts w:ascii="Times New Roman" w:hAnsi="Times New Roman" w:cs="Times New Roman"/>
                <w:color w:val="000000"/>
                <w:sz w:val="18"/>
              </w:rPr>
              <w:t xml:space="preserve">Relevante Module: </w:t>
            </w:r>
            <w:r w:rsidR="00645E1F">
              <w:rPr>
                <w:rFonts w:ascii="Times New Roman" w:hAnsi="Times New Roman" w:cs="Times New Roman"/>
                <w:color w:val="000000"/>
                <w:sz w:val="18"/>
              </w:rPr>
              <w:t>Alternative Investments, Analyse von Wertpapieren, Behavioral Finance, Investmentfonds</w:t>
            </w:r>
          </w:p>
        </w:tc>
      </w:tr>
      <w:tr w:rsidR="00D5280E" w:rsidRPr="00843B5C" w14:paraId="013361E1" w14:textId="77777777" w:rsidTr="00D5280E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057AC44C" w:rsidR="00D1492F" w:rsidRPr="00645E1F" w:rsidRDefault="00645E1F" w:rsidP="00723643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645E1F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fr-FR"/>
              </w:rPr>
              <w:t>UNIVERSITAT AUTÒNOMA DE BARCELONA (UAB)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10F70110" w:rsidR="00D1492F" w:rsidRPr="00843B5C" w:rsidRDefault="00645E1F" w:rsidP="00D5280E">
            <w:pPr>
              <w:ind w:left="-279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Barcelona, Spanien</w:t>
            </w:r>
          </w:p>
        </w:tc>
      </w:tr>
      <w:tr w:rsidR="00D5280E" w:rsidRPr="00843B5C" w14:paraId="62632213" w14:textId="77777777" w:rsidTr="0091331D">
        <w:tc>
          <w:tcPr>
            <w:tcW w:w="5387" w:type="dxa"/>
            <w:gridSpan w:val="2"/>
          </w:tcPr>
          <w:p w14:paraId="5F71027E" w14:textId="16CC07FF" w:rsidR="00D1492F" w:rsidRPr="00843B5C" w:rsidRDefault="0091331D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Auslandssemester</w:t>
            </w:r>
            <w:r w:rsidR="00645E1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(Note</w:t>
            </w:r>
            <w:ins w:id="1" w:author="David Döbele" w:date="2026-02-04T21:26:00Z" w16du:dateUtc="2026-02-04T20:26:00Z">
              <w:r w:rsidR="00566851">
                <w:rPr>
                  <w:rFonts w:ascii="Times New Roman" w:hAnsi="Times New Roman" w:cs="Times New Roman"/>
                  <w:i/>
                  <w:iCs/>
                  <w:sz w:val="18"/>
                  <w:lang w:val="de-AT"/>
                </w:rPr>
                <w:t>:</w:t>
              </w:r>
            </w:ins>
            <w:r w:rsidR="00645E1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1,2)</w:t>
            </w:r>
          </w:p>
        </w:tc>
        <w:tc>
          <w:tcPr>
            <w:tcW w:w="3680" w:type="dxa"/>
            <w:gridSpan w:val="8"/>
          </w:tcPr>
          <w:p w14:paraId="51FC9814" w14:textId="48763B3D" w:rsidR="00D1492F" w:rsidRPr="00843B5C" w:rsidRDefault="00645E1F" w:rsidP="00D1492F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</w:rPr>
              <w:t>09/2025</w:t>
            </w:r>
            <w:r w:rsidR="00426D7E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12/2025</w:t>
            </w:r>
          </w:p>
        </w:tc>
      </w:tr>
      <w:tr w:rsidR="00D5280E" w:rsidRPr="00645E1F" w14:paraId="4D68BFE7" w14:textId="77777777" w:rsidTr="00D5280E">
        <w:tc>
          <w:tcPr>
            <w:tcW w:w="9067" w:type="dxa"/>
            <w:gridSpan w:val="10"/>
          </w:tcPr>
          <w:p w14:paraId="54BF63E9" w14:textId="17AE4F35" w:rsidR="0091331D" w:rsidRPr="00645E1F" w:rsidRDefault="0060766D" w:rsidP="006058D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lang w:val="en-US"/>
              </w:rPr>
              <w:t>Belegte</w:t>
            </w:r>
            <w:proofErr w:type="spellEnd"/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lang w:val="en-US"/>
              </w:rPr>
              <w:t>Kurse</w:t>
            </w:r>
            <w:proofErr w:type="spellEnd"/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: </w:t>
            </w:r>
            <w:r w:rsidR="00645E1F" w:rsidRPr="00645E1F">
              <w:rPr>
                <w:rFonts w:ascii="Times New Roman" w:hAnsi="Times New Roman" w:cs="Times New Roman"/>
                <w:sz w:val="18"/>
                <w:lang w:val="en-US"/>
              </w:rPr>
              <w:t>International Finance (</w:t>
            </w:r>
            <w:r w:rsidR="00645E1F">
              <w:rPr>
                <w:rFonts w:ascii="Times New Roman" w:hAnsi="Times New Roman" w:cs="Times New Roman"/>
                <w:sz w:val="18"/>
                <w:lang w:val="en-US"/>
              </w:rPr>
              <w:t>1,0</w:t>
            </w:r>
            <w:r w:rsidR="00645E1F" w:rsidRPr="00645E1F">
              <w:rPr>
                <w:rFonts w:ascii="Times New Roman" w:hAnsi="Times New Roman" w:cs="Times New Roman"/>
                <w:sz w:val="18"/>
                <w:lang w:val="en-US"/>
              </w:rPr>
              <w:t>), Understanding the European Economy (</w:t>
            </w:r>
            <w:r w:rsidR="00645E1F">
              <w:rPr>
                <w:rFonts w:ascii="Times New Roman" w:hAnsi="Times New Roman" w:cs="Times New Roman"/>
                <w:sz w:val="18"/>
                <w:lang w:val="en-US"/>
              </w:rPr>
              <w:t>1,1</w:t>
            </w:r>
            <w:r w:rsidR="00645E1F" w:rsidRPr="00645E1F">
              <w:rPr>
                <w:rFonts w:ascii="Times New Roman" w:hAnsi="Times New Roman" w:cs="Times New Roman"/>
                <w:sz w:val="18"/>
                <w:lang w:val="en-US"/>
              </w:rPr>
              <w:t>), People Management (</w:t>
            </w:r>
            <w:r w:rsidR="00645E1F">
              <w:rPr>
                <w:rFonts w:ascii="Times New Roman" w:hAnsi="Times New Roman" w:cs="Times New Roman"/>
                <w:sz w:val="18"/>
                <w:lang w:val="en-US"/>
              </w:rPr>
              <w:t>1,3</w:t>
            </w:r>
            <w:r w:rsidR="00645E1F" w:rsidRPr="00645E1F">
              <w:rPr>
                <w:rFonts w:ascii="Times New Roman" w:hAnsi="Times New Roman" w:cs="Times New Roman"/>
                <w:sz w:val="18"/>
                <w:lang w:val="en-US"/>
              </w:rPr>
              <w:t>), Strategic Management of the Firm (</w:t>
            </w:r>
            <w:r w:rsidR="00645E1F">
              <w:rPr>
                <w:rFonts w:ascii="Times New Roman" w:hAnsi="Times New Roman" w:cs="Times New Roman"/>
                <w:sz w:val="18"/>
                <w:lang w:val="en-US"/>
              </w:rPr>
              <w:t>1,7</w:t>
            </w:r>
            <w:r w:rsidR="00645E1F" w:rsidRPr="00645E1F">
              <w:rPr>
                <w:rFonts w:ascii="Times New Roman" w:hAnsi="Times New Roman" w:cs="Times New Roman"/>
                <w:sz w:val="18"/>
                <w:lang w:val="en-US"/>
              </w:rPr>
              <w:t>)</w:t>
            </w:r>
          </w:p>
        </w:tc>
      </w:tr>
      <w:tr w:rsidR="00D5280E" w:rsidRPr="00843B5C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0DC5ECB6" w:rsidR="00665BF3" w:rsidRPr="00843B5C" w:rsidRDefault="00645E1F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ALFRED-DELP-SCHULE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4821CF43" w:rsidR="00665BF3" w:rsidRPr="00843B5C" w:rsidRDefault="00645E1F" w:rsidP="00665BF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Hargesheim</w:t>
            </w:r>
          </w:p>
        </w:tc>
      </w:tr>
      <w:tr w:rsidR="0091331D" w:rsidRPr="00843B5C" w14:paraId="312B82BC" w14:textId="77777777" w:rsidTr="00D5280E">
        <w:tc>
          <w:tcPr>
            <w:tcW w:w="5670" w:type="dxa"/>
            <w:gridSpan w:val="3"/>
          </w:tcPr>
          <w:p w14:paraId="1CEE182B" w14:textId="131A4665" w:rsidR="0091331D" w:rsidRPr="00843B5C" w:rsidRDefault="0091331D" w:rsidP="0091331D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Allgemeine Hochschulreife (Note: </w:t>
            </w:r>
            <w:r w:rsidR="00645E1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2,2</w:t>
            </w:r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7"/>
          </w:tcPr>
          <w:p w14:paraId="7521EA6E" w14:textId="300F25FC" w:rsidR="0091331D" w:rsidRPr="00843B5C" w:rsidRDefault="004C7E4C" w:rsidP="0091331D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</w:rPr>
              <w:t>03/2023</w:t>
            </w:r>
          </w:p>
        </w:tc>
      </w:tr>
      <w:tr w:rsidR="00D5280E" w:rsidRPr="00843B5C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E085866" w:rsidR="00665BF3" w:rsidRPr="00843B5C" w:rsidRDefault="006E2C9C" w:rsidP="00665BF3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843B5C">
              <w:rPr>
                <w:rFonts w:ascii="Times New Roman" w:hAnsi="Times New Roman" w:cs="Times New Roman"/>
                <w:sz w:val="28"/>
              </w:rPr>
              <w:t>Praxiserfahrung</w:t>
            </w:r>
          </w:p>
        </w:tc>
      </w:tr>
      <w:tr w:rsidR="00D5280E" w:rsidRPr="00843B5C" w14:paraId="127C64E2" w14:textId="77777777" w:rsidTr="004C7E4C">
        <w:trPr>
          <w:trHeight w:val="340"/>
        </w:trPr>
        <w:tc>
          <w:tcPr>
            <w:tcW w:w="6663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ED47222" w:rsidR="00665BF3" w:rsidRPr="00843B5C" w:rsidRDefault="004C7E4C" w:rsidP="00665B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DZ BANK AG</w:t>
            </w:r>
          </w:p>
        </w:tc>
        <w:tc>
          <w:tcPr>
            <w:tcW w:w="2404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4ABF2D4" w:rsidR="00665BF3" w:rsidRPr="00843B5C" w:rsidRDefault="003733E5" w:rsidP="00665BF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843B5C">
              <w:rPr>
                <w:rFonts w:ascii="Times New Roman" w:hAnsi="Times New Roman" w:cs="Times New Roman"/>
                <w:sz w:val="18"/>
                <w:szCs w:val="18"/>
              </w:rPr>
              <w:t>Frankfurt</w:t>
            </w:r>
            <w:r w:rsidR="00A26D0D" w:rsidRPr="00843B5C">
              <w:rPr>
                <w:rFonts w:ascii="Times New Roman" w:hAnsi="Times New Roman" w:cs="Times New Roman"/>
                <w:sz w:val="18"/>
                <w:szCs w:val="18"/>
              </w:rPr>
              <w:t xml:space="preserve"> am Main</w:t>
            </w:r>
          </w:p>
        </w:tc>
      </w:tr>
      <w:tr w:rsidR="00D5280E" w:rsidRPr="00843B5C" w14:paraId="335D84E9" w14:textId="77777777" w:rsidTr="004C7E4C">
        <w:tc>
          <w:tcPr>
            <w:tcW w:w="6663" w:type="dxa"/>
            <w:gridSpan w:val="6"/>
          </w:tcPr>
          <w:p w14:paraId="20B1570F" w14:textId="1BA13A40" w:rsidR="00665BF3" w:rsidRPr="004C7E4C" w:rsidRDefault="004C7E4C" w:rsidP="00665BF3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4C7E4C">
              <w:rPr>
                <w:rFonts w:ascii="Times New Roman" w:hAnsi="Times New Roman" w:cs="Times New Roman"/>
                <w:i/>
                <w:iCs/>
                <w:sz w:val="18"/>
              </w:rPr>
              <w:t xml:space="preserve">Teilnehmer Summer Insight Program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-</w:t>
            </w:r>
            <w:r w:rsidRPr="004C7E4C">
              <w:rPr>
                <w:rFonts w:ascii="Times New Roman" w:hAnsi="Times New Roman" w:cs="Times New Roman"/>
                <w:i/>
                <w:iCs/>
                <w:sz w:val="18"/>
              </w:rPr>
              <w:t xml:space="preserve"> Private Banking &amp; Wertpapiergeschäft (Incoming)</w:t>
            </w:r>
          </w:p>
        </w:tc>
        <w:tc>
          <w:tcPr>
            <w:tcW w:w="2404" w:type="dxa"/>
            <w:gridSpan w:val="4"/>
          </w:tcPr>
          <w:p w14:paraId="0475B997" w14:textId="4BA52A13" w:rsidR="00665BF3" w:rsidRPr="00843B5C" w:rsidRDefault="004C7E4C" w:rsidP="00665BF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06/2026</w:t>
            </w:r>
          </w:p>
        </w:tc>
      </w:tr>
      <w:tr w:rsidR="00D5280E" w:rsidRPr="00843B5C" w14:paraId="54C3D64C" w14:textId="77777777" w:rsidTr="00D5280E">
        <w:tc>
          <w:tcPr>
            <w:tcW w:w="9067" w:type="dxa"/>
            <w:gridSpan w:val="10"/>
          </w:tcPr>
          <w:p w14:paraId="6DD9BA0F" w14:textId="3510E262" w:rsidR="00CE28CC" w:rsidRPr="00843B5C" w:rsidRDefault="00160955" w:rsidP="00CE28C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60955">
              <w:rPr>
                <w:rFonts w:ascii="Times New Roman" w:hAnsi="Times New Roman" w:cs="Times New Roman"/>
                <w:i w:val="0"/>
                <w:iCs w:val="0"/>
                <w:sz w:val="18"/>
              </w:rPr>
              <w:t>Ausgewählt für ein zweitägiges strukturiertes Programm mit Fokus auf Portfoliokonstruktion und Handelsstrategien im Wertpapiergeschäft.</w:t>
            </w:r>
          </w:p>
        </w:tc>
      </w:tr>
      <w:tr w:rsidR="00D5280E" w:rsidRPr="00843B5C" w14:paraId="50AFEA03" w14:textId="77777777" w:rsidTr="00D44CC0">
        <w:trPr>
          <w:trHeight w:val="346"/>
        </w:trPr>
        <w:tc>
          <w:tcPr>
            <w:tcW w:w="7088" w:type="dxa"/>
            <w:gridSpan w:val="9"/>
            <w:vAlign w:val="bottom"/>
          </w:tcPr>
          <w:p w14:paraId="42FB0D26" w14:textId="6EFECDBA" w:rsidR="00665BF3" w:rsidRPr="00843B5C" w:rsidRDefault="004C7E4C" w:rsidP="00665BF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DZ BANK AG</w:t>
            </w:r>
          </w:p>
        </w:tc>
        <w:tc>
          <w:tcPr>
            <w:tcW w:w="1979" w:type="dxa"/>
            <w:vAlign w:val="bottom"/>
          </w:tcPr>
          <w:p w14:paraId="11E31BD8" w14:textId="33FC7EA9" w:rsidR="00665BF3" w:rsidRPr="00843B5C" w:rsidRDefault="00A26D0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843B5C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Frankfurt am Main</w:t>
            </w:r>
          </w:p>
        </w:tc>
      </w:tr>
      <w:tr w:rsidR="00D5280E" w:rsidRPr="00843B5C" w14:paraId="48328CB9" w14:textId="77777777" w:rsidTr="00D5280E">
        <w:tc>
          <w:tcPr>
            <w:tcW w:w="6379" w:type="dxa"/>
            <w:gridSpan w:val="5"/>
          </w:tcPr>
          <w:p w14:paraId="74B74B41" w14:textId="4FC4AA05" w:rsidR="00665BF3" w:rsidRPr="00843B5C" w:rsidRDefault="004C7E4C" w:rsidP="00665BF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Hospitant</w:t>
            </w:r>
            <w:r w:rsidRPr="004C7E4C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-</w:t>
            </w:r>
            <w:r w:rsidRPr="004C7E4C">
              <w:rPr>
                <w:rFonts w:ascii="Times New Roman" w:hAnsi="Times New Roman" w:cs="Times New Roman"/>
                <w:sz w:val="18"/>
                <w:lang w:val="en-US"/>
              </w:rPr>
              <w:t xml:space="preserve"> Firmenkundengeschäft &amp; Transaction Management</w:t>
            </w:r>
          </w:p>
        </w:tc>
        <w:tc>
          <w:tcPr>
            <w:tcW w:w="2688" w:type="dxa"/>
            <w:gridSpan w:val="5"/>
          </w:tcPr>
          <w:p w14:paraId="2CB21DEB" w14:textId="57460FCC" w:rsidR="00665BF3" w:rsidRPr="00843B5C" w:rsidRDefault="004C7E4C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08/2025</w:t>
            </w:r>
          </w:p>
        </w:tc>
      </w:tr>
      <w:tr w:rsidR="00D5280E" w:rsidRPr="00843B5C" w14:paraId="7C4155D6" w14:textId="77777777" w:rsidTr="00D5280E">
        <w:tc>
          <w:tcPr>
            <w:tcW w:w="9067" w:type="dxa"/>
            <w:gridSpan w:val="10"/>
          </w:tcPr>
          <w:p w14:paraId="2D39E8D8" w14:textId="77777777" w:rsidR="00BA215A" w:rsidRDefault="004C7E4C" w:rsidP="0091331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Einblicke in Konsortialkreditstrukturen, Prozesse im Transaction Management und öffentliche Investitionsförderungsprogramme im Rahmen einer Rotation.</w:t>
            </w:r>
          </w:p>
          <w:p w14:paraId="3658805E" w14:textId="1747BDCF" w:rsidR="004C7E4C" w:rsidRPr="00843B5C" w:rsidRDefault="004C7E4C" w:rsidP="0091331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Rotation durch die Bereiche IT-Governance und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Client Lifecycle Management</w:t>
            </w: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mit Fokus auf regulatorische Compliance und Prozesssteuerung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.</w:t>
            </w:r>
          </w:p>
        </w:tc>
      </w:tr>
      <w:tr w:rsidR="005828B6" w:rsidRPr="00843B5C" w14:paraId="0D4DF1FA" w14:textId="77777777" w:rsidTr="00D5280E">
        <w:trPr>
          <w:trHeight w:val="346"/>
        </w:trPr>
        <w:tc>
          <w:tcPr>
            <w:tcW w:w="6379" w:type="dxa"/>
            <w:gridSpan w:val="5"/>
            <w:vAlign w:val="bottom"/>
          </w:tcPr>
          <w:p w14:paraId="52DCB940" w14:textId="009314B7" w:rsidR="005828B6" w:rsidRPr="00843B5C" w:rsidRDefault="005828B6" w:rsidP="005828B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VOLKSBANK RHEIN-NAHE-HUNSRÜCK EG</w:t>
            </w:r>
          </w:p>
        </w:tc>
        <w:tc>
          <w:tcPr>
            <w:tcW w:w="2688" w:type="dxa"/>
            <w:gridSpan w:val="5"/>
            <w:vAlign w:val="bottom"/>
          </w:tcPr>
          <w:p w14:paraId="00F3353C" w14:textId="633E786F" w:rsidR="005828B6" w:rsidRPr="00843B5C" w:rsidRDefault="005828B6" w:rsidP="005828B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Bad Kreuznach</w:t>
            </w:r>
          </w:p>
        </w:tc>
      </w:tr>
      <w:tr w:rsidR="005828B6" w:rsidRPr="00843B5C" w14:paraId="7A1EBBAB" w14:textId="77777777" w:rsidTr="00D5280E">
        <w:tc>
          <w:tcPr>
            <w:tcW w:w="6096" w:type="dxa"/>
            <w:gridSpan w:val="4"/>
          </w:tcPr>
          <w:p w14:paraId="06A0ABEE" w14:textId="69665EED" w:rsidR="005828B6" w:rsidRPr="00843B5C" w:rsidRDefault="005828B6" w:rsidP="005828B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Dualer Student - </w:t>
            </w:r>
            <w:r w:rsidRPr="004C7E4C">
              <w:rPr>
                <w:rFonts w:ascii="Times New Roman" w:hAnsi="Times New Roman" w:cs="Times New Roman"/>
                <w:sz w:val="18"/>
                <w:lang w:val="en-US"/>
              </w:rPr>
              <w:t>Firmenkunden &amp; Treasury</w:t>
            </w:r>
          </w:p>
        </w:tc>
        <w:tc>
          <w:tcPr>
            <w:tcW w:w="2971" w:type="dxa"/>
            <w:gridSpan w:val="6"/>
          </w:tcPr>
          <w:p w14:paraId="59E67B8D" w14:textId="79259558" w:rsidR="005828B6" w:rsidRPr="00843B5C" w:rsidRDefault="005828B6" w:rsidP="005828B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>08/</w:t>
            </w:r>
            <w:r w:rsidR="0060766D">
              <w:rPr>
                <w:rFonts w:ascii="Times New Roman" w:hAnsi="Times New Roman" w:cs="Times New Roman"/>
                <w:sz w:val="18"/>
                <w:lang w:val="en-US"/>
              </w:rPr>
              <w:t>2023</w:t>
            </w: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 xml:space="preserve"> – </w:t>
            </w:r>
            <w:r w:rsidR="0060766D">
              <w:rPr>
                <w:rFonts w:ascii="Times New Roman" w:hAnsi="Times New Roman" w:cs="Times New Roman"/>
                <w:sz w:val="18"/>
                <w:lang w:val="en-US"/>
              </w:rPr>
              <w:t>09/2026</w:t>
            </w:r>
          </w:p>
        </w:tc>
      </w:tr>
      <w:tr w:rsidR="005828B6" w:rsidRPr="00843B5C" w14:paraId="76B55717" w14:textId="77777777" w:rsidTr="00D5280E">
        <w:tc>
          <w:tcPr>
            <w:tcW w:w="9067" w:type="dxa"/>
            <w:gridSpan w:val="10"/>
          </w:tcPr>
          <w:p w14:paraId="6F065905" w14:textId="73185589" w:rsidR="005828B6" w:rsidRPr="004C7E4C" w:rsidRDefault="005828B6" w:rsidP="005828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Projektfinanzierung Erneuerbare Energien: Validierung von </w:t>
            </w:r>
            <w:r w:rsidR="00160955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Discounted-Cashflow</w:t>
            </w: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-Modellen für Solar- und Windenergieprojekte zur Bewertung der Wirtschaftlichkeit und Unterstützung von Kreditentscheidungen.</w:t>
            </w:r>
          </w:p>
          <w:p w14:paraId="6191F758" w14:textId="36F007B4" w:rsidR="005828B6" w:rsidRPr="004C7E4C" w:rsidRDefault="005828B6" w:rsidP="005828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Akquisitionsfinanzierung (KMU): Unterstützung bei der Strukturierung von Finanzierungen für Share Deals; Berechnung </w:t>
            </w:r>
            <w:r w:rsidR="00A63DAA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des operativen </w:t>
            </w:r>
            <w:r w:rsidR="00160955"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Cash</w:t>
            </w:r>
            <w:r w:rsidR="00160955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f</w:t>
            </w:r>
            <w:r w:rsidR="00160955"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lows</w:t>
            </w: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und Erstellung von Kreditvorlagen zur Bewertung der Kapitaldienstfähigkeit für Gremienentscheidungen.</w:t>
            </w:r>
          </w:p>
          <w:p w14:paraId="4BDDD90C" w14:textId="77777777" w:rsidR="00D44CC0" w:rsidRDefault="00D44CC0" w:rsidP="005828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D44CC0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Kreditanalyse: Betreuung eines Portfolios von Unternehmenskunden; Strukturierung von Betriebsmittelkrediten und Investitionsdarlehen (CAPEX) inklusive der Erstellung von Term Sheets; Analyse von HGB-Jahresabschlüssen und Steuerunterlagen zur Erstellung interner Ratings.</w:t>
            </w:r>
          </w:p>
          <w:p w14:paraId="7DDDD1F7" w14:textId="51FF57F3" w:rsidR="005828B6" w:rsidRPr="004C7E4C" w:rsidRDefault="005828B6" w:rsidP="005828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Risikoüberwachung &amp; Covenants: Laufende Kreditüberwachung durch Auswertung von Jahresabschlüssen (gem. KWG §18) und Monitoring von Financial Covenants; Bearbeitung von Prolongationen basierend auf aktualisierten Risikobewertungen.</w:t>
            </w:r>
          </w:p>
          <w:p w14:paraId="41CCE64B" w14:textId="77777777" w:rsidR="005828B6" w:rsidRPr="004C7E4C" w:rsidRDefault="005828B6" w:rsidP="005828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Tre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</w:t>
            </w: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sury &amp; Liquiditätsmanagement: Unterstützung der Treasury-Abteilung durch Monitoring täglicher Liquiditätskennzahlen und Vorbereitung von Daten für Zinsabsicherungsentscheidungen (Depot A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Steuerung</w:t>
            </w: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).</w:t>
            </w:r>
          </w:p>
          <w:p w14:paraId="5E301C2A" w14:textId="6CABA4EF" w:rsidR="005828B6" w:rsidRPr="00843B5C" w:rsidRDefault="005828B6" w:rsidP="005828B6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Rotationen: Weitere Einsätze in der Vertriebssteuerung (Analyse von Vertriebs-KPIs), Marktfolge </w:t>
            </w:r>
            <w:proofErr w:type="spellStart"/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Aktiv</w:t>
            </w:r>
            <w:proofErr w:type="spellEnd"/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(Unabhängiges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</w:t>
            </w: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Kreditvotum) und Private Banking.</w:t>
            </w:r>
          </w:p>
        </w:tc>
      </w:tr>
      <w:tr w:rsidR="005828B6" w:rsidRPr="00843B5C" w14:paraId="34F5AECB" w14:textId="77777777" w:rsidTr="006822A6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" w:author="David Döbele" w:date="2026-02-04T21:27:00Z" w16du:dateUtc="2026-02-04T20:27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6"/>
        </w:trPr>
        <w:tc>
          <w:tcPr>
            <w:tcW w:w="6379" w:type="dxa"/>
            <w:gridSpan w:val="5"/>
            <w:vAlign w:val="bottom"/>
            <w:tcPrChange w:id="3" w:author="David Döbele" w:date="2026-02-04T21:27:00Z" w16du:dateUtc="2026-02-04T20:27:00Z">
              <w:tcPr>
                <w:tcW w:w="6379" w:type="dxa"/>
                <w:gridSpan w:val="5"/>
              </w:tcPr>
            </w:tcPrChange>
          </w:tcPr>
          <w:p w14:paraId="5C916BB9" w14:textId="3513A777" w:rsidR="005828B6" w:rsidRPr="005828B6" w:rsidRDefault="005828B6" w:rsidP="006822A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 w:rsidRPr="005828B6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 xml:space="preserve">NOACK + PARTNER 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MBB</w:t>
            </w:r>
          </w:p>
        </w:tc>
        <w:tc>
          <w:tcPr>
            <w:tcW w:w="2688" w:type="dxa"/>
            <w:gridSpan w:val="5"/>
            <w:vAlign w:val="bottom"/>
            <w:tcPrChange w:id="4" w:author="David Döbele" w:date="2026-02-04T21:27:00Z" w16du:dateUtc="2026-02-04T20:27:00Z">
              <w:tcPr>
                <w:tcW w:w="2688" w:type="dxa"/>
                <w:gridSpan w:val="5"/>
              </w:tcPr>
            </w:tcPrChange>
          </w:tcPr>
          <w:p w14:paraId="09E518D1" w14:textId="2E36D832" w:rsidR="005828B6" w:rsidRPr="004C7E4C" w:rsidRDefault="005828B6" w:rsidP="006822A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828B6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Weinsheim</w:t>
            </w:r>
          </w:p>
        </w:tc>
      </w:tr>
      <w:tr w:rsidR="005828B6" w:rsidRPr="00843B5C" w14:paraId="633A9191" w14:textId="77777777" w:rsidTr="006822A6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David Döbele" w:date="2026-02-04T21:27:00Z" w16du:dateUtc="2026-02-04T20:27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6379" w:type="dxa"/>
            <w:gridSpan w:val="5"/>
            <w:vAlign w:val="bottom"/>
            <w:tcPrChange w:id="6" w:author="David Döbele" w:date="2026-02-04T21:27:00Z" w16du:dateUtc="2026-02-04T20:27:00Z">
              <w:tcPr>
                <w:tcW w:w="6379" w:type="dxa"/>
                <w:gridSpan w:val="5"/>
              </w:tcPr>
            </w:tcPrChange>
          </w:tcPr>
          <w:p w14:paraId="7859CA71" w14:textId="3707CA3B" w:rsidR="005828B6" w:rsidRPr="005828B6" w:rsidRDefault="005828B6" w:rsidP="006822A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Praktikant - </w:t>
            </w:r>
            <w:r w:rsidRPr="005828B6">
              <w:rPr>
                <w:rFonts w:ascii="Times New Roman" w:hAnsi="Times New Roman" w:cs="Times New Roman"/>
                <w:sz w:val="18"/>
              </w:rPr>
              <w:t>Steuerberatung &amp; Prüfung</w:t>
            </w:r>
          </w:p>
        </w:tc>
        <w:tc>
          <w:tcPr>
            <w:tcW w:w="2688" w:type="dxa"/>
            <w:gridSpan w:val="5"/>
            <w:tcPrChange w:id="7" w:author="David Döbele" w:date="2026-02-04T21:27:00Z" w16du:dateUtc="2026-02-04T20:27:00Z">
              <w:tcPr>
                <w:tcW w:w="2688" w:type="dxa"/>
                <w:gridSpan w:val="5"/>
              </w:tcPr>
            </w:tcPrChange>
          </w:tcPr>
          <w:p w14:paraId="27B844F7" w14:textId="5A2A060A" w:rsidR="005828B6" w:rsidRPr="005828B6" w:rsidRDefault="005828B6" w:rsidP="005828B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08/2022</w:t>
            </w:r>
          </w:p>
        </w:tc>
      </w:tr>
      <w:tr w:rsidR="005828B6" w:rsidRPr="00843B5C" w14:paraId="4BA2020C" w14:textId="77777777" w:rsidTr="006822A6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" w:author="David Döbele" w:date="2026-02-04T21:27:00Z" w16du:dateUtc="2026-02-04T20:27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9067" w:type="dxa"/>
            <w:gridSpan w:val="10"/>
            <w:vAlign w:val="bottom"/>
            <w:tcPrChange w:id="9" w:author="David Döbele" w:date="2026-02-04T21:27:00Z" w16du:dateUtc="2026-02-04T20:27:00Z">
              <w:tcPr>
                <w:tcW w:w="9067" w:type="dxa"/>
                <w:gridSpan w:val="10"/>
              </w:tcPr>
            </w:tcPrChange>
          </w:tcPr>
          <w:p w14:paraId="4A9184D7" w14:textId="2A10D3F8" w:rsidR="005828B6" w:rsidRPr="005828B6" w:rsidRDefault="005828B6" w:rsidP="006822A6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</w:rPr>
            </w:pPr>
            <w:r w:rsidRPr="005828B6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Unterstützung bei der Erstellung von Jahresabschlüssen sowie Nutzung von DATEV für Buchführungs</w:t>
            </w:r>
            <w:r w:rsidR="00160955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prozesse.</w:t>
            </w:r>
          </w:p>
        </w:tc>
      </w:tr>
      <w:tr w:rsidR="005828B6" w:rsidRPr="00843B5C" w14:paraId="248694F1" w14:textId="77777777" w:rsidTr="006822A6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0" w:author="David Döbele" w:date="2026-02-04T21:27:00Z" w16du:dateUtc="2026-02-04T20:27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6"/>
        </w:trPr>
        <w:tc>
          <w:tcPr>
            <w:tcW w:w="4533" w:type="dxa"/>
            <w:vAlign w:val="bottom"/>
            <w:tcPrChange w:id="11" w:author="David Döbele" w:date="2026-02-04T21:27:00Z" w16du:dateUtc="2026-02-04T20:27:00Z">
              <w:tcPr>
                <w:tcW w:w="4533" w:type="dxa"/>
              </w:tcPr>
            </w:tcPrChange>
          </w:tcPr>
          <w:p w14:paraId="2CB068C6" w14:textId="4CAF3EBC" w:rsidR="005828B6" w:rsidRPr="005828B6" w:rsidRDefault="005828B6" w:rsidP="006822A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828B6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 xml:space="preserve">SYRÉ 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GMBH</w:t>
            </w:r>
          </w:p>
        </w:tc>
        <w:tc>
          <w:tcPr>
            <w:tcW w:w="4534" w:type="dxa"/>
            <w:gridSpan w:val="9"/>
            <w:vAlign w:val="bottom"/>
            <w:tcPrChange w:id="12" w:author="David Döbele" w:date="2026-02-04T21:27:00Z" w16du:dateUtc="2026-02-04T20:27:00Z">
              <w:tcPr>
                <w:tcW w:w="4534" w:type="dxa"/>
                <w:gridSpan w:val="9"/>
              </w:tcPr>
            </w:tcPrChange>
          </w:tcPr>
          <w:p w14:paraId="7C92BDC1" w14:textId="4A3E6E55" w:rsidR="005828B6" w:rsidRPr="005828B6" w:rsidRDefault="00160955" w:rsidP="006822A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Bad Kreuznach</w:t>
            </w:r>
          </w:p>
        </w:tc>
      </w:tr>
      <w:tr w:rsidR="00160955" w:rsidRPr="00843B5C" w14:paraId="0297AB54" w14:textId="77777777" w:rsidTr="00C8661B">
        <w:tc>
          <w:tcPr>
            <w:tcW w:w="4533" w:type="dxa"/>
          </w:tcPr>
          <w:p w14:paraId="49EA79BD" w14:textId="5013939B" w:rsidR="00160955" w:rsidRPr="005828B6" w:rsidRDefault="00160955" w:rsidP="005828B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 w:rsidRPr="00160955">
              <w:rPr>
                <w:rFonts w:ascii="Times New Roman" w:hAnsi="Times New Roman" w:cs="Times New Roman"/>
                <w:sz w:val="18"/>
              </w:rPr>
              <w:t>Praktikant - Wirtschaftsprüfung</w:t>
            </w:r>
          </w:p>
        </w:tc>
        <w:tc>
          <w:tcPr>
            <w:tcW w:w="4534" w:type="dxa"/>
            <w:gridSpan w:val="9"/>
          </w:tcPr>
          <w:p w14:paraId="434D2BD7" w14:textId="4196B3A3" w:rsidR="00160955" w:rsidRPr="00160955" w:rsidRDefault="00160955" w:rsidP="001609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160955">
              <w:rPr>
                <w:rFonts w:ascii="Times New Roman" w:hAnsi="Times New Roman" w:cs="Times New Roman"/>
                <w:sz w:val="18"/>
                <w:lang w:val="en-US"/>
              </w:rPr>
              <w:t>07/2022</w:t>
            </w:r>
          </w:p>
        </w:tc>
      </w:tr>
      <w:tr w:rsidR="00160955" w:rsidRPr="00160955" w14:paraId="15D43C05" w14:textId="77777777" w:rsidTr="00BB2D7C">
        <w:tc>
          <w:tcPr>
            <w:tcW w:w="9067" w:type="dxa"/>
            <w:gridSpan w:val="10"/>
          </w:tcPr>
          <w:p w14:paraId="2DAE6137" w14:textId="70C80E33" w:rsidR="00160955" w:rsidRPr="00160955" w:rsidRDefault="00160955" w:rsidP="0016095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60955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Unterstützung der Prüfungsteams bei Belegprüfungen und Testverfahren nach HGB.</w:t>
            </w:r>
          </w:p>
        </w:tc>
      </w:tr>
      <w:tr w:rsidR="00D5280E" w:rsidRPr="00843B5C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54AA129E" w:rsidR="00665BF3" w:rsidRPr="00843B5C" w:rsidRDefault="00160955" w:rsidP="00665BF3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Projekte</w:t>
            </w:r>
          </w:p>
        </w:tc>
      </w:tr>
      <w:tr w:rsidR="00CE28CC" w:rsidRPr="00843B5C" w14:paraId="74251178" w14:textId="77777777" w:rsidTr="00D44CC0">
        <w:trPr>
          <w:trHeight w:val="340"/>
        </w:trPr>
        <w:tc>
          <w:tcPr>
            <w:tcW w:w="7088" w:type="dxa"/>
            <w:gridSpan w:val="9"/>
            <w:tcBorders>
              <w:top w:val="single" w:sz="4" w:space="0" w:color="auto"/>
            </w:tcBorders>
            <w:vAlign w:val="bottom"/>
          </w:tcPr>
          <w:p w14:paraId="23826F21" w14:textId="2DFC4CCE" w:rsidR="00CE28CC" w:rsidRPr="00160955" w:rsidRDefault="00D44CC0" w:rsidP="0016095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UNTERNEHMERISCHE E-COMMERCE PROJEKTE (FREELANCE</w:t>
            </w:r>
            <w:r w:rsidR="00160955" w:rsidRPr="00160955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)</w:t>
            </w:r>
          </w:p>
        </w:tc>
        <w:tc>
          <w:tcPr>
            <w:tcW w:w="1979" w:type="dxa"/>
            <w:tcBorders>
              <w:top w:val="single" w:sz="4" w:space="0" w:color="auto"/>
            </w:tcBorders>
            <w:vAlign w:val="bottom"/>
          </w:tcPr>
          <w:p w14:paraId="58208F44" w14:textId="38A48BDD" w:rsidR="00CE28CC" w:rsidRPr="00843B5C" w:rsidRDefault="00CE28CC" w:rsidP="00CE28CC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</w:p>
        </w:tc>
      </w:tr>
      <w:tr w:rsidR="00D5280E" w:rsidRPr="00843B5C" w14:paraId="02437711" w14:textId="77777777" w:rsidTr="00D5280E">
        <w:trPr>
          <w:trHeight w:val="193"/>
        </w:trPr>
        <w:tc>
          <w:tcPr>
            <w:tcW w:w="9067" w:type="dxa"/>
            <w:gridSpan w:val="10"/>
          </w:tcPr>
          <w:p w14:paraId="68CFAD97" w14:textId="1005E8E1" w:rsidR="00F64C22" w:rsidRPr="00843B5C" w:rsidRDefault="00160955" w:rsidP="00E1311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de-AT"/>
              </w:rPr>
            </w:pPr>
            <w:r w:rsidRPr="00160955">
              <w:rPr>
                <w:rFonts w:ascii="Times New Roman" w:hAnsi="Times New Roman" w:cs="Times New Roman"/>
                <w:iCs/>
                <w:sz w:val="18"/>
              </w:rPr>
              <w:t>Aufbau von Shopify-Stores und Websites für selbstständige Handelsvertreter; Management von Meta- und Google-Ad-Kampagnen zur Lead-Generierung und Conversion-Optimierung.</w:t>
            </w:r>
          </w:p>
        </w:tc>
      </w:tr>
      <w:tr w:rsidR="00CE28CC" w:rsidRPr="00843B5C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843B5C" w:rsidRDefault="00CE28CC" w:rsidP="00CE28CC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843B5C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843B5C" w:rsidRPr="00843B5C" w14:paraId="2B257790" w14:textId="77777777" w:rsidTr="009210C1">
        <w:trPr>
          <w:trHeight w:val="340"/>
        </w:trPr>
        <w:tc>
          <w:tcPr>
            <w:tcW w:w="9067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3C3C466B" w:rsidR="00843B5C" w:rsidRPr="00843B5C" w:rsidRDefault="00843B5C" w:rsidP="00CE28CC">
            <w:pPr>
              <w:rPr>
                <w:rFonts w:ascii="Times New Roman" w:hAnsi="Times New Roman" w:cs="Times New Roman"/>
                <w:sz w:val="18"/>
                <w:lang w:val="de-AT"/>
              </w:rPr>
            </w:pPr>
            <w:r w:rsidRPr="00A2317A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Deutsch</w:t>
            </w:r>
            <w:r w:rsid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</w:t>
            </w:r>
            <w:r w:rsidR="00160955" w:rsidRP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(</w:t>
            </w:r>
            <w:r w:rsidR="00160955" w:rsidRPr="00160955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Muttersprache</w:t>
            </w:r>
            <w:r w:rsidR="00160955" w:rsidRP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)</w:t>
            </w:r>
            <w:r w:rsid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, Englisch</w:t>
            </w: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</w:t>
            </w:r>
            <w:r w:rsidRPr="00843B5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(Muttersprache)</w:t>
            </w:r>
            <w:r w:rsid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;</w:t>
            </w: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</w:t>
            </w:r>
            <w:r w:rsid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Spanisch (</w:t>
            </w:r>
            <w:r w:rsidR="00160955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Grundkenntnisse</w:t>
            </w:r>
            <w:r w:rsid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), Französisch (</w:t>
            </w:r>
            <w:r w:rsidR="00160955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Grundkenntnisse</w:t>
            </w:r>
            <w:r w:rsid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)</w:t>
            </w:r>
          </w:p>
        </w:tc>
      </w:tr>
      <w:tr w:rsidR="00843B5C" w:rsidRPr="00160955" w14:paraId="45706C3F" w14:textId="77777777" w:rsidTr="00050C6E">
        <w:trPr>
          <w:trHeight w:val="283"/>
        </w:trPr>
        <w:tc>
          <w:tcPr>
            <w:tcW w:w="9067" w:type="dxa"/>
            <w:gridSpan w:val="10"/>
            <w:vAlign w:val="bottom"/>
          </w:tcPr>
          <w:p w14:paraId="60CA2168" w14:textId="4F2C0215" w:rsidR="00843B5C" w:rsidRPr="00160955" w:rsidRDefault="00160955" w:rsidP="00CE28CC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</w:pPr>
            <w:r w:rsidRPr="00160955">
              <w:rPr>
                <w:rFonts w:ascii="Times New Roman" w:hAnsi="Times New Roman" w:cs="Times New Roman"/>
                <w:b/>
                <w:bCs/>
                <w:sz w:val="18"/>
              </w:rPr>
              <w:t>IT-Kenntnisse</w:t>
            </w:r>
            <w:r w:rsidR="00843B5C" w:rsidRPr="00160955">
              <w:rPr>
                <w:rFonts w:ascii="Times New Roman" w:hAnsi="Times New Roman" w:cs="Times New Roman"/>
                <w:b/>
                <w:bCs/>
                <w:sz w:val="18"/>
              </w:rPr>
              <w:t>:</w:t>
            </w:r>
            <w:r w:rsidR="00843B5C" w:rsidRPr="00160955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160955">
              <w:rPr>
                <w:rFonts w:ascii="Times New Roman" w:hAnsi="Times New Roman" w:cs="Times New Roman"/>
                <w:color w:val="000000"/>
                <w:sz w:val="18"/>
              </w:rPr>
              <w:t>Excel, PowerPoint; Grundlagen Financial Modeling (DCF, Sensitivitätsanalysen)</w:t>
            </w:r>
          </w:p>
        </w:tc>
      </w:tr>
      <w:tr w:rsidR="00843B5C" w:rsidRPr="00843B5C" w14:paraId="70CB01B0" w14:textId="77777777" w:rsidTr="000A1E51">
        <w:trPr>
          <w:trHeight w:val="283"/>
        </w:trPr>
        <w:tc>
          <w:tcPr>
            <w:tcW w:w="9067" w:type="dxa"/>
            <w:gridSpan w:val="10"/>
            <w:vAlign w:val="bottom"/>
          </w:tcPr>
          <w:p w14:paraId="598C2742" w14:textId="69B7C047" w:rsidR="00843B5C" w:rsidRPr="00843B5C" w:rsidRDefault="00843B5C" w:rsidP="00CE28CC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A2317A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843B5C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160955" w:rsidRP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Ausdauerlauf, Wandern, Reisen, interkultureller Austausch</w:t>
            </w:r>
          </w:p>
        </w:tc>
      </w:tr>
    </w:tbl>
    <w:p w14:paraId="0747D2BF" w14:textId="69F47280" w:rsidR="00723643" w:rsidRPr="00843B5C" w:rsidRDefault="00723643">
      <w:pPr>
        <w:rPr>
          <w:rFonts w:ascii="Times New Roman" w:hAnsi="Times New Roman" w:cs="Times New Roman"/>
          <w:sz w:val="18"/>
        </w:rPr>
      </w:pPr>
    </w:p>
    <w:sectPr w:rsidR="00723643" w:rsidRPr="00843B5C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29B52" w14:textId="77777777" w:rsidR="00C76F33" w:rsidRDefault="00C76F33" w:rsidP="00BE053D">
      <w:pPr>
        <w:spacing w:after="0" w:line="240" w:lineRule="auto"/>
      </w:pPr>
      <w:r>
        <w:separator/>
      </w:r>
    </w:p>
  </w:endnote>
  <w:endnote w:type="continuationSeparator" w:id="0">
    <w:p w14:paraId="64A4ABF0" w14:textId="77777777" w:rsidR="00C76F33" w:rsidRDefault="00C76F3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E1ED" w14:textId="77777777" w:rsidR="00C76F33" w:rsidRDefault="00C76F33" w:rsidP="00BE053D">
      <w:pPr>
        <w:spacing w:after="0" w:line="240" w:lineRule="auto"/>
      </w:pPr>
      <w:r>
        <w:separator/>
      </w:r>
    </w:p>
  </w:footnote>
  <w:footnote w:type="continuationSeparator" w:id="0">
    <w:p w14:paraId="168F2820" w14:textId="77777777" w:rsidR="00C76F33" w:rsidRDefault="00C76F3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4D6A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A55F0B"/>
    <w:multiLevelType w:val="multilevel"/>
    <w:tmpl w:val="DC58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4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  <w:num w:numId="25" w16cid:durableId="364064017">
    <w:abstractNumId w:val="19"/>
  </w:num>
  <w:num w:numId="26" w16cid:durableId="493496732">
    <w:abstractNumId w:val="19"/>
  </w:num>
  <w:num w:numId="27" w16cid:durableId="902370237">
    <w:abstractNumId w:val="19"/>
  </w:num>
  <w:num w:numId="28" w16cid:durableId="1546258450">
    <w:abstractNumId w:val="19"/>
  </w:num>
  <w:num w:numId="29" w16cid:durableId="2085494919">
    <w:abstractNumId w:val="19"/>
  </w:num>
  <w:num w:numId="30" w16cid:durableId="424688101">
    <w:abstractNumId w:val="19"/>
  </w:num>
  <w:num w:numId="31" w16cid:durableId="786042288">
    <w:abstractNumId w:val="19"/>
  </w:num>
  <w:num w:numId="32" w16cid:durableId="1786651341">
    <w:abstractNumId w:val="19"/>
  </w:num>
  <w:num w:numId="33" w16cid:durableId="1137382345">
    <w:abstractNumId w:val="19"/>
  </w:num>
  <w:num w:numId="34" w16cid:durableId="542519556">
    <w:abstractNumId w:val="23"/>
  </w:num>
  <w:num w:numId="35" w16cid:durableId="24210727">
    <w:abstractNumId w:val="19"/>
  </w:num>
  <w:num w:numId="36" w16cid:durableId="486092592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0955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25E1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C7E4C"/>
    <w:rsid w:val="00507EA7"/>
    <w:rsid w:val="00526089"/>
    <w:rsid w:val="00527A28"/>
    <w:rsid w:val="00527DCA"/>
    <w:rsid w:val="00566851"/>
    <w:rsid w:val="005716D4"/>
    <w:rsid w:val="00571B60"/>
    <w:rsid w:val="005828B6"/>
    <w:rsid w:val="00585A4D"/>
    <w:rsid w:val="005D6329"/>
    <w:rsid w:val="005E57F6"/>
    <w:rsid w:val="006058D8"/>
    <w:rsid w:val="0060766D"/>
    <w:rsid w:val="00610200"/>
    <w:rsid w:val="00623699"/>
    <w:rsid w:val="00632D5A"/>
    <w:rsid w:val="00635515"/>
    <w:rsid w:val="00645E1F"/>
    <w:rsid w:val="006546FD"/>
    <w:rsid w:val="00665BF3"/>
    <w:rsid w:val="006732D6"/>
    <w:rsid w:val="006822A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43B5C"/>
    <w:rsid w:val="00853438"/>
    <w:rsid w:val="00866846"/>
    <w:rsid w:val="00875DA9"/>
    <w:rsid w:val="00894512"/>
    <w:rsid w:val="00895E38"/>
    <w:rsid w:val="008A782B"/>
    <w:rsid w:val="008B0FC0"/>
    <w:rsid w:val="008C429A"/>
    <w:rsid w:val="008C77DA"/>
    <w:rsid w:val="008E1F3D"/>
    <w:rsid w:val="009053D7"/>
    <w:rsid w:val="0091331D"/>
    <w:rsid w:val="0093223C"/>
    <w:rsid w:val="00941A87"/>
    <w:rsid w:val="009501C2"/>
    <w:rsid w:val="009668B9"/>
    <w:rsid w:val="00976203"/>
    <w:rsid w:val="00976577"/>
    <w:rsid w:val="00996356"/>
    <w:rsid w:val="00997D9A"/>
    <w:rsid w:val="009D7C49"/>
    <w:rsid w:val="009E7297"/>
    <w:rsid w:val="00A0257D"/>
    <w:rsid w:val="00A12EDC"/>
    <w:rsid w:val="00A2317A"/>
    <w:rsid w:val="00A26D0D"/>
    <w:rsid w:val="00A33BDE"/>
    <w:rsid w:val="00A34885"/>
    <w:rsid w:val="00A43BC1"/>
    <w:rsid w:val="00A63DAA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52BF9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76F33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4CC0"/>
    <w:rsid w:val="00D470E4"/>
    <w:rsid w:val="00D52142"/>
    <w:rsid w:val="00D5280E"/>
    <w:rsid w:val="00D61F14"/>
    <w:rsid w:val="00D80D6B"/>
    <w:rsid w:val="00D90950"/>
    <w:rsid w:val="00D968E0"/>
    <w:rsid w:val="00DA69DF"/>
    <w:rsid w:val="00DB33F8"/>
    <w:rsid w:val="00DD38E2"/>
    <w:rsid w:val="00DE096F"/>
    <w:rsid w:val="00E13110"/>
    <w:rsid w:val="00E24DF1"/>
    <w:rsid w:val="00E25266"/>
    <w:rsid w:val="00E431ED"/>
    <w:rsid w:val="00E64FF5"/>
    <w:rsid w:val="00E907EC"/>
    <w:rsid w:val="00E94099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180B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668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3210</Characters>
  <Application>Microsoft Office Word</Application>
  <DocSecurity>0</DocSecurity>
  <Lines>59</Lines>
  <Paragraphs>18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Laurence Tozer</dc:creator>
  <cp:keywords/>
  <dc:description/>
  <cp:lastModifiedBy>David Döbele</cp:lastModifiedBy>
  <cp:revision>5</cp:revision>
  <cp:lastPrinted>2026-02-04T20:11:00Z</cp:lastPrinted>
  <dcterms:created xsi:type="dcterms:W3CDTF">2026-02-04T20:11:00Z</dcterms:created>
  <dcterms:modified xsi:type="dcterms:W3CDTF">2026-02-04T20:27:00Z</dcterms:modified>
</cp:coreProperties>
</file>