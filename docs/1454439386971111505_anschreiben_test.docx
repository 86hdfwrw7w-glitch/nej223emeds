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1049" w14:textId="2F5CBBB3" w:rsidR="00EE44B0" w:rsidRPr="00284FE4" w:rsidRDefault="004D6121" w:rsidP="00A156B9">
      <w:pPr>
        <w:jc w:val="right"/>
        <w:rPr>
          <w:rFonts w:ascii="Georgia" w:hAnsi="Georgia"/>
          <w:sz w:val="20"/>
          <w:szCs w:val="20"/>
        </w:rPr>
      </w:pPr>
      <w:r>
        <w:rPr>
          <w:rFonts w:ascii="Georgia" w:hAnsi="Georgia"/>
          <w:sz w:val="20"/>
          <w:szCs w:val="20"/>
        </w:rPr>
        <w:t>Tim Wohltorf</w:t>
      </w:r>
    </w:p>
    <w:p w14:paraId="7ADD89B9" w14:textId="19D5ED4E" w:rsidR="004A6740" w:rsidRPr="00284FE4" w:rsidRDefault="00A05D58" w:rsidP="00A156B9">
      <w:pPr>
        <w:jc w:val="right"/>
        <w:rPr>
          <w:rFonts w:ascii="Georgia" w:hAnsi="Georgia"/>
          <w:sz w:val="20"/>
          <w:szCs w:val="20"/>
        </w:rPr>
      </w:pPr>
      <w:r>
        <w:rPr>
          <w:rFonts w:ascii="Georgia" w:hAnsi="Georgia"/>
          <w:sz w:val="20"/>
          <w:szCs w:val="20"/>
        </w:rPr>
        <w:t>M</w:t>
      </w:r>
      <w:r w:rsidR="004D6121">
        <w:rPr>
          <w:rFonts w:ascii="Georgia" w:hAnsi="Georgia"/>
          <w:sz w:val="20"/>
          <w:szCs w:val="20"/>
        </w:rPr>
        <w:t>etzgergasse 16</w:t>
      </w:r>
    </w:p>
    <w:p w14:paraId="1FF969CE" w14:textId="6DDBF29B" w:rsidR="001E6FC7" w:rsidRPr="00284FE4" w:rsidRDefault="004D6121" w:rsidP="00A156B9">
      <w:pPr>
        <w:jc w:val="right"/>
        <w:rPr>
          <w:rFonts w:ascii="Georgia" w:hAnsi="Georgia"/>
          <w:sz w:val="20"/>
          <w:szCs w:val="20"/>
        </w:rPr>
      </w:pPr>
      <w:r>
        <w:rPr>
          <w:rFonts w:ascii="Georgia" w:hAnsi="Georgia"/>
          <w:sz w:val="20"/>
          <w:szCs w:val="20"/>
        </w:rPr>
        <w:t>9000 St. Gallen</w:t>
      </w:r>
    </w:p>
    <w:p w14:paraId="3E5CD762" w14:textId="15F6DAB7" w:rsidR="001E6FC7" w:rsidRPr="00284FE4" w:rsidRDefault="004D6121" w:rsidP="00A156B9">
      <w:pPr>
        <w:jc w:val="right"/>
        <w:rPr>
          <w:rFonts w:ascii="Georgia" w:hAnsi="Georgia"/>
          <w:sz w:val="20"/>
          <w:szCs w:val="20"/>
        </w:rPr>
      </w:pPr>
      <w:r>
        <w:rPr>
          <w:rFonts w:ascii="Georgia" w:hAnsi="Georgia"/>
          <w:sz w:val="20"/>
          <w:szCs w:val="20"/>
        </w:rPr>
        <w:t>Tim.wohltorf@student.unisg.ch</w:t>
      </w:r>
    </w:p>
    <w:p w14:paraId="0ABF9263" w14:textId="4DE0104A" w:rsidR="001E6FC7" w:rsidRPr="00284FE4" w:rsidRDefault="004D6121" w:rsidP="00A156B9">
      <w:pPr>
        <w:jc w:val="right"/>
        <w:rPr>
          <w:rFonts w:ascii="Georgia" w:hAnsi="Georgia"/>
          <w:sz w:val="20"/>
          <w:szCs w:val="20"/>
        </w:rPr>
      </w:pPr>
      <w:r>
        <w:rPr>
          <w:rFonts w:ascii="Georgia" w:hAnsi="Georgia"/>
          <w:sz w:val="20"/>
          <w:szCs w:val="20"/>
        </w:rPr>
        <w:t>+ 41 77 218 42 16</w:t>
      </w:r>
      <w:r w:rsidR="001E6FC7" w:rsidRPr="00284FE4">
        <w:rPr>
          <w:rFonts w:ascii="Georgia" w:hAnsi="Georgia"/>
          <w:sz w:val="20"/>
          <w:szCs w:val="20"/>
        </w:rPr>
        <w:t xml:space="preserve"> </w:t>
      </w:r>
    </w:p>
    <w:p w14:paraId="725F93E3" w14:textId="77777777" w:rsidR="001E6FC7" w:rsidRPr="00284FE4" w:rsidRDefault="001E6FC7">
      <w:pPr>
        <w:rPr>
          <w:rFonts w:ascii="Georgia" w:hAnsi="Georgia"/>
          <w:sz w:val="20"/>
          <w:szCs w:val="20"/>
        </w:rPr>
      </w:pPr>
    </w:p>
    <w:p w14:paraId="57B966F2" w14:textId="6EF04B74" w:rsidR="001E6FC7" w:rsidRPr="00284FE4" w:rsidRDefault="0067788E">
      <w:pPr>
        <w:rPr>
          <w:rFonts w:ascii="Georgia" w:hAnsi="Georgia"/>
          <w:sz w:val="20"/>
          <w:szCs w:val="20"/>
        </w:rPr>
      </w:pPr>
      <w:r>
        <w:rPr>
          <w:rFonts w:ascii="Georgia" w:hAnsi="Georgia"/>
          <w:sz w:val="20"/>
          <w:szCs w:val="20"/>
        </w:rPr>
        <w:t>Deloitte GmbH Wirtschaftsprüfungsgesellschaft</w:t>
      </w:r>
    </w:p>
    <w:p w14:paraId="6BCE2057" w14:textId="1686D73F" w:rsidR="0067788E" w:rsidRPr="00284FE4" w:rsidRDefault="0067788E">
      <w:pPr>
        <w:rPr>
          <w:rFonts w:ascii="Georgia" w:hAnsi="Georgia"/>
          <w:sz w:val="20"/>
          <w:szCs w:val="20"/>
        </w:rPr>
      </w:pPr>
      <w:r>
        <w:rPr>
          <w:rFonts w:ascii="Georgia" w:hAnsi="Georgia"/>
          <w:sz w:val="20"/>
          <w:szCs w:val="20"/>
        </w:rPr>
        <w:t>Rosenheimer Platz 4</w:t>
      </w:r>
    </w:p>
    <w:p w14:paraId="23284607" w14:textId="2BDD2B32" w:rsidR="001E6FC7" w:rsidRPr="00284FE4" w:rsidRDefault="0067788E">
      <w:pPr>
        <w:rPr>
          <w:rFonts w:ascii="Georgia" w:hAnsi="Georgia"/>
          <w:sz w:val="20"/>
          <w:szCs w:val="20"/>
        </w:rPr>
      </w:pPr>
      <w:r>
        <w:rPr>
          <w:rFonts w:ascii="Georgia" w:hAnsi="Georgia"/>
          <w:sz w:val="20"/>
          <w:szCs w:val="20"/>
        </w:rPr>
        <w:t>81669 München</w:t>
      </w:r>
    </w:p>
    <w:p w14:paraId="5B13312A" w14:textId="77777777" w:rsidR="001E6FC7" w:rsidRPr="00284FE4" w:rsidRDefault="001E6FC7">
      <w:pPr>
        <w:rPr>
          <w:rFonts w:ascii="Georgia" w:hAnsi="Georgia"/>
          <w:sz w:val="20"/>
          <w:szCs w:val="20"/>
        </w:rPr>
      </w:pPr>
    </w:p>
    <w:p w14:paraId="0A52020F" w14:textId="5C969BDE" w:rsidR="001E6FC7" w:rsidRPr="00284FE4" w:rsidRDefault="004D6121" w:rsidP="00A156B9">
      <w:pPr>
        <w:jc w:val="right"/>
        <w:rPr>
          <w:rFonts w:ascii="Georgia" w:hAnsi="Georgia"/>
          <w:sz w:val="20"/>
          <w:szCs w:val="20"/>
        </w:rPr>
      </w:pPr>
      <w:r>
        <w:rPr>
          <w:rFonts w:ascii="Georgia" w:hAnsi="Georgia"/>
          <w:sz w:val="20"/>
          <w:szCs w:val="20"/>
        </w:rPr>
        <w:t>St. Gallen</w:t>
      </w:r>
      <w:r w:rsidR="001E6FC7" w:rsidRPr="00284FE4">
        <w:rPr>
          <w:rFonts w:ascii="Georgia" w:hAnsi="Georgia"/>
          <w:sz w:val="20"/>
          <w:szCs w:val="20"/>
        </w:rPr>
        <w:t xml:space="preserve">, </w:t>
      </w:r>
      <w:r>
        <w:rPr>
          <w:rFonts w:ascii="Georgia" w:hAnsi="Georgia"/>
          <w:sz w:val="20"/>
          <w:szCs w:val="20"/>
        </w:rPr>
        <w:t>27.12.2025</w:t>
      </w:r>
    </w:p>
    <w:p w14:paraId="0725BF36" w14:textId="77777777" w:rsidR="001E6FC7" w:rsidRPr="00284FE4" w:rsidRDefault="001E6FC7">
      <w:pPr>
        <w:rPr>
          <w:rFonts w:ascii="Georgia" w:hAnsi="Georgia"/>
          <w:sz w:val="20"/>
          <w:szCs w:val="20"/>
        </w:rPr>
      </w:pPr>
    </w:p>
    <w:p w14:paraId="4E253237" w14:textId="22041858" w:rsidR="001E6FC7" w:rsidRPr="005031BF" w:rsidRDefault="001E6FC7" w:rsidP="005031BF">
      <w:pPr>
        <w:jc w:val="both"/>
        <w:rPr>
          <w:rFonts w:ascii="Georgia" w:hAnsi="Georgia"/>
          <w:b/>
          <w:bCs/>
          <w:sz w:val="20"/>
          <w:szCs w:val="20"/>
        </w:rPr>
      </w:pPr>
      <w:r w:rsidRPr="00284FE4">
        <w:rPr>
          <w:rFonts w:ascii="Georgia" w:hAnsi="Georgia"/>
          <w:b/>
          <w:bCs/>
          <w:sz w:val="20"/>
          <w:szCs w:val="20"/>
        </w:rPr>
        <w:t>Bewerbung um ein Praktikum im Bereich Consulting</w:t>
      </w:r>
      <w:r w:rsidR="007307F4">
        <w:rPr>
          <w:rFonts w:ascii="Georgia" w:hAnsi="Georgia"/>
          <w:b/>
          <w:bCs/>
          <w:sz w:val="20"/>
          <w:szCs w:val="20"/>
        </w:rPr>
        <w:t xml:space="preserve"> </w:t>
      </w:r>
      <w:r w:rsidR="00537AEE">
        <w:rPr>
          <w:rFonts w:ascii="Georgia" w:hAnsi="Georgia"/>
          <w:b/>
          <w:bCs/>
          <w:sz w:val="20"/>
          <w:szCs w:val="20"/>
        </w:rPr>
        <w:t>–</w:t>
      </w:r>
      <w:r w:rsidR="00A05D58">
        <w:rPr>
          <w:rFonts w:ascii="Georgia" w:hAnsi="Georgia"/>
          <w:b/>
          <w:bCs/>
          <w:sz w:val="20"/>
          <w:szCs w:val="20"/>
        </w:rPr>
        <w:t xml:space="preserve"> </w:t>
      </w:r>
      <w:r w:rsidR="00537AEE">
        <w:rPr>
          <w:rFonts w:ascii="Georgia" w:hAnsi="Georgia"/>
          <w:b/>
          <w:bCs/>
          <w:sz w:val="20"/>
          <w:szCs w:val="20"/>
        </w:rPr>
        <w:t xml:space="preserve">Banking &amp; Capital </w:t>
      </w:r>
      <w:proofErr w:type="spellStart"/>
      <w:r w:rsidR="00537AEE">
        <w:rPr>
          <w:rFonts w:ascii="Georgia" w:hAnsi="Georgia"/>
          <w:b/>
          <w:bCs/>
          <w:sz w:val="20"/>
          <w:szCs w:val="20"/>
        </w:rPr>
        <w:t>Markets</w:t>
      </w:r>
      <w:proofErr w:type="spellEnd"/>
    </w:p>
    <w:p w14:paraId="04043948" w14:textId="77777777" w:rsidR="008D0C7D" w:rsidRDefault="008D0C7D" w:rsidP="00E01186">
      <w:pPr>
        <w:jc w:val="both"/>
        <w:rPr>
          <w:rFonts w:ascii="Georgia" w:hAnsi="Georgia"/>
          <w:sz w:val="20"/>
          <w:szCs w:val="20"/>
        </w:rPr>
      </w:pPr>
    </w:p>
    <w:p w14:paraId="311635B5"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3C171D39" w14:textId="77777777" w:rsidR="00D648FF" w:rsidRPr="00284FE4" w:rsidRDefault="00D648FF" w:rsidP="00E01186">
      <w:pPr>
        <w:jc w:val="both"/>
        <w:rPr>
          <w:rFonts w:ascii="Georgia" w:hAnsi="Georgia"/>
          <w:sz w:val="20"/>
          <w:szCs w:val="20"/>
        </w:rPr>
      </w:pPr>
    </w:p>
    <w:p w14:paraId="7DE9A113" w14:textId="34F5B8E9" w:rsidR="007271B0" w:rsidRPr="00284FE4" w:rsidRDefault="000D4142" w:rsidP="00122D24">
      <w:pPr>
        <w:jc w:val="both"/>
        <w:rPr>
          <w:rFonts w:ascii="Georgia" w:hAnsi="Georgia"/>
          <w:sz w:val="20"/>
          <w:szCs w:val="20"/>
        </w:rPr>
      </w:pPr>
      <w:r w:rsidRPr="000D4142">
        <w:rPr>
          <w:rFonts w:ascii="Georgia" w:hAnsi="Georgia"/>
          <w:sz w:val="20"/>
          <w:szCs w:val="20"/>
        </w:rPr>
        <w:t>durch mein Studium</w:t>
      </w:r>
      <w:r w:rsidR="00365388">
        <w:rPr>
          <w:rFonts w:ascii="Georgia" w:hAnsi="Georgia"/>
          <w:sz w:val="20"/>
          <w:szCs w:val="20"/>
        </w:rPr>
        <w:t xml:space="preserve"> </w:t>
      </w:r>
      <w:r w:rsidRPr="000D4142">
        <w:rPr>
          <w:rFonts w:ascii="Georgia" w:hAnsi="Georgia"/>
          <w:sz w:val="20"/>
          <w:szCs w:val="20"/>
        </w:rPr>
        <w:t xml:space="preserve">an der </w:t>
      </w:r>
      <w:r w:rsidR="00365388">
        <w:rPr>
          <w:rFonts w:ascii="Georgia" w:hAnsi="Georgia"/>
          <w:sz w:val="20"/>
          <w:szCs w:val="20"/>
        </w:rPr>
        <w:t xml:space="preserve">Universität St. Gallen </w:t>
      </w:r>
      <w:r w:rsidR="00EE1FF5">
        <w:rPr>
          <w:rFonts w:ascii="Georgia" w:hAnsi="Georgia"/>
          <w:sz w:val="20"/>
          <w:szCs w:val="20"/>
        </w:rPr>
        <w:t xml:space="preserve">und mein erstes Praktikum bei </w:t>
      </w:r>
      <w:proofErr w:type="spellStart"/>
      <w:r w:rsidR="00EE1FF5">
        <w:rPr>
          <w:rFonts w:ascii="Georgia" w:hAnsi="Georgia"/>
          <w:sz w:val="20"/>
          <w:szCs w:val="20"/>
        </w:rPr>
        <w:t>Blacklane</w:t>
      </w:r>
      <w:proofErr w:type="spellEnd"/>
      <w:r w:rsidR="00EE1FF5">
        <w:rPr>
          <w:rFonts w:ascii="Georgia" w:hAnsi="Georgia"/>
          <w:sz w:val="20"/>
          <w:szCs w:val="20"/>
        </w:rPr>
        <w:t xml:space="preserve"> im Bereich Consulting und Finance </w:t>
      </w:r>
      <w:r w:rsidRPr="000D4142">
        <w:rPr>
          <w:rFonts w:ascii="Georgia" w:hAnsi="Georgia"/>
          <w:sz w:val="20"/>
          <w:szCs w:val="20"/>
        </w:rPr>
        <w:t xml:space="preserve">habe ich früh erkannt, dass mir die Unternehmensberatung die idealen Voraussetzungen bietet, analytische Schärfe und technisches Verständnis mit persönlichem Wachstum zu vereinen und dadurch einen nachhaltigen Mehrwert zu schaffen. Besonders reizt mich die Möglichkeit, komplexe Herausforderungen strukturiert zu analysieren, tragfähige Konzepte zu entwickeln und diese im direkten Austausch mit Kunden umzusetzen. </w:t>
      </w:r>
      <w:r w:rsidR="00874A50">
        <w:rPr>
          <w:rFonts w:ascii="Georgia" w:hAnsi="Georgia"/>
          <w:sz w:val="20"/>
          <w:szCs w:val="20"/>
        </w:rPr>
        <w:t xml:space="preserve">Durch zahlreiche Consulting Events in Zürich </w:t>
      </w:r>
      <w:r w:rsidR="00561772">
        <w:rPr>
          <w:rFonts w:ascii="Georgia" w:hAnsi="Georgia"/>
          <w:sz w:val="20"/>
          <w:szCs w:val="20"/>
        </w:rPr>
        <w:t>und</w:t>
      </w:r>
      <w:r w:rsidRPr="000D4142">
        <w:rPr>
          <w:rFonts w:ascii="Georgia" w:hAnsi="Georgia"/>
          <w:sz w:val="20"/>
          <w:szCs w:val="20"/>
        </w:rPr>
        <w:t xml:space="preserve"> persönlichen Gesprächen mit Consultants innerhalb meines Netzwerks habe ich zudem einen starken Personal-Fit festgestellt: Das dynamische, anspruchsvolle Arbeitsumfeld, das Anpassungsfähigkeit, unternehmerisches Denken und Verantwortungsbereitschaft erfordert, entspricht genau meinem Naturell. Daher möchte ich anknüpfend an den Abschluss meine</w:t>
      </w:r>
      <w:r w:rsidR="00741A5D">
        <w:rPr>
          <w:rFonts w:ascii="Georgia" w:hAnsi="Georgia"/>
          <w:sz w:val="20"/>
          <w:szCs w:val="20"/>
        </w:rPr>
        <w:t xml:space="preserve">s </w:t>
      </w:r>
      <w:r w:rsidR="009367AC">
        <w:rPr>
          <w:rFonts w:ascii="Georgia" w:hAnsi="Georgia"/>
          <w:sz w:val="20"/>
          <w:szCs w:val="20"/>
        </w:rPr>
        <w:t xml:space="preserve">Studiums Jahres </w:t>
      </w:r>
      <w:r w:rsidR="00741A5D">
        <w:rPr>
          <w:rFonts w:ascii="Georgia" w:hAnsi="Georgia"/>
          <w:sz w:val="20"/>
          <w:szCs w:val="20"/>
        </w:rPr>
        <w:t>ab Anfang Juli</w:t>
      </w:r>
      <w:r w:rsidRPr="000D4142">
        <w:rPr>
          <w:rFonts w:ascii="Georgia" w:hAnsi="Georgia"/>
          <w:sz w:val="20"/>
          <w:szCs w:val="20"/>
        </w:rPr>
        <w:t xml:space="preserve"> 2026 bei Ihnen ein zwölfwöchiges Praktikum im Bereich Consulting absolvieren.</w:t>
      </w:r>
    </w:p>
    <w:p w14:paraId="40948425" w14:textId="6396ACCE" w:rsidR="00BF708A" w:rsidRPr="00EE65E0" w:rsidRDefault="00027649" w:rsidP="00997A1F">
      <w:pPr>
        <w:pStyle w:val="StandardWeb"/>
        <w:jc w:val="both"/>
        <w:rPr>
          <w:rFonts w:ascii="Georgia" w:hAnsi="Georgia"/>
          <w:color w:val="000000"/>
          <w:sz w:val="20"/>
          <w:szCs w:val="20"/>
        </w:rPr>
        <w:pPrChange w:id="0" w:author="David Döbele" w:date="2025-12-27T12:41:00Z" w16du:dateUtc="2025-12-27T11:41:00Z">
          <w:pPr>
            <w:pStyle w:val="StandardWeb"/>
          </w:pPr>
        </w:pPrChange>
      </w:pPr>
      <w:r w:rsidRPr="00284FE4">
        <w:rPr>
          <w:rFonts w:ascii="Georgia" w:hAnsi="Georgia"/>
          <w:sz w:val="20"/>
          <w:szCs w:val="20"/>
        </w:rPr>
        <w:t xml:space="preserve">Nach </w:t>
      </w:r>
      <w:ins w:id="1" w:author="David Döbele" w:date="2025-12-27T12:41:00Z" w16du:dateUtc="2025-12-27T11:41:00Z">
        <w:r w:rsidR="006B0DDB">
          <w:rPr>
            <w:rFonts w:ascii="Georgia" w:hAnsi="Georgia"/>
            <w:sz w:val="20"/>
            <w:szCs w:val="20"/>
          </w:rPr>
          <w:t>w</w:t>
        </w:r>
      </w:ins>
      <w:del w:id="2" w:author="David Döbele" w:date="2025-12-27T12:41:00Z" w16du:dateUtc="2025-12-27T11:41:00Z">
        <w:r w:rsidR="00702290" w:rsidDel="006B0DDB">
          <w:rPr>
            <w:rFonts w:ascii="Georgia" w:hAnsi="Georgia"/>
            <w:sz w:val="20"/>
            <w:szCs w:val="20"/>
          </w:rPr>
          <w:delText>W</w:delText>
        </w:r>
      </w:del>
      <w:r w:rsidR="00702290">
        <w:rPr>
          <w:rFonts w:ascii="Georgia" w:hAnsi="Georgia"/>
          <w:sz w:val="20"/>
          <w:szCs w:val="20"/>
        </w:rPr>
        <w:t xml:space="preserve">ährend meines Studiums </w:t>
      </w:r>
      <w:r w:rsidR="002A7318">
        <w:rPr>
          <w:rFonts w:ascii="Georgia" w:hAnsi="Georgia"/>
          <w:sz w:val="20"/>
          <w:szCs w:val="20"/>
        </w:rPr>
        <w:t>fokussiere ich mich bewusst auf unternehmerische Projekte und das Sammeln von Erfahrungen im Bereich der Unternehmensberatung. Als</w:t>
      </w:r>
      <w:r w:rsidR="00E05B5E">
        <w:rPr>
          <w:rFonts w:ascii="Georgia" w:hAnsi="Georgia"/>
          <w:sz w:val="20"/>
          <w:szCs w:val="20"/>
        </w:rPr>
        <w:t xml:space="preserve"> Co-Head </w:t>
      </w:r>
      <w:proofErr w:type="spellStart"/>
      <w:r w:rsidR="00E05B5E">
        <w:rPr>
          <w:rFonts w:ascii="Georgia" w:hAnsi="Georgia"/>
          <w:sz w:val="20"/>
          <w:szCs w:val="20"/>
        </w:rPr>
        <w:t>of</w:t>
      </w:r>
      <w:proofErr w:type="spellEnd"/>
      <w:r w:rsidR="00E05B5E">
        <w:rPr>
          <w:rFonts w:ascii="Georgia" w:hAnsi="Georgia"/>
          <w:sz w:val="20"/>
          <w:szCs w:val="20"/>
        </w:rPr>
        <w:t xml:space="preserve"> Events</w:t>
      </w:r>
      <w:r w:rsidR="002A7318">
        <w:rPr>
          <w:rFonts w:ascii="Georgia" w:hAnsi="Georgia"/>
          <w:sz w:val="20"/>
          <w:szCs w:val="20"/>
        </w:rPr>
        <w:t xml:space="preserve"> </w:t>
      </w:r>
      <w:r w:rsidR="007729AA">
        <w:rPr>
          <w:rFonts w:ascii="Georgia" w:hAnsi="Georgia"/>
          <w:sz w:val="20"/>
          <w:szCs w:val="20"/>
        </w:rPr>
        <w:t xml:space="preserve">der Consulting Days verantworte ich die gesamte Logistik </w:t>
      </w:r>
      <w:r w:rsidR="00E05B5E">
        <w:rPr>
          <w:rFonts w:ascii="Georgia" w:hAnsi="Georgia"/>
          <w:sz w:val="20"/>
          <w:szCs w:val="20"/>
        </w:rPr>
        <w:t>d</w:t>
      </w:r>
      <w:r w:rsidR="00CF14C6">
        <w:rPr>
          <w:rFonts w:ascii="Georgia" w:hAnsi="Georgia"/>
          <w:sz w:val="20"/>
          <w:szCs w:val="20"/>
        </w:rPr>
        <w:t>er Consulting Days und dem Kick-off Event</w:t>
      </w:r>
      <w:r w:rsidR="00E05B5E">
        <w:rPr>
          <w:rFonts w:ascii="Georgia" w:hAnsi="Georgia"/>
          <w:sz w:val="20"/>
          <w:szCs w:val="20"/>
        </w:rPr>
        <w:t xml:space="preserve"> und stehe somit auch in engen Kontakt</w:t>
      </w:r>
      <w:r w:rsidR="001642A5">
        <w:rPr>
          <w:rFonts w:ascii="Georgia" w:hAnsi="Georgia"/>
          <w:sz w:val="20"/>
          <w:szCs w:val="20"/>
        </w:rPr>
        <w:t xml:space="preserve"> mi</w:t>
      </w:r>
      <w:r w:rsidR="00E05B5E">
        <w:rPr>
          <w:rFonts w:ascii="Georgia" w:hAnsi="Georgia"/>
          <w:sz w:val="20"/>
          <w:szCs w:val="20"/>
        </w:rPr>
        <w:t>t Consultants und d</w:t>
      </w:r>
      <w:r w:rsidR="001642A5">
        <w:rPr>
          <w:rFonts w:ascii="Georgia" w:hAnsi="Georgia"/>
          <w:sz w:val="20"/>
          <w:szCs w:val="20"/>
        </w:rPr>
        <w:t xml:space="preserve">eren Unternehmen. </w:t>
      </w:r>
      <w:r w:rsidR="00ED2424">
        <w:rPr>
          <w:rFonts w:ascii="Georgia" w:hAnsi="Georgia"/>
          <w:sz w:val="20"/>
          <w:szCs w:val="20"/>
        </w:rPr>
        <w:t xml:space="preserve"> Diese Erfahrungen haben</w:t>
      </w:r>
      <w:r w:rsidR="00061326">
        <w:rPr>
          <w:rFonts w:ascii="Georgia" w:hAnsi="Georgia"/>
          <w:sz w:val="20"/>
          <w:szCs w:val="20"/>
        </w:rPr>
        <w:t xml:space="preserve"> meinen unternehmerischen Blick geschärft und mich gelehrt, klare Prioritäten zu setzen </w:t>
      </w:r>
      <w:r w:rsidR="00784E4D">
        <w:rPr>
          <w:rFonts w:ascii="Georgia" w:hAnsi="Georgia"/>
          <w:sz w:val="20"/>
          <w:szCs w:val="20"/>
        </w:rPr>
        <w:t xml:space="preserve">und Dinge strukturiert anzugehen. </w:t>
      </w:r>
      <w:r w:rsidR="00913F83">
        <w:rPr>
          <w:rFonts w:ascii="Georgia" w:hAnsi="Georgia"/>
          <w:sz w:val="20"/>
          <w:szCs w:val="20"/>
        </w:rPr>
        <w:t xml:space="preserve">Parallel </w:t>
      </w:r>
      <w:r w:rsidR="002D0DD7">
        <w:rPr>
          <w:rFonts w:ascii="Georgia" w:hAnsi="Georgia"/>
          <w:sz w:val="20"/>
          <w:szCs w:val="20"/>
        </w:rPr>
        <w:t xml:space="preserve">bin ich Mitglied im Consulting Club, wodurch ich </w:t>
      </w:r>
      <w:r w:rsidR="00105253">
        <w:rPr>
          <w:rFonts w:ascii="Georgia" w:hAnsi="Georgia"/>
          <w:sz w:val="20"/>
          <w:szCs w:val="20"/>
        </w:rPr>
        <w:t>bei diversen Consulting Events teilnehmen konnte und wertvolle Hard</w:t>
      </w:r>
      <w:r w:rsidR="00597FD8">
        <w:rPr>
          <w:rFonts w:ascii="Georgia" w:hAnsi="Georgia"/>
          <w:sz w:val="20"/>
          <w:szCs w:val="20"/>
        </w:rPr>
        <w:t>-S</w:t>
      </w:r>
      <w:r w:rsidR="00105253">
        <w:rPr>
          <w:rFonts w:ascii="Georgia" w:hAnsi="Georgia"/>
          <w:sz w:val="20"/>
          <w:szCs w:val="20"/>
        </w:rPr>
        <w:t>kills gelernt habe</w:t>
      </w:r>
      <w:r w:rsidR="006F5E73">
        <w:rPr>
          <w:rFonts w:ascii="Georgia" w:hAnsi="Georgia"/>
          <w:sz w:val="20"/>
          <w:szCs w:val="20"/>
        </w:rPr>
        <w:t xml:space="preserve">. Auch durch mein ehrenamtliches </w:t>
      </w:r>
      <w:r w:rsidR="0096714E">
        <w:rPr>
          <w:rFonts w:ascii="Georgia" w:hAnsi="Georgia"/>
          <w:sz w:val="20"/>
          <w:szCs w:val="20"/>
        </w:rPr>
        <w:t>Engagement</w:t>
      </w:r>
      <w:r w:rsidR="006F5E73">
        <w:rPr>
          <w:rFonts w:ascii="Georgia" w:hAnsi="Georgia"/>
          <w:sz w:val="20"/>
          <w:szCs w:val="20"/>
        </w:rPr>
        <w:t xml:space="preserve"> in einer Diakonie konnte ich meine</w:t>
      </w:r>
      <w:r w:rsidR="0096714E">
        <w:rPr>
          <w:rFonts w:ascii="Georgia" w:hAnsi="Georgia"/>
          <w:sz w:val="20"/>
          <w:szCs w:val="20"/>
        </w:rPr>
        <w:t xml:space="preserve"> zwischenmenschlichen Dynamiken und strukturierte Arbeitsprozeese vertiefen. </w:t>
      </w:r>
      <w:r w:rsidR="00EE65E0" w:rsidRPr="00EE65E0">
        <w:rPr>
          <w:rFonts w:ascii="Georgia" w:hAnsi="Georgia"/>
          <w:color w:val="000000"/>
          <w:sz w:val="20"/>
          <w:szCs w:val="20"/>
        </w:rPr>
        <w:t xml:space="preserve">Regelmäßiger Sport dient mir als Ausgleich und ist für mich ein Ausdruck von Disziplin und Willensstärke. Dies habe ich letztes Jahr durch die erfolgreiche Teilnahme an einem Viertelmarathon bewiesen, bei dem ich unter den </w:t>
      </w:r>
      <w:del w:id="3" w:author="David Döbele" w:date="2025-12-27T12:42:00Z" w16du:dateUtc="2025-12-27T11:42:00Z">
        <w:r w:rsidR="00EE65E0" w:rsidRPr="00EE65E0" w:rsidDel="00CE7E30">
          <w:rPr>
            <w:rFonts w:ascii="Georgia" w:hAnsi="Georgia"/>
            <w:color w:val="000000"/>
            <w:sz w:val="20"/>
            <w:szCs w:val="20"/>
          </w:rPr>
          <w:delText>unter 1</w:delText>
        </w:r>
      </w:del>
      <w:ins w:id="4" w:author="David Döbele" w:date="2025-12-27T12:42:00Z" w16du:dateUtc="2025-12-27T11:42:00Z">
        <w:r w:rsidR="00CE7E30">
          <w:rPr>
            <w:rFonts w:ascii="Georgia" w:hAnsi="Georgia"/>
            <w:color w:val="000000"/>
            <w:sz w:val="20"/>
            <w:szCs w:val="20"/>
          </w:rPr>
          <w:t>U-1</w:t>
        </w:r>
      </w:ins>
      <w:r w:rsidR="00EE65E0" w:rsidRPr="00EE65E0">
        <w:rPr>
          <w:rFonts w:ascii="Georgia" w:hAnsi="Georgia"/>
          <w:color w:val="000000"/>
          <w:sz w:val="20"/>
          <w:szCs w:val="20"/>
        </w:rPr>
        <w:t>8-Jährigen den ersten Platz erreichte.</w:t>
      </w:r>
      <w:r w:rsidR="00737FF1">
        <w:rPr>
          <w:rFonts w:ascii="Georgia" w:hAnsi="Georgia"/>
          <w:color w:val="000000"/>
          <w:sz w:val="20"/>
          <w:szCs w:val="20"/>
        </w:rPr>
        <w:t xml:space="preserve"> </w:t>
      </w:r>
      <w:r w:rsidR="00737FF1" w:rsidRPr="00737FF1">
        <w:rPr>
          <w:rFonts w:ascii="Georgia" w:hAnsi="Georgia"/>
          <w:color w:val="000000"/>
          <w:sz w:val="20"/>
          <w:szCs w:val="20"/>
        </w:rPr>
        <w:t>Durch zahlreiche Gespräche mit Branchenexperten hat sich in den vergangenen Monaten mein Entschluss gefestigt, meine berufliche Laufbahn im professionellen Umfeld der Unternehmensberatung fortzusetzen und mich durch das Praktikum gezielt für den Berufseinstieg zu positionieren.</w:t>
      </w:r>
    </w:p>
    <w:p w14:paraId="1C9E6067" w14:textId="14A4FC89" w:rsidR="00BF708A" w:rsidRPr="00284FE4" w:rsidRDefault="00D91893" w:rsidP="00122D24">
      <w:pPr>
        <w:jc w:val="both"/>
        <w:rPr>
          <w:rFonts w:ascii="Georgia" w:hAnsi="Georgia"/>
          <w:sz w:val="20"/>
          <w:szCs w:val="20"/>
        </w:rPr>
      </w:pPr>
      <w:r w:rsidRPr="00D91893">
        <w:rPr>
          <w:rFonts w:ascii="Georgia" w:hAnsi="Georgia"/>
          <w:sz w:val="20"/>
          <w:szCs w:val="20"/>
        </w:rPr>
        <w:t>Deloitte scheint mir für dieses Praktikum ideal zu sein. Neben seinem Status als eines der weltweit führenden Beratungsunternehmen steht Deloitte für Exzellenz, Innovationskraft und strategische Weitsicht und hebt sich von anderen Beratungen durch die Leitlinie ab, in vertrauensvoller Zusammenarbeit nachhaltig Mehrwert zu schaffen. Diesen Spirit konnte ich bereits bei meinem ersten Kontakt zu Deloitte im Rahmen der Consulting Days erleben, wo ich ein sehr spannendes Gespräch über KI mit einem Mitarbeiter von Deloitte führte. Der Eindruck, den ich damals gewonnen habe, hat mich nachhaltig geprägt und seither den Wunsch gefestigt, mit Deloitte zusammenzuarbeiten. Besonders der kürzlich erschienene Webcast „AI in Banking“ verdeutlichte für mich, wie Deloitte die Verbindung von strategischer KI-Implementierung</w:t>
      </w:r>
      <w:r w:rsidR="006E24C9">
        <w:rPr>
          <w:rFonts w:ascii="Georgia" w:hAnsi="Georgia"/>
          <w:sz w:val="20"/>
          <w:szCs w:val="20"/>
        </w:rPr>
        <w:t xml:space="preserve"> </w:t>
      </w:r>
      <w:r w:rsidRPr="00D91893">
        <w:rPr>
          <w:rFonts w:ascii="Georgia" w:hAnsi="Georgia"/>
          <w:sz w:val="20"/>
          <w:szCs w:val="20"/>
        </w:rPr>
        <w:t>vorantreibt. Die dort behandelten Ansätze stehen in engem inhaltlichem Bezug zu meinen Interessensfeldern weshalb ich mich sehr gerne in diesem Bereich einbringen und aktiv an der Weiterentwicklung von Projekten und Strategie mitwirken möchte.</w:t>
      </w:r>
    </w:p>
    <w:p w14:paraId="02E5048C" w14:textId="77777777" w:rsidR="00CA6FE3" w:rsidRPr="00284FE4" w:rsidRDefault="00CA6FE3" w:rsidP="00122D24">
      <w:pPr>
        <w:jc w:val="both"/>
        <w:rPr>
          <w:rFonts w:ascii="Georgia" w:hAnsi="Georgia"/>
          <w:sz w:val="20"/>
          <w:szCs w:val="20"/>
        </w:rPr>
      </w:pPr>
    </w:p>
    <w:p w14:paraId="26EC1A05" w14:textId="14508ADF" w:rsidR="00D64CB6" w:rsidRPr="00284FE4" w:rsidRDefault="00ED007B" w:rsidP="00122D24">
      <w:pPr>
        <w:jc w:val="both"/>
        <w:rPr>
          <w:rFonts w:ascii="Georgia" w:hAnsi="Georgia"/>
          <w:sz w:val="20"/>
          <w:szCs w:val="20"/>
        </w:rPr>
      </w:pPr>
      <w:r w:rsidRPr="00ED007B">
        <w:rPr>
          <w:rFonts w:ascii="Georgia" w:hAnsi="Georgia"/>
          <w:sz w:val="20"/>
          <w:szCs w:val="20"/>
        </w:rPr>
        <w:t xml:space="preserve">Von dem Praktikum erhoffe ich mir eine steile Lernkurve sowie die Möglichkeit, früh Verantwortung zu übernehmen und meine analytisch-strategischen Fähigkeiten gewinnbringend einzubringen. Ich bin überzeugt, dass ich durch meine technischen und interpersonellen Kompetenzen, meine hohe Lernbereitschaft sowie mein ausgeprägtes Durchhaltevermögen eine wertvolle Bereicherung für </w:t>
      </w:r>
      <w:r w:rsidRPr="00BE7537">
        <w:rPr>
          <w:rFonts w:ascii="Georgia" w:hAnsi="Georgia"/>
          <w:color w:val="EE0000"/>
          <w:sz w:val="20"/>
          <w:szCs w:val="20"/>
        </w:rPr>
        <w:t xml:space="preserve">Deloitte </w:t>
      </w:r>
      <w:r w:rsidRPr="00ED007B">
        <w:rPr>
          <w:rFonts w:ascii="Georgia" w:hAnsi="Georgia"/>
          <w:sz w:val="20"/>
          <w:szCs w:val="20"/>
        </w:rPr>
        <w:t>darstellen werde und würde mich sehr darüber freuen, Sie auch in einem persönlichen Gespräch von mir überzeugen zu dürfen.</w:t>
      </w:r>
    </w:p>
    <w:p w14:paraId="4AAEFD45" w14:textId="77777777" w:rsidR="003328F3" w:rsidRPr="00284FE4" w:rsidRDefault="003328F3" w:rsidP="005C45BA">
      <w:pPr>
        <w:jc w:val="both"/>
        <w:rPr>
          <w:rFonts w:ascii="Georgia" w:hAnsi="Georgia"/>
          <w:sz w:val="20"/>
          <w:szCs w:val="20"/>
        </w:rPr>
      </w:pPr>
    </w:p>
    <w:p w14:paraId="36372D8A" w14:textId="77777777" w:rsidR="003328F3" w:rsidRDefault="00A3280A" w:rsidP="005C45BA">
      <w:pPr>
        <w:jc w:val="both"/>
        <w:rPr>
          <w:rFonts w:ascii="Georgia" w:hAnsi="Georgia"/>
          <w:sz w:val="20"/>
          <w:szCs w:val="20"/>
        </w:rPr>
      </w:pPr>
      <w:r w:rsidRPr="00284FE4">
        <w:rPr>
          <w:rFonts w:ascii="Georgia" w:hAnsi="Georgia"/>
          <w:sz w:val="20"/>
          <w:szCs w:val="20"/>
        </w:rPr>
        <w:t>Mit freundlichen Grüßen</w:t>
      </w:r>
    </w:p>
    <w:p w14:paraId="52D22024" w14:textId="23057FA6" w:rsidR="007B73D8" w:rsidRPr="00284FE4" w:rsidRDefault="007B73D8" w:rsidP="005C45BA">
      <w:pPr>
        <w:jc w:val="both"/>
        <w:rPr>
          <w:rFonts w:ascii="Georgia" w:hAnsi="Georgia"/>
          <w:sz w:val="20"/>
          <w:szCs w:val="20"/>
        </w:rPr>
      </w:pPr>
      <w:r>
        <w:rPr>
          <w:rFonts w:ascii="Georgia" w:hAnsi="Georgia"/>
          <w:noProof/>
          <w:sz w:val="20"/>
          <w:szCs w:val="20"/>
        </w:rPr>
        <w:drawing>
          <wp:inline distT="0" distB="0" distL="0" distR="0" wp14:anchorId="24FEB9A1" wp14:editId="55A85B96">
            <wp:extent cx="622758" cy="300604"/>
            <wp:effectExtent l="0" t="0" r="0" b="4445"/>
            <wp:docPr id="1434644332" name="Grafik 2" descr="Ein Bild, das Handschrift, Zeichnung, Kinderkunst,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4332" name="Grafik 2" descr="Ein Bild, das Handschrift, Zeichnung, Kinderkunst, Entwurf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035" cy="320529"/>
                    </a:xfrm>
                    <a:prstGeom prst="rect">
                      <a:avLst/>
                    </a:prstGeom>
                  </pic:spPr>
                </pic:pic>
              </a:graphicData>
            </a:graphic>
          </wp:inline>
        </w:drawing>
      </w:r>
    </w:p>
    <w:sectPr w:rsidR="007B73D8"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7B447" w14:textId="77777777" w:rsidR="00137D1E" w:rsidRDefault="00137D1E" w:rsidP="00A156B9">
      <w:r>
        <w:separator/>
      </w:r>
    </w:p>
  </w:endnote>
  <w:endnote w:type="continuationSeparator" w:id="0">
    <w:p w14:paraId="6C652146" w14:textId="77777777" w:rsidR="00137D1E" w:rsidRDefault="00137D1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0963B" w14:textId="77777777" w:rsidR="00137D1E" w:rsidRDefault="00137D1E" w:rsidP="00A156B9">
      <w:r>
        <w:separator/>
      </w:r>
    </w:p>
  </w:footnote>
  <w:footnote w:type="continuationSeparator" w:id="0">
    <w:p w14:paraId="550878DD" w14:textId="77777777" w:rsidR="00137D1E" w:rsidRDefault="00137D1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0186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3541E"/>
    <w:rsid w:val="00061326"/>
    <w:rsid w:val="000D4142"/>
    <w:rsid w:val="000E5917"/>
    <w:rsid w:val="00105253"/>
    <w:rsid w:val="001057F0"/>
    <w:rsid w:val="00122D24"/>
    <w:rsid w:val="00137D1E"/>
    <w:rsid w:val="001476D4"/>
    <w:rsid w:val="001642A5"/>
    <w:rsid w:val="0017795A"/>
    <w:rsid w:val="001E6FC7"/>
    <w:rsid w:val="00235669"/>
    <w:rsid w:val="00284FE4"/>
    <w:rsid w:val="002A7318"/>
    <w:rsid w:val="002D0DD7"/>
    <w:rsid w:val="002F2DE7"/>
    <w:rsid w:val="003112EA"/>
    <w:rsid w:val="0032583B"/>
    <w:rsid w:val="003328F3"/>
    <w:rsid w:val="00365388"/>
    <w:rsid w:val="00376E4C"/>
    <w:rsid w:val="003B0150"/>
    <w:rsid w:val="003B2432"/>
    <w:rsid w:val="003C0453"/>
    <w:rsid w:val="003F7403"/>
    <w:rsid w:val="00444DE6"/>
    <w:rsid w:val="004A6740"/>
    <w:rsid w:val="004D6121"/>
    <w:rsid w:val="005031BF"/>
    <w:rsid w:val="00537AEE"/>
    <w:rsid w:val="00561772"/>
    <w:rsid w:val="00597FD8"/>
    <w:rsid w:val="005A7876"/>
    <w:rsid w:val="005C18A8"/>
    <w:rsid w:val="005C45BA"/>
    <w:rsid w:val="0064311F"/>
    <w:rsid w:val="0067788E"/>
    <w:rsid w:val="00677F73"/>
    <w:rsid w:val="006B0DDB"/>
    <w:rsid w:val="006C3E20"/>
    <w:rsid w:val="006E24C9"/>
    <w:rsid w:val="006F5E73"/>
    <w:rsid w:val="00702290"/>
    <w:rsid w:val="007271B0"/>
    <w:rsid w:val="007307F4"/>
    <w:rsid w:val="00737FF1"/>
    <w:rsid w:val="00741A5D"/>
    <w:rsid w:val="00755109"/>
    <w:rsid w:val="007729AA"/>
    <w:rsid w:val="00784E4D"/>
    <w:rsid w:val="007A0759"/>
    <w:rsid w:val="007B73D8"/>
    <w:rsid w:val="007C24A1"/>
    <w:rsid w:val="00874A50"/>
    <w:rsid w:val="00894D21"/>
    <w:rsid w:val="008C77FC"/>
    <w:rsid w:val="008D0C7D"/>
    <w:rsid w:val="008F160E"/>
    <w:rsid w:val="00913F83"/>
    <w:rsid w:val="009367AC"/>
    <w:rsid w:val="0096714E"/>
    <w:rsid w:val="00997A1F"/>
    <w:rsid w:val="009B42EF"/>
    <w:rsid w:val="009F50E5"/>
    <w:rsid w:val="00A05D58"/>
    <w:rsid w:val="00A156B9"/>
    <w:rsid w:val="00A3280A"/>
    <w:rsid w:val="00A742F6"/>
    <w:rsid w:val="00AC4E2A"/>
    <w:rsid w:val="00B27710"/>
    <w:rsid w:val="00B804AF"/>
    <w:rsid w:val="00B843C4"/>
    <w:rsid w:val="00BC6398"/>
    <w:rsid w:val="00BE7537"/>
    <w:rsid w:val="00BF708A"/>
    <w:rsid w:val="00C10FCC"/>
    <w:rsid w:val="00CA6FE3"/>
    <w:rsid w:val="00CE7E30"/>
    <w:rsid w:val="00CF14C6"/>
    <w:rsid w:val="00D15FA0"/>
    <w:rsid w:val="00D648FF"/>
    <w:rsid w:val="00D64CB6"/>
    <w:rsid w:val="00D91893"/>
    <w:rsid w:val="00E01186"/>
    <w:rsid w:val="00E05B5E"/>
    <w:rsid w:val="00E825FF"/>
    <w:rsid w:val="00EA6931"/>
    <w:rsid w:val="00EB6E52"/>
    <w:rsid w:val="00ED007B"/>
    <w:rsid w:val="00ED2424"/>
    <w:rsid w:val="00EE1FF5"/>
    <w:rsid w:val="00EE44B0"/>
    <w:rsid w:val="00EE65E0"/>
    <w:rsid w:val="00F06D19"/>
    <w:rsid w:val="00F17E63"/>
    <w:rsid w:val="00F40192"/>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FA9B"/>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EE65E0"/>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997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654</Words>
  <Characters>3651</Characters>
  <Application>Microsoft Office Word</Application>
  <DocSecurity>0</DocSecurity>
  <Lines>84</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5</cp:revision>
  <dcterms:created xsi:type="dcterms:W3CDTF">2025-12-27T10:20:00Z</dcterms:created>
  <dcterms:modified xsi:type="dcterms:W3CDTF">2025-12-27T11:42:00Z</dcterms:modified>
</cp:coreProperties>
</file>