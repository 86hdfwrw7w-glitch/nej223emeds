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ellenraster"/>
        <w:tblW w:w="9924" w:type="dxa"/>
        <w:tblInd w:w="-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702"/>
        <w:gridCol w:w="3544"/>
        <w:gridCol w:w="141"/>
        <w:gridCol w:w="136"/>
        <w:gridCol w:w="431"/>
        <w:gridCol w:w="142"/>
        <w:gridCol w:w="283"/>
        <w:gridCol w:w="142"/>
        <w:gridCol w:w="283"/>
        <w:gridCol w:w="284"/>
        <w:gridCol w:w="283"/>
        <w:gridCol w:w="567"/>
        <w:gridCol w:w="143"/>
        <w:gridCol w:w="141"/>
        <w:gridCol w:w="283"/>
        <w:gridCol w:w="426"/>
        <w:gridCol w:w="993"/>
        <w:tblGridChange w:id="0">
          <w:tblGrid>
            <w:gridCol w:w="1702"/>
            <w:gridCol w:w="3544"/>
            <w:gridCol w:w="141"/>
            <w:gridCol w:w="136"/>
            <w:gridCol w:w="431"/>
            <w:gridCol w:w="142"/>
            <w:gridCol w:w="283"/>
            <w:gridCol w:w="142"/>
            <w:gridCol w:w="283"/>
            <w:gridCol w:w="284"/>
            <w:gridCol w:w="283"/>
            <w:gridCol w:w="567"/>
            <w:gridCol w:w="143"/>
            <w:gridCol w:w="141"/>
            <w:gridCol w:w="283"/>
            <w:gridCol w:w="1419"/>
          </w:tblGrid>
        </w:tblGridChange>
      </w:tblGrid>
      <w:tr w:rsidR="002508C2" w:rsidRPr="007E4154" w14:paraId="5DF08F91" w14:textId="77777777" w:rsidTr="007E4154">
        <w:trPr>
          <w:trHeight w:val="227"/>
        </w:trPr>
        <w:tc>
          <w:tcPr>
            <w:tcW w:w="9924" w:type="dxa"/>
            <w:gridSpan w:val="17"/>
          </w:tcPr>
          <w:p w14:paraId="11DD220E" w14:textId="4BCF7F3D" w:rsidR="002508C2" w:rsidRPr="007E4154" w:rsidRDefault="00C26834" w:rsidP="0013461D">
            <w:pPr>
              <w:jc w:val="center"/>
              <w:rPr>
                <w:rFonts w:ascii="Arial" w:hAnsi="Arial" w:cs="Arial"/>
              </w:rPr>
            </w:pPr>
            <w:r w:rsidRPr="007E4154">
              <w:rPr>
                <w:rFonts w:ascii="Arial" w:hAnsi="Arial" w:cs="Arial"/>
                <w:b/>
                <w:smallCaps/>
              </w:rPr>
              <w:t>Ole Clau</w:t>
            </w:r>
            <w:r w:rsidR="00A95FDB" w:rsidRPr="007E4154">
              <w:rPr>
                <w:rFonts w:ascii="Arial" w:hAnsi="Arial" w:cs="Arial"/>
                <w:b/>
                <w:smallCaps/>
              </w:rPr>
              <w:t>ß</w:t>
            </w:r>
            <w:r w:rsidR="008050E4" w:rsidRPr="007E4154">
              <w:rPr>
                <w:rFonts w:ascii="Arial" w:hAnsi="Arial" w:cs="Arial"/>
              </w:rPr>
              <w:br/>
            </w:r>
            <w:r w:rsidR="004F731E" w:rsidRPr="007E4154">
              <w:rPr>
                <w:rFonts w:ascii="Arial" w:hAnsi="Arial" w:cs="Arial"/>
              </w:rPr>
              <w:t>Karl-Hofer-Straße 25</w:t>
            </w:r>
            <w:r w:rsidR="00853438" w:rsidRPr="007E4154">
              <w:rPr>
                <w:rFonts w:ascii="Arial" w:hAnsi="Arial" w:cs="Arial"/>
              </w:rPr>
              <w:t xml:space="preserve">, </w:t>
            </w:r>
            <w:r w:rsidR="004F731E" w:rsidRPr="007E4154">
              <w:rPr>
                <w:rFonts w:ascii="Arial" w:hAnsi="Arial" w:cs="Arial"/>
              </w:rPr>
              <w:t>14163</w:t>
            </w:r>
            <w:r w:rsidR="0091331D" w:rsidRPr="007E4154">
              <w:rPr>
                <w:rFonts w:ascii="Arial" w:hAnsi="Arial" w:cs="Arial"/>
              </w:rPr>
              <w:t xml:space="preserve"> </w:t>
            </w:r>
            <w:r w:rsidR="004F731E" w:rsidRPr="007E4154">
              <w:rPr>
                <w:rFonts w:ascii="Arial" w:hAnsi="Arial" w:cs="Arial"/>
              </w:rPr>
              <w:t>Berlin</w:t>
            </w:r>
          </w:p>
          <w:p w14:paraId="722A5AF6" w14:textId="5B5511DB" w:rsidR="008050E4" w:rsidRPr="007E4154" w:rsidRDefault="002B2091" w:rsidP="0013461D">
            <w:pPr>
              <w:jc w:val="center"/>
              <w:rPr>
                <w:rFonts w:ascii="Arial" w:hAnsi="Arial" w:cs="Arial"/>
              </w:rPr>
            </w:pPr>
            <w:r w:rsidRPr="007E4154">
              <w:rPr>
                <w:rFonts w:ascii="Arial" w:hAnsi="Arial" w:cs="Arial"/>
                <w:color w:val="000000"/>
              </w:rPr>
              <w:t>+4</w:t>
            </w:r>
            <w:r w:rsidR="0091331D" w:rsidRPr="007E4154">
              <w:rPr>
                <w:rFonts w:ascii="Arial" w:hAnsi="Arial" w:cs="Arial"/>
                <w:color w:val="000000"/>
              </w:rPr>
              <w:t>9</w:t>
            </w:r>
            <w:r w:rsidRPr="007E4154">
              <w:rPr>
                <w:rFonts w:ascii="Arial" w:hAnsi="Arial" w:cs="Arial"/>
                <w:color w:val="000000"/>
              </w:rPr>
              <w:t xml:space="preserve"> </w:t>
            </w:r>
            <w:r w:rsidR="0091331D" w:rsidRPr="007E4154">
              <w:rPr>
                <w:rFonts w:ascii="Arial" w:hAnsi="Arial" w:cs="Arial"/>
                <w:color w:val="000000"/>
              </w:rPr>
              <w:t>1</w:t>
            </w:r>
            <w:r w:rsidR="004F731E" w:rsidRPr="007E4154">
              <w:rPr>
                <w:rFonts w:ascii="Arial" w:hAnsi="Arial" w:cs="Arial"/>
                <w:color w:val="000000"/>
              </w:rPr>
              <w:t>76 457 89 162</w:t>
            </w:r>
            <w:r w:rsidR="00AB016A" w:rsidRPr="007E4154">
              <w:rPr>
                <w:rFonts w:ascii="Arial" w:hAnsi="Arial" w:cs="Arial"/>
                <w:color w:val="000000"/>
              </w:rPr>
              <w:t xml:space="preserve"> </w:t>
            </w:r>
            <w:r w:rsidR="008050E4" w:rsidRPr="007E4154">
              <w:rPr>
                <w:rFonts w:ascii="Arial" w:hAnsi="Arial" w:cs="Arial"/>
                <w:color w:val="000000"/>
              </w:rPr>
              <w:t xml:space="preserve">| </w:t>
            </w:r>
            <w:r w:rsidR="004F731E" w:rsidRPr="007E4154">
              <w:rPr>
                <w:rFonts w:ascii="Arial" w:hAnsi="Arial" w:cs="Arial"/>
                <w:color w:val="000000"/>
              </w:rPr>
              <w:t>ole.clauss@gmx.de</w:t>
            </w:r>
            <w:r w:rsidRPr="007E4154">
              <w:rPr>
                <w:rFonts w:ascii="Arial" w:hAnsi="Arial" w:cs="Arial"/>
                <w:color w:val="000000"/>
              </w:rPr>
              <w:t xml:space="preserve"> </w:t>
            </w:r>
            <w:r w:rsidR="008050E4" w:rsidRPr="007E4154">
              <w:rPr>
                <w:rFonts w:ascii="Arial" w:hAnsi="Arial" w:cs="Arial"/>
                <w:color w:val="000000"/>
              </w:rPr>
              <w:t xml:space="preserve">| </w:t>
            </w:r>
            <w:r w:rsidR="004F731E" w:rsidRPr="007E4154">
              <w:rPr>
                <w:rFonts w:ascii="Arial" w:hAnsi="Arial" w:cs="Arial"/>
                <w:color w:val="000000"/>
              </w:rPr>
              <w:t>25.03.2004</w:t>
            </w:r>
            <w:r w:rsidR="00853438" w:rsidRPr="007E4154">
              <w:rPr>
                <w:rFonts w:ascii="Arial" w:hAnsi="Arial" w:cs="Arial"/>
                <w:color w:val="000000"/>
              </w:rPr>
              <w:t xml:space="preserve"> in </w:t>
            </w:r>
            <w:r w:rsidR="004F731E" w:rsidRPr="007E4154">
              <w:rPr>
                <w:rFonts w:ascii="Arial" w:hAnsi="Arial" w:cs="Arial"/>
                <w:color w:val="000000"/>
              </w:rPr>
              <w:t>Berlin</w:t>
            </w:r>
          </w:p>
        </w:tc>
      </w:tr>
      <w:tr w:rsidR="002508C2" w:rsidRPr="007E4154" w14:paraId="0FCADE56" w14:textId="77777777" w:rsidTr="007E4154">
        <w:trPr>
          <w:trHeight w:val="510"/>
        </w:trPr>
        <w:tc>
          <w:tcPr>
            <w:tcW w:w="9924" w:type="dxa"/>
            <w:gridSpan w:val="17"/>
            <w:tcBorders>
              <w:bottom w:val="single" w:sz="4" w:space="0" w:color="auto"/>
            </w:tcBorders>
            <w:vAlign w:val="bottom"/>
          </w:tcPr>
          <w:p w14:paraId="6219B894" w14:textId="1ED9FB2D" w:rsidR="002508C2" w:rsidRPr="007E4154" w:rsidRDefault="006E2C9C" w:rsidP="0013461D">
            <w:pPr>
              <w:jc w:val="center"/>
              <w:rPr>
                <w:rFonts w:ascii="Arial" w:hAnsi="Arial" w:cs="Arial"/>
              </w:rPr>
            </w:pPr>
            <w:r w:rsidRPr="007E4154">
              <w:rPr>
                <w:rFonts w:ascii="Arial" w:hAnsi="Arial" w:cs="Arial"/>
                <w:b/>
                <w:smallCaps/>
              </w:rPr>
              <w:t>Schule &amp; Studium</w:t>
            </w:r>
          </w:p>
        </w:tc>
      </w:tr>
      <w:tr w:rsidR="00D1492F" w:rsidRPr="007E4154" w14:paraId="7D1DEBF7" w14:textId="77777777" w:rsidTr="007E4154">
        <w:trPr>
          <w:trHeight w:val="340"/>
        </w:trPr>
        <w:tc>
          <w:tcPr>
            <w:tcW w:w="6804" w:type="dxa"/>
            <w:gridSpan w:val="9"/>
            <w:tcBorders>
              <w:top w:val="single" w:sz="4" w:space="0" w:color="auto"/>
            </w:tcBorders>
            <w:vAlign w:val="bottom"/>
          </w:tcPr>
          <w:p w14:paraId="0C2B846F" w14:textId="0284FC98" w:rsidR="00D1492F" w:rsidRPr="007E4154" w:rsidRDefault="00C26834" w:rsidP="0013461D">
            <w:pPr>
              <w:rPr>
                <w:rFonts w:ascii="Arial" w:hAnsi="Arial" w:cs="Arial"/>
                <w:b/>
                <w:smallCaps/>
              </w:rPr>
            </w:pPr>
            <w:r w:rsidRPr="007E4154">
              <w:rPr>
                <w:rFonts w:ascii="Arial" w:hAnsi="Arial" w:cs="Arial"/>
                <w:b/>
                <w:smallCaps/>
              </w:rPr>
              <w:t>Technische Universität Berlin</w:t>
            </w:r>
          </w:p>
        </w:tc>
        <w:tc>
          <w:tcPr>
            <w:tcW w:w="3120" w:type="dxa"/>
            <w:gridSpan w:val="8"/>
            <w:tcBorders>
              <w:top w:val="single" w:sz="4" w:space="0" w:color="auto"/>
            </w:tcBorders>
            <w:vAlign w:val="bottom"/>
          </w:tcPr>
          <w:p w14:paraId="7C845E2D" w14:textId="19A021A4" w:rsidR="00D1492F" w:rsidRPr="007E4154" w:rsidRDefault="00C26834" w:rsidP="0013461D">
            <w:pPr>
              <w:jc w:val="right"/>
              <w:rPr>
                <w:rFonts w:ascii="Arial" w:hAnsi="Arial" w:cs="Arial"/>
                <w:i/>
                <w:smallCaps/>
              </w:rPr>
            </w:pPr>
            <w:r w:rsidRPr="007E4154">
              <w:rPr>
                <w:rFonts w:ascii="Arial" w:hAnsi="Arial" w:cs="Arial"/>
                <w:i/>
                <w:smallCaps/>
              </w:rPr>
              <w:t xml:space="preserve">Berlin </w:t>
            </w:r>
          </w:p>
        </w:tc>
      </w:tr>
      <w:tr w:rsidR="00D1492F" w:rsidRPr="007E4154" w14:paraId="61E5D482" w14:textId="77777777" w:rsidTr="007E4154">
        <w:tc>
          <w:tcPr>
            <w:tcW w:w="5523" w:type="dxa"/>
            <w:gridSpan w:val="4"/>
          </w:tcPr>
          <w:p w14:paraId="11CB9A0F" w14:textId="12106230" w:rsidR="00D1492F" w:rsidRPr="007E4154" w:rsidRDefault="006B3D51" w:rsidP="0013461D">
            <w:pPr>
              <w:rPr>
                <w:rFonts w:ascii="Arial" w:hAnsi="Arial" w:cs="Arial"/>
              </w:rPr>
            </w:pPr>
            <w:r w:rsidRPr="007E4154">
              <w:rPr>
                <w:rFonts w:ascii="Arial" w:hAnsi="Arial" w:cs="Arial"/>
              </w:rPr>
              <w:t xml:space="preserve">Orientierungsstudium </w:t>
            </w:r>
            <w:proofErr w:type="spellStart"/>
            <w:r w:rsidRPr="007E4154">
              <w:rPr>
                <w:rFonts w:ascii="Arial" w:hAnsi="Arial" w:cs="Arial"/>
              </w:rPr>
              <w:t>MINTgrün</w:t>
            </w:r>
            <w:proofErr w:type="spellEnd"/>
          </w:p>
        </w:tc>
        <w:tc>
          <w:tcPr>
            <w:tcW w:w="4401" w:type="dxa"/>
            <w:gridSpan w:val="13"/>
          </w:tcPr>
          <w:p w14:paraId="419A9228" w14:textId="6CCD68D6" w:rsidR="00D1492F" w:rsidRPr="007E4154" w:rsidRDefault="00C26834" w:rsidP="0013461D">
            <w:pPr>
              <w:jc w:val="right"/>
              <w:rPr>
                <w:rFonts w:ascii="Arial" w:hAnsi="Arial" w:cs="Arial"/>
              </w:rPr>
            </w:pPr>
            <w:r w:rsidRPr="007E4154">
              <w:rPr>
                <w:rFonts w:ascii="Arial" w:hAnsi="Arial" w:cs="Arial"/>
              </w:rPr>
              <w:t>10</w:t>
            </w:r>
            <w:r w:rsidR="00D1492F" w:rsidRPr="007E4154">
              <w:rPr>
                <w:rFonts w:ascii="Arial" w:hAnsi="Arial" w:cs="Arial"/>
              </w:rPr>
              <w:t>/20</w:t>
            </w:r>
            <w:r w:rsidRPr="007E4154">
              <w:rPr>
                <w:rFonts w:ascii="Arial" w:hAnsi="Arial" w:cs="Arial"/>
              </w:rPr>
              <w:t>22</w:t>
            </w:r>
            <w:r w:rsidR="00D1492F" w:rsidRPr="007E4154">
              <w:rPr>
                <w:rFonts w:ascii="Arial" w:hAnsi="Arial" w:cs="Arial"/>
              </w:rPr>
              <w:t xml:space="preserve"> –</w:t>
            </w:r>
            <w:r w:rsidR="00B17D95" w:rsidRPr="007E4154">
              <w:rPr>
                <w:rFonts w:ascii="Arial" w:hAnsi="Arial" w:cs="Arial"/>
              </w:rPr>
              <w:t xml:space="preserve"> </w:t>
            </w:r>
            <w:r w:rsidR="006B3D51" w:rsidRPr="007E4154">
              <w:rPr>
                <w:rFonts w:ascii="Arial" w:hAnsi="Arial" w:cs="Arial"/>
              </w:rPr>
              <w:t>07/2023</w:t>
            </w:r>
          </w:p>
        </w:tc>
      </w:tr>
      <w:tr w:rsidR="00D5280E" w:rsidRPr="007E4154" w14:paraId="7EABE9F1" w14:textId="77777777" w:rsidTr="007E4154">
        <w:tc>
          <w:tcPr>
            <w:tcW w:w="9924" w:type="dxa"/>
            <w:gridSpan w:val="17"/>
          </w:tcPr>
          <w:p w14:paraId="015CC027" w14:textId="7503DEA2" w:rsidR="00B17D95" w:rsidRPr="007E4154" w:rsidRDefault="00B518A9" w:rsidP="0013461D">
            <w:pPr>
              <w:pStyle w:val="Listenabsatz"/>
              <w:numPr>
                <w:ilvl w:val="0"/>
                <w:numId w:val="2"/>
              </w:numPr>
              <w:rPr>
                <w:rFonts w:ascii="Arial" w:hAnsi="Arial" w:cs="Arial"/>
                <w:i/>
                <w:iCs/>
                <w:color w:val="000000"/>
                <w:lang w:val="de-AT"/>
              </w:rPr>
            </w:pPr>
            <w:r w:rsidRPr="007E4154">
              <w:rPr>
                <w:rFonts w:ascii="Arial" w:hAnsi="Arial" w:cs="Arial"/>
                <w:i/>
                <w:iCs/>
                <w:color w:val="000000"/>
                <w:lang w:val="de-AT"/>
              </w:rPr>
              <w:t>Zweisemestriger Einblick in Studiengänge aus dem MINT-Bereich</w:t>
            </w:r>
          </w:p>
          <w:p w14:paraId="7A71E6B0" w14:textId="4DE301EE" w:rsidR="00426D7E" w:rsidRPr="007E4154" w:rsidRDefault="00B518A9" w:rsidP="0013461D">
            <w:pPr>
              <w:pStyle w:val="Listenabsatz"/>
              <w:numPr>
                <w:ilvl w:val="0"/>
                <w:numId w:val="2"/>
              </w:numPr>
              <w:rPr>
                <w:rFonts w:ascii="Arial" w:hAnsi="Arial" w:cs="Arial"/>
                <w:i/>
                <w:iCs/>
                <w:color w:val="000000"/>
              </w:rPr>
            </w:pPr>
            <w:r w:rsidRPr="007E4154">
              <w:rPr>
                <w:rFonts w:ascii="Arial" w:hAnsi="Arial" w:cs="Arial"/>
                <w:i/>
                <w:iCs/>
                <w:color w:val="000000"/>
              </w:rPr>
              <w:t xml:space="preserve">Teilnahme am </w:t>
            </w:r>
            <w:proofErr w:type="spellStart"/>
            <w:r w:rsidRPr="007E4154">
              <w:rPr>
                <w:rFonts w:ascii="Arial" w:hAnsi="Arial" w:cs="Arial"/>
                <w:i/>
                <w:iCs/>
                <w:color w:val="000000"/>
              </w:rPr>
              <w:t>MINTgrün</w:t>
            </w:r>
            <w:proofErr w:type="spellEnd"/>
            <w:r w:rsidR="004F731E" w:rsidRPr="007E4154">
              <w:rPr>
                <w:rFonts w:ascii="Arial" w:hAnsi="Arial" w:cs="Arial"/>
                <w:i/>
                <w:iCs/>
                <w:color w:val="000000"/>
              </w:rPr>
              <w:t>-</w:t>
            </w:r>
            <w:r w:rsidRPr="007E4154">
              <w:rPr>
                <w:rFonts w:ascii="Arial" w:hAnsi="Arial" w:cs="Arial"/>
                <w:i/>
                <w:iCs/>
                <w:color w:val="000000"/>
              </w:rPr>
              <w:t>Projektlabor Robotik</w:t>
            </w:r>
            <w:r w:rsidR="00B17D95" w:rsidRPr="007E4154">
              <w:rPr>
                <w:rFonts w:ascii="Arial" w:hAnsi="Arial" w:cs="Arial"/>
                <w:i/>
                <w:iCs/>
                <w:color w:val="000000"/>
              </w:rPr>
              <w:t xml:space="preserve"> </w:t>
            </w:r>
          </w:p>
        </w:tc>
      </w:tr>
      <w:tr w:rsidR="00D5280E" w:rsidRPr="007E4154" w14:paraId="013361E1" w14:textId="77777777" w:rsidTr="007E4154">
        <w:trPr>
          <w:trHeight w:val="340"/>
        </w:trPr>
        <w:tc>
          <w:tcPr>
            <w:tcW w:w="7088" w:type="dxa"/>
            <w:gridSpan w:val="10"/>
            <w:vAlign w:val="bottom"/>
          </w:tcPr>
          <w:p w14:paraId="197620E3" w14:textId="49C96515" w:rsidR="00D1492F" w:rsidRPr="007E4154" w:rsidRDefault="00C26834" w:rsidP="0013461D">
            <w:pPr>
              <w:rPr>
                <w:rFonts w:ascii="Arial" w:hAnsi="Arial" w:cs="Arial"/>
              </w:rPr>
            </w:pPr>
            <w:r w:rsidRPr="007E4154">
              <w:rPr>
                <w:rFonts w:ascii="Arial" w:hAnsi="Arial" w:cs="Arial"/>
                <w:b/>
                <w:smallCaps/>
              </w:rPr>
              <w:t>Werner-von-Siemens-Gymnasium</w:t>
            </w:r>
          </w:p>
        </w:tc>
        <w:tc>
          <w:tcPr>
            <w:tcW w:w="2836" w:type="dxa"/>
            <w:gridSpan w:val="7"/>
            <w:vAlign w:val="bottom"/>
          </w:tcPr>
          <w:p w14:paraId="63D86F51" w14:textId="12C8478F" w:rsidR="00D1492F" w:rsidRPr="007E4154" w:rsidRDefault="00C26834" w:rsidP="0013461D">
            <w:pPr>
              <w:ind w:left="-279"/>
              <w:jc w:val="right"/>
              <w:rPr>
                <w:rFonts w:ascii="Arial" w:hAnsi="Arial" w:cs="Arial"/>
              </w:rPr>
            </w:pPr>
            <w:r w:rsidRPr="007E4154">
              <w:rPr>
                <w:rFonts w:ascii="Arial" w:hAnsi="Arial" w:cs="Arial"/>
                <w:i/>
                <w:smallCaps/>
              </w:rPr>
              <w:t>Berlin</w:t>
            </w:r>
          </w:p>
        </w:tc>
      </w:tr>
      <w:tr w:rsidR="00D5280E" w:rsidRPr="007E4154" w14:paraId="62632213" w14:textId="77777777" w:rsidTr="007E4154">
        <w:tc>
          <w:tcPr>
            <w:tcW w:w="5387" w:type="dxa"/>
            <w:gridSpan w:val="3"/>
          </w:tcPr>
          <w:p w14:paraId="5F71027E" w14:textId="5FC7A193" w:rsidR="00D1492F" w:rsidRPr="007E4154" w:rsidRDefault="00C26834" w:rsidP="0013461D">
            <w:pPr>
              <w:rPr>
                <w:rFonts w:ascii="Arial" w:hAnsi="Arial" w:cs="Arial"/>
                <w:lang w:val="de-AT"/>
              </w:rPr>
            </w:pPr>
            <w:r w:rsidRPr="007E4154">
              <w:rPr>
                <w:rFonts w:ascii="Arial" w:hAnsi="Arial" w:cs="Arial"/>
                <w:lang w:val="de-AT"/>
              </w:rPr>
              <w:t>Allgemeine Hochschulreife (Note: 2,1)</w:t>
            </w:r>
          </w:p>
        </w:tc>
        <w:tc>
          <w:tcPr>
            <w:tcW w:w="4537" w:type="dxa"/>
            <w:gridSpan w:val="14"/>
          </w:tcPr>
          <w:p w14:paraId="51FC9814" w14:textId="6AD92F54" w:rsidR="00D1492F" w:rsidRPr="007E4154" w:rsidRDefault="00426D7E" w:rsidP="0013461D">
            <w:pPr>
              <w:jc w:val="right"/>
              <w:rPr>
                <w:rFonts w:ascii="Arial" w:hAnsi="Arial" w:cs="Arial"/>
                <w:lang w:val="en-US"/>
              </w:rPr>
            </w:pPr>
            <w:r w:rsidRPr="007E4154">
              <w:rPr>
                <w:rFonts w:ascii="Arial" w:hAnsi="Arial" w:cs="Arial"/>
              </w:rPr>
              <w:t>0</w:t>
            </w:r>
            <w:r w:rsidR="006B3D51" w:rsidRPr="007E4154">
              <w:rPr>
                <w:rFonts w:ascii="Arial" w:hAnsi="Arial" w:cs="Arial"/>
              </w:rPr>
              <w:t>8</w:t>
            </w:r>
            <w:r w:rsidRPr="007E4154">
              <w:rPr>
                <w:rFonts w:ascii="Arial" w:hAnsi="Arial" w:cs="Arial"/>
              </w:rPr>
              <w:t>/20</w:t>
            </w:r>
            <w:r w:rsidR="0091331D" w:rsidRPr="007E4154">
              <w:rPr>
                <w:rFonts w:ascii="Arial" w:hAnsi="Arial" w:cs="Arial"/>
              </w:rPr>
              <w:t>1</w:t>
            </w:r>
            <w:r w:rsidR="006B3D51" w:rsidRPr="007E4154">
              <w:rPr>
                <w:rFonts w:ascii="Arial" w:hAnsi="Arial" w:cs="Arial"/>
              </w:rPr>
              <w:t>6</w:t>
            </w:r>
            <w:r w:rsidRPr="007E4154">
              <w:rPr>
                <w:rFonts w:ascii="Arial" w:hAnsi="Arial" w:cs="Arial"/>
              </w:rPr>
              <w:t xml:space="preserve"> – </w:t>
            </w:r>
            <w:r w:rsidR="0091331D" w:rsidRPr="007E4154">
              <w:rPr>
                <w:rFonts w:ascii="Arial" w:hAnsi="Arial" w:cs="Arial"/>
              </w:rPr>
              <w:t>0</w:t>
            </w:r>
            <w:r w:rsidR="006B3D51" w:rsidRPr="007E4154">
              <w:rPr>
                <w:rFonts w:ascii="Arial" w:hAnsi="Arial" w:cs="Arial"/>
              </w:rPr>
              <w:t>6</w:t>
            </w:r>
            <w:r w:rsidRPr="007E4154">
              <w:rPr>
                <w:rFonts w:ascii="Arial" w:hAnsi="Arial" w:cs="Arial"/>
              </w:rPr>
              <w:t>/20</w:t>
            </w:r>
            <w:r w:rsidR="006B3D51" w:rsidRPr="007E4154">
              <w:rPr>
                <w:rFonts w:ascii="Arial" w:hAnsi="Arial" w:cs="Arial"/>
              </w:rPr>
              <w:t>22</w:t>
            </w:r>
          </w:p>
        </w:tc>
      </w:tr>
      <w:tr w:rsidR="00D5280E" w:rsidRPr="007E4154" w14:paraId="4D68BFE7" w14:textId="77777777" w:rsidTr="007E4154">
        <w:tc>
          <w:tcPr>
            <w:tcW w:w="9924" w:type="dxa"/>
            <w:gridSpan w:val="17"/>
          </w:tcPr>
          <w:p w14:paraId="5A1AD320" w14:textId="57F9381A" w:rsidR="00426D7E" w:rsidRPr="007E4154" w:rsidRDefault="00C26834" w:rsidP="0013461D">
            <w:pPr>
              <w:pStyle w:val="Listenabsatz"/>
              <w:numPr>
                <w:ilvl w:val="0"/>
                <w:numId w:val="2"/>
              </w:numPr>
              <w:rPr>
                <w:rFonts w:ascii="Arial" w:hAnsi="Arial" w:cs="Arial"/>
                <w:i/>
                <w:iCs/>
                <w:lang w:val="de-AT"/>
              </w:rPr>
            </w:pPr>
            <w:r w:rsidRPr="007E4154">
              <w:rPr>
                <w:rFonts w:ascii="Arial" w:hAnsi="Arial" w:cs="Arial"/>
                <w:i/>
                <w:iCs/>
              </w:rPr>
              <w:t>Leistungskurs Physik (Note: 14 Punkte)</w:t>
            </w:r>
          </w:p>
          <w:p w14:paraId="7A33F65C" w14:textId="77777777" w:rsidR="0091331D" w:rsidRPr="007E4154" w:rsidRDefault="00C26834" w:rsidP="0013461D">
            <w:pPr>
              <w:pStyle w:val="Listenabsatz"/>
              <w:numPr>
                <w:ilvl w:val="0"/>
                <w:numId w:val="2"/>
              </w:numPr>
              <w:rPr>
                <w:rFonts w:ascii="Arial" w:hAnsi="Arial" w:cs="Arial"/>
                <w:i/>
                <w:iCs/>
                <w:lang w:val="de-AT"/>
              </w:rPr>
            </w:pPr>
            <w:r w:rsidRPr="007E4154">
              <w:rPr>
                <w:rFonts w:ascii="Arial" w:hAnsi="Arial" w:cs="Arial"/>
                <w:i/>
                <w:iCs/>
              </w:rPr>
              <w:t>Seminarkurs Wirtschaft (Note: 14 Punkte)</w:t>
            </w:r>
          </w:p>
          <w:p w14:paraId="54BF63E9" w14:textId="110335AA" w:rsidR="00B518A9" w:rsidRPr="007E4154" w:rsidRDefault="00C26834" w:rsidP="007E4154">
            <w:pPr>
              <w:pStyle w:val="Listenabsatz"/>
              <w:numPr>
                <w:ilvl w:val="0"/>
                <w:numId w:val="2"/>
              </w:numPr>
              <w:rPr>
                <w:rFonts w:ascii="Arial" w:hAnsi="Arial" w:cs="Arial"/>
                <w:i/>
                <w:iCs/>
                <w:lang w:val="de-AT"/>
              </w:rPr>
            </w:pPr>
            <w:r w:rsidRPr="007E4154">
              <w:rPr>
                <w:rFonts w:ascii="Arial" w:hAnsi="Arial" w:cs="Arial"/>
                <w:i/>
                <w:iCs/>
              </w:rPr>
              <w:t xml:space="preserve">Teilnahme am </w:t>
            </w:r>
            <w:proofErr w:type="spellStart"/>
            <w:r w:rsidRPr="007E4154">
              <w:rPr>
                <w:rFonts w:ascii="Arial" w:hAnsi="Arial" w:cs="Arial"/>
                <w:i/>
                <w:iCs/>
              </w:rPr>
              <w:t>Fyziklani</w:t>
            </w:r>
            <w:proofErr w:type="spellEnd"/>
            <w:r w:rsidRPr="007E4154">
              <w:rPr>
                <w:rFonts w:ascii="Arial" w:hAnsi="Arial" w:cs="Arial"/>
                <w:i/>
                <w:iCs/>
              </w:rPr>
              <w:t xml:space="preserve"> 2021 und 2022</w:t>
            </w:r>
            <w:r w:rsidR="007E4154">
              <w:rPr>
                <w:rFonts w:ascii="Arial" w:hAnsi="Arial" w:cs="Arial"/>
                <w:i/>
                <w:iCs/>
              </w:rPr>
              <w:t xml:space="preserve"> </w:t>
            </w:r>
            <w:r w:rsidRPr="007E4154">
              <w:rPr>
                <w:rFonts w:ascii="Arial" w:hAnsi="Arial" w:cs="Arial"/>
                <w:i/>
                <w:iCs/>
              </w:rPr>
              <w:t>(</w:t>
            </w:r>
            <w:proofErr w:type="gramStart"/>
            <w:r w:rsidRPr="007E4154">
              <w:rPr>
                <w:rFonts w:ascii="Arial" w:hAnsi="Arial" w:cs="Arial"/>
                <w:i/>
                <w:iCs/>
              </w:rPr>
              <w:t>Tschechischer</w:t>
            </w:r>
            <w:proofErr w:type="gramEnd"/>
            <w:r w:rsidRPr="007E4154">
              <w:rPr>
                <w:rFonts w:ascii="Arial" w:hAnsi="Arial" w:cs="Arial"/>
                <w:i/>
                <w:iCs/>
              </w:rPr>
              <w:t xml:space="preserve"> Physik Wettbewerb)</w:t>
            </w:r>
          </w:p>
        </w:tc>
      </w:tr>
      <w:tr w:rsidR="00D5280E" w:rsidRPr="007E4154" w14:paraId="3A2665B3" w14:textId="77777777" w:rsidTr="007E4154">
        <w:trPr>
          <w:trHeight w:val="510"/>
        </w:trPr>
        <w:tc>
          <w:tcPr>
            <w:tcW w:w="9924" w:type="dxa"/>
            <w:gridSpan w:val="17"/>
            <w:tcBorders>
              <w:bottom w:val="single" w:sz="4" w:space="0" w:color="auto"/>
            </w:tcBorders>
            <w:vAlign w:val="bottom"/>
          </w:tcPr>
          <w:p w14:paraId="239F87B8" w14:textId="2F545CC8" w:rsidR="00665BF3" w:rsidRPr="007E4154" w:rsidRDefault="006E2C9C" w:rsidP="0013461D">
            <w:pPr>
              <w:pStyle w:val="BERSCHRIFT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7E4154">
              <w:rPr>
                <w:rFonts w:ascii="Arial" w:hAnsi="Arial" w:cs="Arial"/>
                <w:sz w:val="22"/>
                <w:szCs w:val="22"/>
              </w:rPr>
              <w:t>Pra</w:t>
            </w:r>
            <w:r w:rsidR="002F249E" w:rsidRPr="007E4154">
              <w:rPr>
                <w:rFonts w:ascii="Arial" w:hAnsi="Arial" w:cs="Arial"/>
                <w:sz w:val="22"/>
                <w:szCs w:val="22"/>
              </w:rPr>
              <w:t>ktische Erfahrung</w:t>
            </w:r>
          </w:p>
        </w:tc>
      </w:tr>
      <w:tr w:rsidR="00D5280E" w:rsidRPr="007E4154" w14:paraId="127C64E2" w14:textId="77777777" w:rsidTr="007E4154">
        <w:trPr>
          <w:trHeight w:val="340"/>
        </w:trPr>
        <w:tc>
          <w:tcPr>
            <w:tcW w:w="6521" w:type="dxa"/>
            <w:gridSpan w:val="8"/>
            <w:tcBorders>
              <w:top w:val="single" w:sz="4" w:space="0" w:color="auto"/>
            </w:tcBorders>
            <w:vAlign w:val="bottom"/>
          </w:tcPr>
          <w:p w14:paraId="38F27285" w14:textId="2401528F" w:rsidR="00665BF3" w:rsidRPr="007E4154" w:rsidRDefault="00B518A9" w:rsidP="0013461D">
            <w:pPr>
              <w:rPr>
                <w:rFonts w:ascii="Arial" w:hAnsi="Arial" w:cs="Arial"/>
              </w:rPr>
            </w:pPr>
            <w:r w:rsidRPr="007E4154">
              <w:rPr>
                <w:rFonts w:ascii="Arial" w:hAnsi="Arial" w:cs="Arial"/>
                <w:b/>
                <w:bCs/>
                <w:color w:val="202124"/>
                <w:shd w:val="clear" w:color="auto" w:fill="FFFFFF"/>
              </w:rPr>
              <w:t>Mazars GmbH &amp; Co. KG</w:t>
            </w:r>
          </w:p>
        </w:tc>
        <w:tc>
          <w:tcPr>
            <w:tcW w:w="3403" w:type="dxa"/>
            <w:gridSpan w:val="9"/>
            <w:tcBorders>
              <w:top w:val="single" w:sz="4" w:space="0" w:color="auto"/>
            </w:tcBorders>
            <w:vAlign w:val="bottom"/>
          </w:tcPr>
          <w:p w14:paraId="4820196E" w14:textId="56F6916F" w:rsidR="00665BF3" w:rsidRPr="007E4154" w:rsidRDefault="00021CF5" w:rsidP="0013461D">
            <w:pPr>
              <w:jc w:val="right"/>
              <w:rPr>
                <w:rFonts w:ascii="Arial" w:hAnsi="Arial" w:cs="Arial"/>
                <w:i/>
                <w:smallCaps/>
              </w:rPr>
            </w:pPr>
            <w:r w:rsidRPr="007E4154">
              <w:rPr>
                <w:rFonts w:ascii="Arial" w:hAnsi="Arial" w:cs="Arial"/>
                <w:i/>
                <w:smallCaps/>
              </w:rPr>
              <w:t>Berlin</w:t>
            </w:r>
          </w:p>
        </w:tc>
      </w:tr>
      <w:tr w:rsidR="00D5280E" w:rsidRPr="007E4154" w14:paraId="335D84E9" w14:textId="77777777" w:rsidTr="007E4154">
        <w:trPr>
          <w:trHeight w:val="80"/>
        </w:trPr>
        <w:tc>
          <w:tcPr>
            <w:tcW w:w="5954" w:type="dxa"/>
            <w:gridSpan w:val="5"/>
          </w:tcPr>
          <w:p w14:paraId="618E7342" w14:textId="78AF560E" w:rsidR="008A1C15" w:rsidRPr="002F7DB3" w:rsidDel="002F7DB3" w:rsidRDefault="003733E5" w:rsidP="0013461D">
            <w:pPr>
              <w:rPr>
                <w:del w:id="1" w:author="David Döbele" w:date="2023-01-10T20:38:00Z"/>
                <w:rFonts w:ascii="Arial" w:hAnsi="Arial" w:cs="Arial"/>
                <w:lang w:val="en-US"/>
              </w:rPr>
            </w:pPr>
            <w:proofErr w:type="spellStart"/>
            <w:r w:rsidRPr="002F7DB3">
              <w:rPr>
                <w:rFonts w:ascii="Arial" w:hAnsi="Arial" w:cs="Arial"/>
                <w:lang w:val="en-US"/>
              </w:rPr>
              <w:t>Prakti</w:t>
            </w:r>
            <w:r w:rsidR="00595463" w:rsidRPr="002F7DB3">
              <w:rPr>
                <w:rFonts w:ascii="Arial" w:hAnsi="Arial" w:cs="Arial"/>
                <w:lang w:val="en-US"/>
              </w:rPr>
              <w:t>kum</w:t>
            </w:r>
            <w:proofErr w:type="spellEnd"/>
            <w:r w:rsidRPr="002F7DB3">
              <w:rPr>
                <w:rFonts w:ascii="Arial" w:hAnsi="Arial" w:cs="Arial"/>
                <w:lang w:val="en-US"/>
              </w:rPr>
              <w:t xml:space="preserve"> </w:t>
            </w:r>
            <w:proofErr w:type="spellStart"/>
            <w:r w:rsidRPr="002F7DB3">
              <w:rPr>
                <w:rFonts w:ascii="Arial" w:hAnsi="Arial" w:cs="Arial"/>
                <w:lang w:val="en-US"/>
              </w:rPr>
              <w:t>im</w:t>
            </w:r>
            <w:proofErr w:type="spellEnd"/>
            <w:r w:rsidR="00AF2B2E" w:rsidRPr="002F7DB3">
              <w:rPr>
                <w:rFonts w:ascii="Arial" w:hAnsi="Arial" w:cs="Arial"/>
                <w:lang w:val="en-US"/>
              </w:rPr>
              <w:t xml:space="preserve"> </w:t>
            </w:r>
            <w:r w:rsidR="00B518A9" w:rsidRPr="002F7DB3">
              <w:rPr>
                <w:rFonts w:ascii="Arial" w:hAnsi="Arial" w:cs="Arial"/>
                <w:lang w:val="en-US"/>
              </w:rPr>
              <w:t xml:space="preserve">Audit und </w:t>
            </w:r>
            <w:r w:rsidR="007F2E3E" w:rsidRPr="002F7DB3">
              <w:rPr>
                <w:rFonts w:ascii="Arial" w:hAnsi="Arial" w:cs="Arial"/>
                <w:lang w:val="en-US"/>
              </w:rPr>
              <w:t>Financial Advisory Services</w:t>
            </w:r>
            <w:del w:id="2" w:author="David Döbele" w:date="2023-01-10T20:38:00Z">
              <w:r w:rsidR="00327822" w:rsidRPr="002F7DB3" w:rsidDel="002F7DB3">
                <w:rPr>
                  <w:rFonts w:ascii="Arial" w:hAnsi="Arial" w:cs="Arial"/>
                  <w:lang w:val="en-US"/>
                </w:rPr>
                <w:delText xml:space="preserve"> </w:delText>
              </w:r>
            </w:del>
          </w:p>
          <w:p w14:paraId="20B1570F" w14:textId="27DF4D5B" w:rsidR="00665BF3" w:rsidRPr="007E4154" w:rsidRDefault="00327822" w:rsidP="0013461D">
            <w:pPr>
              <w:rPr>
                <w:rFonts w:ascii="Arial" w:hAnsi="Arial" w:cs="Arial"/>
              </w:rPr>
            </w:pPr>
            <w:del w:id="3" w:author="David Döbele" w:date="2023-01-10T20:38:00Z">
              <w:r w:rsidRPr="007E4154" w:rsidDel="002F7DB3">
                <w:rPr>
                  <w:rFonts w:ascii="Arial" w:hAnsi="Arial" w:cs="Arial"/>
                </w:rPr>
                <w:delText>(geplant, Vertrag bereits unterschrieben)</w:delText>
              </w:r>
            </w:del>
          </w:p>
        </w:tc>
        <w:tc>
          <w:tcPr>
            <w:tcW w:w="3970" w:type="dxa"/>
            <w:gridSpan w:val="12"/>
          </w:tcPr>
          <w:p w14:paraId="0475B997" w14:textId="52F396C1" w:rsidR="00665BF3" w:rsidRPr="007E4154" w:rsidRDefault="008A1C15" w:rsidP="0013461D">
            <w:pPr>
              <w:jc w:val="right"/>
              <w:rPr>
                <w:rFonts w:ascii="Arial" w:hAnsi="Arial" w:cs="Arial"/>
                <w:lang w:val="en-US"/>
              </w:rPr>
            </w:pPr>
            <w:r w:rsidRPr="007E4154">
              <w:rPr>
                <w:rFonts w:ascii="Arial" w:hAnsi="Arial" w:cs="Arial"/>
                <w:lang w:val="en-US"/>
              </w:rPr>
              <w:t>01</w:t>
            </w:r>
            <w:r w:rsidR="00665BF3" w:rsidRPr="007E4154">
              <w:rPr>
                <w:rFonts w:ascii="Arial" w:hAnsi="Arial" w:cs="Arial"/>
                <w:lang w:val="en-US"/>
              </w:rPr>
              <w:t>/20</w:t>
            </w:r>
            <w:r w:rsidRPr="007E4154">
              <w:rPr>
                <w:rFonts w:ascii="Arial" w:hAnsi="Arial" w:cs="Arial"/>
                <w:lang w:val="en-US"/>
              </w:rPr>
              <w:t>23</w:t>
            </w:r>
            <w:r w:rsidR="00665BF3" w:rsidRPr="007E4154">
              <w:rPr>
                <w:rFonts w:ascii="Arial" w:hAnsi="Arial" w:cs="Arial"/>
                <w:lang w:val="en-US"/>
              </w:rPr>
              <w:t xml:space="preserve"> – </w:t>
            </w:r>
            <w:r w:rsidRPr="007E4154">
              <w:rPr>
                <w:rFonts w:ascii="Arial" w:hAnsi="Arial" w:cs="Arial"/>
                <w:lang w:val="en-US"/>
              </w:rPr>
              <w:t>04</w:t>
            </w:r>
            <w:r w:rsidR="00665BF3" w:rsidRPr="007E4154">
              <w:rPr>
                <w:rFonts w:ascii="Arial" w:hAnsi="Arial" w:cs="Arial"/>
                <w:lang w:val="en-US"/>
              </w:rPr>
              <w:t>/20</w:t>
            </w:r>
            <w:r w:rsidRPr="007E4154">
              <w:rPr>
                <w:rFonts w:ascii="Arial" w:hAnsi="Arial" w:cs="Arial"/>
                <w:lang w:val="en-US"/>
              </w:rPr>
              <w:t>23</w:t>
            </w:r>
          </w:p>
        </w:tc>
      </w:tr>
      <w:tr w:rsidR="002F7DB3" w:rsidRPr="007E4154" w14:paraId="37AB2545" w14:textId="77777777" w:rsidTr="002F7DB3">
        <w:tblPrEx>
          <w:tblW w:w="9924" w:type="dxa"/>
          <w:tblInd w:w="-426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ayout w:type="fixed"/>
          <w:tblCellMar>
            <w:left w:w="0" w:type="dxa"/>
            <w:right w:w="0" w:type="dxa"/>
          </w:tblCellMar>
          <w:tblPrExChange w:id="4" w:author="David Döbele" w:date="2023-01-10T20:38:00Z">
            <w:tblPrEx>
              <w:tblW w:w="9924" w:type="dxa"/>
              <w:tblInd w:w="-426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0" w:type="dxa"/>
                <w:right w:w="0" w:type="dxa"/>
              </w:tblCellMar>
            </w:tblPrEx>
          </w:tblPrExChange>
        </w:tblPrEx>
        <w:trPr>
          <w:trHeight w:val="80"/>
          <w:ins w:id="5" w:author="David Döbele" w:date="2023-01-10T20:38:00Z"/>
          <w:trPrChange w:id="6" w:author="David Döbele" w:date="2023-01-10T20:38:00Z">
            <w:trPr>
              <w:trHeight w:val="80"/>
            </w:trPr>
          </w:trPrChange>
        </w:trPr>
        <w:tc>
          <w:tcPr>
            <w:tcW w:w="8931" w:type="dxa"/>
            <w:gridSpan w:val="16"/>
            <w:tcPrChange w:id="7" w:author="David Döbele" w:date="2023-01-10T20:38:00Z">
              <w:tcPr>
                <w:tcW w:w="5954" w:type="dxa"/>
                <w:gridSpan w:val="5"/>
              </w:tcPr>
            </w:tcPrChange>
          </w:tcPr>
          <w:p w14:paraId="519F8471" w14:textId="74B0A780" w:rsidR="002F7DB3" w:rsidRPr="002F7DB3" w:rsidRDefault="002F7DB3" w:rsidP="002F7DB3">
            <w:pPr>
              <w:pStyle w:val="Bullets"/>
              <w:rPr>
                <w:ins w:id="8" w:author="David Döbele" w:date="2023-01-10T20:38:00Z"/>
                <w:rFonts w:ascii="Arial" w:hAnsi="Arial" w:cs="Arial"/>
                <w:lang w:val="de-AT"/>
                <w:rPrChange w:id="9" w:author="David Döbele" w:date="2023-01-10T20:38:00Z">
                  <w:rPr>
                    <w:ins w:id="10" w:author="David Döbele" w:date="2023-01-10T20:38:00Z"/>
                    <w:rFonts w:ascii="Arial" w:hAnsi="Arial" w:cs="Arial"/>
                    <w:lang w:val="en-US"/>
                  </w:rPr>
                </w:rPrChange>
              </w:rPr>
              <w:pPrChange w:id="11" w:author="David Döbele" w:date="2023-01-10T20:38:00Z">
                <w:pPr/>
              </w:pPrChange>
            </w:pPr>
            <w:ins w:id="12" w:author="David Döbele" w:date="2023-01-10T20:38:00Z">
              <w:r>
                <w:rPr>
                  <w:rFonts w:ascii="Arial" w:hAnsi="Arial" w:cs="Arial"/>
                  <w:lang w:val="de-AT"/>
                </w:rPr>
                <w:t xml:space="preserve">Mitarbeit an der Prüfung von verschiedenen mittelständischen Unternehmen, </w:t>
              </w:r>
            </w:ins>
            <w:ins w:id="13" w:author="David Döbele" w:date="2023-01-10T20:39:00Z">
              <w:r w:rsidR="00CB2255">
                <w:rPr>
                  <w:rFonts w:ascii="Arial" w:hAnsi="Arial" w:cs="Arial"/>
                  <w:lang w:val="de-AT"/>
                </w:rPr>
                <w:t>insbesondere</w:t>
              </w:r>
              <w:r>
                <w:rPr>
                  <w:rFonts w:ascii="Arial" w:hAnsi="Arial" w:cs="Arial"/>
                  <w:lang w:val="de-AT"/>
                </w:rPr>
                <w:t xml:space="preserve"> aus der Finanzdienstleistungsbranche</w:t>
              </w:r>
            </w:ins>
          </w:p>
        </w:tc>
        <w:tc>
          <w:tcPr>
            <w:tcW w:w="993" w:type="dxa"/>
            <w:tcPrChange w:id="14" w:author="David Döbele" w:date="2023-01-10T20:38:00Z">
              <w:tcPr>
                <w:tcW w:w="3970" w:type="dxa"/>
                <w:gridSpan w:val="11"/>
              </w:tcPr>
            </w:tcPrChange>
          </w:tcPr>
          <w:p w14:paraId="6FA8BEC3" w14:textId="77777777" w:rsidR="002F7DB3" w:rsidRPr="002F7DB3" w:rsidRDefault="002F7DB3" w:rsidP="0013461D">
            <w:pPr>
              <w:jc w:val="right"/>
              <w:rPr>
                <w:ins w:id="15" w:author="David Döbele" w:date="2023-01-10T20:38:00Z"/>
                <w:rFonts w:ascii="Arial" w:hAnsi="Arial" w:cs="Arial"/>
                <w:rPrChange w:id="16" w:author="David Döbele" w:date="2023-01-10T20:38:00Z">
                  <w:rPr>
                    <w:ins w:id="17" w:author="David Döbele" w:date="2023-01-10T20:38:00Z"/>
                    <w:rFonts w:ascii="Arial" w:hAnsi="Arial" w:cs="Arial"/>
                    <w:lang w:val="en-US"/>
                  </w:rPr>
                </w:rPrChange>
              </w:rPr>
            </w:pPr>
          </w:p>
        </w:tc>
      </w:tr>
      <w:tr w:rsidR="00D5280E" w:rsidRPr="007E4154" w14:paraId="50AFEA03" w14:textId="77777777" w:rsidTr="007E4154">
        <w:trPr>
          <w:trHeight w:val="346"/>
        </w:trPr>
        <w:tc>
          <w:tcPr>
            <w:tcW w:w="5523" w:type="dxa"/>
            <w:gridSpan w:val="4"/>
            <w:vAlign w:val="bottom"/>
          </w:tcPr>
          <w:p w14:paraId="42FB0D26" w14:textId="44A148D8" w:rsidR="00665BF3" w:rsidRPr="007E4154" w:rsidRDefault="00A26D0D" w:rsidP="0013461D">
            <w:pPr>
              <w:pStyle w:val="Bullets"/>
              <w:numPr>
                <w:ilvl w:val="0"/>
                <w:numId w:val="0"/>
              </w:numPr>
              <w:rPr>
                <w:rFonts w:ascii="Arial" w:hAnsi="Arial" w:cs="Arial"/>
                <w:i w:val="0"/>
                <w:iCs w:val="0"/>
              </w:rPr>
            </w:pPr>
            <w:r w:rsidRPr="007E4154">
              <w:rPr>
                <w:rFonts w:ascii="Arial" w:hAnsi="Arial" w:cs="Arial"/>
                <w:b/>
                <w:i w:val="0"/>
                <w:iCs w:val="0"/>
                <w:smallCaps/>
              </w:rPr>
              <w:t>Ba</w:t>
            </w:r>
            <w:r w:rsidR="007D0271" w:rsidRPr="007E4154">
              <w:rPr>
                <w:rFonts w:ascii="Arial" w:hAnsi="Arial" w:cs="Arial"/>
                <w:b/>
                <w:i w:val="0"/>
                <w:iCs w:val="0"/>
                <w:smallCaps/>
              </w:rPr>
              <w:t>nkimmobilien Vertriebsgesellschaft mbH</w:t>
            </w:r>
          </w:p>
        </w:tc>
        <w:tc>
          <w:tcPr>
            <w:tcW w:w="4401" w:type="dxa"/>
            <w:gridSpan w:val="13"/>
            <w:vAlign w:val="bottom"/>
          </w:tcPr>
          <w:p w14:paraId="11E31BD8" w14:textId="700D089F" w:rsidR="00665BF3" w:rsidRPr="007E4154" w:rsidRDefault="007D0271" w:rsidP="0013461D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Arial" w:hAnsi="Arial" w:cs="Arial"/>
                <w:iCs w:val="0"/>
              </w:rPr>
            </w:pPr>
            <w:r w:rsidRPr="007E4154">
              <w:rPr>
                <w:rFonts w:ascii="Arial" w:hAnsi="Arial" w:cs="Arial"/>
                <w:iCs w:val="0"/>
                <w:smallCaps/>
              </w:rPr>
              <w:t>Halle</w:t>
            </w:r>
            <w:r w:rsidR="000C5F01" w:rsidRPr="007E4154">
              <w:rPr>
                <w:rFonts w:ascii="Arial" w:hAnsi="Arial" w:cs="Arial"/>
                <w:iCs w:val="0"/>
                <w:smallCaps/>
              </w:rPr>
              <w:t xml:space="preserve"> (Saale)</w:t>
            </w:r>
          </w:p>
        </w:tc>
      </w:tr>
      <w:tr w:rsidR="00D5280E" w:rsidRPr="007E4154" w14:paraId="48328CB9" w14:textId="77777777" w:rsidTr="007E4154">
        <w:tc>
          <w:tcPr>
            <w:tcW w:w="6379" w:type="dxa"/>
            <w:gridSpan w:val="7"/>
          </w:tcPr>
          <w:p w14:paraId="74B74B41" w14:textId="603D8179" w:rsidR="00665BF3" w:rsidRPr="007E4154" w:rsidRDefault="00D5280E" w:rsidP="0013461D">
            <w:pPr>
              <w:pStyle w:val="Bullets"/>
              <w:numPr>
                <w:ilvl w:val="0"/>
                <w:numId w:val="0"/>
              </w:numPr>
              <w:rPr>
                <w:rFonts w:ascii="Arial" w:hAnsi="Arial" w:cs="Arial"/>
                <w:i w:val="0"/>
                <w:iCs w:val="0"/>
              </w:rPr>
            </w:pPr>
            <w:proofErr w:type="spellStart"/>
            <w:r w:rsidRPr="007E4154">
              <w:rPr>
                <w:rFonts w:ascii="Arial" w:hAnsi="Arial" w:cs="Arial"/>
                <w:i w:val="0"/>
                <w:iCs w:val="0"/>
                <w:lang w:val="en-US"/>
              </w:rPr>
              <w:t>Praktik</w:t>
            </w:r>
            <w:r w:rsidR="00222725" w:rsidRPr="007E4154">
              <w:rPr>
                <w:rFonts w:ascii="Arial" w:hAnsi="Arial" w:cs="Arial"/>
                <w:i w:val="0"/>
                <w:iCs w:val="0"/>
                <w:lang w:val="en-US"/>
              </w:rPr>
              <w:t>um</w:t>
            </w:r>
            <w:proofErr w:type="spellEnd"/>
            <w:r w:rsidR="00665BF3" w:rsidRPr="007E4154">
              <w:rPr>
                <w:rFonts w:ascii="Arial" w:hAnsi="Arial" w:cs="Arial"/>
                <w:i w:val="0"/>
                <w:iCs w:val="0"/>
                <w:lang w:val="en-US"/>
              </w:rPr>
              <w:t xml:space="preserve"> </w:t>
            </w:r>
            <w:proofErr w:type="spellStart"/>
            <w:r w:rsidR="0091331D" w:rsidRPr="007E4154">
              <w:rPr>
                <w:rFonts w:ascii="Arial" w:hAnsi="Arial" w:cs="Arial"/>
                <w:i w:val="0"/>
                <w:iCs w:val="0"/>
                <w:lang w:val="en-US"/>
              </w:rPr>
              <w:t>im</w:t>
            </w:r>
            <w:proofErr w:type="spellEnd"/>
            <w:r w:rsidR="00665BF3" w:rsidRPr="007E4154">
              <w:rPr>
                <w:rFonts w:ascii="Arial" w:hAnsi="Arial" w:cs="Arial"/>
                <w:i w:val="0"/>
                <w:iCs w:val="0"/>
                <w:lang w:val="en-US"/>
              </w:rPr>
              <w:t xml:space="preserve"> </w:t>
            </w:r>
            <w:proofErr w:type="spellStart"/>
            <w:r w:rsidR="00D4701A" w:rsidRPr="007E4154">
              <w:rPr>
                <w:rFonts w:ascii="Arial" w:hAnsi="Arial" w:cs="Arial"/>
                <w:i w:val="0"/>
                <w:iCs w:val="0"/>
                <w:lang w:val="en-US"/>
              </w:rPr>
              <w:t>Immobilienmanagement</w:t>
            </w:r>
            <w:proofErr w:type="spellEnd"/>
          </w:p>
        </w:tc>
        <w:tc>
          <w:tcPr>
            <w:tcW w:w="3545" w:type="dxa"/>
            <w:gridSpan w:val="10"/>
          </w:tcPr>
          <w:p w14:paraId="2CB21DEB" w14:textId="41E0E4C4" w:rsidR="00665BF3" w:rsidRPr="007E4154" w:rsidRDefault="00665BF3" w:rsidP="0013461D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Arial" w:hAnsi="Arial" w:cs="Arial"/>
                <w:i w:val="0"/>
                <w:iCs w:val="0"/>
                <w:lang w:val="en-US"/>
              </w:rPr>
            </w:pPr>
            <w:r w:rsidRPr="007E4154">
              <w:rPr>
                <w:rFonts w:ascii="Arial" w:hAnsi="Arial" w:cs="Arial"/>
                <w:i w:val="0"/>
                <w:iCs w:val="0"/>
                <w:lang w:val="en-US"/>
              </w:rPr>
              <w:t>0</w:t>
            </w:r>
            <w:r w:rsidR="00222725" w:rsidRPr="007E4154">
              <w:rPr>
                <w:rFonts w:ascii="Arial" w:hAnsi="Arial" w:cs="Arial"/>
                <w:i w:val="0"/>
                <w:iCs w:val="0"/>
                <w:lang w:val="en-US"/>
              </w:rPr>
              <w:t>7</w:t>
            </w:r>
            <w:r w:rsidRPr="007E4154">
              <w:rPr>
                <w:rFonts w:ascii="Arial" w:hAnsi="Arial" w:cs="Arial"/>
                <w:i w:val="0"/>
                <w:iCs w:val="0"/>
                <w:lang w:val="en-US"/>
              </w:rPr>
              <w:t>/20</w:t>
            </w:r>
            <w:r w:rsidR="00222725" w:rsidRPr="007E4154">
              <w:rPr>
                <w:rFonts w:ascii="Arial" w:hAnsi="Arial" w:cs="Arial"/>
                <w:i w:val="0"/>
                <w:iCs w:val="0"/>
                <w:lang w:val="en-US"/>
              </w:rPr>
              <w:t>22</w:t>
            </w:r>
            <w:r w:rsidRPr="007E4154">
              <w:rPr>
                <w:rFonts w:ascii="Arial" w:hAnsi="Arial" w:cs="Arial"/>
                <w:i w:val="0"/>
                <w:iCs w:val="0"/>
                <w:lang w:val="en-US"/>
              </w:rPr>
              <w:t xml:space="preserve"> – 09/20</w:t>
            </w:r>
            <w:r w:rsidR="00222725" w:rsidRPr="007E4154">
              <w:rPr>
                <w:rFonts w:ascii="Arial" w:hAnsi="Arial" w:cs="Arial"/>
                <w:i w:val="0"/>
                <w:iCs w:val="0"/>
                <w:lang w:val="en-US"/>
              </w:rPr>
              <w:t>22</w:t>
            </w:r>
          </w:p>
        </w:tc>
      </w:tr>
      <w:tr w:rsidR="00D5280E" w:rsidRPr="007E4154" w14:paraId="7C4155D6" w14:textId="77777777" w:rsidTr="007E4154">
        <w:tc>
          <w:tcPr>
            <w:tcW w:w="9924" w:type="dxa"/>
            <w:gridSpan w:val="17"/>
          </w:tcPr>
          <w:p w14:paraId="1A135F1D" w14:textId="745D909C" w:rsidR="0091331D" w:rsidRPr="007E4154" w:rsidRDefault="00963F19" w:rsidP="0013461D">
            <w:pPr>
              <w:pStyle w:val="Bullets"/>
              <w:rPr>
                <w:rFonts w:ascii="Arial" w:hAnsi="Arial" w:cs="Arial"/>
                <w:lang w:val="de-AT"/>
              </w:rPr>
            </w:pPr>
            <w:r w:rsidRPr="007E4154">
              <w:rPr>
                <w:rFonts w:ascii="Arial" w:hAnsi="Arial" w:cs="Arial"/>
                <w:lang w:val="de-AT"/>
              </w:rPr>
              <w:t>Begleitung eines Immobilienankaufes</w:t>
            </w:r>
            <w:r w:rsidR="007E4154">
              <w:rPr>
                <w:rFonts w:ascii="Arial" w:hAnsi="Arial" w:cs="Arial"/>
                <w:lang w:val="de-AT"/>
              </w:rPr>
              <w:t xml:space="preserve"> (ca. 1,5 </w:t>
            </w:r>
            <w:proofErr w:type="spellStart"/>
            <w:r w:rsidR="007E4154">
              <w:rPr>
                <w:rFonts w:ascii="Arial" w:hAnsi="Arial" w:cs="Arial"/>
                <w:lang w:val="de-AT"/>
              </w:rPr>
              <w:t>Mio</w:t>
            </w:r>
            <w:proofErr w:type="spellEnd"/>
            <w:r w:rsidR="007E4154">
              <w:rPr>
                <w:rFonts w:ascii="Arial" w:hAnsi="Arial" w:cs="Arial"/>
                <w:lang w:val="de-AT"/>
              </w:rPr>
              <w:t xml:space="preserve"> € Kaufpreis)</w:t>
            </w:r>
          </w:p>
          <w:p w14:paraId="7C7DA6E8" w14:textId="76B0AC29" w:rsidR="0091331D" w:rsidRPr="007E4154" w:rsidRDefault="00963F19" w:rsidP="0013461D">
            <w:pPr>
              <w:pStyle w:val="Bullets"/>
              <w:rPr>
                <w:rFonts w:ascii="Arial" w:hAnsi="Arial" w:cs="Arial"/>
                <w:lang w:val="de-AT"/>
              </w:rPr>
            </w:pPr>
            <w:r w:rsidRPr="007E4154">
              <w:rPr>
                <w:rFonts w:ascii="Arial" w:hAnsi="Arial" w:cs="Arial"/>
                <w:lang w:val="de-AT"/>
              </w:rPr>
              <w:t>Ablauf und Durchführung von Vermietungen</w:t>
            </w:r>
          </w:p>
          <w:p w14:paraId="3658805E" w14:textId="746872B9" w:rsidR="00BA215A" w:rsidRPr="007E4154" w:rsidRDefault="00963F19" w:rsidP="0013461D">
            <w:pPr>
              <w:pStyle w:val="Bullets"/>
              <w:rPr>
                <w:rFonts w:ascii="Arial" w:hAnsi="Arial" w:cs="Arial"/>
                <w:lang w:val="de-AT"/>
              </w:rPr>
            </w:pPr>
            <w:r w:rsidRPr="007E4154">
              <w:rPr>
                <w:rFonts w:ascii="Arial" w:hAnsi="Arial" w:cs="Arial"/>
                <w:lang w:val="de-AT"/>
              </w:rPr>
              <w:t>Aufbau und Bestandteile einer Hausverwaltung</w:t>
            </w:r>
          </w:p>
        </w:tc>
      </w:tr>
      <w:tr w:rsidR="0091331D" w:rsidRPr="007E4154" w14:paraId="0D4DF1FA" w14:textId="77777777" w:rsidTr="007E4154">
        <w:trPr>
          <w:trHeight w:val="346"/>
        </w:trPr>
        <w:tc>
          <w:tcPr>
            <w:tcW w:w="6379" w:type="dxa"/>
            <w:gridSpan w:val="7"/>
            <w:vAlign w:val="bottom"/>
          </w:tcPr>
          <w:p w14:paraId="52DCB940" w14:textId="4A7C7B3F" w:rsidR="007D0271" w:rsidRPr="007E4154" w:rsidRDefault="00622B7D" w:rsidP="0013461D">
            <w:pPr>
              <w:pStyle w:val="Bullets"/>
              <w:numPr>
                <w:ilvl w:val="0"/>
                <w:numId w:val="0"/>
              </w:numPr>
              <w:rPr>
                <w:rFonts w:ascii="Arial" w:hAnsi="Arial" w:cs="Arial"/>
                <w:b/>
                <w:i w:val="0"/>
                <w:iCs w:val="0"/>
                <w:smallCaps/>
              </w:rPr>
            </w:pPr>
            <w:proofErr w:type="spellStart"/>
            <w:r w:rsidRPr="007E4154">
              <w:rPr>
                <w:rFonts w:ascii="Arial" w:hAnsi="Arial" w:cs="Arial"/>
                <w:b/>
                <w:i w:val="0"/>
                <w:iCs w:val="0"/>
                <w:smallCaps/>
              </w:rPr>
              <w:t>GoStudent</w:t>
            </w:r>
            <w:proofErr w:type="spellEnd"/>
            <w:r w:rsidRPr="007E4154">
              <w:rPr>
                <w:rFonts w:ascii="Arial" w:hAnsi="Arial" w:cs="Arial"/>
                <w:b/>
                <w:i w:val="0"/>
                <w:iCs w:val="0"/>
                <w:smallCaps/>
              </w:rPr>
              <w:t xml:space="preserve"> online Nachhilfe</w:t>
            </w:r>
          </w:p>
        </w:tc>
        <w:tc>
          <w:tcPr>
            <w:tcW w:w="3545" w:type="dxa"/>
            <w:gridSpan w:val="10"/>
            <w:vAlign w:val="bottom"/>
          </w:tcPr>
          <w:p w14:paraId="00F3353C" w14:textId="39119FED" w:rsidR="0091331D" w:rsidRPr="007E4154" w:rsidRDefault="00505BF1" w:rsidP="0013461D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Arial" w:hAnsi="Arial" w:cs="Arial"/>
                <w:iCs w:val="0"/>
              </w:rPr>
            </w:pPr>
            <w:r w:rsidRPr="007E4154">
              <w:rPr>
                <w:rFonts w:ascii="Arial" w:hAnsi="Arial" w:cs="Arial"/>
                <w:iCs w:val="0"/>
                <w:smallCaps/>
              </w:rPr>
              <w:t>Online</w:t>
            </w:r>
          </w:p>
        </w:tc>
      </w:tr>
      <w:tr w:rsidR="003659CD" w:rsidRPr="007E4154" w14:paraId="3D9BC158" w14:textId="77777777" w:rsidTr="007E4154">
        <w:trPr>
          <w:trHeight w:val="210"/>
        </w:trPr>
        <w:tc>
          <w:tcPr>
            <w:tcW w:w="6379" w:type="dxa"/>
            <w:gridSpan w:val="7"/>
          </w:tcPr>
          <w:p w14:paraId="2A360612" w14:textId="5A0643CF" w:rsidR="003659CD" w:rsidRPr="007E4154" w:rsidRDefault="003659CD" w:rsidP="0013461D">
            <w:pPr>
              <w:pStyle w:val="Bullets"/>
              <w:numPr>
                <w:ilvl w:val="0"/>
                <w:numId w:val="0"/>
              </w:numPr>
              <w:rPr>
                <w:rFonts w:ascii="Arial" w:hAnsi="Arial" w:cs="Arial"/>
                <w:i w:val="0"/>
                <w:iCs w:val="0"/>
              </w:rPr>
            </w:pPr>
            <w:r w:rsidRPr="007E4154">
              <w:rPr>
                <w:rFonts w:ascii="Arial" w:hAnsi="Arial" w:cs="Arial"/>
                <w:i w:val="0"/>
                <w:iCs w:val="0"/>
              </w:rPr>
              <w:t>Online-Nachhilfelehrer in Mathematik, Physik und Englisch</w:t>
            </w:r>
          </w:p>
        </w:tc>
        <w:tc>
          <w:tcPr>
            <w:tcW w:w="3545" w:type="dxa"/>
            <w:gridSpan w:val="10"/>
          </w:tcPr>
          <w:p w14:paraId="7593AE89" w14:textId="63FD898F" w:rsidR="003659CD" w:rsidRPr="007E4154" w:rsidRDefault="003659CD" w:rsidP="0013461D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Arial" w:hAnsi="Arial" w:cs="Arial"/>
                <w:iCs w:val="0"/>
                <w:smallCaps/>
              </w:rPr>
            </w:pPr>
            <w:r w:rsidRPr="007E4154">
              <w:rPr>
                <w:rFonts w:ascii="Arial" w:hAnsi="Arial" w:cs="Arial"/>
                <w:i w:val="0"/>
                <w:iCs w:val="0"/>
                <w:lang w:val="en-US"/>
              </w:rPr>
              <w:t>0</w:t>
            </w:r>
            <w:r w:rsidR="00D4701A" w:rsidRPr="007E4154">
              <w:rPr>
                <w:rFonts w:ascii="Arial" w:hAnsi="Arial" w:cs="Arial"/>
                <w:i w:val="0"/>
                <w:iCs w:val="0"/>
                <w:lang w:val="en-US"/>
              </w:rPr>
              <w:t>2</w:t>
            </w:r>
            <w:r w:rsidRPr="007E4154">
              <w:rPr>
                <w:rFonts w:ascii="Arial" w:hAnsi="Arial" w:cs="Arial"/>
                <w:i w:val="0"/>
                <w:iCs w:val="0"/>
                <w:lang w:val="en-US"/>
              </w:rPr>
              <w:t>/20</w:t>
            </w:r>
            <w:r w:rsidR="00D4701A" w:rsidRPr="007E4154">
              <w:rPr>
                <w:rFonts w:ascii="Arial" w:hAnsi="Arial" w:cs="Arial"/>
                <w:i w:val="0"/>
                <w:iCs w:val="0"/>
                <w:lang w:val="en-US"/>
              </w:rPr>
              <w:t>22</w:t>
            </w:r>
            <w:r w:rsidRPr="007E4154">
              <w:rPr>
                <w:rFonts w:ascii="Arial" w:hAnsi="Arial" w:cs="Arial"/>
                <w:i w:val="0"/>
                <w:iCs w:val="0"/>
                <w:lang w:val="en-US"/>
              </w:rPr>
              <w:t xml:space="preserve"> – </w:t>
            </w:r>
            <w:proofErr w:type="spellStart"/>
            <w:r w:rsidR="00D4701A" w:rsidRPr="007E4154">
              <w:rPr>
                <w:rFonts w:ascii="Arial" w:hAnsi="Arial" w:cs="Arial"/>
                <w:i w:val="0"/>
                <w:iCs w:val="0"/>
                <w:lang w:val="en-US"/>
              </w:rPr>
              <w:t>heute</w:t>
            </w:r>
            <w:proofErr w:type="spellEnd"/>
          </w:p>
        </w:tc>
      </w:tr>
      <w:tr w:rsidR="00D5280E" w:rsidRPr="007E4154" w14:paraId="7A1EBBAB" w14:textId="77777777" w:rsidTr="007E4154">
        <w:tc>
          <w:tcPr>
            <w:tcW w:w="8222" w:type="dxa"/>
            <w:gridSpan w:val="14"/>
          </w:tcPr>
          <w:p w14:paraId="36E85553" w14:textId="30D61EE9" w:rsidR="00680B7A" w:rsidRPr="007E4154" w:rsidRDefault="00680B7A" w:rsidP="0013461D">
            <w:pPr>
              <w:pStyle w:val="Bullets"/>
              <w:rPr>
                <w:rFonts w:ascii="Arial" w:hAnsi="Arial" w:cs="Arial"/>
                <w:lang w:val="de-AT"/>
              </w:rPr>
            </w:pPr>
            <w:r w:rsidRPr="007E4154">
              <w:rPr>
                <w:rFonts w:ascii="Arial" w:hAnsi="Arial" w:cs="Arial"/>
                <w:lang w:val="de-AT"/>
              </w:rPr>
              <w:t>Unterrichten der Klassenstufen sieben bis elf</w:t>
            </w:r>
          </w:p>
          <w:p w14:paraId="06A0ABEE" w14:textId="36331993" w:rsidR="00680B7A" w:rsidRPr="007E4154" w:rsidRDefault="00622B7D" w:rsidP="0013461D">
            <w:pPr>
              <w:pStyle w:val="Bullets"/>
              <w:spacing w:after="240" w:line="312" w:lineRule="auto"/>
              <w:ind w:left="714" w:hanging="357"/>
              <w:rPr>
                <w:rFonts w:ascii="Arial" w:hAnsi="Arial" w:cs="Arial"/>
                <w:lang w:val="de-AT"/>
              </w:rPr>
            </w:pPr>
            <w:r w:rsidRPr="007E4154">
              <w:rPr>
                <w:rFonts w:ascii="Arial" w:hAnsi="Arial" w:cs="Arial"/>
                <w:lang w:val="de-AT"/>
              </w:rPr>
              <w:t>Vorbereitung auf Klausuren, Nachholen des Unterrichtsstoffes</w:t>
            </w:r>
          </w:p>
        </w:tc>
        <w:tc>
          <w:tcPr>
            <w:tcW w:w="1702" w:type="dxa"/>
            <w:gridSpan w:val="3"/>
          </w:tcPr>
          <w:p w14:paraId="59E67B8D" w14:textId="58457350" w:rsidR="00665BF3" w:rsidRPr="007E4154" w:rsidRDefault="00665BF3" w:rsidP="0013461D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Arial" w:hAnsi="Arial" w:cs="Arial"/>
                <w:i w:val="0"/>
                <w:iCs w:val="0"/>
              </w:rPr>
            </w:pPr>
          </w:p>
        </w:tc>
      </w:tr>
      <w:tr w:rsidR="0056098D" w:rsidRPr="007E4154" w14:paraId="5EDD2BC8" w14:textId="77777777" w:rsidTr="007E4154">
        <w:trPr>
          <w:trHeight w:val="346"/>
        </w:trPr>
        <w:tc>
          <w:tcPr>
            <w:tcW w:w="7938" w:type="dxa"/>
            <w:gridSpan w:val="12"/>
            <w:vAlign w:val="bottom"/>
          </w:tcPr>
          <w:p w14:paraId="28042278" w14:textId="7E7B8CD9" w:rsidR="0056098D" w:rsidRPr="007E4154" w:rsidRDefault="0056098D" w:rsidP="0013461D">
            <w:pPr>
              <w:pStyle w:val="Bullets"/>
              <w:numPr>
                <w:ilvl w:val="0"/>
                <w:numId w:val="0"/>
              </w:numPr>
              <w:rPr>
                <w:rFonts w:ascii="Arial" w:hAnsi="Arial" w:cs="Arial"/>
                <w:b/>
                <w:i w:val="0"/>
                <w:iCs w:val="0"/>
                <w:smallCaps/>
              </w:rPr>
            </w:pPr>
            <w:proofErr w:type="spellStart"/>
            <w:r w:rsidRPr="007E4154">
              <w:rPr>
                <w:rFonts w:ascii="Arial" w:hAnsi="Arial" w:cs="Arial"/>
                <w:b/>
                <w:i w:val="0"/>
                <w:iCs w:val="0"/>
                <w:smallCaps/>
              </w:rPr>
              <w:t>Milbach+Milbach</w:t>
            </w:r>
            <w:proofErr w:type="spellEnd"/>
            <w:r w:rsidRPr="007E4154">
              <w:rPr>
                <w:rFonts w:ascii="Arial" w:hAnsi="Arial" w:cs="Arial"/>
                <w:b/>
                <w:i w:val="0"/>
                <w:iCs w:val="0"/>
                <w:smallCaps/>
              </w:rPr>
              <w:t xml:space="preserve"> Architekten und</w:t>
            </w:r>
            <w:r w:rsidR="007E4154">
              <w:rPr>
                <w:rFonts w:ascii="Arial" w:hAnsi="Arial" w:cs="Arial"/>
                <w:b/>
                <w:i w:val="0"/>
                <w:iCs w:val="0"/>
                <w:smallCaps/>
              </w:rPr>
              <w:t xml:space="preserve"> </w:t>
            </w:r>
            <w:r w:rsidR="002B0DD1" w:rsidRPr="007E4154">
              <w:rPr>
                <w:rFonts w:ascii="Arial" w:hAnsi="Arial" w:cs="Arial"/>
                <w:b/>
                <w:i w:val="0"/>
                <w:iCs w:val="0"/>
                <w:smallCaps/>
              </w:rPr>
              <w:t>I</w:t>
            </w:r>
            <w:r w:rsidRPr="007E4154">
              <w:rPr>
                <w:rFonts w:ascii="Arial" w:hAnsi="Arial" w:cs="Arial"/>
                <w:b/>
                <w:i w:val="0"/>
                <w:iCs w:val="0"/>
                <w:smallCaps/>
              </w:rPr>
              <w:t>ngeni</w:t>
            </w:r>
            <w:r w:rsidR="002B0DD1" w:rsidRPr="007E4154">
              <w:rPr>
                <w:rFonts w:ascii="Arial" w:hAnsi="Arial" w:cs="Arial"/>
                <w:b/>
                <w:i w:val="0"/>
                <w:iCs w:val="0"/>
                <w:smallCaps/>
              </w:rPr>
              <w:t>eure Gesellschaft mbH</w:t>
            </w:r>
          </w:p>
        </w:tc>
        <w:tc>
          <w:tcPr>
            <w:tcW w:w="1986" w:type="dxa"/>
            <w:gridSpan w:val="5"/>
            <w:vAlign w:val="bottom"/>
          </w:tcPr>
          <w:p w14:paraId="41AB2CA9" w14:textId="3B07334B" w:rsidR="00AD6C84" w:rsidRPr="007E4154" w:rsidRDefault="00382B0E" w:rsidP="007E4154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Arial" w:hAnsi="Arial" w:cs="Arial"/>
                <w:iCs w:val="0"/>
              </w:rPr>
            </w:pPr>
            <w:r w:rsidRPr="007E4154">
              <w:rPr>
                <w:rFonts w:ascii="Arial" w:hAnsi="Arial" w:cs="Arial"/>
                <w:iCs w:val="0"/>
                <w:smallCaps/>
              </w:rPr>
              <w:t>Berlin</w:t>
            </w:r>
          </w:p>
        </w:tc>
      </w:tr>
      <w:tr w:rsidR="00743F99" w:rsidRPr="007E4154" w14:paraId="0AE42E60" w14:textId="77777777" w:rsidTr="007E4154">
        <w:tc>
          <w:tcPr>
            <w:tcW w:w="6096" w:type="dxa"/>
            <w:gridSpan w:val="6"/>
          </w:tcPr>
          <w:p w14:paraId="5554963C" w14:textId="19F67E1E" w:rsidR="00743F99" w:rsidRPr="007E4154" w:rsidRDefault="00743F99" w:rsidP="0013461D">
            <w:pPr>
              <w:pStyle w:val="Bullets"/>
              <w:numPr>
                <w:ilvl w:val="0"/>
                <w:numId w:val="0"/>
              </w:numPr>
              <w:spacing w:after="240"/>
              <w:rPr>
                <w:rFonts w:ascii="Arial" w:hAnsi="Arial" w:cs="Arial"/>
                <w:lang w:val="de-AT"/>
              </w:rPr>
            </w:pPr>
            <w:proofErr w:type="spellStart"/>
            <w:r w:rsidRPr="007E4154">
              <w:rPr>
                <w:rFonts w:ascii="Arial" w:hAnsi="Arial" w:cs="Arial"/>
                <w:i w:val="0"/>
                <w:iCs w:val="0"/>
                <w:lang w:val="en-US"/>
              </w:rPr>
              <w:t>Schülerpraktikum</w:t>
            </w:r>
            <w:proofErr w:type="spellEnd"/>
          </w:p>
        </w:tc>
        <w:tc>
          <w:tcPr>
            <w:tcW w:w="3828" w:type="dxa"/>
            <w:gridSpan w:val="11"/>
          </w:tcPr>
          <w:p w14:paraId="29144D3F" w14:textId="357D6439" w:rsidR="00743F99" w:rsidRPr="007E4154" w:rsidRDefault="00382B0E" w:rsidP="0013461D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Arial" w:hAnsi="Arial" w:cs="Arial"/>
                <w:i w:val="0"/>
                <w:iCs w:val="0"/>
              </w:rPr>
            </w:pPr>
            <w:r w:rsidRPr="007E4154">
              <w:rPr>
                <w:rFonts w:ascii="Arial" w:hAnsi="Arial" w:cs="Arial"/>
                <w:i w:val="0"/>
                <w:iCs w:val="0"/>
                <w:lang w:val="en-US"/>
              </w:rPr>
              <w:t>05/2019 – 06/2019</w:t>
            </w:r>
          </w:p>
        </w:tc>
      </w:tr>
      <w:tr w:rsidR="0056098D" w:rsidRPr="007E4154" w14:paraId="7AC0145E" w14:textId="77777777" w:rsidTr="007E4154">
        <w:tc>
          <w:tcPr>
            <w:tcW w:w="8505" w:type="dxa"/>
            <w:gridSpan w:val="15"/>
          </w:tcPr>
          <w:p w14:paraId="0135B6C3" w14:textId="77777777" w:rsidR="0056098D" w:rsidRPr="007E4154" w:rsidRDefault="002B0DD1" w:rsidP="0013461D">
            <w:pPr>
              <w:pStyle w:val="Bullets"/>
              <w:spacing w:after="240"/>
              <w:ind w:left="714" w:hanging="357"/>
              <w:rPr>
                <w:rFonts w:ascii="Arial" w:hAnsi="Arial" w:cs="Arial"/>
                <w:lang w:val="de-AT"/>
              </w:rPr>
            </w:pPr>
            <w:r w:rsidRPr="007E4154">
              <w:rPr>
                <w:rFonts w:ascii="Arial" w:hAnsi="Arial" w:cs="Arial"/>
                <w:lang w:val="de-AT"/>
              </w:rPr>
              <w:t>Erstellung von digitalen Grundrissen anhand physischer Pläne</w:t>
            </w:r>
          </w:p>
          <w:p w14:paraId="0DFF8E99" w14:textId="77777777" w:rsidR="008948DD" w:rsidRPr="007E4154" w:rsidRDefault="008948DD" w:rsidP="0013461D">
            <w:pPr>
              <w:pStyle w:val="Bullets"/>
              <w:spacing w:after="240"/>
              <w:ind w:left="714" w:hanging="357"/>
              <w:rPr>
                <w:rFonts w:ascii="Arial" w:hAnsi="Arial" w:cs="Arial"/>
                <w:lang w:val="de-AT"/>
              </w:rPr>
            </w:pPr>
            <w:r w:rsidRPr="007E4154">
              <w:rPr>
                <w:rFonts w:ascii="Arial" w:hAnsi="Arial" w:cs="Arial"/>
                <w:lang w:val="de-AT"/>
              </w:rPr>
              <w:t>Grundlegender Umgang mit Programmen wie ArchiCAD</w:t>
            </w:r>
          </w:p>
          <w:p w14:paraId="354C90AB" w14:textId="149C2E48" w:rsidR="008948DD" w:rsidRPr="007E4154" w:rsidRDefault="008948DD" w:rsidP="0013461D">
            <w:pPr>
              <w:pStyle w:val="Bullets"/>
              <w:rPr>
                <w:rFonts w:ascii="Arial" w:hAnsi="Arial" w:cs="Arial"/>
                <w:lang w:val="de-AT"/>
              </w:rPr>
            </w:pPr>
            <w:r w:rsidRPr="007E4154">
              <w:rPr>
                <w:rFonts w:ascii="Arial" w:hAnsi="Arial" w:cs="Arial"/>
                <w:lang w:val="de-AT"/>
              </w:rPr>
              <w:t>Erarbeitung von Konzepten mit 3D Modellierungssoftware</w:t>
            </w:r>
          </w:p>
        </w:tc>
        <w:tc>
          <w:tcPr>
            <w:tcW w:w="1419" w:type="dxa"/>
            <w:gridSpan w:val="2"/>
          </w:tcPr>
          <w:p w14:paraId="5556B73A" w14:textId="1674EDBB" w:rsidR="0056098D" w:rsidRPr="007E4154" w:rsidRDefault="0056098D" w:rsidP="0013461D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Arial" w:hAnsi="Arial" w:cs="Arial"/>
                <w:i w:val="0"/>
                <w:iCs w:val="0"/>
              </w:rPr>
            </w:pPr>
          </w:p>
        </w:tc>
      </w:tr>
      <w:tr w:rsidR="00D5280E" w:rsidRPr="007E4154" w14:paraId="414B4085" w14:textId="77777777" w:rsidTr="007E4154">
        <w:trPr>
          <w:trHeight w:val="510"/>
        </w:trPr>
        <w:tc>
          <w:tcPr>
            <w:tcW w:w="9924" w:type="dxa"/>
            <w:gridSpan w:val="17"/>
            <w:tcBorders>
              <w:bottom w:val="single" w:sz="4" w:space="0" w:color="auto"/>
            </w:tcBorders>
            <w:vAlign w:val="bottom"/>
          </w:tcPr>
          <w:p w14:paraId="4741C5BA" w14:textId="49F945BF" w:rsidR="00665BF3" w:rsidRPr="007E4154" w:rsidRDefault="007861E8" w:rsidP="0013461D">
            <w:pPr>
              <w:pStyle w:val="BERSCHRIFT"/>
              <w:jc w:val="center"/>
              <w:rPr>
                <w:rFonts w:ascii="Arial" w:hAnsi="Arial" w:cs="Arial"/>
                <w:i/>
                <w:sz w:val="22"/>
                <w:szCs w:val="22"/>
              </w:rPr>
            </w:pPr>
            <w:proofErr w:type="spellStart"/>
            <w:r w:rsidRPr="007E4154">
              <w:rPr>
                <w:rFonts w:ascii="Arial" w:hAnsi="Arial" w:cs="Arial"/>
                <w:sz w:val="22"/>
                <w:szCs w:val="22"/>
              </w:rPr>
              <w:t>Extrakur</w:t>
            </w:r>
            <w:r w:rsidR="004A1CEC" w:rsidRPr="007E4154">
              <w:rPr>
                <w:rFonts w:ascii="Arial" w:hAnsi="Arial" w:cs="Arial"/>
                <w:sz w:val="22"/>
                <w:szCs w:val="22"/>
              </w:rPr>
              <w:t>rikulare</w:t>
            </w:r>
            <w:proofErr w:type="spellEnd"/>
            <w:r w:rsidR="00BF4CC1" w:rsidRPr="007E4154">
              <w:rPr>
                <w:rFonts w:ascii="Arial" w:hAnsi="Arial" w:cs="Arial"/>
                <w:sz w:val="22"/>
                <w:szCs w:val="22"/>
              </w:rPr>
              <w:t xml:space="preserve"> Aktivitäten</w:t>
            </w:r>
          </w:p>
        </w:tc>
      </w:tr>
      <w:tr w:rsidR="00CE28CC" w:rsidRPr="007E4154" w14:paraId="74251178" w14:textId="77777777" w:rsidTr="007E4154">
        <w:trPr>
          <w:trHeight w:val="340"/>
        </w:trPr>
        <w:tc>
          <w:tcPr>
            <w:tcW w:w="5523" w:type="dxa"/>
            <w:gridSpan w:val="4"/>
            <w:tcBorders>
              <w:top w:val="single" w:sz="4" w:space="0" w:color="auto"/>
            </w:tcBorders>
            <w:vAlign w:val="bottom"/>
          </w:tcPr>
          <w:p w14:paraId="23826F21" w14:textId="3ADAF6EE" w:rsidR="00CE28CC" w:rsidRPr="007E4154" w:rsidRDefault="0044286A" w:rsidP="0013461D">
            <w:pPr>
              <w:pStyle w:val="Ort"/>
              <w:jc w:val="left"/>
              <w:rPr>
                <w:rFonts w:ascii="Arial" w:hAnsi="Arial" w:cs="Arial"/>
                <w:b/>
                <w:bCs/>
                <w:i w:val="0"/>
                <w:iCs/>
                <w:sz w:val="22"/>
                <w:lang w:val="en-US"/>
              </w:rPr>
            </w:pPr>
            <w:r w:rsidRPr="007E4154">
              <w:rPr>
                <w:rFonts w:ascii="Arial" w:hAnsi="Arial" w:cs="Arial"/>
                <w:b/>
                <w:i w:val="0"/>
                <w:iCs/>
                <w:sz w:val="22"/>
                <w:lang w:val="en-US"/>
              </w:rPr>
              <w:t xml:space="preserve">Berliner </w:t>
            </w:r>
            <w:proofErr w:type="spellStart"/>
            <w:r w:rsidRPr="007E4154">
              <w:rPr>
                <w:rFonts w:ascii="Arial" w:hAnsi="Arial" w:cs="Arial"/>
                <w:b/>
                <w:i w:val="0"/>
                <w:iCs/>
                <w:sz w:val="22"/>
                <w:lang w:val="en-US"/>
              </w:rPr>
              <w:t>Börsenkreis</w:t>
            </w:r>
            <w:proofErr w:type="spellEnd"/>
            <w:r w:rsidRPr="007E4154">
              <w:rPr>
                <w:rFonts w:ascii="Arial" w:hAnsi="Arial" w:cs="Arial"/>
                <w:b/>
                <w:i w:val="0"/>
                <w:iCs/>
                <w:sz w:val="22"/>
                <w:lang w:val="en-US"/>
              </w:rPr>
              <w:t xml:space="preserve"> </w:t>
            </w:r>
            <w:proofErr w:type="spellStart"/>
            <w:r w:rsidRPr="007E4154">
              <w:rPr>
                <w:rFonts w:ascii="Arial" w:hAnsi="Arial" w:cs="Arial"/>
                <w:b/>
                <w:i w:val="0"/>
                <w:iCs/>
                <w:sz w:val="22"/>
                <w:lang w:val="en-US"/>
              </w:rPr>
              <w:t>e.V.</w:t>
            </w:r>
            <w:proofErr w:type="spellEnd"/>
          </w:p>
        </w:tc>
        <w:tc>
          <w:tcPr>
            <w:tcW w:w="4401" w:type="dxa"/>
            <w:gridSpan w:val="13"/>
            <w:tcBorders>
              <w:top w:val="single" w:sz="4" w:space="0" w:color="auto"/>
            </w:tcBorders>
            <w:vAlign w:val="bottom"/>
          </w:tcPr>
          <w:p w14:paraId="58208F44" w14:textId="5E4BF9D4" w:rsidR="00CE28CC" w:rsidRPr="007E4154" w:rsidRDefault="0044286A" w:rsidP="0013461D">
            <w:pPr>
              <w:pStyle w:val="Ort"/>
              <w:rPr>
                <w:rFonts w:ascii="Arial" w:hAnsi="Arial" w:cs="Arial"/>
                <w:b/>
                <w:bCs/>
                <w:i w:val="0"/>
                <w:iCs/>
                <w:sz w:val="22"/>
              </w:rPr>
            </w:pPr>
            <w:r w:rsidRPr="007E4154">
              <w:rPr>
                <w:rFonts w:ascii="Arial" w:hAnsi="Arial" w:cs="Arial"/>
                <w:sz w:val="22"/>
              </w:rPr>
              <w:t>Berlin</w:t>
            </w:r>
          </w:p>
        </w:tc>
      </w:tr>
      <w:tr w:rsidR="00D5280E" w:rsidRPr="007E4154" w14:paraId="4F59C612" w14:textId="77777777" w:rsidTr="007E4154">
        <w:trPr>
          <w:trHeight w:val="210"/>
        </w:trPr>
        <w:tc>
          <w:tcPr>
            <w:tcW w:w="6804" w:type="dxa"/>
            <w:gridSpan w:val="9"/>
          </w:tcPr>
          <w:p w14:paraId="32F07601" w14:textId="204D7E19" w:rsidR="00665BF3" w:rsidRPr="007E4154" w:rsidRDefault="00A95FDB" w:rsidP="0013461D">
            <w:pPr>
              <w:pStyle w:val="Beschreibung"/>
              <w:rPr>
                <w:rFonts w:ascii="Arial" w:hAnsi="Arial" w:cs="Arial"/>
                <w:lang w:val="de-AT"/>
              </w:rPr>
            </w:pPr>
            <w:r w:rsidRPr="007E4154">
              <w:rPr>
                <w:rFonts w:ascii="Arial" w:hAnsi="Arial" w:cs="Arial"/>
                <w:lang w:val="de-AT"/>
              </w:rPr>
              <w:t>A</w:t>
            </w:r>
            <w:r w:rsidR="00AA5A9C" w:rsidRPr="007E4154">
              <w:rPr>
                <w:rFonts w:ascii="Arial" w:hAnsi="Arial" w:cs="Arial"/>
                <w:lang w:val="de-AT"/>
              </w:rPr>
              <w:t>ktives Mitglied</w:t>
            </w:r>
          </w:p>
        </w:tc>
        <w:tc>
          <w:tcPr>
            <w:tcW w:w="3120" w:type="dxa"/>
            <w:gridSpan w:val="8"/>
          </w:tcPr>
          <w:p w14:paraId="45DD2178" w14:textId="7A57D711" w:rsidR="00665BF3" w:rsidRPr="007E4154" w:rsidRDefault="00CE28CC" w:rsidP="0013461D">
            <w:pPr>
              <w:pStyle w:val="Beschreibung"/>
              <w:jc w:val="right"/>
              <w:rPr>
                <w:rFonts w:ascii="Arial" w:hAnsi="Arial" w:cs="Arial"/>
                <w:lang w:val="en-US"/>
              </w:rPr>
            </w:pPr>
            <w:r w:rsidRPr="007E4154">
              <w:rPr>
                <w:rFonts w:ascii="Arial" w:hAnsi="Arial" w:cs="Arial"/>
                <w:lang w:val="en-US"/>
              </w:rPr>
              <w:t>0</w:t>
            </w:r>
            <w:r w:rsidR="0044286A" w:rsidRPr="007E4154">
              <w:rPr>
                <w:rFonts w:ascii="Arial" w:hAnsi="Arial" w:cs="Arial"/>
                <w:lang w:val="en-US"/>
              </w:rPr>
              <w:t>1</w:t>
            </w:r>
            <w:r w:rsidR="00665BF3" w:rsidRPr="007E4154">
              <w:rPr>
                <w:rFonts w:ascii="Arial" w:hAnsi="Arial" w:cs="Arial"/>
                <w:lang w:val="en-US"/>
              </w:rPr>
              <w:t>/20</w:t>
            </w:r>
            <w:r w:rsidR="0044286A" w:rsidRPr="007E4154">
              <w:rPr>
                <w:rFonts w:ascii="Arial" w:hAnsi="Arial" w:cs="Arial"/>
                <w:lang w:val="en-US"/>
              </w:rPr>
              <w:t>22</w:t>
            </w:r>
            <w:r w:rsidR="00665BF3" w:rsidRPr="007E4154">
              <w:rPr>
                <w:rFonts w:ascii="Arial" w:hAnsi="Arial" w:cs="Arial"/>
                <w:lang w:val="en-US"/>
              </w:rPr>
              <w:t xml:space="preserve"> – </w:t>
            </w:r>
            <w:proofErr w:type="spellStart"/>
            <w:r w:rsidR="00AA5A9C" w:rsidRPr="007E4154">
              <w:rPr>
                <w:rFonts w:ascii="Arial" w:hAnsi="Arial" w:cs="Arial"/>
                <w:lang w:val="en-US"/>
              </w:rPr>
              <w:t>heute</w:t>
            </w:r>
            <w:proofErr w:type="spellEnd"/>
          </w:p>
        </w:tc>
      </w:tr>
      <w:tr w:rsidR="00D5280E" w:rsidRPr="007E4154" w14:paraId="02437711" w14:textId="77777777" w:rsidTr="007E4154">
        <w:trPr>
          <w:trHeight w:val="193"/>
        </w:trPr>
        <w:tc>
          <w:tcPr>
            <w:tcW w:w="9924" w:type="dxa"/>
            <w:gridSpan w:val="17"/>
          </w:tcPr>
          <w:p w14:paraId="7CA4D9D0" w14:textId="2A71F2D8" w:rsidR="00AA5A9C" w:rsidRPr="007E4154" w:rsidRDefault="0044286A" w:rsidP="0013461D">
            <w:pPr>
              <w:pStyle w:val="Beschreibung"/>
              <w:numPr>
                <w:ilvl w:val="0"/>
                <w:numId w:val="24"/>
              </w:numPr>
              <w:rPr>
                <w:rFonts w:ascii="Arial" w:hAnsi="Arial" w:cs="Arial"/>
                <w:lang w:val="de-AT"/>
              </w:rPr>
            </w:pPr>
            <w:r w:rsidRPr="007E4154">
              <w:rPr>
                <w:rFonts w:ascii="Arial" w:hAnsi="Arial" w:cs="Arial"/>
                <w:i/>
                <w:lang w:val="de-AT"/>
              </w:rPr>
              <w:t>Austausch mit wirtschaftlich interessierten Studierenden</w:t>
            </w:r>
          </w:p>
          <w:p w14:paraId="68CFAD97" w14:textId="1534EB95" w:rsidR="003F3690" w:rsidRPr="007E4154" w:rsidRDefault="0044286A" w:rsidP="0013461D">
            <w:pPr>
              <w:pStyle w:val="Beschreibung"/>
              <w:numPr>
                <w:ilvl w:val="0"/>
                <w:numId w:val="24"/>
              </w:numPr>
              <w:rPr>
                <w:rFonts w:ascii="Arial" w:hAnsi="Arial" w:cs="Arial"/>
                <w:lang w:val="de-AT"/>
              </w:rPr>
            </w:pPr>
            <w:r w:rsidRPr="007E4154">
              <w:rPr>
                <w:rFonts w:ascii="Arial" w:hAnsi="Arial" w:cs="Arial"/>
                <w:i/>
                <w:lang w:val="de-AT"/>
              </w:rPr>
              <w:t>Erlernen von Finanzwissen (Börsenführerschein)</w:t>
            </w:r>
          </w:p>
        </w:tc>
      </w:tr>
      <w:tr w:rsidR="00F64FA7" w:rsidRPr="007E4154" w14:paraId="4AF19DD1" w14:textId="77777777" w:rsidTr="007E4154">
        <w:trPr>
          <w:trHeight w:val="346"/>
        </w:trPr>
        <w:tc>
          <w:tcPr>
            <w:tcW w:w="5954" w:type="dxa"/>
            <w:gridSpan w:val="5"/>
            <w:vAlign w:val="bottom"/>
          </w:tcPr>
          <w:p w14:paraId="7756FD9A" w14:textId="098B7794" w:rsidR="00F64FA7" w:rsidRPr="007E4154" w:rsidRDefault="00916F37" w:rsidP="0013461D">
            <w:pPr>
              <w:pStyle w:val="Bullets"/>
              <w:numPr>
                <w:ilvl w:val="0"/>
                <w:numId w:val="0"/>
              </w:numPr>
              <w:rPr>
                <w:rFonts w:ascii="Arial" w:hAnsi="Arial" w:cs="Arial"/>
                <w:i w:val="0"/>
                <w:iCs w:val="0"/>
                <w:smallCaps/>
              </w:rPr>
            </w:pPr>
            <w:r w:rsidRPr="007E4154">
              <w:rPr>
                <w:rFonts w:ascii="Arial" w:hAnsi="Arial" w:cs="Arial"/>
                <w:b/>
                <w:i w:val="0"/>
                <w:iCs w:val="0"/>
                <w:smallCaps/>
              </w:rPr>
              <w:t>Junge Liberale</w:t>
            </w:r>
          </w:p>
        </w:tc>
        <w:tc>
          <w:tcPr>
            <w:tcW w:w="3970" w:type="dxa"/>
            <w:gridSpan w:val="12"/>
            <w:vAlign w:val="bottom"/>
          </w:tcPr>
          <w:p w14:paraId="30626CB8" w14:textId="15515229" w:rsidR="00F64FA7" w:rsidRPr="007E4154" w:rsidRDefault="005E259C" w:rsidP="0013461D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Arial" w:hAnsi="Arial" w:cs="Arial"/>
                <w:smallCaps/>
              </w:rPr>
            </w:pPr>
            <w:r w:rsidRPr="007E4154">
              <w:rPr>
                <w:rFonts w:ascii="Arial" w:hAnsi="Arial" w:cs="Arial"/>
                <w:smallCaps/>
              </w:rPr>
              <w:t>Berlin</w:t>
            </w:r>
          </w:p>
        </w:tc>
      </w:tr>
      <w:tr w:rsidR="00F64FA7" w:rsidRPr="007E4154" w14:paraId="56372BDE" w14:textId="77777777" w:rsidTr="007E4154">
        <w:trPr>
          <w:trHeight w:val="210"/>
        </w:trPr>
        <w:tc>
          <w:tcPr>
            <w:tcW w:w="7371" w:type="dxa"/>
            <w:gridSpan w:val="11"/>
          </w:tcPr>
          <w:p w14:paraId="3C87D247" w14:textId="3F7440B7" w:rsidR="00F64FA7" w:rsidRPr="007E4154" w:rsidRDefault="00916F37" w:rsidP="0013461D">
            <w:pPr>
              <w:pStyle w:val="Bullets"/>
              <w:numPr>
                <w:ilvl w:val="0"/>
                <w:numId w:val="0"/>
              </w:numPr>
              <w:rPr>
                <w:rFonts w:ascii="Arial" w:hAnsi="Arial" w:cs="Arial"/>
                <w:i w:val="0"/>
                <w:iCs w:val="0"/>
                <w:lang w:val="de-AT"/>
              </w:rPr>
            </w:pPr>
            <w:r w:rsidRPr="007E4154">
              <w:rPr>
                <w:rFonts w:ascii="Arial" w:hAnsi="Arial" w:cs="Arial"/>
                <w:i w:val="0"/>
                <w:iCs w:val="0"/>
                <w:lang w:val="de-AT"/>
              </w:rPr>
              <w:t>Aktives Mitglied des Bezirksstaates Berlin</w:t>
            </w:r>
          </w:p>
        </w:tc>
        <w:tc>
          <w:tcPr>
            <w:tcW w:w="2553" w:type="dxa"/>
            <w:gridSpan w:val="6"/>
          </w:tcPr>
          <w:p w14:paraId="288A2195" w14:textId="651C3177" w:rsidR="00F64FA7" w:rsidRPr="007E4154" w:rsidRDefault="005E259C" w:rsidP="0013461D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Arial" w:hAnsi="Arial" w:cs="Arial"/>
                <w:i w:val="0"/>
                <w:iCs w:val="0"/>
                <w:lang w:val="en-US"/>
              </w:rPr>
            </w:pPr>
            <w:r w:rsidRPr="007E4154">
              <w:rPr>
                <w:rFonts w:ascii="Arial" w:hAnsi="Arial" w:cs="Arial"/>
                <w:i w:val="0"/>
                <w:iCs w:val="0"/>
                <w:lang w:val="en-US"/>
              </w:rPr>
              <w:t>12</w:t>
            </w:r>
            <w:r w:rsidR="00F64FA7" w:rsidRPr="007E4154">
              <w:rPr>
                <w:rFonts w:ascii="Arial" w:hAnsi="Arial" w:cs="Arial"/>
                <w:i w:val="0"/>
                <w:iCs w:val="0"/>
                <w:lang w:val="en-US"/>
              </w:rPr>
              <w:t>/20</w:t>
            </w:r>
            <w:r w:rsidR="00680B7A" w:rsidRPr="007E4154">
              <w:rPr>
                <w:rFonts w:ascii="Arial" w:hAnsi="Arial" w:cs="Arial"/>
                <w:i w:val="0"/>
                <w:iCs w:val="0"/>
                <w:lang w:val="en-US"/>
              </w:rPr>
              <w:t>21</w:t>
            </w:r>
            <w:r w:rsidR="00C63C03" w:rsidRPr="007E4154">
              <w:rPr>
                <w:rFonts w:ascii="Arial" w:hAnsi="Arial" w:cs="Arial"/>
                <w:i w:val="0"/>
                <w:iCs w:val="0"/>
                <w:lang w:val="en-US"/>
              </w:rPr>
              <w:t xml:space="preserve"> - </w:t>
            </w:r>
            <w:proofErr w:type="spellStart"/>
            <w:r w:rsidR="00C63C03" w:rsidRPr="007E4154">
              <w:rPr>
                <w:rFonts w:ascii="Arial" w:hAnsi="Arial" w:cs="Arial"/>
                <w:i w:val="0"/>
                <w:iCs w:val="0"/>
                <w:lang w:val="en-US"/>
              </w:rPr>
              <w:t>heute</w:t>
            </w:r>
            <w:proofErr w:type="spellEnd"/>
          </w:p>
        </w:tc>
      </w:tr>
      <w:tr w:rsidR="00CE28CC" w:rsidRPr="007E4154" w14:paraId="7ECB507F" w14:textId="77777777" w:rsidTr="007E4154">
        <w:trPr>
          <w:trHeight w:val="193"/>
        </w:trPr>
        <w:tc>
          <w:tcPr>
            <w:tcW w:w="9924" w:type="dxa"/>
            <w:gridSpan w:val="17"/>
          </w:tcPr>
          <w:p w14:paraId="1A6A237B" w14:textId="341FB085" w:rsidR="00CE28CC" w:rsidRPr="007E4154" w:rsidRDefault="00F47891" w:rsidP="0013461D">
            <w:pPr>
              <w:pStyle w:val="Beschreibung"/>
              <w:numPr>
                <w:ilvl w:val="0"/>
                <w:numId w:val="24"/>
              </w:numPr>
              <w:rPr>
                <w:rFonts w:ascii="Arial" w:hAnsi="Arial" w:cs="Arial"/>
                <w:i/>
                <w:iCs/>
                <w:lang w:val="de-AT"/>
              </w:rPr>
            </w:pPr>
            <w:r w:rsidRPr="007E4154">
              <w:rPr>
                <w:rFonts w:ascii="Arial" w:hAnsi="Arial" w:cs="Arial"/>
                <w:i/>
                <w:lang w:val="de-AT"/>
              </w:rPr>
              <w:t>Einblick in die deutsche und europäische Politik</w:t>
            </w:r>
          </w:p>
          <w:p w14:paraId="2CC438FF" w14:textId="306D2006" w:rsidR="004067B8" w:rsidRPr="007E4154" w:rsidRDefault="00B1785A" w:rsidP="0013461D">
            <w:pPr>
              <w:pStyle w:val="Beschreibung"/>
              <w:numPr>
                <w:ilvl w:val="0"/>
                <w:numId w:val="24"/>
              </w:numPr>
              <w:rPr>
                <w:rFonts w:ascii="Arial" w:hAnsi="Arial" w:cs="Arial"/>
                <w:i/>
                <w:iCs/>
                <w:lang w:val="de-AT"/>
              </w:rPr>
            </w:pPr>
            <w:r w:rsidRPr="007E4154">
              <w:rPr>
                <w:rFonts w:ascii="Arial" w:hAnsi="Arial" w:cs="Arial"/>
                <w:i/>
                <w:iCs/>
                <w:lang w:val="de-AT"/>
              </w:rPr>
              <w:t>Teilnahme an zahlreichen Mitgliedertreffen in Berlin</w:t>
            </w:r>
          </w:p>
        </w:tc>
      </w:tr>
      <w:tr w:rsidR="006E03F3" w:rsidRPr="007E4154" w14:paraId="48761074" w14:textId="77777777" w:rsidTr="007E4154">
        <w:trPr>
          <w:trHeight w:val="346"/>
        </w:trPr>
        <w:tc>
          <w:tcPr>
            <w:tcW w:w="6804" w:type="dxa"/>
            <w:gridSpan w:val="9"/>
            <w:vAlign w:val="bottom"/>
          </w:tcPr>
          <w:p w14:paraId="0FCE0F8C" w14:textId="77777777" w:rsidR="006E03F3" w:rsidRPr="007E4154" w:rsidRDefault="006E03F3" w:rsidP="0013461D">
            <w:pPr>
              <w:pStyle w:val="Beschreibung"/>
              <w:rPr>
                <w:rFonts w:ascii="Arial" w:hAnsi="Arial" w:cs="Arial"/>
                <w:i/>
                <w:lang w:val="de-AT"/>
              </w:rPr>
            </w:pPr>
            <w:r w:rsidRPr="007E4154">
              <w:rPr>
                <w:rFonts w:ascii="Arial" w:hAnsi="Arial" w:cs="Arial"/>
                <w:b/>
                <w:smallCaps/>
              </w:rPr>
              <w:t xml:space="preserve">Teilchenphysik </w:t>
            </w:r>
            <w:proofErr w:type="spellStart"/>
            <w:r w:rsidRPr="007E4154">
              <w:rPr>
                <w:rFonts w:ascii="Arial" w:hAnsi="Arial" w:cs="Arial"/>
                <w:b/>
                <w:smallCaps/>
              </w:rPr>
              <w:t>Masterclass</w:t>
            </w:r>
            <w:proofErr w:type="spellEnd"/>
            <w:r w:rsidRPr="007E4154">
              <w:rPr>
                <w:rFonts w:ascii="Arial" w:hAnsi="Arial" w:cs="Arial"/>
                <w:b/>
                <w:smallCaps/>
              </w:rPr>
              <w:t xml:space="preserve"> 2021</w:t>
            </w:r>
          </w:p>
        </w:tc>
        <w:tc>
          <w:tcPr>
            <w:tcW w:w="3120" w:type="dxa"/>
            <w:gridSpan w:val="8"/>
            <w:vAlign w:val="bottom"/>
          </w:tcPr>
          <w:p w14:paraId="26E208BD" w14:textId="2605A346" w:rsidR="006E03F3" w:rsidRPr="007E4154" w:rsidRDefault="006E03F3" w:rsidP="0013461D">
            <w:pPr>
              <w:pStyle w:val="Beschreibung"/>
              <w:jc w:val="right"/>
              <w:rPr>
                <w:rFonts w:ascii="Arial" w:hAnsi="Arial" w:cs="Arial"/>
                <w:i/>
                <w:iCs/>
                <w:lang w:val="de-AT"/>
              </w:rPr>
            </w:pPr>
            <w:r w:rsidRPr="007E4154">
              <w:rPr>
                <w:rFonts w:ascii="Arial" w:hAnsi="Arial" w:cs="Arial"/>
                <w:i/>
                <w:iCs/>
                <w:smallCaps/>
              </w:rPr>
              <w:t>Online</w:t>
            </w:r>
          </w:p>
        </w:tc>
      </w:tr>
      <w:tr w:rsidR="006E03F3" w:rsidRPr="007E4154" w14:paraId="33E6B73A" w14:textId="77777777" w:rsidTr="007E4154">
        <w:trPr>
          <w:trHeight w:val="210"/>
        </w:trPr>
        <w:tc>
          <w:tcPr>
            <w:tcW w:w="8081" w:type="dxa"/>
            <w:gridSpan w:val="13"/>
          </w:tcPr>
          <w:p w14:paraId="72C6352F" w14:textId="5FEB64EB" w:rsidR="006E03F3" w:rsidRPr="007E4154" w:rsidRDefault="00A95FDB" w:rsidP="0013461D">
            <w:pPr>
              <w:pStyle w:val="Beschreibung"/>
              <w:rPr>
                <w:rFonts w:ascii="Arial" w:hAnsi="Arial" w:cs="Arial"/>
                <w:i/>
                <w:lang w:val="de-AT"/>
              </w:rPr>
            </w:pPr>
            <w:r w:rsidRPr="007E4154">
              <w:rPr>
                <w:rFonts w:ascii="Arial" w:hAnsi="Arial" w:cs="Arial"/>
                <w:lang w:val="de-AT"/>
              </w:rPr>
              <w:t xml:space="preserve">Teilnahme an einer </w:t>
            </w:r>
            <w:r w:rsidR="006E03F3" w:rsidRPr="007E4154">
              <w:rPr>
                <w:rFonts w:ascii="Arial" w:hAnsi="Arial" w:cs="Arial"/>
                <w:lang w:val="de-AT"/>
              </w:rPr>
              <w:t>Veranstaltung der Humboldt-Universität zu Berlin und DESY</w:t>
            </w:r>
          </w:p>
        </w:tc>
        <w:tc>
          <w:tcPr>
            <w:tcW w:w="1843" w:type="dxa"/>
            <w:gridSpan w:val="4"/>
          </w:tcPr>
          <w:p w14:paraId="7052CF47" w14:textId="01DA72B6" w:rsidR="006E03F3" w:rsidRPr="007E4154" w:rsidRDefault="006E03F3" w:rsidP="0013461D">
            <w:pPr>
              <w:pStyle w:val="Beschreibung"/>
              <w:jc w:val="right"/>
              <w:rPr>
                <w:rFonts w:ascii="Arial" w:hAnsi="Arial" w:cs="Arial"/>
                <w:i/>
                <w:lang w:val="de-AT"/>
              </w:rPr>
            </w:pPr>
            <w:r w:rsidRPr="007E4154">
              <w:rPr>
                <w:rFonts w:ascii="Arial" w:hAnsi="Arial" w:cs="Arial"/>
                <w:lang w:val="en-US"/>
              </w:rPr>
              <w:t>06/2021</w:t>
            </w:r>
          </w:p>
        </w:tc>
      </w:tr>
      <w:tr w:rsidR="006E03F3" w:rsidRPr="007E4154" w14:paraId="51B53A7F" w14:textId="77777777" w:rsidTr="007E4154">
        <w:trPr>
          <w:trHeight w:val="193"/>
        </w:trPr>
        <w:tc>
          <w:tcPr>
            <w:tcW w:w="9924" w:type="dxa"/>
            <w:gridSpan w:val="17"/>
          </w:tcPr>
          <w:p w14:paraId="783C2B8A" w14:textId="5EA24880" w:rsidR="006E03F3" w:rsidRPr="007E4154" w:rsidRDefault="006E03F3" w:rsidP="0013461D">
            <w:pPr>
              <w:pStyle w:val="Beschreibung"/>
              <w:numPr>
                <w:ilvl w:val="0"/>
                <w:numId w:val="24"/>
              </w:numPr>
              <w:rPr>
                <w:rFonts w:ascii="Arial" w:hAnsi="Arial" w:cs="Arial"/>
                <w:i/>
                <w:iCs/>
                <w:lang w:val="de-AT"/>
              </w:rPr>
            </w:pPr>
            <w:r w:rsidRPr="007E4154">
              <w:rPr>
                <w:rFonts w:ascii="Arial" w:hAnsi="Arial" w:cs="Arial"/>
                <w:i/>
                <w:lang w:val="de-AT"/>
              </w:rPr>
              <w:t>Wissenschaftliche Vorträge zur modernen Teilchenphysik und ihren Forschungsmethoden</w:t>
            </w:r>
          </w:p>
          <w:p w14:paraId="41721C52" w14:textId="11B590FB" w:rsidR="006E03F3" w:rsidRPr="007E4154" w:rsidRDefault="006E03F3" w:rsidP="0013461D">
            <w:pPr>
              <w:pStyle w:val="Beschreibung"/>
              <w:numPr>
                <w:ilvl w:val="0"/>
                <w:numId w:val="24"/>
              </w:numPr>
              <w:rPr>
                <w:rFonts w:ascii="Arial" w:hAnsi="Arial" w:cs="Arial"/>
                <w:i/>
                <w:iCs/>
                <w:lang w:val="de-AT"/>
              </w:rPr>
            </w:pPr>
            <w:r w:rsidRPr="007E4154">
              <w:rPr>
                <w:rFonts w:ascii="Arial" w:hAnsi="Arial" w:cs="Arial"/>
                <w:i/>
                <w:lang w:val="de-AT"/>
              </w:rPr>
              <w:t>Eigenständige Auswertung von Daten vom CERN in Genf</w:t>
            </w:r>
          </w:p>
        </w:tc>
      </w:tr>
      <w:tr w:rsidR="00CE28CC" w:rsidRPr="007E4154" w14:paraId="482569A2" w14:textId="77777777" w:rsidTr="007E4154">
        <w:trPr>
          <w:trHeight w:val="510"/>
        </w:trPr>
        <w:tc>
          <w:tcPr>
            <w:tcW w:w="9924" w:type="dxa"/>
            <w:gridSpan w:val="17"/>
            <w:tcBorders>
              <w:bottom w:val="single" w:sz="4" w:space="0" w:color="auto"/>
            </w:tcBorders>
            <w:vAlign w:val="bottom"/>
          </w:tcPr>
          <w:p w14:paraId="1CFA4492" w14:textId="78D7F049" w:rsidR="00CE28CC" w:rsidRPr="007E4154" w:rsidRDefault="00CE28CC" w:rsidP="0013461D">
            <w:pPr>
              <w:jc w:val="center"/>
              <w:rPr>
                <w:rFonts w:ascii="Arial" w:hAnsi="Arial" w:cs="Arial"/>
                <w:b/>
                <w:smallCaps/>
              </w:rPr>
            </w:pPr>
            <w:r w:rsidRPr="007E4154">
              <w:rPr>
                <w:rFonts w:ascii="Arial" w:hAnsi="Arial" w:cs="Arial"/>
                <w:b/>
                <w:smallCaps/>
              </w:rPr>
              <w:t>Fähigkeiten &amp; Interessen</w:t>
            </w:r>
          </w:p>
        </w:tc>
      </w:tr>
      <w:tr w:rsidR="00CE28CC" w:rsidRPr="007E4154" w14:paraId="2B257790" w14:textId="77777777" w:rsidTr="007E4154">
        <w:trPr>
          <w:trHeight w:val="340"/>
        </w:trPr>
        <w:tc>
          <w:tcPr>
            <w:tcW w:w="1702" w:type="dxa"/>
            <w:tcBorders>
              <w:top w:val="single" w:sz="4" w:space="0" w:color="auto"/>
            </w:tcBorders>
            <w:vAlign w:val="bottom"/>
          </w:tcPr>
          <w:p w14:paraId="15B2C431" w14:textId="56F73C25" w:rsidR="00CE28CC" w:rsidRPr="007E4154" w:rsidRDefault="00CE28CC" w:rsidP="0013461D">
            <w:pPr>
              <w:rPr>
                <w:rFonts w:ascii="Arial" w:hAnsi="Arial" w:cs="Arial"/>
              </w:rPr>
            </w:pPr>
            <w:r w:rsidRPr="007E4154">
              <w:rPr>
                <w:rFonts w:ascii="Arial" w:hAnsi="Arial" w:cs="Arial"/>
              </w:rPr>
              <w:t>Sprachen:</w:t>
            </w:r>
          </w:p>
        </w:tc>
        <w:tc>
          <w:tcPr>
            <w:tcW w:w="8222" w:type="dxa"/>
            <w:gridSpan w:val="16"/>
            <w:tcBorders>
              <w:top w:val="single" w:sz="4" w:space="0" w:color="auto"/>
            </w:tcBorders>
            <w:vAlign w:val="bottom"/>
          </w:tcPr>
          <w:p w14:paraId="061D3FCE" w14:textId="1A02D34B" w:rsidR="00CE28CC" w:rsidRPr="007E4154" w:rsidRDefault="00CE28CC" w:rsidP="0013461D">
            <w:pPr>
              <w:rPr>
                <w:rFonts w:ascii="Arial" w:hAnsi="Arial" w:cs="Arial"/>
                <w:lang w:val="de-AT"/>
              </w:rPr>
            </w:pPr>
            <w:r w:rsidRPr="007E4154">
              <w:rPr>
                <w:rFonts w:ascii="Arial" w:hAnsi="Arial" w:cs="Arial"/>
                <w:color w:val="000000"/>
                <w:lang w:val="de-AT"/>
              </w:rPr>
              <w:t xml:space="preserve">Deutsch </w:t>
            </w:r>
            <w:r w:rsidRPr="007E4154">
              <w:rPr>
                <w:rFonts w:ascii="Arial" w:hAnsi="Arial" w:cs="Arial"/>
                <w:i/>
                <w:iCs/>
                <w:color w:val="000000"/>
                <w:lang w:val="de-AT"/>
              </w:rPr>
              <w:t>(Muttersprache)</w:t>
            </w:r>
            <w:r w:rsidRPr="007E4154">
              <w:rPr>
                <w:rFonts w:ascii="Arial" w:hAnsi="Arial" w:cs="Arial"/>
                <w:color w:val="000000"/>
                <w:lang w:val="de-AT"/>
              </w:rPr>
              <w:t xml:space="preserve">, Englisch </w:t>
            </w:r>
            <w:r w:rsidRPr="007E4154">
              <w:rPr>
                <w:rFonts w:ascii="Arial" w:hAnsi="Arial" w:cs="Arial"/>
                <w:i/>
                <w:iCs/>
                <w:color w:val="000000"/>
                <w:lang w:val="de-AT"/>
              </w:rPr>
              <w:t>(</w:t>
            </w:r>
            <w:r w:rsidR="0097321B" w:rsidRPr="007E4154">
              <w:rPr>
                <w:rFonts w:ascii="Arial" w:hAnsi="Arial" w:cs="Arial"/>
                <w:i/>
                <w:iCs/>
                <w:color w:val="000000"/>
                <w:lang w:val="de-AT"/>
              </w:rPr>
              <w:t>fließend</w:t>
            </w:r>
            <w:r w:rsidRPr="007E4154">
              <w:rPr>
                <w:rFonts w:ascii="Arial" w:hAnsi="Arial" w:cs="Arial"/>
                <w:i/>
                <w:iCs/>
                <w:color w:val="000000"/>
                <w:lang w:val="de-AT"/>
              </w:rPr>
              <w:t>)</w:t>
            </w:r>
            <w:r w:rsidRPr="007E4154">
              <w:rPr>
                <w:rFonts w:ascii="Arial" w:hAnsi="Arial" w:cs="Arial"/>
                <w:color w:val="000000"/>
                <w:lang w:val="de-AT"/>
              </w:rPr>
              <w:t xml:space="preserve">, </w:t>
            </w:r>
            <w:r w:rsidR="0097321B" w:rsidRPr="007E4154">
              <w:rPr>
                <w:rFonts w:ascii="Arial" w:hAnsi="Arial" w:cs="Arial"/>
                <w:color w:val="000000"/>
                <w:lang w:val="de-AT"/>
              </w:rPr>
              <w:t>Spanisch</w:t>
            </w:r>
            <w:r w:rsidRPr="007E4154">
              <w:rPr>
                <w:rFonts w:ascii="Arial" w:hAnsi="Arial" w:cs="Arial"/>
                <w:color w:val="000000"/>
                <w:lang w:val="de-AT"/>
              </w:rPr>
              <w:t xml:space="preserve"> </w:t>
            </w:r>
            <w:r w:rsidRPr="007E4154">
              <w:rPr>
                <w:rFonts w:ascii="Arial" w:hAnsi="Arial" w:cs="Arial"/>
                <w:i/>
                <w:iCs/>
                <w:color w:val="000000"/>
                <w:lang w:val="de-AT"/>
              </w:rPr>
              <w:t>(</w:t>
            </w:r>
            <w:r w:rsidR="0097321B" w:rsidRPr="007E4154">
              <w:rPr>
                <w:rFonts w:ascii="Arial" w:hAnsi="Arial" w:cs="Arial"/>
                <w:i/>
                <w:iCs/>
                <w:color w:val="000000"/>
                <w:lang w:val="de-AT"/>
              </w:rPr>
              <w:t>Grundlagen</w:t>
            </w:r>
            <w:r w:rsidRPr="007E4154">
              <w:rPr>
                <w:rFonts w:ascii="Arial" w:hAnsi="Arial" w:cs="Arial"/>
                <w:i/>
                <w:iCs/>
                <w:color w:val="000000"/>
                <w:lang w:val="de-AT"/>
              </w:rPr>
              <w:t>)</w:t>
            </w:r>
          </w:p>
        </w:tc>
      </w:tr>
      <w:tr w:rsidR="00CE28CC" w:rsidRPr="002F7DB3" w14:paraId="45706C3F" w14:textId="77777777" w:rsidTr="007E4154">
        <w:trPr>
          <w:trHeight w:val="283"/>
        </w:trPr>
        <w:tc>
          <w:tcPr>
            <w:tcW w:w="1702" w:type="dxa"/>
            <w:vAlign w:val="bottom"/>
          </w:tcPr>
          <w:p w14:paraId="57688BDA" w14:textId="350496FE" w:rsidR="00CE28CC" w:rsidRPr="007E4154" w:rsidRDefault="00CE28CC" w:rsidP="0013461D">
            <w:pPr>
              <w:rPr>
                <w:rFonts w:ascii="Arial" w:hAnsi="Arial" w:cs="Arial"/>
              </w:rPr>
            </w:pPr>
            <w:r w:rsidRPr="007E4154">
              <w:rPr>
                <w:rFonts w:ascii="Arial" w:hAnsi="Arial" w:cs="Arial"/>
              </w:rPr>
              <w:t>Technisch:</w:t>
            </w:r>
          </w:p>
        </w:tc>
        <w:tc>
          <w:tcPr>
            <w:tcW w:w="8222" w:type="dxa"/>
            <w:gridSpan w:val="16"/>
            <w:vAlign w:val="bottom"/>
          </w:tcPr>
          <w:p w14:paraId="60CA2168" w14:textId="1B163613" w:rsidR="00CE28CC" w:rsidRPr="007E4154" w:rsidRDefault="00CE28CC" w:rsidP="0013461D">
            <w:pPr>
              <w:rPr>
                <w:rFonts w:ascii="Arial" w:hAnsi="Arial" w:cs="Arial"/>
                <w:i/>
                <w:iCs/>
                <w:color w:val="000000"/>
                <w:lang w:val="en-US"/>
              </w:rPr>
            </w:pPr>
            <w:r w:rsidRPr="007E4154">
              <w:rPr>
                <w:rFonts w:ascii="Arial" w:hAnsi="Arial" w:cs="Arial"/>
                <w:color w:val="000000"/>
                <w:lang w:val="en-US"/>
              </w:rPr>
              <w:t xml:space="preserve">Microsoft Office </w:t>
            </w:r>
            <w:r w:rsidRPr="007E4154">
              <w:rPr>
                <w:rFonts w:ascii="Arial" w:hAnsi="Arial" w:cs="Arial"/>
                <w:i/>
                <w:iCs/>
                <w:color w:val="000000"/>
                <w:lang w:val="en-US"/>
              </w:rPr>
              <w:t>(</w:t>
            </w:r>
            <w:r w:rsidR="0097321B" w:rsidRPr="007E4154">
              <w:rPr>
                <w:rFonts w:ascii="Arial" w:hAnsi="Arial" w:cs="Arial"/>
                <w:i/>
                <w:iCs/>
                <w:color w:val="000000"/>
                <w:lang w:val="en-US"/>
              </w:rPr>
              <w:t>Word, Excel, PowerPoint</w:t>
            </w:r>
            <w:r w:rsidRPr="007E4154">
              <w:rPr>
                <w:rFonts w:ascii="Arial" w:hAnsi="Arial" w:cs="Arial"/>
                <w:i/>
                <w:iCs/>
                <w:color w:val="000000"/>
                <w:lang w:val="en-US"/>
              </w:rPr>
              <w:t>)</w:t>
            </w:r>
            <w:r w:rsidRPr="007E4154">
              <w:rPr>
                <w:rFonts w:ascii="Arial" w:hAnsi="Arial" w:cs="Arial"/>
                <w:color w:val="000000"/>
                <w:lang w:val="en-US"/>
              </w:rPr>
              <w:t xml:space="preserve">, </w:t>
            </w:r>
            <w:r w:rsidR="0097321B" w:rsidRPr="007E4154">
              <w:rPr>
                <w:rFonts w:ascii="Arial" w:hAnsi="Arial" w:cs="Arial"/>
                <w:color w:val="000000"/>
                <w:lang w:val="en-US"/>
              </w:rPr>
              <w:t xml:space="preserve">Adobe Creative Cloud </w:t>
            </w:r>
            <w:r w:rsidRPr="007E4154">
              <w:rPr>
                <w:rFonts w:ascii="Arial" w:hAnsi="Arial" w:cs="Arial"/>
                <w:i/>
                <w:iCs/>
                <w:color w:val="000000"/>
                <w:lang w:val="en-US"/>
              </w:rPr>
              <w:t>(</w:t>
            </w:r>
            <w:proofErr w:type="spellStart"/>
            <w:r w:rsidR="004E0FA1" w:rsidRPr="007E4154">
              <w:rPr>
                <w:rFonts w:ascii="Arial" w:hAnsi="Arial" w:cs="Arial"/>
                <w:i/>
                <w:iCs/>
                <w:color w:val="000000"/>
                <w:lang w:val="en-US"/>
              </w:rPr>
              <w:t>fortgeschritten</w:t>
            </w:r>
            <w:proofErr w:type="spellEnd"/>
            <w:r w:rsidRPr="007E4154">
              <w:rPr>
                <w:rFonts w:ascii="Arial" w:hAnsi="Arial" w:cs="Arial"/>
                <w:i/>
                <w:iCs/>
                <w:color w:val="000000"/>
                <w:lang w:val="en-US"/>
              </w:rPr>
              <w:t>)</w:t>
            </w:r>
          </w:p>
        </w:tc>
      </w:tr>
      <w:tr w:rsidR="00CE28CC" w:rsidRPr="007E4154" w14:paraId="70CB01B0" w14:textId="77777777" w:rsidTr="007E4154">
        <w:trPr>
          <w:trHeight w:val="283"/>
        </w:trPr>
        <w:tc>
          <w:tcPr>
            <w:tcW w:w="1702" w:type="dxa"/>
            <w:vAlign w:val="bottom"/>
          </w:tcPr>
          <w:p w14:paraId="04F58216" w14:textId="6D413C27" w:rsidR="00CE28CC" w:rsidRPr="007E4154" w:rsidRDefault="00CE28CC" w:rsidP="0013461D">
            <w:pPr>
              <w:rPr>
                <w:rFonts w:ascii="Arial" w:hAnsi="Arial" w:cs="Arial"/>
              </w:rPr>
            </w:pPr>
            <w:r w:rsidRPr="007E4154">
              <w:rPr>
                <w:rFonts w:ascii="Arial" w:hAnsi="Arial" w:cs="Arial"/>
              </w:rPr>
              <w:t xml:space="preserve">Interessen: </w:t>
            </w:r>
          </w:p>
        </w:tc>
        <w:tc>
          <w:tcPr>
            <w:tcW w:w="8222" w:type="dxa"/>
            <w:gridSpan w:val="16"/>
            <w:vAlign w:val="bottom"/>
          </w:tcPr>
          <w:p w14:paraId="598C2742" w14:textId="37D954AA" w:rsidR="00CE28CC" w:rsidRPr="007E4154" w:rsidRDefault="0097321B" w:rsidP="0013461D">
            <w:pPr>
              <w:rPr>
                <w:rFonts w:ascii="Arial" w:hAnsi="Arial" w:cs="Arial"/>
                <w:color w:val="000000"/>
                <w:lang w:val="de-AT"/>
              </w:rPr>
            </w:pPr>
            <w:r w:rsidRPr="007E4154">
              <w:rPr>
                <w:rFonts w:ascii="Arial" w:hAnsi="Arial" w:cs="Arial"/>
                <w:color w:val="000000"/>
              </w:rPr>
              <w:t>Boxen</w:t>
            </w:r>
            <w:r w:rsidR="00CE28CC" w:rsidRPr="007E4154">
              <w:rPr>
                <w:rFonts w:ascii="Arial" w:hAnsi="Arial" w:cs="Arial"/>
                <w:color w:val="000000"/>
                <w:lang w:val="de-AT"/>
              </w:rPr>
              <w:t xml:space="preserve"> </w:t>
            </w:r>
            <w:r w:rsidR="00CE28CC" w:rsidRPr="007E4154">
              <w:rPr>
                <w:rFonts w:ascii="Arial" w:hAnsi="Arial" w:cs="Arial"/>
                <w:i/>
                <w:iCs/>
                <w:color w:val="000000"/>
                <w:lang w:val="de-AT"/>
              </w:rPr>
              <w:t xml:space="preserve">(Teilnahme an </w:t>
            </w:r>
            <w:r w:rsidRPr="007E4154">
              <w:rPr>
                <w:rFonts w:ascii="Arial" w:hAnsi="Arial" w:cs="Arial"/>
                <w:i/>
                <w:iCs/>
                <w:color w:val="000000"/>
                <w:lang w:val="de-AT"/>
              </w:rPr>
              <w:t>mehreren kleinen Turnieren</w:t>
            </w:r>
            <w:r w:rsidR="00CE28CC" w:rsidRPr="007E4154">
              <w:rPr>
                <w:rFonts w:ascii="Arial" w:hAnsi="Arial" w:cs="Arial"/>
                <w:i/>
                <w:iCs/>
                <w:color w:val="000000"/>
                <w:lang w:val="de-AT"/>
              </w:rPr>
              <w:t>)</w:t>
            </w:r>
            <w:r w:rsidR="00CE28CC" w:rsidRPr="007E4154">
              <w:rPr>
                <w:rFonts w:ascii="Arial" w:hAnsi="Arial" w:cs="Arial"/>
                <w:color w:val="000000"/>
                <w:lang w:val="de-AT"/>
              </w:rPr>
              <w:t>,</w:t>
            </w:r>
            <w:r w:rsidR="008244E8" w:rsidRPr="007E4154">
              <w:rPr>
                <w:rFonts w:ascii="Arial" w:hAnsi="Arial" w:cs="Arial"/>
                <w:color w:val="000000"/>
                <w:lang w:val="de-AT"/>
              </w:rPr>
              <w:t xml:space="preserve"> </w:t>
            </w:r>
            <w:proofErr w:type="spellStart"/>
            <w:proofErr w:type="gramStart"/>
            <w:r w:rsidR="008244E8" w:rsidRPr="007E4154">
              <w:rPr>
                <w:rFonts w:ascii="Arial" w:hAnsi="Arial" w:cs="Arial"/>
                <w:color w:val="000000"/>
                <w:lang w:val="de-AT"/>
              </w:rPr>
              <w:t>Fitness,Philosoph</w:t>
            </w:r>
            <w:r w:rsidR="004E0FA1" w:rsidRPr="007E4154">
              <w:rPr>
                <w:rFonts w:ascii="Arial" w:hAnsi="Arial" w:cs="Arial"/>
                <w:color w:val="000000"/>
                <w:lang w:val="de-AT"/>
              </w:rPr>
              <w:t>ie</w:t>
            </w:r>
            <w:proofErr w:type="spellEnd"/>
            <w:proofErr w:type="gramEnd"/>
            <w:r w:rsidR="00256D09">
              <w:rPr>
                <w:rFonts w:ascii="Arial" w:hAnsi="Arial" w:cs="Arial"/>
                <w:color w:val="000000"/>
                <w:lang w:val="de-AT"/>
              </w:rPr>
              <w:t xml:space="preserve">, </w:t>
            </w:r>
            <w:proofErr w:type="spellStart"/>
            <w:r w:rsidR="00256D09">
              <w:rPr>
                <w:rFonts w:ascii="Arial" w:hAnsi="Arial" w:cs="Arial"/>
                <w:color w:val="000000"/>
                <w:lang w:val="de-AT"/>
              </w:rPr>
              <w:t>klavier</w:t>
            </w:r>
            <w:proofErr w:type="spellEnd"/>
            <w:r w:rsidR="00256D09">
              <w:rPr>
                <w:rFonts w:ascii="Arial" w:hAnsi="Arial" w:cs="Arial"/>
                <w:color w:val="000000"/>
                <w:lang w:val="de-AT"/>
              </w:rPr>
              <w:t xml:space="preserve"> spie</w:t>
            </w:r>
          </w:p>
        </w:tc>
      </w:tr>
      <w:tr w:rsidR="00CE28CC" w:rsidRPr="007E4154" w14:paraId="071AB173" w14:textId="77777777" w:rsidTr="007E4154">
        <w:trPr>
          <w:trHeight w:val="624"/>
        </w:trPr>
        <w:tc>
          <w:tcPr>
            <w:tcW w:w="5246" w:type="dxa"/>
            <w:gridSpan w:val="2"/>
            <w:vAlign w:val="bottom"/>
          </w:tcPr>
          <w:p w14:paraId="406B03AC" w14:textId="1D63E821" w:rsidR="00CE28CC" w:rsidRPr="007E4154" w:rsidRDefault="00CE28CC" w:rsidP="0013461D">
            <w:pPr>
              <w:rPr>
                <w:rFonts w:ascii="Arial" w:hAnsi="Arial" w:cs="Arial"/>
              </w:rPr>
            </w:pPr>
          </w:p>
        </w:tc>
        <w:tc>
          <w:tcPr>
            <w:tcW w:w="4678" w:type="dxa"/>
            <w:gridSpan w:val="15"/>
            <w:vAlign w:val="bottom"/>
          </w:tcPr>
          <w:p w14:paraId="6478BDEA" w14:textId="79FFB29B" w:rsidR="00CE28CC" w:rsidRPr="007E4154" w:rsidRDefault="007E4154" w:rsidP="007E4154">
            <w:pPr>
              <w:jc w:val="right"/>
              <w:rPr>
                <w:rFonts w:ascii="Arial" w:hAnsi="Arial" w:cs="Arial"/>
                <w:color w:val="000000"/>
                <w:lang w:val="de-AT"/>
              </w:rPr>
            </w:pPr>
            <w:r w:rsidRPr="007E4154">
              <w:rPr>
                <w:rFonts w:ascii="Arial" w:hAnsi="Arial" w:cs="Arial"/>
              </w:rPr>
              <w:t>Berlin, 05.11.2019</w:t>
            </w:r>
          </w:p>
        </w:tc>
      </w:tr>
    </w:tbl>
    <w:p w14:paraId="0747D2BF" w14:textId="69F47280" w:rsidR="00723643" w:rsidRPr="0074111D" w:rsidRDefault="00723643" w:rsidP="005E259C">
      <w:pPr>
        <w:rPr>
          <w:sz w:val="18"/>
        </w:rPr>
      </w:pPr>
    </w:p>
    <w:sectPr w:rsidR="00723643" w:rsidRPr="0074111D" w:rsidSect="007E4154">
      <w:footerReference w:type="even" r:id="rId8"/>
      <w:pgSz w:w="11906" w:h="16838"/>
      <w:pgMar w:top="680" w:right="1418" w:bottom="57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C825AA5" w14:textId="77777777" w:rsidR="00572858" w:rsidRDefault="00572858" w:rsidP="00BE053D">
      <w:pPr>
        <w:spacing w:after="0" w:line="240" w:lineRule="auto"/>
      </w:pPr>
      <w:r>
        <w:separator/>
      </w:r>
    </w:p>
    <w:p w14:paraId="2FDC6121" w14:textId="77777777" w:rsidR="00572858" w:rsidRDefault="00572858"/>
    <w:p w14:paraId="34870C20" w14:textId="77777777" w:rsidR="00572858" w:rsidRDefault="00572858"/>
  </w:endnote>
  <w:endnote w:type="continuationSeparator" w:id="0">
    <w:p w14:paraId="73A53283" w14:textId="77777777" w:rsidR="00572858" w:rsidRDefault="00572858" w:rsidP="00BE053D">
      <w:pPr>
        <w:spacing w:after="0" w:line="240" w:lineRule="auto"/>
      </w:pPr>
      <w:r>
        <w:continuationSeparator/>
      </w:r>
    </w:p>
    <w:p w14:paraId="238FD0AA" w14:textId="77777777" w:rsidR="00572858" w:rsidRDefault="00572858"/>
    <w:p w14:paraId="5F44D403" w14:textId="77777777" w:rsidR="00572858" w:rsidRDefault="00572858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1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Seitenzahl"/>
      </w:rPr>
      <w:id w:val="-1142877997"/>
      <w:docPartObj>
        <w:docPartGallery w:val="Page Numbers (Bottom of Page)"/>
        <w:docPartUnique/>
      </w:docPartObj>
    </w:sdtPr>
    <w:sdtContent>
      <w:p w14:paraId="7509FA38" w14:textId="68685C1F" w:rsidR="00875DA9" w:rsidRDefault="00875DA9" w:rsidP="000D5A33">
        <w:pPr>
          <w:pStyle w:val="Fuzeile"/>
          <w:framePr w:wrap="none" w:vAnchor="text" w:hAnchor="margin" w:xAlign="center" w:y="1"/>
          <w:rPr>
            <w:rStyle w:val="Seitenzahl"/>
          </w:rPr>
        </w:pPr>
        <w:r>
          <w:rPr>
            <w:rStyle w:val="Seitenzahl"/>
          </w:rPr>
          <w:fldChar w:fldCharType="begin"/>
        </w:r>
        <w:r>
          <w:rPr>
            <w:rStyle w:val="Seitenzahl"/>
          </w:rPr>
          <w:instrText xml:space="preserve"> PAGE </w:instrText>
        </w:r>
        <w:r>
          <w:rPr>
            <w:rStyle w:val="Seitenzahl"/>
          </w:rPr>
          <w:fldChar w:fldCharType="end"/>
        </w:r>
      </w:p>
    </w:sdtContent>
  </w:sdt>
  <w:p w14:paraId="6B121AC6" w14:textId="77777777" w:rsidR="00875DA9" w:rsidRDefault="00875DA9">
    <w:pPr>
      <w:pStyle w:val="Fuzeile"/>
    </w:pPr>
  </w:p>
  <w:p w14:paraId="080ED620" w14:textId="77777777" w:rsidR="003416A3" w:rsidRDefault="003416A3"/>
  <w:p w14:paraId="28707026" w14:textId="77777777" w:rsidR="003416A3" w:rsidRDefault="003416A3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578E4C6" w14:textId="77777777" w:rsidR="00572858" w:rsidRDefault="00572858" w:rsidP="00BE053D">
      <w:pPr>
        <w:spacing w:after="0" w:line="240" w:lineRule="auto"/>
      </w:pPr>
      <w:r>
        <w:separator/>
      </w:r>
    </w:p>
    <w:p w14:paraId="39ED648F" w14:textId="77777777" w:rsidR="00572858" w:rsidRDefault="00572858"/>
    <w:p w14:paraId="633799B0" w14:textId="77777777" w:rsidR="00572858" w:rsidRDefault="00572858"/>
  </w:footnote>
  <w:footnote w:type="continuationSeparator" w:id="0">
    <w:p w14:paraId="68846B89" w14:textId="77777777" w:rsidR="00572858" w:rsidRDefault="00572858" w:rsidP="00BE053D">
      <w:pPr>
        <w:spacing w:after="0" w:line="240" w:lineRule="auto"/>
      </w:pPr>
      <w:r>
        <w:continuationSeparator/>
      </w:r>
    </w:p>
    <w:p w14:paraId="3B1E50DE" w14:textId="77777777" w:rsidR="00572858" w:rsidRDefault="00572858"/>
    <w:p w14:paraId="15113648" w14:textId="77777777" w:rsidR="00572858" w:rsidRDefault="00572858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1"/>
    <w:multiLevelType w:val="hybridMultilevel"/>
    <w:tmpl w:val="00000001"/>
    <w:lvl w:ilvl="0" w:tplc="0000000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000002"/>
    <w:multiLevelType w:val="hybridMultilevel"/>
    <w:tmpl w:val="00000002"/>
    <w:lvl w:ilvl="0" w:tplc="00000065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0000003"/>
    <w:multiLevelType w:val="hybridMultilevel"/>
    <w:tmpl w:val="00000003"/>
    <w:lvl w:ilvl="0" w:tplc="000000C9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0AAD4CEA"/>
    <w:multiLevelType w:val="multilevel"/>
    <w:tmpl w:val="06449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1AD4DC6"/>
    <w:multiLevelType w:val="multilevel"/>
    <w:tmpl w:val="DB362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2487D76"/>
    <w:multiLevelType w:val="multilevel"/>
    <w:tmpl w:val="E18A1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CA80DF5"/>
    <w:multiLevelType w:val="multilevel"/>
    <w:tmpl w:val="24BE1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FCD3DE6"/>
    <w:multiLevelType w:val="multilevel"/>
    <w:tmpl w:val="DFECF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22C47841"/>
    <w:multiLevelType w:val="multilevel"/>
    <w:tmpl w:val="4B9C0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267A5E7A"/>
    <w:multiLevelType w:val="multilevel"/>
    <w:tmpl w:val="7310A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2AAA6D24"/>
    <w:multiLevelType w:val="multilevel"/>
    <w:tmpl w:val="767CF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2FCB2833"/>
    <w:multiLevelType w:val="hybridMultilevel"/>
    <w:tmpl w:val="8F4E248A"/>
    <w:lvl w:ilvl="0" w:tplc="AB3C8E2C">
      <w:start w:val="2011"/>
      <w:numFmt w:val="bullet"/>
      <w:lvlText w:val="-"/>
      <w:lvlJc w:val="left"/>
      <w:pPr>
        <w:ind w:left="720" w:hanging="360"/>
      </w:pPr>
      <w:rPr>
        <w:rFonts w:ascii="Georgia" w:eastAsiaTheme="minorHAnsi" w:hAnsi="Georgia" w:cs="Georgia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5361A45"/>
    <w:multiLevelType w:val="multilevel"/>
    <w:tmpl w:val="05DAE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38194319"/>
    <w:multiLevelType w:val="multilevel"/>
    <w:tmpl w:val="90AA3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38DE4DB4"/>
    <w:multiLevelType w:val="hybridMultilevel"/>
    <w:tmpl w:val="928C7F2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FCA7992"/>
    <w:multiLevelType w:val="hybridMultilevel"/>
    <w:tmpl w:val="EF2E5CB4"/>
    <w:lvl w:ilvl="0" w:tplc="04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43AB43E9"/>
    <w:multiLevelType w:val="multilevel"/>
    <w:tmpl w:val="ECD0A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457F645E"/>
    <w:multiLevelType w:val="hybridMultilevel"/>
    <w:tmpl w:val="8FFC4BA2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BB94DF1"/>
    <w:multiLevelType w:val="multilevel"/>
    <w:tmpl w:val="99CA7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4CD967CD"/>
    <w:multiLevelType w:val="hybridMultilevel"/>
    <w:tmpl w:val="10AA92D0"/>
    <w:lvl w:ilvl="0" w:tplc="BE705070">
      <w:start w:val="1"/>
      <w:numFmt w:val="bullet"/>
      <w:pStyle w:val="Bullets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25670E2"/>
    <w:multiLevelType w:val="hybridMultilevel"/>
    <w:tmpl w:val="B31E1B5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92A5913"/>
    <w:multiLevelType w:val="multilevel"/>
    <w:tmpl w:val="E98C3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60585CB3"/>
    <w:multiLevelType w:val="multilevel"/>
    <w:tmpl w:val="21DE8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757B2E0C"/>
    <w:multiLevelType w:val="multilevel"/>
    <w:tmpl w:val="6AD62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230971777">
    <w:abstractNumId w:val="14"/>
  </w:num>
  <w:num w:numId="2" w16cid:durableId="1664772249">
    <w:abstractNumId w:val="17"/>
  </w:num>
  <w:num w:numId="3" w16cid:durableId="1734542536">
    <w:abstractNumId w:val="19"/>
  </w:num>
  <w:num w:numId="4" w16cid:durableId="2093119539">
    <w:abstractNumId w:val="0"/>
  </w:num>
  <w:num w:numId="5" w16cid:durableId="2120252053">
    <w:abstractNumId w:val="1"/>
  </w:num>
  <w:num w:numId="6" w16cid:durableId="848299559">
    <w:abstractNumId w:val="2"/>
  </w:num>
  <w:num w:numId="7" w16cid:durableId="156462588">
    <w:abstractNumId w:val="13"/>
  </w:num>
  <w:num w:numId="8" w16cid:durableId="2145350476">
    <w:abstractNumId w:val="22"/>
  </w:num>
  <w:num w:numId="9" w16cid:durableId="263880257">
    <w:abstractNumId w:val="12"/>
  </w:num>
  <w:num w:numId="10" w16cid:durableId="2121869889">
    <w:abstractNumId w:val="23"/>
  </w:num>
  <w:num w:numId="11" w16cid:durableId="601693918">
    <w:abstractNumId w:val="5"/>
  </w:num>
  <w:num w:numId="12" w16cid:durableId="837039635">
    <w:abstractNumId w:val="6"/>
  </w:num>
  <w:num w:numId="13" w16cid:durableId="1708918551">
    <w:abstractNumId w:val="8"/>
  </w:num>
  <w:num w:numId="14" w16cid:durableId="754667266">
    <w:abstractNumId w:val="9"/>
  </w:num>
  <w:num w:numId="15" w16cid:durableId="1374960020">
    <w:abstractNumId w:val="21"/>
  </w:num>
  <w:num w:numId="16" w16cid:durableId="728915095">
    <w:abstractNumId w:val="4"/>
  </w:num>
  <w:num w:numId="17" w16cid:durableId="1284731221">
    <w:abstractNumId w:val="16"/>
  </w:num>
  <w:num w:numId="18" w16cid:durableId="13070453">
    <w:abstractNumId w:val="3"/>
  </w:num>
  <w:num w:numId="19" w16cid:durableId="2068725874">
    <w:abstractNumId w:val="18"/>
  </w:num>
  <w:num w:numId="20" w16cid:durableId="1767994305">
    <w:abstractNumId w:val="10"/>
  </w:num>
  <w:num w:numId="21" w16cid:durableId="606891148">
    <w:abstractNumId w:val="11"/>
  </w:num>
  <w:num w:numId="22" w16cid:durableId="565726048">
    <w:abstractNumId w:val="15"/>
  </w:num>
  <w:num w:numId="23" w16cid:durableId="1364138729">
    <w:abstractNumId w:val="7"/>
  </w:num>
  <w:num w:numId="24" w16cid:durableId="532423406">
    <w:abstractNumId w:val="2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David Döbele">
    <w15:presenceInfo w15:providerId="AD" w15:userId="S::david.doebele@pumpkincareeres.onmicrosoft.com::9046cfa8-3fc7-4052-9daa-75c97e906e36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5"/>
  <w:proofState w:spelling="clean" w:grammar="clean"/>
  <w:trackRevisions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5254"/>
    <w:rsid w:val="00021CF5"/>
    <w:rsid w:val="00061D33"/>
    <w:rsid w:val="00064643"/>
    <w:rsid w:val="00087747"/>
    <w:rsid w:val="00092A2C"/>
    <w:rsid w:val="000A1FDA"/>
    <w:rsid w:val="000B63E2"/>
    <w:rsid w:val="000B6548"/>
    <w:rsid w:val="000C5F01"/>
    <w:rsid w:val="000D671A"/>
    <w:rsid w:val="00103EC5"/>
    <w:rsid w:val="00116C6E"/>
    <w:rsid w:val="00125CA6"/>
    <w:rsid w:val="0013461D"/>
    <w:rsid w:val="00156FC9"/>
    <w:rsid w:val="00162A5A"/>
    <w:rsid w:val="00172867"/>
    <w:rsid w:val="00175B6D"/>
    <w:rsid w:val="001901ED"/>
    <w:rsid w:val="0019483A"/>
    <w:rsid w:val="001A46BF"/>
    <w:rsid w:val="001A481B"/>
    <w:rsid w:val="001B0186"/>
    <w:rsid w:val="001B62CA"/>
    <w:rsid w:val="001D4DCD"/>
    <w:rsid w:val="001F4175"/>
    <w:rsid w:val="00222725"/>
    <w:rsid w:val="00223A4D"/>
    <w:rsid w:val="00232CB5"/>
    <w:rsid w:val="00234A7E"/>
    <w:rsid w:val="00235FD5"/>
    <w:rsid w:val="002419E6"/>
    <w:rsid w:val="0024373D"/>
    <w:rsid w:val="002508C2"/>
    <w:rsid w:val="00256D09"/>
    <w:rsid w:val="00267252"/>
    <w:rsid w:val="00282DB0"/>
    <w:rsid w:val="002B0DD1"/>
    <w:rsid w:val="002B2091"/>
    <w:rsid w:val="002C6972"/>
    <w:rsid w:val="002D2B32"/>
    <w:rsid w:val="002D4516"/>
    <w:rsid w:val="002E078B"/>
    <w:rsid w:val="002E5667"/>
    <w:rsid w:val="002F249E"/>
    <w:rsid w:val="002F46AD"/>
    <w:rsid w:val="002F5A61"/>
    <w:rsid w:val="002F7DB3"/>
    <w:rsid w:val="003101F0"/>
    <w:rsid w:val="00314B7A"/>
    <w:rsid w:val="00324BC5"/>
    <w:rsid w:val="00327070"/>
    <w:rsid w:val="00327822"/>
    <w:rsid w:val="00340BAB"/>
    <w:rsid w:val="003416A3"/>
    <w:rsid w:val="003418E0"/>
    <w:rsid w:val="00347F8D"/>
    <w:rsid w:val="003659CD"/>
    <w:rsid w:val="00372F7B"/>
    <w:rsid w:val="003733E5"/>
    <w:rsid w:val="00382B0E"/>
    <w:rsid w:val="00390EA6"/>
    <w:rsid w:val="003E27C3"/>
    <w:rsid w:val="003F3690"/>
    <w:rsid w:val="003F3E3F"/>
    <w:rsid w:val="004067B8"/>
    <w:rsid w:val="004154BE"/>
    <w:rsid w:val="0042013D"/>
    <w:rsid w:val="00422F83"/>
    <w:rsid w:val="00426D7E"/>
    <w:rsid w:val="0043430C"/>
    <w:rsid w:val="00435E6D"/>
    <w:rsid w:val="0044286A"/>
    <w:rsid w:val="00443668"/>
    <w:rsid w:val="00451B22"/>
    <w:rsid w:val="00456B0D"/>
    <w:rsid w:val="00476AF8"/>
    <w:rsid w:val="00484FD7"/>
    <w:rsid w:val="004929FB"/>
    <w:rsid w:val="004A1CEC"/>
    <w:rsid w:val="004A54BA"/>
    <w:rsid w:val="004B6A5E"/>
    <w:rsid w:val="004E0FA1"/>
    <w:rsid w:val="004F731E"/>
    <w:rsid w:val="00505BF1"/>
    <w:rsid w:val="00507EA7"/>
    <w:rsid w:val="00526089"/>
    <w:rsid w:val="00527A28"/>
    <w:rsid w:val="00527DCA"/>
    <w:rsid w:val="00553E62"/>
    <w:rsid w:val="0056098D"/>
    <w:rsid w:val="005716D4"/>
    <w:rsid w:val="00571B60"/>
    <w:rsid w:val="00572858"/>
    <w:rsid w:val="00585A4D"/>
    <w:rsid w:val="00595463"/>
    <w:rsid w:val="005B638C"/>
    <w:rsid w:val="005D59CF"/>
    <w:rsid w:val="005D6329"/>
    <w:rsid w:val="005E259C"/>
    <w:rsid w:val="005E57F6"/>
    <w:rsid w:val="006058D8"/>
    <w:rsid w:val="00610200"/>
    <w:rsid w:val="00622B7D"/>
    <w:rsid w:val="00623699"/>
    <w:rsid w:val="00632D5A"/>
    <w:rsid w:val="00635515"/>
    <w:rsid w:val="00641307"/>
    <w:rsid w:val="006546FD"/>
    <w:rsid w:val="00665BF3"/>
    <w:rsid w:val="006732D6"/>
    <w:rsid w:val="00680B7A"/>
    <w:rsid w:val="00693E09"/>
    <w:rsid w:val="006A0E56"/>
    <w:rsid w:val="006A2DE9"/>
    <w:rsid w:val="006A7230"/>
    <w:rsid w:val="006B3D51"/>
    <w:rsid w:val="006B4E32"/>
    <w:rsid w:val="006B72C7"/>
    <w:rsid w:val="006B7F78"/>
    <w:rsid w:val="006C2252"/>
    <w:rsid w:val="006D7F7F"/>
    <w:rsid w:val="006E03F3"/>
    <w:rsid w:val="006E2C9C"/>
    <w:rsid w:val="006E40EF"/>
    <w:rsid w:val="006F0039"/>
    <w:rsid w:val="00711CEF"/>
    <w:rsid w:val="00720320"/>
    <w:rsid w:val="00723643"/>
    <w:rsid w:val="00725D3C"/>
    <w:rsid w:val="00733DA1"/>
    <w:rsid w:val="00737822"/>
    <w:rsid w:val="0074111D"/>
    <w:rsid w:val="00743F99"/>
    <w:rsid w:val="00752DCC"/>
    <w:rsid w:val="00753D4A"/>
    <w:rsid w:val="00756912"/>
    <w:rsid w:val="00761609"/>
    <w:rsid w:val="00763DCE"/>
    <w:rsid w:val="00776C46"/>
    <w:rsid w:val="0078260B"/>
    <w:rsid w:val="007838D1"/>
    <w:rsid w:val="00785254"/>
    <w:rsid w:val="00785853"/>
    <w:rsid w:val="007861E8"/>
    <w:rsid w:val="007966F0"/>
    <w:rsid w:val="00797BFC"/>
    <w:rsid w:val="007A5131"/>
    <w:rsid w:val="007A720F"/>
    <w:rsid w:val="007C6A3C"/>
    <w:rsid w:val="007D0271"/>
    <w:rsid w:val="007D4BEE"/>
    <w:rsid w:val="007D5BE9"/>
    <w:rsid w:val="007E4154"/>
    <w:rsid w:val="007F2E3E"/>
    <w:rsid w:val="008050E4"/>
    <w:rsid w:val="0082257D"/>
    <w:rsid w:val="008244E8"/>
    <w:rsid w:val="00853438"/>
    <w:rsid w:val="00866846"/>
    <w:rsid w:val="00875DA9"/>
    <w:rsid w:val="008948DD"/>
    <w:rsid w:val="00895E38"/>
    <w:rsid w:val="008A1C15"/>
    <w:rsid w:val="008A782B"/>
    <w:rsid w:val="008B0FC0"/>
    <w:rsid w:val="008C429A"/>
    <w:rsid w:val="008E1F3D"/>
    <w:rsid w:val="009053D7"/>
    <w:rsid w:val="00907121"/>
    <w:rsid w:val="0091331D"/>
    <w:rsid w:val="00916F37"/>
    <w:rsid w:val="0093223C"/>
    <w:rsid w:val="00941A87"/>
    <w:rsid w:val="009501C2"/>
    <w:rsid w:val="00963F19"/>
    <w:rsid w:val="009668B9"/>
    <w:rsid w:val="0097321B"/>
    <w:rsid w:val="00976577"/>
    <w:rsid w:val="00996356"/>
    <w:rsid w:val="00997D9A"/>
    <w:rsid w:val="009D7C49"/>
    <w:rsid w:val="009E7297"/>
    <w:rsid w:val="00A0257D"/>
    <w:rsid w:val="00A12EDC"/>
    <w:rsid w:val="00A26D0D"/>
    <w:rsid w:val="00A3307C"/>
    <w:rsid w:val="00A33BDE"/>
    <w:rsid w:val="00A34885"/>
    <w:rsid w:val="00A43BC1"/>
    <w:rsid w:val="00A74225"/>
    <w:rsid w:val="00A936D5"/>
    <w:rsid w:val="00A95FDB"/>
    <w:rsid w:val="00AA1EB0"/>
    <w:rsid w:val="00AA2DA3"/>
    <w:rsid w:val="00AA5A9C"/>
    <w:rsid w:val="00AB016A"/>
    <w:rsid w:val="00AB2A5A"/>
    <w:rsid w:val="00AD28F8"/>
    <w:rsid w:val="00AD6C84"/>
    <w:rsid w:val="00AE504A"/>
    <w:rsid w:val="00AF2B2E"/>
    <w:rsid w:val="00B0230B"/>
    <w:rsid w:val="00B1785A"/>
    <w:rsid w:val="00B17D95"/>
    <w:rsid w:val="00B23509"/>
    <w:rsid w:val="00B359DB"/>
    <w:rsid w:val="00B3632B"/>
    <w:rsid w:val="00B409D8"/>
    <w:rsid w:val="00B5178D"/>
    <w:rsid w:val="00B518A9"/>
    <w:rsid w:val="00B67F1F"/>
    <w:rsid w:val="00B701D7"/>
    <w:rsid w:val="00B80C43"/>
    <w:rsid w:val="00B90595"/>
    <w:rsid w:val="00BA215A"/>
    <w:rsid w:val="00BB5F09"/>
    <w:rsid w:val="00BC0D9F"/>
    <w:rsid w:val="00BD6FF6"/>
    <w:rsid w:val="00BE053D"/>
    <w:rsid w:val="00BF1A7A"/>
    <w:rsid w:val="00BF1FA3"/>
    <w:rsid w:val="00BF4CC1"/>
    <w:rsid w:val="00C00974"/>
    <w:rsid w:val="00C018E4"/>
    <w:rsid w:val="00C066FA"/>
    <w:rsid w:val="00C25387"/>
    <w:rsid w:val="00C26834"/>
    <w:rsid w:val="00C3021C"/>
    <w:rsid w:val="00C54BE3"/>
    <w:rsid w:val="00C57F80"/>
    <w:rsid w:val="00C63C03"/>
    <w:rsid w:val="00C646A0"/>
    <w:rsid w:val="00C768ED"/>
    <w:rsid w:val="00C82A8F"/>
    <w:rsid w:val="00C916C2"/>
    <w:rsid w:val="00C93EEE"/>
    <w:rsid w:val="00CB2255"/>
    <w:rsid w:val="00CC7F56"/>
    <w:rsid w:val="00CD1B12"/>
    <w:rsid w:val="00CD55DC"/>
    <w:rsid w:val="00CE1BBC"/>
    <w:rsid w:val="00CE2595"/>
    <w:rsid w:val="00CE28CC"/>
    <w:rsid w:val="00CE72FC"/>
    <w:rsid w:val="00CF31EE"/>
    <w:rsid w:val="00D1492F"/>
    <w:rsid w:val="00D17B69"/>
    <w:rsid w:val="00D3003C"/>
    <w:rsid w:val="00D3021B"/>
    <w:rsid w:val="00D3187B"/>
    <w:rsid w:val="00D331F4"/>
    <w:rsid w:val="00D4701A"/>
    <w:rsid w:val="00D470E4"/>
    <w:rsid w:val="00D52142"/>
    <w:rsid w:val="00D5280E"/>
    <w:rsid w:val="00D61F14"/>
    <w:rsid w:val="00D80D6B"/>
    <w:rsid w:val="00D84A48"/>
    <w:rsid w:val="00D90950"/>
    <w:rsid w:val="00DA69DF"/>
    <w:rsid w:val="00DB0E58"/>
    <w:rsid w:val="00DB33F8"/>
    <w:rsid w:val="00DD38E2"/>
    <w:rsid w:val="00E13110"/>
    <w:rsid w:val="00E24DF1"/>
    <w:rsid w:val="00E431ED"/>
    <w:rsid w:val="00E64FF5"/>
    <w:rsid w:val="00E907EC"/>
    <w:rsid w:val="00EA45F4"/>
    <w:rsid w:val="00EA5421"/>
    <w:rsid w:val="00EB2C84"/>
    <w:rsid w:val="00EB34FC"/>
    <w:rsid w:val="00EB5816"/>
    <w:rsid w:val="00ED0EA9"/>
    <w:rsid w:val="00EF77DF"/>
    <w:rsid w:val="00F11BEF"/>
    <w:rsid w:val="00F221AA"/>
    <w:rsid w:val="00F258E7"/>
    <w:rsid w:val="00F31B84"/>
    <w:rsid w:val="00F47891"/>
    <w:rsid w:val="00F631EC"/>
    <w:rsid w:val="00F64C22"/>
    <w:rsid w:val="00F64FA7"/>
    <w:rsid w:val="00F74D19"/>
    <w:rsid w:val="00F80053"/>
    <w:rsid w:val="00FA02C7"/>
    <w:rsid w:val="00FA40BD"/>
    <w:rsid w:val="00FA4186"/>
    <w:rsid w:val="00FC0531"/>
    <w:rsid w:val="00FC13F0"/>
    <w:rsid w:val="00FD0FB7"/>
    <w:rsid w:val="00FE79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22283A"/>
  <w15:chartTrackingRefBased/>
  <w15:docId w15:val="{C4242189-ABA6-4B14-ADFD-A97E7E297D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styleId="Tabellenraster">
    <w:name w:val="Table Grid"/>
    <w:basedOn w:val="NormaleTabelle"/>
    <w:uiPriority w:val="39"/>
    <w:rsid w:val="0078525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Absatz-Standardschriftart"/>
    <w:uiPriority w:val="99"/>
    <w:unhideWhenUsed/>
    <w:rsid w:val="007966F0"/>
    <w:rPr>
      <w:color w:val="0563C1" w:themeColor="hyperlink"/>
      <w:u w:val="single"/>
    </w:rPr>
  </w:style>
  <w:style w:type="character" w:styleId="Erwhnung">
    <w:name w:val="Mention"/>
    <w:basedOn w:val="Absatz-Standardschriftart"/>
    <w:uiPriority w:val="99"/>
    <w:semiHidden/>
    <w:unhideWhenUsed/>
    <w:rsid w:val="007966F0"/>
    <w:rPr>
      <w:color w:val="2B579A"/>
      <w:shd w:val="clear" w:color="auto" w:fill="E6E6E6"/>
    </w:rPr>
  </w:style>
  <w:style w:type="paragraph" w:styleId="Listenabsatz">
    <w:name w:val="List Paragraph"/>
    <w:basedOn w:val="Standard"/>
    <w:uiPriority w:val="34"/>
    <w:qFormat/>
    <w:rsid w:val="00B5178D"/>
    <w:pPr>
      <w:ind w:left="720"/>
      <w:contextualSpacing/>
    </w:pPr>
  </w:style>
  <w:style w:type="paragraph" w:customStyle="1" w:styleId="1ZeileStation">
    <w:name w:val="1. Zeile Station"/>
    <w:basedOn w:val="Standard"/>
    <w:qFormat/>
    <w:rsid w:val="00737822"/>
    <w:pPr>
      <w:spacing w:after="0" w:line="240" w:lineRule="auto"/>
    </w:pPr>
    <w:rPr>
      <w:rFonts w:ascii="Georgia" w:hAnsi="Georgia"/>
    </w:rPr>
  </w:style>
  <w:style w:type="paragraph" w:customStyle="1" w:styleId="DATUM">
    <w:name w:val="DATUM"/>
    <w:basedOn w:val="Standard"/>
    <w:qFormat/>
    <w:rsid w:val="00FC0531"/>
    <w:pPr>
      <w:spacing w:after="0" w:line="240" w:lineRule="auto"/>
    </w:pPr>
    <w:rPr>
      <w:rFonts w:ascii="Georgia" w:hAnsi="Georgia" w:cs="Georgia"/>
      <w:color w:val="000000"/>
    </w:rPr>
  </w:style>
  <w:style w:type="table" w:styleId="TabelleSpezial1">
    <w:name w:val="Table Subtle 1"/>
    <w:basedOn w:val="NormaleTabelle"/>
    <w:uiPriority w:val="99"/>
    <w:semiHidden/>
    <w:unhideWhenUsed/>
    <w:rsid w:val="00FC0531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customStyle="1" w:styleId="BERSCHRIFT">
    <w:name w:val="ÜBERSCHRIFT"/>
    <w:basedOn w:val="KeinLeerraum"/>
    <w:qFormat/>
    <w:rsid w:val="00FC0531"/>
    <w:rPr>
      <w:rFonts w:ascii="Georgia" w:hAnsi="Georgia"/>
      <w:b/>
      <w:smallCaps/>
      <w:sz w:val="32"/>
      <w:szCs w:val="32"/>
    </w:rPr>
  </w:style>
  <w:style w:type="paragraph" w:styleId="KeinLeerraum">
    <w:name w:val="No Spacing"/>
    <w:uiPriority w:val="1"/>
    <w:qFormat/>
    <w:rsid w:val="00FC0531"/>
    <w:pPr>
      <w:spacing w:after="0" w:line="240" w:lineRule="auto"/>
    </w:pPr>
  </w:style>
  <w:style w:type="paragraph" w:customStyle="1" w:styleId="Unternehmen">
    <w:name w:val="Unternehmen"/>
    <w:basedOn w:val="Standard"/>
    <w:qFormat/>
    <w:rsid w:val="00FC0531"/>
    <w:pPr>
      <w:spacing w:after="0" w:line="240" w:lineRule="auto"/>
    </w:pPr>
    <w:rPr>
      <w:rFonts w:ascii="Georgia" w:hAnsi="Georgia"/>
      <w:b/>
      <w:smallCaps/>
      <w:sz w:val="28"/>
    </w:rPr>
  </w:style>
  <w:style w:type="paragraph" w:customStyle="1" w:styleId="Ort">
    <w:name w:val="Ort"/>
    <w:basedOn w:val="Standard"/>
    <w:qFormat/>
    <w:rsid w:val="00FC0531"/>
    <w:pPr>
      <w:spacing w:after="0" w:line="240" w:lineRule="auto"/>
      <w:jc w:val="right"/>
    </w:pPr>
    <w:rPr>
      <w:rFonts w:ascii="Georgia" w:hAnsi="Georgia"/>
      <w:i/>
      <w:smallCaps/>
      <w:sz w:val="28"/>
    </w:rPr>
  </w:style>
  <w:style w:type="paragraph" w:customStyle="1" w:styleId="Beschreibung">
    <w:name w:val="Beschreibung"/>
    <w:basedOn w:val="Standard"/>
    <w:qFormat/>
    <w:rsid w:val="00FC0531"/>
    <w:pPr>
      <w:spacing w:after="0" w:line="240" w:lineRule="auto"/>
    </w:pPr>
    <w:rPr>
      <w:rFonts w:ascii="Georgia" w:hAnsi="Georgia"/>
    </w:rPr>
  </w:style>
  <w:style w:type="paragraph" w:customStyle="1" w:styleId="Bullets">
    <w:name w:val="Bullets"/>
    <w:basedOn w:val="Listenabsatz"/>
    <w:qFormat/>
    <w:rsid w:val="00FC0531"/>
    <w:pPr>
      <w:numPr>
        <w:numId w:val="3"/>
      </w:numPr>
      <w:spacing w:after="0" w:line="240" w:lineRule="auto"/>
    </w:pPr>
    <w:rPr>
      <w:rFonts w:ascii="Georgia" w:hAnsi="Georgia" w:cs="Georgia"/>
      <w:i/>
      <w:iCs/>
      <w:color w:val="000000"/>
    </w:rPr>
  </w:style>
  <w:style w:type="paragraph" w:styleId="StandardWeb">
    <w:name w:val="Normal (Web)"/>
    <w:basedOn w:val="Standard"/>
    <w:uiPriority w:val="99"/>
    <w:semiHidden/>
    <w:unhideWhenUsed/>
    <w:rsid w:val="00FC053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styleId="Kopfzeile">
    <w:name w:val="header"/>
    <w:basedOn w:val="Standard"/>
    <w:link w:val="KopfzeileZchn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BE053D"/>
  </w:style>
  <w:style w:type="paragraph" w:styleId="Fuzeile">
    <w:name w:val="footer"/>
    <w:basedOn w:val="Standard"/>
    <w:link w:val="FuzeileZchn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BE053D"/>
  </w:style>
  <w:style w:type="character" w:styleId="Seitenzahl">
    <w:name w:val="page number"/>
    <w:basedOn w:val="Absatz-Standardschriftart"/>
    <w:uiPriority w:val="99"/>
    <w:semiHidden/>
    <w:unhideWhenUsed/>
    <w:rsid w:val="00875DA9"/>
  </w:style>
  <w:style w:type="character" w:styleId="NichtaufgelsteErwhnung">
    <w:name w:val="Unresolved Mention"/>
    <w:basedOn w:val="Absatz-Standardschriftart"/>
    <w:uiPriority w:val="99"/>
    <w:rsid w:val="008050E4"/>
    <w:rPr>
      <w:color w:val="605E5C"/>
      <w:shd w:val="clear" w:color="auto" w:fill="E1DFDD"/>
    </w:rPr>
  </w:style>
  <w:style w:type="character" w:styleId="BesuchterLink">
    <w:name w:val="FollowedHyperlink"/>
    <w:basedOn w:val="Absatz-Standardschriftart"/>
    <w:uiPriority w:val="99"/>
    <w:semiHidden/>
    <w:unhideWhenUsed/>
    <w:rsid w:val="002B2091"/>
    <w:rPr>
      <w:color w:val="954F72" w:themeColor="followedHyperlink"/>
      <w:u w:val="single"/>
    </w:rPr>
  </w:style>
  <w:style w:type="paragraph" w:styleId="berarbeitung">
    <w:name w:val="Revision"/>
    <w:hidden/>
    <w:uiPriority w:val="99"/>
    <w:semiHidden/>
    <w:rsid w:val="002F7DB3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8065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46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79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961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2263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1400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02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8984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7720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9333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472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7329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237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8048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06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578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8474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7716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999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8557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8988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9514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2095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64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8430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0797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7980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6448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49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9230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9443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1281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18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5719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04437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1972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08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8078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43365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2498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96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8042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1496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3982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69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1473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1567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469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02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5109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65301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6922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61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164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1179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3706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051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2191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406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68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69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9071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94741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0354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27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2980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3348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2572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24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3685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8472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7182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37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9978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79350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4308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191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3868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6119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8995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01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2295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9588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7154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450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7146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48048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6789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536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9469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91365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5796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906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2783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06362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1724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1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6531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30367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7742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23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9765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4031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9264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86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5399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92080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1927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44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8772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07495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5352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93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480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54826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994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2677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382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63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44539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854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70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390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67280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2028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78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3243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97432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2784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64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6232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20752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702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418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5625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1164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9168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871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2743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96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0143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40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4648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987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3051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76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3010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83654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198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20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4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95912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3094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300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1720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7692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771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55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5849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92997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5916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356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0959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0852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7990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00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9736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4926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8534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59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0957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549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6399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85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4732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842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3553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720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5701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0998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6747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195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4131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4664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6509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01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0021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0019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923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95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0567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0636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000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79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9926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23739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328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244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3023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3401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486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53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7716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6332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4522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25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8790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1843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552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11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6565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7780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1026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71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4847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2691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2778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90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6040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5190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2882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263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492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3508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039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4167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1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0728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1080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8751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82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49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3851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4354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23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2547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78135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1370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82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1090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81951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6798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892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5843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39078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6636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830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6041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126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590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195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5542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8956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5989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00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8852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92693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3565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200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356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30889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21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64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6615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42451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2684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20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456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1163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1148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39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0493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95789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3875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15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8425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04355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464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44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7235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41272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9526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370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963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7450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9528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593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4885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5765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5535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32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7013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7917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1891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82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6735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8311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4050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16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5927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8772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139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9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4407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microsoft.com/office/2011/relationships/people" Target="people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/>
</file>

<file path=customXml/itemProps1.xml><?xml version="1.0" encoding="utf-8"?>
<ds:datastoreItem xmlns:ds="http://schemas.openxmlformats.org/officeDocument/2006/customXml" ds:itemID="{BD8A3E32-CAF8-D742-A094-F3C809B0ED3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352</Words>
  <Characters>2224</Characters>
  <Application>Microsoft Office Word</Application>
  <DocSecurity>0</DocSecurity>
  <Lines>18</Lines>
  <Paragraphs>5</Paragraphs>
  <ScaleCrop>false</ScaleCrop>
  <HeadingPairs>
    <vt:vector size="4" baseType="variant">
      <vt:variant>
        <vt:lpstr>Titel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2571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</dc:creator>
  <cp:keywords/>
  <dc:description/>
  <cp:lastModifiedBy>David Döbele</cp:lastModifiedBy>
  <cp:revision>32</cp:revision>
  <cp:lastPrinted>2022-11-17T00:09:00Z</cp:lastPrinted>
  <dcterms:created xsi:type="dcterms:W3CDTF">2022-11-11T22:53:00Z</dcterms:created>
  <dcterms:modified xsi:type="dcterms:W3CDTF">2023-01-10T19:39:00Z</dcterms:modified>
</cp:coreProperties>
</file>