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8-19T13:41:00Z" w16du:dateUtc="2026-08-19T11:41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60"/>
        <w:gridCol w:w="5244"/>
        <w:gridCol w:w="142"/>
        <w:gridCol w:w="709"/>
        <w:gridCol w:w="283"/>
        <w:gridCol w:w="284"/>
        <w:gridCol w:w="142"/>
        <w:gridCol w:w="2410"/>
        <w:tblGridChange w:id="1">
          <w:tblGrid>
            <w:gridCol w:w="284"/>
            <w:gridCol w:w="1560"/>
            <w:gridCol w:w="5244"/>
            <w:gridCol w:w="142"/>
            <w:gridCol w:w="709"/>
            <w:gridCol w:w="283"/>
            <w:gridCol w:w="284"/>
            <w:gridCol w:w="142"/>
            <w:gridCol w:w="1842"/>
            <w:gridCol w:w="284"/>
          </w:tblGrid>
        </w:tblGridChange>
      </w:tblGrid>
      <w:tr w:rsidR="00E55D90" w:rsidRPr="00591165" w14:paraId="487AC9CE" w14:textId="77777777" w:rsidTr="00591165">
        <w:trPr>
          <w:trHeight w:val="283"/>
          <w:trPrChange w:id="2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10774" w:type="dxa"/>
            <w:gridSpan w:val="8"/>
            <w:vAlign w:val="bottom"/>
            <w:tcPrChange w:id="3" w:author="David Döbele" w:date="2026-08-19T13:41:00Z" w16du:dateUtc="2026-08-19T11:41:00Z">
              <w:tcPr>
                <w:tcW w:w="10206" w:type="dxa"/>
                <w:gridSpan w:val="8"/>
                <w:vAlign w:val="bottom"/>
              </w:tcPr>
            </w:tcPrChange>
          </w:tcPr>
          <w:p w14:paraId="0CBC6997" w14:textId="53C26CCC" w:rsidR="00E55D90" w:rsidRPr="00591165" w:rsidRDefault="00E811B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591165">
              <w:rPr>
                <w:rFonts w:ascii="Optima" w:hAnsi="Optima" w:cs="Times New Roman"/>
                <w:b/>
                <w:sz w:val="48"/>
                <w:szCs w:val="44"/>
              </w:rPr>
              <w:t>Philipp Lindner</w:t>
            </w:r>
          </w:p>
          <w:p w14:paraId="135895E2" w14:textId="2B489427" w:rsidR="00F44F5F" w:rsidRPr="00591165" w:rsidRDefault="00E811B1" w:rsidP="000C71ED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Cs/>
                <w:sz w:val="20"/>
                <w:szCs w:val="20"/>
              </w:rPr>
              <w:t>Bergstraße 91</w:t>
            </w:r>
            <w:r w:rsidR="00F44F5F" w:rsidRPr="00591165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E94FCD" w:rsidRPr="00591165">
              <w:rPr>
                <w:rFonts w:ascii="Optima" w:hAnsi="Optima" w:cs="Times New Roman"/>
                <w:bCs/>
                <w:sz w:val="20"/>
                <w:szCs w:val="20"/>
              </w:rPr>
              <w:t>53129 Bonn</w:t>
            </w:r>
            <w:r w:rsidR="00F44F5F" w:rsidRPr="00591165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591165"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  <w:r w:rsidR="000C71ED" w:rsidRPr="00591165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Pr="00591165">
              <w:rPr>
                <w:rFonts w:ascii="Optima" w:hAnsi="Optima" w:cs="Times New Roman"/>
                <w:bCs/>
                <w:sz w:val="20"/>
                <w:szCs w:val="20"/>
              </w:rPr>
              <w:t>phlindner</w:t>
            </w:r>
            <w:r w:rsidR="00646B37" w:rsidRPr="00591165">
              <w:rPr>
                <w:rFonts w:ascii="Optima" w:hAnsi="Optima" w:cs="Times New Roman"/>
                <w:bCs/>
                <w:sz w:val="20"/>
                <w:szCs w:val="20"/>
              </w:rPr>
              <w:t>9</w:t>
            </w:r>
            <w:r w:rsidRPr="00591165">
              <w:rPr>
                <w:rFonts w:ascii="Optima" w:hAnsi="Optima" w:cs="Times New Roman"/>
                <w:bCs/>
                <w:sz w:val="20"/>
                <w:szCs w:val="20"/>
              </w:rPr>
              <w:t>1@gmail.com</w:t>
            </w:r>
            <w:r w:rsidR="00F44F5F" w:rsidRPr="00591165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 w:rsidRPr="00591165">
              <w:rPr>
                <w:rFonts w:ascii="Optima" w:hAnsi="Optima" w:cs="Times New Roman"/>
                <w:bCs/>
                <w:sz w:val="20"/>
                <w:szCs w:val="20"/>
              </w:rPr>
              <w:t>709918487</w:t>
            </w:r>
          </w:p>
        </w:tc>
      </w:tr>
      <w:tr w:rsidR="002508C2" w:rsidRPr="00591165" w14:paraId="0FCADE56" w14:textId="77777777" w:rsidTr="00591165">
        <w:trPr>
          <w:trHeight w:val="510"/>
          <w:trPrChange w:id="4" w:author="David Döbele" w:date="2026-08-19T13:43:00Z" w16du:dateUtc="2026-08-19T11:43:00Z">
            <w:trPr>
              <w:gridBefore w:val="1"/>
              <w:gridAfter w:val="0"/>
              <w:trHeight w:val="567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5" w:author="David Döbele" w:date="2026-08-19T13:43:00Z" w16du:dateUtc="2026-08-19T11:43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591165" w:rsidRDefault="00F44F5F" w:rsidP="00C85F4D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591165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591165" w14:paraId="7D1DEBF7" w14:textId="77777777" w:rsidTr="00591165">
        <w:trPr>
          <w:trHeight w:val="283"/>
          <w:trPrChange w:id="6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  <w:tcPrChange w:id="7" w:author="David Döbele" w:date="2026-08-19T13:41:00Z" w16du:dateUtc="2026-08-19T11:41:00Z">
              <w:tcPr>
                <w:tcW w:w="680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11273343" w:rsidR="00D1492F" w:rsidRPr="00591165" w:rsidRDefault="00E811B1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sz w:val="20"/>
                <w:szCs w:val="20"/>
              </w:rPr>
              <w:t>FOM-Hochschule für Oekonomie &amp; Management</w:t>
            </w:r>
          </w:p>
        </w:tc>
        <w:tc>
          <w:tcPr>
            <w:tcW w:w="3970" w:type="dxa"/>
            <w:gridSpan w:val="6"/>
            <w:tcBorders>
              <w:top w:val="single" w:sz="4" w:space="0" w:color="auto"/>
            </w:tcBorders>
            <w:vAlign w:val="bottom"/>
            <w:tcPrChange w:id="8" w:author="David Döbele" w:date="2026-08-19T13:41:00Z" w16du:dateUtc="2026-08-19T11:41:00Z">
              <w:tcPr>
                <w:tcW w:w="3402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66C4CCB" w:rsidR="00D1492F" w:rsidRPr="00591165" w:rsidRDefault="00E811B1" w:rsidP="00162A5A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sz w:val="20"/>
                <w:szCs w:val="20"/>
              </w:rPr>
              <w:t>Bonn</w:t>
            </w:r>
          </w:p>
        </w:tc>
      </w:tr>
      <w:tr w:rsidR="00D1492F" w:rsidRPr="00591165" w14:paraId="61E5D482" w14:textId="77777777" w:rsidTr="00591165">
        <w:trPr>
          <w:trPrChange w:id="9" w:author="David Döbele" w:date="2026-08-19T13:41:00Z" w16du:dateUtc="2026-08-19T11:41:00Z">
            <w:trPr>
              <w:gridBefore w:val="1"/>
              <w:gridAfter w:val="0"/>
            </w:trPr>
          </w:trPrChange>
        </w:trPr>
        <w:tc>
          <w:tcPr>
            <w:tcW w:w="6804" w:type="dxa"/>
            <w:gridSpan w:val="2"/>
            <w:tcPrChange w:id="10" w:author="David Döbele" w:date="2026-08-19T13:41:00Z" w16du:dateUtc="2026-08-19T11:41:00Z">
              <w:tcPr>
                <w:tcW w:w="6804" w:type="dxa"/>
                <w:gridSpan w:val="2"/>
              </w:tcPr>
            </w:tcPrChange>
          </w:tcPr>
          <w:p w14:paraId="11CB9A0F" w14:textId="68B71820" w:rsidR="00D1492F" w:rsidRPr="00591165" w:rsidRDefault="00E811B1" w:rsidP="008D10F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Dualer </w:t>
            </w:r>
            <w:r w:rsidR="00D1492F" w:rsidRPr="00591165">
              <w:rPr>
                <w:rFonts w:ascii="Optima" w:hAnsi="Optima" w:cs="Times New Roman"/>
                <w:sz w:val="20"/>
                <w:szCs w:val="20"/>
              </w:rPr>
              <w:t>B.</w:t>
            </w:r>
            <w:r w:rsidR="008B18A7" w:rsidRPr="00591165">
              <w:rPr>
                <w:rFonts w:ascii="Optima" w:hAnsi="Optima" w:cs="Times New Roman"/>
                <w:sz w:val="20"/>
                <w:szCs w:val="20"/>
              </w:rPr>
              <w:t>A</w:t>
            </w:r>
            <w:r w:rsidR="00D1492F" w:rsidRPr="00591165">
              <w:rPr>
                <w:rFonts w:ascii="Optima" w:hAnsi="Optima" w:cs="Times New Roman"/>
                <w:sz w:val="20"/>
                <w:szCs w:val="20"/>
              </w:rPr>
              <w:t xml:space="preserve">. in </w:t>
            </w:r>
            <w:r w:rsidRPr="00591165">
              <w:rPr>
                <w:rFonts w:ascii="Optima" w:hAnsi="Optima" w:cs="Times New Roman"/>
                <w:sz w:val="20"/>
                <w:szCs w:val="20"/>
              </w:rPr>
              <w:t>Business Administration</w:t>
            </w:r>
            <w:r w:rsidR="00B17D95" w:rsidRPr="00591165">
              <w:rPr>
                <w:rFonts w:ascii="Optima" w:hAnsi="Optima" w:cs="Times New Roman"/>
                <w:sz w:val="20"/>
                <w:szCs w:val="20"/>
              </w:rPr>
              <w:t xml:space="preserve"> (</w:t>
            </w:r>
            <w:r w:rsidR="007B0349" w:rsidRPr="00591165">
              <w:rPr>
                <w:rFonts w:ascii="Optima" w:hAnsi="Optima" w:cs="Times New Roman"/>
                <w:sz w:val="20"/>
                <w:szCs w:val="20"/>
              </w:rPr>
              <w:t xml:space="preserve">Aktueller </w:t>
            </w:r>
            <w:r w:rsidR="005271C3" w:rsidRPr="00591165">
              <w:rPr>
                <w:rFonts w:ascii="Optima" w:hAnsi="Optima" w:cs="Times New Roman"/>
                <w:sz w:val="20"/>
                <w:szCs w:val="20"/>
              </w:rPr>
              <w:t>Notendurchs</w:t>
            </w:r>
            <w:r w:rsidR="00B17D95" w:rsidRPr="00591165">
              <w:rPr>
                <w:rFonts w:ascii="Optima" w:hAnsi="Optima" w:cs="Times New Roman"/>
                <w:sz w:val="20"/>
                <w:szCs w:val="20"/>
              </w:rPr>
              <w:t>chnitt: 1</w:t>
            </w:r>
            <w:r w:rsidR="00A9740D" w:rsidRPr="00591165">
              <w:rPr>
                <w:rFonts w:ascii="Optima" w:hAnsi="Optima" w:cs="Times New Roman"/>
                <w:sz w:val="20"/>
                <w:szCs w:val="20"/>
              </w:rPr>
              <w:t>,</w:t>
            </w:r>
            <w:r w:rsidR="00542438" w:rsidRPr="00591165">
              <w:rPr>
                <w:rFonts w:ascii="Optima" w:hAnsi="Optima" w:cs="Times New Roman"/>
                <w:sz w:val="20"/>
                <w:szCs w:val="20"/>
              </w:rPr>
              <w:t>8</w:t>
            </w:r>
            <w:r w:rsidR="00B17D95" w:rsidRPr="00591165">
              <w:rPr>
                <w:rFonts w:ascii="Optima" w:hAnsi="Optima" w:cs="Times New Roman"/>
                <w:sz w:val="20"/>
                <w:szCs w:val="20"/>
              </w:rPr>
              <w:t>)</w:t>
            </w:r>
          </w:p>
        </w:tc>
        <w:tc>
          <w:tcPr>
            <w:tcW w:w="3970" w:type="dxa"/>
            <w:gridSpan w:val="6"/>
            <w:tcPrChange w:id="11" w:author="David Döbele" w:date="2026-08-19T13:41:00Z" w16du:dateUtc="2026-08-19T11:41:00Z">
              <w:tcPr>
                <w:tcW w:w="3402" w:type="dxa"/>
                <w:gridSpan w:val="6"/>
              </w:tcPr>
            </w:tcPrChange>
          </w:tcPr>
          <w:p w14:paraId="419A9228" w14:textId="7021C1CE" w:rsidR="00D1492F" w:rsidRPr="00591165" w:rsidRDefault="00D1492F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E811B1" w:rsidRPr="00591165">
              <w:rPr>
                <w:rFonts w:ascii="Optima" w:hAnsi="Optima" w:cs="Times New Roman"/>
                <w:sz w:val="20"/>
                <w:szCs w:val="20"/>
              </w:rPr>
              <w:t>2</w:t>
            </w:r>
            <w:r w:rsidR="001706EB" w:rsidRPr="00591165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59116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831AF9" w:rsidRPr="00591165">
              <w:rPr>
                <w:rFonts w:ascii="Optima" w:hAnsi="Optima" w:cs="Times New Roman"/>
                <w:sz w:val="20"/>
                <w:szCs w:val="20"/>
              </w:rPr>
              <w:t>02/2027 (</w:t>
            </w:r>
            <w:proofErr w:type="spellStart"/>
            <w:r w:rsidR="00831AF9" w:rsidRPr="00591165">
              <w:rPr>
                <w:rFonts w:ascii="Optima" w:hAnsi="Optima" w:cs="Times New Roman"/>
                <w:sz w:val="20"/>
                <w:szCs w:val="20"/>
              </w:rPr>
              <w:t>vsl</w:t>
            </w:r>
            <w:proofErr w:type="spellEnd"/>
            <w:r w:rsidR="00831AF9" w:rsidRPr="00591165">
              <w:rPr>
                <w:rFonts w:ascii="Optima" w:hAnsi="Optima" w:cs="Times New Roman"/>
                <w:sz w:val="20"/>
                <w:szCs w:val="20"/>
              </w:rPr>
              <w:t>.)</w:t>
            </w:r>
          </w:p>
        </w:tc>
      </w:tr>
      <w:tr w:rsidR="00D5280E" w:rsidRPr="00591165" w14:paraId="7EABE9F1" w14:textId="77777777" w:rsidTr="00591165">
        <w:trPr>
          <w:trPrChange w:id="12" w:author="David Döbele" w:date="2026-08-19T13:41:00Z" w16du:dateUtc="2026-08-19T11:41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8"/>
            <w:tcPrChange w:id="13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7A71E6B0" w14:textId="05C350B9" w:rsidR="00426D7E" w:rsidRPr="00591165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E811B1"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Finanzen</w:t>
            </w:r>
          </w:p>
        </w:tc>
      </w:tr>
      <w:tr w:rsidR="00CA2AF3" w:rsidRPr="00591165" w14:paraId="013361E1" w14:textId="77777777" w:rsidTr="00591165">
        <w:trPr>
          <w:trHeight w:val="340"/>
          <w:trPrChange w:id="14" w:author="David Döbele" w:date="2026-08-19T13:41:00Z" w16du:dateUtc="2026-08-19T11:41:00Z">
            <w:trPr>
              <w:gridBefore w:val="1"/>
              <w:gridAfter w:val="0"/>
              <w:trHeight w:val="340"/>
            </w:trPr>
          </w:trPrChange>
        </w:trPr>
        <w:tc>
          <w:tcPr>
            <w:tcW w:w="6946" w:type="dxa"/>
            <w:gridSpan w:val="3"/>
            <w:vAlign w:val="bottom"/>
            <w:tcPrChange w:id="15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197620E3" w14:textId="09BE6866" w:rsidR="00CA2AF3" w:rsidRPr="00591165" w:rsidRDefault="00CA2AF3" w:rsidP="00CA2AF3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sz w:val="20"/>
                <w:szCs w:val="20"/>
              </w:rPr>
              <w:t xml:space="preserve">Berufliches Gymnasium - Oberstufenzentrum Teltow-Fläming </w:t>
            </w:r>
          </w:p>
        </w:tc>
        <w:tc>
          <w:tcPr>
            <w:tcW w:w="3828" w:type="dxa"/>
            <w:gridSpan w:val="5"/>
            <w:vAlign w:val="bottom"/>
            <w:tcPrChange w:id="16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63D86F51" w14:textId="52E35DF1" w:rsidR="00CA2AF3" w:rsidRPr="00591165" w:rsidRDefault="00CA2AF3" w:rsidP="00CA2AF3">
            <w:pPr>
              <w:ind w:left="-279"/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sz w:val="20"/>
                <w:szCs w:val="20"/>
              </w:rPr>
              <w:t>Luckenwalde</w:t>
            </w:r>
          </w:p>
        </w:tc>
      </w:tr>
      <w:tr w:rsidR="00484F3E" w:rsidRPr="00591165" w14:paraId="62632213" w14:textId="77777777" w:rsidTr="00591165">
        <w:trPr>
          <w:trPrChange w:id="17" w:author="David Döbele" w:date="2026-08-19T13:41:00Z" w16du:dateUtc="2026-08-19T11:41:00Z">
            <w:trPr>
              <w:gridBefore w:val="1"/>
              <w:gridAfter w:val="0"/>
            </w:trPr>
          </w:trPrChange>
        </w:trPr>
        <w:tc>
          <w:tcPr>
            <w:tcW w:w="8222" w:type="dxa"/>
            <w:gridSpan w:val="6"/>
            <w:tcPrChange w:id="18" w:author="David Döbele" w:date="2026-08-19T13:41:00Z" w16du:dateUtc="2026-08-19T11:41:00Z">
              <w:tcPr>
                <w:tcW w:w="8222" w:type="dxa"/>
                <w:gridSpan w:val="6"/>
              </w:tcPr>
            </w:tcPrChange>
          </w:tcPr>
          <w:p w14:paraId="5F71027E" w14:textId="58E50DA7" w:rsidR="00484F3E" w:rsidRPr="00591165" w:rsidRDefault="00484F3E" w:rsidP="00484F3E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Allgemeine Hochschulreife (Note: 2,0)</w:t>
            </w:r>
          </w:p>
        </w:tc>
        <w:tc>
          <w:tcPr>
            <w:tcW w:w="2552" w:type="dxa"/>
            <w:gridSpan w:val="2"/>
            <w:tcPrChange w:id="19" w:author="David Döbele" w:date="2026-08-19T13:41:00Z" w16du:dateUtc="2026-08-19T11:41:00Z">
              <w:tcPr>
                <w:tcW w:w="1984" w:type="dxa"/>
                <w:gridSpan w:val="2"/>
              </w:tcPr>
            </w:tcPrChange>
          </w:tcPr>
          <w:p w14:paraId="51FC9814" w14:textId="14C50311" w:rsidR="00484F3E" w:rsidRPr="00591165" w:rsidRDefault="00484F3E" w:rsidP="00484F3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07/2019 – 07/2023</w:t>
            </w:r>
          </w:p>
        </w:tc>
      </w:tr>
      <w:tr w:rsidR="005C1AFE" w:rsidRPr="00591165" w14:paraId="4D68BFE7" w14:textId="77777777" w:rsidTr="00591165">
        <w:trPr>
          <w:trPrChange w:id="20" w:author="David Döbele" w:date="2026-08-19T13:41:00Z" w16du:dateUtc="2026-08-19T11:41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8"/>
            <w:tcPrChange w:id="21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51137A5D" w14:textId="28D1BEB4" w:rsidR="005C1AFE" w:rsidRPr="00591165" w:rsidDel="00591165" w:rsidRDefault="005C1AFE" w:rsidP="00591165">
            <w:pPr>
              <w:pStyle w:val="Listenabsatz"/>
              <w:numPr>
                <w:ilvl w:val="0"/>
                <w:numId w:val="29"/>
              </w:numPr>
              <w:rPr>
                <w:del w:id="22" w:author="David Döbele" w:date="2026-08-19T13:43:00Z" w16du:dateUtc="2026-08-19T11:43:00Z"/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pPrChange w:id="23" w:author="David Döbele" w:date="2026-08-19T13:43:00Z" w16du:dateUtc="2026-08-19T11:43:00Z">
                <w:pPr>
                  <w:pStyle w:val="Listenabsatz"/>
                  <w:numPr>
                    <w:numId w:val="29"/>
                  </w:numPr>
                  <w:ind w:hanging="360"/>
                </w:pPr>
              </w:pPrChange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Fachrichtung: Wirtschaftswissenschaften und Rechnungswesen </w:t>
            </w:r>
          </w:p>
          <w:p w14:paraId="54BF63E9" w14:textId="118DBE09" w:rsidR="005C1AFE" w:rsidRPr="00591165" w:rsidRDefault="005C1AFE" w:rsidP="00591165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del w:id="24" w:author="David Döbele" w:date="2026-08-19T13:43:00Z" w16du:dateUtc="2026-08-19T11:43:00Z">
              <w:r w:rsidRPr="00591165" w:rsidDel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Fokus: Makroökonomie, Rechnungswesen (GuV, Bilanzanalyse, Cashflow Statement)</w:delText>
              </w:r>
            </w:del>
          </w:p>
        </w:tc>
      </w:tr>
      <w:tr w:rsidR="00DA1E4C" w:rsidRPr="00591165" w14:paraId="6B19CF91" w14:textId="77777777" w:rsidTr="00591165">
        <w:trPr>
          <w:trHeight w:val="340"/>
          <w:trPrChange w:id="25" w:author="David Döbele" w:date="2026-08-19T13:41:00Z" w16du:dateUtc="2026-08-19T11:41:00Z">
            <w:trPr>
              <w:gridBefore w:val="1"/>
              <w:gridAfter w:val="0"/>
              <w:trHeight w:val="340"/>
            </w:trPr>
          </w:trPrChange>
        </w:trPr>
        <w:tc>
          <w:tcPr>
            <w:tcW w:w="6946" w:type="dxa"/>
            <w:gridSpan w:val="3"/>
            <w:vAlign w:val="bottom"/>
            <w:tcPrChange w:id="26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54F7169D" w14:textId="1FC5AEDF" w:rsidR="00DA1E4C" w:rsidRPr="00591165" w:rsidRDefault="00DA1E4C" w:rsidP="00DA1E4C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sz w:val="20"/>
                <w:szCs w:val="20"/>
              </w:rPr>
              <w:t>Rockwell Charter High School</w:t>
            </w:r>
          </w:p>
        </w:tc>
        <w:tc>
          <w:tcPr>
            <w:tcW w:w="3828" w:type="dxa"/>
            <w:gridSpan w:val="5"/>
            <w:vAlign w:val="bottom"/>
            <w:tcPrChange w:id="27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262B6DA3" w14:textId="72D0A20E" w:rsidR="00DA1E4C" w:rsidRPr="00591165" w:rsidRDefault="00DA1E4C" w:rsidP="00DA1E4C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sz w:val="20"/>
                <w:szCs w:val="20"/>
              </w:rPr>
              <w:t>Eagle Mountain, USA</w:t>
            </w:r>
          </w:p>
        </w:tc>
      </w:tr>
      <w:tr w:rsidR="00DA1E4C" w:rsidRPr="00591165" w14:paraId="263521E3" w14:textId="77777777" w:rsidTr="00591165">
        <w:trPr>
          <w:trHeight w:val="57"/>
          <w:trPrChange w:id="28" w:author="David Döbele" w:date="2026-08-19T13:41:00Z" w16du:dateUtc="2026-08-19T11:41:00Z">
            <w:trPr>
              <w:gridBefore w:val="1"/>
              <w:gridAfter w:val="0"/>
              <w:trHeight w:val="57"/>
            </w:trPr>
          </w:trPrChange>
        </w:trPr>
        <w:tc>
          <w:tcPr>
            <w:tcW w:w="6946" w:type="dxa"/>
            <w:gridSpan w:val="3"/>
            <w:tcPrChange w:id="29" w:author="David Döbele" w:date="2026-08-19T13:41:00Z" w16du:dateUtc="2026-08-19T11:41:00Z">
              <w:tcPr>
                <w:tcW w:w="6946" w:type="dxa"/>
                <w:gridSpan w:val="3"/>
              </w:tcPr>
            </w:tcPrChange>
          </w:tcPr>
          <w:p w14:paraId="36282A3A" w14:textId="0B5EBE53" w:rsidR="00DA1E4C" w:rsidRPr="00591165" w:rsidRDefault="00DA1E4C" w:rsidP="00DA1E4C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Auslandsjahr mit AFS Intercultural Programs</w:t>
            </w:r>
          </w:p>
        </w:tc>
        <w:tc>
          <w:tcPr>
            <w:tcW w:w="3828" w:type="dxa"/>
            <w:gridSpan w:val="5"/>
            <w:tcPrChange w:id="30" w:author="David Döbele" w:date="2026-08-19T13:41:00Z" w16du:dateUtc="2026-08-19T11:41:00Z">
              <w:tcPr>
                <w:tcW w:w="3260" w:type="dxa"/>
                <w:gridSpan w:val="5"/>
              </w:tcPr>
            </w:tcPrChange>
          </w:tcPr>
          <w:p w14:paraId="3DE8C75D" w14:textId="16E40AE0" w:rsidR="00DA1E4C" w:rsidRPr="00591165" w:rsidRDefault="00DA1E4C" w:rsidP="00DA1E4C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08/2020 – 06/2021</w:t>
            </w:r>
          </w:p>
        </w:tc>
      </w:tr>
      <w:tr w:rsidR="00DA1E4C" w:rsidRPr="00591165" w:rsidDel="00591165" w14:paraId="27601A10" w14:textId="350B97FA" w:rsidTr="00591165">
        <w:trPr>
          <w:trHeight w:val="57"/>
          <w:del w:id="31" w:author="David Döbele" w:date="2026-08-19T13:43:00Z" w16du:dateUtc="2026-08-19T11:43:00Z"/>
          <w:trPrChange w:id="32" w:author="David Döbele" w:date="2026-08-19T13:41:00Z" w16du:dateUtc="2026-08-19T11:41:00Z">
            <w:trPr>
              <w:gridBefore w:val="1"/>
              <w:gridAfter w:val="0"/>
              <w:trHeight w:val="57"/>
            </w:trPr>
          </w:trPrChange>
        </w:trPr>
        <w:tc>
          <w:tcPr>
            <w:tcW w:w="10774" w:type="dxa"/>
            <w:gridSpan w:val="8"/>
            <w:tcPrChange w:id="33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6ECF7248" w14:textId="6B0189AD" w:rsidR="00DA1E4C" w:rsidRPr="00591165" w:rsidDel="00591165" w:rsidRDefault="00DA1E4C" w:rsidP="00DA1E4C">
            <w:pPr>
              <w:pStyle w:val="Listenabsatz"/>
              <w:numPr>
                <w:ilvl w:val="0"/>
                <w:numId w:val="29"/>
              </w:numPr>
              <w:rPr>
                <w:del w:id="34" w:author="David Döbele" w:date="2026-08-19T13:43:00Z" w16du:dateUtc="2026-08-19T11:43:00Z"/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del w:id="35" w:author="David Döbele" w:date="2026-08-19T13:43:00Z" w16du:dateUtc="2026-08-19T11:43:00Z">
              <w:r w:rsidRPr="00591165" w:rsidDel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Highschool Abschluss (Top 20% im Jahrgang)</w:delText>
              </w:r>
            </w:del>
          </w:p>
        </w:tc>
      </w:tr>
      <w:tr w:rsidR="00E55D90" w:rsidRPr="00591165" w14:paraId="3A2665B3" w14:textId="77777777" w:rsidTr="00591165">
        <w:trPr>
          <w:trHeight w:val="510"/>
          <w:trPrChange w:id="36" w:author="David Döbele" w:date="2026-08-19T13:41:00Z" w16du:dateUtc="2026-08-19T11:41:00Z">
            <w:trPr>
              <w:gridBefore w:val="1"/>
              <w:gridAfter w:val="0"/>
              <w:trHeight w:val="510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37" w:author="David Döbele" w:date="2026-08-19T13:41:00Z" w16du:dateUtc="2026-08-19T11:41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591165" w:rsidRDefault="00F44F5F" w:rsidP="00C85F4D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591165">
              <w:rPr>
                <w:rFonts w:ascii="Optima" w:hAnsi="Optima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DE2FFC" w:rsidRPr="00591165" w14:paraId="0D91F812" w14:textId="77777777" w:rsidTr="00591165">
        <w:trPr>
          <w:trHeight w:val="283"/>
          <w:trPrChange w:id="38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  <w:tcPrChange w:id="39" w:author="David Döbele" w:date="2026-08-19T13:41:00Z" w16du:dateUtc="2026-08-19T11:41:00Z">
              <w:tcPr>
                <w:tcW w:w="694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2A6D0C4" w14:textId="64323EDF" w:rsidR="00DE2FFC" w:rsidRPr="00591165" w:rsidRDefault="00C1672A" w:rsidP="00E55D9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sz w:val="20"/>
                <w:szCs w:val="20"/>
              </w:rPr>
              <w:t>A</w:t>
            </w:r>
            <w:r w:rsidR="00ED5C4F" w:rsidRPr="00591165">
              <w:rPr>
                <w:rFonts w:ascii="Optima" w:hAnsi="Optima" w:cs="Times New Roman"/>
                <w:b/>
                <w:sz w:val="20"/>
                <w:szCs w:val="20"/>
              </w:rPr>
              <w:t>URICON Group</w:t>
            </w:r>
          </w:p>
        </w:tc>
        <w:tc>
          <w:tcPr>
            <w:tcW w:w="3828" w:type="dxa"/>
            <w:gridSpan w:val="5"/>
            <w:tcBorders>
              <w:top w:val="single" w:sz="4" w:space="0" w:color="auto"/>
            </w:tcBorders>
            <w:vAlign w:val="bottom"/>
            <w:tcPrChange w:id="40" w:author="David Döbele" w:date="2026-08-19T13:41:00Z" w16du:dateUtc="2026-08-19T11:41:00Z">
              <w:tcPr>
                <w:tcW w:w="3260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4A3DE3F" w14:textId="5AA364A3" w:rsidR="00DE2FFC" w:rsidRPr="00591165" w:rsidRDefault="00CA49C7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sz w:val="20"/>
                <w:szCs w:val="20"/>
              </w:rPr>
              <w:t>Düsseldorf</w:t>
            </w:r>
          </w:p>
        </w:tc>
      </w:tr>
      <w:tr w:rsidR="00DE2FFC" w:rsidRPr="00591165" w14:paraId="0A631645" w14:textId="77777777" w:rsidTr="00591165">
        <w:trPr>
          <w:trHeight w:val="283"/>
          <w:trPrChange w:id="41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6946" w:type="dxa"/>
            <w:gridSpan w:val="3"/>
            <w:vAlign w:val="bottom"/>
            <w:tcPrChange w:id="42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0DCB2550" w14:textId="4E970D62" w:rsidR="00DE2FFC" w:rsidRPr="00591165" w:rsidRDefault="00B63603" w:rsidP="007E1303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Praktikant </w:t>
            </w:r>
            <w:r w:rsidR="00CA49C7" w:rsidRPr="00591165">
              <w:rPr>
                <w:rFonts w:ascii="Optima" w:hAnsi="Optima" w:cs="Times New Roman"/>
                <w:sz w:val="20"/>
                <w:szCs w:val="20"/>
              </w:rPr>
              <w:t>im Bereich Transaction,</w:t>
            </w:r>
            <w:r w:rsidR="005C45D2" w:rsidRPr="0059116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proofErr w:type="spellStart"/>
            <w:r w:rsidR="00342D5C" w:rsidRPr="00591165">
              <w:rPr>
                <w:rFonts w:ascii="Optima" w:hAnsi="Optima" w:cs="Times New Roman"/>
                <w:sz w:val="20"/>
                <w:szCs w:val="20"/>
              </w:rPr>
              <w:t>Restructuring</w:t>
            </w:r>
            <w:proofErr w:type="spellEnd"/>
            <w:r w:rsidR="005C45D2" w:rsidRPr="00591165">
              <w:rPr>
                <w:rFonts w:ascii="Optima" w:hAnsi="Optima" w:cs="Times New Roman"/>
                <w:sz w:val="20"/>
                <w:szCs w:val="20"/>
              </w:rPr>
              <w:t xml:space="preserve"> &amp; CFO Advisory</w:t>
            </w:r>
          </w:p>
        </w:tc>
        <w:tc>
          <w:tcPr>
            <w:tcW w:w="3828" w:type="dxa"/>
            <w:gridSpan w:val="5"/>
            <w:vAlign w:val="bottom"/>
            <w:tcPrChange w:id="43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456337DE" w14:textId="1D7DDC75" w:rsidR="00DE2FFC" w:rsidRPr="00591165" w:rsidRDefault="00E45588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03/</w:t>
            </w:r>
            <w:r w:rsidR="001C5478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20</w:t>
            </w: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27</w:t>
            </w:r>
            <w:r w:rsidR="009F3C0A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05/</w:t>
            </w:r>
            <w:r w:rsidR="001C5478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20</w:t>
            </w:r>
            <w:r w:rsidR="009F3C0A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27</w:t>
            </w:r>
          </w:p>
        </w:tc>
      </w:tr>
      <w:tr w:rsidR="007E1303" w:rsidRPr="00591165" w14:paraId="75FB29EF" w14:textId="77777777" w:rsidTr="00591165">
        <w:trPr>
          <w:trHeight w:val="210"/>
          <w:trPrChange w:id="44" w:author="David Döbele" w:date="2026-08-19T13:41:00Z" w16du:dateUtc="2026-08-19T11:41:00Z">
            <w:trPr>
              <w:gridBefore w:val="1"/>
              <w:gridAfter w:val="0"/>
              <w:trHeight w:val="210"/>
            </w:trPr>
          </w:trPrChange>
        </w:trPr>
        <w:tc>
          <w:tcPr>
            <w:tcW w:w="6946" w:type="dxa"/>
            <w:gridSpan w:val="3"/>
            <w:vAlign w:val="bottom"/>
            <w:tcPrChange w:id="45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20B9DD7E" w14:textId="5C17B13F" w:rsidR="007E1303" w:rsidRPr="00591165" w:rsidRDefault="007E1303" w:rsidP="007E13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geplant, Vertrag bereits unterzeichnet</w:t>
            </w:r>
          </w:p>
        </w:tc>
        <w:tc>
          <w:tcPr>
            <w:tcW w:w="3828" w:type="dxa"/>
            <w:gridSpan w:val="5"/>
            <w:vAlign w:val="bottom"/>
            <w:tcPrChange w:id="46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1572F3AE" w14:textId="77777777" w:rsidR="007E1303" w:rsidRPr="00591165" w:rsidRDefault="007E1303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</w:p>
        </w:tc>
      </w:tr>
      <w:tr w:rsidR="00E55D90" w:rsidRPr="00591165" w14:paraId="127C64E2" w14:textId="77777777" w:rsidTr="00591165">
        <w:trPr>
          <w:trHeight w:val="351"/>
          <w:trPrChange w:id="47" w:author="David Döbele" w:date="2026-08-19T13:41:00Z" w16du:dateUtc="2026-08-19T11:41:00Z">
            <w:trPr>
              <w:gridBefore w:val="1"/>
              <w:gridAfter w:val="0"/>
              <w:trHeight w:val="351"/>
            </w:trPr>
          </w:trPrChange>
        </w:trPr>
        <w:tc>
          <w:tcPr>
            <w:tcW w:w="6946" w:type="dxa"/>
            <w:gridSpan w:val="3"/>
            <w:vAlign w:val="bottom"/>
            <w:tcPrChange w:id="48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38F27285" w14:textId="3D53D150" w:rsidR="00E55D90" w:rsidRPr="00591165" w:rsidRDefault="00846E7A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sz w:val="20"/>
                <w:szCs w:val="20"/>
              </w:rPr>
              <w:t xml:space="preserve">Deutsche Telekom </w:t>
            </w:r>
            <w:r w:rsidR="00AA3E31" w:rsidRPr="00591165">
              <w:rPr>
                <w:rFonts w:ascii="Optima" w:hAnsi="Optima" w:cs="Times New Roman"/>
                <w:b/>
                <w:sz w:val="20"/>
                <w:szCs w:val="20"/>
              </w:rPr>
              <w:t>AG</w:t>
            </w:r>
            <w:r w:rsidR="002B0D32" w:rsidRPr="00591165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828" w:type="dxa"/>
            <w:gridSpan w:val="5"/>
            <w:vAlign w:val="bottom"/>
            <w:tcPrChange w:id="49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4820196E" w14:textId="7C3F88B2" w:rsidR="00E55D90" w:rsidRPr="00591165" w:rsidRDefault="002B4FD2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sz w:val="20"/>
                <w:szCs w:val="20"/>
              </w:rPr>
              <w:t>Bonn</w:t>
            </w:r>
          </w:p>
        </w:tc>
      </w:tr>
      <w:tr w:rsidR="00E55D90" w:rsidRPr="00591165" w14:paraId="335D84E9" w14:textId="77777777" w:rsidTr="00591165">
        <w:trPr>
          <w:trHeight w:val="283"/>
          <w:trPrChange w:id="50" w:author="David Döbele" w:date="2026-08-19T13:42:00Z" w16du:dateUtc="2026-08-19T11:42:00Z">
            <w:trPr>
              <w:gridBefore w:val="1"/>
              <w:gridAfter w:val="0"/>
              <w:trHeight w:val="459"/>
            </w:trPr>
          </w:trPrChange>
        </w:trPr>
        <w:tc>
          <w:tcPr>
            <w:tcW w:w="8364" w:type="dxa"/>
            <w:gridSpan w:val="7"/>
            <w:tcPrChange w:id="51" w:author="David Döbele" w:date="2026-08-19T13:42:00Z" w16du:dateUtc="2026-08-19T11:42:00Z">
              <w:tcPr>
                <w:tcW w:w="8364" w:type="dxa"/>
                <w:gridSpan w:val="7"/>
              </w:tcPr>
            </w:tcPrChange>
          </w:tcPr>
          <w:p w14:paraId="20B1570F" w14:textId="352F2E4F" w:rsidR="00E55D90" w:rsidRPr="00591165" w:rsidRDefault="00D62826" w:rsidP="00C85F4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Dualer Student | Rotationen in verschiedenen Unternehmensbereichen:</w:t>
            </w:r>
          </w:p>
        </w:tc>
        <w:tc>
          <w:tcPr>
            <w:tcW w:w="2410" w:type="dxa"/>
            <w:tcPrChange w:id="52" w:author="David Döbele" w:date="2026-08-19T13:42:00Z" w16du:dateUtc="2026-08-19T11:42:00Z">
              <w:tcPr>
                <w:tcW w:w="1842" w:type="dxa"/>
              </w:tcPr>
            </w:tcPrChange>
          </w:tcPr>
          <w:p w14:paraId="0475B997" w14:textId="0FB8D797" w:rsidR="00E55D90" w:rsidRPr="00591165" w:rsidRDefault="00502A0D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A36AAB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9</w:t>
            </w:r>
            <w:r w:rsidR="00E55D90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="00A36AAB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3</w:t>
            </w:r>
            <w:r w:rsidR="00E55D90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C3480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31AF9" w:rsidRPr="00591165" w14:paraId="69E01AF3" w14:textId="77777777" w:rsidTr="00591165">
        <w:trPr>
          <w:trPrChange w:id="53" w:author="David Döbele" w:date="2026-08-19T13:41:00Z" w16du:dateUtc="2026-08-19T11:41:00Z">
            <w:trPr>
              <w:gridBefore w:val="1"/>
              <w:gridAfter w:val="0"/>
            </w:trPr>
          </w:trPrChange>
        </w:trPr>
        <w:tc>
          <w:tcPr>
            <w:tcW w:w="8364" w:type="dxa"/>
            <w:gridSpan w:val="7"/>
            <w:tcPrChange w:id="54" w:author="David Döbele" w:date="2026-08-19T13:41:00Z" w16du:dateUtc="2026-08-19T11:41:00Z">
              <w:tcPr>
                <w:tcW w:w="8364" w:type="dxa"/>
                <w:gridSpan w:val="7"/>
              </w:tcPr>
            </w:tcPrChange>
          </w:tcPr>
          <w:p w14:paraId="76A43BB8" w14:textId="624F2E84" w:rsidR="00831AF9" w:rsidRPr="00591165" w:rsidRDefault="00831AF9" w:rsidP="00C85F4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Ergebnis- und </w:t>
            </w:r>
            <w:proofErr w:type="spellStart"/>
            <w:r w:rsidRPr="00591165">
              <w:rPr>
                <w:rFonts w:ascii="Optima" w:hAnsi="Optima" w:cs="Times New Roman"/>
                <w:sz w:val="20"/>
                <w:szCs w:val="20"/>
              </w:rPr>
              <w:t>Capexcontrolling</w:t>
            </w:r>
            <w:proofErr w:type="spellEnd"/>
          </w:p>
        </w:tc>
        <w:tc>
          <w:tcPr>
            <w:tcW w:w="2410" w:type="dxa"/>
            <w:tcPrChange w:id="55" w:author="David Döbele" w:date="2026-08-19T13:41:00Z" w16du:dateUtc="2026-08-19T11:41:00Z">
              <w:tcPr>
                <w:tcW w:w="1842" w:type="dxa"/>
              </w:tcPr>
            </w:tcPrChange>
          </w:tcPr>
          <w:p w14:paraId="15940067" w14:textId="77777777" w:rsidR="00831AF9" w:rsidRPr="00591165" w:rsidRDefault="00831AF9" w:rsidP="00E55D9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E55D90" w:rsidRPr="00591165" w14:paraId="54C3D64C" w14:textId="77777777" w:rsidTr="00591165">
        <w:trPr>
          <w:trHeight w:val="916"/>
          <w:trPrChange w:id="56" w:author="David Döbele" w:date="2026-08-19T13:41:00Z" w16du:dateUtc="2026-08-19T11:41:00Z">
            <w:trPr>
              <w:gridBefore w:val="1"/>
              <w:gridAfter w:val="0"/>
              <w:trHeight w:val="916"/>
            </w:trPr>
          </w:trPrChange>
        </w:trPr>
        <w:tc>
          <w:tcPr>
            <w:tcW w:w="10774" w:type="dxa"/>
            <w:gridSpan w:val="8"/>
            <w:tcPrChange w:id="57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2F8E14E2" w14:textId="7BF6174E" w:rsidR="00C96CCE" w:rsidRPr="00591165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Analyse und Aufbereitung von Cash- und Book-</w:t>
            </w:r>
            <w:proofErr w:type="spellStart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CapEx</w:t>
            </w:r>
            <w:proofErr w:type="spellEnd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-Daten mit Excel, SharePoint und Jedox; Durchführung von Soll-Ist- und Forecast-Abweichungsanalysen sowie Abstimmung von Forecast-Annahmen mit den </w:t>
            </w:r>
            <w:del w:id="58" w:author="David Döbele" w:date="2026-08-19T13:44:00Z" w16du:dateUtc="2026-08-19T11:44:00Z">
              <w:r w:rsidRPr="00591165" w:rsidDel="0013635D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verantwortlichen </w:delText>
              </w:r>
            </w:del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Fachbereichen</w:t>
            </w:r>
          </w:p>
          <w:p w14:paraId="78C3F74B" w14:textId="77777777" w:rsidR="00C96CCE" w:rsidRPr="00591165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Automatisierung zentraler Datenflüsse für wesentliche Forecast-Zyklen in Zusammenarbeit mit einem Finance Business Partner; Verkürzung der Forecast-Aufbereitungszeit um rund 50 %</w:t>
            </w:r>
          </w:p>
          <w:p w14:paraId="6DD9BA0F" w14:textId="10F2E63E" w:rsidR="007434C1" w:rsidRPr="00591165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Erstellung von Forecasts, Management-Reports und Präsentationsunterlagen im Kontext eines </w:t>
            </w:r>
            <w:proofErr w:type="spellStart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CapEx</w:t>
            </w:r>
            <w:proofErr w:type="spellEnd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-Volumens von &gt;5 Mrd. €; darunter ausgewählte Forecast-Unterlagen für das Senior Management der Telekom Deutschland</w:t>
            </w:r>
          </w:p>
        </w:tc>
      </w:tr>
      <w:tr w:rsidR="00024268" w:rsidRPr="00591165" w14:paraId="5AB9352E" w14:textId="77777777" w:rsidTr="00591165">
        <w:trPr>
          <w:trHeight w:val="312"/>
          <w:trPrChange w:id="59" w:author="David Döbele" w:date="2026-08-19T13:42:00Z" w16du:dateUtc="2026-08-19T11:42:00Z">
            <w:trPr>
              <w:gridBefore w:val="1"/>
              <w:gridAfter w:val="0"/>
              <w:trHeight w:val="154"/>
            </w:trPr>
          </w:trPrChange>
        </w:trPr>
        <w:tc>
          <w:tcPr>
            <w:tcW w:w="6946" w:type="dxa"/>
            <w:gridSpan w:val="3"/>
            <w:vAlign w:val="bottom"/>
            <w:tcPrChange w:id="60" w:author="David Döbele" w:date="2026-08-19T13:42:00Z" w16du:dateUtc="2026-08-19T11:42:00Z">
              <w:tcPr>
                <w:tcW w:w="6946" w:type="dxa"/>
                <w:gridSpan w:val="3"/>
              </w:tcPr>
            </w:tcPrChange>
          </w:tcPr>
          <w:p w14:paraId="58D0C03F" w14:textId="478EB2EB" w:rsidR="00024268" w:rsidRPr="00591165" w:rsidRDefault="00502A0D" w:rsidP="00591165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Dualer Student: </w:t>
            </w:r>
            <w:r w:rsidR="00846E7A" w:rsidRPr="00591165">
              <w:rPr>
                <w:rFonts w:ascii="Optima" w:hAnsi="Optima" w:cs="Times New Roman"/>
                <w:sz w:val="20"/>
                <w:szCs w:val="20"/>
              </w:rPr>
              <w:t>Business Architekt</w:t>
            </w:r>
          </w:p>
        </w:tc>
        <w:tc>
          <w:tcPr>
            <w:tcW w:w="3828" w:type="dxa"/>
            <w:gridSpan w:val="5"/>
            <w:tcPrChange w:id="61" w:author="David Döbele" w:date="2026-08-19T13:42:00Z" w16du:dateUtc="2026-08-19T11:42:00Z">
              <w:tcPr>
                <w:tcW w:w="3260" w:type="dxa"/>
                <w:gridSpan w:val="5"/>
              </w:tcPr>
            </w:tcPrChange>
          </w:tcPr>
          <w:p w14:paraId="5B6C099A" w14:textId="192ABB33" w:rsidR="00024268" w:rsidRPr="00591165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502A0D" w:rsidRPr="00591165" w14:paraId="7CAD4803" w14:textId="77777777" w:rsidTr="00591165">
        <w:trPr>
          <w:trHeight w:val="890"/>
          <w:trPrChange w:id="62" w:author="David Döbele" w:date="2026-08-19T13:41:00Z" w16du:dateUtc="2026-08-19T11:41:00Z">
            <w:trPr>
              <w:gridBefore w:val="1"/>
              <w:gridAfter w:val="0"/>
              <w:trHeight w:val="890"/>
            </w:trPr>
          </w:trPrChange>
        </w:trPr>
        <w:tc>
          <w:tcPr>
            <w:tcW w:w="10774" w:type="dxa"/>
            <w:gridSpan w:val="8"/>
            <w:tcPrChange w:id="63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0A7AFAC5" w14:textId="169DC5FA" w:rsidR="00BD6C5F" w:rsidRPr="00591165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Eigenverantwortliche Steuerung der End-to-End-Migration von vier Automatisierungsprozessen vom Altsystem AMS auf die Pega-Plattform</w:t>
            </w:r>
            <w:r w:rsidR="00D62826"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; 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von Anforderungsaufnahme und Prozessdesign bis zu Implementierung und Go-live</w:t>
            </w:r>
          </w:p>
          <w:p w14:paraId="65800E31" w14:textId="2AF2FD2F" w:rsidR="00502A0D" w:rsidRPr="00591165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Zentrale Schnittstelle zwischen Fachbereichen und Entwicklern; Übersetzung fachlicher Anforderungen in technisch umsetzbare Prozessdesigns für Workflows mit einer jährlichen Einsparung von &gt;800 manuellen Arbeitsstunden</w:t>
            </w:r>
          </w:p>
        </w:tc>
      </w:tr>
      <w:tr w:rsidR="00024268" w:rsidRPr="00591165" w14:paraId="34043D23" w14:textId="77777777" w:rsidTr="00591165">
        <w:trPr>
          <w:trHeight w:val="312"/>
          <w:trPrChange w:id="64" w:author="David Döbele" w:date="2026-08-19T13:42:00Z" w16du:dateUtc="2026-08-19T11:42:00Z">
            <w:trPr>
              <w:gridBefore w:val="1"/>
              <w:gridAfter w:val="0"/>
              <w:trHeight w:val="273"/>
            </w:trPr>
          </w:trPrChange>
        </w:trPr>
        <w:tc>
          <w:tcPr>
            <w:tcW w:w="6946" w:type="dxa"/>
            <w:gridSpan w:val="3"/>
            <w:vAlign w:val="bottom"/>
            <w:tcPrChange w:id="65" w:author="David Döbele" w:date="2026-08-19T13:42:00Z" w16du:dateUtc="2026-08-19T11:42:00Z">
              <w:tcPr>
                <w:tcW w:w="6946" w:type="dxa"/>
                <w:gridSpan w:val="3"/>
              </w:tcPr>
            </w:tcPrChange>
          </w:tcPr>
          <w:p w14:paraId="52560CD3" w14:textId="3B841BFE" w:rsidR="00024268" w:rsidRPr="00591165" w:rsidRDefault="00502A0D" w:rsidP="00591165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Dualer Student: </w:t>
            </w:r>
            <w:r w:rsidR="00846E7A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Legal Services</w:t>
            </w:r>
          </w:p>
        </w:tc>
        <w:tc>
          <w:tcPr>
            <w:tcW w:w="3828" w:type="dxa"/>
            <w:gridSpan w:val="5"/>
            <w:tcPrChange w:id="66" w:author="David Döbele" w:date="2026-08-19T13:42:00Z" w16du:dateUtc="2026-08-19T11:42:00Z">
              <w:tcPr>
                <w:tcW w:w="3260" w:type="dxa"/>
                <w:gridSpan w:val="5"/>
              </w:tcPr>
            </w:tcPrChange>
          </w:tcPr>
          <w:p w14:paraId="4A36D132" w14:textId="2CAE8876" w:rsidR="00024268" w:rsidRPr="00591165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auto"/>
                <w:sz w:val="20"/>
                <w:szCs w:val="20"/>
                <w:lang w:val="en-US"/>
              </w:rPr>
            </w:pPr>
          </w:p>
        </w:tc>
      </w:tr>
      <w:tr w:rsidR="00502A0D" w:rsidRPr="00591165" w14:paraId="41B17754" w14:textId="77777777" w:rsidTr="00591165">
        <w:trPr>
          <w:trHeight w:val="346"/>
          <w:trPrChange w:id="67" w:author="David Döbele" w:date="2026-08-19T13:41:00Z" w16du:dateUtc="2026-08-19T11:41:00Z">
            <w:trPr>
              <w:gridBefore w:val="1"/>
              <w:gridAfter w:val="0"/>
              <w:trHeight w:val="346"/>
            </w:trPr>
          </w:trPrChange>
        </w:trPr>
        <w:tc>
          <w:tcPr>
            <w:tcW w:w="10774" w:type="dxa"/>
            <w:gridSpan w:val="8"/>
            <w:tcPrChange w:id="68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24867234" w14:textId="77777777" w:rsidR="00BD6C5F" w:rsidRPr="00591165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Bewertung rechtlicher und regulatorischer Änderungen hinsichtlich ihrer Auswirkungen auf Prozesse im Bereich Legal Services sowie Koordination daraus resultierender Prozessanpassungen bis zur Umsetzung</w:t>
            </w:r>
          </w:p>
          <w:p w14:paraId="54D80D28" w14:textId="77777777" w:rsidR="00BD6C5F" w:rsidRPr="00591165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Identifikation zweier nicht mehr gepflegter Automatisierungsprozesse und Koordination der Wiederherstellung der vorgesehenen Automatisierung zur Reduktion wiederkehrender manueller Tätigkeiten</w:t>
            </w:r>
          </w:p>
          <w:p w14:paraId="19FE0924" w14:textId="7F7D9051" w:rsidR="00C3433F" w:rsidRPr="00591165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Konfiguration und Test von KI-Agenten für ausgewählte Legal-Services-Anwendungsfälle mit Fokus auf Prozessautomatisierung unter Berücksichtigung interner Compliance-Anforderungen</w:t>
            </w:r>
          </w:p>
        </w:tc>
      </w:tr>
      <w:tr w:rsidR="00024268" w:rsidRPr="00591165" w14:paraId="45404236" w14:textId="77777777" w:rsidTr="00591165">
        <w:trPr>
          <w:trHeight w:val="346"/>
          <w:trPrChange w:id="69" w:author="David Döbele" w:date="2026-08-19T13:41:00Z" w16du:dateUtc="2026-08-19T11:41:00Z">
            <w:trPr>
              <w:gridBefore w:val="1"/>
              <w:gridAfter w:val="0"/>
              <w:trHeight w:val="346"/>
            </w:trPr>
          </w:trPrChange>
        </w:trPr>
        <w:tc>
          <w:tcPr>
            <w:tcW w:w="6946" w:type="dxa"/>
            <w:gridSpan w:val="3"/>
            <w:vAlign w:val="bottom"/>
            <w:tcPrChange w:id="70" w:author="David Döbele" w:date="2026-08-19T13:41:00Z" w16du:dateUtc="2026-08-19T11:41:00Z">
              <w:tcPr>
                <w:tcW w:w="6946" w:type="dxa"/>
                <w:gridSpan w:val="3"/>
                <w:vAlign w:val="bottom"/>
              </w:tcPr>
            </w:tcPrChange>
          </w:tcPr>
          <w:p w14:paraId="3CF978EE" w14:textId="1559A876" w:rsidR="00024268" w:rsidRPr="00591165" w:rsidRDefault="00024268" w:rsidP="0002426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Landtag Brandenburg</w:t>
            </w:r>
          </w:p>
        </w:tc>
        <w:tc>
          <w:tcPr>
            <w:tcW w:w="3828" w:type="dxa"/>
            <w:gridSpan w:val="5"/>
            <w:vAlign w:val="bottom"/>
            <w:tcPrChange w:id="71" w:author="David Döbele" w:date="2026-08-19T13:41:00Z" w16du:dateUtc="2026-08-19T11:41:00Z">
              <w:tcPr>
                <w:tcW w:w="3260" w:type="dxa"/>
                <w:gridSpan w:val="5"/>
                <w:vAlign w:val="bottom"/>
              </w:tcPr>
            </w:tcPrChange>
          </w:tcPr>
          <w:p w14:paraId="49A11F72" w14:textId="6C6CF64C" w:rsidR="00024268" w:rsidRPr="00591165" w:rsidRDefault="00D27BEA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Luckenwalde</w:t>
            </w:r>
          </w:p>
        </w:tc>
      </w:tr>
      <w:tr w:rsidR="00024268" w:rsidRPr="00591165" w14:paraId="16C6F7AD" w14:textId="77777777" w:rsidTr="00591165">
        <w:trPr>
          <w:trHeight w:val="57"/>
          <w:trPrChange w:id="72" w:author="David Döbele" w:date="2026-08-19T13:41:00Z" w16du:dateUtc="2026-08-19T11:41:00Z">
            <w:trPr>
              <w:gridBefore w:val="1"/>
              <w:gridAfter w:val="0"/>
              <w:trHeight w:val="57"/>
            </w:trPr>
          </w:trPrChange>
        </w:trPr>
        <w:tc>
          <w:tcPr>
            <w:tcW w:w="7655" w:type="dxa"/>
            <w:gridSpan w:val="4"/>
            <w:tcPrChange w:id="73" w:author="David Döbele" w:date="2026-08-19T13:41:00Z" w16du:dateUtc="2026-08-19T11:41:00Z">
              <w:tcPr>
                <w:tcW w:w="7655" w:type="dxa"/>
                <w:gridSpan w:val="4"/>
              </w:tcPr>
            </w:tcPrChange>
          </w:tcPr>
          <w:p w14:paraId="5D8760E9" w14:textId="739F21BF" w:rsidR="00024268" w:rsidRPr="00591165" w:rsidRDefault="00024268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02A0D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502A0D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MdL</w:t>
            </w:r>
            <w:proofErr w:type="spellEnd"/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Abgeordnetenb</w:t>
            </w:r>
            <w:r w:rsidR="00425419"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ü</w:t>
            </w:r>
            <w:r w:rsidRPr="00591165">
              <w:rPr>
                <w:rFonts w:ascii="Optima" w:hAnsi="Optima" w:cs="Times New Roman"/>
                <w:sz w:val="20"/>
                <w:szCs w:val="20"/>
                <w:lang w:val="en-US"/>
              </w:rPr>
              <w:t>ro</w:t>
            </w:r>
            <w:proofErr w:type="spellEnd"/>
          </w:p>
        </w:tc>
        <w:tc>
          <w:tcPr>
            <w:tcW w:w="3119" w:type="dxa"/>
            <w:gridSpan w:val="4"/>
            <w:tcPrChange w:id="74" w:author="David Döbele" w:date="2026-08-19T13:41:00Z" w16du:dateUtc="2026-08-19T11:41:00Z">
              <w:tcPr>
                <w:tcW w:w="2551" w:type="dxa"/>
                <w:gridSpan w:val="4"/>
              </w:tcPr>
            </w:tcPrChange>
          </w:tcPr>
          <w:p w14:paraId="2D9DB8CA" w14:textId="3EE2A6CB" w:rsidR="00024268" w:rsidRPr="00591165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08/2022 – 03/2023</w:t>
            </w:r>
          </w:p>
        </w:tc>
      </w:tr>
      <w:tr w:rsidR="00024268" w:rsidRPr="00591165" w14:paraId="7660C4BA" w14:textId="77777777" w:rsidTr="00591165">
        <w:trPr>
          <w:trHeight w:val="57"/>
          <w:trPrChange w:id="75" w:author="David Döbele" w:date="2026-08-19T13:41:00Z" w16du:dateUtc="2026-08-19T11:41:00Z">
            <w:trPr>
              <w:gridBefore w:val="1"/>
              <w:gridAfter w:val="0"/>
              <w:trHeight w:val="57"/>
            </w:trPr>
          </w:trPrChange>
        </w:trPr>
        <w:tc>
          <w:tcPr>
            <w:tcW w:w="10774" w:type="dxa"/>
            <w:gridSpan w:val="8"/>
            <w:tcPrChange w:id="76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1DB53944" w14:textId="77777777" w:rsidR="00937E89" w:rsidRPr="00591165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Bearbeitung von Bürgeranfragen sowie Erstellung und Redaktion externer Kommunikation für das Abgeordnetenbüro</w:t>
            </w:r>
          </w:p>
          <w:p w14:paraId="132465C4" w14:textId="4C62ADA2" w:rsidR="00024268" w:rsidRPr="00591165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Mitorganisation politischer Veranstaltungen, darunter ein Frauen-Netzwerktreffen mit Bundesministerin Klara Geywitz; Unterstützung bei Vorbereitung, Gästekommunikation und Durchführung vor Ort</w:t>
            </w:r>
          </w:p>
        </w:tc>
      </w:tr>
      <w:tr w:rsidR="00024268" w:rsidRPr="00591165" w14:paraId="414B4085" w14:textId="77777777" w:rsidTr="00591165">
        <w:trPr>
          <w:trHeight w:val="510"/>
          <w:trPrChange w:id="77" w:author="David Döbele" w:date="2026-08-19T13:41:00Z" w16du:dateUtc="2026-08-19T11:41:00Z">
            <w:trPr>
              <w:gridBefore w:val="1"/>
              <w:gridAfter w:val="0"/>
              <w:trHeight w:val="510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78" w:author="David Döbele" w:date="2026-08-19T13:41:00Z" w16du:dateUtc="2026-08-19T11:41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024268" w:rsidRPr="00591165" w:rsidRDefault="00024268" w:rsidP="00024268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591165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024268" w:rsidRPr="00591165" w14:paraId="74251178" w14:textId="77777777" w:rsidTr="00591165">
        <w:trPr>
          <w:trHeight w:val="283"/>
          <w:trPrChange w:id="79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  <w:tcPrChange w:id="80" w:author="David Döbele" w:date="2026-08-19T13:41:00Z" w16du:dateUtc="2026-08-19T11:41:00Z">
              <w:tcPr>
                <w:tcW w:w="694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0A5D2F0F" w:rsidR="00024268" w:rsidRPr="00591165" w:rsidRDefault="00024268" w:rsidP="00024268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Finance Club Bonn Rhein Sieg </w:t>
            </w:r>
            <w:r w:rsidR="00B56D6E" w:rsidRPr="00591165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e.V. </w:t>
            </w:r>
            <w:r w:rsidRPr="00591165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(</w:t>
            </w:r>
            <w:r w:rsidR="00846E7A" w:rsidRPr="00591165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&gt;</w:t>
            </w:r>
            <w:r w:rsidRPr="00591165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250 Mitglieder)</w:t>
            </w:r>
          </w:p>
        </w:tc>
        <w:tc>
          <w:tcPr>
            <w:tcW w:w="3828" w:type="dxa"/>
            <w:gridSpan w:val="5"/>
            <w:tcBorders>
              <w:top w:val="single" w:sz="4" w:space="0" w:color="auto"/>
            </w:tcBorders>
            <w:vAlign w:val="bottom"/>
            <w:tcPrChange w:id="81" w:author="David Döbele" w:date="2026-08-19T13:41:00Z" w16du:dateUtc="2026-08-19T11:41:00Z">
              <w:tcPr>
                <w:tcW w:w="3260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74302B57" w:rsidR="00024268" w:rsidRPr="00591165" w:rsidRDefault="00024268" w:rsidP="00024268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Bonn</w:t>
            </w:r>
          </w:p>
        </w:tc>
      </w:tr>
      <w:tr w:rsidR="00024268" w:rsidRPr="00591165" w14:paraId="4F59C612" w14:textId="77777777" w:rsidTr="00591165">
        <w:trPr>
          <w:trHeight w:val="193"/>
          <w:trPrChange w:id="82" w:author="David Döbele" w:date="2026-08-19T13:41:00Z" w16du:dateUtc="2026-08-19T11:41:00Z">
            <w:trPr>
              <w:gridBefore w:val="1"/>
              <w:gridAfter w:val="0"/>
              <w:trHeight w:val="193"/>
            </w:trPr>
          </w:trPrChange>
        </w:trPr>
        <w:tc>
          <w:tcPr>
            <w:tcW w:w="7938" w:type="dxa"/>
            <w:gridSpan w:val="5"/>
            <w:tcPrChange w:id="83" w:author="David Döbele" w:date="2026-08-19T13:41:00Z" w16du:dateUtc="2026-08-19T11:41:00Z">
              <w:tcPr>
                <w:tcW w:w="7938" w:type="dxa"/>
                <w:gridSpan w:val="5"/>
              </w:tcPr>
            </w:tcPrChange>
          </w:tcPr>
          <w:p w14:paraId="32F07601" w14:textId="3584DEA5" w:rsidR="00024268" w:rsidRPr="00591165" w:rsidRDefault="00024268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Vorstandsmitglied </w:t>
            </w:r>
            <w:r w:rsidR="0033247E" w:rsidRPr="00591165">
              <w:rPr>
                <w:rFonts w:ascii="Optima" w:hAnsi="Optima" w:cs="Times New Roman"/>
                <w:sz w:val="20"/>
                <w:szCs w:val="20"/>
              </w:rPr>
              <w:t>i</w:t>
            </w:r>
            <w:r w:rsidR="004D27A3" w:rsidRPr="00591165">
              <w:rPr>
                <w:rFonts w:ascii="Optima" w:hAnsi="Optima" w:cs="Times New Roman"/>
                <w:sz w:val="20"/>
                <w:szCs w:val="20"/>
              </w:rPr>
              <w:t>m</w:t>
            </w: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E7665A" w:rsidRPr="00591165">
              <w:rPr>
                <w:rFonts w:ascii="Optima" w:hAnsi="Optima" w:cs="Times New Roman"/>
                <w:sz w:val="20"/>
                <w:szCs w:val="20"/>
              </w:rPr>
              <w:t>studentisch geführte</w:t>
            </w:r>
            <w:r w:rsidR="004D27A3" w:rsidRPr="00591165">
              <w:rPr>
                <w:rFonts w:ascii="Optima" w:hAnsi="Optima" w:cs="Times New Roman"/>
                <w:sz w:val="20"/>
                <w:szCs w:val="20"/>
              </w:rPr>
              <w:t>n</w:t>
            </w:r>
            <w:r w:rsidR="00E7665A" w:rsidRPr="00591165">
              <w:rPr>
                <w:rFonts w:ascii="Optima" w:hAnsi="Optima" w:cs="Times New Roman"/>
                <w:sz w:val="20"/>
                <w:szCs w:val="20"/>
              </w:rPr>
              <w:t xml:space="preserve"> Verein</w:t>
            </w:r>
          </w:p>
        </w:tc>
        <w:tc>
          <w:tcPr>
            <w:tcW w:w="2836" w:type="dxa"/>
            <w:gridSpan w:val="3"/>
            <w:tcPrChange w:id="84" w:author="David Döbele" w:date="2026-08-19T13:41:00Z" w16du:dateUtc="2026-08-19T11:41:00Z">
              <w:tcPr>
                <w:tcW w:w="2268" w:type="dxa"/>
                <w:gridSpan w:val="3"/>
              </w:tcPr>
            </w:tcPrChange>
          </w:tcPr>
          <w:p w14:paraId="45DD2178" w14:textId="1127D362" w:rsidR="00024268" w:rsidRPr="00591165" w:rsidRDefault="00024268" w:rsidP="00024268">
            <w:pPr>
              <w:pStyle w:val="Beschreibung"/>
              <w:jc w:val="right"/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07/2025 – </w:t>
            </w:r>
            <w:proofErr w:type="spellStart"/>
            <w:r w:rsidRPr="00591165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24268" w:rsidRPr="00591165" w14:paraId="02437711" w14:textId="77777777" w:rsidTr="00591165">
        <w:trPr>
          <w:trHeight w:val="60"/>
          <w:trPrChange w:id="85" w:author="David Döbele" w:date="2026-08-19T13:41:00Z" w16du:dateUtc="2026-08-19T11:41:00Z">
            <w:trPr>
              <w:gridBefore w:val="1"/>
              <w:gridAfter w:val="0"/>
              <w:trHeight w:val="60"/>
            </w:trPr>
          </w:trPrChange>
        </w:trPr>
        <w:tc>
          <w:tcPr>
            <w:tcW w:w="10774" w:type="dxa"/>
            <w:gridSpan w:val="8"/>
            <w:tcPrChange w:id="86" w:author="David Döbele" w:date="2026-08-19T13:41:00Z" w16du:dateUtc="2026-08-19T11:41:00Z">
              <w:tcPr>
                <w:tcW w:w="10206" w:type="dxa"/>
                <w:gridSpan w:val="8"/>
              </w:tcPr>
            </w:tcPrChange>
          </w:tcPr>
          <w:p w14:paraId="497199AC" w14:textId="53811047" w:rsidR="00937E89" w:rsidRPr="00591165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Planung und Durchführung von Finance-Events mit Unternehmenspartnern wie</w:t>
            </w:r>
            <w:del w:id="87" w:author="David Döbele" w:date="2026-08-19T13:41:00Z" w16du:dateUtc="2026-08-19T11:41:00Z">
              <w:r w:rsidRPr="00591165" w:rsidDel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 AURICON,</w:delText>
              </w:r>
            </w:del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KPMG</w:t>
            </w:r>
            <w:del w:id="88" w:author="David Döbele" w:date="2026-08-19T13:41:00Z" w16du:dateUtc="2026-08-19T11:41:00Z">
              <w:r w:rsidRPr="00591165" w:rsidDel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, RSM Ebner Stolz</w:delText>
              </w:r>
            </w:del>
            <w:ins w:id="89" w:author="David Döbele" w:date="2026-08-19T13:41:00Z" w16du:dateUtc="2026-08-19T11:41:00Z">
              <w:r w:rsidR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 oder</w:t>
              </w:r>
            </w:ins>
            <w:del w:id="90" w:author="David Döbele" w:date="2026-08-19T13:41:00Z" w16du:dateUtc="2026-08-19T11:41:00Z">
              <w:r w:rsidRPr="00591165" w:rsidDel="00591165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 und</w:delText>
              </w:r>
            </w:del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Scalable Capital</w:t>
            </w:r>
          </w:p>
          <w:p w14:paraId="68CFAD97" w14:textId="2621394C" w:rsidR="00024268" w:rsidRPr="00591165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Aufbau und Pflege von Unternehmens- und Hochschulkooperationen sowie Mitwirkung an der Mitgliedergewinnung; Mitgliederzahl seit Eintritt in den Vorstand um 60+ gestiegen</w:t>
            </w:r>
          </w:p>
        </w:tc>
      </w:tr>
      <w:tr w:rsidR="00024268" w:rsidRPr="00591165" w14:paraId="482569A2" w14:textId="77777777" w:rsidTr="00591165">
        <w:trPr>
          <w:trHeight w:val="510"/>
          <w:trPrChange w:id="91" w:author="David Döbele" w:date="2026-08-19T13:41:00Z" w16du:dateUtc="2026-08-19T11:41:00Z">
            <w:trPr>
              <w:gridBefore w:val="1"/>
              <w:gridAfter w:val="0"/>
              <w:trHeight w:val="510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92" w:author="David Döbele" w:date="2026-08-19T13:41:00Z" w16du:dateUtc="2026-08-19T11:41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024268" w:rsidRPr="00591165" w:rsidRDefault="00024268" w:rsidP="00024268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591165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024268" w:rsidRPr="00591165" w14:paraId="2B257790" w14:textId="77777777" w:rsidTr="00591165">
        <w:trPr>
          <w:trHeight w:val="340"/>
          <w:trPrChange w:id="93" w:author="David Döbele" w:date="2026-08-19T13:41:00Z" w16du:dateUtc="2026-08-19T11:41:00Z">
            <w:trPr>
              <w:gridBefore w:val="1"/>
              <w:gridAfter w:val="0"/>
              <w:trHeight w:val="340"/>
            </w:trPr>
          </w:trPrChange>
        </w:trPr>
        <w:tc>
          <w:tcPr>
            <w:tcW w:w="1560" w:type="dxa"/>
            <w:tcBorders>
              <w:top w:val="single" w:sz="4" w:space="0" w:color="auto"/>
            </w:tcBorders>
            <w:vAlign w:val="bottom"/>
            <w:tcPrChange w:id="94" w:author="David Döbele" w:date="2026-08-19T13:41:00Z" w16du:dateUtc="2026-08-19T11:41:00Z">
              <w:tcPr>
                <w:tcW w:w="1560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024268" w:rsidRPr="00591165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Sprachen:</w:t>
            </w:r>
          </w:p>
        </w:tc>
        <w:tc>
          <w:tcPr>
            <w:tcW w:w="9214" w:type="dxa"/>
            <w:gridSpan w:val="7"/>
            <w:tcBorders>
              <w:top w:val="single" w:sz="4" w:space="0" w:color="auto"/>
            </w:tcBorders>
            <w:vAlign w:val="bottom"/>
            <w:tcPrChange w:id="95" w:author="David Döbele" w:date="2026-08-19T13:41:00Z" w16du:dateUtc="2026-08-19T11:41:00Z">
              <w:tcPr>
                <w:tcW w:w="8646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0BB6BF7D" w:rsidR="00024268" w:rsidRPr="00591165" w:rsidRDefault="00024268" w:rsidP="0002426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(C1)</w:t>
            </w:r>
          </w:p>
        </w:tc>
      </w:tr>
      <w:tr w:rsidR="00024268" w:rsidRPr="00591165" w14:paraId="45706C3F" w14:textId="77777777" w:rsidTr="00591165">
        <w:trPr>
          <w:trHeight w:val="283"/>
          <w:trPrChange w:id="96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1560" w:type="dxa"/>
            <w:vAlign w:val="bottom"/>
            <w:tcPrChange w:id="97" w:author="David Döbele" w:date="2026-08-19T13:41:00Z" w16du:dateUtc="2026-08-19T11:41:00Z">
              <w:tcPr>
                <w:tcW w:w="1560" w:type="dxa"/>
                <w:vAlign w:val="bottom"/>
              </w:tcPr>
            </w:tcPrChange>
          </w:tcPr>
          <w:p w14:paraId="57688BDA" w14:textId="350496FE" w:rsidR="00024268" w:rsidRPr="00591165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Technisch:</w:t>
            </w:r>
          </w:p>
        </w:tc>
        <w:tc>
          <w:tcPr>
            <w:tcW w:w="9214" w:type="dxa"/>
            <w:gridSpan w:val="7"/>
            <w:vAlign w:val="bottom"/>
            <w:tcPrChange w:id="98" w:author="David Döbele" w:date="2026-08-19T13:41:00Z" w16du:dateUtc="2026-08-19T11:41:00Z">
              <w:tcPr>
                <w:tcW w:w="8646" w:type="dxa"/>
                <w:gridSpan w:val="7"/>
                <w:vAlign w:val="bottom"/>
              </w:tcPr>
            </w:tcPrChange>
          </w:tcPr>
          <w:p w14:paraId="60CA2168" w14:textId="7C3E718D" w:rsidR="00024268" w:rsidRPr="00591165" w:rsidRDefault="00024268" w:rsidP="00024268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</w:t>
            </w:r>
            <w:r w:rsidR="00F1697C"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F1697C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99" w:author="David Döbele" w:date="2026-08-19T13:44:00Z" w16du:dateUtc="2026-08-19T11:44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R</w:t>
            </w:r>
            <w:r w:rsidR="00F1697C"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(basic),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100" w:author="David Döbele" w:date="2026-08-19T13:44:00Z" w16du:dateUtc="2026-08-19T11:44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Think</w:t>
            </w:r>
            <w:r w:rsidR="00963FE2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101" w:author="David Döbele" w:date="2026-08-19T13:44:00Z" w16du:dateUtc="2026-08-19T11:44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-c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102" w:author="David Döbele" w:date="2026-08-19T13:44:00Z" w16du:dateUtc="2026-08-19T11:44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ell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(basic), 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103" w:author="David Döbele" w:date="2026-08-19T13:44:00Z" w16du:dateUtc="2026-08-19T11:44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Jedox</w:t>
            </w:r>
            <w:r w:rsidRPr="0059116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</w:t>
            </w:r>
          </w:p>
        </w:tc>
      </w:tr>
      <w:tr w:rsidR="00B87817" w:rsidRPr="00591165" w14:paraId="4D55F6EA" w14:textId="77777777" w:rsidTr="00591165">
        <w:trPr>
          <w:trHeight w:val="283"/>
          <w:trPrChange w:id="104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1560" w:type="dxa"/>
            <w:vAlign w:val="bottom"/>
            <w:tcPrChange w:id="105" w:author="David Döbele" w:date="2026-08-19T13:41:00Z" w16du:dateUtc="2026-08-19T11:41:00Z">
              <w:tcPr>
                <w:tcW w:w="1560" w:type="dxa"/>
                <w:vAlign w:val="bottom"/>
              </w:tcPr>
            </w:tcPrChange>
          </w:tcPr>
          <w:p w14:paraId="50618A53" w14:textId="2A8E1F53" w:rsidR="00B87817" w:rsidRPr="00591165" w:rsidRDefault="00B87817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Competition:</w:t>
            </w:r>
          </w:p>
        </w:tc>
        <w:tc>
          <w:tcPr>
            <w:tcW w:w="9214" w:type="dxa"/>
            <w:gridSpan w:val="7"/>
            <w:vAlign w:val="bottom"/>
            <w:tcPrChange w:id="106" w:author="David Döbele" w:date="2026-08-19T13:41:00Z" w16du:dateUtc="2026-08-19T11:41:00Z">
              <w:tcPr>
                <w:tcW w:w="8646" w:type="dxa"/>
                <w:gridSpan w:val="7"/>
                <w:vAlign w:val="bottom"/>
              </w:tcPr>
            </w:tcPrChange>
          </w:tcPr>
          <w:p w14:paraId="49048458" w14:textId="1842A80C" w:rsidR="00B87817" w:rsidRPr="00591165" w:rsidRDefault="0063313B" w:rsidP="00024268">
            <w:pPr>
              <w:rPr>
                <w:rFonts w:ascii="Optima" w:hAnsi="Optima"/>
                <w:sz w:val="20"/>
                <w:szCs w:val="20"/>
                <w:lang w:val="en-US"/>
                <w:rPrChange w:id="107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</w:pPr>
            <w:proofErr w:type="spellStart"/>
            <w:r w:rsidRPr="00591165">
              <w:rPr>
                <w:rFonts w:ascii="Optima" w:hAnsi="Optima"/>
                <w:sz w:val="20"/>
                <w:szCs w:val="20"/>
                <w:lang w:val="en-US"/>
                <w:rPrChange w:id="108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Mavara</w:t>
            </w:r>
            <w:proofErr w:type="spellEnd"/>
            <w:r w:rsidRPr="00591165">
              <w:rPr>
                <w:rFonts w:ascii="Optima" w:hAnsi="Optima"/>
                <w:sz w:val="20"/>
                <w:szCs w:val="20"/>
                <w:lang w:val="en-US"/>
                <w:rPrChange w:id="109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r w:rsidR="0051369B" w:rsidRPr="00591165">
              <w:rPr>
                <w:rFonts w:ascii="Optima" w:hAnsi="Optima"/>
                <w:sz w:val="20"/>
                <w:szCs w:val="20"/>
                <w:lang w:val="en-US"/>
                <w:rPrChange w:id="110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M&amp;A </w:t>
            </w:r>
            <w:r w:rsidRPr="00591165">
              <w:rPr>
                <w:rFonts w:ascii="Optima" w:hAnsi="Optima"/>
                <w:sz w:val="20"/>
                <w:szCs w:val="20"/>
                <w:lang w:val="en-US"/>
                <w:rPrChange w:id="111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Case Competition</w:t>
            </w:r>
            <w:r w:rsidR="00893A6E" w:rsidRPr="00591165">
              <w:rPr>
                <w:rFonts w:ascii="Optima" w:hAnsi="Optima"/>
                <w:sz w:val="20"/>
                <w:szCs w:val="20"/>
                <w:lang w:val="en-US"/>
                <w:rPrChange w:id="112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 (Top 4</w:t>
            </w:r>
            <w:r w:rsidR="00420CA7" w:rsidRPr="00591165">
              <w:rPr>
                <w:rFonts w:ascii="Optima" w:hAnsi="Optima"/>
                <w:sz w:val="20"/>
                <w:szCs w:val="20"/>
                <w:lang w:val="en-US"/>
                <w:rPrChange w:id="113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%) </w:t>
            </w:r>
            <w:proofErr w:type="spellStart"/>
            <w:r w:rsidR="00420CA7" w:rsidRPr="00591165">
              <w:rPr>
                <w:rFonts w:ascii="Optima" w:hAnsi="Optima"/>
                <w:sz w:val="20"/>
                <w:szCs w:val="20"/>
                <w:lang w:val="en-US"/>
                <w:rPrChange w:id="114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inkl</w:t>
            </w:r>
            <w:proofErr w:type="spellEnd"/>
            <w:r w:rsidR="0051369B" w:rsidRPr="00591165">
              <w:rPr>
                <w:rFonts w:ascii="Optima" w:hAnsi="Optima"/>
                <w:sz w:val="20"/>
                <w:szCs w:val="20"/>
                <w:lang w:val="en-US"/>
                <w:rPrChange w:id="115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.</w:t>
            </w:r>
            <w:r w:rsidR="002B4235" w:rsidRPr="00591165">
              <w:rPr>
                <w:rFonts w:ascii="Optima" w:hAnsi="Optima"/>
                <w:sz w:val="20"/>
                <w:szCs w:val="20"/>
                <w:lang w:val="en-US"/>
                <w:rPrChange w:id="116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 DCF</w:t>
            </w:r>
            <w:r w:rsidR="005F0E53" w:rsidRPr="00591165">
              <w:rPr>
                <w:rFonts w:ascii="Optima" w:hAnsi="Optima"/>
                <w:sz w:val="20"/>
                <w:szCs w:val="20"/>
                <w:lang w:val="en-US"/>
                <w:rPrChange w:id="117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, </w:t>
            </w:r>
            <w:r w:rsidR="0036551A" w:rsidRPr="00591165">
              <w:rPr>
                <w:rFonts w:ascii="Optima" w:hAnsi="Optima"/>
                <w:sz w:val="20"/>
                <w:szCs w:val="20"/>
                <w:lang w:val="en-US"/>
                <w:rPrChange w:id="118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Multiples, Deal Rationale </w:t>
            </w:r>
          </w:p>
        </w:tc>
      </w:tr>
      <w:tr w:rsidR="00D27BEA" w:rsidRPr="00591165" w14:paraId="7DD51322" w14:textId="77777777" w:rsidTr="00591165">
        <w:trPr>
          <w:trHeight w:val="283"/>
          <w:trPrChange w:id="119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1560" w:type="dxa"/>
            <w:vAlign w:val="bottom"/>
            <w:tcPrChange w:id="120" w:author="David Döbele" w:date="2026-08-19T13:41:00Z" w16du:dateUtc="2026-08-19T11:41:00Z">
              <w:tcPr>
                <w:tcW w:w="1560" w:type="dxa"/>
                <w:vAlign w:val="bottom"/>
              </w:tcPr>
            </w:tcPrChange>
          </w:tcPr>
          <w:p w14:paraId="5EEFA55C" w14:textId="6DC6E40E" w:rsidR="00D27BEA" w:rsidRPr="00591165" w:rsidRDefault="00D27BEA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>Weiterbildungen:</w:t>
            </w:r>
          </w:p>
        </w:tc>
        <w:tc>
          <w:tcPr>
            <w:tcW w:w="9214" w:type="dxa"/>
            <w:gridSpan w:val="7"/>
            <w:vAlign w:val="bottom"/>
            <w:tcPrChange w:id="121" w:author="David Döbele" w:date="2026-08-19T13:41:00Z" w16du:dateUtc="2026-08-19T11:41:00Z">
              <w:tcPr>
                <w:tcW w:w="8646" w:type="dxa"/>
                <w:gridSpan w:val="7"/>
                <w:vAlign w:val="bottom"/>
              </w:tcPr>
            </w:tcPrChange>
          </w:tcPr>
          <w:p w14:paraId="2AA7AE43" w14:textId="66692021" w:rsidR="00D27BEA" w:rsidRPr="00591165" w:rsidRDefault="0043594C" w:rsidP="00024268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/>
                <w:sz w:val="20"/>
                <w:szCs w:val="20"/>
                <w:lang w:val="en-US"/>
                <w:rPrChange w:id="122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AURICON</w:t>
            </w:r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3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 (FDD &amp; </w:t>
            </w:r>
            <w:proofErr w:type="spellStart"/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4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kaufpreisrelevante</w:t>
            </w:r>
            <w:proofErr w:type="spellEnd"/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5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proofErr w:type="spellStart"/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6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Effekte</w:t>
            </w:r>
            <w:proofErr w:type="spellEnd"/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7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),</w:t>
            </w:r>
            <w:r w:rsidR="007522CA" w:rsidRPr="00591165">
              <w:rPr>
                <w:rFonts w:ascii="Optima" w:hAnsi="Optima"/>
                <w:i/>
                <w:iCs/>
                <w:sz w:val="20"/>
                <w:szCs w:val="20"/>
                <w:lang w:val="en-US"/>
                <w:rPrChange w:id="128" w:author="David Döbele" w:date="2026-08-19T13:41:00Z" w16du:dateUtc="2026-08-19T11:41:00Z">
                  <w:rPr>
                    <w:i/>
                    <w:iCs/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r w:rsidR="007522CA" w:rsidRPr="00591165">
              <w:rPr>
                <w:rFonts w:ascii="Optima" w:hAnsi="Optima"/>
                <w:sz w:val="20"/>
                <w:szCs w:val="20"/>
                <w:lang w:val="en-US"/>
                <w:rPrChange w:id="129" w:author="David Döbele" w:date="2026-08-19T13:41:00Z" w16du:dateUtc="2026-08-19T11:41:00Z">
                  <w:rPr>
                    <w:sz w:val="20"/>
                    <w:szCs w:val="20"/>
                    <w:lang w:val="en-US"/>
                  </w:rPr>
                </w:rPrChange>
              </w:rPr>
              <w:t>Deloitte (Transaction Advisory: Carve-outs)</w:t>
            </w:r>
          </w:p>
        </w:tc>
      </w:tr>
      <w:tr w:rsidR="00024268" w:rsidRPr="00591165" w14:paraId="70CB01B0" w14:textId="77777777" w:rsidTr="00591165">
        <w:trPr>
          <w:trHeight w:val="283"/>
          <w:trPrChange w:id="130" w:author="David Döbele" w:date="2026-08-19T13:41:00Z" w16du:dateUtc="2026-08-19T11:41:00Z">
            <w:trPr>
              <w:gridBefore w:val="1"/>
              <w:gridAfter w:val="0"/>
              <w:trHeight w:val="283"/>
            </w:trPr>
          </w:trPrChange>
        </w:trPr>
        <w:tc>
          <w:tcPr>
            <w:tcW w:w="1560" w:type="dxa"/>
            <w:vAlign w:val="bottom"/>
            <w:tcPrChange w:id="131" w:author="David Döbele" w:date="2026-08-19T13:41:00Z" w16du:dateUtc="2026-08-19T11:41:00Z">
              <w:tcPr>
                <w:tcW w:w="1560" w:type="dxa"/>
                <w:vAlign w:val="bottom"/>
              </w:tcPr>
            </w:tcPrChange>
          </w:tcPr>
          <w:p w14:paraId="04F58216" w14:textId="6D413C27" w:rsidR="00024268" w:rsidRPr="00591165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591165">
              <w:rPr>
                <w:rFonts w:ascii="Optima" w:hAnsi="Optim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214" w:type="dxa"/>
            <w:gridSpan w:val="7"/>
            <w:vAlign w:val="bottom"/>
            <w:tcPrChange w:id="132" w:author="David Döbele" w:date="2026-08-19T13:41:00Z" w16du:dateUtc="2026-08-19T11:41:00Z">
              <w:tcPr>
                <w:tcW w:w="8646" w:type="dxa"/>
                <w:gridSpan w:val="7"/>
                <w:vAlign w:val="bottom"/>
              </w:tcPr>
            </w:tcPrChange>
          </w:tcPr>
          <w:p w14:paraId="598C2742" w14:textId="0DB4607D" w:rsidR="002F3A34" w:rsidRPr="00591165" w:rsidRDefault="00F1697C" w:rsidP="00024268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Ski &amp; </w:t>
            </w:r>
            <w:r w:rsidR="00924949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Snowboard</w:t>
            </w:r>
            <w:r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024268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Billard (</w:t>
            </w:r>
            <w:r w:rsidR="00924949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Verein</w:t>
            </w:r>
            <w:r w:rsidR="00024268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), Tennis, </w:t>
            </w:r>
            <w:r w:rsidR="0002227C" w:rsidRPr="0059116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Politik</w:t>
            </w:r>
          </w:p>
        </w:tc>
      </w:tr>
      <w:tr w:rsidR="00024268" w:rsidRPr="00591165" w:rsidDel="00591165" w14:paraId="071AB173" w14:textId="5FB78089" w:rsidTr="00591165">
        <w:trPr>
          <w:trHeight w:val="1120"/>
          <w:del w:id="133" w:author="David Döbele" w:date="2026-08-19T13:43:00Z" w16du:dateUtc="2026-08-19T11:43:00Z"/>
          <w:trPrChange w:id="134" w:author="David Döbele" w:date="2026-08-19T13:41:00Z" w16du:dateUtc="2026-08-19T11:41:00Z">
            <w:trPr>
              <w:gridBefore w:val="1"/>
              <w:gridAfter w:val="0"/>
              <w:trHeight w:val="1120"/>
            </w:trPr>
          </w:trPrChange>
        </w:trPr>
        <w:tc>
          <w:tcPr>
            <w:tcW w:w="10774" w:type="dxa"/>
            <w:gridSpan w:val="8"/>
            <w:vAlign w:val="bottom"/>
            <w:tcPrChange w:id="135" w:author="David Döbele" w:date="2026-08-19T13:41:00Z" w16du:dateUtc="2026-08-19T11:41:00Z">
              <w:tcPr>
                <w:tcW w:w="10206" w:type="dxa"/>
                <w:gridSpan w:val="8"/>
                <w:vAlign w:val="bottom"/>
              </w:tcPr>
            </w:tcPrChange>
          </w:tcPr>
          <w:p w14:paraId="6478BDEA" w14:textId="359A5007" w:rsidR="00024268" w:rsidRPr="00591165" w:rsidDel="00591165" w:rsidRDefault="00024268" w:rsidP="00024268">
            <w:pPr>
              <w:rPr>
                <w:del w:id="136" w:author="David Döbele" w:date="2026-08-19T13:43:00Z" w16du:dateUtc="2026-08-19T11:43:00Z"/>
                <w:rFonts w:ascii="Optima" w:hAnsi="Optima" w:cs="Times New Roman"/>
                <w:color w:val="000000"/>
                <w:sz w:val="18"/>
                <w:lang w:val="de-AT"/>
              </w:rPr>
            </w:pPr>
            <w:del w:id="137" w:author="David Döbele" w:date="2026-08-19T13:43:00Z" w16du:dateUtc="2026-08-19T11:43:00Z">
              <w:r w:rsidRPr="00591165" w:rsidDel="00591165">
                <w:rPr>
                  <w:rFonts w:ascii="Optima" w:hAnsi="Optima" w:cs="Times New Roman"/>
                  <w:sz w:val="20"/>
                  <w:szCs w:val="20"/>
                </w:rPr>
                <w:delText xml:space="preserve">Bonn, </w:delText>
              </w:r>
              <w:r w:rsidR="00420CA7" w:rsidRPr="00591165" w:rsidDel="00591165">
                <w:rPr>
                  <w:rFonts w:ascii="Optima" w:hAnsi="Optima" w:cs="Times New Roman"/>
                  <w:sz w:val="20"/>
                  <w:szCs w:val="20"/>
                </w:rPr>
                <w:delText>23</w:delText>
              </w:r>
              <w:r w:rsidRPr="00591165" w:rsidDel="00591165">
                <w:rPr>
                  <w:rFonts w:ascii="Optima" w:hAnsi="Optima" w:cs="Times New Roman"/>
                  <w:sz w:val="20"/>
                  <w:szCs w:val="20"/>
                </w:rPr>
                <w:delText>.0</w:delText>
              </w:r>
              <w:r w:rsidR="00420CA7" w:rsidRPr="00591165" w:rsidDel="00591165">
                <w:rPr>
                  <w:rFonts w:ascii="Optima" w:hAnsi="Optima" w:cs="Times New Roman"/>
                  <w:sz w:val="20"/>
                  <w:szCs w:val="20"/>
                </w:rPr>
                <w:delText>7</w:delText>
              </w:r>
              <w:r w:rsidRPr="00591165" w:rsidDel="00591165">
                <w:rPr>
                  <w:rFonts w:ascii="Optima" w:hAnsi="Optima" w:cs="Times New Roman"/>
                  <w:sz w:val="20"/>
                  <w:szCs w:val="20"/>
                </w:rPr>
                <w:delText>.2026</w:delText>
              </w:r>
            </w:del>
          </w:p>
        </w:tc>
      </w:tr>
    </w:tbl>
    <w:p w14:paraId="0747D2BF" w14:textId="69F47280" w:rsidR="00723643" w:rsidRPr="00591165" w:rsidRDefault="00723643">
      <w:pPr>
        <w:rPr>
          <w:rFonts w:ascii="Optima" w:hAnsi="Optima" w:cs="Times New Roman"/>
          <w:sz w:val="18"/>
        </w:rPr>
      </w:pPr>
    </w:p>
    <w:sectPr w:rsidR="00723643" w:rsidRPr="00591165" w:rsidSect="00BC4AC2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  <w:sectPrChange w:id="138" w:author="David Döbele" w:date="2026-08-19T13:45:00Z" w16du:dateUtc="2026-08-19T11:45:00Z">
        <w:sectPr w:rsidR="00723643" w:rsidRPr="00591165" w:rsidSect="00BC4AC2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F3C61A" w14:textId="77777777" w:rsidR="008E794C" w:rsidRDefault="008E794C" w:rsidP="00BE053D">
      <w:pPr>
        <w:spacing w:after="0" w:line="240" w:lineRule="auto"/>
      </w:pPr>
      <w:r>
        <w:separator/>
      </w:r>
    </w:p>
  </w:endnote>
  <w:endnote w:type="continuationSeparator" w:id="0">
    <w:p w14:paraId="1F180D48" w14:textId="77777777" w:rsidR="008E794C" w:rsidRDefault="008E794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A5D076" w14:textId="77777777" w:rsidR="008E794C" w:rsidRDefault="008E794C" w:rsidP="00BE053D">
      <w:pPr>
        <w:spacing w:after="0" w:line="240" w:lineRule="auto"/>
      </w:pPr>
      <w:r>
        <w:separator/>
      </w:r>
    </w:p>
  </w:footnote>
  <w:footnote w:type="continuationSeparator" w:id="0">
    <w:p w14:paraId="7F916506" w14:textId="77777777" w:rsidR="008E794C" w:rsidRDefault="008E794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835418444">
    <w:abstractNumId w:val="24"/>
  </w:num>
  <w:num w:numId="34" w16cid:durableId="1513492622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C5"/>
    <w:rsid w:val="00006D04"/>
    <w:rsid w:val="0002227C"/>
    <w:rsid w:val="00024268"/>
    <w:rsid w:val="00061D33"/>
    <w:rsid w:val="00064643"/>
    <w:rsid w:val="00084A54"/>
    <w:rsid w:val="00087747"/>
    <w:rsid w:val="0008788C"/>
    <w:rsid w:val="000A1FDA"/>
    <w:rsid w:val="000B63E2"/>
    <w:rsid w:val="000B6548"/>
    <w:rsid w:val="000B7115"/>
    <w:rsid w:val="000B7BB2"/>
    <w:rsid w:val="000C71ED"/>
    <w:rsid w:val="000D4B28"/>
    <w:rsid w:val="000D671A"/>
    <w:rsid w:val="000E0E45"/>
    <w:rsid w:val="000E76A9"/>
    <w:rsid w:val="000F797B"/>
    <w:rsid w:val="00103EC5"/>
    <w:rsid w:val="00110865"/>
    <w:rsid w:val="00116C6E"/>
    <w:rsid w:val="00125CA6"/>
    <w:rsid w:val="0013635D"/>
    <w:rsid w:val="00146F0A"/>
    <w:rsid w:val="00156FC9"/>
    <w:rsid w:val="00162A5A"/>
    <w:rsid w:val="001647AB"/>
    <w:rsid w:val="00167A2F"/>
    <w:rsid w:val="001706EB"/>
    <w:rsid w:val="00172867"/>
    <w:rsid w:val="00175B6D"/>
    <w:rsid w:val="00184767"/>
    <w:rsid w:val="001901ED"/>
    <w:rsid w:val="0019483A"/>
    <w:rsid w:val="00194F07"/>
    <w:rsid w:val="001A46BF"/>
    <w:rsid w:val="001A481B"/>
    <w:rsid w:val="001B0186"/>
    <w:rsid w:val="001B62CA"/>
    <w:rsid w:val="001C34CD"/>
    <w:rsid w:val="001C5478"/>
    <w:rsid w:val="001D20EA"/>
    <w:rsid w:val="001D439E"/>
    <w:rsid w:val="001D4DCD"/>
    <w:rsid w:val="001F4175"/>
    <w:rsid w:val="001F7800"/>
    <w:rsid w:val="00221E1A"/>
    <w:rsid w:val="00223046"/>
    <w:rsid w:val="00223A4D"/>
    <w:rsid w:val="0022570A"/>
    <w:rsid w:val="00226986"/>
    <w:rsid w:val="0023054D"/>
    <w:rsid w:val="00232CB5"/>
    <w:rsid w:val="00234A7E"/>
    <w:rsid w:val="0024373D"/>
    <w:rsid w:val="002508C2"/>
    <w:rsid w:val="00267252"/>
    <w:rsid w:val="00274A9F"/>
    <w:rsid w:val="00282DB0"/>
    <w:rsid w:val="002842AF"/>
    <w:rsid w:val="002B0D32"/>
    <w:rsid w:val="002B2091"/>
    <w:rsid w:val="002B41D0"/>
    <w:rsid w:val="002B4235"/>
    <w:rsid w:val="002B4FD2"/>
    <w:rsid w:val="002C6972"/>
    <w:rsid w:val="002D2B32"/>
    <w:rsid w:val="002D4516"/>
    <w:rsid w:val="002F3A34"/>
    <w:rsid w:val="002F46AD"/>
    <w:rsid w:val="003101F0"/>
    <w:rsid w:val="00314B7A"/>
    <w:rsid w:val="00324BC5"/>
    <w:rsid w:val="0033247E"/>
    <w:rsid w:val="00340BAB"/>
    <w:rsid w:val="003418E0"/>
    <w:rsid w:val="00342D5C"/>
    <w:rsid w:val="00347F8D"/>
    <w:rsid w:val="0036551A"/>
    <w:rsid w:val="00372F7B"/>
    <w:rsid w:val="003733E5"/>
    <w:rsid w:val="00387679"/>
    <w:rsid w:val="00390EA6"/>
    <w:rsid w:val="00394336"/>
    <w:rsid w:val="00395456"/>
    <w:rsid w:val="003C6F81"/>
    <w:rsid w:val="003E27C3"/>
    <w:rsid w:val="003F3E3F"/>
    <w:rsid w:val="004067B8"/>
    <w:rsid w:val="004154BE"/>
    <w:rsid w:val="0042013D"/>
    <w:rsid w:val="00420CA7"/>
    <w:rsid w:val="00422F83"/>
    <w:rsid w:val="00425419"/>
    <w:rsid w:val="00426D7E"/>
    <w:rsid w:val="0043430C"/>
    <w:rsid w:val="0043594C"/>
    <w:rsid w:val="00435E6D"/>
    <w:rsid w:val="00443668"/>
    <w:rsid w:val="00454DEA"/>
    <w:rsid w:val="00456B0D"/>
    <w:rsid w:val="00476AF8"/>
    <w:rsid w:val="00484F3E"/>
    <w:rsid w:val="00484FD7"/>
    <w:rsid w:val="00491670"/>
    <w:rsid w:val="004929FB"/>
    <w:rsid w:val="004A53D4"/>
    <w:rsid w:val="004A54BA"/>
    <w:rsid w:val="004B0745"/>
    <w:rsid w:val="004B3C2F"/>
    <w:rsid w:val="004B6A5E"/>
    <w:rsid w:val="004D27A3"/>
    <w:rsid w:val="004F5422"/>
    <w:rsid w:val="00502A0D"/>
    <w:rsid w:val="00507EA7"/>
    <w:rsid w:val="0051369B"/>
    <w:rsid w:val="00515E96"/>
    <w:rsid w:val="00526089"/>
    <w:rsid w:val="005271C3"/>
    <w:rsid w:val="00527A28"/>
    <w:rsid w:val="00527DCA"/>
    <w:rsid w:val="00542438"/>
    <w:rsid w:val="00551971"/>
    <w:rsid w:val="0055525C"/>
    <w:rsid w:val="005716D4"/>
    <w:rsid w:val="00571B60"/>
    <w:rsid w:val="00572876"/>
    <w:rsid w:val="00585A4D"/>
    <w:rsid w:val="00591165"/>
    <w:rsid w:val="00592AC0"/>
    <w:rsid w:val="005C1AFE"/>
    <w:rsid w:val="005C45D2"/>
    <w:rsid w:val="005D6329"/>
    <w:rsid w:val="005E57F6"/>
    <w:rsid w:val="005F0E53"/>
    <w:rsid w:val="006027C4"/>
    <w:rsid w:val="006058D8"/>
    <w:rsid w:val="006070BD"/>
    <w:rsid w:val="00610200"/>
    <w:rsid w:val="00623699"/>
    <w:rsid w:val="00632D5A"/>
    <w:rsid w:val="0063313B"/>
    <w:rsid w:val="00635515"/>
    <w:rsid w:val="0064481E"/>
    <w:rsid w:val="00646B37"/>
    <w:rsid w:val="00647F9C"/>
    <w:rsid w:val="006546FD"/>
    <w:rsid w:val="006570A0"/>
    <w:rsid w:val="00665BF3"/>
    <w:rsid w:val="006732D6"/>
    <w:rsid w:val="006856F4"/>
    <w:rsid w:val="00693E09"/>
    <w:rsid w:val="00696E5B"/>
    <w:rsid w:val="006A2DE9"/>
    <w:rsid w:val="006A2E18"/>
    <w:rsid w:val="006A7230"/>
    <w:rsid w:val="006B4E32"/>
    <w:rsid w:val="006B72C7"/>
    <w:rsid w:val="006B7F78"/>
    <w:rsid w:val="006C2252"/>
    <w:rsid w:val="006C276B"/>
    <w:rsid w:val="006D7F7F"/>
    <w:rsid w:val="006E2C9C"/>
    <w:rsid w:val="006E40EF"/>
    <w:rsid w:val="006E5538"/>
    <w:rsid w:val="006F0039"/>
    <w:rsid w:val="006F3911"/>
    <w:rsid w:val="006F7D46"/>
    <w:rsid w:val="00711CEF"/>
    <w:rsid w:val="0071485C"/>
    <w:rsid w:val="00716FA3"/>
    <w:rsid w:val="00720320"/>
    <w:rsid w:val="00723643"/>
    <w:rsid w:val="00725D3C"/>
    <w:rsid w:val="00730AD3"/>
    <w:rsid w:val="00733DA1"/>
    <w:rsid w:val="00737822"/>
    <w:rsid w:val="0074111D"/>
    <w:rsid w:val="00742BA6"/>
    <w:rsid w:val="007434C1"/>
    <w:rsid w:val="00745BE0"/>
    <w:rsid w:val="007522CA"/>
    <w:rsid w:val="00753D4A"/>
    <w:rsid w:val="00756912"/>
    <w:rsid w:val="00761609"/>
    <w:rsid w:val="00763DCE"/>
    <w:rsid w:val="00776C46"/>
    <w:rsid w:val="007770A1"/>
    <w:rsid w:val="0078260B"/>
    <w:rsid w:val="007838D1"/>
    <w:rsid w:val="00783C96"/>
    <w:rsid w:val="00785254"/>
    <w:rsid w:val="00785853"/>
    <w:rsid w:val="007966F0"/>
    <w:rsid w:val="00797BFC"/>
    <w:rsid w:val="007A720F"/>
    <w:rsid w:val="007B0349"/>
    <w:rsid w:val="007C6A3C"/>
    <w:rsid w:val="007D4BEE"/>
    <w:rsid w:val="007D5BE9"/>
    <w:rsid w:val="007E1303"/>
    <w:rsid w:val="007F2B26"/>
    <w:rsid w:val="008050E4"/>
    <w:rsid w:val="00813D64"/>
    <w:rsid w:val="0082257D"/>
    <w:rsid w:val="00831AF9"/>
    <w:rsid w:val="00841B4F"/>
    <w:rsid w:val="00846E7A"/>
    <w:rsid w:val="00853438"/>
    <w:rsid w:val="00866846"/>
    <w:rsid w:val="00875DA9"/>
    <w:rsid w:val="00893A6E"/>
    <w:rsid w:val="00895E38"/>
    <w:rsid w:val="008A49DF"/>
    <w:rsid w:val="008A782B"/>
    <w:rsid w:val="008B0FC0"/>
    <w:rsid w:val="008B18A7"/>
    <w:rsid w:val="008C429A"/>
    <w:rsid w:val="008D10FD"/>
    <w:rsid w:val="008E1F3D"/>
    <w:rsid w:val="008E794C"/>
    <w:rsid w:val="009053D7"/>
    <w:rsid w:val="00907EA4"/>
    <w:rsid w:val="0091331D"/>
    <w:rsid w:val="009226B2"/>
    <w:rsid w:val="00924949"/>
    <w:rsid w:val="0093223C"/>
    <w:rsid w:val="00937E89"/>
    <w:rsid w:val="00941A87"/>
    <w:rsid w:val="00946212"/>
    <w:rsid w:val="009501C2"/>
    <w:rsid w:val="00963FE2"/>
    <w:rsid w:val="009668B9"/>
    <w:rsid w:val="00976577"/>
    <w:rsid w:val="00977057"/>
    <w:rsid w:val="00977BF0"/>
    <w:rsid w:val="00982A76"/>
    <w:rsid w:val="0098573D"/>
    <w:rsid w:val="00996356"/>
    <w:rsid w:val="00996491"/>
    <w:rsid w:val="00997D9A"/>
    <w:rsid w:val="009A4A4F"/>
    <w:rsid w:val="009B6765"/>
    <w:rsid w:val="009B6C45"/>
    <w:rsid w:val="009D1E04"/>
    <w:rsid w:val="009D5B87"/>
    <w:rsid w:val="009D7C49"/>
    <w:rsid w:val="009E7297"/>
    <w:rsid w:val="009F04AB"/>
    <w:rsid w:val="009F3C0A"/>
    <w:rsid w:val="009F6ECD"/>
    <w:rsid w:val="00A0257D"/>
    <w:rsid w:val="00A12EDC"/>
    <w:rsid w:val="00A26D0D"/>
    <w:rsid w:val="00A33BDE"/>
    <w:rsid w:val="00A34885"/>
    <w:rsid w:val="00A355B5"/>
    <w:rsid w:val="00A36AAB"/>
    <w:rsid w:val="00A41A89"/>
    <w:rsid w:val="00A43BC1"/>
    <w:rsid w:val="00A6537B"/>
    <w:rsid w:val="00A74225"/>
    <w:rsid w:val="00A84F73"/>
    <w:rsid w:val="00A86F7B"/>
    <w:rsid w:val="00A908E7"/>
    <w:rsid w:val="00A936D5"/>
    <w:rsid w:val="00A9740D"/>
    <w:rsid w:val="00AA1EB0"/>
    <w:rsid w:val="00AA2DA3"/>
    <w:rsid w:val="00AA3E31"/>
    <w:rsid w:val="00AA5A9C"/>
    <w:rsid w:val="00AB016A"/>
    <w:rsid w:val="00AB2A5A"/>
    <w:rsid w:val="00AC27A4"/>
    <w:rsid w:val="00AC3480"/>
    <w:rsid w:val="00AD28F8"/>
    <w:rsid w:val="00AE35E9"/>
    <w:rsid w:val="00AE4ED3"/>
    <w:rsid w:val="00B0230B"/>
    <w:rsid w:val="00B17D95"/>
    <w:rsid w:val="00B23509"/>
    <w:rsid w:val="00B32C2C"/>
    <w:rsid w:val="00B359DB"/>
    <w:rsid w:val="00B3632B"/>
    <w:rsid w:val="00B409D8"/>
    <w:rsid w:val="00B47BB3"/>
    <w:rsid w:val="00B5178D"/>
    <w:rsid w:val="00B569C0"/>
    <w:rsid w:val="00B56D6E"/>
    <w:rsid w:val="00B63603"/>
    <w:rsid w:val="00B67F1F"/>
    <w:rsid w:val="00B701D7"/>
    <w:rsid w:val="00B87817"/>
    <w:rsid w:val="00B90595"/>
    <w:rsid w:val="00BA215A"/>
    <w:rsid w:val="00BB5F09"/>
    <w:rsid w:val="00BC0D9F"/>
    <w:rsid w:val="00BC3662"/>
    <w:rsid w:val="00BC4AC2"/>
    <w:rsid w:val="00BD6C5F"/>
    <w:rsid w:val="00BE053D"/>
    <w:rsid w:val="00BE64AE"/>
    <w:rsid w:val="00BE69CB"/>
    <w:rsid w:val="00BF1A7A"/>
    <w:rsid w:val="00BF1FA3"/>
    <w:rsid w:val="00C00974"/>
    <w:rsid w:val="00C018E4"/>
    <w:rsid w:val="00C066FA"/>
    <w:rsid w:val="00C1672A"/>
    <w:rsid w:val="00C25387"/>
    <w:rsid w:val="00C3433F"/>
    <w:rsid w:val="00C4212E"/>
    <w:rsid w:val="00C54BE3"/>
    <w:rsid w:val="00C5571C"/>
    <w:rsid w:val="00C57F80"/>
    <w:rsid w:val="00C768ED"/>
    <w:rsid w:val="00C82A8F"/>
    <w:rsid w:val="00C85F4D"/>
    <w:rsid w:val="00C916C2"/>
    <w:rsid w:val="00C95828"/>
    <w:rsid w:val="00C96CCE"/>
    <w:rsid w:val="00CA2AF3"/>
    <w:rsid w:val="00CA49C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C43"/>
    <w:rsid w:val="00D27BEA"/>
    <w:rsid w:val="00D3003C"/>
    <w:rsid w:val="00D331F4"/>
    <w:rsid w:val="00D470E4"/>
    <w:rsid w:val="00D52142"/>
    <w:rsid w:val="00D5280E"/>
    <w:rsid w:val="00D61F14"/>
    <w:rsid w:val="00D62826"/>
    <w:rsid w:val="00D80D6B"/>
    <w:rsid w:val="00D80E2B"/>
    <w:rsid w:val="00D85D41"/>
    <w:rsid w:val="00D90950"/>
    <w:rsid w:val="00D90BEC"/>
    <w:rsid w:val="00D97817"/>
    <w:rsid w:val="00DA1E4C"/>
    <w:rsid w:val="00DA5217"/>
    <w:rsid w:val="00DA69DF"/>
    <w:rsid w:val="00DB33F8"/>
    <w:rsid w:val="00DB3837"/>
    <w:rsid w:val="00DD38E2"/>
    <w:rsid w:val="00DE2FFC"/>
    <w:rsid w:val="00E00140"/>
    <w:rsid w:val="00E10FC3"/>
    <w:rsid w:val="00E13110"/>
    <w:rsid w:val="00E21A49"/>
    <w:rsid w:val="00E24DF1"/>
    <w:rsid w:val="00E40B9A"/>
    <w:rsid w:val="00E431ED"/>
    <w:rsid w:val="00E45588"/>
    <w:rsid w:val="00E5235D"/>
    <w:rsid w:val="00E55D90"/>
    <w:rsid w:val="00E64FF5"/>
    <w:rsid w:val="00E67780"/>
    <w:rsid w:val="00E7665A"/>
    <w:rsid w:val="00E811B1"/>
    <w:rsid w:val="00E856CD"/>
    <w:rsid w:val="00E907EC"/>
    <w:rsid w:val="00E9202C"/>
    <w:rsid w:val="00E94FCD"/>
    <w:rsid w:val="00EA5421"/>
    <w:rsid w:val="00EB34FC"/>
    <w:rsid w:val="00EB5816"/>
    <w:rsid w:val="00ED0EA9"/>
    <w:rsid w:val="00ED5C4F"/>
    <w:rsid w:val="00EE7907"/>
    <w:rsid w:val="00EF4DA9"/>
    <w:rsid w:val="00EF77DF"/>
    <w:rsid w:val="00F11BEF"/>
    <w:rsid w:val="00F165E1"/>
    <w:rsid w:val="00F1697C"/>
    <w:rsid w:val="00F25171"/>
    <w:rsid w:val="00F258E7"/>
    <w:rsid w:val="00F31B84"/>
    <w:rsid w:val="00F44F5F"/>
    <w:rsid w:val="00F44F97"/>
    <w:rsid w:val="00F57BA5"/>
    <w:rsid w:val="00F631EC"/>
    <w:rsid w:val="00F64C22"/>
    <w:rsid w:val="00F64FA7"/>
    <w:rsid w:val="00F655A5"/>
    <w:rsid w:val="00F74D19"/>
    <w:rsid w:val="00F80053"/>
    <w:rsid w:val="00F87FE9"/>
    <w:rsid w:val="00FA02C7"/>
    <w:rsid w:val="00FA4186"/>
    <w:rsid w:val="00FC0531"/>
    <w:rsid w:val="00FC13F0"/>
    <w:rsid w:val="00FD0FB7"/>
    <w:rsid w:val="00FE0496"/>
    <w:rsid w:val="00FE2785"/>
    <w:rsid w:val="00FE79A2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11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3469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cp:lastPrinted>2026-06-11T13:04:00Z</cp:lastPrinted>
  <dcterms:created xsi:type="dcterms:W3CDTF">2026-08-16T16:08:00Z</dcterms:created>
  <dcterms:modified xsi:type="dcterms:W3CDTF">2026-08-19T11:45:00Z</dcterms:modified>
</cp:coreProperties>
</file>