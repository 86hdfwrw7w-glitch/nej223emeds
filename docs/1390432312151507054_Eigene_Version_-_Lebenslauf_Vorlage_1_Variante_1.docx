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page" w:horzAnchor="margin" w:tblpXSpec="center" w:tblpY="1330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4547"/>
        <w:gridCol w:w="3260"/>
      </w:tblGrid>
      <w:tr w:rsidR="002508C2" w14:paraId="5DF08F91" w14:textId="77777777" w:rsidTr="00B12645">
        <w:trPr>
          <w:trHeight w:val="850"/>
        </w:trPr>
        <w:tc>
          <w:tcPr>
            <w:tcW w:w="9923" w:type="dxa"/>
            <w:gridSpan w:val="3"/>
          </w:tcPr>
          <w:p w14:paraId="093FB33C" w14:textId="4E4DC287" w:rsidR="00B12645" w:rsidRPr="00B12645" w:rsidRDefault="00B12645" w:rsidP="00B12645">
            <w:pPr>
              <w:tabs>
                <w:tab w:val="center" w:pos="5174"/>
                <w:tab w:val="left" w:pos="8824"/>
              </w:tabs>
              <w:spacing w:line="276" w:lineRule="auto"/>
              <w:ind w:left="-567" w:firstLine="567"/>
              <w:rPr>
                <w:rFonts w:ascii="Georgia" w:hAnsi="Georgia" w:cs="Times New Roman"/>
                <w:b/>
                <w:sz w:val="44"/>
                <w:szCs w:val="40"/>
              </w:rPr>
            </w:pPr>
            <w:r w:rsidRPr="00B12645">
              <w:rPr>
                <w:rFonts w:ascii="Georgia" w:hAnsi="Georgia" w:cs="Times New Roman"/>
                <w:b/>
                <w:sz w:val="44"/>
                <w:szCs w:val="40"/>
              </w:rPr>
              <w:t>Fabian Lang</w:t>
            </w:r>
            <w:r w:rsidRPr="00B12645">
              <w:rPr>
                <w:rFonts w:ascii="Georgia" w:hAnsi="Georgia" w:cs="Times New Roman"/>
                <w:b/>
                <w:sz w:val="44"/>
                <w:szCs w:val="40"/>
              </w:rPr>
              <w:tab/>
            </w:r>
          </w:p>
          <w:p w14:paraId="15342EB8" w14:textId="3291D36D" w:rsidR="00B12645" w:rsidRDefault="00B12645" w:rsidP="00B12645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commentRangeStart w:id="0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24.08.2003</w:t>
            </w:r>
            <w:commentRangeEnd w:id="0"/>
            <w:r>
              <w:rPr>
                <w:rStyle w:val="Kommentarzeichen"/>
              </w:rPr>
              <w:commentReference w:id="0"/>
            </w:r>
          </w:p>
          <w:p w14:paraId="6BCBB832" w14:textId="024110F5" w:rsidR="00B12645" w:rsidRDefault="00B12645" w:rsidP="00B12645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Vogtackerweg 16,</w:t>
            </w:r>
            <w:r w:rsidRPr="00D336C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4450 Sissach</w:t>
            </w:r>
            <w:r w:rsidRPr="00D336C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6215528E" w14:textId="1B62A648" w:rsidR="00B12645" w:rsidRDefault="00B12645" w:rsidP="00B126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12645">
              <w:rPr>
                <w:rFonts w:ascii="Times New Roman" w:hAnsi="Times New Roman" w:cs="Times New Roman"/>
                <w:bCs/>
                <w:sz w:val="24"/>
                <w:szCs w:val="24"/>
              </w:rPr>
              <w:t>fabian.lang@outlook.com</w:t>
            </w:r>
          </w:p>
          <w:p w14:paraId="722A5AF6" w14:textId="362C71C5" w:rsidR="002508C2" w:rsidRPr="00E64FF5" w:rsidRDefault="00B12645" w:rsidP="00B12645">
            <w:pPr>
              <w:rPr>
                <w:rFonts w:ascii="Georgia" w:hAnsi="Georgia"/>
                <w:sz w:val="64"/>
                <w:szCs w:val="64"/>
              </w:rPr>
            </w:pPr>
            <w:r w:rsidRPr="00D336C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+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41 76 223 40 14</w:t>
            </w:r>
          </w:p>
        </w:tc>
      </w:tr>
      <w:tr w:rsidR="002508C2" w14:paraId="0FCADE56" w14:textId="77777777" w:rsidTr="00B12645">
        <w:trPr>
          <w:trHeight w:val="510"/>
        </w:trPr>
        <w:tc>
          <w:tcPr>
            <w:tcW w:w="9923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77777777" w:rsidR="002508C2" w:rsidRPr="002508C2" w:rsidRDefault="002508C2" w:rsidP="00B12645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C018E4" w14:paraId="7D1DEBF7" w14:textId="77777777" w:rsidTr="00B1264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1582A129" w:rsidR="007C6A3C" w:rsidRPr="002508C2" w:rsidRDefault="00FC5E28" w:rsidP="00B12645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08</w:t>
            </w:r>
            <w:r w:rsidR="00897D55">
              <w:rPr>
                <w:rFonts w:ascii="Georgia" w:hAnsi="Georgia"/>
              </w:rPr>
              <w:t>/</w:t>
            </w:r>
            <w:r>
              <w:rPr>
                <w:rFonts w:ascii="Georgia" w:hAnsi="Georgia"/>
              </w:rPr>
              <w:t>2025</w:t>
            </w:r>
            <w:r w:rsidR="007C6A3C" w:rsidRPr="002508C2">
              <w:rPr>
                <w:rFonts w:ascii="Georgia" w:hAnsi="Georgia"/>
              </w:rPr>
              <w:t xml:space="preserve"> – heute</w:t>
            </w:r>
          </w:p>
        </w:tc>
        <w:tc>
          <w:tcPr>
            <w:tcW w:w="4547" w:type="dxa"/>
            <w:tcBorders>
              <w:top w:val="single" w:sz="4" w:space="0" w:color="auto"/>
            </w:tcBorders>
            <w:vAlign w:val="bottom"/>
          </w:tcPr>
          <w:p w14:paraId="0C2B846F" w14:textId="6E735CE5" w:rsidR="007C6A3C" w:rsidRPr="00B5178D" w:rsidRDefault="00FC5E28" w:rsidP="00B12645">
            <w:pPr>
              <w:rPr>
                <w:rFonts w:ascii="Georgia" w:hAnsi="Georgia"/>
                <w:b/>
                <w:smallCaps/>
                <w:sz w:val="24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Universität Basel</w:t>
            </w:r>
            <w:r w:rsidR="00162A5A" w:rsidRPr="00162A5A">
              <w:rPr>
                <w:rFonts w:ascii="Georgia" w:hAnsi="Georgia"/>
                <w:b/>
                <w:smallCaps/>
                <w:sz w:val="28"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bottom"/>
          </w:tcPr>
          <w:p w14:paraId="7C845E2D" w14:textId="011C6B7C" w:rsidR="007C6A3C" w:rsidRPr="00B5178D" w:rsidRDefault="00FC5E28" w:rsidP="00B12645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Basel, BS</w:t>
            </w:r>
          </w:p>
        </w:tc>
      </w:tr>
      <w:tr w:rsidR="00C018E4" w14:paraId="61E5D482" w14:textId="77777777" w:rsidTr="00B12645">
        <w:trPr>
          <w:trHeight w:val="306"/>
        </w:trPr>
        <w:tc>
          <w:tcPr>
            <w:tcW w:w="2116" w:type="dxa"/>
          </w:tcPr>
          <w:p w14:paraId="7FF25A3D" w14:textId="77777777" w:rsidR="00372F7B" w:rsidRPr="002508C2" w:rsidRDefault="00372F7B" w:rsidP="00B12645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419A9228" w14:textId="668B53BC" w:rsidR="00372F7B" w:rsidRPr="002508C2" w:rsidRDefault="00FC5E28" w:rsidP="00B12645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Bachelor Rechtswissenschaft</w:t>
            </w:r>
          </w:p>
        </w:tc>
      </w:tr>
      <w:tr w:rsidR="00C018E4" w14:paraId="013361E1" w14:textId="77777777" w:rsidTr="00B12645">
        <w:trPr>
          <w:trHeight w:val="397"/>
        </w:trPr>
        <w:tc>
          <w:tcPr>
            <w:tcW w:w="2116" w:type="dxa"/>
            <w:vAlign w:val="bottom"/>
          </w:tcPr>
          <w:p w14:paraId="6C65D3AA" w14:textId="77777777" w:rsidR="007C6A3C" w:rsidRPr="002508C2" w:rsidRDefault="007C6A3C" w:rsidP="00B12645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09/2010 – 09/2015</w:t>
            </w:r>
          </w:p>
        </w:tc>
        <w:tc>
          <w:tcPr>
            <w:tcW w:w="4547" w:type="dxa"/>
            <w:vAlign w:val="bottom"/>
          </w:tcPr>
          <w:p w14:paraId="197620E3" w14:textId="2F837B20" w:rsidR="007C6A3C" w:rsidRPr="00CF31EE" w:rsidRDefault="00FC5E28" w:rsidP="00B12645">
            <w:pPr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Gymnasium Liestal</w:t>
            </w:r>
          </w:p>
        </w:tc>
        <w:tc>
          <w:tcPr>
            <w:tcW w:w="3260" w:type="dxa"/>
            <w:vAlign w:val="bottom"/>
          </w:tcPr>
          <w:p w14:paraId="63D86F51" w14:textId="1C4ACAB4" w:rsidR="007C6A3C" w:rsidRPr="002508C2" w:rsidRDefault="00FC5E28" w:rsidP="00B12645">
            <w:pPr>
              <w:jc w:val="right"/>
              <w:rPr>
                <w:rFonts w:ascii="Georgia" w:hAnsi="Georgia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Liestal, BL</w:t>
            </w:r>
          </w:p>
        </w:tc>
      </w:tr>
      <w:tr w:rsidR="00C018E4" w14:paraId="62632213" w14:textId="77777777" w:rsidTr="00B12645">
        <w:trPr>
          <w:trHeight w:val="397"/>
        </w:trPr>
        <w:tc>
          <w:tcPr>
            <w:tcW w:w="2116" w:type="dxa"/>
          </w:tcPr>
          <w:p w14:paraId="2B3E93FC" w14:textId="77777777" w:rsidR="007C6A3C" w:rsidRPr="002508C2" w:rsidRDefault="007C6A3C" w:rsidP="00B12645">
            <w:pPr>
              <w:rPr>
                <w:rFonts w:ascii="Georgia" w:hAnsi="Georgia"/>
              </w:rPr>
            </w:pPr>
          </w:p>
        </w:tc>
        <w:tc>
          <w:tcPr>
            <w:tcW w:w="4547" w:type="dxa"/>
          </w:tcPr>
          <w:p w14:paraId="1ABFFA93" w14:textId="53F20CA2" w:rsidR="007C6A3C" w:rsidRPr="002508C2" w:rsidRDefault="00FC5E28" w:rsidP="00B12645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Schwerpunkt Wirtschaft und Recht</w:t>
            </w:r>
          </w:p>
        </w:tc>
        <w:tc>
          <w:tcPr>
            <w:tcW w:w="3260" w:type="dxa"/>
          </w:tcPr>
          <w:p w14:paraId="51FC9814" w14:textId="77777777" w:rsidR="007C6A3C" w:rsidRPr="002508C2" w:rsidRDefault="007C6A3C" w:rsidP="00B12645">
            <w:pPr>
              <w:rPr>
                <w:rFonts w:ascii="Georgia" w:hAnsi="Georgia"/>
              </w:rPr>
            </w:pPr>
          </w:p>
        </w:tc>
      </w:tr>
      <w:tr w:rsidR="002508C2" w14:paraId="3A2665B3" w14:textId="77777777" w:rsidTr="00B12645">
        <w:trPr>
          <w:trHeight w:val="510"/>
        </w:trPr>
        <w:tc>
          <w:tcPr>
            <w:tcW w:w="9923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77777777" w:rsidR="002508C2" w:rsidRPr="002508C2" w:rsidRDefault="002508C2" w:rsidP="00B12645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C018E4" w:rsidRPr="00B5178D" w14:paraId="127C64E2" w14:textId="77777777" w:rsidTr="00B1264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6E186548" w14:textId="42FE1F01" w:rsidR="007C6A3C" w:rsidRPr="002508C2" w:rsidRDefault="00372F7B" w:rsidP="00B12645">
            <w:pPr>
              <w:rPr>
                <w:rFonts w:ascii="Georgia" w:hAnsi="Georgia"/>
              </w:rPr>
            </w:pPr>
            <w:commentRangeStart w:id="1"/>
            <w:r>
              <w:rPr>
                <w:rFonts w:ascii="Georgia" w:hAnsi="Georgia" w:cs="Georgia"/>
                <w:color w:val="000000"/>
              </w:rPr>
              <w:t xml:space="preserve">02/2017 </w:t>
            </w:r>
            <w:r w:rsidR="00814F18">
              <w:rPr>
                <w:rFonts w:ascii="Georgia" w:hAnsi="Georgia" w:cs="Georgia"/>
                <w:color w:val="000000"/>
              </w:rPr>
              <w:t>–</w:t>
            </w:r>
            <w:r>
              <w:rPr>
                <w:rFonts w:ascii="Georgia" w:hAnsi="Georgia" w:cs="Georgia"/>
                <w:color w:val="000000"/>
              </w:rPr>
              <w:t xml:space="preserve"> 03/2017</w:t>
            </w:r>
            <w:commentRangeEnd w:id="1"/>
            <w:r w:rsidR="006421BD">
              <w:rPr>
                <w:rStyle w:val="Kommentarzeichen"/>
              </w:rPr>
              <w:commentReference w:id="1"/>
            </w:r>
          </w:p>
        </w:tc>
        <w:tc>
          <w:tcPr>
            <w:tcW w:w="4547" w:type="dxa"/>
            <w:tcBorders>
              <w:top w:val="single" w:sz="4" w:space="0" w:color="auto"/>
            </w:tcBorders>
            <w:vAlign w:val="bottom"/>
          </w:tcPr>
          <w:p w14:paraId="38F27285" w14:textId="66DDE544" w:rsidR="007C6A3C" w:rsidRPr="002508C2" w:rsidRDefault="00FC5E28" w:rsidP="00B12645">
            <w:pPr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  <w:b/>
                <w:smallCaps/>
                <w:sz w:val="28"/>
              </w:rPr>
              <w:t>Combinvest</w:t>
            </w:r>
            <w:proofErr w:type="spellEnd"/>
            <w:r>
              <w:rPr>
                <w:rFonts w:ascii="Georgia" w:hAnsi="Georgia"/>
                <w:b/>
                <w:smallCaps/>
                <w:sz w:val="28"/>
              </w:rPr>
              <w:t xml:space="preserve"> AG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bottom"/>
          </w:tcPr>
          <w:p w14:paraId="4820196E" w14:textId="22C338FB" w:rsidR="007C6A3C" w:rsidRPr="00B5178D" w:rsidRDefault="00FC5E28" w:rsidP="00B12645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Muttenz, BL</w:t>
            </w:r>
          </w:p>
        </w:tc>
      </w:tr>
      <w:tr w:rsidR="00C018E4" w14:paraId="335D84E9" w14:textId="77777777" w:rsidTr="00B12645">
        <w:tc>
          <w:tcPr>
            <w:tcW w:w="2116" w:type="dxa"/>
          </w:tcPr>
          <w:p w14:paraId="4936F65C" w14:textId="77777777" w:rsidR="00372F7B" w:rsidRPr="002508C2" w:rsidRDefault="00372F7B" w:rsidP="00B12645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0475B997" w14:textId="78C2F669" w:rsidR="00372F7B" w:rsidRPr="002508C2" w:rsidRDefault="00FC5E28" w:rsidP="00B12645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Kundenberater Krankenversicherungen</w:t>
            </w:r>
          </w:p>
        </w:tc>
      </w:tr>
      <w:tr w:rsidR="00C018E4" w14:paraId="54C3D64C" w14:textId="77777777" w:rsidTr="00B12645">
        <w:tc>
          <w:tcPr>
            <w:tcW w:w="2116" w:type="dxa"/>
          </w:tcPr>
          <w:p w14:paraId="25C0BB2F" w14:textId="77777777" w:rsidR="00372F7B" w:rsidRPr="002508C2" w:rsidRDefault="00372F7B" w:rsidP="00B12645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6DD9BA0F" w14:textId="518217CF" w:rsidR="00372F7B" w:rsidRPr="00FC5E28" w:rsidRDefault="00FC5E28" w:rsidP="00B12645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de-AT"/>
              </w:rPr>
            </w:pPr>
            <w:r w:rsidRPr="00FC5E28">
              <w:rPr>
                <w:rFonts w:ascii="Georgia" w:hAnsi="Georgia" w:cs="Georgia"/>
                <w:i/>
                <w:iCs/>
                <w:color w:val="000000"/>
              </w:rPr>
              <w:t>Rekordsetzung des höchsten Monatsumsatzes aus 500 Mitarbeitern in der 10-jährigen Firmengeschichte im Mai 2025</w:t>
            </w:r>
          </w:p>
        </w:tc>
      </w:tr>
      <w:tr w:rsidR="00C018E4" w14:paraId="5178A3D0" w14:textId="77777777" w:rsidTr="00B12645">
        <w:trPr>
          <w:trHeight w:val="227"/>
        </w:trPr>
        <w:tc>
          <w:tcPr>
            <w:tcW w:w="2116" w:type="dxa"/>
          </w:tcPr>
          <w:p w14:paraId="02858F79" w14:textId="77777777" w:rsidR="00372F7B" w:rsidRPr="002508C2" w:rsidRDefault="00372F7B" w:rsidP="00B12645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58DDD671" w14:textId="1BFE8D74" w:rsidR="00372F7B" w:rsidRPr="00723643" w:rsidRDefault="00FC5E28" w:rsidP="00B12645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Selbstständige Kundenakquise</w:t>
            </w:r>
          </w:p>
        </w:tc>
      </w:tr>
      <w:tr w:rsidR="000124AE" w14:paraId="292CF100" w14:textId="77777777" w:rsidTr="00B12645">
        <w:trPr>
          <w:trHeight w:val="595"/>
        </w:trPr>
        <w:tc>
          <w:tcPr>
            <w:tcW w:w="2116" w:type="dxa"/>
          </w:tcPr>
          <w:p w14:paraId="09C6FD16" w14:textId="77777777" w:rsidR="000124AE" w:rsidRPr="002508C2" w:rsidRDefault="000124AE" w:rsidP="00B12645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31E7EAF1" w14:textId="3C5F0110" w:rsidR="000124AE" w:rsidRPr="00FC5E28" w:rsidRDefault="000124AE" w:rsidP="00B12645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FC5E28">
              <w:rPr>
                <w:rFonts w:ascii="Georgia" w:hAnsi="Georgia" w:cs="Georgia"/>
                <w:i/>
                <w:iCs/>
                <w:color w:val="000000"/>
              </w:rPr>
              <w:t xml:space="preserve">Aneignung von Versicherungswissen als </w:t>
            </w:r>
            <w:proofErr w:type="spellStart"/>
            <w:r w:rsidRPr="00FC5E28">
              <w:rPr>
                <w:rFonts w:ascii="Georgia" w:hAnsi="Georgia" w:cs="Georgia"/>
                <w:i/>
                <w:iCs/>
                <w:color w:val="000000"/>
              </w:rPr>
              <w:t>zert</w:t>
            </w:r>
            <w:proofErr w:type="spellEnd"/>
            <w:r w:rsidRPr="00FC5E28">
              <w:rPr>
                <w:rFonts w:ascii="Georgia" w:hAnsi="Georgia" w:cs="Georgia"/>
                <w:i/>
                <w:iCs/>
                <w:color w:val="000000"/>
              </w:rPr>
              <w:t>. Versicherungsvermittler VBV</w:t>
            </w:r>
          </w:p>
        </w:tc>
      </w:tr>
      <w:tr w:rsidR="001D5CA3" w:rsidRPr="00B5178D" w14:paraId="021E93D7" w14:textId="77777777" w:rsidTr="00B12645">
        <w:trPr>
          <w:trHeight w:val="397"/>
        </w:trPr>
        <w:tc>
          <w:tcPr>
            <w:tcW w:w="2116" w:type="dxa"/>
            <w:vAlign w:val="bottom"/>
          </w:tcPr>
          <w:p w14:paraId="63B820F6" w14:textId="15B2B173" w:rsidR="001D5CA3" w:rsidRDefault="000124AE" w:rsidP="00B12645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11/2023 – 07/2024</w:t>
            </w:r>
          </w:p>
        </w:tc>
        <w:tc>
          <w:tcPr>
            <w:tcW w:w="4547" w:type="dxa"/>
            <w:vAlign w:val="bottom"/>
          </w:tcPr>
          <w:p w14:paraId="29D56140" w14:textId="40625612" w:rsidR="001D5CA3" w:rsidRDefault="00AD7133" w:rsidP="00B12645">
            <w:pPr>
              <w:rPr>
                <w:rFonts w:ascii="Georgia" w:hAnsi="Georgia"/>
                <w:b/>
                <w:smallCaps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Lang</w:t>
            </w:r>
            <w:r w:rsidR="000124AE">
              <w:rPr>
                <w:rFonts w:ascii="Georgia" w:hAnsi="Georgia"/>
                <w:b/>
                <w:smallCaps/>
                <w:sz w:val="28"/>
              </w:rPr>
              <w:t xml:space="preserve"> Advertising</w:t>
            </w:r>
          </w:p>
        </w:tc>
        <w:tc>
          <w:tcPr>
            <w:tcW w:w="3260" w:type="dxa"/>
            <w:vAlign w:val="bottom"/>
          </w:tcPr>
          <w:p w14:paraId="7A008C98" w14:textId="553CA52B" w:rsidR="001D5CA3" w:rsidRDefault="000124AE" w:rsidP="00B12645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 xml:space="preserve">Sissach, </w:t>
            </w:r>
            <w:proofErr w:type="spellStart"/>
            <w:r>
              <w:rPr>
                <w:rFonts w:ascii="Georgia" w:hAnsi="Georgia"/>
                <w:i/>
                <w:smallCaps/>
                <w:sz w:val="28"/>
              </w:rPr>
              <w:t>Bl</w:t>
            </w:r>
            <w:proofErr w:type="spellEnd"/>
          </w:p>
        </w:tc>
      </w:tr>
      <w:tr w:rsidR="00AD7133" w14:paraId="071F42F4" w14:textId="77777777" w:rsidTr="00B12645">
        <w:tc>
          <w:tcPr>
            <w:tcW w:w="2116" w:type="dxa"/>
          </w:tcPr>
          <w:p w14:paraId="4B41F6EF" w14:textId="77777777" w:rsidR="00AD7133" w:rsidRPr="002508C2" w:rsidRDefault="00AD7133" w:rsidP="00B12645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3CAAFFAC" w14:textId="7ED8BF72" w:rsidR="00AD7133" w:rsidRDefault="00AD7133" w:rsidP="00B12645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Selbst</w:t>
            </w:r>
            <w:r w:rsidR="000124AE">
              <w:rPr>
                <w:rFonts w:ascii="Georgia" w:hAnsi="Georgia"/>
              </w:rPr>
              <w:t>ständigkeit Marketing Agentur</w:t>
            </w:r>
          </w:p>
        </w:tc>
      </w:tr>
      <w:tr w:rsidR="000124AE" w14:paraId="3F292660" w14:textId="77777777" w:rsidTr="00B12645">
        <w:trPr>
          <w:trHeight w:val="306"/>
        </w:trPr>
        <w:tc>
          <w:tcPr>
            <w:tcW w:w="2116" w:type="dxa"/>
          </w:tcPr>
          <w:p w14:paraId="0FEFB36B" w14:textId="77777777" w:rsidR="000124AE" w:rsidRPr="002508C2" w:rsidRDefault="000124AE" w:rsidP="00B12645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79C2BF13" w14:textId="0F11BA84" w:rsidR="000124AE" w:rsidRPr="00FC5E28" w:rsidRDefault="000124AE" w:rsidP="00B12645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0124AE">
              <w:rPr>
                <w:rFonts w:ascii="Georgia" w:hAnsi="Georgia"/>
                <w:i/>
                <w:iCs/>
              </w:rPr>
              <w:t xml:space="preserve">Aufsetzung und Verwaltung von </w:t>
            </w:r>
            <w:proofErr w:type="spellStart"/>
            <w:r w:rsidRPr="000124AE">
              <w:rPr>
                <w:rFonts w:ascii="Georgia" w:hAnsi="Georgia"/>
                <w:i/>
                <w:iCs/>
              </w:rPr>
              <w:t>Meta</w:t>
            </w:r>
            <w:proofErr w:type="spellEnd"/>
            <w:r w:rsidRPr="000124AE">
              <w:rPr>
                <w:rFonts w:ascii="Georgia" w:hAnsi="Georgia"/>
                <w:i/>
                <w:iCs/>
              </w:rPr>
              <w:t xml:space="preserve"> Werbeanzeigen für Fahrschulen</w:t>
            </w:r>
          </w:p>
        </w:tc>
      </w:tr>
      <w:tr w:rsidR="000124AE" w:rsidRPr="00B5178D" w14:paraId="49DC834D" w14:textId="77777777" w:rsidTr="00B12645">
        <w:trPr>
          <w:trHeight w:val="397"/>
        </w:trPr>
        <w:tc>
          <w:tcPr>
            <w:tcW w:w="2116" w:type="dxa"/>
            <w:vAlign w:val="bottom"/>
          </w:tcPr>
          <w:p w14:paraId="7D1E56C4" w14:textId="7ABD3290" w:rsidR="000124AE" w:rsidRDefault="000124AE" w:rsidP="00B12645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07/2022 – 08/2022</w:t>
            </w:r>
          </w:p>
        </w:tc>
        <w:tc>
          <w:tcPr>
            <w:tcW w:w="4547" w:type="dxa"/>
            <w:vAlign w:val="bottom"/>
          </w:tcPr>
          <w:p w14:paraId="0FF38FC6" w14:textId="0556B951" w:rsidR="000124AE" w:rsidRDefault="000124AE" w:rsidP="00B12645">
            <w:pPr>
              <w:rPr>
                <w:rFonts w:ascii="Georgia" w:hAnsi="Georgia"/>
                <w:b/>
                <w:smallCaps/>
                <w:sz w:val="28"/>
              </w:rPr>
            </w:pPr>
            <w:proofErr w:type="spellStart"/>
            <w:r>
              <w:rPr>
                <w:rFonts w:ascii="Georgia" w:hAnsi="Georgia"/>
                <w:b/>
                <w:smallCaps/>
                <w:sz w:val="28"/>
              </w:rPr>
              <w:t>Emika</w:t>
            </w:r>
            <w:proofErr w:type="spellEnd"/>
            <w:r>
              <w:rPr>
                <w:rFonts w:ascii="Georgia" w:hAnsi="Georgia"/>
                <w:b/>
                <w:smallCaps/>
                <w:sz w:val="28"/>
              </w:rPr>
              <w:t xml:space="preserve"> GmbH</w:t>
            </w:r>
          </w:p>
        </w:tc>
        <w:tc>
          <w:tcPr>
            <w:tcW w:w="3260" w:type="dxa"/>
            <w:vAlign w:val="bottom"/>
          </w:tcPr>
          <w:p w14:paraId="0DDF4812" w14:textId="5B1FA031" w:rsidR="000124AE" w:rsidRDefault="000124AE" w:rsidP="00B12645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Schweiz</w:t>
            </w:r>
          </w:p>
        </w:tc>
      </w:tr>
      <w:tr w:rsidR="000124AE" w14:paraId="057BC040" w14:textId="77777777" w:rsidTr="00B12645">
        <w:tc>
          <w:tcPr>
            <w:tcW w:w="2116" w:type="dxa"/>
          </w:tcPr>
          <w:p w14:paraId="1B6C770D" w14:textId="77777777" w:rsidR="000124AE" w:rsidRPr="002508C2" w:rsidRDefault="000124AE" w:rsidP="00B12645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2B1FFEB9" w14:textId="7C6CEA2D" w:rsidR="000124AE" w:rsidRDefault="000124AE" w:rsidP="00B12645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Door </w:t>
            </w:r>
            <w:proofErr w:type="spellStart"/>
            <w:r>
              <w:rPr>
                <w:rFonts w:ascii="Georgia" w:hAnsi="Georgia"/>
              </w:rPr>
              <w:t>to</w:t>
            </w:r>
            <w:proofErr w:type="spellEnd"/>
            <w:r>
              <w:rPr>
                <w:rFonts w:ascii="Georgia" w:hAnsi="Georgia"/>
              </w:rPr>
              <w:t xml:space="preserve"> Door Fundraising</w:t>
            </w:r>
          </w:p>
        </w:tc>
      </w:tr>
      <w:tr w:rsidR="000124AE" w14:paraId="1D6215D7" w14:textId="77777777" w:rsidTr="00B12645">
        <w:trPr>
          <w:trHeight w:val="397"/>
        </w:trPr>
        <w:tc>
          <w:tcPr>
            <w:tcW w:w="2116" w:type="dxa"/>
          </w:tcPr>
          <w:p w14:paraId="3A4E6D0C" w14:textId="77777777" w:rsidR="000124AE" w:rsidRPr="002508C2" w:rsidRDefault="000124AE" w:rsidP="00B12645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6DBA4125" w14:textId="28A7882A" w:rsidR="000124AE" w:rsidRDefault="000124AE" w:rsidP="00B12645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AD7133">
              <w:rPr>
                <w:rFonts w:ascii="Georgia" w:hAnsi="Georgia"/>
              </w:rPr>
              <w:t xml:space="preserve">Fundraising für Schweizer Hilfsorganisationen für </w:t>
            </w:r>
            <w:proofErr w:type="gramStart"/>
            <w:r w:rsidRPr="00AD7133">
              <w:rPr>
                <w:rFonts w:ascii="Georgia" w:hAnsi="Georgia"/>
              </w:rPr>
              <w:t>total sechs</w:t>
            </w:r>
            <w:proofErr w:type="gramEnd"/>
            <w:r w:rsidRPr="00AD7133">
              <w:rPr>
                <w:rFonts w:ascii="Georgia" w:hAnsi="Georgia"/>
              </w:rPr>
              <w:t xml:space="preserve"> Wochen</w:t>
            </w:r>
          </w:p>
        </w:tc>
      </w:tr>
      <w:tr w:rsidR="000124AE" w14:paraId="5905F916" w14:textId="77777777" w:rsidTr="00B12645">
        <w:trPr>
          <w:trHeight w:val="510"/>
        </w:trPr>
        <w:tc>
          <w:tcPr>
            <w:tcW w:w="9923" w:type="dxa"/>
            <w:gridSpan w:val="3"/>
            <w:tcBorders>
              <w:bottom w:val="single" w:sz="4" w:space="0" w:color="auto"/>
            </w:tcBorders>
            <w:vAlign w:val="bottom"/>
          </w:tcPr>
          <w:p w14:paraId="7800FD65" w14:textId="71C551FB" w:rsidR="000124AE" w:rsidRPr="002508C2" w:rsidRDefault="000124AE" w:rsidP="00B12645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proofErr w:type="spellStart"/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Au</w:t>
            </w:r>
            <w:r>
              <w:rPr>
                <w:rFonts w:ascii="Georgia" w:hAnsi="Georgia"/>
                <w:b/>
                <w:smallCaps/>
                <w:sz w:val="32"/>
                <w:szCs w:val="32"/>
              </w:rPr>
              <w:t>ss</w:t>
            </w: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erschulisches</w:t>
            </w:r>
            <w:proofErr w:type="spellEnd"/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 xml:space="preserve"> Engagement</w:t>
            </w:r>
          </w:p>
        </w:tc>
      </w:tr>
      <w:tr w:rsidR="000124AE" w14:paraId="2479FE1D" w14:textId="77777777" w:rsidTr="00B1264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5531A253" w14:textId="49A5A29D" w:rsidR="000124AE" w:rsidRPr="002508C2" w:rsidRDefault="000124AE" w:rsidP="00B12645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11/2024 – heute </w:t>
            </w:r>
          </w:p>
        </w:tc>
        <w:tc>
          <w:tcPr>
            <w:tcW w:w="4547" w:type="dxa"/>
            <w:tcBorders>
              <w:top w:val="single" w:sz="4" w:space="0" w:color="auto"/>
            </w:tcBorders>
            <w:vAlign w:val="bottom"/>
          </w:tcPr>
          <w:p w14:paraId="6C2D221E" w14:textId="5E827D67" w:rsidR="000124AE" w:rsidRPr="00372F7B" w:rsidRDefault="000124AE" w:rsidP="00B12645">
            <w:pPr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Eigener Rechtsstreit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bottom"/>
          </w:tcPr>
          <w:p w14:paraId="1A82BC2E" w14:textId="2570A299" w:rsidR="000124AE" w:rsidRPr="00B5178D" w:rsidRDefault="000124AE" w:rsidP="00B12645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Meggen, LU</w:t>
            </w:r>
          </w:p>
        </w:tc>
      </w:tr>
      <w:tr w:rsidR="000124AE" w14:paraId="060CDF6F" w14:textId="77777777" w:rsidTr="00B12645">
        <w:tc>
          <w:tcPr>
            <w:tcW w:w="2116" w:type="dxa"/>
          </w:tcPr>
          <w:p w14:paraId="77166A5C" w14:textId="77777777" w:rsidR="000124AE" w:rsidRPr="002508C2" w:rsidRDefault="000124AE" w:rsidP="00B12645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0F8896C6" w14:textId="7A78FD18" w:rsidR="000124AE" w:rsidRPr="002508C2" w:rsidRDefault="000124AE" w:rsidP="00B12645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Kläger und Gläubiger</w:t>
            </w:r>
          </w:p>
        </w:tc>
      </w:tr>
      <w:tr w:rsidR="000124AE" w14:paraId="372B441B" w14:textId="77777777" w:rsidTr="00B12645">
        <w:tc>
          <w:tcPr>
            <w:tcW w:w="2116" w:type="dxa"/>
          </w:tcPr>
          <w:p w14:paraId="36E44CF6" w14:textId="77777777" w:rsidR="000124AE" w:rsidRPr="002508C2" w:rsidRDefault="000124AE" w:rsidP="00B12645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6F695693" w14:textId="1F93D3A5" w:rsidR="000124AE" w:rsidRPr="00723643" w:rsidRDefault="00A40403" w:rsidP="00B12645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commentRangeStart w:id="2"/>
            <w:r w:rsidRPr="00FC5E28">
              <w:rPr>
                <w:rFonts w:ascii="Georgia" w:hAnsi="Georgia" w:cs="Georgia"/>
                <w:i/>
                <w:iCs/>
                <w:color w:val="000000"/>
              </w:rPr>
              <w:t>Betreibung einer</w:t>
            </w:r>
            <w:r w:rsidR="000718A1" w:rsidRPr="00FC5E28">
              <w:rPr>
                <w:rFonts w:ascii="Georgia" w:hAnsi="Georgia" w:cs="Georgia"/>
                <w:i/>
                <w:iCs/>
                <w:color w:val="000000"/>
              </w:rPr>
              <w:t xml:space="preserve"> juristischen </w:t>
            </w:r>
            <w:r w:rsidR="000124AE" w:rsidRPr="00FC5E28">
              <w:rPr>
                <w:rFonts w:ascii="Georgia" w:hAnsi="Georgia" w:cs="Georgia"/>
                <w:i/>
                <w:iCs/>
                <w:color w:val="000000"/>
              </w:rPr>
              <w:t>Person auf Streitsumme v</w:t>
            </w:r>
            <w:r>
              <w:rPr>
                <w:rFonts w:ascii="Georgia" w:hAnsi="Georgia" w:cs="Georgia"/>
                <w:i/>
                <w:iCs/>
                <w:color w:val="000000"/>
              </w:rPr>
              <w:t>on</w:t>
            </w:r>
            <w:r w:rsidR="000124AE" w:rsidRPr="00FC5E28">
              <w:rPr>
                <w:rFonts w:ascii="Georgia" w:hAnsi="Georgia" w:cs="Georgia"/>
                <w:i/>
                <w:iCs/>
                <w:color w:val="000000"/>
              </w:rPr>
              <w:t xml:space="preserve"> CHF 84‘000.-</w:t>
            </w:r>
            <w:commentRangeEnd w:id="2"/>
            <w:r w:rsidR="006421BD">
              <w:rPr>
                <w:rStyle w:val="Kommentarzeichen"/>
              </w:rPr>
              <w:commentReference w:id="2"/>
            </w:r>
          </w:p>
        </w:tc>
      </w:tr>
      <w:tr w:rsidR="000124AE" w14:paraId="793F0D84" w14:textId="77777777" w:rsidTr="00B12645">
        <w:trPr>
          <w:trHeight w:val="397"/>
        </w:trPr>
        <w:tc>
          <w:tcPr>
            <w:tcW w:w="2116" w:type="dxa"/>
            <w:vAlign w:val="bottom"/>
          </w:tcPr>
          <w:p w14:paraId="1B86188B" w14:textId="7CC15AEA" w:rsidR="000124AE" w:rsidRPr="002508C2" w:rsidRDefault="000124AE" w:rsidP="00B12645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01/2024 – 07/2024 </w:t>
            </w:r>
          </w:p>
        </w:tc>
        <w:tc>
          <w:tcPr>
            <w:tcW w:w="4547" w:type="dxa"/>
            <w:vAlign w:val="bottom"/>
          </w:tcPr>
          <w:p w14:paraId="63857C44" w14:textId="03F050B2" w:rsidR="000124AE" w:rsidRPr="00C018E4" w:rsidRDefault="000124AE" w:rsidP="00B12645">
            <w:p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Schweizer Zivildienst</w:t>
            </w:r>
          </w:p>
        </w:tc>
        <w:tc>
          <w:tcPr>
            <w:tcW w:w="3260" w:type="dxa"/>
            <w:vAlign w:val="bottom"/>
          </w:tcPr>
          <w:p w14:paraId="02686032" w14:textId="46C01189" w:rsidR="000124AE" w:rsidRPr="00C018E4" w:rsidRDefault="000124AE" w:rsidP="00B12645">
            <w:pPr>
              <w:jc w:val="right"/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Gelterkinden, BL</w:t>
            </w:r>
          </w:p>
        </w:tc>
      </w:tr>
      <w:tr w:rsidR="000124AE" w14:paraId="792A0086" w14:textId="77777777" w:rsidTr="00B12645">
        <w:trPr>
          <w:trHeight w:val="306"/>
        </w:trPr>
        <w:tc>
          <w:tcPr>
            <w:tcW w:w="2116" w:type="dxa"/>
          </w:tcPr>
          <w:p w14:paraId="0269F0F4" w14:textId="77777777" w:rsidR="000124AE" w:rsidRPr="002508C2" w:rsidRDefault="000124AE" w:rsidP="00B12645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354D7FBB" w14:textId="3D1B0BBB" w:rsidR="000124AE" w:rsidRPr="00C018E4" w:rsidRDefault="000124AE" w:rsidP="00B12645">
            <w:p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Klassenassistenz Primarschule</w:t>
            </w:r>
          </w:p>
        </w:tc>
      </w:tr>
      <w:tr w:rsidR="000124AE" w14:paraId="6B7ECF94" w14:textId="77777777" w:rsidTr="00B12645">
        <w:trPr>
          <w:trHeight w:val="397"/>
        </w:trPr>
        <w:tc>
          <w:tcPr>
            <w:tcW w:w="2116" w:type="dxa"/>
            <w:vAlign w:val="bottom"/>
          </w:tcPr>
          <w:p w14:paraId="6E34393B" w14:textId="6B12CC8F" w:rsidR="000124AE" w:rsidRDefault="000124AE" w:rsidP="00B12645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07/2023 – 11/2023</w:t>
            </w:r>
          </w:p>
        </w:tc>
        <w:tc>
          <w:tcPr>
            <w:tcW w:w="4547" w:type="dxa"/>
            <w:vAlign w:val="bottom"/>
          </w:tcPr>
          <w:p w14:paraId="648490C1" w14:textId="4889F879" w:rsidR="000124AE" w:rsidRDefault="000124AE" w:rsidP="00B12645">
            <w:pPr>
              <w:rPr>
                <w:rFonts w:ascii="Georgia" w:hAnsi="Georgia"/>
                <w:b/>
                <w:smallCaps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Schweizer Militär</w:t>
            </w:r>
          </w:p>
        </w:tc>
        <w:tc>
          <w:tcPr>
            <w:tcW w:w="3260" w:type="dxa"/>
            <w:vAlign w:val="bottom"/>
          </w:tcPr>
          <w:p w14:paraId="4CB233EC" w14:textId="18E37C75" w:rsidR="000124AE" w:rsidRDefault="000124AE" w:rsidP="00B12645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Thun, BE</w:t>
            </w:r>
          </w:p>
        </w:tc>
      </w:tr>
      <w:tr w:rsidR="000124AE" w14:paraId="0E98FB4A" w14:textId="77777777" w:rsidTr="00B12645">
        <w:trPr>
          <w:trHeight w:val="397"/>
        </w:trPr>
        <w:tc>
          <w:tcPr>
            <w:tcW w:w="2116" w:type="dxa"/>
          </w:tcPr>
          <w:p w14:paraId="05117251" w14:textId="77777777" w:rsidR="000124AE" w:rsidRPr="002508C2" w:rsidRDefault="000124AE" w:rsidP="00B12645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095B4CAB" w14:textId="13CCB3A6" w:rsidR="000124AE" w:rsidRDefault="000124AE" w:rsidP="00B12645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Rekrutenschule Panzergrenadier</w:t>
            </w:r>
          </w:p>
        </w:tc>
      </w:tr>
      <w:tr w:rsidR="000124AE" w14:paraId="482569A2" w14:textId="77777777" w:rsidTr="00B12645">
        <w:trPr>
          <w:trHeight w:val="510"/>
        </w:trPr>
        <w:tc>
          <w:tcPr>
            <w:tcW w:w="9923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77777777" w:rsidR="000124AE" w:rsidRPr="002508C2" w:rsidRDefault="000124AE" w:rsidP="00B12645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0124AE" w14:paraId="2B257790" w14:textId="77777777" w:rsidTr="00B12645">
        <w:trPr>
          <w:trHeight w:val="595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15B2C431" w14:textId="17A6B0FE" w:rsidR="000124AE" w:rsidRPr="002508C2" w:rsidRDefault="000124AE" w:rsidP="00B12645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Sprachkenntnisse:</w:t>
            </w:r>
            <w:ins w:id="3" w:author="David Döbele" w:date="2025-07-03T22:39:00Z" w16du:dateUtc="2025-07-03T20:39:00Z">
              <w:r w:rsidR="006421BD">
                <w:rPr>
                  <w:rFonts w:ascii="Georgia" w:hAnsi="Georgia"/>
                </w:rPr>
                <w:br/>
              </w:r>
            </w:ins>
          </w:p>
        </w:tc>
        <w:tc>
          <w:tcPr>
            <w:tcW w:w="7807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3C48A839" w:rsidR="000124AE" w:rsidRPr="002508C2" w:rsidRDefault="000124AE" w:rsidP="00B12645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D</w:t>
            </w:r>
            <w:commentRangeStart w:id="4"/>
            <w:commentRangeStart w:id="5"/>
            <w:r>
              <w:rPr>
                <w:rFonts w:ascii="Georgia" w:hAnsi="Georgia" w:cs="Georgia"/>
                <w:color w:val="000000"/>
              </w:rPr>
              <w:t>eutsch (Muttersprache), Englisch (Verhandlungssicher), Französisch (</w:t>
            </w:r>
            <w:proofErr w:type="spellStart"/>
            <w:r>
              <w:rPr>
                <w:rFonts w:ascii="Georgia" w:hAnsi="Georgia" w:cs="Georgia"/>
                <w:color w:val="000000"/>
              </w:rPr>
              <w:t>flie</w:t>
            </w:r>
            <w:r w:rsidR="001F20C0">
              <w:rPr>
                <w:rFonts w:ascii="Georgia" w:hAnsi="Georgia" w:cs="Georgia"/>
                <w:color w:val="000000"/>
              </w:rPr>
              <w:t>ss</w:t>
            </w:r>
            <w:r>
              <w:rPr>
                <w:rFonts w:ascii="Georgia" w:hAnsi="Georgia" w:cs="Georgia"/>
                <w:color w:val="000000"/>
              </w:rPr>
              <w:t>end</w:t>
            </w:r>
            <w:proofErr w:type="spellEnd"/>
            <w:r>
              <w:rPr>
                <w:rFonts w:ascii="Georgia" w:hAnsi="Georgia" w:cs="Georgia"/>
                <w:color w:val="000000"/>
              </w:rPr>
              <w:t>)</w:t>
            </w:r>
            <w:commentRangeEnd w:id="4"/>
            <w:r w:rsidR="000718A1">
              <w:rPr>
                <w:rStyle w:val="Kommentarzeichen"/>
              </w:rPr>
              <w:commentReference w:id="4"/>
            </w:r>
            <w:commentRangeEnd w:id="5"/>
            <w:r w:rsidR="006421BD">
              <w:rPr>
                <w:rStyle w:val="Kommentarzeichen"/>
              </w:rPr>
              <w:commentReference w:id="5"/>
            </w:r>
          </w:p>
        </w:tc>
      </w:tr>
      <w:tr w:rsidR="000124AE" w:rsidRPr="00897D55" w14:paraId="45706C3F" w14:textId="77777777" w:rsidTr="00B12645">
        <w:trPr>
          <w:trHeight w:val="397"/>
        </w:trPr>
        <w:tc>
          <w:tcPr>
            <w:tcW w:w="2116" w:type="dxa"/>
            <w:vAlign w:val="bottom"/>
          </w:tcPr>
          <w:p w14:paraId="57688BDA" w14:textId="77777777" w:rsidR="000124AE" w:rsidRPr="002508C2" w:rsidRDefault="000124AE" w:rsidP="00B12645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IT-Kenntnisse:</w:t>
            </w:r>
          </w:p>
        </w:tc>
        <w:tc>
          <w:tcPr>
            <w:tcW w:w="7807" w:type="dxa"/>
            <w:gridSpan w:val="2"/>
            <w:vAlign w:val="bottom"/>
          </w:tcPr>
          <w:p w14:paraId="60CA2168" w14:textId="24887773" w:rsidR="000124AE" w:rsidRPr="00E64FF5" w:rsidRDefault="000124AE" w:rsidP="00B12645">
            <w:pPr>
              <w:rPr>
                <w:rFonts w:ascii="Georgia" w:hAnsi="Georgia"/>
                <w:lang w:val="en-US"/>
              </w:rPr>
            </w:pPr>
            <w:r w:rsidRPr="00E64FF5">
              <w:rPr>
                <w:rFonts w:ascii="Georgia" w:hAnsi="Georgia" w:cs="Georgia"/>
                <w:color w:val="000000"/>
                <w:lang w:val="en-US"/>
              </w:rPr>
              <w:t>Microsoft Office (Word, Excel, PowerPoint, Outlook)</w:t>
            </w:r>
          </w:p>
        </w:tc>
      </w:tr>
      <w:tr w:rsidR="001F20C0" w14:paraId="70CB01B0" w14:textId="77777777" w:rsidTr="00B12645">
        <w:trPr>
          <w:trHeight w:val="397"/>
        </w:trPr>
        <w:tc>
          <w:tcPr>
            <w:tcW w:w="2116" w:type="dxa"/>
            <w:vAlign w:val="bottom"/>
          </w:tcPr>
          <w:p w14:paraId="04F58216" w14:textId="601D67F5" w:rsidR="001F20C0" w:rsidRPr="002508C2" w:rsidRDefault="001F20C0" w:rsidP="00B12645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Interessen:</w:t>
            </w:r>
          </w:p>
        </w:tc>
        <w:tc>
          <w:tcPr>
            <w:tcW w:w="7807" w:type="dxa"/>
            <w:gridSpan w:val="2"/>
            <w:vAlign w:val="bottom"/>
          </w:tcPr>
          <w:p w14:paraId="598C2742" w14:textId="13681911" w:rsidR="001F20C0" w:rsidRPr="002508C2" w:rsidRDefault="001F20C0" w:rsidP="00B12645">
            <w:pPr>
              <w:rPr>
                <w:rFonts w:ascii="Georgia" w:hAnsi="Georgia"/>
              </w:rPr>
            </w:pPr>
            <w:del w:id="6" w:author="David Döbele" w:date="2025-07-03T22:39:00Z" w16du:dateUtc="2025-07-03T20:39:00Z">
              <w:r w:rsidRPr="000718A1" w:rsidDel="006421BD">
                <w:rPr>
                  <w:rFonts w:ascii="Georgia" w:hAnsi="Georgia"/>
                </w:rPr>
                <w:delText xml:space="preserve">Interessen: </w:delText>
              </w:r>
            </w:del>
            <w:r w:rsidRPr="000718A1">
              <w:rPr>
                <w:rFonts w:ascii="Georgia" w:hAnsi="Georgia"/>
              </w:rPr>
              <w:t>Thaiboxen (Teilnahme an Amateurkämpfen, Leitung von Trainings)</w:t>
            </w:r>
          </w:p>
        </w:tc>
      </w:tr>
      <w:tr w:rsidR="001F20C0" w14:paraId="7F47F9D1" w14:textId="77777777" w:rsidTr="00B12645">
        <w:trPr>
          <w:trHeight w:val="964"/>
        </w:trPr>
        <w:tc>
          <w:tcPr>
            <w:tcW w:w="9923" w:type="dxa"/>
            <w:gridSpan w:val="3"/>
            <w:vAlign w:val="bottom"/>
          </w:tcPr>
          <w:p w14:paraId="370CC0AA" w14:textId="0FE52A36" w:rsidR="00B12645" w:rsidRPr="002508C2" w:rsidRDefault="000718A1" w:rsidP="00B12645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Sissach</w:t>
            </w:r>
            <w:r w:rsidR="001F20C0" w:rsidRPr="002508C2">
              <w:rPr>
                <w:rFonts w:ascii="Georgia" w:hAnsi="Georgia"/>
              </w:rPr>
              <w:t xml:space="preserve">, </w:t>
            </w:r>
            <w:r>
              <w:rPr>
                <w:rFonts w:ascii="Georgia" w:hAnsi="Georgia"/>
              </w:rPr>
              <w:t>01.08.</w:t>
            </w:r>
            <w:r w:rsidR="001F20C0" w:rsidRPr="002508C2">
              <w:rPr>
                <w:rFonts w:ascii="Georgia" w:hAnsi="Georgia"/>
              </w:rPr>
              <w:t>2</w:t>
            </w:r>
            <w:r>
              <w:rPr>
                <w:rFonts w:ascii="Georgia" w:hAnsi="Georgia"/>
              </w:rPr>
              <w:t>025</w:t>
            </w:r>
          </w:p>
        </w:tc>
      </w:tr>
    </w:tbl>
    <w:p w14:paraId="0747D2BF" w14:textId="7D3D82BE" w:rsidR="00723643" w:rsidRDefault="00A62A2F">
      <w:r w:rsidRPr="00AB2A5A">
        <w:rPr>
          <w:rFonts w:ascii="Georgia" w:hAnsi="Georgia"/>
          <w:noProof/>
          <w:sz w:val="24"/>
          <w:lang w:eastAsia="de-DE"/>
        </w:rPr>
        <w:drawing>
          <wp:anchor distT="0" distB="0" distL="114300" distR="114300" simplePos="0" relativeHeight="251660288" behindDoc="0" locked="0" layoutInCell="1" allowOverlap="1" wp14:anchorId="696C9AC3" wp14:editId="36FE9C81">
            <wp:simplePos x="0" y="0"/>
            <wp:positionH relativeFrom="column">
              <wp:posOffset>4069715</wp:posOffset>
            </wp:positionH>
            <wp:positionV relativeFrom="paragraph">
              <wp:posOffset>-8994140</wp:posOffset>
            </wp:positionV>
            <wp:extent cx="1691005" cy="1796415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uer Kopf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005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23643" w:rsidSect="00BD640A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abian Lang" w:date="2025-07-03T17:01:00Z" w:initials="FL">
    <w:p w14:paraId="705C416D" w14:textId="77777777" w:rsidR="00B12645" w:rsidRDefault="00B12645" w:rsidP="00B12645">
      <w:pPr>
        <w:pStyle w:val="Kommentartext"/>
      </w:pPr>
      <w:r>
        <w:rPr>
          <w:rStyle w:val="Kommentarzeichen"/>
        </w:rPr>
        <w:annotationRef/>
      </w:r>
      <w:r>
        <w:rPr>
          <w:lang w:val="de-CH"/>
        </w:rPr>
        <w:t>Geburtsdatum einfügen?</w:t>
      </w:r>
    </w:p>
    <w:p w14:paraId="1F68CA13" w14:textId="77777777" w:rsidR="00B12645" w:rsidRDefault="00B12645" w:rsidP="00B12645">
      <w:pPr>
        <w:pStyle w:val="Kommentartext"/>
      </w:pPr>
    </w:p>
  </w:comment>
  <w:comment w:id="1" w:author="David Döbele" w:date="2025-07-03T22:40:00Z" w:initials="DD">
    <w:p w14:paraId="62D94841" w14:textId="77777777" w:rsidR="006421BD" w:rsidRDefault="006421BD" w:rsidP="006421BD">
      <w:r>
        <w:rPr>
          <w:rStyle w:val="Kommentarzeichen"/>
        </w:rPr>
        <w:annotationRef/>
      </w:r>
      <w:r>
        <w:rPr>
          <w:sz w:val="20"/>
          <w:szCs w:val="20"/>
        </w:rPr>
        <w:t>Datum falsch, oder?</w:t>
      </w:r>
    </w:p>
  </w:comment>
  <w:comment w:id="2" w:author="David Döbele" w:date="2025-07-03T22:39:00Z" w:initials="DD">
    <w:p w14:paraId="65BEC881" w14:textId="4CDD9534" w:rsidR="006421BD" w:rsidRDefault="006421BD" w:rsidP="006421BD">
      <w:r>
        <w:rPr>
          <w:rStyle w:val="Kommentarzeichen"/>
        </w:rPr>
        <w:annotationRef/>
      </w:r>
      <w:r>
        <w:rPr>
          <w:sz w:val="20"/>
          <w:szCs w:val="20"/>
        </w:rPr>
        <w:t>das finde ich irgendwie komisch.  Würde ich eher im Anschreiben drauf eingehen, als im Lebenslauf</w:t>
      </w:r>
    </w:p>
  </w:comment>
  <w:comment w:id="4" w:author="Fabian Lang" w:date="2025-07-03T16:42:00Z" w:initials="FL">
    <w:p w14:paraId="143ED0F3" w14:textId="2A8786AF" w:rsidR="000718A1" w:rsidRDefault="000718A1" w:rsidP="000718A1">
      <w:pPr>
        <w:pStyle w:val="Kommentartext"/>
      </w:pPr>
      <w:r>
        <w:rPr>
          <w:rStyle w:val="Kommentarzeichen"/>
        </w:rPr>
        <w:annotationRef/>
      </w:r>
      <w:r>
        <w:rPr>
          <w:lang w:val="de-CH"/>
        </w:rPr>
        <w:t>Möglich im Format C1, B2 anzugeben?</w:t>
      </w:r>
    </w:p>
  </w:comment>
  <w:comment w:id="5" w:author="David Döbele" w:date="2025-07-03T22:39:00Z" w:initials="DD">
    <w:p w14:paraId="0DB1C4C6" w14:textId="77777777" w:rsidR="006421BD" w:rsidRDefault="006421BD" w:rsidP="006421BD">
      <w:r>
        <w:rPr>
          <w:rStyle w:val="Kommentarzeichen"/>
        </w:rPr>
        <w:annotationRef/>
      </w:r>
      <w:r>
        <w:rPr>
          <w:sz w:val="20"/>
          <w:szCs w:val="20"/>
        </w:rPr>
        <w:t>Ja, hauptsache du gibst alles einheitlich an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68CA13" w15:done="0"/>
  <w15:commentEx w15:paraId="62D94841" w15:done="0"/>
  <w15:commentEx w15:paraId="65BEC881" w15:done="0"/>
  <w15:commentEx w15:paraId="143ED0F3" w15:done="0"/>
  <w15:commentEx w15:paraId="0DB1C4C6" w15:paraIdParent="143ED0F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F7E19DD" w16cex:dateUtc="2025-07-03T15:01:00Z"/>
  <w16cex:commentExtensible w16cex:durableId="121EBB77" w16cex:dateUtc="2025-07-03T20:40:00Z"/>
  <w16cex:commentExtensible w16cex:durableId="1FA74242" w16cex:dateUtc="2025-07-03T20:39:00Z"/>
  <w16cex:commentExtensible w16cex:durableId="03B80516" w16cex:dateUtc="2025-07-03T14:42:00Z"/>
  <w16cex:commentExtensible w16cex:durableId="2C851A34" w16cex:dateUtc="2025-07-03T20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68CA13" w16cid:durableId="5F7E19DD"/>
  <w16cid:commentId w16cid:paraId="62D94841" w16cid:durableId="121EBB77"/>
  <w16cid:commentId w16cid:paraId="65BEC881" w16cid:durableId="1FA74242"/>
  <w16cid:commentId w16cid:paraId="143ED0F3" w16cid:durableId="03B80516"/>
  <w16cid:commentId w16cid:paraId="0DB1C4C6" w16cid:durableId="2C851A3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748162">
    <w:abstractNumId w:val="3"/>
  </w:num>
  <w:num w:numId="2" w16cid:durableId="1772431636">
    <w:abstractNumId w:val="4"/>
  </w:num>
  <w:num w:numId="3" w16cid:durableId="281765791">
    <w:abstractNumId w:val="5"/>
  </w:num>
  <w:num w:numId="4" w16cid:durableId="1195115142">
    <w:abstractNumId w:val="0"/>
  </w:num>
  <w:num w:numId="5" w16cid:durableId="1503349226">
    <w:abstractNumId w:val="1"/>
  </w:num>
  <w:num w:numId="6" w16cid:durableId="167838106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abian Lang">
    <w15:presenceInfo w15:providerId="Windows Live" w15:userId="1862d66e2477dedd"/>
  </w15:person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24AE"/>
    <w:rsid w:val="00064643"/>
    <w:rsid w:val="000718A1"/>
    <w:rsid w:val="000A1FDA"/>
    <w:rsid w:val="000E45BB"/>
    <w:rsid w:val="00162A5A"/>
    <w:rsid w:val="001D4DCD"/>
    <w:rsid w:val="001D5CA3"/>
    <w:rsid w:val="001F20C0"/>
    <w:rsid w:val="0023054D"/>
    <w:rsid w:val="00240968"/>
    <w:rsid w:val="002508C2"/>
    <w:rsid w:val="00282DB0"/>
    <w:rsid w:val="002D4516"/>
    <w:rsid w:val="00314B7A"/>
    <w:rsid w:val="00372F7B"/>
    <w:rsid w:val="00443668"/>
    <w:rsid w:val="0049492C"/>
    <w:rsid w:val="004A54BA"/>
    <w:rsid w:val="00507EA7"/>
    <w:rsid w:val="005C40F5"/>
    <w:rsid w:val="00624EC6"/>
    <w:rsid w:val="00632D5A"/>
    <w:rsid w:val="006421BD"/>
    <w:rsid w:val="00693E09"/>
    <w:rsid w:val="006B7F78"/>
    <w:rsid w:val="006F6CC8"/>
    <w:rsid w:val="00723643"/>
    <w:rsid w:val="00733DA1"/>
    <w:rsid w:val="00763DCE"/>
    <w:rsid w:val="00785254"/>
    <w:rsid w:val="007966F0"/>
    <w:rsid w:val="00797DF6"/>
    <w:rsid w:val="007C6A3C"/>
    <w:rsid w:val="00814F18"/>
    <w:rsid w:val="00897D55"/>
    <w:rsid w:val="008B0FC0"/>
    <w:rsid w:val="00954F55"/>
    <w:rsid w:val="00985B9F"/>
    <w:rsid w:val="009E2128"/>
    <w:rsid w:val="00A40403"/>
    <w:rsid w:val="00A62A2F"/>
    <w:rsid w:val="00AB2A5A"/>
    <w:rsid w:val="00AD7133"/>
    <w:rsid w:val="00B12645"/>
    <w:rsid w:val="00B359DB"/>
    <w:rsid w:val="00B5178D"/>
    <w:rsid w:val="00B60FCF"/>
    <w:rsid w:val="00B849AF"/>
    <w:rsid w:val="00B90595"/>
    <w:rsid w:val="00BD640A"/>
    <w:rsid w:val="00C018E4"/>
    <w:rsid w:val="00C066FA"/>
    <w:rsid w:val="00CF31EE"/>
    <w:rsid w:val="00D10083"/>
    <w:rsid w:val="00E431ED"/>
    <w:rsid w:val="00E64FF5"/>
    <w:rsid w:val="00EB5816"/>
    <w:rsid w:val="00F11BEF"/>
    <w:rsid w:val="00F258E7"/>
    <w:rsid w:val="00F80053"/>
    <w:rsid w:val="00FA02C7"/>
    <w:rsid w:val="00FC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Bullets">
    <w:name w:val="Bullets"/>
    <w:basedOn w:val="Listenabsatz"/>
    <w:qFormat/>
    <w:rsid w:val="00FC5E28"/>
    <w:pPr>
      <w:spacing w:after="0" w:line="240" w:lineRule="auto"/>
      <w:ind w:hanging="360"/>
    </w:pPr>
    <w:rPr>
      <w:rFonts w:ascii="Georgia" w:hAnsi="Georgia" w:cs="Georgia"/>
      <w:i/>
      <w:iCs/>
      <w:color w:val="00000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0718A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0718A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0718A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718A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718A1"/>
    <w:rPr>
      <w:b/>
      <w:bCs/>
      <w:sz w:val="20"/>
      <w:szCs w:val="20"/>
    </w:rPr>
  </w:style>
  <w:style w:type="character" w:styleId="NichtaufgelsteErwhnung">
    <w:name w:val="Unresolved Mention"/>
    <w:basedOn w:val="Absatz-Standardschriftart"/>
    <w:uiPriority w:val="99"/>
    <w:rsid w:val="00B12645"/>
    <w:rPr>
      <w:color w:val="605E5C"/>
      <w:shd w:val="clear" w:color="auto" w:fill="E1DFDD"/>
    </w:rPr>
  </w:style>
  <w:style w:type="paragraph" w:styleId="berarbeitung">
    <w:name w:val="Revision"/>
    <w:hidden/>
    <w:uiPriority w:val="99"/>
    <w:semiHidden/>
    <w:rsid w:val="006421B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5</cp:revision>
  <dcterms:created xsi:type="dcterms:W3CDTF">2025-07-03T14:57:00Z</dcterms:created>
  <dcterms:modified xsi:type="dcterms:W3CDTF">2025-07-03T20:40:00Z</dcterms:modified>
</cp:coreProperties>
</file>