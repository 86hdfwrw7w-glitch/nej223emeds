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141"/>
        <w:gridCol w:w="284"/>
        <w:gridCol w:w="142"/>
        <w:gridCol w:w="141"/>
        <w:gridCol w:w="426"/>
        <w:gridCol w:w="141"/>
        <w:gridCol w:w="1696"/>
      </w:tblGrid>
      <w:tr w:rsidR="002508C2" w:rsidRPr="00BA215A" w14:paraId="5DF08F91" w14:textId="77777777" w:rsidTr="005F115F">
        <w:trPr>
          <w:trHeight w:val="227"/>
        </w:trPr>
        <w:tc>
          <w:tcPr>
            <w:tcW w:w="9067" w:type="dxa"/>
            <w:gridSpan w:val="12"/>
            <w:vAlign w:val="bottom"/>
          </w:tcPr>
          <w:p w14:paraId="11DD220E" w14:textId="6458C579" w:rsidR="002508C2" w:rsidRDefault="003A365C" w:rsidP="00FA016F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Konstantin Potthast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AA21EB">
              <w:rPr>
                <w:rFonts w:ascii="Georgia" w:hAnsi="Georgia"/>
                <w:sz w:val="20"/>
              </w:rPr>
              <w:t>Eichwaldstraße 68</w:t>
            </w:r>
            <w:r>
              <w:rPr>
                <w:rFonts w:ascii="Georgia" w:hAnsi="Georgia"/>
                <w:sz w:val="20"/>
              </w:rPr>
              <w:t xml:space="preserve">, </w:t>
            </w:r>
            <w:r w:rsidR="00AA21EB">
              <w:rPr>
                <w:rFonts w:ascii="Georgia" w:hAnsi="Georgia"/>
                <w:sz w:val="20"/>
              </w:rPr>
              <w:t>60385 Frankfurt am Main</w:t>
            </w:r>
            <w:r w:rsidR="001004BF">
              <w:rPr>
                <w:rFonts w:ascii="Georgia" w:hAnsi="Georgia"/>
                <w:sz w:val="20"/>
              </w:rPr>
              <w:t>, Germany</w:t>
            </w:r>
          </w:p>
          <w:p w14:paraId="722A5AF6" w14:textId="3FEBF3BF" w:rsidR="008050E4" w:rsidRPr="00BA215A" w:rsidRDefault="002B2091" w:rsidP="00FA016F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3A365C">
              <w:rPr>
                <w:rFonts w:ascii="Georgia" w:hAnsi="Georgia" w:cs="Georgia"/>
                <w:color w:val="000000"/>
                <w:sz w:val="20"/>
                <w:lang w:val="de-AT"/>
              </w:rPr>
              <w:t>151 46412658</w:t>
            </w:r>
            <w:r w:rsidR="00533A8E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3A365C">
              <w:rPr>
                <w:rFonts w:ascii="Georgia" w:hAnsi="Georgia" w:cs="Georgia"/>
                <w:color w:val="000000"/>
                <w:sz w:val="20"/>
                <w:lang w:val="de-AT"/>
              </w:rPr>
              <w:t>konstantinpotthast@web.de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6FD28280" w:rsidR="002508C2" w:rsidRPr="009D7C49" w:rsidRDefault="00547CBD" w:rsidP="00FA016F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501F9796" w:rsidR="00D1492F" w:rsidRPr="00A4250C" w:rsidRDefault="00A4250C" w:rsidP="00FA016F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4250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Frankfurt School of Finance &amp; Ma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nagement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183A02E5" w:rsidR="00D1492F" w:rsidRPr="008050E4" w:rsidRDefault="00A4250C" w:rsidP="00FA016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61E5D482" w14:textId="77777777" w:rsidTr="00243CFB">
        <w:trPr>
          <w:trHeight w:val="142"/>
        </w:trPr>
        <w:tc>
          <w:tcPr>
            <w:tcW w:w="7230" w:type="dxa"/>
            <w:gridSpan w:val="10"/>
            <w:vAlign w:val="bottom"/>
          </w:tcPr>
          <w:p w14:paraId="11CB9A0F" w14:textId="4BC9146B" w:rsidR="002F1112" w:rsidRPr="00A4250C" w:rsidRDefault="00A4250C" w:rsidP="00FA016F">
            <w:pPr>
              <w:rPr>
                <w:rFonts w:ascii="Georgia" w:hAnsi="Georgia"/>
                <w:sz w:val="18"/>
                <w:lang w:val="en-US"/>
              </w:rPr>
            </w:pPr>
            <w:r w:rsidRPr="00A4250C">
              <w:rPr>
                <w:rFonts w:ascii="Georgia" w:hAnsi="Georgia"/>
                <w:sz w:val="18"/>
                <w:lang w:val="en-US"/>
              </w:rPr>
              <w:t>B.Sc</w:t>
            </w:r>
            <w:ins w:id="0" w:author="David Döbele" w:date="2022-08-30T19:24:00Z">
              <w:r w:rsidR="00C96866">
                <w:rPr>
                  <w:rFonts w:ascii="Georgia" w:hAnsi="Georgia"/>
                  <w:sz w:val="18"/>
                  <w:lang w:val="en-US"/>
                </w:rPr>
                <w:t>.</w:t>
              </w:r>
            </w:ins>
            <w:r w:rsidRPr="00A4250C">
              <w:rPr>
                <w:rFonts w:ascii="Georgia" w:hAnsi="Georgia"/>
                <w:sz w:val="18"/>
                <w:lang w:val="en-US"/>
              </w:rPr>
              <w:t xml:space="preserve"> in Business Ad</w:t>
            </w:r>
            <w:r>
              <w:rPr>
                <w:rFonts w:ascii="Georgia" w:hAnsi="Georgia"/>
                <w:sz w:val="18"/>
                <w:lang w:val="en-US"/>
              </w:rPr>
              <w:t>ministration</w:t>
            </w:r>
          </w:p>
        </w:tc>
        <w:tc>
          <w:tcPr>
            <w:tcW w:w="1837" w:type="dxa"/>
            <w:gridSpan w:val="2"/>
            <w:vAlign w:val="bottom"/>
          </w:tcPr>
          <w:p w14:paraId="419A9228" w14:textId="633DF1D8" w:rsidR="00D1492F" w:rsidRPr="00D1492F" w:rsidRDefault="00D1492F" w:rsidP="00FA016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A4250C">
              <w:rPr>
                <w:rFonts w:ascii="Georgia" w:hAnsi="Georgia"/>
                <w:sz w:val="18"/>
              </w:rPr>
              <w:t>22</w:t>
            </w:r>
            <w:r w:rsidR="00533A8E">
              <w:rPr>
                <w:rFonts w:ascii="Georgia" w:hAnsi="Georgia"/>
                <w:sz w:val="18"/>
              </w:rPr>
              <w:t xml:space="preserve"> – </w:t>
            </w:r>
            <w:r w:rsidR="00D60B37">
              <w:rPr>
                <w:rFonts w:ascii="Georgia" w:hAnsi="Georgia"/>
                <w:sz w:val="18"/>
              </w:rPr>
              <w:t>03/2026</w:t>
            </w:r>
          </w:p>
        </w:tc>
      </w:tr>
      <w:tr w:rsidR="00680084" w:rsidRPr="00C96866" w14:paraId="68B73367" w14:textId="77777777" w:rsidTr="00243CFB">
        <w:trPr>
          <w:trHeight w:val="159"/>
        </w:trPr>
        <w:tc>
          <w:tcPr>
            <w:tcW w:w="7230" w:type="dxa"/>
            <w:gridSpan w:val="10"/>
            <w:vAlign w:val="bottom"/>
          </w:tcPr>
          <w:p w14:paraId="5CCB14EE" w14:textId="1974E78A" w:rsidR="00680084" w:rsidRPr="00D055AB" w:rsidRDefault="00D055AB" w:rsidP="00FA016F">
            <w:pPr>
              <w:pStyle w:val="Listenabsatz"/>
              <w:numPr>
                <w:ilvl w:val="0"/>
                <w:numId w:val="30"/>
              </w:num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lang w:val="en-US"/>
              </w:rPr>
              <w:t>I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ntended </w:t>
            </w:r>
            <w:proofErr w:type="spellStart"/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speciali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s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ation</w:t>
            </w:r>
            <w:proofErr w:type="spellEnd"/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 in Banking &amp; Finance</w:t>
            </w:r>
          </w:p>
        </w:tc>
        <w:tc>
          <w:tcPr>
            <w:tcW w:w="1837" w:type="dxa"/>
            <w:gridSpan w:val="2"/>
            <w:vAlign w:val="bottom"/>
          </w:tcPr>
          <w:p w14:paraId="75EEE43F" w14:textId="77777777" w:rsidR="00680084" w:rsidRPr="00D055AB" w:rsidRDefault="00680084" w:rsidP="00FA016F">
            <w:pPr>
              <w:jc w:val="right"/>
              <w:rPr>
                <w:rFonts w:ascii="Georgia" w:hAnsi="Georgia"/>
                <w:sz w:val="18"/>
                <w:lang w:val="en-US"/>
              </w:rPr>
            </w:pPr>
          </w:p>
        </w:tc>
      </w:tr>
      <w:tr w:rsidR="00D5280E" w:rsidRPr="009D7C49" w14:paraId="013361E1" w14:textId="77777777" w:rsidTr="00A4250C">
        <w:trPr>
          <w:trHeight w:val="340"/>
        </w:trPr>
        <w:tc>
          <w:tcPr>
            <w:tcW w:w="6804" w:type="dxa"/>
            <w:gridSpan w:val="9"/>
            <w:vAlign w:val="bottom"/>
          </w:tcPr>
          <w:p w14:paraId="197620E3" w14:textId="3AD0BA23" w:rsidR="00D1492F" w:rsidRPr="008050E4" w:rsidRDefault="00A4250C" w:rsidP="00FA016F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Hanse-Berufskolleg</w:t>
            </w:r>
          </w:p>
        </w:tc>
        <w:tc>
          <w:tcPr>
            <w:tcW w:w="2263" w:type="dxa"/>
            <w:gridSpan w:val="3"/>
            <w:vAlign w:val="bottom"/>
          </w:tcPr>
          <w:p w14:paraId="63D86F51" w14:textId="6C525975" w:rsidR="00D1492F" w:rsidRPr="008050E4" w:rsidRDefault="00A4250C" w:rsidP="00FA016F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Lemgo</w:t>
            </w:r>
          </w:p>
        </w:tc>
      </w:tr>
      <w:tr w:rsidR="00D5280E" w:rsidRPr="002B2091" w14:paraId="62632213" w14:textId="77777777" w:rsidTr="00243CFB">
        <w:tc>
          <w:tcPr>
            <w:tcW w:w="7230" w:type="dxa"/>
            <w:gridSpan w:val="10"/>
            <w:vAlign w:val="bottom"/>
          </w:tcPr>
          <w:p w14:paraId="5F71027E" w14:textId="12E6A211" w:rsidR="00D1492F" w:rsidRPr="00D055AB" w:rsidRDefault="007F1AA5" w:rsidP="00FA016F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A vocational</w:t>
            </w:r>
            <w:r w:rsidRPr="00D055AB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D055AB" w:rsidRPr="00D055AB">
              <w:rPr>
                <w:rFonts w:ascii="Georgia" w:hAnsi="Georgia"/>
                <w:sz w:val="18"/>
                <w:lang w:val="en-US"/>
              </w:rPr>
              <w:t>school for training as a bank clerk</w:t>
            </w:r>
          </w:p>
        </w:tc>
        <w:tc>
          <w:tcPr>
            <w:tcW w:w="1837" w:type="dxa"/>
            <w:gridSpan w:val="2"/>
            <w:vAlign w:val="bottom"/>
          </w:tcPr>
          <w:p w14:paraId="51FC9814" w14:textId="36AC2498" w:rsidR="00D1492F" w:rsidRPr="00610200" w:rsidRDefault="00A4250C" w:rsidP="00FA016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09/2019</w:t>
            </w:r>
            <w:r w:rsidR="00533A8E">
              <w:rPr>
                <w:rFonts w:ascii="Georgia" w:hAnsi="Georgia"/>
                <w:sz w:val="18"/>
              </w:rPr>
              <w:t xml:space="preserve"> </w:t>
            </w:r>
            <w:r w:rsidR="00426D7E">
              <w:rPr>
                <w:rFonts w:ascii="Georgia" w:hAnsi="Georgia"/>
                <w:sz w:val="18"/>
              </w:rPr>
              <w:t xml:space="preserve">– </w:t>
            </w:r>
            <w:r w:rsidR="004B31C0">
              <w:rPr>
                <w:rFonts w:ascii="Georgia" w:hAnsi="Georgia"/>
                <w:sz w:val="18"/>
              </w:rPr>
              <w:t>11/2021</w:t>
            </w:r>
          </w:p>
        </w:tc>
      </w:tr>
      <w:tr w:rsidR="00D5280E" w:rsidRPr="00C96866" w14:paraId="4D68BFE7" w14:textId="77777777" w:rsidTr="005F115F">
        <w:tc>
          <w:tcPr>
            <w:tcW w:w="9067" w:type="dxa"/>
            <w:gridSpan w:val="12"/>
            <w:vAlign w:val="bottom"/>
          </w:tcPr>
          <w:p w14:paraId="54BF63E9" w14:textId="3D6B21C2" w:rsidR="0091331D" w:rsidRPr="00D055AB" w:rsidRDefault="00D055AB" w:rsidP="00FA016F">
            <w:pPr>
              <w:pStyle w:val="Listenabsatz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Class representative during the two-year vocational training </w:t>
            </w:r>
            <w:proofErr w:type="spellStart"/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programme</w:t>
            </w:r>
            <w:proofErr w:type="spellEnd"/>
          </w:p>
        </w:tc>
      </w:tr>
      <w:tr w:rsidR="00696803" w:rsidRPr="00D5280E" w14:paraId="4FE38169" w14:textId="77777777" w:rsidTr="00E1448C">
        <w:trPr>
          <w:trHeight w:val="340"/>
        </w:trPr>
        <w:tc>
          <w:tcPr>
            <w:tcW w:w="6237" w:type="dxa"/>
            <w:gridSpan w:val="6"/>
            <w:vAlign w:val="bottom"/>
          </w:tcPr>
          <w:p w14:paraId="5DDB2DF4" w14:textId="7A26D3E6" w:rsidR="00696803" w:rsidRPr="00A4250C" w:rsidRDefault="00D60B37" w:rsidP="00FA016F">
            <w:pPr>
              <w:rPr>
                <w:rFonts w:ascii="Georgia" w:hAnsi="Georgia"/>
                <w:b/>
                <w:bCs/>
                <w:lang w:val="de-AT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University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bielefeld</w:t>
            </w:r>
            <w:proofErr w:type="spellEnd"/>
          </w:p>
        </w:tc>
        <w:tc>
          <w:tcPr>
            <w:tcW w:w="2830" w:type="dxa"/>
            <w:gridSpan w:val="6"/>
            <w:vAlign w:val="bottom"/>
          </w:tcPr>
          <w:p w14:paraId="01630C82" w14:textId="6E80B20B" w:rsidR="00696803" w:rsidRPr="00A4250C" w:rsidRDefault="00696803" w:rsidP="000F5E19">
            <w:pPr>
              <w:ind w:left="-279"/>
              <w:jc w:val="right"/>
              <w:rPr>
                <w:rFonts w:ascii="Georgia" w:hAnsi="Georgia"/>
                <w:b/>
                <w:bCs/>
                <w:lang w:val="de-AT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Bielefeld</w:t>
            </w:r>
          </w:p>
        </w:tc>
      </w:tr>
      <w:tr w:rsidR="00696803" w:rsidRPr="00D5280E" w14:paraId="5518842F" w14:textId="77777777" w:rsidTr="00E1448C">
        <w:trPr>
          <w:trHeight w:val="142"/>
        </w:trPr>
        <w:tc>
          <w:tcPr>
            <w:tcW w:w="6663" w:type="dxa"/>
            <w:gridSpan w:val="8"/>
            <w:vAlign w:val="bottom"/>
          </w:tcPr>
          <w:p w14:paraId="415309CC" w14:textId="673536B4" w:rsidR="00696803" w:rsidRPr="00696803" w:rsidRDefault="00D055AB" w:rsidP="00FA016F">
            <w:p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D055AB">
              <w:rPr>
                <w:rFonts w:ascii="Georgia" w:hAnsi="Georgia"/>
                <w:sz w:val="18"/>
                <w:lang w:val="de-AT"/>
              </w:rPr>
              <w:t xml:space="preserve">Study </w:t>
            </w:r>
            <w:proofErr w:type="spellStart"/>
            <w:r w:rsidRPr="00D055AB">
              <w:rPr>
                <w:rFonts w:ascii="Georgia" w:hAnsi="Georgia"/>
                <w:sz w:val="18"/>
                <w:lang w:val="de-AT"/>
              </w:rPr>
              <w:t>of</w:t>
            </w:r>
            <w:proofErr w:type="spellEnd"/>
            <w:r w:rsidRPr="00D055AB">
              <w:rPr>
                <w:rFonts w:ascii="Georgia" w:hAnsi="Georgia"/>
                <w:sz w:val="18"/>
                <w:lang w:val="de-AT"/>
              </w:rPr>
              <w:t xml:space="preserve"> </w:t>
            </w:r>
            <w:proofErr w:type="spellStart"/>
            <w:r w:rsidRPr="00D055AB">
              <w:rPr>
                <w:rFonts w:ascii="Georgia" w:hAnsi="Georgia"/>
                <w:sz w:val="18"/>
                <w:lang w:val="de-AT"/>
              </w:rPr>
              <w:t>law</w:t>
            </w:r>
            <w:proofErr w:type="spellEnd"/>
          </w:p>
        </w:tc>
        <w:tc>
          <w:tcPr>
            <w:tcW w:w="2404" w:type="dxa"/>
            <w:gridSpan w:val="4"/>
            <w:vAlign w:val="bottom"/>
          </w:tcPr>
          <w:p w14:paraId="2314193A" w14:textId="2471E0D0" w:rsidR="00696803" w:rsidRPr="000F5E19" w:rsidRDefault="00696803" w:rsidP="000F5E19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10/2017 – </w:t>
            </w:r>
            <w:r w:rsidR="005378C0">
              <w:rPr>
                <w:rFonts w:ascii="Georgia" w:hAnsi="Georgia"/>
                <w:sz w:val="18"/>
              </w:rPr>
              <w:t>07</w:t>
            </w:r>
            <w:r w:rsidR="00E1448C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2019</w:t>
            </w:r>
          </w:p>
        </w:tc>
      </w:tr>
      <w:tr w:rsidR="00A4250C" w:rsidRPr="00C96866" w14:paraId="31557821" w14:textId="77777777" w:rsidTr="005F115F">
        <w:tc>
          <w:tcPr>
            <w:tcW w:w="9067" w:type="dxa"/>
            <w:gridSpan w:val="12"/>
            <w:vAlign w:val="bottom"/>
          </w:tcPr>
          <w:p w14:paraId="4E4B1445" w14:textId="74C1652C" w:rsidR="00A4250C" w:rsidRPr="00D055AB" w:rsidRDefault="00D055AB" w:rsidP="00FA016F">
            <w:pPr>
              <w:pStyle w:val="Listenabsatz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Change of study after the fourth semester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643071AA" w:rsidR="00665BF3" w:rsidRDefault="00EB43A6" w:rsidP="00FA016F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Marianne-Weber</w:t>
            </w:r>
            <w:r w:rsidR="00115C21">
              <w:rPr>
                <w:rFonts w:ascii="Georgia" w:hAnsi="Georgia"/>
                <w:b/>
                <w:smallCaps/>
                <w:sz w:val="23"/>
                <w:szCs w:val="23"/>
              </w:rPr>
              <w:t>-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Gymnasium</w:t>
            </w:r>
          </w:p>
        </w:tc>
        <w:tc>
          <w:tcPr>
            <w:tcW w:w="3397" w:type="dxa"/>
            <w:gridSpan w:val="9"/>
            <w:vAlign w:val="bottom"/>
          </w:tcPr>
          <w:p w14:paraId="2FCB10D7" w14:textId="4E61431E" w:rsidR="00665BF3" w:rsidRDefault="00EB43A6" w:rsidP="00FA016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Lemgo</w:t>
            </w:r>
          </w:p>
        </w:tc>
      </w:tr>
      <w:tr w:rsidR="0091331D" w:rsidRPr="006546FD" w14:paraId="312B82BC" w14:textId="77777777" w:rsidTr="005F115F">
        <w:tc>
          <w:tcPr>
            <w:tcW w:w="5670" w:type="dxa"/>
            <w:gridSpan w:val="3"/>
            <w:vAlign w:val="bottom"/>
          </w:tcPr>
          <w:p w14:paraId="1CEE182B" w14:textId="49CAD46D" w:rsidR="0091331D" w:rsidRPr="00D60B37" w:rsidRDefault="00D60B37" w:rsidP="00FA016F">
            <w:pPr>
              <w:rPr>
                <w:rFonts w:ascii="Georgia" w:hAnsi="Georgia"/>
                <w:sz w:val="18"/>
                <w:lang w:val="en-US"/>
              </w:rPr>
            </w:pPr>
            <w:r w:rsidRPr="00D60B37">
              <w:rPr>
                <w:rFonts w:ascii="Georgia" w:hAnsi="Georgia"/>
                <w:sz w:val="18"/>
                <w:lang w:val="en-US"/>
              </w:rPr>
              <w:t>Abitur; German University Entrance Qualification</w:t>
            </w:r>
          </w:p>
        </w:tc>
        <w:tc>
          <w:tcPr>
            <w:tcW w:w="3397" w:type="dxa"/>
            <w:gridSpan w:val="9"/>
            <w:vAlign w:val="bottom"/>
          </w:tcPr>
          <w:p w14:paraId="7521EA6E" w14:textId="2922B6C4" w:rsidR="0091331D" w:rsidRDefault="0091331D" w:rsidP="00FA016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EB43A6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EB43A6">
              <w:rPr>
                <w:rFonts w:ascii="Georgia" w:hAnsi="Georgia"/>
                <w:sz w:val="18"/>
              </w:rPr>
              <w:t>14</w:t>
            </w:r>
            <w:r w:rsidR="00533A8E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– 0</w:t>
            </w:r>
            <w:r w:rsidR="00EB43A6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</w:t>
            </w:r>
            <w:r w:rsidR="00EB43A6">
              <w:rPr>
                <w:rFonts w:ascii="Georgia" w:hAnsi="Georgia"/>
                <w:sz w:val="18"/>
              </w:rPr>
              <w:t>017</w:t>
            </w:r>
          </w:p>
        </w:tc>
      </w:tr>
      <w:tr w:rsidR="00D5280E" w:rsidRPr="00C96866" w14:paraId="69F47C1D" w14:textId="77777777" w:rsidTr="005F115F">
        <w:tc>
          <w:tcPr>
            <w:tcW w:w="9067" w:type="dxa"/>
            <w:gridSpan w:val="12"/>
            <w:vAlign w:val="bottom"/>
          </w:tcPr>
          <w:p w14:paraId="23575F6C" w14:textId="30DF61EF" w:rsidR="00DE0C30" w:rsidRPr="00D055AB" w:rsidRDefault="00D055AB" w:rsidP="00FA016F">
            <w:pPr>
              <w:pStyle w:val="Listenabsatz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Focus subjects: </w:t>
            </w:r>
            <w:r w:rsidR="002F7B2F">
              <w:rPr>
                <w:rFonts w:ascii="Georgia" w:hAnsi="Georgia"/>
                <w:i/>
                <w:iCs/>
                <w:sz w:val="18"/>
                <w:lang w:val="en-US"/>
              </w:rPr>
              <w:t>M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athematics, </w:t>
            </w:r>
            <w:r w:rsidR="002F7B2F">
              <w:rPr>
                <w:rFonts w:ascii="Georgia" w:hAnsi="Georgia"/>
                <w:i/>
                <w:iCs/>
                <w:sz w:val="18"/>
                <w:lang w:val="en-US"/>
              </w:rPr>
              <w:t>S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port, </w:t>
            </w:r>
            <w:r w:rsidR="002F7B2F">
              <w:rPr>
                <w:rFonts w:ascii="Georgia" w:hAnsi="Georgia"/>
                <w:i/>
                <w:iCs/>
                <w:sz w:val="18"/>
                <w:lang w:val="en-US"/>
              </w:rPr>
              <w:t>S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ocial </w:t>
            </w:r>
            <w:r w:rsidR="007F1AA5">
              <w:rPr>
                <w:rFonts w:ascii="Georgia" w:hAnsi="Georgia"/>
                <w:i/>
                <w:iCs/>
                <w:sz w:val="18"/>
                <w:lang w:val="en-US"/>
              </w:rPr>
              <w:t>S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ciences, German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508F9517" w:rsidR="00665BF3" w:rsidRPr="009D7C49" w:rsidRDefault="00547CBD" w:rsidP="00FA016F">
            <w:pPr>
              <w:pStyle w:val="BERSCHRIFT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Practical</w:t>
            </w:r>
            <w:proofErr w:type="spellEnd"/>
            <w:r>
              <w:rPr>
                <w:sz w:val="28"/>
              </w:rPr>
              <w:t xml:space="preserve"> Experience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10C9CEDD" w:rsidR="00665BF3" w:rsidRPr="00294569" w:rsidRDefault="00294569" w:rsidP="00FA016F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29456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SSC Consult Corporate Finance G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mbH &amp; Co.KG</w:t>
            </w:r>
          </w:p>
        </w:tc>
        <w:tc>
          <w:tcPr>
            <w:tcW w:w="2546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5383315" w:rsidR="00665BF3" w:rsidRPr="008050E4" w:rsidRDefault="00BC4A5C" w:rsidP="00FA016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Cologne</w:t>
            </w:r>
          </w:p>
        </w:tc>
      </w:tr>
      <w:tr w:rsidR="00D5280E" w:rsidRPr="00CE1BBC" w14:paraId="335D84E9" w14:textId="77777777" w:rsidTr="005F115F">
        <w:trPr>
          <w:trHeight w:val="113"/>
        </w:trPr>
        <w:tc>
          <w:tcPr>
            <w:tcW w:w="5954" w:type="dxa"/>
            <w:gridSpan w:val="4"/>
            <w:vAlign w:val="bottom"/>
          </w:tcPr>
          <w:p w14:paraId="20B1570F" w14:textId="33DFDBD7" w:rsidR="00665BF3" w:rsidRPr="00BC4A5C" w:rsidRDefault="00BC4A5C" w:rsidP="00FA016F">
            <w:pPr>
              <w:rPr>
                <w:rFonts w:ascii="Georgia" w:hAnsi="Georgia"/>
                <w:sz w:val="18"/>
                <w:lang w:val="en-US"/>
              </w:rPr>
            </w:pPr>
            <w:r w:rsidRPr="00BC4A5C">
              <w:rPr>
                <w:rFonts w:ascii="Georgia" w:hAnsi="Georgia"/>
                <w:sz w:val="18"/>
                <w:lang w:val="en-US"/>
              </w:rPr>
              <w:t>Mergers &amp; Acquisitions</w:t>
            </w:r>
            <w:r w:rsidR="00314725">
              <w:rPr>
                <w:rFonts w:ascii="Georgia" w:hAnsi="Georgia"/>
                <w:sz w:val="18"/>
                <w:lang w:val="en-US"/>
              </w:rPr>
              <w:t xml:space="preserve">/ Corporate Finance </w:t>
            </w:r>
            <w:r>
              <w:rPr>
                <w:rFonts w:ascii="Georgia" w:hAnsi="Georgia"/>
                <w:sz w:val="18"/>
                <w:lang w:val="en-US"/>
              </w:rPr>
              <w:t>Intern</w:t>
            </w:r>
          </w:p>
        </w:tc>
        <w:tc>
          <w:tcPr>
            <w:tcW w:w="3113" w:type="dxa"/>
            <w:gridSpan w:val="8"/>
            <w:vAlign w:val="bottom"/>
          </w:tcPr>
          <w:p w14:paraId="0475B997" w14:textId="7C229C10" w:rsidR="00665BF3" w:rsidRPr="00A74225" w:rsidRDefault="00294569" w:rsidP="00FA016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02/2022</w:t>
            </w:r>
            <w:r w:rsidR="007F1AA5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05</w:t>
            </w:r>
            <w:del w:id="1" w:author="David Döbele" w:date="2022-08-30T19:25:00Z">
              <w:r w:rsidDel="00C96866">
                <w:rPr>
                  <w:rFonts w:ascii="Georgia" w:hAnsi="Georgia"/>
                  <w:sz w:val="18"/>
                  <w:lang w:val="en-US"/>
                </w:rPr>
                <w:delText>-</w:delText>
              </w:r>
            </w:del>
            <w:ins w:id="2" w:author="David Döbele" w:date="2022-08-30T19:25:00Z">
              <w:r w:rsidR="00C96866">
                <w:rPr>
                  <w:rFonts w:ascii="Georgia" w:hAnsi="Georgia"/>
                  <w:sz w:val="18"/>
                  <w:lang w:val="en-US"/>
                </w:rPr>
                <w:t>/</w:t>
              </w:r>
            </w:ins>
            <w:r>
              <w:rPr>
                <w:rFonts w:ascii="Georgia" w:hAnsi="Georgia"/>
                <w:sz w:val="18"/>
                <w:lang w:val="en-US"/>
              </w:rPr>
              <w:t>2022</w:t>
            </w:r>
          </w:p>
        </w:tc>
      </w:tr>
      <w:tr w:rsidR="00D5280E" w:rsidRPr="00C96866" w14:paraId="54C3D64C" w14:textId="77777777" w:rsidTr="005F115F">
        <w:tc>
          <w:tcPr>
            <w:tcW w:w="9067" w:type="dxa"/>
            <w:gridSpan w:val="12"/>
            <w:vAlign w:val="bottom"/>
          </w:tcPr>
          <w:p w14:paraId="415184D3" w14:textId="6AA11082" w:rsidR="00C5756D" w:rsidRPr="00C5756D" w:rsidRDefault="00C5756D" w:rsidP="00FA016F">
            <w:pPr>
              <w:pStyle w:val="Listenabsatz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Support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 xml:space="preserve">ed 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the creation of pitches, 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teasers</w:t>
            </w:r>
            <w:r w:rsidR="004B4AE4"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and information memoranda</w:t>
            </w:r>
          </w:p>
          <w:p w14:paraId="359F4DEF" w14:textId="40034822" w:rsidR="00C5756D" w:rsidRPr="00C5756D" w:rsidRDefault="00C5756D" w:rsidP="00FA016F">
            <w:pPr>
              <w:pStyle w:val="Listenabsatz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Research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 suitable companies for the buy and sell side with the help of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common and own 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databases</w:t>
            </w:r>
          </w:p>
          <w:p w14:paraId="6DD9BA0F" w14:textId="58F31252" w:rsidR="00095317" w:rsidRPr="00C5756D" w:rsidRDefault="00C5756D" w:rsidP="00FA016F">
            <w:pPr>
              <w:pStyle w:val="Listenabsatz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Support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 in the preparation of company valuations and analyses </w:t>
            </w:r>
            <w:r w:rsidR="005040BF" w:rsidRPr="00C5756D">
              <w:rPr>
                <w:rFonts w:ascii="Georgia" w:hAnsi="Georgia"/>
                <w:i/>
                <w:iCs/>
                <w:sz w:val="18"/>
                <w:lang w:val="en-US"/>
              </w:rPr>
              <w:t>(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e.g.,</w:t>
            </w:r>
            <w:r w:rsidR="005040BF"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 CCA, CTA) 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as well as project-related research of companies and industry and market information</w:t>
            </w:r>
          </w:p>
        </w:tc>
      </w:tr>
      <w:tr w:rsidR="00294569" w:rsidRPr="006546FD" w14:paraId="4976FC6F" w14:textId="77777777" w:rsidTr="000F5E19">
        <w:trPr>
          <w:trHeight w:val="340"/>
        </w:trPr>
        <w:tc>
          <w:tcPr>
            <w:tcW w:w="6237" w:type="dxa"/>
            <w:gridSpan w:val="6"/>
            <w:vAlign w:val="bottom"/>
          </w:tcPr>
          <w:p w14:paraId="0FDD0D05" w14:textId="7821DE41" w:rsidR="00294569" w:rsidRPr="00225774" w:rsidRDefault="00294569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25774">
              <w:rPr>
                <w:b/>
                <w:i w:val="0"/>
                <w:iCs w:val="0"/>
                <w:smallCaps/>
                <w:sz w:val="23"/>
                <w:szCs w:val="23"/>
              </w:rPr>
              <w:t>Sparkasse Paderborn-Detmold</w:t>
            </w:r>
          </w:p>
        </w:tc>
        <w:tc>
          <w:tcPr>
            <w:tcW w:w="2830" w:type="dxa"/>
            <w:gridSpan w:val="6"/>
            <w:vAlign w:val="bottom"/>
          </w:tcPr>
          <w:p w14:paraId="2E4934AF" w14:textId="712B1F2D" w:rsidR="00294569" w:rsidRPr="00294569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>
              <w:rPr>
                <w:smallCaps/>
                <w:sz w:val="23"/>
                <w:szCs w:val="23"/>
              </w:rPr>
              <w:t>Detmold</w:t>
            </w:r>
          </w:p>
        </w:tc>
      </w:tr>
      <w:tr w:rsidR="00294569" w:rsidRPr="006546FD" w14:paraId="25186332" w14:textId="77777777" w:rsidTr="002D0E32">
        <w:trPr>
          <w:trHeight w:val="113"/>
        </w:trPr>
        <w:tc>
          <w:tcPr>
            <w:tcW w:w="6237" w:type="dxa"/>
            <w:gridSpan w:val="6"/>
            <w:vAlign w:val="bottom"/>
          </w:tcPr>
          <w:p w14:paraId="1C3077B7" w14:textId="6E45A8BA" w:rsidR="00294569" w:rsidRPr="00C5756D" w:rsidRDefault="00C5756D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C5756D">
              <w:rPr>
                <w:i w:val="0"/>
                <w:iCs w:val="0"/>
                <w:sz w:val="18"/>
                <w:lang w:val="en-US"/>
              </w:rPr>
              <w:t>Apprentice as a bank cler</w:t>
            </w:r>
            <w:r>
              <w:rPr>
                <w:i w:val="0"/>
                <w:iCs w:val="0"/>
                <w:sz w:val="18"/>
                <w:lang w:val="en-US"/>
              </w:rPr>
              <w:t>k</w:t>
            </w:r>
          </w:p>
        </w:tc>
        <w:tc>
          <w:tcPr>
            <w:tcW w:w="2830" w:type="dxa"/>
            <w:gridSpan w:val="6"/>
            <w:vAlign w:val="bottom"/>
          </w:tcPr>
          <w:p w14:paraId="0A6D7B1B" w14:textId="64240657" w:rsidR="00294569" w:rsidRPr="00F82C81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F5E19">
              <w:rPr>
                <w:i w:val="0"/>
                <w:iCs w:val="0"/>
                <w:sz w:val="18"/>
                <w:lang w:val="en-US"/>
              </w:rPr>
              <w:t>09/2019 – 01/2022</w:t>
            </w:r>
          </w:p>
        </w:tc>
      </w:tr>
      <w:tr w:rsidR="004B4AE4" w:rsidRPr="00C96866" w14:paraId="60A5D414" w14:textId="77777777" w:rsidTr="0045115D">
        <w:trPr>
          <w:trHeight w:val="283"/>
        </w:trPr>
        <w:tc>
          <w:tcPr>
            <w:tcW w:w="9067" w:type="dxa"/>
            <w:gridSpan w:val="12"/>
            <w:vAlign w:val="bottom"/>
          </w:tcPr>
          <w:p w14:paraId="535B1DB4" w14:textId="4CFE1FAB" w:rsidR="004B4AE4" w:rsidRPr="000F5E19" w:rsidRDefault="004B4AE4" w:rsidP="000F5E19">
            <w:pPr>
              <w:pStyle w:val="Bullets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proofErr w:type="spellStart"/>
            <w:r w:rsidRPr="000F5E19">
              <w:rPr>
                <w:rFonts w:cstheme="minorBidi"/>
                <w:color w:val="auto"/>
                <w:sz w:val="18"/>
                <w:lang w:val="en-US"/>
              </w:rPr>
              <w:t>Analysed</w:t>
            </w:r>
            <w:proofErr w:type="spellEnd"/>
            <w:r w:rsidRPr="000F5E19">
              <w:rPr>
                <w:rFonts w:cstheme="minorBidi"/>
                <w:color w:val="auto"/>
                <w:sz w:val="18"/>
                <w:lang w:val="en-US"/>
              </w:rPr>
              <w:t xml:space="preserve"> customer requirements</w:t>
            </w:r>
          </w:p>
          <w:p w14:paraId="698F6D76" w14:textId="72530980" w:rsidR="004B4AE4" w:rsidRPr="000F5E19" w:rsidRDefault="00F82C81" w:rsidP="004B4AE4">
            <w:pPr>
              <w:pStyle w:val="Bullets"/>
              <w:numPr>
                <w:ilvl w:val="0"/>
                <w:numId w:val="26"/>
              </w:numPr>
              <w:rPr>
                <w:rFonts w:cstheme="minorBidi"/>
                <w:color w:val="auto"/>
                <w:sz w:val="18"/>
                <w:lang w:val="en-US"/>
              </w:rPr>
            </w:pPr>
            <w:r>
              <w:rPr>
                <w:rFonts w:cstheme="minorBidi"/>
                <w:color w:val="auto"/>
                <w:sz w:val="18"/>
                <w:lang w:val="en-US"/>
              </w:rPr>
              <w:t>Conducted d</w:t>
            </w:r>
            <w:r w:rsidR="004B4AE4" w:rsidRPr="00380DAC">
              <w:rPr>
                <w:rFonts w:cstheme="minorBidi"/>
                <w:color w:val="auto"/>
                <w:sz w:val="18"/>
                <w:lang w:val="en-US"/>
              </w:rPr>
              <w:t>emand-driven distribution of financial product</w:t>
            </w:r>
            <w:r w:rsidR="00A66063">
              <w:rPr>
                <w:rFonts w:cstheme="minorBidi"/>
                <w:color w:val="auto"/>
                <w:sz w:val="18"/>
                <w:lang w:val="en-US"/>
              </w:rPr>
              <w:t>s</w:t>
            </w:r>
          </w:p>
          <w:p w14:paraId="185DC6F1" w14:textId="3E67375C" w:rsidR="004B4AE4" w:rsidRPr="000F5E19" w:rsidRDefault="004B4AE4" w:rsidP="000F5E19">
            <w:pPr>
              <w:pStyle w:val="Bullets"/>
              <w:numPr>
                <w:ilvl w:val="0"/>
                <w:numId w:val="26"/>
              </w:numPr>
              <w:rPr>
                <w:rFonts w:cstheme="minorBidi"/>
                <w:color w:val="auto"/>
                <w:sz w:val="18"/>
                <w:lang w:val="en-US"/>
              </w:rPr>
            </w:pPr>
            <w:r w:rsidRPr="000F5E19">
              <w:rPr>
                <w:rFonts w:cstheme="minorBidi"/>
                <w:color w:val="auto"/>
                <w:sz w:val="18"/>
                <w:lang w:val="en-US"/>
              </w:rPr>
              <w:t>Apprentice spokesperson for the Detmold area (responsible for ten employees)</w:t>
            </w:r>
          </w:p>
        </w:tc>
      </w:tr>
      <w:tr w:rsidR="00294569" w:rsidRPr="006546FD" w14:paraId="1B1EFD9B" w14:textId="77777777" w:rsidTr="000F5E19">
        <w:trPr>
          <w:trHeight w:val="283"/>
        </w:trPr>
        <w:tc>
          <w:tcPr>
            <w:tcW w:w="6237" w:type="dxa"/>
            <w:gridSpan w:val="6"/>
            <w:vAlign w:val="bottom"/>
          </w:tcPr>
          <w:p w14:paraId="030C585F" w14:textId="304392F3" w:rsidR="00294569" w:rsidRDefault="00380DAC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Deployment in the private banking sector</w:t>
            </w:r>
          </w:p>
        </w:tc>
        <w:tc>
          <w:tcPr>
            <w:tcW w:w="2830" w:type="dxa"/>
            <w:gridSpan w:val="6"/>
            <w:vAlign w:val="bottom"/>
          </w:tcPr>
          <w:p w14:paraId="0BA6DAA7" w14:textId="0977D5B7" w:rsidR="00294569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12/2020 – 01/2021</w:t>
            </w:r>
          </w:p>
        </w:tc>
      </w:tr>
      <w:tr w:rsidR="004B4AE4" w:rsidRPr="00380DAC" w14:paraId="69C161CB" w14:textId="77777777" w:rsidTr="00500951">
        <w:trPr>
          <w:trHeight w:val="283"/>
        </w:trPr>
        <w:tc>
          <w:tcPr>
            <w:tcW w:w="9067" w:type="dxa"/>
            <w:gridSpan w:val="12"/>
            <w:vAlign w:val="bottom"/>
          </w:tcPr>
          <w:p w14:paraId="13AD0C85" w14:textId="612048CD" w:rsidR="004B4AE4" w:rsidRPr="004B4AE4" w:rsidRDefault="004B4AE4" w:rsidP="000F5E19">
            <w:pPr>
              <w:pStyle w:val="Bullets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 w:rsidRPr="004B4AE4">
              <w:rPr>
                <w:rFonts w:cstheme="minorBidi"/>
                <w:color w:val="auto"/>
                <w:sz w:val="18"/>
                <w:lang w:val="en-US"/>
              </w:rPr>
              <w:t>Support</w:t>
            </w:r>
            <w:r>
              <w:rPr>
                <w:rFonts w:cstheme="minorBidi"/>
                <w:color w:val="auto"/>
                <w:sz w:val="18"/>
                <w:lang w:val="en-US"/>
              </w:rPr>
              <w:t>ed</w:t>
            </w:r>
            <w:r w:rsidRPr="004B4AE4">
              <w:rPr>
                <w:rFonts w:cstheme="minorBidi"/>
                <w:color w:val="auto"/>
                <w:sz w:val="18"/>
                <w:lang w:val="en-US"/>
              </w:rPr>
              <w:t xml:space="preserve"> private clients with everyday tasks</w:t>
            </w:r>
          </w:p>
          <w:p w14:paraId="70C61372" w14:textId="2E2D2C90" w:rsidR="004B4AE4" w:rsidRPr="00F82C81" w:rsidRDefault="004B4AE4" w:rsidP="000F5E19">
            <w:pPr>
              <w:pStyle w:val="Bullets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 w:rsidRPr="004B4AE4">
              <w:rPr>
                <w:rFonts w:cstheme="minorBidi"/>
                <w:color w:val="auto"/>
                <w:sz w:val="18"/>
                <w:lang w:val="en-US"/>
              </w:rPr>
              <w:t>Prepa</w:t>
            </w:r>
            <w:r w:rsidR="00F82C81">
              <w:rPr>
                <w:rFonts w:cstheme="minorBidi"/>
                <w:color w:val="auto"/>
                <w:sz w:val="18"/>
                <w:lang w:val="en-US"/>
              </w:rPr>
              <w:t>r</w:t>
            </w:r>
            <w:r>
              <w:rPr>
                <w:rFonts w:cstheme="minorBidi"/>
                <w:color w:val="auto"/>
                <w:sz w:val="18"/>
                <w:lang w:val="en-US"/>
              </w:rPr>
              <w:t>ed</w:t>
            </w:r>
            <w:r w:rsidRPr="004B4AE4">
              <w:rPr>
                <w:rFonts w:cstheme="minorBidi"/>
                <w:color w:val="auto"/>
                <w:sz w:val="18"/>
                <w:lang w:val="en-US"/>
              </w:rPr>
              <w:t xml:space="preserve"> customer presentations for the counselling meetings</w:t>
            </w:r>
          </w:p>
          <w:p w14:paraId="5FCD8057" w14:textId="1613668F" w:rsidR="004B4AE4" w:rsidRPr="000F5E19" w:rsidRDefault="004B4AE4" w:rsidP="000F5E19">
            <w:pPr>
              <w:pStyle w:val="Bullets"/>
              <w:numPr>
                <w:ilvl w:val="0"/>
                <w:numId w:val="26"/>
              </w:numPr>
              <w:rPr>
                <w:rFonts w:cstheme="minorBidi"/>
                <w:color w:val="auto"/>
                <w:sz w:val="18"/>
                <w:lang w:val="en-US"/>
              </w:rPr>
            </w:pPr>
            <w:r w:rsidRPr="000F5E19">
              <w:rPr>
                <w:rFonts w:cstheme="minorBidi"/>
                <w:color w:val="auto"/>
                <w:sz w:val="18"/>
                <w:lang w:val="en-US"/>
              </w:rPr>
              <w:t>Participat</w:t>
            </w:r>
            <w:r>
              <w:rPr>
                <w:rFonts w:cstheme="minorBidi"/>
                <w:color w:val="auto"/>
                <w:sz w:val="18"/>
                <w:lang w:val="en-US"/>
              </w:rPr>
              <w:t>ed</w:t>
            </w:r>
            <w:r w:rsidRPr="000F5E19">
              <w:rPr>
                <w:rFonts w:cstheme="minorBidi"/>
                <w:color w:val="auto"/>
                <w:sz w:val="18"/>
                <w:lang w:val="en-US"/>
              </w:rPr>
              <w:t xml:space="preserve"> in counselling meetings</w:t>
            </w:r>
          </w:p>
        </w:tc>
      </w:tr>
      <w:tr w:rsidR="00294569" w:rsidRPr="006546FD" w14:paraId="48328CB9" w14:textId="77777777" w:rsidTr="000F5E19">
        <w:trPr>
          <w:trHeight w:val="283"/>
        </w:trPr>
        <w:tc>
          <w:tcPr>
            <w:tcW w:w="6237" w:type="dxa"/>
            <w:gridSpan w:val="6"/>
            <w:vAlign w:val="bottom"/>
          </w:tcPr>
          <w:p w14:paraId="74B74B41" w14:textId="03D8D4C2" w:rsidR="00294569" w:rsidRPr="00A74225" w:rsidRDefault="00380DAC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Deployment in the corporate client sector</w:t>
            </w:r>
          </w:p>
        </w:tc>
        <w:tc>
          <w:tcPr>
            <w:tcW w:w="2830" w:type="dxa"/>
            <w:gridSpan w:val="6"/>
            <w:vAlign w:val="bottom"/>
          </w:tcPr>
          <w:p w14:paraId="2CB21DEB" w14:textId="75F7950F" w:rsidR="00294569" w:rsidRPr="00A74225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11/2020 – 12/2020</w:t>
            </w:r>
          </w:p>
        </w:tc>
      </w:tr>
      <w:tr w:rsidR="00294569" w:rsidRPr="00D5280E" w14:paraId="7C4155D6" w14:textId="77777777" w:rsidTr="005F115F">
        <w:trPr>
          <w:trHeight w:val="397"/>
        </w:trPr>
        <w:tc>
          <w:tcPr>
            <w:tcW w:w="9067" w:type="dxa"/>
            <w:gridSpan w:val="12"/>
            <w:vAlign w:val="bottom"/>
          </w:tcPr>
          <w:p w14:paraId="1A135F1D" w14:textId="0152320D" w:rsidR="00294569" w:rsidRPr="00380DAC" w:rsidRDefault="00380DAC" w:rsidP="00FA016F">
            <w:pPr>
              <w:pStyle w:val="Listenabsatz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>Handl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 xml:space="preserve"> concerns of corporate custo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mers</w:t>
            </w:r>
          </w:p>
          <w:p w14:paraId="052F4596" w14:textId="381B534A" w:rsidR="00380DAC" w:rsidRPr="00380DAC" w:rsidRDefault="00380DAC" w:rsidP="00FA016F">
            <w:pPr>
              <w:pStyle w:val="Listenabsatz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>Creat</w:t>
            </w:r>
            <w:r w:rsidR="000633F2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 xml:space="preserve"> and </w:t>
            </w:r>
            <w:proofErr w:type="spellStart"/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>analys</w:t>
            </w:r>
            <w:r w:rsidR="000633F2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proofErr w:type="spellEnd"/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>customised</w:t>
            </w:r>
            <w:proofErr w:type="spellEnd"/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 xml:space="preserve"> industry comparisons</w:t>
            </w:r>
          </w:p>
          <w:p w14:paraId="3658805E" w14:textId="286C57EA" w:rsidR="00294569" w:rsidRPr="00776CEC" w:rsidRDefault="005C45F2" w:rsidP="00FA016F">
            <w:pPr>
              <w:pStyle w:val="Listenabsatz"/>
              <w:numPr>
                <w:ilvl w:val="0"/>
                <w:numId w:val="26"/>
              </w:numPr>
              <w:rPr>
                <w:sz w:val="18"/>
                <w:lang w:val="de-AT"/>
              </w:rPr>
            </w:pPr>
            <w:proofErr w:type="spellStart"/>
            <w:r>
              <w:rPr>
                <w:rFonts w:ascii="Georgia" w:hAnsi="Georgia"/>
                <w:i/>
                <w:iCs/>
                <w:sz w:val="18"/>
                <w:lang w:val="de-AT"/>
              </w:rPr>
              <w:t>Evaluat</w:t>
            </w:r>
            <w:r w:rsidR="000633F2">
              <w:rPr>
                <w:rFonts w:ascii="Georgia" w:hAnsi="Georgia"/>
                <w:i/>
                <w:iCs/>
                <w:sz w:val="18"/>
                <w:lang w:val="de-AT"/>
              </w:rPr>
              <w:t>ed</w:t>
            </w:r>
            <w:proofErr w:type="spellEnd"/>
            <w:r>
              <w:rPr>
                <w:rFonts w:ascii="Georgia" w:hAnsi="Georgia"/>
                <w:i/>
                <w:iCs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  <w:lang w:val="de-AT"/>
              </w:rPr>
              <w:t>balance</w:t>
            </w:r>
            <w:proofErr w:type="spellEnd"/>
            <w:r>
              <w:rPr>
                <w:rFonts w:ascii="Georgia" w:hAnsi="Georgia"/>
                <w:i/>
                <w:iCs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  <w:lang w:val="de-AT"/>
              </w:rPr>
              <w:t>sheets</w:t>
            </w:r>
            <w:proofErr w:type="spellEnd"/>
          </w:p>
        </w:tc>
      </w:tr>
      <w:tr w:rsidR="00294569" w:rsidRPr="009D7C49" w14:paraId="7C1B76A1" w14:textId="77777777" w:rsidTr="00696803">
        <w:trPr>
          <w:trHeight w:val="340"/>
        </w:trPr>
        <w:tc>
          <w:tcPr>
            <w:tcW w:w="6237" w:type="dxa"/>
            <w:gridSpan w:val="6"/>
            <w:vAlign w:val="bottom"/>
          </w:tcPr>
          <w:p w14:paraId="60368E3D" w14:textId="7B8B81C2" w:rsidR="00294569" w:rsidRPr="00F31B84" w:rsidRDefault="00294569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Potthast Holztechnik GmbH &amp; Co.KG</w:t>
            </w:r>
          </w:p>
        </w:tc>
        <w:tc>
          <w:tcPr>
            <w:tcW w:w="2830" w:type="dxa"/>
            <w:gridSpan w:val="6"/>
            <w:vAlign w:val="bottom"/>
          </w:tcPr>
          <w:p w14:paraId="27FBA5FC" w14:textId="784C872E" w:rsidR="00294569" w:rsidRPr="00F31B84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Barntrup</w:t>
            </w:r>
          </w:p>
        </w:tc>
      </w:tr>
      <w:tr w:rsidR="00294569" w:rsidRPr="006546FD" w14:paraId="3410EB21" w14:textId="77777777" w:rsidTr="005F115F">
        <w:trPr>
          <w:trHeight w:val="20"/>
        </w:trPr>
        <w:tc>
          <w:tcPr>
            <w:tcW w:w="6096" w:type="dxa"/>
            <w:gridSpan w:val="5"/>
            <w:vAlign w:val="bottom"/>
          </w:tcPr>
          <w:p w14:paraId="44A306A2" w14:textId="099AC890" w:rsidR="00294569" w:rsidRPr="00C96866" w:rsidRDefault="005C45F2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  <w:rPrChange w:id="3" w:author="David Döbele" w:date="2022-08-30T19:25:00Z">
                  <w:rPr>
                    <w:i w:val="0"/>
                    <w:iCs w:val="0"/>
                    <w:sz w:val="18"/>
                  </w:rPr>
                </w:rPrChange>
              </w:rPr>
            </w:pPr>
            <w:r>
              <w:rPr>
                <w:i w:val="0"/>
                <w:iCs w:val="0"/>
                <w:sz w:val="18"/>
                <w:lang w:val="en-US"/>
              </w:rPr>
              <w:t>Employee in the production</w:t>
            </w:r>
            <w:ins w:id="4" w:author="David Döbele" w:date="2022-08-30T19:25:00Z">
              <w:r w:rsidR="00C96866">
                <w:rPr>
                  <w:i w:val="0"/>
                  <w:iCs w:val="0"/>
                  <w:sz w:val="18"/>
                  <w:lang w:val="en-US"/>
                </w:rPr>
                <w:t xml:space="preserve"> of our family-owned business</w:t>
              </w:r>
            </w:ins>
          </w:p>
        </w:tc>
        <w:tc>
          <w:tcPr>
            <w:tcW w:w="2971" w:type="dxa"/>
            <w:gridSpan w:val="7"/>
            <w:vAlign w:val="bottom"/>
          </w:tcPr>
          <w:p w14:paraId="3D425057" w14:textId="47888FA7" w:rsidR="00294569" w:rsidRPr="008C429A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5378C0">
              <w:rPr>
                <w:i w:val="0"/>
                <w:iCs w:val="0"/>
                <w:sz w:val="18"/>
                <w:lang w:val="en-US"/>
              </w:rPr>
              <w:t>7</w:t>
            </w:r>
            <w:r>
              <w:rPr>
                <w:i w:val="0"/>
                <w:iCs w:val="0"/>
                <w:sz w:val="18"/>
                <w:lang w:val="en-US"/>
              </w:rPr>
              <w:t>/2019 – 09/2019</w:t>
            </w:r>
          </w:p>
        </w:tc>
      </w:tr>
      <w:tr w:rsidR="00294569" w:rsidRPr="00C96866" w14:paraId="76B55717" w14:textId="77777777" w:rsidTr="005F115F">
        <w:tc>
          <w:tcPr>
            <w:tcW w:w="9067" w:type="dxa"/>
            <w:gridSpan w:val="12"/>
            <w:vAlign w:val="bottom"/>
          </w:tcPr>
          <w:p w14:paraId="5E301C2A" w14:textId="59A545CB" w:rsidR="00294569" w:rsidRPr="005378C0" w:rsidRDefault="005378C0" w:rsidP="00FA016F">
            <w:pPr>
              <w:pStyle w:val="Listenabsatz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lang w:val="en-US"/>
              </w:rPr>
              <w:t>Individually manufactured furniture in large quantities</w:t>
            </w:r>
          </w:p>
        </w:tc>
      </w:tr>
      <w:tr w:rsidR="00294569" w:rsidRPr="009D7C49" w14:paraId="414B4085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06DAE2DE" w:rsidR="00294569" w:rsidRPr="009D7C49" w:rsidRDefault="001004BF" w:rsidP="00FA016F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294569" w:rsidRPr="009D7C49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88ECE59" w:rsidR="00294569" w:rsidRPr="00AA5A9C" w:rsidRDefault="00A66063" w:rsidP="00FA016F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sz w:val="23"/>
                <w:szCs w:val="23"/>
              </w:rPr>
              <w:t>Junge Union Deutschland</w:t>
            </w: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78E81700" w:rsidR="00294569" w:rsidRPr="007D5BE9" w:rsidRDefault="00294569" w:rsidP="00FA016F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Lemgo</w:t>
            </w:r>
          </w:p>
        </w:tc>
      </w:tr>
      <w:tr w:rsidR="00A66063" w:rsidRPr="006546FD" w14:paraId="4F59C612" w14:textId="77777777" w:rsidTr="005F115F">
        <w:trPr>
          <w:trHeight w:val="193"/>
        </w:trPr>
        <w:tc>
          <w:tcPr>
            <w:tcW w:w="6804" w:type="dxa"/>
            <w:gridSpan w:val="9"/>
            <w:vAlign w:val="bottom"/>
          </w:tcPr>
          <w:p w14:paraId="32F07601" w14:textId="0F4FD392" w:rsidR="00A66063" w:rsidRPr="005C45F2" w:rsidRDefault="00A66063" w:rsidP="00A66063">
            <w:pPr>
              <w:pStyle w:val="Beschreibung"/>
              <w:rPr>
                <w:sz w:val="18"/>
                <w:lang w:val="en-US"/>
              </w:rPr>
            </w:pPr>
            <w:r w:rsidRPr="005C45F2">
              <w:rPr>
                <w:sz w:val="18"/>
                <w:lang w:val="en-US"/>
              </w:rPr>
              <w:t xml:space="preserve">Active member of the political </w:t>
            </w:r>
            <w:proofErr w:type="spellStart"/>
            <w:r w:rsidRPr="005C45F2">
              <w:rPr>
                <w:sz w:val="18"/>
                <w:lang w:val="en-US"/>
              </w:rPr>
              <w:t>organisation</w:t>
            </w:r>
            <w:proofErr w:type="spellEnd"/>
          </w:p>
        </w:tc>
        <w:tc>
          <w:tcPr>
            <w:tcW w:w="2263" w:type="dxa"/>
            <w:gridSpan w:val="3"/>
            <w:vAlign w:val="bottom"/>
          </w:tcPr>
          <w:p w14:paraId="45DD2178" w14:textId="68979891" w:rsidR="00A66063" w:rsidRDefault="00A66063" w:rsidP="00A6606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04/2019 – present</w:t>
            </w:r>
          </w:p>
        </w:tc>
      </w:tr>
      <w:tr w:rsidR="00A66063" w:rsidRPr="00C96866" w14:paraId="02437711" w14:textId="77777777" w:rsidTr="005F115F">
        <w:trPr>
          <w:trHeight w:val="193"/>
        </w:trPr>
        <w:tc>
          <w:tcPr>
            <w:tcW w:w="9067" w:type="dxa"/>
            <w:gridSpan w:val="12"/>
            <w:vAlign w:val="bottom"/>
          </w:tcPr>
          <w:p w14:paraId="30E92F16" w14:textId="77777777" w:rsidR="00A66063" w:rsidRPr="005C45F2" w:rsidRDefault="00A66063" w:rsidP="00A66063">
            <w:pPr>
              <w:pStyle w:val="Listenabsatz"/>
              <w:numPr>
                <w:ilvl w:val="0"/>
                <w:numId w:val="26"/>
              </w:numPr>
              <w:rPr>
                <w:i/>
                <w:iCs/>
                <w:sz w:val="18"/>
                <w:lang w:val="en-US"/>
              </w:rPr>
            </w:pP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Co-</w:t>
            </w:r>
            <w:proofErr w:type="spellStart"/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organiser</w:t>
            </w:r>
            <w:proofErr w:type="spellEnd"/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 xml:space="preserve"> of a non-profit football tournament with the theme "</w:t>
            </w:r>
            <w:proofErr w:type="gramStart"/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Inclusion“</w:t>
            </w:r>
            <w:proofErr w:type="gramEnd"/>
          </w:p>
          <w:p w14:paraId="575A2E97" w14:textId="77777777" w:rsidR="00A66063" w:rsidRPr="005C45F2" w:rsidRDefault="00A66063" w:rsidP="00A66063">
            <w:pPr>
              <w:pStyle w:val="Listenabsatz"/>
              <w:numPr>
                <w:ilvl w:val="0"/>
                <w:numId w:val="26"/>
              </w:numPr>
              <w:rPr>
                <w:i/>
                <w:iCs/>
                <w:sz w:val="18"/>
                <w:lang w:val="en-US"/>
              </w:rPr>
            </w:pP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 xml:space="preserve">Member of the Working Group for Economics of the </w:t>
            </w:r>
            <w:proofErr w:type="spellStart"/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Junge</w:t>
            </w:r>
            <w:proofErr w:type="spellEnd"/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 xml:space="preserve"> Union North Rhine-Westphalia</w:t>
            </w:r>
          </w:p>
          <w:p w14:paraId="68CFAD97" w14:textId="58381B29" w:rsidR="00A66063" w:rsidRPr="005C45F2" w:rsidRDefault="00A66063" w:rsidP="00A66063">
            <w:pPr>
              <w:pStyle w:val="Beschreibung"/>
              <w:numPr>
                <w:ilvl w:val="0"/>
                <w:numId w:val="24"/>
              </w:numPr>
              <w:rPr>
                <w:b/>
                <w:bCs/>
                <w:sz w:val="23"/>
                <w:szCs w:val="23"/>
                <w:lang w:val="en-US"/>
              </w:rPr>
            </w:pPr>
            <w:r>
              <w:rPr>
                <w:i/>
                <w:iCs/>
                <w:sz w:val="18"/>
                <w:lang w:val="en-US"/>
              </w:rPr>
              <w:t xml:space="preserve">Scholarship holder of the </w:t>
            </w:r>
            <w:proofErr w:type="spellStart"/>
            <w:r>
              <w:rPr>
                <w:i/>
                <w:iCs/>
                <w:sz w:val="18"/>
                <w:lang w:val="en-US"/>
              </w:rPr>
              <w:t>Talentschmiede.NRW</w:t>
            </w:r>
            <w:proofErr w:type="spellEnd"/>
            <w:r>
              <w:rPr>
                <w:i/>
                <w:iCs/>
                <w:sz w:val="18"/>
                <w:lang w:val="en-US"/>
              </w:rPr>
              <w:t xml:space="preserve"> 2021/2022</w:t>
            </w:r>
          </w:p>
        </w:tc>
      </w:tr>
      <w:tr w:rsidR="00A66063" w:rsidRPr="009D7C49" w14:paraId="4AF19DD1" w14:textId="77777777" w:rsidTr="005F115F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544686A" w:rsidR="00A66063" w:rsidRPr="007D5BE9" w:rsidRDefault="00A66063" w:rsidP="00A66063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Hanse-Berufskolleg</w:t>
            </w:r>
          </w:p>
        </w:tc>
        <w:tc>
          <w:tcPr>
            <w:tcW w:w="3113" w:type="dxa"/>
            <w:gridSpan w:val="8"/>
            <w:vAlign w:val="bottom"/>
          </w:tcPr>
          <w:p w14:paraId="30626CB8" w14:textId="0232F049" w:rsidR="00A66063" w:rsidRPr="000B6548" w:rsidRDefault="00A66063" w:rsidP="00A6606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Lemgo</w:t>
            </w:r>
          </w:p>
        </w:tc>
      </w:tr>
      <w:tr w:rsidR="00A66063" w:rsidRPr="006546FD" w14:paraId="56372BDE" w14:textId="77777777" w:rsidTr="005F115F">
        <w:trPr>
          <w:trHeight w:val="193"/>
        </w:trPr>
        <w:tc>
          <w:tcPr>
            <w:tcW w:w="7371" w:type="dxa"/>
            <w:gridSpan w:val="11"/>
            <w:vAlign w:val="bottom"/>
          </w:tcPr>
          <w:p w14:paraId="3C87D247" w14:textId="3C4E4E2B" w:rsidR="00A66063" w:rsidRPr="00C96866" w:rsidRDefault="00A66063" w:rsidP="00A6606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C96866">
              <w:rPr>
                <w:i w:val="0"/>
                <w:iCs w:val="0"/>
                <w:sz w:val="18"/>
                <w:lang w:val="en-US"/>
                <w:rPrChange w:id="5" w:author="David Döbele" w:date="2022-08-30T19:26:00Z">
                  <w:rPr>
                    <w:sz w:val="18"/>
                    <w:lang w:val="en-US"/>
                  </w:rPr>
                </w:rPrChange>
              </w:rPr>
              <w:t>School representative and student council</w:t>
            </w:r>
          </w:p>
        </w:tc>
        <w:tc>
          <w:tcPr>
            <w:tcW w:w="1696" w:type="dxa"/>
            <w:vAlign w:val="bottom"/>
          </w:tcPr>
          <w:p w14:paraId="288A2195" w14:textId="19E0CEE6" w:rsidR="00A66063" w:rsidRPr="00F64FA7" w:rsidRDefault="00A66063" w:rsidP="00A6606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10/2020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08/2021</w:t>
            </w:r>
          </w:p>
        </w:tc>
      </w:tr>
      <w:tr w:rsidR="00A66063" w:rsidRPr="00C96866" w14:paraId="7ECB507F" w14:textId="77777777" w:rsidTr="005F115F">
        <w:trPr>
          <w:trHeight w:val="193"/>
        </w:trPr>
        <w:tc>
          <w:tcPr>
            <w:tcW w:w="9067" w:type="dxa"/>
            <w:gridSpan w:val="12"/>
            <w:vAlign w:val="bottom"/>
          </w:tcPr>
          <w:p w14:paraId="7FE728F7" w14:textId="77777777" w:rsidR="00A66063" w:rsidRPr="005C45F2" w:rsidRDefault="00A66063" w:rsidP="00A66063">
            <w:pPr>
              <w:pStyle w:val="Listenabsatz"/>
              <w:numPr>
                <w:ilvl w:val="0"/>
                <w:numId w:val="26"/>
              </w:numPr>
              <w:rPr>
                <w:i/>
                <w:iCs/>
                <w:sz w:val="18"/>
                <w:lang w:val="en-US"/>
              </w:rPr>
            </w:pP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Head of the student council of a school with over 1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,</w:t>
            </w: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600 students</w:t>
            </w:r>
          </w:p>
          <w:p w14:paraId="67860C8D" w14:textId="77777777" w:rsidR="00A66063" w:rsidRPr="005C45F2" w:rsidRDefault="00A66063" w:rsidP="00A66063">
            <w:pPr>
              <w:pStyle w:val="Listenabsatz"/>
              <w:numPr>
                <w:ilvl w:val="0"/>
                <w:numId w:val="26"/>
              </w:numPr>
              <w:rPr>
                <w:i/>
                <w:iCs/>
                <w:sz w:val="18"/>
                <w:lang w:val="en-US"/>
              </w:rPr>
            </w:pP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Member of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 t</w:t>
            </w: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he school co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nference</w:t>
            </w:r>
          </w:p>
          <w:p w14:paraId="2CC438FF" w14:textId="56C30789" w:rsidR="00A66063" w:rsidRPr="00A66063" w:rsidRDefault="00A66063" w:rsidP="00A66063">
            <w:pPr>
              <w:pStyle w:val="Listenabsatz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66063">
              <w:rPr>
                <w:rFonts w:ascii="Georgia" w:hAnsi="Georgia"/>
                <w:i/>
                <w:iCs/>
                <w:sz w:val="18"/>
                <w:lang w:val="en-US"/>
              </w:rPr>
              <w:t>Member of the school's emergency committee</w:t>
            </w:r>
            <w:r w:rsidRPr="00A66063">
              <w:rPr>
                <w:rFonts w:ascii="Georgia" w:hAnsi="Georgia"/>
                <w:i/>
                <w:sz w:val="18"/>
                <w:lang w:val="en-US"/>
              </w:rPr>
              <w:t xml:space="preserve"> </w:t>
            </w:r>
          </w:p>
        </w:tc>
      </w:tr>
      <w:tr w:rsidR="00A66063" w:rsidRPr="009D7C49" w14:paraId="482569A2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15755B32" w:rsidR="00A66063" w:rsidRPr="009D7C49" w:rsidRDefault="00A66063" w:rsidP="00A6606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A66063" w:rsidRPr="00C96866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261B9561" w:rsidR="00A66063" w:rsidRPr="009D7C49" w:rsidRDefault="00A66063" w:rsidP="00A6606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4D575D8" w:rsidR="00A66063" w:rsidRPr="001B2DC9" w:rsidRDefault="00A66063" w:rsidP="00A66063">
            <w:pPr>
              <w:rPr>
                <w:rFonts w:ascii="Georgia" w:hAnsi="Georgia"/>
                <w:sz w:val="18"/>
                <w:lang w:val="en-US"/>
              </w:rPr>
            </w:pPr>
            <w:r w:rsidRPr="001B2DC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1B2DC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1B2DC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1B2DC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(business proficient)</w:t>
            </w:r>
            <w:r w:rsidRPr="001B2DC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French </w:t>
            </w:r>
            <w:r w:rsidRPr="001B2DC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4A3AF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B1</w:t>
            </w:r>
            <w:r w:rsidRPr="001B2DC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1B2DC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A66063" w:rsidRPr="00C96866" w14:paraId="45706C3F" w14:textId="77777777" w:rsidTr="005F115F">
        <w:trPr>
          <w:trHeight w:val="340"/>
        </w:trPr>
        <w:tc>
          <w:tcPr>
            <w:tcW w:w="1985" w:type="dxa"/>
            <w:vAlign w:val="bottom"/>
          </w:tcPr>
          <w:p w14:paraId="57688BDA" w14:textId="7748C7A7" w:rsidR="00A66063" w:rsidRPr="009D7C49" w:rsidRDefault="00A66063" w:rsidP="00A6606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Technicals</w:t>
            </w:r>
            <w:proofErr w:type="spellEnd"/>
            <w:r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1"/>
            <w:vAlign w:val="bottom"/>
          </w:tcPr>
          <w:p w14:paraId="60CA2168" w14:textId="2AB2941C" w:rsidR="00A66063" w:rsidRPr="00665BF3" w:rsidRDefault="00A66063" w:rsidP="00A6606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F115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(Word, Excel, PowerPoint, Outlook)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Pr="000F5E19">
              <w:rPr>
                <w:rFonts w:ascii="Georgia" w:hAnsi="Georgia" w:cs="Georgia"/>
                <w:color w:val="000000"/>
                <w:sz w:val="18"/>
                <w:lang w:val="en-US"/>
              </w:rPr>
              <w:t>MergerMarket</w:t>
            </w:r>
            <w:proofErr w:type="spellEnd"/>
            <w:r w:rsidRPr="000F5E1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/ </w:t>
            </w:r>
            <w:proofErr w:type="spellStart"/>
            <w:r w:rsidRPr="000F5E19">
              <w:rPr>
                <w:rFonts w:ascii="Georgia" w:hAnsi="Georgia" w:cs="Georgia"/>
                <w:color w:val="000000"/>
                <w:sz w:val="18"/>
                <w:lang w:val="en-US"/>
              </w:rPr>
              <w:t>CapitalIQ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(basic)</w:t>
            </w:r>
          </w:p>
        </w:tc>
      </w:tr>
      <w:tr w:rsidR="00A66063" w:rsidRPr="00C96866" w14:paraId="70CB01B0" w14:textId="77777777" w:rsidTr="005F115F">
        <w:trPr>
          <w:trHeight w:val="340"/>
        </w:trPr>
        <w:tc>
          <w:tcPr>
            <w:tcW w:w="1985" w:type="dxa"/>
            <w:vAlign w:val="bottom"/>
          </w:tcPr>
          <w:p w14:paraId="04F58216" w14:textId="029FE067" w:rsidR="00A66063" w:rsidRPr="009D7C49" w:rsidRDefault="00A66063" w:rsidP="00A6606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11"/>
            <w:vAlign w:val="bottom"/>
          </w:tcPr>
          <w:p w14:paraId="598C2742" w14:textId="61450243" w:rsidR="00A66063" w:rsidRPr="00BC4A5C" w:rsidRDefault="00A66063" w:rsidP="00A66063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BC4A5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Politics, Stock Markets, Handball </w:t>
            </w:r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Promotion to the</w:t>
            </w:r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proofErr w:type="spellStart"/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Landesliga</w:t>
            </w:r>
            <w:proofErr w:type="spellEnd"/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in </w:t>
            </w:r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2020)</w:t>
            </w:r>
          </w:p>
        </w:tc>
      </w:tr>
      <w:tr w:rsidR="002C3A66" w:rsidRPr="00C96866" w14:paraId="6D5F00C5" w14:textId="77777777" w:rsidTr="005F115F">
        <w:trPr>
          <w:trHeight w:val="340"/>
        </w:trPr>
        <w:tc>
          <w:tcPr>
            <w:tcW w:w="1985" w:type="dxa"/>
            <w:vAlign w:val="bottom"/>
          </w:tcPr>
          <w:p w14:paraId="72974A78" w14:textId="48CA5618" w:rsidR="002C3A66" w:rsidRDefault="002C3A66" w:rsidP="00A6606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Certificates</w:t>
            </w:r>
            <w:proofErr w:type="spellEnd"/>
            <w:r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1"/>
            <w:vAlign w:val="bottom"/>
          </w:tcPr>
          <w:p w14:paraId="3110D242" w14:textId="4FA2BECA" w:rsidR="002C3A66" w:rsidRPr="00BC4A5C" w:rsidRDefault="004A3AF7" w:rsidP="00A66063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Financial Markets </w:t>
            </w:r>
            <w:r w:rsidRPr="00C9686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6" w:author="David Döbele" w:date="2022-08-30T19:26:00Z">
                  <w:rPr>
                    <w:rFonts w:ascii="Georgia" w:hAnsi="Georgia" w:cs="Georgia"/>
                    <w:color w:val="000000"/>
                    <w:sz w:val="18"/>
                    <w:lang w:val="en-US"/>
                  </w:rPr>
                </w:rPrChange>
              </w:rPr>
              <w:t>(Yale University),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Private Equity &amp; VC </w:t>
            </w:r>
            <w:r w:rsidRPr="00C9686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7" w:author="David Döbele" w:date="2022-08-30T19:26:00Z">
                  <w:rPr>
                    <w:rFonts w:ascii="Georgia" w:hAnsi="Georgia" w:cs="Georgia"/>
                    <w:color w:val="000000"/>
                    <w:sz w:val="18"/>
                    <w:lang w:val="en-US"/>
                  </w:rPr>
                </w:rPrChange>
              </w:rPr>
              <w:t>(Bocconi University)</w:t>
            </w:r>
          </w:p>
        </w:tc>
      </w:tr>
    </w:tbl>
    <w:p w14:paraId="0747D2BF" w14:textId="756611B5" w:rsidR="00723643" w:rsidRPr="00BC4A5C" w:rsidRDefault="00723643" w:rsidP="001B1C85">
      <w:pPr>
        <w:rPr>
          <w:sz w:val="18"/>
          <w:lang w:val="en-US"/>
        </w:rPr>
      </w:pPr>
    </w:p>
    <w:sectPr w:rsidR="00723643" w:rsidRPr="00BC4A5C" w:rsidSect="0064560C">
      <w:footerReference w:type="even" r:id="rId8"/>
      <w:pgSz w:w="11906" w:h="16838"/>
      <w:pgMar w:top="907" w:right="1418" w:bottom="340" w:left="1418" w:header="709" w:footer="709" w:gutter="0"/>
      <w:cols w:space="708"/>
      <w:docGrid w:linePitch="360"/>
      <w:sectPrChange w:id="8" w:author="David Döbele" w:date="2022-08-30T19:27:00Z">
        <w:sectPr w:rsidR="00723643" w:rsidRPr="00BC4A5C" w:rsidSect="0064560C">
          <w:pgMar w:top="340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F1DE2" w14:textId="77777777" w:rsidR="00DB15AE" w:rsidRDefault="00DB15AE" w:rsidP="00BE053D">
      <w:pPr>
        <w:spacing w:after="0" w:line="240" w:lineRule="auto"/>
      </w:pPr>
      <w:r>
        <w:separator/>
      </w:r>
    </w:p>
  </w:endnote>
  <w:endnote w:type="continuationSeparator" w:id="0">
    <w:p w14:paraId="7CDB57BD" w14:textId="77777777" w:rsidR="00DB15AE" w:rsidRDefault="00DB15A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F9F7E" w14:textId="77777777" w:rsidR="00DB15AE" w:rsidRDefault="00DB15AE" w:rsidP="00BE053D">
      <w:pPr>
        <w:spacing w:after="0" w:line="240" w:lineRule="auto"/>
      </w:pPr>
      <w:r>
        <w:separator/>
      </w:r>
    </w:p>
  </w:footnote>
  <w:footnote w:type="continuationSeparator" w:id="0">
    <w:p w14:paraId="3A1B17AC" w14:textId="77777777" w:rsidR="00DB15AE" w:rsidRDefault="00DB15A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E50797"/>
    <w:multiLevelType w:val="hybridMultilevel"/>
    <w:tmpl w:val="CB0AD3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EA28F0"/>
    <w:multiLevelType w:val="hybridMultilevel"/>
    <w:tmpl w:val="81041F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14258"/>
    <w:multiLevelType w:val="hybridMultilevel"/>
    <w:tmpl w:val="FD7E5B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F70293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84762178"/>
    <w:lvl w:ilvl="0" w:tplc="4F0A9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332FAA"/>
    <w:multiLevelType w:val="hybridMultilevel"/>
    <w:tmpl w:val="9C9CB4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601">
    <w:abstractNumId w:val="17"/>
  </w:num>
  <w:num w:numId="2" w16cid:durableId="1518158447">
    <w:abstractNumId w:val="20"/>
  </w:num>
  <w:num w:numId="3" w16cid:durableId="2138181847">
    <w:abstractNumId w:val="22"/>
  </w:num>
  <w:num w:numId="4" w16cid:durableId="1890729399">
    <w:abstractNumId w:val="0"/>
  </w:num>
  <w:num w:numId="5" w16cid:durableId="288367789">
    <w:abstractNumId w:val="1"/>
  </w:num>
  <w:num w:numId="6" w16cid:durableId="556011999">
    <w:abstractNumId w:val="2"/>
  </w:num>
  <w:num w:numId="7" w16cid:durableId="1360202459">
    <w:abstractNumId w:val="16"/>
  </w:num>
  <w:num w:numId="8" w16cid:durableId="1179730638">
    <w:abstractNumId w:val="25"/>
  </w:num>
  <w:num w:numId="9" w16cid:durableId="1242181883">
    <w:abstractNumId w:val="15"/>
  </w:num>
  <w:num w:numId="10" w16cid:durableId="564487006">
    <w:abstractNumId w:val="26"/>
  </w:num>
  <w:num w:numId="11" w16cid:durableId="516581219">
    <w:abstractNumId w:val="5"/>
  </w:num>
  <w:num w:numId="12" w16cid:durableId="757484848">
    <w:abstractNumId w:val="6"/>
  </w:num>
  <w:num w:numId="13" w16cid:durableId="1672022032">
    <w:abstractNumId w:val="9"/>
  </w:num>
  <w:num w:numId="14" w16cid:durableId="1190685699">
    <w:abstractNumId w:val="11"/>
  </w:num>
  <w:num w:numId="15" w16cid:durableId="1358653914">
    <w:abstractNumId w:val="24"/>
  </w:num>
  <w:num w:numId="16" w16cid:durableId="990909171">
    <w:abstractNumId w:val="4"/>
  </w:num>
  <w:num w:numId="17" w16cid:durableId="406733059">
    <w:abstractNumId w:val="19"/>
  </w:num>
  <w:num w:numId="18" w16cid:durableId="1037121888">
    <w:abstractNumId w:val="3"/>
  </w:num>
  <w:num w:numId="19" w16cid:durableId="154614631">
    <w:abstractNumId w:val="21"/>
  </w:num>
  <w:num w:numId="20" w16cid:durableId="623737270">
    <w:abstractNumId w:val="12"/>
  </w:num>
  <w:num w:numId="21" w16cid:durableId="2036079071">
    <w:abstractNumId w:val="14"/>
  </w:num>
  <w:num w:numId="22" w16cid:durableId="1407219898">
    <w:abstractNumId w:val="18"/>
  </w:num>
  <w:num w:numId="23" w16cid:durableId="2021929691">
    <w:abstractNumId w:val="8"/>
  </w:num>
  <w:num w:numId="24" w16cid:durableId="646590777">
    <w:abstractNumId w:val="23"/>
  </w:num>
  <w:num w:numId="25" w16cid:durableId="1798835022">
    <w:abstractNumId w:val="27"/>
  </w:num>
  <w:num w:numId="26" w16cid:durableId="1740396178">
    <w:abstractNumId w:val="10"/>
  </w:num>
  <w:num w:numId="27" w16cid:durableId="2142844064">
    <w:abstractNumId w:val="13"/>
  </w:num>
  <w:num w:numId="28" w16cid:durableId="540898670">
    <w:abstractNumId w:val="22"/>
  </w:num>
  <w:num w:numId="29" w16cid:durableId="1209103780">
    <w:abstractNumId w:val="22"/>
  </w:num>
  <w:num w:numId="30" w16cid:durableId="910426273">
    <w:abstractNumId w:val="7"/>
  </w:num>
  <w:num w:numId="31" w16cid:durableId="412090372">
    <w:abstractNumId w:val="22"/>
  </w:num>
  <w:num w:numId="32" w16cid:durableId="667369573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33F2"/>
    <w:rsid w:val="00064643"/>
    <w:rsid w:val="00083980"/>
    <w:rsid w:val="00087747"/>
    <w:rsid w:val="00094546"/>
    <w:rsid w:val="00095317"/>
    <w:rsid w:val="00096130"/>
    <w:rsid w:val="000A1FDA"/>
    <w:rsid w:val="000B16AF"/>
    <w:rsid w:val="000B63E2"/>
    <w:rsid w:val="000B6548"/>
    <w:rsid w:val="000B71A8"/>
    <w:rsid w:val="000C4DA5"/>
    <w:rsid w:val="000D671A"/>
    <w:rsid w:val="000E6F7C"/>
    <w:rsid w:val="000F5E19"/>
    <w:rsid w:val="001004BF"/>
    <w:rsid w:val="0010384C"/>
    <w:rsid w:val="00103EC5"/>
    <w:rsid w:val="0011052A"/>
    <w:rsid w:val="00111617"/>
    <w:rsid w:val="001153E5"/>
    <w:rsid w:val="00115C21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1C85"/>
    <w:rsid w:val="001B2DC9"/>
    <w:rsid w:val="001B62CA"/>
    <w:rsid w:val="001B744D"/>
    <w:rsid w:val="001D2930"/>
    <w:rsid w:val="001D4DCD"/>
    <w:rsid w:val="001F4175"/>
    <w:rsid w:val="001F5432"/>
    <w:rsid w:val="00210357"/>
    <w:rsid w:val="00223A4D"/>
    <w:rsid w:val="00225774"/>
    <w:rsid w:val="00232CB5"/>
    <w:rsid w:val="00234A7E"/>
    <w:rsid w:val="002416E4"/>
    <w:rsid w:val="00241C67"/>
    <w:rsid w:val="0024373D"/>
    <w:rsid w:val="00243CFB"/>
    <w:rsid w:val="002508C2"/>
    <w:rsid w:val="00257AC9"/>
    <w:rsid w:val="00267252"/>
    <w:rsid w:val="00272F2A"/>
    <w:rsid w:val="00282DB0"/>
    <w:rsid w:val="002871D6"/>
    <w:rsid w:val="00294569"/>
    <w:rsid w:val="002B2091"/>
    <w:rsid w:val="002C3A66"/>
    <w:rsid w:val="002C6972"/>
    <w:rsid w:val="002D0E32"/>
    <w:rsid w:val="002D2B32"/>
    <w:rsid w:val="002D4516"/>
    <w:rsid w:val="002F1112"/>
    <w:rsid w:val="002F46AD"/>
    <w:rsid w:val="002F7B2F"/>
    <w:rsid w:val="003101F0"/>
    <w:rsid w:val="00314725"/>
    <w:rsid w:val="00314B7A"/>
    <w:rsid w:val="00324BC5"/>
    <w:rsid w:val="00340BAB"/>
    <w:rsid w:val="003418E0"/>
    <w:rsid w:val="00347F8D"/>
    <w:rsid w:val="00366694"/>
    <w:rsid w:val="00372F7B"/>
    <w:rsid w:val="003733E5"/>
    <w:rsid w:val="00380DAC"/>
    <w:rsid w:val="00390EA6"/>
    <w:rsid w:val="003A365C"/>
    <w:rsid w:val="003D6F93"/>
    <w:rsid w:val="003E27C3"/>
    <w:rsid w:val="003F3E3F"/>
    <w:rsid w:val="004067B8"/>
    <w:rsid w:val="00406CC0"/>
    <w:rsid w:val="00414943"/>
    <w:rsid w:val="004154BE"/>
    <w:rsid w:val="0042013D"/>
    <w:rsid w:val="00422F83"/>
    <w:rsid w:val="00426D7E"/>
    <w:rsid w:val="0043430C"/>
    <w:rsid w:val="00434F3A"/>
    <w:rsid w:val="00435E6D"/>
    <w:rsid w:val="00443668"/>
    <w:rsid w:val="00453118"/>
    <w:rsid w:val="00456B0D"/>
    <w:rsid w:val="00476AF8"/>
    <w:rsid w:val="00484FD7"/>
    <w:rsid w:val="004929FB"/>
    <w:rsid w:val="004A3AF7"/>
    <w:rsid w:val="004A54BA"/>
    <w:rsid w:val="004B31C0"/>
    <w:rsid w:val="004B4AE4"/>
    <w:rsid w:val="004B6A5E"/>
    <w:rsid w:val="004C1163"/>
    <w:rsid w:val="005040BF"/>
    <w:rsid w:val="0050612B"/>
    <w:rsid w:val="00507EA7"/>
    <w:rsid w:val="0051427D"/>
    <w:rsid w:val="005251FA"/>
    <w:rsid w:val="00526089"/>
    <w:rsid w:val="00527A28"/>
    <w:rsid w:val="00527DCA"/>
    <w:rsid w:val="00533A8E"/>
    <w:rsid w:val="005378C0"/>
    <w:rsid w:val="00547CBD"/>
    <w:rsid w:val="005716D4"/>
    <w:rsid w:val="00571B60"/>
    <w:rsid w:val="00573F0F"/>
    <w:rsid w:val="00574A22"/>
    <w:rsid w:val="00585A4D"/>
    <w:rsid w:val="00590C9A"/>
    <w:rsid w:val="00594C85"/>
    <w:rsid w:val="005C45F2"/>
    <w:rsid w:val="005C7E39"/>
    <w:rsid w:val="005D6329"/>
    <w:rsid w:val="005E53DE"/>
    <w:rsid w:val="005E57F6"/>
    <w:rsid w:val="005F115F"/>
    <w:rsid w:val="006058D8"/>
    <w:rsid w:val="00610200"/>
    <w:rsid w:val="00623699"/>
    <w:rsid w:val="00632D5A"/>
    <w:rsid w:val="00635515"/>
    <w:rsid w:val="0064560C"/>
    <w:rsid w:val="006546FD"/>
    <w:rsid w:val="00665BF3"/>
    <w:rsid w:val="00672201"/>
    <w:rsid w:val="00672388"/>
    <w:rsid w:val="006732D6"/>
    <w:rsid w:val="00680084"/>
    <w:rsid w:val="00693E09"/>
    <w:rsid w:val="00696803"/>
    <w:rsid w:val="006A2DE9"/>
    <w:rsid w:val="006A7230"/>
    <w:rsid w:val="006B0D36"/>
    <w:rsid w:val="006B3F27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459A"/>
    <w:rsid w:val="0075099D"/>
    <w:rsid w:val="00753D4A"/>
    <w:rsid w:val="00756912"/>
    <w:rsid w:val="00761609"/>
    <w:rsid w:val="00763DCE"/>
    <w:rsid w:val="00776C46"/>
    <w:rsid w:val="00776CEC"/>
    <w:rsid w:val="0078260B"/>
    <w:rsid w:val="007838D1"/>
    <w:rsid w:val="00785254"/>
    <w:rsid w:val="00785853"/>
    <w:rsid w:val="00791B5C"/>
    <w:rsid w:val="007966F0"/>
    <w:rsid w:val="00797BFC"/>
    <w:rsid w:val="007A26FC"/>
    <w:rsid w:val="007A720F"/>
    <w:rsid w:val="007C6A3C"/>
    <w:rsid w:val="007D4BEE"/>
    <w:rsid w:val="007D5BE9"/>
    <w:rsid w:val="007F0F54"/>
    <w:rsid w:val="007F1AA5"/>
    <w:rsid w:val="007F63F6"/>
    <w:rsid w:val="00800303"/>
    <w:rsid w:val="00800E0E"/>
    <w:rsid w:val="008050E4"/>
    <w:rsid w:val="00807042"/>
    <w:rsid w:val="0082257D"/>
    <w:rsid w:val="00840332"/>
    <w:rsid w:val="00845842"/>
    <w:rsid w:val="00853438"/>
    <w:rsid w:val="00866846"/>
    <w:rsid w:val="00875DA9"/>
    <w:rsid w:val="00883045"/>
    <w:rsid w:val="00895E38"/>
    <w:rsid w:val="008A782B"/>
    <w:rsid w:val="008B0FC0"/>
    <w:rsid w:val="008C429A"/>
    <w:rsid w:val="008E1F3D"/>
    <w:rsid w:val="008F0E34"/>
    <w:rsid w:val="009053D7"/>
    <w:rsid w:val="0091331D"/>
    <w:rsid w:val="0093223C"/>
    <w:rsid w:val="00941A87"/>
    <w:rsid w:val="009501C2"/>
    <w:rsid w:val="009542F7"/>
    <w:rsid w:val="00957CD4"/>
    <w:rsid w:val="009668B9"/>
    <w:rsid w:val="00976577"/>
    <w:rsid w:val="00976FD8"/>
    <w:rsid w:val="0098219D"/>
    <w:rsid w:val="009858FF"/>
    <w:rsid w:val="00996356"/>
    <w:rsid w:val="00997D9A"/>
    <w:rsid w:val="009A659A"/>
    <w:rsid w:val="009B4DBC"/>
    <w:rsid w:val="009D7C49"/>
    <w:rsid w:val="009E7297"/>
    <w:rsid w:val="00A0257D"/>
    <w:rsid w:val="00A12EDC"/>
    <w:rsid w:val="00A26D0D"/>
    <w:rsid w:val="00A33BDE"/>
    <w:rsid w:val="00A34885"/>
    <w:rsid w:val="00A4250C"/>
    <w:rsid w:val="00A43BC1"/>
    <w:rsid w:val="00A66063"/>
    <w:rsid w:val="00A74225"/>
    <w:rsid w:val="00A77238"/>
    <w:rsid w:val="00A936D5"/>
    <w:rsid w:val="00AA1EB0"/>
    <w:rsid w:val="00AA21EB"/>
    <w:rsid w:val="00AA2C3F"/>
    <w:rsid w:val="00AA2DA3"/>
    <w:rsid w:val="00AA5A9C"/>
    <w:rsid w:val="00AB2A5A"/>
    <w:rsid w:val="00AB669E"/>
    <w:rsid w:val="00AD28F8"/>
    <w:rsid w:val="00AF5B72"/>
    <w:rsid w:val="00B0230B"/>
    <w:rsid w:val="00B17D95"/>
    <w:rsid w:val="00B23509"/>
    <w:rsid w:val="00B33C1A"/>
    <w:rsid w:val="00B359DB"/>
    <w:rsid w:val="00B3632B"/>
    <w:rsid w:val="00B409D8"/>
    <w:rsid w:val="00B5178D"/>
    <w:rsid w:val="00B601C1"/>
    <w:rsid w:val="00B67F1F"/>
    <w:rsid w:val="00B701D7"/>
    <w:rsid w:val="00B74126"/>
    <w:rsid w:val="00B90595"/>
    <w:rsid w:val="00BA215A"/>
    <w:rsid w:val="00BB5F09"/>
    <w:rsid w:val="00BC0D9F"/>
    <w:rsid w:val="00BC0DDC"/>
    <w:rsid w:val="00BC4A5C"/>
    <w:rsid w:val="00BC5B4E"/>
    <w:rsid w:val="00BE053D"/>
    <w:rsid w:val="00BF1A7A"/>
    <w:rsid w:val="00BF1FA3"/>
    <w:rsid w:val="00BF63A5"/>
    <w:rsid w:val="00C00974"/>
    <w:rsid w:val="00C018E4"/>
    <w:rsid w:val="00C066FA"/>
    <w:rsid w:val="00C25387"/>
    <w:rsid w:val="00C54BE3"/>
    <w:rsid w:val="00C5756D"/>
    <w:rsid w:val="00C577E7"/>
    <w:rsid w:val="00C57F80"/>
    <w:rsid w:val="00C61B15"/>
    <w:rsid w:val="00C768ED"/>
    <w:rsid w:val="00C82A8F"/>
    <w:rsid w:val="00C916C2"/>
    <w:rsid w:val="00C96866"/>
    <w:rsid w:val="00CC7F56"/>
    <w:rsid w:val="00CD0CF0"/>
    <w:rsid w:val="00CD1B12"/>
    <w:rsid w:val="00CD55DC"/>
    <w:rsid w:val="00CE1BBC"/>
    <w:rsid w:val="00CE2595"/>
    <w:rsid w:val="00CE28CC"/>
    <w:rsid w:val="00CE72FC"/>
    <w:rsid w:val="00CF31EE"/>
    <w:rsid w:val="00D055AB"/>
    <w:rsid w:val="00D1492F"/>
    <w:rsid w:val="00D17B69"/>
    <w:rsid w:val="00D3003C"/>
    <w:rsid w:val="00D301B0"/>
    <w:rsid w:val="00D331F4"/>
    <w:rsid w:val="00D33B22"/>
    <w:rsid w:val="00D34E4C"/>
    <w:rsid w:val="00D470E4"/>
    <w:rsid w:val="00D47FE6"/>
    <w:rsid w:val="00D52142"/>
    <w:rsid w:val="00D5280E"/>
    <w:rsid w:val="00D60B37"/>
    <w:rsid w:val="00D61F14"/>
    <w:rsid w:val="00D80D6B"/>
    <w:rsid w:val="00D90950"/>
    <w:rsid w:val="00DA1B6F"/>
    <w:rsid w:val="00DA2719"/>
    <w:rsid w:val="00DA69DF"/>
    <w:rsid w:val="00DB15AE"/>
    <w:rsid w:val="00DB33F8"/>
    <w:rsid w:val="00DD287F"/>
    <w:rsid w:val="00DD38E2"/>
    <w:rsid w:val="00DE0C30"/>
    <w:rsid w:val="00DF2297"/>
    <w:rsid w:val="00E13110"/>
    <w:rsid w:val="00E1448C"/>
    <w:rsid w:val="00E22B2C"/>
    <w:rsid w:val="00E24DF1"/>
    <w:rsid w:val="00E431ED"/>
    <w:rsid w:val="00E64FF5"/>
    <w:rsid w:val="00E7419F"/>
    <w:rsid w:val="00E907EC"/>
    <w:rsid w:val="00E93D90"/>
    <w:rsid w:val="00EA5421"/>
    <w:rsid w:val="00EB0039"/>
    <w:rsid w:val="00EB34FC"/>
    <w:rsid w:val="00EB43A6"/>
    <w:rsid w:val="00EB5816"/>
    <w:rsid w:val="00ED0EA9"/>
    <w:rsid w:val="00EF037E"/>
    <w:rsid w:val="00EF3E33"/>
    <w:rsid w:val="00EF77DF"/>
    <w:rsid w:val="00F02663"/>
    <w:rsid w:val="00F11BEF"/>
    <w:rsid w:val="00F23898"/>
    <w:rsid w:val="00F258E7"/>
    <w:rsid w:val="00F31B84"/>
    <w:rsid w:val="00F631EC"/>
    <w:rsid w:val="00F64C22"/>
    <w:rsid w:val="00F64FA7"/>
    <w:rsid w:val="00F74D19"/>
    <w:rsid w:val="00F77FCB"/>
    <w:rsid w:val="00F80053"/>
    <w:rsid w:val="00F82C81"/>
    <w:rsid w:val="00FA016F"/>
    <w:rsid w:val="00FA02C7"/>
    <w:rsid w:val="00FA4186"/>
    <w:rsid w:val="00FB2D35"/>
    <w:rsid w:val="00FC0531"/>
    <w:rsid w:val="00FC13F0"/>
    <w:rsid w:val="00FD0FB7"/>
    <w:rsid w:val="00FE79A2"/>
    <w:rsid w:val="00F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33A8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33A8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33A8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33A8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33A8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7F1A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2482</Characters>
  <Application>Microsoft Office Word</Application>
  <DocSecurity>0</DocSecurity>
  <Lines>33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10</cp:revision>
  <cp:lastPrinted>2022-08-05T14:44:00Z</cp:lastPrinted>
  <dcterms:created xsi:type="dcterms:W3CDTF">2022-08-05T14:36:00Z</dcterms:created>
  <dcterms:modified xsi:type="dcterms:W3CDTF">2022-08-30T17:27:00Z</dcterms:modified>
</cp:coreProperties>
</file>