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A445" w14:textId="67608CE1" w:rsidR="00EE44B0" w:rsidRPr="00782E61" w:rsidRDefault="00CE1126" w:rsidP="00A156B9">
      <w:pPr>
        <w:jc w:val="right"/>
        <w:rPr>
          <w:rFonts w:ascii="Arial" w:hAnsi="Arial" w:cs="Arial"/>
          <w:sz w:val="20"/>
          <w:szCs w:val="20"/>
        </w:rPr>
      </w:pPr>
      <w:r w:rsidRPr="00782E61">
        <w:rPr>
          <w:rFonts w:ascii="Arial" w:hAnsi="Arial" w:cs="Arial"/>
          <w:sz w:val="20"/>
          <w:szCs w:val="20"/>
        </w:rPr>
        <w:t>Jakob Gläser</w:t>
      </w:r>
    </w:p>
    <w:p w14:paraId="30DCE4AD" w14:textId="78BDA0BD" w:rsidR="004A6740" w:rsidRPr="00782E61" w:rsidRDefault="00CE1126" w:rsidP="00A156B9">
      <w:pPr>
        <w:jc w:val="right"/>
        <w:rPr>
          <w:rFonts w:ascii="Arial" w:hAnsi="Arial" w:cs="Arial"/>
          <w:sz w:val="20"/>
          <w:szCs w:val="20"/>
        </w:rPr>
      </w:pPr>
      <w:r w:rsidRPr="00782E61">
        <w:rPr>
          <w:rFonts w:ascii="Arial" w:hAnsi="Arial" w:cs="Arial"/>
          <w:sz w:val="20"/>
          <w:szCs w:val="20"/>
        </w:rPr>
        <w:t>Rödelheimer Landstraße 168</w:t>
      </w:r>
    </w:p>
    <w:p w14:paraId="253D9332" w14:textId="5687976C" w:rsidR="001E6FC7" w:rsidRPr="00782E61" w:rsidRDefault="00CE1126" w:rsidP="00A156B9">
      <w:pPr>
        <w:jc w:val="right"/>
        <w:rPr>
          <w:rFonts w:ascii="Arial" w:hAnsi="Arial" w:cs="Arial"/>
          <w:sz w:val="20"/>
          <w:szCs w:val="20"/>
        </w:rPr>
      </w:pPr>
      <w:r w:rsidRPr="00782E61">
        <w:rPr>
          <w:rFonts w:ascii="Arial" w:hAnsi="Arial" w:cs="Arial"/>
          <w:sz w:val="20"/>
          <w:szCs w:val="20"/>
        </w:rPr>
        <w:t>60489 Frankfurt</w:t>
      </w:r>
    </w:p>
    <w:p w14:paraId="26454FCC" w14:textId="1F5F58F7" w:rsidR="00C20EE7" w:rsidRPr="00782E61" w:rsidRDefault="00CE1126" w:rsidP="00DF3E8D">
      <w:pPr>
        <w:jc w:val="right"/>
        <w:rPr>
          <w:rFonts w:ascii="Arial" w:hAnsi="Arial" w:cs="Arial"/>
          <w:sz w:val="20"/>
          <w:szCs w:val="20"/>
        </w:rPr>
      </w:pPr>
      <w:r w:rsidRPr="00782E61">
        <w:rPr>
          <w:rFonts w:ascii="Arial" w:hAnsi="Arial" w:cs="Arial"/>
          <w:sz w:val="20"/>
          <w:szCs w:val="20"/>
        </w:rPr>
        <w:t xml:space="preserve"> </w:t>
      </w:r>
      <w:r w:rsidR="00C20EE7" w:rsidRPr="00782E61">
        <w:rPr>
          <w:rFonts w:ascii="Arial" w:hAnsi="Arial" w:cs="Arial"/>
          <w:sz w:val="20"/>
          <w:szCs w:val="20"/>
        </w:rPr>
        <w:t>jakobglaeser2006@gmail.com</w:t>
      </w:r>
    </w:p>
    <w:p w14:paraId="267B6CC3" w14:textId="3F74EC19" w:rsidR="001E6FC7" w:rsidRPr="00782E61" w:rsidRDefault="00CE1126" w:rsidP="00BB2078">
      <w:pPr>
        <w:jc w:val="right"/>
        <w:rPr>
          <w:rFonts w:ascii="Arial" w:hAnsi="Arial" w:cs="Arial"/>
          <w:sz w:val="20"/>
          <w:szCs w:val="20"/>
          <w:lang w:val="en-GB"/>
        </w:rPr>
      </w:pPr>
      <w:r w:rsidRPr="00782E61">
        <w:rPr>
          <w:rFonts w:ascii="Arial" w:hAnsi="Arial" w:cs="Arial"/>
          <w:sz w:val="20"/>
          <w:szCs w:val="20"/>
        </w:rPr>
        <w:t xml:space="preserve"> </w:t>
      </w:r>
      <w:r w:rsidRPr="00782E61">
        <w:rPr>
          <w:rFonts w:ascii="Arial" w:hAnsi="Arial" w:cs="Arial"/>
          <w:sz w:val="20"/>
          <w:szCs w:val="20"/>
          <w:lang w:val="en-GB"/>
        </w:rPr>
        <w:t>+49 15566932749</w:t>
      </w:r>
    </w:p>
    <w:p w14:paraId="20A69D4D" w14:textId="6CCC8762" w:rsidR="007F63A0" w:rsidRPr="00782E61" w:rsidRDefault="00A16311">
      <w:pPr>
        <w:rPr>
          <w:rFonts w:ascii="Arial" w:hAnsi="Arial" w:cs="Arial"/>
          <w:sz w:val="20"/>
          <w:szCs w:val="20"/>
          <w:lang w:val="en-GB"/>
        </w:rPr>
      </w:pPr>
      <w:r>
        <w:rPr>
          <w:rFonts w:ascii="Arial" w:hAnsi="Arial" w:cs="Arial"/>
          <w:sz w:val="20"/>
          <w:szCs w:val="20"/>
          <w:lang w:val="en-GB"/>
        </w:rPr>
        <w:t>VEND consulting GmbH</w:t>
      </w:r>
    </w:p>
    <w:p w14:paraId="1A7FE23E" w14:textId="505DADE1" w:rsidR="007F63A0" w:rsidRPr="00782E61" w:rsidRDefault="0060394C">
      <w:pPr>
        <w:rPr>
          <w:rFonts w:ascii="Arial" w:hAnsi="Arial" w:cs="Arial"/>
          <w:sz w:val="20"/>
          <w:szCs w:val="20"/>
        </w:rPr>
      </w:pPr>
      <w:proofErr w:type="spellStart"/>
      <w:r>
        <w:rPr>
          <w:rFonts w:ascii="Arial" w:hAnsi="Arial" w:cs="Arial"/>
          <w:sz w:val="20"/>
          <w:szCs w:val="20"/>
        </w:rPr>
        <w:t>Frommannstraße</w:t>
      </w:r>
      <w:proofErr w:type="spellEnd"/>
      <w:r>
        <w:rPr>
          <w:rFonts w:ascii="Arial" w:hAnsi="Arial" w:cs="Arial"/>
          <w:sz w:val="20"/>
          <w:szCs w:val="20"/>
        </w:rPr>
        <w:t xml:space="preserve"> 17</w:t>
      </w:r>
    </w:p>
    <w:p w14:paraId="008F69E9" w14:textId="6F38DA63" w:rsidR="007F63A0" w:rsidRPr="00782E61" w:rsidRDefault="008D7A02" w:rsidP="007F63A0">
      <w:pPr>
        <w:rPr>
          <w:rFonts w:ascii="Arial" w:hAnsi="Arial" w:cs="Arial"/>
          <w:sz w:val="20"/>
          <w:szCs w:val="20"/>
        </w:rPr>
      </w:pPr>
      <w:r>
        <w:rPr>
          <w:rFonts w:ascii="Arial" w:hAnsi="Arial" w:cs="Arial"/>
          <w:sz w:val="20"/>
          <w:szCs w:val="20"/>
        </w:rPr>
        <w:t>90419</w:t>
      </w:r>
      <w:r w:rsidR="007F63A0" w:rsidRPr="00782E61">
        <w:rPr>
          <w:rFonts w:ascii="Arial" w:hAnsi="Arial" w:cs="Arial"/>
          <w:sz w:val="20"/>
          <w:szCs w:val="20"/>
        </w:rPr>
        <w:t xml:space="preserve"> </w:t>
      </w:r>
      <w:r w:rsidR="0060394C">
        <w:rPr>
          <w:rFonts w:ascii="Arial" w:hAnsi="Arial" w:cs="Arial"/>
          <w:sz w:val="20"/>
          <w:szCs w:val="20"/>
        </w:rPr>
        <w:t>Nürnberg</w:t>
      </w:r>
    </w:p>
    <w:p w14:paraId="209AA189" w14:textId="27F8837E" w:rsidR="001E6FC7" w:rsidRPr="00782E61" w:rsidRDefault="00A77761" w:rsidP="008F7948">
      <w:pPr>
        <w:ind w:left="708" w:firstLine="708"/>
        <w:jc w:val="right"/>
        <w:rPr>
          <w:rFonts w:ascii="Arial" w:hAnsi="Arial" w:cs="Arial"/>
          <w:sz w:val="20"/>
          <w:szCs w:val="20"/>
        </w:rPr>
      </w:pPr>
      <w:r w:rsidRPr="00782E61">
        <w:rPr>
          <w:rFonts w:ascii="Arial" w:hAnsi="Arial" w:cs="Arial"/>
          <w:sz w:val="20"/>
          <w:szCs w:val="20"/>
        </w:rPr>
        <w:t>Frankfurt am Main</w:t>
      </w:r>
      <w:r w:rsidR="00C4564A" w:rsidRPr="00782E61">
        <w:rPr>
          <w:rFonts w:ascii="Arial" w:hAnsi="Arial" w:cs="Arial"/>
          <w:sz w:val="20"/>
          <w:szCs w:val="20"/>
        </w:rPr>
        <w:t>,</w:t>
      </w:r>
      <w:r w:rsidR="003F2482" w:rsidRPr="00782E61">
        <w:rPr>
          <w:rFonts w:ascii="Arial" w:hAnsi="Arial" w:cs="Arial"/>
          <w:sz w:val="20"/>
          <w:szCs w:val="20"/>
        </w:rPr>
        <w:t xml:space="preserve"> </w:t>
      </w:r>
      <w:r w:rsidR="00F73FE0" w:rsidRPr="00782E61">
        <w:rPr>
          <w:rFonts w:ascii="Arial" w:hAnsi="Arial" w:cs="Arial"/>
          <w:sz w:val="20"/>
          <w:szCs w:val="20"/>
        </w:rPr>
        <w:t>01</w:t>
      </w:r>
      <w:r w:rsidR="00EF1AC1" w:rsidRPr="00782E61">
        <w:rPr>
          <w:rFonts w:ascii="Arial" w:hAnsi="Arial" w:cs="Arial"/>
          <w:sz w:val="20"/>
          <w:szCs w:val="20"/>
        </w:rPr>
        <w:t>.1</w:t>
      </w:r>
      <w:r w:rsidR="00F73FE0" w:rsidRPr="00782E61">
        <w:rPr>
          <w:rFonts w:ascii="Arial" w:hAnsi="Arial" w:cs="Arial"/>
          <w:sz w:val="20"/>
          <w:szCs w:val="20"/>
        </w:rPr>
        <w:t>1</w:t>
      </w:r>
      <w:r w:rsidR="00EF1AC1" w:rsidRPr="00782E61">
        <w:rPr>
          <w:rFonts w:ascii="Arial" w:hAnsi="Arial" w:cs="Arial"/>
          <w:sz w:val="20"/>
          <w:szCs w:val="20"/>
        </w:rPr>
        <w:t>.2025</w:t>
      </w:r>
    </w:p>
    <w:p w14:paraId="6733C954" w14:textId="77777777" w:rsidR="001E6FC7" w:rsidRPr="00782E61" w:rsidRDefault="001E6FC7" w:rsidP="00BE31E4">
      <w:pPr>
        <w:rPr>
          <w:rFonts w:ascii="Arial" w:hAnsi="Arial" w:cs="Arial"/>
          <w:sz w:val="20"/>
          <w:szCs w:val="20"/>
        </w:rPr>
      </w:pPr>
    </w:p>
    <w:p w14:paraId="51A3B7DB" w14:textId="1222DC77" w:rsidR="004875CF" w:rsidRPr="00782E61" w:rsidRDefault="004875CF" w:rsidP="004875CF">
      <w:pPr>
        <w:rPr>
          <w:rFonts w:ascii="Arial" w:hAnsi="Arial" w:cs="Arial"/>
          <w:b/>
          <w:bCs/>
          <w:sz w:val="20"/>
          <w:szCs w:val="20"/>
        </w:rPr>
      </w:pPr>
      <w:r w:rsidRPr="00782E61">
        <w:rPr>
          <w:rFonts w:ascii="Arial" w:hAnsi="Arial" w:cs="Arial"/>
          <w:b/>
          <w:bCs/>
          <w:sz w:val="20"/>
          <w:szCs w:val="20"/>
        </w:rPr>
        <w:t>Bewerbung um ein</w:t>
      </w:r>
      <w:r w:rsidR="008D7A02">
        <w:rPr>
          <w:rFonts w:ascii="Arial" w:hAnsi="Arial" w:cs="Arial"/>
          <w:b/>
          <w:bCs/>
          <w:sz w:val="20"/>
          <w:szCs w:val="20"/>
        </w:rPr>
        <w:t xml:space="preserve"> Praktikum bei VEND </w:t>
      </w:r>
      <w:proofErr w:type="spellStart"/>
      <w:r w:rsidR="008D7A02">
        <w:rPr>
          <w:rFonts w:ascii="Arial" w:hAnsi="Arial" w:cs="Arial"/>
          <w:b/>
          <w:bCs/>
          <w:sz w:val="20"/>
          <w:szCs w:val="20"/>
        </w:rPr>
        <w:t>consulting</w:t>
      </w:r>
      <w:proofErr w:type="spellEnd"/>
      <w:r w:rsidR="008D7A02">
        <w:rPr>
          <w:rFonts w:ascii="Arial" w:hAnsi="Arial" w:cs="Arial"/>
          <w:b/>
          <w:bCs/>
          <w:sz w:val="20"/>
          <w:szCs w:val="20"/>
        </w:rPr>
        <w:t xml:space="preserve"> GmbH</w:t>
      </w:r>
    </w:p>
    <w:p w14:paraId="10D1402D" w14:textId="77777777" w:rsidR="004875CF" w:rsidRPr="00782E61" w:rsidRDefault="004875CF" w:rsidP="004875CF">
      <w:pPr>
        <w:rPr>
          <w:rFonts w:ascii="Arial" w:hAnsi="Arial" w:cs="Arial"/>
          <w:b/>
          <w:bCs/>
          <w:sz w:val="20"/>
          <w:szCs w:val="20"/>
        </w:rPr>
      </w:pPr>
    </w:p>
    <w:p w14:paraId="2465E50E" w14:textId="4697BC3D" w:rsidR="007F63A0" w:rsidRPr="00782E61" w:rsidRDefault="007F63A0" w:rsidP="00BE31E4">
      <w:pPr>
        <w:rPr>
          <w:rFonts w:ascii="Arial" w:hAnsi="Arial" w:cs="Arial"/>
          <w:b/>
          <w:bCs/>
          <w:sz w:val="20"/>
          <w:szCs w:val="20"/>
        </w:rPr>
      </w:pPr>
    </w:p>
    <w:p w14:paraId="340F8996" w14:textId="59CB8D44" w:rsidR="00BE31E4" w:rsidRPr="00782E61" w:rsidRDefault="00BE31E4" w:rsidP="00BE31E4">
      <w:pPr>
        <w:rPr>
          <w:rFonts w:ascii="Arial" w:hAnsi="Arial" w:cs="Arial"/>
          <w:sz w:val="20"/>
          <w:szCs w:val="20"/>
        </w:rPr>
      </w:pPr>
      <w:r w:rsidRPr="00782E61">
        <w:rPr>
          <w:rFonts w:ascii="Arial" w:hAnsi="Arial" w:cs="Arial"/>
          <w:sz w:val="20"/>
          <w:szCs w:val="20"/>
        </w:rPr>
        <w:t>Sehr geehrte</w:t>
      </w:r>
      <w:r w:rsidR="00B9081C" w:rsidRPr="00782E61">
        <w:rPr>
          <w:rFonts w:ascii="Arial" w:hAnsi="Arial" w:cs="Arial"/>
          <w:sz w:val="20"/>
          <w:szCs w:val="20"/>
        </w:rPr>
        <w:t xml:space="preserve"> Damen und Herren</w:t>
      </w:r>
      <w:r w:rsidRPr="00782E61">
        <w:rPr>
          <w:rFonts w:ascii="Arial" w:hAnsi="Arial" w:cs="Arial"/>
          <w:sz w:val="20"/>
          <w:szCs w:val="20"/>
        </w:rPr>
        <w:t>,</w:t>
      </w:r>
    </w:p>
    <w:p w14:paraId="347E39EA" w14:textId="77777777" w:rsidR="00B9081C" w:rsidRPr="00782E61" w:rsidRDefault="00B9081C" w:rsidP="00BE31E4">
      <w:pPr>
        <w:rPr>
          <w:rFonts w:ascii="Arial" w:hAnsi="Arial" w:cs="Arial"/>
          <w:sz w:val="20"/>
          <w:szCs w:val="20"/>
        </w:rPr>
      </w:pPr>
    </w:p>
    <w:p w14:paraId="4C14B850" w14:textId="3B5414F4" w:rsidR="00B9081C" w:rsidRPr="00782E61" w:rsidRDefault="000678C1" w:rsidP="00BB2078">
      <w:pPr>
        <w:jc w:val="both"/>
        <w:rPr>
          <w:rFonts w:ascii="Arial" w:hAnsi="Arial" w:cs="Arial"/>
          <w:sz w:val="20"/>
          <w:szCs w:val="20"/>
        </w:rPr>
      </w:pPr>
      <w:r w:rsidRPr="00782E61">
        <w:rPr>
          <w:rFonts w:ascii="Arial" w:hAnsi="Arial" w:cs="Arial"/>
          <w:sz w:val="20"/>
          <w:szCs w:val="20"/>
        </w:rPr>
        <w:t xml:space="preserve">bereits in der Schulzeit faszinierte mich die Auseinandersetzung mit wirtschaftlichen Fragestellungen. Um diesen Themenbereich näher kennenzulernen, wechselte ich zur 11. Klasse auf ein Wirtschaftsgymnasium und studiere nun Wirtschaftswissenschaften an der Goethe-Universität </w:t>
      </w:r>
      <w:r w:rsidR="00B84DB8" w:rsidRPr="00782E61">
        <w:rPr>
          <w:rFonts w:ascii="Arial" w:hAnsi="Arial" w:cs="Arial"/>
          <w:sz w:val="20"/>
          <w:szCs w:val="20"/>
        </w:rPr>
        <w:t>Frankfurt.</w:t>
      </w:r>
      <w:r w:rsidR="006B014B" w:rsidRPr="00782E61">
        <w:rPr>
          <w:rFonts w:ascii="Arial" w:hAnsi="Arial" w:cs="Arial"/>
          <w:sz w:val="20"/>
          <w:szCs w:val="20"/>
        </w:rPr>
        <w:t xml:space="preserve"> </w:t>
      </w:r>
      <w:r w:rsidR="00BC38C6" w:rsidRPr="00782E61">
        <w:rPr>
          <w:rFonts w:ascii="Arial" w:hAnsi="Arial" w:cs="Arial"/>
          <w:sz w:val="20"/>
          <w:szCs w:val="20"/>
        </w:rPr>
        <w:t>M</w:t>
      </w:r>
      <w:r w:rsidR="009B7D71" w:rsidRPr="00782E61">
        <w:rPr>
          <w:rFonts w:ascii="Arial" w:hAnsi="Arial" w:cs="Arial"/>
          <w:sz w:val="20"/>
          <w:szCs w:val="20"/>
        </w:rPr>
        <w:t>it</w:t>
      </w:r>
      <w:r w:rsidR="005F4FF6" w:rsidRPr="00782E61">
        <w:rPr>
          <w:rFonts w:ascii="Arial" w:hAnsi="Arial" w:cs="Arial"/>
          <w:sz w:val="20"/>
          <w:szCs w:val="20"/>
        </w:rPr>
        <w:t xml:space="preserve"> eine</w:t>
      </w:r>
      <w:r w:rsidR="00DB46F0" w:rsidRPr="00782E61">
        <w:rPr>
          <w:rFonts w:ascii="Arial" w:hAnsi="Arial" w:cs="Arial"/>
          <w:sz w:val="20"/>
          <w:szCs w:val="20"/>
        </w:rPr>
        <w:t>m Praktikum</w:t>
      </w:r>
      <w:r w:rsidR="00F56E9B" w:rsidRPr="00782E61">
        <w:rPr>
          <w:rFonts w:ascii="Arial" w:hAnsi="Arial" w:cs="Arial"/>
          <w:sz w:val="20"/>
          <w:szCs w:val="20"/>
        </w:rPr>
        <w:t xml:space="preserve"> in der</w:t>
      </w:r>
      <w:r w:rsidR="008B7689" w:rsidRPr="00782E61">
        <w:rPr>
          <w:rFonts w:ascii="Arial" w:hAnsi="Arial" w:cs="Arial"/>
          <w:sz w:val="20"/>
          <w:szCs w:val="20"/>
        </w:rPr>
        <w:t xml:space="preserve"> Unternehmensberatung</w:t>
      </w:r>
      <w:r w:rsidR="00F56E9B" w:rsidRPr="00782E61">
        <w:rPr>
          <w:rFonts w:ascii="Arial" w:hAnsi="Arial" w:cs="Arial"/>
          <w:sz w:val="20"/>
          <w:szCs w:val="20"/>
        </w:rPr>
        <w:t xml:space="preserve"> assoziiere</w:t>
      </w:r>
      <w:r w:rsidR="005F4FF6" w:rsidRPr="00782E61">
        <w:rPr>
          <w:rFonts w:ascii="Arial" w:hAnsi="Arial" w:cs="Arial"/>
          <w:sz w:val="20"/>
          <w:szCs w:val="20"/>
        </w:rPr>
        <w:t xml:space="preserve"> ich </w:t>
      </w:r>
      <w:r w:rsidR="001F1764" w:rsidRPr="00782E61">
        <w:rPr>
          <w:rFonts w:ascii="Arial" w:hAnsi="Arial" w:cs="Arial"/>
          <w:sz w:val="20"/>
          <w:szCs w:val="20"/>
        </w:rPr>
        <w:t>engagierte Projektarbeit</w:t>
      </w:r>
      <w:r w:rsidR="001E7CD2" w:rsidRPr="00782E61">
        <w:rPr>
          <w:rFonts w:ascii="Arial" w:hAnsi="Arial" w:cs="Arial"/>
          <w:sz w:val="20"/>
          <w:szCs w:val="20"/>
        </w:rPr>
        <w:t xml:space="preserve">, bei </w:t>
      </w:r>
      <w:r w:rsidR="00385B2B" w:rsidRPr="00782E61">
        <w:rPr>
          <w:rFonts w:ascii="Arial" w:hAnsi="Arial" w:cs="Arial"/>
          <w:sz w:val="20"/>
          <w:szCs w:val="20"/>
        </w:rPr>
        <w:t>der</w:t>
      </w:r>
      <w:r w:rsidR="001E7CD2" w:rsidRPr="00782E61">
        <w:rPr>
          <w:rFonts w:ascii="Arial" w:hAnsi="Arial" w:cs="Arial"/>
          <w:sz w:val="20"/>
          <w:szCs w:val="20"/>
        </w:rPr>
        <w:t xml:space="preserve"> ich </w:t>
      </w:r>
      <w:r w:rsidR="005E3391" w:rsidRPr="00782E61">
        <w:rPr>
          <w:rFonts w:ascii="Arial" w:hAnsi="Arial" w:cs="Arial"/>
          <w:sz w:val="20"/>
          <w:szCs w:val="20"/>
        </w:rPr>
        <w:t xml:space="preserve">mein theoretisches wirtschaftliches Wissen sowohl anwenden als auch </w:t>
      </w:r>
      <w:r w:rsidR="001560A3" w:rsidRPr="00782E61">
        <w:rPr>
          <w:rFonts w:ascii="Arial" w:hAnsi="Arial" w:cs="Arial"/>
          <w:sz w:val="20"/>
          <w:szCs w:val="20"/>
        </w:rPr>
        <w:t>erweitern</w:t>
      </w:r>
      <w:r w:rsidR="008E7AFD" w:rsidRPr="00782E61">
        <w:rPr>
          <w:rFonts w:ascii="Arial" w:hAnsi="Arial" w:cs="Arial"/>
          <w:sz w:val="20"/>
          <w:szCs w:val="20"/>
        </w:rPr>
        <w:t xml:space="preserve"> kann</w:t>
      </w:r>
      <w:r w:rsidR="00834497" w:rsidRPr="00782E61">
        <w:rPr>
          <w:rFonts w:ascii="Arial" w:hAnsi="Arial" w:cs="Arial"/>
          <w:sz w:val="20"/>
          <w:szCs w:val="20"/>
        </w:rPr>
        <w:t>.</w:t>
      </w:r>
      <w:r w:rsidR="00F21482" w:rsidRPr="00782E61">
        <w:rPr>
          <w:rFonts w:ascii="Arial" w:hAnsi="Arial" w:cs="Arial"/>
          <w:sz w:val="20"/>
          <w:szCs w:val="20"/>
        </w:rPr>
        <w:t xml:space="preserve"> </w:t>
      </w:r>
      <w:r w:rsidR="005D2C3D" w:rsidRPr="00782E61">
        <w:rPr>
          <w:rFonts w:ascii="Arial" w:hAnsi="Arial" w:cs="Arial"/>
          <w:sz w:val="20"/>
          <w:szCs w:val="20"/>
        </w:rPr>
        <w:t xml:space="preserve">Meine Hauptmotivation jedoch ist, </w:t>
      </w:r>
      <w:r w:rsidR="007F56FA" w:rsidRPr="00782E61">
        <w:rPr>
          <w:rFonts w:ascii="Arial" w:hAnsi="Arial" w:cs="Arial"/>
          <w:sz w:val="20"/>
          <w:szCs w:val="20"/>
        </w:rPr>
        <w:t xml:space="preserve">dass die </w:t>
      </w:r>
      <w:r w:rsidR="009226C0" w:rsidRPr="00782E61">
        <w:rPr>
          <w:rFonts w:ascii="Arial" w:hAnsi="Arial" w:cs="Arial"/>
          <w:sz w:val="20"/>
          <w:szCs w:val="20"/>
        </w:rPr>
        <w:t>Beratung</w:t>
      </w:r>
      <w:r w:rsidR="007F56FA" w:rsidRPr="00782E61">
        <w:rPr>
          <w:rFonts w:ascii="Arial" w:hAnsi="Arial" w:cs="Arial"/>
          <w:sz w:val="20"/>
          <w:szCs w:val="20"/>
        </w:rPr>
        <w:t xml:space="preserve"> </w:t>
      </w:r>
      <w:r w:rsidR="0032456F" w:rsidRPr="00782E61">
        <w:rPr>
          <w:rFonts w:ascii="Arial" w:hAnsi="Arial" w:cs="Arial"/>
          <w:sz w:val="20"/>
          <w:szCs w:val="20"/>
        </w:rPr>
        <w:t>Fähigkeiten wie ein strukturiertes Vorgehen</w:t>
      </w:r>
      <w:r w:rsidR="005A2AE8" w:rsidRPr="00782E61">
        <w:rPr>
          <w:rFonts w:ascii="Arial" w:hAnsi="Arial" w:cs="Arial"/>
          <w:sz w:val="20"/>
          <w:szCs w:val="20"/>
        </w:rPr>
        <w:t xml:space="preserve">, kritisches Hinterfragen und Präzision </w:t>
      </w:r>
      <w:r w:rsidR="00483538" w:rsidRPr="00782E61">
        <w:rPr>
          <w:rFonts w:ascii="Arial" w:hAnsi="Arial" w:cs="Arial"/>
          <w:sz w:val="20"/>
          <w:szCs w:val="20"/>
        </w:rPr>
        <w:t>einfordert aber auch fördert. Genau diese Kompetenzen sprechen mich an und möchte ich langfristig in meiner Karriere weiter ausbauen</w:t>
      </w:r>
    </w:p>
    <w:p w14:paraId="51EFBB1D" w14:textId="77777777" w:rsidR="00B9081C" w:rsidRPr="00782E61" w:rsidRDefault="00B9081C" w:rsidP="00BB2078">
      <w:pPr>
        <w:jc w:val="both"/>
        <w:rPr>
          <w:rFonts w:ascii="Arial" w:hAnsi="Arial" w:cs="Arial"/>
          <w:sz w:val="20"/>
          <w:szCs w:val="20"/>
        </w:rPr>
      </w:pPr>
    </w:p>
    <w:p w14:paraId="738983E9" w14:textId="3092DAC4" w:rsidR="00745B34" w:rsidRPr="00782E61" w:rsidRDefault="00B9081C" w:rsidP="00745B34">
      <w:pPr>
        <w:jc w:val="both"/>
        <w:rPr>
          <w:rFonts w:ascii="Arial" w:hAnsi="Arial" w:cs="Arial"/>
          <w:sz w:val="20"/>
          <w:szCs w:val="20"/>
        </w:rPr>
      </w:pPr>
      <w:r w:rsidRPr="00782E61">
        <w:rPr>
          <w:rFonts w:ascii="Arial" w:hAnsi="Arial" w:cs="Arial"/>
          <w:sz w:val="20"/>
          <w:szCs w:val="20"/>
        </w:rPr>
        <w:t xml:space="preserve">Ich bringe ausgeprägte analytische und organisatorische Stärken sowie Führungserfahrung mit, </w:t>
      </w:r>
      <w:r w:rsidR="00CF12FC" w:rsidRPr="00782E61">
        <w:rPr>
          <w:rFonts w:ascii="Arial" w:hAnsi="Arial" w:cs="Arial"/>
          <w:sz w:val="20"/>
          <w:szCs w:val="20"/>
        </w:rPr>
        <w:t>die sich</w:t>
      </w:r>
      <w:r w:rsidRPr="00782E61">
        <w:rPr>
          <w:rFonts w:ascii="Arial" w:hAnsi="Arial" w:cs="Arial"/>
          <w:sz w:val="20"/>
          <w:szCs w:val="20"/>
        </w:rPr>
        <w:t xml:space="preserve"> in meinen Noten widerspiegeln und von denen </w:t>
      </w:r>
      <w:r w:rsidR="00C25E3F" w:rsidRPr="00782E61">
        <w:rPr>
          <w:rFonts w:ascii="Arial" w:hAnsi="Arial" w:cs="Arial"/>
          <w:sz w:val="20"/>
          <w:szCs w:val="20"/>
        </w:rPr>
        <w:t xml:space="preserve">VEND </w:t>
      </w:r>
      <w:proofErr w:type="spellStart"/>
      <w:r w:rsidR="00A16311">
        <w:rPr>
          <w:rFonts w:ascii="Arial" w:hAnsi="Arial" w:cs="Arial"/>
          <w:sz w:val="20"/>
          <w:szCs w:val="20"/>
        </w:rPr>
        <w:t>c</w:t>
      </w:r>
      <w:r w:rsidR="00C25E3F" w:rsidRPr="00782E61">
        <w:rPr>
          <w:rFonts w:ascii="Arial" w:hAnsi="Arial" w:cs="Arial"/>
          <w:sz w:val="20"/>
          <w:szCs w:val="20"/>
        </w:rPr>
        <w:t>onsulting</w:t>
      </w:r>
      <w:proofErr w:type="spellEnd"/>
      <w:r w:rsidRPr="00782E61">
        <w:rPr>
          <w:rFonts w:ascii="Arial" w:hAnsi="Arial" w:cs="Arial"/>
          <w:sz w:val="20"/>
          <w:szCs w:val="20"/>
        </w:rPr>
        <w:t xml:space="preserve"> direkt profitieren kann. Als Schichtleiter bei Subway habe ich Verantwortung für Qualitätsstandards und die Koordination von Teams übernommen, was meine Kommunikations- und Führungsfähigkeiten stärkte. In einem Praktikum im Prozessmanagement entwickelte ich ein internes Service-Tool zur Optimierung von Bestellprozessen und unterstützte Inventurprozesse, was meinen Blick für Effizienz und datenbasierte Lösungen geschärft hat. Zudem habe ich finanzielle Verantwortung bei der Organisation der Abiturkasse übernommen und als Nachhilfegeber in VBWL / Mathematik komplexe Sachverhalte verständlich vermittelt. Technisch arbeite ich sicher mit MS Office und verfüge über Kenntnisse in Python, HTML und SQL. Dies sind Fähigkeiten, die ich gern in Analysen und Modellierungen für eure Projekte einbringe.</w:t>
      </w:r>
      <w:r w:rsidR="00745B34" w:rsidRPr="00782E61">
        <w:rPr>
          <w:rFonts w:ascii="Arial" w:hAnsi="Arial" w:cs="Arial"/>
          <w:sz w:val="20"/>
          <w:szCs w:val="20"/>
        </w:rPr>
        <w:t xml:space="preserve"> Neben meinem Studium engagiere ich mich bei </w:t>
      </w:r>
      <w:r w:rsidR="00905BFE" w:rsidRPr="00782E61">
        <w:rPr>
          <w:rFonts w:ascii="Arial" w:hAnsi="Arial" w:cs="Arial"/>
          <w:sz w:val="20"/>
          <w:szCs w:val="20"/>
        </w:rPr>
        <w:t xml:space="preserve">ROCK YOUR LIFE! Frankfurt am Main e. V. </w:t>
      </w:r>
      <w:r w:rsidR="00745B34" w:rsidRPr="00782E61">
        <w:rPr>
          <w:rFonts w:ascii="Arial" w:hAnsi="Arial" w:cs="Arial"/>
          <w:sz w:val="20"/>
          <w:szCs w:val="20"/>
        </w:rPr>
        <w:t xml:space="preserve">und war über drei Jahre als Messdiener aktiv. Diese Erfahrungen haben mir gezeigt, wie wichtig Verantwortung, Verlässlichkeit und Teamgeist sind. Darüber hinaus vertiefe ich im Skyline Investment Club meine analytischen Fähigkeiten im Bereich Equity Research. Diese Mischung aus sozialem Engagement und strukturiertem Denken möchte ich auch bei </w:t>
      </w:r>
      <w:r w:rsidR="009C7568" w:rsidRPr="00782E61">
        <w:rPr>
          <w:rFonts w:ascii="Arial" w:hAnsi="Arial" w:cs="Arial"/>
          <w:sz w:val="20"/>
          <w:szCs w:val="20"/>
        </w:rPr>
        <w:t>Nordlicht</w:t>
      </w:r>
      <w:r w:rsidR="00593FE3" w:rsidRPr="00782E61">
        <w:rPr>
          <w:rFonts w:ascii="Arial" w:hAnsi="Arial" w:cs="Arial"/>
          <w:sz w:val="20"/>
          <w:szCs w:val="20"/>
        </w:rPr>
        <w:t xml:space="preserve"> Management Consult</w:t>
      </w:r>
      <w:r w:rsidR="002C5EE7" w:rsidRPr="00782E61">
        <w:rPr>
          <w:rFonts w:ascii="Arial" w:hAnsi="Arial" w:cs="Arial"/>
          <w:sz w:val="20"/>
          <w:szCs w:val="20"/>
        </w:rPr>
        <w:t>ants</w:t>
      </w:r>
      <w:r w:rsidR="00593FE3" w:rsidRPr="00782E61">
        <w:rPr>
          <w:rFonts w:ascii="Arial" w:hAnsi="Arial" w:cs="Arial"/>
          <w:sz w:val="20"/>
          <w:szCs w:val="20"/>
        </w:rPr>
        <w:t xml:space="preserve"> </w:t>
      </w:r>
      <w:r w:rsidR="00745B34" w:rsidRPr="00782E61">
        <w:rPr>
          <w:rFonts w:ascii="Arial" w:hAnsi="Arial" w:cs="Arial"/>
          <w:sz w:val="20"/>
          <w:szCs w:val="20"/>
        </w:rPr>
        <w:t>einbringen, um Ideen nicht nur zu entwickeln, sondern wirkungsvoll umzusetzen</w:t>
      </w:r>
      <w:r w:rsidR="00593FE3" w:rsidRPr="00782E61">
        <w:rPr>
          <w:rFonts w:ascii="Arial" w:hAnsi="Arial" w:cs="Arial"/>
          <w:sz w:val="20"/>
          <w:szCs w:val="20"/>
        </w:rPr>
        <w:t>.</w:t>
      </w:r>
    </w:p>
    <w:p w14:paraId="5753D76C" w14:textId="77777777" w:rsidR="00B9081C" w:rsidRPr="00782E61" w:rsidRDefault="00B9081C" w:rsidP="00BB2078">
      <w:pPr>
        <w:jc w:val="both"/>
        <w:rPr>
          <w:rFonts w:ascii="Arial" w:hAnsi="Arial" w:cs="Arial"/>
          <w:sz w:val="20"/>
          <w:szCs w:val="20"/>
        </w:rPr>
      </w:pPr>
    </w:p>
    <w:p w14:paraId="467C2F2A" w14:textId="32C1B470" w:rsidR="00B9081C" w:rsidRPr="00782E61" w:rsidRDefault="00EC2B74" w:rsidP="00BB2078">
      <w:pPr>
        <w:jc w:val="both"/>
        <w:rPr>
          <w:rFonts w:ascii="Arial" w:hAnsi="Arial" w:cs="Arial"/>
          <w:sz w:val="20"/>
          <w:szCs w:val="20"/>
        </w:rPr>
      </w:pPr>
      <w:r w:rsidRPr="00782E61">
        <w:rPr>
          <w:rFonts w:ascii="Arial" w:hAnsi="Arial" w:cs="Arial"/>
          <w:sz w:val="20"/>
          <w:szCs w:val="20"/>
        </w:rPr>
        <w:t>Ich</w:t>
      </w:r>
      <w:r w:rsidR="003D180D" w:rsidRPr="00782E61">
        <w:rPr>
          <w:rFonts w:ascii="Arial" w:hAnsi="Arial" w:cs="Arial"/>
          <w:sz w:val="20"/>
          <w:szCs w:val="20"/>
        </w:rPr>
        <w:t xml:space="preserve"> sehe viele Überschneidungen zwischen meinen Vorstellungen und Qualifikationen und den Werten von </w:t>
      </w:r>
      <w:r w:rsidR="00E30662" w:rsidRPr="00782E61">
        <w:rPr>
          <w:rFonts w:ascii="Arial" w:hAnsi="Arial" w:cs="Arial"/>
          <w:sz w:val="20"/>
          <w:szCs w:val="20"/>
        </w:rPr>
        <w:t xml:space="preserve">VEND </w:t>
      </w:r>
      <w:proofErr w:type="spellStart"/>
      <w:r w:rsidR="00A16311">
        <w:rPr>
          <w:rFonts w:ascii="Arial" w:hAnsi="Arial" w:cs="Arial"/>
          <w:sz w:val="20"/>
          <w:szCs w:val="20"/>
        </w:rPr>
        <w:t>c</w:t>
      </w:r>
      <w:r w:rsidR="00E30662" w:rsidRPr="00782E61">
        <w:rPr>
          <w:rFonts w:ascii="Arial" w:hAnsi="Arial" w:cs="Arial"/>
          <w:sz w:val="20"/>
          <w:szCs w:val="20"/>
        </w:rPr>
        <w:t>onsulting</w:t>
      </w:r>
      <w:proofErr w:type="spellEnd"/>
      <w:r w:rsidR="00AA29E4" w:rsidRPr="00782E61">
        <w:rPr>
          <w:rFonts w:ascii="Arial" w:hAnsi="Arial" w:cs="Arial"/>
          <w:sz w:val="20"/>
          <w:szCs w:val="20"/>
        </w:rPr>
        <w:t>.</w:t>
      </w:r>
      <w:r w:rsidR="00057555" w:rsidRPr="00782E61">
        <w:rPr>
          <w:rFonts w:ascii="Arial" w:hAnsi="Arial" w:cs="Arial"/>
          <w:sz w:val="20"/>
          <w:szCs w:val="20"/>
        </w:rPr>
        <w:t xml:space="preserve"> </w:t>
      </w:r>
      <w:r w:rsidR="008C54DE" w:rsidRPr="00782E61">
        <w:rPr>
          <w:rFonts w:ascii="Arial" w:hAnsi="Arial" w:cs="Arial"/>
          <w:sz w:val="20"/>
          <w:szCs w:val="20"/>
        </w:rPr>
        <w:t xml:space="preserve">Ich bin überzeugt davon, dass </w:t>
      </w:r>
      <w:r w:rsidR="00E30662" w:rsidRPr="00782E61">
        <w:rPr>
          <w:rFonts w:ascii="Arial" w:hAnsi="Arial" w:cs="Arial"/>
          <w:sz w:val="20"/>
          <w:szCs w:val="20"/>
        </w:rPr>
        <w:t xml:space="preserve">VEND </w:t>
      </w:r>
      <w:proofErr w:type="spellStart"/>
      <w:r w:rsidR="00A16311">
        <w:rPr>
          <w:rFonts w:ascii="Arial" w:hAnsi="Arial" w:cs="Arial"/>
          <w:sz w:val="20"/>
          <w:szCs w:val="20"/>
        </w:rPr>
        <w:t>c</w:t>
      </w:r>
      <w:r w:rsidR="00E30662" w:rsidRPr="00782E61">
        <w:rPr>
          <w:rFonts w:ascii="Arial" w:hAnsi="Arial" w:cs="Arial"/>
          <w:sz w:val="20"/>
          <w:szCs w:val="20"/>
        </w:rPr>
        <w:t>onsulting</w:t>
      </w:r>
      <w:proofErr w:type="spellEnd"/>
      <w:r w:rsidR="00B41914" w:rsidRPr="00782E61">
        <w:rPr>
          <w:rFonts w:ascii="Arial" w:hAnsi="Arial" w:cs="Arial"/>
          <w:sz w:val="20"/>
          <w:szCs w:val="20"/>
        </w:rPr>
        <w:t>, genau d</w:t>
      </w:r>
      <w:r w:rsidR="007E31D0" w:rsidRPr="00782E61">
        <w:rPr>
          <w:rFonts w:ascii="Arial" w:hAnsi="Arial" w:cs="Arial"/>
          <w:sz w:val="20"/>
          <w:szCs w:val="20"/>
        </w:rPr>
        <w:t>as</w:t>
      </w:r>
      <w:r w:rsidR="00B41914" w:rsidRPr="00782E61">
        <w:rPr>
          <w:rFonts w:ascii="Arial" w:hAnsi="Arial" w:cs="Arial"/>
          <w:sz w:val="20"/>
          <w:szCs w:val="20"/>
        </w:rPr>
        <w:t xml:space="preserve"> richtige </w:t>
      </w:r>
      <w:r w:rsidR="007E31D0" w:rsidRPr="00782E61">
        <w:rPr>
          <w:rFonts w:ascii="Arial" w:hAnsi="Arial" w:cs="Arial"/>
          <w:sz w:val="20"/>
          <w:szCs w:val="20"/>
        </w:rPr>
        <w:t>Unternehmen</w:t>
      </w:r>
      <w:r w:rsidR="00B41914" w:rsidRPr="00782E61">
        <w:rPr>
          <w:rFonts w:ascii="Arial" w:hAnsi="Arial" w:cs="Arial"/>
          <w:sz w:val="20"/>
          <w:szCs w:val="20"/>
        </w:rPr>
        <w:t xml:space="preserve"> für mich</w:t>
      </w:r>
      <w:r w:rsidR="00E34324" w:rsidRPr="00782E61">
        <w:rPr>
          <w:rFonts w:ascii="Arial" w:hAnsi="Arial" w:cs="Arial"/>
          <w:sz w:val="20"/>
          <w:szCs w:val="20"/>
        </w:rPr>
        <w:t xml:space="preserve"> ist</w:t>
      </w:r>
      <w:r w:rsidR="00B41914" w:rsidRPr="00782E61">
        <w:rPr>
          <w:rFonts w:ascii="Arial" w:hAnsi="Arial" w:cs="Arial"/>
          <w:sz w:val="20"/>
          <w:szCs w:val="20"/>
        </w:rPr>
        <w:t xml:space="preserve">, </w:t>
      </w:r>
      <w:r w:rsidR="009F0C84" w:rsidRPr="00782E61">
        <w:rPr>
          <w:rFonts w:ascii="Arial" w:hAnsi="Arial" w:cs="Arial"/>
          <w:sz w:val="20"/>
          <w:szCs w:val="20"/>
        </w:rPr>
        <w:t>da Ihre</w:t>
      </w:r>
      <w:r w:rsidR="00F66C49" w:rsidRPr="00782E61">
        <w:rPr>
          <w:rFonts w:ascii="Arial" w:hAnsi="Arial" w:cs="Arial"/>
          <w:sz w:val="20"/>
          <w:szCs w:val="20"/>
        </w:rPr>
        <w:t xml:space="preserve"> </w:t>
      </w:r>
      <w:r w:rsidR="00AF57F1" w:rsidRPr="00782E61">
        <w:rPr>
          <w:rFonts w:ascii="Arial" w:hAnsi="Arial" w:cs="Arial"/>
          <w:sz w:val="20"/>
          <w:szCs w:val="20"/>
        </w:rPr>
        <w:t xml:space="preserve">Berater durch </w:t>
      </w:r>
      <w:r w:rsidR="00DC0F5E" w:rsidRPr="00782E61">
        <w:rPr>
          <w:rFonts w:ascii="Arial" w:hAnsi="Arial" w:cs="Arial"/>
          <w:sz w:val="20"/>
          <w:szCs w:val="20"/>
        </w:rPr>
        <w:t>nachhaltige</w:t>
      </w:r>
      <w:r w:rsidR="00F66C49" w:rsidRPr="00782E61">
        <w:rPr>
          <w:rFonts w:ascii="Arial" w:hAnsi="Arial" w:cs="Arial"/>
          <w:sz w:val="20"/>
          <w:szCs w:val="20"/>
        </w:rPr>
        <w:t xml:space="preserve"> und individuelle </w:t>
      </w:r>
      <w:r w:rsidR="00745B51" w:rsidRPr="00782E61">
        <w:rPr>
          <w:rFonts w:ascii="Arial" w:hAnsi="Arial" w:cs="Arial"/>
          <w:sz w:val="20"/>
          <w:szCs w:val="20"/>
        </w:rPr>
        <w:t>An</w:t>
      </w:r>
      <w:r w:rsidR="00E96D8C" w:rsidRPr="00782E61">
        <w:rPr>
          <w:rFonts w:ascii="Arial" w:hAnsi="Arial" w:cs="Arial"/>
          <w:sz w:val="20"/>
          <w:szCs w:val="20"/>
        </w:rPr>
        <w:t>sätze überzeugen</w:t>
      </w:r>
      <w:r w:rsidR="00AC58F0" w:rsidRPr="00782E61">
        <w:rPr>
          <w:rFonts w:ascii="Arial" w:hAnsi="Arial" w:cs="Arial"/>
          <w:sz w:val="20"/>
          <w:szCs w:val="20"/>
        </w:rPr>
        <w:t xml:space="preserve">. Dies sind </w:t>
      </w:r>
      <w:r w:rsidR="00771066" w:rsidRPr="00782E61">
        <w:rPr>
          <w:rFonts w:ascii="Arial" w:hAnsi="Arial" w:cs="Arial"/>
          <w:sz w:val="20"/>
          <w:szCs w:val="20"/>
        </w:rPr>
        <w:t>Qualifikationen,</w:t>
      </w:r>
      <w:r w:rsidR="00AC58F0" w:rsidRPr="00782E61">
        <w:rPr>
          <w:rFonts w:ascii="Arial" w:hAnsi="Arial" w:cs="Arial"/>
          <w:sz w:val="20"/>
          <w:szCs w:val="20"/>
        </w:rPr>
        <w:t xml:space="preserve"> </w:t>
      </w:r>
      <w:r w:rsidR="00BA7DA7" w:rsidRPr="00782E61">
        <w:rPr>
          <w:rFonts w:ascii="Arial" w:hAnsi="Arial" w:cs="Arial"/>
          <w:sz w:val="20"/>
          <w:szCs w:val="20"/>
        </w:rPr>
        <w:t>die</w:t>
      </w:r>
      <w:r w:rsidR="00AC58F0" w:rsidRPr="00782E61">
        <w:rPr>
          <w:rFonts w:ascii="Arial" w:hAnsi="Arial" w:cs="Arial"/>
          <w:sz w:val="20"/>
          <w:szCs w:val="20"/>
        </w:rPr>
        <w:t xml:space="preserve"> ich </w:t>
      </w:r>
      <w:r w:rsidR="00883304" w:rsidRPr="00782E61">
        <w:rPr>
          <w:rFonts w:ascii="Arial" w:hAnsi="Arial" w:cs="Arial"/>
          <w:sz w:val="20"/>
          <w:szCs w:val="20"/>
        </w:rPr>
        <w:t xml:space="preserve">ebenfalls mitbringe und auch bereit bin, bei Ihnen praxisnah auszubauen. </w:t>
      </w:r>
      <w:ins w:id="0" w:author="David Döbele" w:date="2025-11-20T08:20:00Z" w16du:dateUtc="2025-11-20T07:20:00Z">
        <w:r w:rsidR="00E07CF6">
          <w:rPr>
            <w:rFonts w:ascii="Arial" w:hAnsi="Arial" w:cs="Arial"/>
            <w:sz w:val="20"/>
            <w:szCs w:val="20"/>
          </w:rPr>
          <w:t xml:space="preserve">Durch das Karrierenetzwerk </w:t>
        </w:r>
        <w:proofErr w:type="spellStart"/>
        <w:r w:rsidR="00E07CF6">
          <w:rPr>
            <w:rFonts w:ascii="Arial" w:hAnsi="Arial" w:cs="Arial"/>
            <w:sz w:val="20"/>
            <w:szCs w:val="20"/>
          </w:rPr>
          <w:t>pumpkincareers</w:t>
        </w:r>
        <w:proofErr w:type="spellEnd"/>
        <w:r w:rsidR="00E07CF6">
          <w:rPr>
            <w:rFonts w:ascii="Arial" w:hAnsi="Arial" w:cs="Arial"/>
            <w:sz w:val="20"/>
            <w:szCs w:val="20"/>
          </w:rPr>
          <w:t xml:space="preserve"> habe ich bereits sehr viel positives von ehemaligen Praktikanten gehört. </w:t>
        </w:r>
      </w:ins>
      <w:r w:rsidR="00A2273D" w:rsidRPr="00782E61">
        <w:rPr>
          <w:rFonts w:ascii="Arial" w:hAnsi="Arial" w:cs="Arial"/>
          <w:sz w:val="20"/>
          <w:szCs w:val="20"/>
        </w:rPr>
        <w:t>Besonders beeindruckt hat mich</w:t>
      </w:r>
      <w:r w:rsidR="00322B06" w:rsidRPr="00782E61">
        <w:rPr>
          <w:rFonts w:ascii="Arial" w:hAnsi="Arial" w:cs="Arial"/>
          <w:sz w:val="20"/>
          <w:szCs w:val="20"/>
        </w:rPr>
        <w:t xml:space="preserve"> der Ansatz, nicht nur eine </w:t>
      </w:r>
      <w:r w:rsidR="0060394C" w:rsidRPr="00782E61">
        <w:rPr>
          <w:rFonts w:ascii="Arial" w:hAnsi="Arial" w:cs="Arial"/>
          <w:sz w:val="20"/>
          <w:szCs w:val="20"/>
        </w:rPr>
        <w:t>Strategie</w:t>
      </w:r>
      <w:r w:rsidR="00322B06" w:rsidRPr="00782E61">
        <w:rPr>
          <w:rFonts w:ascii="Arial" w:hAnsi="Arial" w:cs="Arial"/>
          <w:sz w:val="20"/>
          <w:szCs w:val="20"/>
        </w:rPr>
        <w:t xml:space="preserve"> für den Kunden zu entwickeln, sondern auch </w:t>
      </w:r>
      <w:r w:rsidR="00566574" w:rsidRPr="00782E61">
        <w:rPr>
          <w:rFonts w:ascii="Arial" w:hAnsi="Arial" w:cs="Arial"/>
          <w:sz w:val="20"/>
          <w:szCs w:val="20"/>
        </w:rPr>
        <w:t>die Umsetzung zu unterstützen</w:t>
      </w:r>
      <w:r w:rsidR="00542443" w:rsidRPr="00782E61">
        <w:rPr>
          <w:rFonts w:ascii="Arial" w:hAnsi="Arial" w:cs="Arial"/>
          <w:sz w:val="20"/>
          <w:szCs w:val="20"/>
        </w:rPr>
        <w:t>. Dies</w:t>
      </w:r>
      <w:r w:rsidR="006D4B35" w:rsidRPr="00782E61">
        <w:rPr>
          <w:rFonts w:ascii="Arial" w:hAnsi="Arial" w:cs="Arial"/>
          <w:sz w:val="20"/>
          <w:szCs w:val="20"/>
        </w:rPr>
        <w:t xml:space="preserve"> signalisiert mir eine </w:t>
      </w:r>
      <w:proofErr w:type="spellStart"/>
      <w:r w:rsidR="00566574" w:rsidRPr="00782E61">
        <w:rPr>
          <w:rFonts w:ascii="Arial" w:hAnsi="Arial" w:cs="Arial"/>
          <w:sz w:val="20"/>
          <w:szCs w:val="20"/>
        </w:rPr>
        <w:t>praxi</w:t>
      </w:r>
      <w:r w:rsidR="00B617E8" w:rsidRPr="00782E61">
        <w:rPr>
          <w:rFonts w:ascii="Arial" w:hAnsi="Arial" w:cs="Arial"/>
          <w:sz w:val="20"/>
          <w:szCs w:val="20"/>
        </w:rPr>
        <w:t>s</w:t>
      </w:r>
      <w:r w:rsidR="00E94C42" w:rsidRPr="00782E61">
        <w:rPr>
          <w:rFonts w:ascii="Arial" w:hAnsi="Arial" w:cs="Arial"/>
          <w:sz w:val="20"/>
          <w:szCs w:val="20"/>
        </w:rPr>
        <w:t>s</w:t>
      </w:r>
      <w:r w:rsidR="006D4B35" w:rsidRPr="00782E61">
        <w:rPr>
          <w:rFonts w:ascii="Arial" w:hAnsi="Arial" w:cs="Arial"/>
          <w:sz w:val="20"/>
          <w:szCs w:val="20"/>
        </w:rPr>
        <w:t>orientierte</w:t>
      </w:r>
      <w:proofErr w:type="spellEnd"/>
      <w:r w:rsidR="006D4B35" w:rsidRPr="00782E61">
        <w:rPr>
          <w:rFonts w:ascii="Arial" w:hAnsi="Arial" w:cs="Arial"/>
          <w:sz w:val="20"/>
          <w:szCs w:val="20"/>
        </w:rPr>
        <w:t xml:space="preserve"> </w:t>
      </w:r>
      <w:r w:rsidR="00EF409A" w:rsidRPr="00782E61">
        <w:rPr>
          <w:rFonts w:ascii="Arial" w:hAnsi="Arial" w:cs="Arial"/>
          <w:sz w:val="20"/>
          <w:szCs w:val="20"/>
        </w:rPr>
        <w:t>Unternehmenskultur,</w:t>
      </w:r>
      <w:r w:rsidR="006D4B35" w:rsidRPr="00782E61">
        <w:rPr>
          <w:rFonts w:ascii="Arial" w:hAnsi="Arial" w:cs="Arial"/>
          <w:sz w:val="20"/>
          <w:szCs w:val="20"/>
        </w:rPr>
        <w:t xml:space="preserve"> von welcher ich </w:t>
      </w:r>
      <w:r w:rsidR="00647AE1" w:rsidRPr="00782E61">
        <w:rPr>
          <w:rFonts w:ascii="Arial" w:hAnsi="Arial" w:cs="Arial"/>
          <w:sz w:val="20"/>
          <w:szCs w:val="20"/>
        </w:rPr>
        <w:t xml:space="preserve">sehr </w:t>
      </w:r>
      <w:r w:rsidR="001603FD" w:rsidRPr="00782E61">
        <w:rPr>
          <w:rFonts w:ascii="Arial" w:hAnsi="Arial" w:cs="Arial"/>
          <w:sz w:val="20"/>
          <w:szCs w:val="20"/>
        </w:rPr>
        <w:t>profitieren könnte,</w:t>
      </w:r>
      <w:r w:rsidR="00B617E8" w:rsidRPr="00782E61">
        <w:rPr>
          <w:rFonts w:ascii="Arial" w:hAnsi="Arial" w:cs="Arial"/>
          <w:sz w:val="20"/>
          <w:szCs w:val="20"/>
        </w:rPr>
        <w:t xml:space="preserve"> da ich Einblicke jenseits der klassischen Beratung </w:t>
      </w:r>
      <w:r w:rsidR="00AC37ED" w:rsidRPr="00782E61">
        <w:rPr>
          <w:rFonts w:ascii="Arial" w:hAnsi="Arial" w:cs="Arial"/>
          <w:sz w:val="20"/>
          <w:szCs w:val="20"/>
        </w:rPr>
        <w:t>gewinne</w:t>
      </w:r>
      <w:r w:rsidR="001603FD" w:rsidRPr="00782E61">
        <w:rPr>
          <w:rFonts w:ascii="Arial" w:hAnsi="Arial" w:cs="Arial"/>
          <w:sz w:val="20"/>
          <w:szCs w:val="20"/>
        </w:rPr>
        <w:t>n könnte</w:t>
      </w:r>
      <w:r w:rsidR="00281019" w:rsidRPr="00782E61">
        <w:rPr>
          <w:rFonts w:ascii="Arial" w:hAnsi="Arial" w:cs="Arial"/>
          <w:sz w:val="20"/>
          <w:szCs w:val="20"/>
        </w:rPr>
        <w:t>.</w:t>
      </w:r>
      <w:r w:rsidR="00EF409A" w:rsidRPr="00782E61">
        <w:rPr>
          <w:rFonts w:ascii="Arial" w:hAnsi="Arial" w:cs="Arial"/>
          <w:sz w:val="20"/>
          <w:szCs w:val="20"/>
        </w:rPr>
        <w:t xml:space="preserve"> </w:t>
      </w:r>
      <w:r w:rsidR="0016669B" w:rsidRPr="00782E61">
        <w:rPr>
          <w:rFonts w:ascii="Arial" w:hAnsi="Arial" w:cs="Arial"/>
          <w:sz w:val="20"/>
          <w:szCs w:val="20"/>
        </w:rPr>
        <w:t>Zudem lege ich großen Wert auf soziales Engagement</w:t>
      </w:r>
      <w:r w:rsidR="00CF40EC" w:rsidRPr="00782E61">
        <w:rPr>
          <w:rFonts w:ascii="Arial" w:hAnsi="Arial" w:cs="Arial"/>
          <w:sz w:val="20"/>
          <w:szCs w:val="20"/>
        </w:rPr>
        <w:t xml:space="preserve">, </w:t>
      </w:r>
      <w:r w:rsidR="00C426D0" w:rsidRPr="00782E61">
        <w:rPr>
          <w:rFonts w:ascii="Arial" w:hAnsi="Arial" w:cs="Arial"/>
          <w:sz w:val="20"/>
          <w:szCs w:val="20"/>
        </w:rPr>
        <w:t>das</w:t>
      </w:r>
      <w:r w:rsidR="00CF40EC" w:rsidRPr="00782E61">
        <w:rPr>
          <w:rFonts w:ascii="Arial" w:hAnsi="Arial" w:cs="Arial"/>
          <w:sz w:val="20"/>
          <w:szCs w:val="20"/>
        </w:rPr>
        <w:t xml:space="preserve"> ich durch meine</w:t>
      </w:r>
      <w:r w:rsidR="00753EEB" w:rsidRPr="00782E61">
        <w:rPr>
          <w:rFonts w:ascii="Arial" w:hAnsi="Arial" w:cs="Arial"/>
          <w:sz w:val="20"/>
          <w:szCs w:val="20"/>
        </w:rPr>
        <w:t xml:space="preserve"> langjährige Tätigkeit als Messdiener</w:t>
      </w:r>
      <w:r w:rsidR="008D2700" w:rsidRPr="00782E61">
        <w:rPr>
          <w:rFonts w:ascii="Arial" w:hAnsi="Arial" w:cs="Arial"/>
          <w:sz w:val="20"/>
          <w:szCs w:val="20"/>
        </w:rPr>
        <w:t xml:space="preserve"> verwirklicht habe und nun durch eine Mitgliedschaft bei </w:t>
      </w:r>
      <w:r w:rsidR="00CC38F6" w:rsidRPr="00782E61">
        <w:rPr>
          <w:rFonts w:ascii="Arial" w:hAnsi="Arial" w:cs="Arial"/>
          <w:sz w:val="20"/>
          <w:szCs w:val="20"/>
        </w:rPr>
        <w:t xml:space="preserve">ROCK YOUR LIFE! Frankfurt am Main e. V. </w:t>
      </w:r>
      <w:r w:rsidR="00645FD5" w:rsidRPr="00782E61">
        <w:rPr>
          <w:rFonts w:ascii="Arial" w:hAnsi="Arial" w:cs="Arial"/>
          <w:sz w:val="20"/>
          <w:szCs w:val="20"/>
        </w:rPr>
        <w:t>weiterführe. Genau diese</w:t>
      </w:r>
      <w:r w:rsidR="008D2700" w:rsidRPr="00782E61">
        <w:rPr>
          <w:rFonts w:ascii="Arial" w:hAnsi="Arial" w:cs="Arial"/>
          <w:sz w:val="20"/>
          <w:szCs w:val="20"/>
        </w:rPr>
        <w:t xml:space="preserve"> </w:t>
      </w:r>
      <w:r w:rsidR="00645FD5" w:rsidRPr="00782E61">
        <w:rPr>
          <w:rFonts w:ascii="Arial" w:hAnsi="Arial" w:cs="Arial"/>
          <w:sz w:val="20"/>
          <w:szCs w:val="20"/>
        </w:rPr>
        <w:t xml:space="preserve">werteorientierte Perspektive möchte </w:t>
      </w:r>
      <w:r w:rsidR="00B435DB" w:rsidRPr="00782E61">
        <w:rPr>
          <w:rFonts w:ascii="Arial" w:hAnsi="Arial" w:cs="Arial"/>
          <w:sz w:val="20"/>
          <w:szCs w:val="20"/>
        </w:rPr>
        <w:t xml:space="preserve">ich </w:t>
      </w:r>
      <w:r w:rsidR="00A84071" w:rsidRPr="00782E61">
        <w:rPr>
          <w:rFonts w:ascii="Arial" w:hAnsi="Arial" w:cs="Arial"/>
          <w:sz w:val="20"/>
          <w:szCs w:val="20"/>
        </w:rPr>
        <w:t xml:space="preserve">bei Ihrer </w:t>
      </w:r>
      <w:r w:rsidR="00B435DB" w:rsidRPr="00782E61">
        <w:rPr>
          <w:rFonts w:ascii="Arial" w:hAnsi="Arial" w:cs="Arial"/>
          <w:sz w:val="20"/>
          <w:szCs w:val="20"/>
        </w:rPr>
        <w:t>Projektarbeit einbri</w:t>
      </w:r>
      <w:r w:rsidR="00E71380" w:rsidRPr="00782E61">
        <w:rPr>
          <w:rFonts w:ascii="Arial" w:hAnsi="Arial" w:cs="Arial"/>
          <w:sz w:val="20"/>
          <w:szCs w:val="20"/>
        </w:rPr>
        <w:t>ngen.</w:t>
      </w:r>
      <w:r w:rsidR="00306DD4" w:rsidRPr="00782E61">
        <w:rPr>
          <w:rFonts w:ascii="Arial" w:hAnsi="Arial" w:cs="Arial"/>
          <w:sz w:val="20"/>
          <w:szCs w:val="20"/>
        </w:rPr>
        <w:t xml:space="preserve"> </w:t>
      </w:r>
      <w:r w:rsidR="00105607" w:rsidRPr="00782E61">
        <w:rPr>
          <w:rFonts w:ascii="Arial" w:hAnsi="Arial" w:cs="Arial"/>
          <w:sz w:val="20"/>
          <w:szCs w:val="20"/>
        </w:rPr>
        <w:t xml:space="preserve">Zuletzt </w:t>
      </w:r>
      <w:r w:rsidR="006D25FC" w:rsidRPr="00782E61">
        <w:rPr>
          <w:rFonts w:ascii="Arial" w:hAnsi="Arial" w:cs="Arial"/>
          <w:sz w:val="20"/>
          <w:szCs w:val="20"/>
        </w:rPr>
        <w:t>bin ich überzeugt da</w:t>
      </w:r>
      <w:r w:rsidR="005F1D17" w:rsidRPr="00782E61">
        <w:rPr>
          <w:rFonts w:ascii="Arial" w:hAnsi="Arial" w:cs="Arial"/>
          <w:sz w:val="20"/>
          <w:szCs w:val="20"/>
        </w:rPr>
        <w:t xml:space="preserve">von, </w:t>
      </w:r>
      <w:r w:rsidR="0070136B" w:rsidRPr="00782E61">
        <w:rPr>
          <w:rFonts w:ascii="Arial" w:hAnsi="Arial" w:cs="Arial"/>
          <w:sz w:val="20"/>
          <w:szCs w:val="20"/>
        </w:rPr>
        <w:t xml:space="preserve">dass </w:t>
      </w:r>
      <w:r w:rsidR="009868F6" w:rsidRPr="00782E61">
        <w:rPr>
          <w:rFonts w:ascii="Arial" w:hAnsi="Arial" w:cs="Arial"/>
          <w:sz w:val="20"/>
          <w:szCs w:val="20"/>
        </w:rPr>
        <w:t xml:space="preserve">ich durch </w:t>
      </w:r>
      <w:r w:rsidR="0070136B" w:rsidRPr="00782E61">
        <w:rPr>
          <w:rFonts w:ascii="Arial" w:hAnsi="Arial" w:cs="Arial"/>
          <w:sz w:val="20"/>
          <w:szCs w:val="20"/>
        </w:rPr>
        <w:t xml:space="preserve">ein Praktikum bei </w:t>
      </w:r>
      <w:r w:rsidR="00B52AD7" w:rsidRPr="00782E61">
        <w:rPr>
          <w:rFonts w:ascii="Arial" w:hAnsi="Arial" w:cs="Arial"/>
          <w:sz w:val="20"/>
          <w:szCs w:val="20"/>
        </w:rPr>
        <w:t xml:space="preserve">VEND </w:t>
      </w:r>
      <w:proofErr w:type="spellStart"/>
      <w:r w:rsidR="0060394C">
        <w:rPr>
          <w:rFonts w:ascii="Arial" w:hAnsi="Arial" w:cs="Arial"/>
          <w:sz w:val="20"/>
          <w:szCs w:val="20"/>
        </w:rPr>
        <w:t>c</w:t>
      </w:r>
      <w:r w:rsidR="00B52AD7" w:rsidRPr="00782E61">
        <w:rPr>
          <w:rFonts w:ascii="Arial" w:hAnsi="Arial" w:cs="Arial"/>
          <w:sz w:val="20"/>
          <w:szCs w:val="20"/>
        </w:rPr>
        <w:t>onsulting</w:t>
      </w:r>
      <w:proofErr w:type="spellEnd"/>
      <w:r w:rsidR="0070136B" w:rsidRPr="00782E61">
        <w:rPr>
          <w:rFonts w:ascii="Arial" w:hAnsi="Arial" w:cs="Arial"/>
          <w:sz w:val="20"/>
          <w:szCs w:val="20"/>
        </w:rPr>
        <w:t xml:space="preserve"> durch die </w:t>
      </w:r>
      <w:r w:rsidR="00B32EC4" w:rsidRPr="00782E61">
        <w:rPr>
          <w:rFonts w:ascii="Arial" w:hAnsi="Arial" w:cs="Arial"/>
          <w:sz w:val="20"/>
          <w:szCs w:val="20"/>
        </w:rPr>
        <w:t>Verbindung</w:t>
      </w:r>
      <w:r w:rsidR="003C6066" w:rsidRPr="00782E61">
        <w:rPr>
          <w:rFonts w:ascii="Arial" w:hAnsi="Arial" w:cs="Arial"/>
          <w:sz w:val="20"/>
          <w:szCs w:val="20"/>
        </w:rPr>
        <w:t xml:space="preserve"> von Strategieberatung und</w:t>
      </w:r>
      <w:r w:rsidR="00281019" w:rsidRPr="00782E61">
        <w:rPr>
          <w:rFonts w:ascii="Arial" w:hAnsi="Arial" w:cs="Arial"/>
          <w:sz w:val="20"/>
          <w:szCs w:val="20"/>
        </w:rPr>
        <w:t xml:space="preserve"> </w:t>
      </w:r>
      <w:r w:rsidR="002B21C3" w:rsidRPr="00782E61">
        <w:rPr>
          <w:rFonts w:ascii="Arial" w:hAnsi="Arial" w:cs="Arial"/>
          <w:sz w:val="20"/>
          <w:szCs w:val="20"/>
        </w:rPr>
        <w:t>der operativen Umsetzung</w:t>
      </w:r>
      <w:r w:rsidR="006027A5" w:rsidRPr="00782E61">
        <w:rPr>
          <w:rFonts w:ascii="Arial" w:hAnsi="Arial" w:cs="Arial"/>
          <w:sz w:val="20"/>
          <w:szCs w:val="20"/>
        </w:rPr>
        <w:t>,</w:t>
      </w:r>
      <w:r w:rsidR="00BE3A37" w:rsidRPr="00782E61">
        <w:rPr>
          <w:rFonts w:ascii="Arial" w:hAnsi="Arial" w:cs="Arial"/>
          <w:sz w:val="20"/>
          <w:szCs w:val="20"/>
        </w:rPr>
        <w:t xml:space="preserve"> genau die </w:t>
      </w:r>
      <w:r w:rsidR="00363576" w:rsidRPr="00782E61">
        <w:rPr>
          <w:rFonts w:ascii="Arial" w:hAnsi="Arial" w:cs="Arial"/>
          <w:sz w:val="20"/>
          <w:szCs w:val="20"/>
        </w:rPr>
        <w:t>Kompetenzen</w:t>
      </w:r>
      <w:r w:rsidR="00BE3A37" w:rsidRPr="00782E61">
        <w:rPr>
          <w:rFonts w:ascii="Arial" w:hAnsi="Arial" w:cs="Arial"/>
          <w:sz w:val="20"/>
          <w:szCs w:val="20"/>
        </w:rPr>
        <w:t xml:space="preserve"> entwickeln kann, welche</w:t>
      </w:r>
      <w:r w:rsidR="00C338BE" w:rsidRPr="00782E61">
        <w:rPr>
          <w:rFonts w:ascii="Arial" w:hAnsi="Arial" w:cs="Arial"/>
          <w:sz w:val="20"/>
          <w:szCs w:val="20"/>
        </w:rPr>
        <w:t xml:space="preserve"> ein ideales Sprungbrett für</w:t>
      </w:r>
      <w:r w:rsidR="00177957" w:rsidRPr="00782E61">
        <w:rPr>
          <w:rFonts w:ascii="Arial" w:hAnsi="Arial" w:cs="Arial"/>
          <w:sz w:val="20"/>
          <w:szCs w:val="20"/>
        </w:rPr>
        <w:t xml:space="preserve"> meine weitere berufliche Entwicklung </w:t>
      </w:r>
      <w:r w:rsidR="000B1EC9" w:rsidRPr="00782E61">
        <w:rPr>
          <w:rFonts w:ascii="Arial" w:hAnsi="Arial" w:cs="Arial"/>
          <w:sz w:val="20"/>
          <w:szCs w:val="20"/>
        </w:rPr>
        <w:t>im Bereich</w:t>
      </w:r>
      <w:r w:rsidR="00BE3A37" w:rsidRPr="00782E61">
        <w:rPr>
          <w:rFonts w:ascii="Arial" w:hAnsi="Arial" w:cs="Arial"/>
          <w:sz w:val="20"/>
          <w:szCs w:val="20"/>
        </w:rPr>
        <w:t xml:space="preserve"> der</w:t>
      </w:r>
      <w:r w:rsidR="000B1EC9" w:rsidRPr="00782E61">
        <w:rPr>
          <w:rFonts w:ascii="Arial" w:hAnsi="Arial" w:cs="Arial"/>
          <w:sz w:val="20"/>
          <w:szCs w:val="20"/>
        </w:rPr>
        <w:t xml:space="preserve"> Beratung darstell</w:t>
      </w:r>
      <w:r w:rsidR="009E25EB" w:rsidRPr="00782E61">
        <w:rPr>
          <w:rFonts w:ascii="Arial" w:hAnsi="Arial" w:cs="Arial"/>
          <w:sz w:val="20"/>
          <w:szCs w:val="20"/>
        </w:rPr>
        <w:t>en</w:t>
      </w:r>
      <w:r w:rsidR="000B1EC9" w:rsidRPr="00782E61">
        <w:rPr>
          <w:rFonts w:ascii="Arial" w:hAnsi="Arial" w:cs="Arial"/>
          <w:sz w:val="20"/>
          <w:szCs w:val="20"/>
        </w:rPr>
        <w:t>.</w:t>
      </w:r>
    </w:p>
    <w:p w14:paraId="252A2B70" w14:textId="77777777" w:rsidR="00B9081C" w:rsidRPr="00782E61" w:rsidRDefault="00B9081C" w:rsidP="00BB2078">
      <w:pPr>
        <w:jc w:val="both"/>
        <w:rPr>
          <w:rFonts w:ascii="Arial" w:hAnsi="Arial" w:cs="Arial"/>
          <w:sz w:val="20"/>
          <w:szCs w:val="20"/>
        </w:rPr>
      </w:pPr>
    </w:p>
    <w:p w14:paraId="3291DAE9" w14:textId="49712B44" w:rsidR="00B9081C" w:rsidRPr="00782E61" w:rsidRDefault="007712B3" w:rsidP="00BB2078">
      <w:pPr>
        <w:jc w:val="both"/>
        <w:rPr>
          <w:rFonts w:ascii="Arial" w:hAnsi="Arial" w:cs="Arial"/>
          <w:sz w:val="20"/>
          <w:szCs w:val="20"/>
        </w:rPr>
      </w:pPr>
      <w:r w:rsidRPr="00782E61">
        <w:rPr>
          <w:rFonts w:ascii="Arial" w:hAnsi="Arial" w:cs="Arial"/>
          <w:sz w:val="20"/>
          <w:szCs w:val="20"/>
        </w:rPr>
        <w:t xml:space="preserve">Mit meiner Erfahrung in der Teamführung, meinem strukturierten Vorgehen und meiner Begeisterung für nachhaltige Finanzthemen bin ich überzeugt, </w:t>
      </w:r>
      <w:r w:rsidR="008C6973" w:rsidRPr="00782E61">
        <w:rPr>
          <w:rFonts w:ascii="Arial" w:hAnsi="Arial" w:cs="Arial"/>
          <w:sz w:val="20"/>
          <w:szCs w:val="20"/>
        </w:rPr>
        <w:t xml:space="preserve">euer </w:t>
      </w:r>
      <w:r w:rsidRPr="00782E61">
        <w:rPr>
          <w:rFonts w:ascii="Arial" w:hAnsi="Arial" w:cs="Arial"/>
          <w:sz w:val="20"/>
          <w:szCs w:val="20"/>
        </w:rPr>
        <w:t xml:space="preserve">Team bereichern zu können. Ich freue mich darauf, bei </w:t>
      </w:r>
      <w:r w:rsidR="00A979DB">
        <w:rPr>
          <w:rFonts w:ascii="Arial" w:hAnsi="Arial" w:cs="Arial"/>
          <w:sz w:val="20"/>
          <w:szCs w:val="20"/>
        </w:rPr>
        <w:t>VEND</w:t>
      </w:r>
      <w:r w:rsidR="0010684D">
        <w:rPr>
          <w:rFonts w:ascii="Arial" w:hAnsi="Arial" w:cs="Arial"/>
          <w:sz w:val="20"/>
          <w:szCs w:val="20"/>
        </w:rPr>
        <w:t xml:space="preserve"> </w:t>
      </w:r>
      <w:proofErr w:type="spellStart"/>
      <w:r w:rsidR="0060394C">
        <w:rPr>
          <w:rFonts w:ascii="Arial" w:hAnsi="Arial" w:cs="Arial"/>
          <w:sz w:val="20"/>
          <w:szCs w:val="20"/>
        </w:rPr>
        <w:t>c</w:t>
      </w:r>
      <w:r w:rsidR="00A979DB">
        <w:rPr>
          <w:rFonts w:ascii="Arial" w:hAnsi="Arial" w:cs="Arial"/>
          <w:sz w:val="20"/>
          <w:szCs w:val="20"/>
        </w:rPr>
        <w:t>onsulting</w:t>
      </w:r>
      <w:proofErr w:type="spellEnd"/>
      <w:r w:rsidRPr="00782E61">
        <w:rPr>
          <w:rFonts w:ascii="Arial" w:hAnsi="Arial" w:cs="Arial"/>
          <w:sz w:val="20"/>
          <w:szCs w:val="20"/>
        </w:rPr>
        <w:t xml:space="preserve"> in interdisziplinären Projekten mitzuwirken und dabei weitere praxisnahe Beratungsfertigkeiten zu erlernen. Gerne würde ich mich persönlich bei Ihnen vorstellen und mehr darüber erfahren, wie ich </w:t>
      </w:r>
      <w:r w:rsidR="002E2508" w:rsidRPr="00782E61">
        <w:rPr>
          <w:rFonts w:ascii="Arial" w:hAnsi="Arial" w:cs="Arial"/>
          <w:sz w:val="20"/>
          <w:szCs w:val="20"/>
        </w:rPr>
        <w:t>Ihr Team während meines Praktikums bestmöglich unterstützen und zugleich</w:t>
      </w:r>
      <w:r w:rsidR="001D0D72" w:rsidRPr="00782E61">
        <w:rPr>
          <w:rFonts w:ascii="Arial" w:hAnsi="Arial" w:cs="Arial"/>
          <w:sz w:val="20"/>
          <w:szCs w:val="20"/>
        </w:rPr>
        <w:t xml:space="preserve"> wertvolle Einblicke in die Arbeit </w:t>
      </w:r>
      <w:r w:rsidR="006E08AC" w:rsidRPr="00782E61">
        <w:rPr>
          <w:rFonts w:ascii="Arial" w:hAnsi="Arial" w:cs="Arial"/>
          <w:sz w:val="20"/>
          <w:szCs w:val="20"/>
        </w:rPr>
        <w:t>bei Ihnen gewinnen</w:t>
      </w:r>
      <w:r w:rsidRPr="00782E61">
        <w:rPr>
          <w:rFonts w:ascii="Arial" w:hAnsi="Arial" w:cs="Arial"/>
          <w:sz w:val="20"/>
          <w:szCs w:val="20"/>
        </w:rPr>
        <w:t xml:space="preserve"> kann.</w:t>
      </w:r>
      <w:r w:rsidR="00B9081C" w:rsidRPr="00782E61">
        <w:rPr>
          <w:rFonts w:ascii="Arial" w:hAnsi="Arial" w:cs="Arial"/>
          <w:sz w:val="20"/>
          <w:szCs w:val="20"/>
        </w:rPr>
        <w:t xml:space="preserve"> </w:t>
      </w:r>
    </w:p>
    <w:p w14:paraId="18D67825" w14:textId="77777777" w:rsidR="00BE31E4" w:rsidRPr="00782E61" w:rsidRDefault="00BE31E4" w:rsidP="00BE31E4">
      <w:pPr>
        <w:rPr>
          <w:rFonts w:ascii="Arial" w:hAnsi="Arial" w:cs="Arial"/>
          <w:sz w:val="20"/>
          <w:szCs w:val="20"/>
        </w:rPr>
      </w:pPr>
    </w:p>
    <w:p w14:paraId="70520E25" w14:textId="2E40F473" w:rsidR="00A77761" w:rsidRPr="00782E61" w:rsidRDefault="005C79D3" w:rsidP="00A77761">
      <w:pPr>
        <w:rPr>
          <w:rFonts w:ascii="Arial" w:hAnsi="Arial" w:cs="Arial"/>
          <w:sz w:val="16"/>
          <w:szCs w:val="22"/>
        </w:rPr>
      </w:pPr>
      <w:r w:rsidRPr="00782E61">
        <w:rPr>
          <w:rFonts w:ascii="Arial" w:hAnsi="Arial" w:cs="Arial"/>
          <w:noProof/>
          <w:sz w:val="16"/>
          <w:szCs w:val="22"/>
        </w:rPr>
        <w:drawing>
          <wp:anchor distT="0" distB="0" distL="114300" distR="114300" simplePos="0" relativeHeight="251658240" behindDoc="1" locked="0" layoutInCell="1" allowOverlap="1" wp14:anchorId="4AFF0390" wp14:editId="26DB3CF9">
            <wp:simplePos x="0" y="0"/>
            <wp:positionH relativeFrom="margin">
              <wp:posOffset>70241</wp:posOffset>
            </wp:positionH>
            <wp:positionV relativeFrom="paragraph">
              <wp:posOffset>103932</wp:posOffset>
            </wp:positionV>
            <wp:extent cx="679694" cy="1104900"/>
            <wp:effectExtent l="279400" t="101600" r="273050" b="101600"/>
            <wp:wrapNone/>
            <wp:docPr id="456958575" name="Grafik 1" descr="Ein Bild, das Text, Handschrift, Brief,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8575" name="Grafik 1" descr="Ein Bild, das Text, Handschrift, Brief, Entwurf enthält.&#10;&#10;KI-generierte Inhalte können fehlerhaft sein."/>
                    <pic:cNvPicPr/>
                  </pic:nvPicPr>
                  <pic:blipFill rotWithShape="1">
                    <a:blip r:embed="rId7" cstate="print">
                      <a:extLst>
                        <a:ext uri="{BEBA8EAE-BF5A-486C-A8C5-ECC9F3942E4B}">
                          <a14:imgProps xmlns:a14="http://schemas.microsoft.com/office/drawing/2010/main">
                            <a14:imgLayer r:embed="rId8">
                              <a14:imgEffect>
                                <a14:sharpenSoften amount="100000"/>
                              </a14:imgEffect>
                              <a14:imgEffect>
                                <a14:brightnessContrast bright="35000"/>
                              </a14:imgEffect>
                            </a14:imgLayer>
                          </a14:imgProps>
                        </a:ext>
                        <a:ext uri="{28A0092B-C50C-407E-A947-70E740481C1C}">
                          <a14:useLocalDpi xmlns:a14="http://schemas.microsoft.com/office/drawing/2010/main" val="0"/>
                        </a:ext>
                      </a:extLst>
                    </a:blip>
                    <a:srcRect l="47924" t="56382" r="29524" b="16122"/>
                    <a:stretch>
                      <a:fillRect/>
                    </a:stretch>
                  </pic:blipFill>
                  <pic:spPr bwMode="auto">
                    <a:xfrm rot="2345216">
                      <a:off x="0" y="0"/>
                      <a:ext cx="679694" cy="1104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1E4" w:rsidRPr="00782E61">
        <w:rPr>
          <w:rFonts w:ascii="Arial" w:hAnsi="Arial" w:cs="Arial"/>
          <w:sz w:val="20"/>
          <w:szCs w:val="20"/>
        </w:rPr>
        <w:t>Mit freundlichen Grüßen</w:t>
      </w:r>
      <w:r w:rsidR="00BE31E4" w:rsidRPr="00782E61">
        <w:rPr>
          <w:rFonts w:ascii="Arial" w:hAnsi="Arial" w:cs="Arial"/>
          <w:sz w:val="20"/>
          <w:szCs w:val="20"/>
        </w:rPr>
        <w:br/>
      </w:r>
    </w:p>
    <w:p w14:paraId="71D53436" w14:textId="7D407E79" w:rsidR="003328F3" w:rsidRPr="00782E61" w:rsidRDefault="003328F3" w:rsidP="00BB2078">
      <w:pPr>
        <w:rPr>
          <w:rFonts w:ascii="Arial" w:hAnsi="Arial" w:cs="Arial"/>
          <w:sz w:val="20"/>
          <w:szCs w:val="20"/>
        </w:rPr>
      </w:pPr>
    </w:p>
    <w:sectPr w:rsidR="003328F3" w:rsidRPr="00782E61" w:rsidSect="00783A1C">
      <w:pgSz w:w="11900" w:h="16840"/>
      <w:pgMar w:top="1077" w:right="1134" w:bottom="62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C419F" w14:textId="77777777" w:rsidR="002E2D32" w:rsidRDefault="002E2D32" w:rsidP="00A156B9">
      <w:r>
        <w:separator/>
      </w:r>
    </w:p>
  </w:endnote>
  <w:endnote w:type="continuationSeparator" w:id="0">
    <w:p w14:paraId="2125E9E0" w14:textId="77777777" w:rsidR="002E2D32" w:rsidRDefault="002E2D32"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4CE05" w14:textId="77777777" w:rsidR="002E2D32" w:rsidRDefault="002E2D32" w:rsidP="00A156B9">
      <w:r>
        <w:separator/>
      </w:r>
    </w:p>
  </w:footnote>
  <w:footnote w:type="continuationSeparator" w:id="0">
    <w:p w14:paraId="68E24117" w14:textId="77777777" w:rsidR="002E2D32" w:rsidRDefault="002E2D32"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5695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7DF3"/>
    <w:rsid w:val="00022F30"/>
    <w:rsid w:val="00027649"/>
    <w:rsid w:val="00057555"/>
    <w:rsid w:val="000678C1"/>
    <w:rsid w:val="00090E56"/>
    <w:rsid w:val="00093486"/>
    <w:rsid w:val="000B1EC9"/>
    <w:rsid w:val="000C3413"/>
    <w:rsid w:val="000C3DDE"/>
    <w:rsid w:val="000E5917"/>
    <w:rsid w:val="000F2F6E"/>
    <w:rsid w:val="00105607"/>
    <w:rsid w:val="001057F0"/>
    <w:rsid w:val="0010684D"/>
    <w:rsid w:val="00116BFB"/>
    <w:rsid w:val="00120747"/>
    <w:rsid w:val="0012099C"/>
    <w:rsid w:val="00121557"/>
    <w:rsid w:val="0013061C"/>
    <w:rsid w:val="001476D4"/>
    <w:rsid w:val="001560A3"/>
    <w:rsid w:val="001603FD"/>
    <w:rsid w:val="00165783"/>
    <w:rsid w:val="0016669B"/>
    <w:rsid w:val="00177957"/>
    <w:rsid w:val="0017795A"/>
    <w:rsid w:val="00185DAD"/>
    <w:rsid w:val="001A012E"/>
    <w:rsid w:val="001B5242"/>
    <w:rsid w:val="001B5CF7"/>
    <w:rsid w:val="001C3673"/>
    <w:rsid w:val="001D0D72"/>
    <w:rsid w:val="001D4E5E"/>
    <w:rsid w:val="001D6B0C"/>
    <w:rsid w:val="001E6FC7"/>
    <w:rsid w:val="001E7CD2"/>
    <w:rsid w:val="001E7F44"/>
    <w:rsid w:val="001F1764"/>
    <w:rsid w:val="00235669"/>
    <w:rsid w:val="00241A1C"/>
    <w:rsid w:val="002713F2"/>
    <w:rsid w:val="002717C6"/>
    <w:rsid w:val="002766FD"/>
    <w:rsid w:val="00281019"/>
    <w:rsid w:val="00284FE4"/>
    <w:rsid w:val="002950F2"/>
    <w:rsid w:val="002A59A4"/>
    <w:rsid w:val="002A5DCC"/>
    <w:rsid w:val="002B21C3"/>
    <w:rsid w:val="002B70E7"/>
    <w:rsid w:val="002C5EE7"/>
    <w:rsid w:val="002C5F07"/>
    <w:rsid w:val="002D2B41"/>
    <w:rsid w:val="002E099B"/>
    <w:rsid w:val="002E2508"/>
    <w:rsid w:val="002E2D32"/>
    <w:rsid w:val="002E3F2E"/>
    <w:rsid w:val="002F6B35"/>
    <w:rsid w:val="002F7529"/>
    <w:rsid w:val="00304D5C"/>
    <w:rsid w:val="00306DD4"/>
    <w:rsid w:val="003112EA"/>
    <w:rsid w:val="00322B06"/>
    <w:rsid w:val="0032456F"/>
    <w:rsid w:val="0032583B"/>
    <w:rsid w:val="003328F3"/>
    <w:rsid w:val="003431AB"/>
    <w:rsid w:val="00345437"/>
    <w:rsid w:val="00347C97"/>
    <w:rsid w:val="00352DA0"/>
    <w:rsid w:val="00355ADE"/>
    <w:rsid w:val="003606B8"/>
    <w:rsid w:val="00363576"/>
    <w:rsid w:val="003717F1"/>
    <w:rsid w:val="00375C8B"/>
    <w:rsid w:val="00376E4C"/>
    <w:rsid w:val="00385B2B"/>
    <w:rsid w:val="003A48A3"/>
    <w:rsid w:val="003B2432"/>
    <w:rsid w:val="003C0453"/>
    <w:rsid w:val="003C063B"/>
    <w:rsid w:val="003C29DF"/>
    <w:rsid w:val="003C6066"/>
    <w:rsid w:val="003D180D"/>
    <w:rsid w:val="003D5CFC"/>
    <w:rsid w:val="003F2482"/>
    <w:rsid w:val="003F7403"/>
    <w:rsid w:val="00407537"/>
    <w:rsid w:val="00416A15"/>
    <w:rsid w:val="00444DE6"/>
    <w:rsid w:val="00471A61"/>
    <w:rsid w:val="004729B6"/>
    <w:rsid w:val="00483538"/>
    <w:rsid w:val="004843B1"/>
    <w:rsid w:val="004875CF"/>
    <w:rsid w:val="00487BD1"/>
    <w:rsid w:val="004A6740"/>
    <w:rsid w:val="004B55C3"/>
    <w:rsid w:val="004C61FE"/>
    <w:rsid w:val="004D54C6"/>
    <w:rsid w:val="0050362E"/>
    <w:rsid w:val="00513856"/>
    <w:rsid w:val="0051624B"/>
    <w:rsid w:val="00530799"/>
    <w:rsid w:val="00531526"/>
    <w:rsid w:val="00542443"/>
    <w:rsid w:val="005447E5"/>
    <w:rsid w:val="00566574"/>
    <w:rsid w:val="005824C7"/>
    <w:rsid w:val="00586591"/>
    <w:rsid w:val="00593FE3"/>
    <w:rsid w:val="005A2AE8"/>
    <w:rsid w:val="005A33F4"/>
    <w:rsid w:val="005A7876"/>
    <w:rsid w:val="005C18A8"/>
    <w:rsid w:val="005C45BA"/>
    <w:rsid w:val="005C79D3"/>
    <w:rsid w:val="005D2C3D"/>
    <w:rsid w:val="005E3391"/>
    <w:rsid w:val="005E388D"/>
    <w:rsid w:val="005F1D17"/>
    <w:rsid w:val="005F4FF6"/>
    <w:rsid w:val="005F7AA2"/>
    <w:rsid w:val="006027A5"/>
    <w:rsid w:val="0060394C"/>
    <w:rsid w:val="00622562"/>
    <w:rsid w:val="00623FD8"/>
    <w:rsid w:val="0064311F"/>
    <w:rsid w:val="00645FD5"/>
    <w:rsid w:val="00647AE1"/>
    <w:rsid w:val="00650496"/>
    <w:rsid w:val="00686F0C"/>
    <w:rsid w:val="006A3056"/>
    <w:rsid w:val="006A3780"/>
    <w:rsid w:val="006B014B"/>
    <w:rsid w:val="006C3E20"/>
    <w:rsid w:val="006C6004"/>
    <w:rsid w:val="006D25FC"/>
    <w:rsid w:val="006D4B35"/>
    <w:rsid w:val="006E08AC"/>
    <w:rsid w:val="006F1DF4"/>
    <w:rsid w:val="006F55C1"/>
    <w:rsid w:val="0070136B"/>
    <w:rsid w:val="0070358F"/>
    <w:rsid w:val="0070635E"/>
    <w:rsid w:val="007271B0"/>
    <w:rsid w:val="007307F4"/>
    <w:rsid w:val="00742F06"/>
    <w:rsid w:val="00745B34"/>
    <w:rsid w:val="00745B51"/>
    <w:rsid w:val="0075090E"/>
    <w:rsid w:val="00753EEB"/>
    <w:rsid w:val="00755109"/>
    <w:rsid w:val="00771066"/>
    <w:rsid w:val="007712B3"/>
    <w:rsid w:val="00782E61"/>
    <w:rsid w:val="00783A1C"/>
    <w:rsid w:val="0078695D"/>
    <w:rsid w:val="007921E6"/>
    <w:rsid w:val="00792466"/>
    <w:rsid w:val="007950E2"/>
    <w:rsid w:val="00797F89"/>
    <w:rsid w:val="007C24A1"/>
    <w:rsid w:val="007C44C5"/>
    <w:rsid w:val="007C641F"/>
    <w:rsid w:val="007D4BBB"/>
    <w:rsid w:val="007E31D0"/>
    <w:rsid w:val="007E3211"/>
    <w:rsid w:val="007F56FA"/>
    <w:rsid w:val="007F63A0"/>
    <w:rsid w:val="008044B1"/>
    <w:rsid w:val="0082681F"/>
    <w:rsid w:val="00834497"/>
    <w:rsid w:val="00836AC0"/>
    <w:rsid w:val="00863756"/>
    <w:rsid w:val="00883304"/>
    <w:rsid w:val="00883869"/>
    <w:rsid w:val="00894D21"/>
    <w:rsid w:val="008A5B63"/>
    <w:rsid w:val="008B7689"/>
    <w:rsid w:val="008C54DE"/>
    <w:rsid w:val="008C6973"/>
    <w:rsid w:val="008C77FC"/>
    <w:rsid w:val="008D2700"/>
    <w:rsid w:val="008D5621"/>
    <w:rsid w:val="008D7A02"/>
    <w:rsid w:val="008E262F"/>
    <w:rsid w:val="008E7AFD"/>
    <w:rsid w:val="008F0795"/>
    <w:rsid w:val="008F7948"/>
    <w:rsid w:val="00905BFE"/>
    <w:rsid w:val="009226C0"/>
    <w:rsid w:val="009502DA"/>
    <w:rsid w:val="00955BE9"/>
    <w:rsid w:val="009626C3"/>
    <w:rsid w:val="00962B5D"/>
    <w:rsid w:val="00984D82"/>
    <w:rsid w:val="009868F6"/>
    <w:rsid w:val="009A2817"/>
    <w:rsid w:val="009A4989"/>
    <w:rsid w:val="009B7D71"/>
    <w:rsid w:val="009B7EB8"/>
    <w:rsid w:val="009C1696"/>
    <w:rsid w:val="009C7568"/>
    <w:rsid w:val="009E25EB"/>
    <w:rsid w:val="009F0C84"/>
    <w:rsid w:val="009F2E7C"/>
    <w:rsid w:val="009F47B4"/>
    <w:rsid w:val="009F50E5"/>
    <w:rsid w:val="00A01B3D"/>
    <w:rsid w:val="00A02E6A"/>
    <w:rsid w:val="00A10A19"/>
    <w:rsid w:val="00A1316B"/>
    <w:rsid w:val="00A156B9"/>
    <w:rsid w:val="00A16311"/>
    <w:rsid w:val="00A2273D"/>
    <w:rsid w:val="00A3280A"/>
    <w:rsid w:val="00A47281"/>
    <w:rsid w:val="00A64663"/>
    <w:rsid w:val="00A66993"/>
    <w:rsid w:val="00A67A9A"/>
    <w:rsid w:val="00A77761"/>
    <w:rsid w:val="00A84071"/>
    <w:rsid w:val="00A87F55"/>
    <w:rsid w:val="00A90976"/>
    <w:rsid w:val="00A979DB"/>
    <w:rsid w:val="00AA29E4"/>
    <w:rsid w:val="00AA7FE9"/>
    <w:rsid w:val="00AC146E"/>
    <w:rsid w:val="00AC37ED"/>
    <w:rsid w:val="00AC4E2A"/>
    <w:rsid w:val="00AC58F0"/>
    <w:rsid w:val="00AF10AB"/>
    <w:rsid w:val="00AF57F1"/>
    <w:rsid w:val="00B27710"/>
    <w:rsid w:val="00B32EC4"/>
    <w:rsid w:val="00B41914"/>
    <w:rsid w:val="00B435DB"/>
    <w:rsid w:val="00B471DB"/>
    <w:rsid w:val="00B51C4A"/>
    <w:rsid w:val="00B52AD7"/>
    <w:rsid w:val="00B564DC"/>
    <w:rsid w:val="00B617E8"/>
    <w:rsid w:val="00B634FE"/>
    <w:rsid w:val="00B7517D"/>
    <w:rsid w:val="00B804AF"/>
    <w:rsid w:val="00B843C4"/>
    <w:rsid w:val="00B84DB8"/>
    <w:rsid w:val="00B87BB7"/>
    <w:rsid w:val="00B9081C"/>
    <w:rsid w:val="00BA7DA7"/>
    <w:rsid w:val="00BB2078"/>
    <w:rsid w:val="00BB55B0"/>
    <w:rsid w:val="00BC38C6"/>
    <w:rsid w:val="00BC6398"/>
    <w:rsid w:val="00BE31E4"/>
    <w:rsid w:val="00BE3A37"/>
    <w:rsid w:val="00BE5255"/>
    <w:rsid w:val="00BF708A"/>
    <w:rsid w:val="00C10FCC"/>
    <w:rsid w:val="00C16765"/>
    <w:rsid w:val="00C20EE7"/>
    <w:rsid w:val="00C247DD"/>
    <w:rsid w:val="00C25E3F"/>
    <w:rsid w:val="00C338BE"/>
    <w:rsid w:val="00C426D0"/>
    <w:rsid w:val="00C436FE"/>
    <w:rsid w:val="00C4564A"/>
    <w:rsid w:val="00C45F9B"/>
    <w:rsid w:val="00C504CC"/>
    <w:rsid w:val="00C514B6"/>
    <w:rsid w:val="00C51725"/>
    <w:rsid w:val="00C873E3"/>
    <w:rsid w:val="00C87FB6"/>
    <w:rsid w:val="00C973D7"/>
    <w:rsid w:val="00C97FBB"/>
    <w:rsid w:val="00CA014D"/>
    <w:rsid w:val="00CA3501"/>
    <w:rsid w:val="00CA6FE3"/>
    <w:rsid w:val="00CB393C"/>
    <w:rsid w:val="00CC38F6"/>
    <w:rsid w:val="00CC5149"/>
    <w:rsid w:val="00CD2AE4"/>
    <w:rsid w:val="00CE1126"/>
    <w:rsid w:val="00CF12FC"/>
    <w:rsid w:val="00CF40EC"/>
    <w:rsid w:val="00CF5E5E"/>
    <w:rsid w:val="00D00256"/>
    <w:rsid w:val="00D05D77"/>
    <w:rsid w:val="00D06951"/>
    <w:rsid w:val="00D15FA0"/>
    <w:rsid w:val="00D2033A"/>
    <w:rsid w:val="00D31189"/>
    <w:rsid w:val="00D41CDC"/>
    <w:rsid w:val="00D422A8"/>
    <w:rsid w:val="00D45816"/>
    <w:rsid w:val="00D54045"/>
    <w:rsid w:val="00D57873"/>
    <w:rsid w:val="00D648FF"/>
    <w:rsid w:val="00D64CB6"/>
    <w:rsid w:val="00D81716"/>
    <w:rsid w:val="00D8789C"/>
    <w:rsid w:val="00D9767E"/>
    <w:rsid w:val="00DA1BE1"/>
    <w:rsid w:val="00DB46F0"/>
    <w:rsid w:val="00DB593E"/>
    <w:rsid w:val="00DC0F5E"/>
    <w:rsid w:val="00DC4587"/>
    <w:rsid w:val="00DD3777"/>
    <w:rsid w:val="00DE05E7"/>
    <w:rsid w:val="00DF3E8D"/>
    <w:rsid w:val="00E01186"/>
    <w:rsid w:val="00E07CF6"/>
    <w:rsid w:val="00E168B5"/>
    <w:rsid w:val="00E30662"/>
    <w:rsid w:val="00E3243A"/>
    <w:rsid w:val="00E34324"/>
    <w:rsid w:val="00E351C8"/>
    <w:rsid w:val="00E44C40"/>
    <w:rsid w:val="00E555BE"/>
    <w:rsid w:val="00E55736"/>
    <w:rsid w:val="00E606EE"/>
    <w:rsid w:val="00E6456D"/>
    <w:rsid w:val="00E71380"/>
    <w:rsid w:val="00E825FF"/>
    <w:rsid w:val="00E8502E"/>
    <w:rsid w:val="00E9469B"/>
    <w:rsid w:val="00E94C42"/>
    <w:rsid w:val="00E96D8C"/>
    <w:rsid w:val="00EA6931"/>
    <w:rsid w:val="00EB6E52"/>
    <w:rsid w:val="00EC2B74"/>
    <w:rsid w:val="00EC2D87"/>
    <w:rsid w:val="00ED0EFD"/>
    <w:rsid w:val="00ED3D04"/>
    <w:rsid w:val="00EE44B0"/>
    <w:rsid w:val="00EF11B1"/>
    <w:rsid w:val="00EF1AC1"/>
    <w:rsid w:val="00EF409A"/>
    <w:rsid w:val="00EF7788"/>
    <w:rsid w:val="00F06D19"/>
    <w:rsid w:val="00F07430"/>
    <w:rsid w:val="00F17E63"/>
    <w:rsid w:val="00F21482"/>
    <w:rsid w:val="00F32BA5"/>
    <w:rsid w:val="00F40192"/>
    <w:rsid w:val="00F5419A"/>
    <w:rsid w:val="00F56E9B"/>
    <w:rsid w:val="00F63D88"/>
    <w:rsid w:val="00F66C49"/>
    <w:rsid w:val="00F70849"/>
    <w:rsid w:val="00F7199D"/>
    <w:rsid w:val="00F73FE0"/>
    <w:rsid w:val="00F85FDD"/>
    <w:rsid w:val="00FA00EF"/>
    <w:rsid w:val="00FA65C1"/>
    <w:rsid w:val="00FB2B88"/>
    <w:rsid w:val="00FC1C20"/>
    <w:rsid w:val="00FE1BD8"/>
    <w:rsid w:val="00FE3DBB"/>
    <w:rsid w:val="00FF60C8"/>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B90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619</Words>
  <Characters>3905</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5</cp:revision>
  <cp:lastPrinted>2025-11-01T20:21:00Z</cp:lastPrinted>
  <dcterms:created xsi:type="dcterms:W3CDTF">2025-11-19T21:31:00Z</dcterms:created>
  <dcterms:modified xsi:type="dcterms:W3CDTF">2025-11-20T07:20:00Z</dcterms:modified>
</cp:coreProperties>
</file>