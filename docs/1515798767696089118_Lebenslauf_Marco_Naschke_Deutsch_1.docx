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136"/>
        <w:gridCol w:w="147"/>
        <w:gridCol w:w="284"/>
        <w:gridCol w:w="425"/>
        <w:gridCol w:w="425"/>
        <w:gridCol w:w="142"/>
        <w:gridCol w:w="1418"/>
        <w:gridCol w:w="283"/>
        <w:gridCol w:w="2411"/>
        <w:tblGridChange w:id="0">
          <w:tblGrid>
            <w:gridCol w:w="1276"/>
            <w:gridCol w:w="4111"/>
            <w:gridCol w:w="136"/>
            <w:gridCol w:w="147"/>
            <w:gridCol w:w="284"/>
            <w:gridCol w:w="425"/>
            <w:gridCol w:w="425"/>
            <w:gridCol w:w="142"/>
            <w:gridCol w:w="1418"/>
            <w:gridCol w:w="283"/>
            <w:gridCol w:w="2411"/>
          </w:tblGrid>
        </w:tblGridChange>
      </w:tblGrid>
      <w:tr w:rsidR="00E809B1" w:rsidRPr="00A93B1C" w14:paraId="487AC9CE" w14:textId="77777777" w:rsidTr="00E809B1">
        <w:trPr>
          <w:trHeight w:val="283"/>
        </w:trPr>
        <w:tc>
          <w:tcPr>
            <w:tcW w:w="11058" w:type="dxa"/>
            <w:gridSpan w:val="11"/>
            <w:vAlign w:val="bottom"/>
          </w:tcPr>
          <w:p w14:paraId="0CBC6997" w14:textId="6FFEC45F" w:rsidR="00E55D90" w:rsidRPr="00A93B1C" w:rsidRDefault="00182C7C" w:rsidP="00BD49FA">
            <w:pPr>
              <w:jc w:val="center"/>
              <w:rPr>
                <w:rFonts w:ascii="Georgia" w:hAnsi="Georgia" w:cs="Arial"/>
                <w:b/>
                <w:sz w:val="36"/>
                <w:szCs w:val="32"/>
              </w:rPr>
            </w:pPr>
            <w:r>
              <w:rPr>
                <w:rFonts w:ascii="Georgia" w:hAnsi="Georgia" w:cs="Arial"/>
                <w:b/>
                <w:sz w:val="36"/>
                <w:szCs w:val="32"/>
              </w:rPr>
              <w:t>Marco Jose</w:t>
            </w:r>
            <w:r w:rsidR="00E55D90" w:rsidRPr="00A93B1C">
              <w:rPr>
                <w:rFonts w:ascii="Georgia" w:hAnsi="Georgia" w:cs="Arial"/>
                <w:b/>
                <w:sz w:val="36"/>
                <w:szCs w:val="32"/>
              </w:rPr>
              <w:t xml:space="preserve"> </w:t>
            </w:r>
            <w:r>
              <w:rPr>
                <w:rFonts w:ascii="Georgia" w:hAnsi="Georgia" w:cs="Arial"/>
                <w:b/>
                <w:sz w:val="36"/>
                <w:szCs w:val="32"/>
              </w:rPr>
              <w:t>Naschke</w:t>
            </w:r>
          </w:p>
          <w:p w14:paraId="135895E2" w14:textId="0B2A7FE0" w:rsidR="00F44F5F" w:rsidRPr="00A93B1C" w:rsidRDefault="00182C7C" w:rsidP="00BD49FA">
            <w:pPr>
              <w:jc w:val="center"/>
              <w:rPr>
                <w:rFonts w:ascii="Georgia" w:hAnsi="Georgia" w:cs="Arial"/>
                <w:bCs/>
                <w:sz w:val="18"/>
                <w:szCs w:val="18"/>
              </w:rPr>
            </w:pPr>
            <w:r>
              <w:rPr>
                <w:rFonts w:ascii="Georgia" w:hAnsi="Georgia" w:cs="Arial"/>
                <w:bCs/>
                <w:sz w:val="18"/>
                <w:szCs w:val="18"/>
              </w:rPr>
              <w:t>Erwin von Steinbachweg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31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>,</w:t>
            </w:r>
            <w:r w:rsidR="00C65F1C">
              <w:rPr>
                <w:rFonts w:ascii="Georgia" w:hAnsi="Georgia" w:cs="Arial"/>
                <w:bCs/>
                <w:sz w:val="18"/>
                <w:szCs w:val="18"/>
              </w:rPr>
              <w:t xml:space="preserve"> 80937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München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</w:t>
            </w:r>
            <w:r w:rsidR="00075289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| 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>m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.j.naschke@web.de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| +49(0)1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6099871234</w:t>
            </w:r>
          </w:p>
        </w:tc>
      </w:tr>
      <w:tr w:rsidR="00E809B1" w:rsidRPr="00A93B1C" w14:paraId="0FCADE56" w14:textId="77777777" w:rsidTr="00E809B1">
        <w:trPr>
          <w:trHeight w:val="510"/>
        </w:trPr>
        <w:tc>
          <w:tcPr>
            <w:tcW w:w="11058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A93B1C" w:rsidRDefault="00F44F5F" w:rsidP="00C65F1C">
            <w:pPr>
              <w:rPr>
                <w:rFonts w:ascii="Georgia" w:hAnsi="Georgia" w:cs="Arial"/>
                <w:b/>
                <w:sz w:val="24"/>
                <w:szCs w:val="24"/>
              </w:rPr>
            </w:pPr>
            <w:r w:rsidRPr="00A93B1C">
              <w:rPr>
                <w:rFonts w:ascii="Georgia" w:hAnsi="Georgia" w:cs="Arial"/>
                <w:b/>
                <w:sz w:val="24"/>
                <w:szCs w:val="24"/>
              </w:rPr>
              <w:t>SCHULE &amp; STUDIUM</w:t>
            </w:r>
          </w:p>
        </w:tc>
      </w:tr>
      <w:tr w:rsidR="00E809B1" w:rsidRPr="00A93B1C" w14:paraId="7D1DEBF7" w14:textId="77777777" w:rsidTr="00E809B1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5B1B969" w:rsidR="00D1492F" w:rsidRPr="00182C7C" w:rsidRDefault="00182C7C" w:rsidP="00C65F1C">
            <w:pPr>
              <w:rPr>
                <w:rFonts w:ascii="Georgia" w:hAnsi="Georgia" w:cs="Arial"/>
                <w:b/>
                <w:sz w:val="18"/>
                <w:szCs w:val="18"/>
                <w:lang w:val="en-US"/>
              </w:rPr>
            </w:pPr>
            <w:r w:rsidRPr="00182C7C">
              <w:rPr>
                <w:rFonts w:ascii="Georgia" w:hAnsi="Georgia" w:cs="Arial"/>
                <w:b/>
                <w:sz w:val="18"/>
                <w:szCs w:val="18"/>
                <w:lang w:val="en-US"/>
              </w:rPr>
              <w:t>Frankfurt School of Finance and Management</w:t>
            </w:r>
          </w:p>
        </w:tc>
        <w:tc>
          <w:tcPr>
            <w:tcW w:w="4254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A93B1C" w:rsidRDefault="00B17D95" w:rsidP="00C65F1C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Frankfurt am Main</w:t>
            </w:r>
          </w:p>
        </w:tc>
      </w:tr>
      <w:tr w:rsidR="00E809B1" w:rsidRPr="00A93B1C" w14:paraId="61E5D482" w14:textId="77777777" w:rsidTr="00E809B1">
        <w:tc>
          <w:tcPr>
            <w:tcW w:w="5523" w:type="dxa"/>
            <w:gridSpan w:val="3"/>
          </w:tcPr>
          <w:p w14:paraId="11CB9A0F" w14:textId="69E62ED1" w:rsidR="00D1492F" w:rsidRPr="00182C7C" w:rsidRDefault="00D1492F" w:rsidP="00C65F1C">
            <w:pP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182C7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B.Sc. in </w:t>
            </w:r>
            <w:r w:rsidR="00182C7C" w:rsidRPr="00182C7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Business Adm</w:t>
            </w:r>
            <w:r w:rsidR="00182C7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inistration</w:t>
            </w:r>
          </w:p>
        </w:tc>
        <w:tc>
          <w:tcPr>
            <w:tcW w:w="5535" w:type="dxa"/>
            <w:gridSpan w:val="8"/>
          </w:tcPr>
          <w:p w14:paraId="419A9228" w14:textId="767B7B5F" w:rsidR="00D1492F" w:rsidRPr="00A93B1C" w:rsidRDefault="00D1492F" w:rsidP="00C65F1C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</w:t>
            </w:r>
            <w:r w:rsidR="00182C7C">
              <w:rPr>
                <w:rFonts w:ascii="Georgia" w:hAnsi="Georgia" w:cs="Arial"/>
                <w:i/>
                <w:iCs/>
                <w:sz w:val="18"/>
                <w:szCs w:val="18"/>
              </w:rPr>
              <w:t>2023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</w:t>
            </w:r>
            <w:r w:rsidR="00B17D95"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</w:t>
            </w:r>
            <w:r w:rsidR="00D5280E"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heute</w:t>
            </w:r>
          </w:p>
        </w:tc>
      </w:tr>
      <w:tr w:rsidR="00E809B1" w:rsidRPr="00A93B1C" w14:paraId="7EABE9F1" w14:textId="77777777" w:rsidTr="00E809B1">
        <w:tc>
          <w:tcPr>
            <w:tcW w:w="11058" w:type="dxa"/>
            <w:gridSpan w:val="11"/>
          </w:tcPr>
          <w:p w14:paraId="7A71E6B0" w14:textId="4ABCD4D2" w:rsidR="00426D7E" w:rsidRPr="00A93B1C" w:rsidRDefault="00B17D95" w:rsidP="00C65F1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  <w:r w:rsidRPr="00BD49FA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Vertiefung</w:t>
            </w:r>
            <w:r w:rsidR="002E3BDA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en</w:t>
            </w:r>
            <w:r w:rsidRPr="00BD49FA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: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 </w:t>
            </w:r>
            <w:r w:rsidR="00182C7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Banking &amp; Finance</w:t>
            </w:r>
            <w:r w:rsidR="002E3BDA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Entrepreneurship </w:t>
            </w:r>
          </w:p>
        </w:tc>
      </w:tr>
      <w:tr w:rsidR="00E809B1" w:rsidRPr="00A93B1C" w14:paraId="013361E1" w14:textId="77777777" w:rsidTr="00E809B1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09C60107" w:rsidR="00D1492F" w:rsidRPr="00A93B1C" w:rsidRDefault="00182C7C" w:rsidP="00C65F1C">
            <w:pPr>
              <w:rPr>
                <w:rFonts w:ascii="Georgia" w:hAnsi="Georgia" w:cs="Arial"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Bond University</w:t>
            </w:r>
          </w:p>
        </w:tc>
        <w:tc>
          <w:tcPr>
            <w:tcW w:w="4112" w:type="dxa"/>
            <w:gridSpan w:val="3"/>
            <w:vAlign w:val="bottom"/>
          </w:tcPr>
          <w:p w14:paraId="63D86F51" w14:textId="03A7D70C" w:rsidR="00D1492F" w:rsidRPr="00A93B1C" w:rsidRDefault="00182C7C" w:rsidP="00C65F1C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Gold Coast</w:t>
            </w:r>
            <w:r w:rsidR="0091331D"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Australien</w:t>
            </w:r>
          </w:p>
        </w:tc>
      </w:tr>
      <w:tr w:rsidR="00E809B1" w:rsidRPr="00A93B1C" w14:paraId="62632213" w14:textId="77777777" w:rsidTr="00E809B1">
        <w:tc>
          <w:tcPr>
            <w:tcW w:w="5387" w:type="dxa"/>
            <w:gridSpan w:val="2"/>
          </w:tcPr>
          <w:p w14:paraId="5F71027E" w14:textId="2AD461E3" w:rsidR="00D1492F" w:rsidRPr="00A93B1C" w:rsidRDefault="0091331D" w:rsidP="00C65F1C">
            <w:pP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 xml:space="preserve">Auslandssemester </w:t>
            </w:r>
          </w:p>
        </w:tc>
        <w:tc>
          <w:tcPr>
            <w:tcW w:w="5671" w:type="dxa"/>
            <w:gridSpan w:val="9"/>
          </w:tcPr>
          <w:p w14:paraId="51FC9814" w14:textId="58C8313C" w:rsidR="00D1492F" w:rsidRPr="00A93B1C" w:rsidRDefault="00426D7E" w:rsidP="00C65F1C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</w:t>
            </w:r>
            <w:r w:rsidR="00182C7C">
              <w:rPr>
                <w:rFonts w:ascii="Georgia" w:hAnsi="Georgia" w:cs="Arial"/>
                <w:i/>
                <w:iCs/>
                <w:sz w:val="18"/>
                <w:szCs w:val="18"/>
              </w:rPr>
              <w:t>2025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</w:t>
            </w:r>
            <w:r w:rsidR="00D447BA">
              <w:rPr>
                <w:rFonts w:ascii="Georgia" w:hAnsi="Georgia" w:cs="Arial"/>
                <w:i/>
                <w:iCs/>
                <w:sz w:val="18"/>
                <w:szCs w:val="18"/>
              </w:rPr>
              <w:t>12/2025</w:t>
            </w:r>
            <w:r w:rsidR="00B919BB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E809B1" w:rsidRPr="00ED2C69" w:rsidDel="00EC2DB9" w14:paraId="4D68BFE7" w14:textId="5943B700" w:rsidTr="00E809B1">
        <w:trPr>
          <w:del w:id="1" w:author="David Döbele" w:date="2026-06-14T21:21:00Z" w16du:dateUtc="2026-06-14T19:21:00Z"/>
        </w:trPr>
        <w:tc>
          <w:tcPr>
            <w:tcW w:w="11058" w:type="dxa"/>
            <w:gridSpan w:val="11"/>
          </w:tcPr>
          <w:p w14:paraId="54BF63E9" w14:textId="0AE04856" w:rsidR="0091331D" w:rsidRPr="00182C7C" w:rsidDel="00EC2DB9" w:rsidRDefault="00182C7C" w:rsidP="00C65F1C">
            <w:pPr>
              <w:pStyle w:val="Listenabsatz"/>
              <w:numPr>
                <w:ilvl w:val="0"/>
                <w:numId w:val="2"/>
              </w:numPr>
              <w:rPr>
                <w:del w:id="2" w:author="David Döbele" w:date="2026-06-14T21:21:00Z" w16du:dateUtc="2026-06-14T19:21:00Z"/>
                <w:rFonts w:ascii="Georgia" w:hAnsi="Georgia" w:cs="Arial"/>
                <w:sz w:val="18"/>
                <w:szCs w:val="18"/>
                <w:lang w:val="en-US"/>
              </w:rPr>
            </w:pPr>
            <w:del w:id="3" w:author="David Döbele" w:date="2026-06-14T21:21:00Z" w16du:dateUtc="2026-06-14T19:21:00Z">
              <w:r w:rsidRPr="00182C7C" w:rsidDel="00EC2DB9">
                <w:rPr>
                  <w:rFonts w:ascii="Georgia" w:hAnsi="Georgia" w:cs="Arial"/>
                  <w:sz w:val="18"/>
                  <w:szCs w:val="18"/>
                  <w:lang w:val="en-US"/>
                </w:rPr>
                <w:delText>Kurse: Advanced Corporate Finance, Intern</w:delText>
              </w:r>
              <w:r w:rsidDel="00EC2DB9">
                <w:rPr>
                  <w:rFonts w:ascii="Georgia" w:hAnsi="Georgia" w:cs="Arial"/>
                  <w:sz w:val="18"/>
                  <w:szCs w:val="18"/>
                  <w:lang w:val="en-US"/>
                </w:rPr>
                <w:delText xml:space="preserve">ational Business, </w:delText>
              </w:r>
              <w:r w:rsidR="00B919BB" w:rsidDel="00EC2DB9">
                <w:rPr>
                  <w:rFonts w:ascii="Georgia" w:hAnsi="Georgia" w:cs="Arial"/>
                  <w:sz w:val="18"/>
                  <w:szCs w:val="18"/>
                  <w:lang w:val="en-US"/>
                </w:rPr>
                <w:delText>International Finance</w:delText>
              </w:r>
            </w:del>
          </w:p>
        </w:tc>
      </w:tr>
      <w:tr w:rsidR="00E809B1" w:rsidRPr="00A93B1C" w14:paraId="6B19CF91" w14:textId="77777777" w:rsidTr="00E809B1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2F074729" w:rsidR="00AE4ED3" w:rsidRPr="00A93B1C" w:rsidRDefault="00182C7C" w:rsidP="00C65F1C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Robert Bosch Fachoberschule</w:t>
            </w:r>
          </w:p>
        </w:tc>
        <w:tc>
          <w:tcPr>
            <w:tcW w:w="5388" w:type="dxa"/>
            <w:gridSpan w:val="7"/>
            <w:vAlign w:val="bottom"/>
          </w:tcPr>
          <w:p w14:paraId="262B6DA3" w14:textId="59B66175" w:rsidR="00AE4ED3" w:rsidRPr="00A93B1C" w:rsidRDefault="00AE4ED3" w:rsidP="00C65F1C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München</w:t>
            </w:r>
          </w:p>
        </w:tc>
      </w:tr>
      <w:tr w:rsidR="00E809B1" w:rsidRPr="00A93B1C" w14:paraId="263521E3" w14:textId="77777777" w:rsidTr="00E809B1">
        <w:trPr>
          <w:trHeight w:val="57"/>
        </w:trPr>
        <w:tc>
          <w:tcPr>
            <w:tcW w:w="5670" w:type="dxa"/>
            <w:gridSpan w:val="4"/>
          </w:tcPr>
          <w:p w14:paraId="36282A3A" w14:textId="03783A96" w:rsidR="00AE4ED3" w:rsidRPr="00A93B1C" w:rsidRDefault="00AE4ED3" w:rsidP="00C65F1C">
            <w:pPr>
              <w:rPr>
                <w:rFonts w:ascii="Georgia" w:hAnsi="Georgia" w:cs="Arial"/>
                <w:b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Allgemeine Hochschulreife</w:t>
            </w:r>
          </w:p>
        </w:tc>
        <w:tc>
          <w:tcPr>
            <w:tcW w:w="5388" w:type="dxa"/>
            <w:gridSpan w:val="7"/>
          </w:tcPr>
          <w:p w14:paraId="3DE8C75D" w14:textId="4B438CB8" w:rsidR="00AE4ED3" w:rsidRPr="00A93B1C" w:rsidRDefault="00AE4ED3" w:rsidP="00C65F1C">
            <w:pPr>
              <w:jc w:val="right"/>
              <w:rPr>
                <w:rFonts w:ascii="Georgia" w:hAnsi="Georgia" w:cs="Arial"/>
                <w:b/>
                <w:bCs/>
                <w:i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09/2</w:t>
            </w:r>
            <w:r w:rsidR="00182C7C">
              <w:rPr>
                <w:rFonts w:ascii="Georgia" w:hAnsi="Georgia" w:cs="Arial"/>
                <w:i/>
                <w:iCs/>
                <w:sz w:val="18"/>
                <w:szCs w:val="18"/>
              </w:rPr>
              <w:t>021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06/20</w:t>
            </w:r>
            <w:r w:rsidR="00182C7C">
              <w:rPr>
                <w:rFonts w:ascii="Georgia" w:hAnsi="Georgia" w:cs="Arial"/>
                <w:i/>
                <w:iCs/>
                <w:sz w:val="18"/>
                <w:szCs w:val="18"/>
              </w:rPr>
              <w:t>23</w:t>
            </w:r>
          </w:p>
        </w:tc>
      </w:tr>
      <w:tr w:rsidR="00E809B1" w:rsidRPr="00A93B1C" w:rsidDel="00EC2DB9" w14:paraId="27601A10" w14:textId="28ED57C1" w:rsidTr="00E809B1">
        <w:trPr>
          <w:trHeight w:val="57"/>
          <w:del w:id="4" w:author="David Döbele" w:date="2026-06-14T21:20:00Z" w16du:dateUtc="2026-06-14T19:20:00Z"/>
        </w:trPr>
        <w:tc>
          <w:tcPr>
            <w:tcW w:w="11058" w:type="dxa"/>
            <w:gridSpan w:val="11"/>
          </w:tcPr>
          <w:p w14:paraId="6ECF7248" w14:textId="2060496B" w:rsidR="00AE4ED3" w:rsidRPr="00A93B1C" w:rsidDel="00EC2DB9" w:rsidRDefault="00AE4ED3" w:rsidP="00C65F1C">
            <w:pPr>
              <w:pStyle w:val="Listenabsatz"/>
              <w:numPr>
                <w:ilvl w:val="0"/>
                <w:numId w:val="2"/>
              </w:numPr>
              <w:rPr>
                <w:del w:id="5" w:author="David Döbele" w:date="2026-06-14T21:20:00Z" w16du:dateUtc="2026-06-14T19:20:00Z"/>
                <w:rFonts w:ascii="Georgia" w:hAnsi="Georgia" w:cs="Arial"/>
                <w:sz w:val="18"/>
                <w:szCs w:val="18"/>
                <w:lang w:val="de-AT"/>
              </w:rPr>
            </w:pPr>
            <w:del w:id="6" w:author="David Döbele" w:date="2026-06-14T21:20:00Z" w16du:dateUtc="2026-06-14T19:20:00Z">
              <w:r w:rsidRPr="00BD49FA" w:rsidDel="00EC2DB9">
                <w:rPr>
                  <w:rFonts w:ascii="Georgia" w:hAnsi="Georgia" w:cs="Arial"/>
                  <w:sz w:val="18"/>
                  <w:szCs w:val="18"/>
                </w:rPr>
                <w:delText>Schwerpunktfächer:</w:delText>
              </w:r>
              <w:r w:rsidRPr="00A93B1C" w:rsidDel="00EC2DB9">
                <w:rPr>
                  <w:rFonts w:ascii="Georgia" w:hAnsi="Georgia" w:cs="Arial"/>
                  <w:sz w:val="18"/>
                  <w:szCs w:val="18"/>
                </w:rPr>
                <w:delText xml:space="preserve"> </w:delText>
              </w:r>
              <w:r w:rsidR="00182C7C" w:rsidDel="00EC2DB9">
                <w:rPr>
                  <w:rFonts w:ascii="Georgia" w:hAnsi="Georgia" w:cs="Arial"/>
                  <w:sz w:val="18"/>
                  <w:szCs w:val="18"/>
                </w:rPr>
                <w:delText>Fachreferat Betriebswirtschaftslehre</w:delText>
              </w:r>
              <w:r w:rsidRPr="00A93B1C" w:rsidDel="00EC2DB9">
                <w:rPr>
                  <w:rFonts w:ascii="Georgia" w:hAnsi="Georgia" w:cs="Arial"/>
                  <w:sz w:val="18"/>
                  <w:szCs w:val="18"/>
                </w:rPr>
                <w:delText xml:space="preserve"> (13 Punkte), </w:delText>
              </w:r>
              <w:r w:rsidR="00182C7C" w:rsidDel="00EC2DB9">
                <w:rPr>
                  <w:rFonts w:ascii="Georgia" w:hAnsi="Georgia" w:cs="Arial"/>
                  <w:sz w:val="18"/>
                  <w:szCs w:val="18"/>
                </w:rPr>
                <w:delText>Informatik</w:delText>
              </w:r>
              <w:r w:rsidRPr="00A93B1C" w:rsidDel="00EC2DB9">
                <w:rPr>
                  <w:rFonts w:ascii="Georgia" w:hAnsi="Georgia" w:cs="Arial"/>
                  <w:sz w:val="18"/>
                  <w:szCs w:val="18"/>
                </w:rPr>
                <w:delText xml:space="preserve"> (12 Punkte), Politik (1</w:delText>
              </w:r>
              <w:r w:rsidR="00182C7C" w:rsidDel="00EC2DB9">
                <w:rPr>
                  <w:rFonts w:ascii="Georgia" w:hAnsi="Georgia" w:cs="Arial"/>
                  <w:sz w:val="18"/>
                  <w:szCs w:val="18"/>
                </w:rPr>
                <w:delText>2</w:delText>
              </w:r>
              <w:r w:rsidRPr="00A93B1C" w:rsidDel="00EC2DB9">
                <w:rPr>
                  <w:rFonts w:ascii="Georgia" w:hAnsi="Georgia" w:cs="Arial"/>
                  <w:sz w:val="18"/>
                  <w:szCs w:val="18"/>
                </w:rPr>
                <w:delText xml:space="preserve"> Punkte)</w:delText>
              </w:r>
            </w:del>
          </w:p>
        </w:tc>
      </w:tr>
      <w:tr w:rsidR="00E809B1" w:rsidRPr="00A93B1C" w14:paraId="3A2665B3" w14:textId="77777777" w:rsidTr="00E809B1">
        <w:trPr>
          <w:trHeight w:val="510"/>
        </w:trPr>
        <w:tc>
          <w:tcPr>
            <w:tcW w:w="11058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A93B1C" w:rsidRDefault="00F44F5F" w:rsidP="00C65F1C">
            <w:pPr>
              <w:pStyle w:val="BERSCHRIFT"/>
              <w:rPr>
                <w:rFonts w:cs="Arial"/>
                <w:smallCaps w:val="0"/>
                <w:sz w:val="24"/>
                <w:szCs w:val="24"/>
              </w:rPr>
            </w:pPr>
            <w:r w:rsidRPr="00A93B1C">
              <w:rPr>
                <w:rFonts w:cs="Arial"/>
                <w:smallCaps w:val="0"/>
                <w:sz w:val="24"/>
                <w:szCs w:val="24"/>
              </w:rPr>
              <w:t>PRAKTISCHE ERFAHRUNGEN</w:t>
            </w:r>
          </w:p>
        </w:tc>
      </w:tr>
      <w:tr w:rsidR="00E809B1" w:rsidRPr="00A93B1C" w14:paraId="60A62827" w14:textId="77777777" w:rsidTr="00E809B1">
        <w:trPr>
          <w:trHeight w:val="340"/>
        </w:trPr>
        <w:tc>
          <w:tcPr>
            <w:tcW w:w="8647" w:type="dxa"/>
            <w:gridSpan w:val="10"/>
            <w:vAlign w:val="bottom"/>
          </w:tcPr>
          <w:p w14:paraId="457ADA75" w14:textId="03F94040" w:rsidR="00B50473" w:rsidRDefault="00B50473" w:rsidP="00D368DC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Walther Transaction GmbH</w:t>
            </w:r>
          </w:p>
        </w:tc>
        <w:tc>
          <w:tcPr>
            <w:tcW w:w="2411" w:type="dxa"/>
            <w:vAlign w:val="bottom"/>
          </w:tcPr>
          <w:p w14:paraId="151BA56E" w14:textId="76D7A2EC" w:rsidR="00B50473" w:rsidRDefault="00B50473" w:rsidP="00D368DC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München</w:t>
            </w:r>
          </w:p>
        </w:tc>
      </w:tr>
      <w:tr w:rsidR="00E809B1" w:rsidRPr="00A93B1C" w14:paraId="74EEDDF1" w14:textId="77777777" w:rsidTr="00E809B1">
        <w:trPr>
          <w:trHeight w:val="20"/>
        </w:trPr>
        <w:tc>
          <w:tcPr>
            <w:tcW w:w="5954" w:type="dxa"/>
            <w:gridSpan w:val="5"/>
          </w:tcPr>
          <w:p w14:paraId="7EE4992E" w14:textId="2C89E1C8" w:rsidR="00B50473" w:rsidRPr="00A93B1C" w:rsidRDefault="00B50473" w:rsidP="00C26314">
            <w:pP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Praktikant</w:t>
            </w:r>
            <w:proofErr w:type="spellEnd"/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im</w:t>
            </w:r>
            <w:proofErr w:type="spellEnd"/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M&amp;A</w:t>
            </w:r>
          </w:p>
        </w:tc>
        <w:tc>
          <w:tcPr>
            <w:tcW w:w="5104" w:type="dxa"/>
            <w:gridSpan w:val="6"/>
          </w:tcPr>
          <w:p w14:paraId="22D588D3" w14:textId="21D61254" w:rsidR="00B50473" w:rsidRPr="00A93B1C" w:rsidRDefault="00B50473" w:rsidP="00C26314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06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2026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09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26</w:t>
            </w:r>
          </w:p>
        </w:tc>
      </w:tr>
      <w:tr w:rsidR="00E809B1" w:rsidRPr="006F6D7A" w14:paraId="4BA1D514" w14:textId="77777777" w:rsidTr="00E809B1">
        <w:trPr>
          <w:trHeight w:val="20"/>
        </w:trPr>
        <w:tc>
          <w:tcPr>
            <w:tcW w:w="11058" w:type="dxa"/>
            <w:gridSpan w:val="11"/>
          </w:tcPr>
          <w:p w14:paraId="7C4DB190" w14:textId="1D11EDC7" w:rsidR="00B50473" w:rsidRPr="006F6D7A" w:rsidRDefault="00B50473" w:rsidP="00C26314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Vertrag bereits unterschrieben</w:t>
            </w:r>
          </w:p>
        </w:tc>
      </w:tr>
      <w:tr w:rsidR="00E809B1" w:rsidRPr="00A93B1C" w14:paraId="127C64E2" w14:textId="77777777" w:rsidTr="00E809B1">
        <w:trPr>
          <w:trHeight w:val="340"/>
        </w:trPr>
        <w:tc>
          <w:tcPr>
            <w:tcW w:w="8647" w:type="dxa"/>
            <w:gridSpan w:val="10"/>
            <w:vAlign w:val="bottom"/>
          </w:tcPr>
          <w:p w14:paraId="38F27285" w14:textId="747C1351" w:rsidR="00D368DC" w:rsidRPr="00A93B1C" w:rsidRDefault="00D368DC" w:rsidP="00D368DC">
            <w:pPr>
              <w:rPr>
                <w:rFonts w:ascii="Georgia" w:hAnsi="Georgia" w:cs="Arial"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HELLA</w:t>
            </w:r>
            <w:r w:rsidRPr="00A93B1C">
              <w:rPr>
                <w:rFonts w:ascii="Georgia" w:hAnsi="Georgia" w:cs="Arial"/>
                <w:b/>
                <w:sz w:val="18"/>
                <w:szCs w:val="18"/>
              </w:rPr>
              <w:t xml:space="preserve"> GmbH</w:t>
            </w:r>
            <w:r>
              <w:rPr>
                <w:rFonts w:ascii="Georgia" w:hAnsi="Georgia" w:cs="Arial"/>
                <w:b/>
                <w:sz w:val="18"/>
                <w:szCs w:val="18"/>
              </w:rPr>
              <w:t xml:space="preserve"> &amp; Co. KGaA</w:t>
            </w:r>
          </w:p>
        </w:tc>
        <w:tc>
          <w:tcPr>
            <w:tcW w:w="2411" w:type="dxa"/>
            <w:vAlign w:val="bottom"/>
          </w:tcPr>
          <w:p w14:paraId="4820196E" w14:textId="55D24607" w:rsidR="00D368DC" w:rsidRPr="00A93B1C" w:rsidRDefault="00D368DC" w:rsidP="00D368DC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Lippstadt</w:t>
            </w:r>
          </w:p>
        </w:tc>
      </w:tr>
      <w:tr w:rsidR="00E809B1" w:rsidRPr="00A93B1C" w14:paraId="335D84E9" w14:textId="77777777" w:rsidTr="00E809B1">
        <w:trPr>
          <w:trHeight w:val="20"/>
        </w:trPr>
        <w:tc>
          <w:tcPr>
            <w:tcW w:w="5954" w:type="dxa"/>
            <w:gridSpan w:val="5"/>
          </w:tcPr>
          <w:p w14:paraId="20B1570F" w14:textId="3E03072F" w:rsidR="00D368DC" w:rsidRPr="00A93B1C" w:rsidRDefault="00D368DC" w:rsidP="00D368DC">
            <w:pP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Praktikant</w:t>
            </w:r>
            <w:proofErr w:type="spellEnd"/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im</w:t>
            </w:r>
            <w:proofErr w:type="spellEnd"/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Corporate Strategy und M&amp;A</w:t>
            </w:r>
          </w:p>
        </w:tc>
        <w:tc>
          <w:tcPr>
            <w:tcW w:w="5104" w:type="dxa"/>
            <w:gridSpan w:val="6"/>
          </w:tcPr>
          <w:p w14:paraId="0475B997" w14:textId="7406FB6E" w:rsidR="00D368DC" w:rsidRPr="00A93B1C" w:rsidRDefault="00D368DC" w:rsidP="00D368DC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05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2025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08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25</w:t>
            </w:r>
          </w:p>
        </w:tc>
      </w:tr>
      <w:tr w:rsidR="00E809B1" w:rsidRPr="00A93B1C" w14:paraId="54C3D64C" w14:textId="77777777" w:rsidTr="00E809B1">
        <w:trPr>
          <w:trHeight w:val="20"/>
        </w:trPr>
        <w:tc>
          <w:tcPr>
            <w:tcW w:w="11058" w:type="dxa"/>
            <w:gridSpan w:val="11"/>
          </w:tcPr>
          <w:p w14:paraId="27184178" w14:textId="0687589D" w:rsidR="00D368DC" w:rsidRPr="00A93B1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Unterstützung verschiedener internationaler M&amp;A-Projekte (</w:t>
            </w:r>
            <w:r w:rsidRPr="0049167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u.a. Target- und Markt-Screening, Erstellung von Bewertungsmodellen und Financial Fact Books, Vorbereitung von Teasern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und</w:t>
            </w:r>
            <w:r w:rsidRPr="0049167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Management-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Präsentationen</w:t>
            </w:r>
            <w:r w:rsidRPr="0049167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 Mitwirkung bei Transaktionsverhandlungen, Koordination externer Berater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)</w:t>
            </w:r>
          </w:p>
          <w:p w14:paraId="35E02C9F" w14:textId="40913264" w:rsidR="00D368DC" w:rsidRPr="0049167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49167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Durchführung finanzieller und technischer Due-Diligence bei mehreren Zielunternehmen zur Bewertung ihrer finanziellen Lage sowie technologische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n</w:t>
            </w:r>
            <w:r w:rsidRPr="0049167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Stärken und Produktpotenziale</w:t>
            </w:r>
          </w:p>
          <w:p w14:paraId="1E8EE4A9" w14:textId="10C5040E" w:rsidR="00D368D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Erstellung von Long- und Short-Listen zu </w:t>
            </w:r>
            <w:proofErr w:type="spellStart"/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Predictive</w:t>
            </w:r>
            <w:proofErr w:type="spellEnd"/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Maintenance im Automotive-Bereich sowie Magnet-Free Motors</w:t>
            </w:r>
          </w:p>
          <w:p w14:paraId="27A7F12C" w14:textId="0F75F28C" w:rsidR="00D368DC" w:rsidRPr="006F6D7A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00618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Organisation und Durchführung interner sowie externer Projekt-Pitches mit dem Engineering-Team </w:t>
            </w:r>
            <w:r w:rsidRPr="006F6D7A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und Start-ups aus dem Silicon Valley zur Prüfung potenzieller Partnerschaften</w:t>
            </w:r>
          </w:p>
          <w:p w14:paraId="6DD9BA0F" w14:textId="269DC184" w:rsidR="00D368DC" w:rsidRPr="006F6D7A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Unterstützung </w:t>
            </w:r>
            <w:del w:id="7" w:author="David Döbele" w:date="2026-06-14T21:21:00Z" w16du:dateUtc="2026-06-14T19:21:00Z">
              <w:r w:rsidDel="00EC2DB9">
                <w:rPr>
                  <w:rFonts w:cs="Arial"/>
                  <w:i w:val="0"/>
                  <w:iCs w:val="0"/>
                  <w:sz w:val="18"/>
                  <w:szCs w:val="18"/>
                  <w:lang w:val="de-AT"/>
                </w:rPr>
                <w:delText xml:space="preserve">des Managements </w:delText>
              </w:r>
            </w:del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bei strategischen Entscheidungen durch Analyse von Märkten, </w:t>
            </w:r>
            <w:r w:rsidRPr="006F6D7A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innovativen Technologien, KI-Potenzialen, Restrukturierungsmaßnahmen von Wettbewerbern und Kundenstrategien sowie Aufbau einer internen Wissensdatenbank</w:t>
            </w:r>
          </w:p>
        </w:tc>
      </w:tr>
      <w:tr w:rsidR="00E809B1" w:rsidRPr="00A93B1C" w14:paraId="45404236" w14:textId="77777777" w:rsidTr="00E809B1">
        <w:trPr>
          <w:trHeight w:val="340"/>
        </w:trPr>
        <w:tc>
          <w:tcPr>
            <w:tcW w:w="5523" w:type="dxa"/>
            <w:gridSpan w:val="3"/>
            <w:vAlign w:val="bottom"/>
          </w:tcPr>
          <w:p w14:paraId="3CF978EE" w14:textId="19DC07FB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Siemens</w:t>
            </w:r>
            <w:r w:rsidRPr="00A93B1C"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AG</w:t>
            </w:r>
          </w:p>
        </w:tc>
        <w:tc>
          <w:tcPr>
            <w:tcW w:w="5535" w:type="dxa"/>
            <w:gridSpan w:val="8"/>
            <w:vAlign w:val="bottom"/>
          </w:tcPr>
          <w:p w14:paraId="49A11F72" w14:textId="19239706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 w:rsidRPr="00A93B1C">
              <w:rPr>
                <w:rFonts w:cs="Arial"/>
                <w:b/>
                <w:bCs/>
                <w:i w:val="0"/>
                <w:sz w:val="18"/>
                <w:szCs w:val="18"/>
              </w:rPr>
              <w:t>Frankfurt am Main</w:t>
            </w:r>
          </w:p>
        </w:tc>
      </w:tr>
      <w:tr w:rsidR="00E809B1" w:rsidRPr="00A93B1C" w14:paraId="16C6F7AD" w14:textId="77777777" w:rsidTr="00E809B1">
        <w:trPr>
          <w:trHeight w:val="57"/>
        </w:trPr>
        <w:tc>
          <w:tcPr>
            <w:tcW w:w="5523" w:type="dxa"/>
            <w:gridSpan w:val="3"/>
          </w:tcPr>
          <w:p w14:paraId="5D8760E9" w14:textId="5F6F1045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Werkstudent</w:t>
            </w:r>
            <w:proofErr w:type="spellEnd"/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93B1C">
              <w:rPr>
                <w:rFonts w:cs="Arial"/>
                <w:sz w:val="18"/>
                <w:szCs w:val="18"/>
                <w:lang w:val="en-US"/>
              </w:rPr>
              <w:t>im</w:t>
            </w:r>
            <w:proofErr w:type="spellEnd"/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cs="Arial"/>
                <w:sz w:val="18"/>
                <w:szCs w:val="18"/>
                <w:lang w:val="en-US"/>
              </w:rPr>
              <w:t>Business Development/Global Business Service</w:t>
            </w:r>
          </w:p>
        </w:tc>
        <w:tc>
          <w:tcPr>
            <w:tcW w:w="5535" w:type="dxa"/>
            <w:gridSpan w:val="8"/>
          </w:tcPr>
          <w:p w14:paraId="2D9DB8CA" w14:textId="06F797FA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25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5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25</w:t>
            </w:r>
          </w:p>
        </w:tc>
      </w:tr>
      <w:tr w:rsidR="00E809B1" w:rsidRPr="00A93B1C" w14:paraId="7660C4BA" w14:textId="77777777" w:rsidTr="00E809B1">
        <w:trPr>
          <w:trHeight w:val="57"/>
        </w:trPr>
        <w:tc>
          <w:tcPr>
            <w:tcW w:w="11058" w:type="dxa"/>
            <w:gridSpan w:val="11"/>
          </w:tcPr>
          <w:p w14:paraId="434ABDB8" w14:textId="77777777" w:rsidR="00D368DC" w:rsidRPr="0058226B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Analyse und Optimierung interner Geschäftsprozesse zur Effizienzsteigerung </w:t>
            </w:r>
          </w:p>
          <w:p w14:paraId="132465C4" w14:textId="255D1383" w:rsidR="00D368DC" w:rsidRPr="00A93B1C" w:rsidRDefault="00D368DC" w:rsidP="00D368DC">
            <w:pPr>
              <w:pStyle w:val="Bullets"/>
              <w:rPr>
                <w:rFonts w:cs="Arial"/>
                <w:sz w:val="18"/>
                <w:szCs w:val="18"/>
                <w:lang w:val="de-AT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Koordination und Unterstützung von Automatisierungs-Projekten</w:t>
            </w:r>
          </w:p>
        </w:tc>
      </w:tr>
      <w:tr w:rsidR="00E809B1" w:rsidRPr="00A93B1C" w14:paraId="4EC9DEB8" w14:textId="77777777" w:rsidTr="00E809B1">
        <w:trPr>
          <w:trHeight w:val="340"/>
        </w:trPr>
        <w:tc>
          <w:tcPr>
            <w:tcW w:w="5523" w:type="dxa"/>
            <w:gridSpan w:val="3"/>
            <w:vAlign w:val="bottom"/>
          </w:tcPr>
          <w:p w14:paraId="061D97E7" w14:textId="5D22CED1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GHK Management Consulting</w:t>
            </w:r>
            <w:r w:rsidRPr="00A93B1C"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AG</w:t>
            </w:r>
          </w:p>
        </w:tc>
        <w:tc>
          <w:tcPr>
            <w:tcW w:w="5535" w:type="dxa"/>
            <w:gridSpan w:val="8"/>
            <w:vAlign w:val="bottom"/>
          </w:tcPr>
          <w:p w14:paraId="38592414" w14:textId="3397B6D5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 w:rsidRPr="00A93B1C">
              <w:rPr>
                <w:rFonts w:cs="Arial"/>
                <w:b/>
                <w:bCs/>
                <w:i w:val="0"/>
                <w:sz w:val="18"/>
                <w:szCs w:val="18"/>
              </w:rPr>
              <w:t>Frankfurt am Main</w:t>
            </w:r>
          </w:p>
        </w:tc>
      </w:tr>
      <w:tr w:rsidR="00E809B1" w:rsidRPr="00A93B1C" w14:paraId="0A0FFCF6" w14:textId="77777777" w:rsidTr="00E809B1">
        <w:trPr>
          <w:trHeight w:val="113"/>
        </w:trPr>
        <w:tc>
          <w:tcPr>
            <w:tcW w:w="5523" w:type="dxa"/>
            <w:gridSpan w:val="3"/>
          </w:tcPr>
          <w:p w14:paraId="30382087" w14:textId="7E82A4FE" w:rsidR="00D368DC" w:rsidRPr="00B273C1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 w:rsidRPr="00B273C1">
              <w:rPr>
                <w:rFonts w:cs="Arial"/>
                <w:sz w:val="18"/>
                <w:szCs w:val="18"/>
              </w:rPr>
              <w:t>Praktikant und Werkstudent in der Unternehmensberatung</w:t>
            </w:r>
          </w:p>
        </w:tc>
        <w:tc>
          <w:tcPr>
            <w:tcW w:w="5535" w:type="dxa"/>
            <w:gridSpan w:val="8"/>
          </w:tcPr>
          <w:p w14:paraId="7444AF8F" w14:textId="4288AB62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06/20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r>
              <w:rPr>
                <w:rFonts w:cs="Arial"/>
                <w:sz w:val="18"/>
                <w:szCs w:val="18"/>
                <w:lang w:val="en-US"/>
              </w:rPr>
              <w:t>12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E809B1" w:rsidRPr="00A93B1C" w14:paraId="4C00CD42" w14:textId="77777777" w:rsidTr="00E809B1">
        <w:trPr>
          <w:trHeight w:val="113"/>
        </w:trPr>
        <w:tc>
          <w:tcPr>
            <w:tcW w:w="11058" w:type="dxa"/>
            <w:gridSpan w:val="11"/>
          </w:tcPr>
          <w:p w14:paraId="15411767" w14:textId="3CC28D13" w:rsidR="00D368DC" w:rsidRPr="0058226B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bookmarkStart w:id="8" w:name="_Hlk176701908"/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Unterstützung bei der Vorbereitung und Durchführung eines erfolgreichen Pitchs </w:t>
            </w:r>
            <w:del w:id="9" w:author="David Döbele" w:date="2026-06-14T21:22:00Z" w16du:dateUtc="2026-06-14T19:22:00Z">
              <w:r w:rsidRPr="0058226B" w:rsidDel="00CF718A">
                <w:rPr>
                  <w:rFonts w:cs="Arial"/>
                  <w:i w:val="0"/>
                  <w:iCs w:val="0"/>
                  <w:sz w:val="18"/>
                  <w:szCs w:val="18"/>
                  <w:lang w:val="de-AT"/>
                </w:rPr>
                <w:delText xml:space="preserve">zur Akquise eines Mandanten </w:delText>
              </w:r>
            </w:del>
            <w:del w:id="10" w:author="David Döbele" w:date="2026-06-14T21:21:00Z" w16du:dateUtc="2026-06-14T19:21:00Z">
              <w:r w:rsidRPr="0058226B" w:rsidDel="00CF718A">
                <w:rPr>
                  <w:rFonts w:cs="Arial"/>
                  <w:i w:val="0"/>
                  <w:iCs w:val="0"/>
                  <w:sz w:val="18"/>
                  <w:szCs w:val="18"/>
                  <w:lang w:val="de-AT"/>
                </w:rPr>
                <w:delText>mit einem Umsatz von über 700 Millionen Euro</w:delText>
              </w:r>
            </w:del>
            <w:bookmarkEnd w:id="8"/>
            <w:ins w:id="11" w:author="David Döbele" w:date="2026-06-14T21:21:00Z" w16du:dateUtc="2026-06-14T19:21:00Z">
              <w:r w:rsidR="00CF718A">
                <w:rPr>
                  <w:rFonts w:cs="Arial"/>
                  <w:i w:val="0"/>
                  <w:iCs w:val="0"/>
                  <w:sz w:val="18"/>
                  <w:szCs w:val="18"/>
                  <w:lang w:val="de-AT"/>
                </w:rPr>
                <w:t>(</w:t>
              </w:r>
            </w:ins>
            <w:ins w:id="12" w:author="David Döbele" w:date="2026-06-14T21:22:00Z" w16du:dateUtc="2026-06-14T19:22:00Z">
              <w:r w:rsidR="00B03AD9">
                <w:rPr>
                  <w:rFonts w:cs="Arial"/>
                  <w:i w:val="0"/>
                  <w:iCs w:val="0"/>
                  <w:sz w:val="18"/>
                  <w:szCs w:val="18"/>
                  <w:lang w:val="de-AT"/>
                </w:rPr>
                <w:t>neuer Mandant</w:t>
              </w:r>
              <w:r w:rsidR="00CF718A">
                <w:rPr>
                  <w:rFonts w:cs="Arial"/>
                  <w:i w:val="0"/>
                  <w:iCs w:val="0"/>
                  <w:sz w:val="18"/>
                  <w:szCs w:val="18"/>
                  <w:lang w:val="de-AT"/>
                </w:rPr>
                <w:t xml:space="preserve"> mit </w:t>
              </w:r>
            </w:ins>
            <w:ins w:id="13" w:author="David Döbele" w:date="2026-06-14T21:21:00Z" w16du:dateUtc="2026-06-14T19:21:00Z">
              <w:r w:rsidR="00CF718A">
                <w:rPr>
                  <w:rFonts w:cs="Arial"/>
                  <w:i w:val="0"/>
                  <w:iCs w:val="0"/>
                  <w:sz w:val="18"/>
                  <w:szCs w:val="18"/>
                  <w:lang w:val="de-AT"/>
                </w:rPr>
                <w:t>+700 Mio. EUR</w:t>
              </w:r>
            </w:ins>
            <w:ins w:id="14" w:author="David Döbele" w:date="2026-06-14T21:22:00Z" w16du:dateUtc="2026-06-14T19:22:00Z">
              <w:r w:rsidR="00CF718A">
                <w:rPr>
                  <w:rFonts w:cs="Arial"/>
                  <w:i w:val="0"/>
                  <w:iCs w:val="0"/>
                  <w:sz w:val="18"/>
                  <w:szCs w:val="18"/>
                  <w:lang w:val="de-AT"/>
                </w:rPr>
                <w:t xml:space="preserve"> Umsatz</w:t>
              </w:r>
            </w:ins>
            <w:ins w:id="15" w:author="David Döbele" w:date="2026-06-14T21:21:00Z" w16du:dateUtc="2026-06-14T19:21:00Z">
              <w:r w:rsidR="00CF718A">
                <w:rPr>
                  <w:rFonts w:cs="Arial"/>
                  <w:i w:val="0"/>
                  <w:iCs w:val="0"/>
                  <w:sz w:val="18"/>
                  <w:szCs w:val="18"/>
                  <w:lang w:val="de-AT"/>
                </w:rPr>
                <w:t>)</w:t>
              </w:r>
            </w:ins>
          </w:p>
          <w:p w14:paraId="46CE423F" w14:textId="77777777" w:rsidR="00D368DC" w:rsidRPr="0058226B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Berechnung von finanziellen Kennzahlen zur Unterstützung des Monatsreporting an den CFO</w:t>
            </w:r>
          </w:p>
          <w:p w14:paraId="0EDD3191" w14:textId="1BF587E0" w:rsidR="00D368D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Durchführung von Kundenworkshops mit der Geschäftsführung eines Logistikkonzerns zur Definition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</w:p>
          <w:p w14:paraId="12A3DAF7" w14:textId="1B89C5B7" w:rsidR="00D368DC" w:rsidRPr="0058226B" w:rsidRDefault="00D368DC" w:rsidP="00D368DC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relevanter KPIs für eine optimierte Steuerung</w:t>
            </w:r>
          </w:p>
          <w:p w14:paraId="746118C9" w14:textId="75CBEBC0" w:rsidR="00D368DC" w:rsidRPr="00A93B1C" w:rsidRDefault="00D368DC" w:rsidP="00D368DC">
            <w:pPr>
              <w:pStyle w:val="Bullets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Auswertung eines bestehenden S6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-</w:t>
            </w: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Gutachtens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</w:t>
            </w: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inkl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usive</w:t>
            </w: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Vorbereitung und Vorstellung an die Geschäftsführung</w:t>
            </w:r>
          </w:p>
        </w:tc>
      </w:tr>
      <w:tr w:rsidR="00E809B1" w:rsidRPr="00A93B1C" w14:paraId="50AFEA03" w14:textId="77777777" w:rsidTr="00E809B1">
        <w:trPr>
          <w:trHeight w:val="340"/>
        </w:trPr>
        <w:tc>
          <w:tcPr>
            <w:tcW w:w="5523" w:type="dxa"/>
            <w:gridSpan w:val="3"/>
            <w:vAlign w:val="bottom"/>
          </w:tcPr>
          <w:p w14:paraId="42FB0D26" w14:textId="3CC6B545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proofErr w:type="spellStart"/>
            <w:r w:rsidRPr="00A93B1C">
              <w:rPr>
                <w:rFonts w:cs="Arial"/>
                <w:b/>
                <w:i w:val="0"/>
                <w:iCs w:val="0"/>
                <w:sz w:val="18"/>
                <w:szCs w:val="18"/>
              </w:rPr>
              <w:t>Ba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kerTilly</w:t>
            </w:r>
            <w:proofErr w:type="spellEnd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GmbH &amp; Co. KG</w:t>
            </w:r>
          </w:p>
        </w:tc>
        <w:tc>
          <w:tcPr>
            <w:tcW w:w="5535" w:type="dxa"/>
            <w:gridSpan w:val="8"/>
            <w:vAlign w:val="bottom"/>
          </w:tcPr>
          <w:p w14:paraId="11E31BD8" w14:textId="33FC7EA9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 w:rsidRPr="00A93B1C">
              <w:rPr>
                <w:rFonts w:cs="Arial"/>
                <w:b/>
                <w:bCs/>
                <w:i w:val="0"/>
                <w:sz w:val="18"/>
                <w:szCs w:val="18"/>
              </w:rPr>
              <w:t>Frankfurt am Main</w:t>
            </w:r>
          </w:p>
        </w:tc>
      </w:tr>
      <w:tr w:rsidR="00E809B1" w:rsidRPr="00A93B1C" w14:paraId="48328CB9" w14:textId="77777777" w:rsidTr="00E809B1">
        <w:tc>
          <w:tcPr>
            <w:tcW w:w="6379" w:type="dxa"/>
            <w:gridSpan w:val="6"/>
          </w:tcPr>
          <w:p w14:paraId="74B74B41" w14:textId="02B7C441" w:rsidR="00D368DC" w:rsidRPr="00B273C1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</w:rPr>
            </w:pPr>
            <w:r w:rsidRPr="00B273C1">
              <w:rPr>
                <w:rFonts w:cs="Arial"/>
                <w:sz w:val="18"/>
                <w:szCs w:val="18"/>
              </w:rPr>
              <w:t xml:space="preserve">Praktikant und Werkstudent in der Wirtschaftsprüfung und Beratung </w:t>
            </w:r>
          </w:p>
        </w:tc>
        <w:tc>
          <w:tcPr>
            <w:tcW w:w="4679" w:type="dxa"/>
            <w:gridSpan w:val="5"/>
          </w:tcPr>
          <w:p w14:paraId="2CB21DEB" w14:textId="556B6882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06/20</w:t>
            </w:r>
            <w:r>
              <w:rPr>
                <w:rFonts w:cs="Arial"/>
                <w:sz w:val="18"/>
                <w:szCs w:val="18"/>
                <w:lang w:val="en-US"/>
              </w:rPr>
              <w:t>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5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E809B1" w:rsidRPr="00A93B1C" w14:paraId="7C4155D6" w14:textId="77777777" w:rsidTr="00E809B1">
        <w:tc>
          <w:tcPr>
            <w:tcW w:w="11058" w:type="dxa"/>
            <w:gridSpan w:val="11"/>
          </w:tcPr>
          <w:p w14:paraId="2F8AB65F" w14:textId="3B805DE0" w:rsidR="00D368D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Erstellung von Jahresabschlüssen, insbesondere für mittelständische Unternehmen</w:t>
            </w:r>
          </w:p>
          <w:p w14:paraId="6ED03F31" w14:textId="667DD56C" w:rsidR="00D368D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Einholung prüfungsrelevanter Daten bei Kunden und Dritten</w:t>
            </w:r>
          </w:p>
          <w:p w14:paraId="3658805E" w14:textId="699089F9" w:rsidR="00D368DC" w:rsidRPr="0049167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B273C1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Prüfung von Jahresabschlüssen durch Berichtskritiken, Saldenprüfungen, Stichproben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</w:t>
            </w:r>
            <w:r w:rsidRPr="00B273C1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etc. </w:t>
            </w:r>
          </w:p>
        </w:tc>
      </w:tr>
      <w:tr w:rsidR="00E809B1" w:rsidRPr="00A93B1C" w14:paraId="414B4085" w14:textId="77777777" w:rsidTr="00E809B1">
        <w:trPr>
          <w:trHeight w:val="510"/>
        </w:trPr>
        <w:tc>
          <w:tcPr>
            <w:tcW w:w="11058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D368DC" w:rsidRPr="00A93B1C" w:rsidRDefault="00D368DC" w:rsidP="00D368DC">
            <w:pPr>
              <w:pStyle w:val="BERSCHRIFT"/>
              <w:rPr>
                <w:rFonts w:cs="Arial"/>
                <w:i/>
                <w:smallCaps w:val="0"/>
                <w:sz w:val="24"/>
                <w:szCs w:val="24"/>
              </w:rPr>
            </w:pPr>
            <w:r w:rsidRPr="00A93B1C">
              <w:rPr>
                <w:rFonts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E809B1" w:rsidRPr="00A93B1C" w14:paraId="74251178" w14:textId="77777777" w:rsidTr="00E809B1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C0FFFF9" w:rsidR="00D368DC" w:rsidRPr="00B273C1" w:rsidRDefault="00D368DC" w:rsidP="00D368DC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B273C1">
              <w:rPr>
                <w:rFonts w:cs="Arial"/>
                <w:b/>
                <w:i w:val="0"/>
                <w:iCs/>
                <w:smallCaps w:val="0"/>
                <w:sz w:val="18"/>
                <w:szCs w:val="18"/>
              </w:rPr>
              <w:t>Freiwillige Feuerwehr Ginnheim e.</w:t>
            </w:r>
            <w:r>
              <w:rPr>
                <w:rFonts w:cs="Arial"/>
                <w:b/>
                <w:i w:val="0"/>
                <w:iCs/>
                <w:smallCaps w:val="0"/>
                <w:sz w:val="18"/>
                <w:szCs w:val="18"/>
              </w:rPr>
              <w:t xml:space="preserve"> </w:t>
            </w:r>
            <w:r w:rsidRPr="00B273C1">
              <w:rPr>
                <w:rFonts w:cs="Arial"/>
                <w:b/>
                <w:i w:val="0"/>
                <w:iCs/>
                <w:smallCaps w:val="0"/>
                <w:sz w:val="18"/>
                <w:szCs w:val="18"/>
              </w:rPr>
              <w:t xml:space="preserve">V. </w:t>
            </w:r>
          </w:p>
        </w:tc>
        <w:tc>
          <w:tcPr>
            <w:tcW w:w="5535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5287A49E" w:rsidR="00D368DC" w:rsidRPr="00A93B1C" w:rsidRDefault="00D368DC" w:rsidP="00D368DC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A93B1C"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  <w:t>Frankfurt am Main</w:t>
            </w:r>
          </w:p>
        </w:tc>
      </w:tr>
      <w:tr w:rsidR="00E809B1" w:rsidRPr="00A93B1C" w14:paraId="4F59C612" w14:textId="77777777" w:rsidTr="00E809B1">
        <w:trPr>
          <w:trHeight w:val="193"/>
        </w:trPr>
        <w:tc>
          <w:tcPr>
            <w:tcW w:w="6804" w:type="dxa"/>
            <w:gridSpan w:val="7"/>
          </w:tcPr>
          <w:p w14:paraId="32F07601" w14:textId="1EB19870" w:rsidR="00D368DC" w:rsidRPr="00A93B1C" w:rsidRDefault="00D368DC" w:rsidP="00D368DC">
            <w:pPr>
              <w:pStyle w:val="Beschreibung"/>
              <w:rPr>
                <w:rFonts w:cs="Arial"/>
                <w:i/>
                <w:iCs/>
                <w:sz w:val="18"/>
                <w:szCs w:val="18"/>
                <w:lang w:val="de-AT"/>
              </w:rPr>
            </w:pPr>
            <w:r w:rsidRPr="00A93B1C">
              <w:rPr>
                <w:rFonts w:cs="Arial"/>
                <w:i/>
                <w:iCs/>
                <w:sz w:val="18"/>
                <w:szCs w:val="18"/>
                <w:lang w:val="de-AT"/>
              </w:rPr>
              <w:t xml:space="preserve">Aktives Mitglied der </w:t>
            </w:r>
            <w:r>
              <w:rPr>
                <w:rFonts w:cs="Arial"/>
                <w:i/>
                <w:iCs/>
                <w:sz w:val="18"/>
                <w:szCs w:val="18"/>
                <w:lang w:val="de-AT"/>
              </w:rPr>
              <w:t>Einsatzabteilung</w:t>
            </w:r>
          </w:p>
        </w:tc>
        <w:tc>
          <w:tcPr>
            <w:tcW w:w="4254" w:type="dxa"/>
            <w:gridSpan w:val="4"/>
          </w:tcPr>
          <w:p w14:paraId="45DD2178" w14:textId="601F75D2" w:rsidR="00D368DC" w:rsidRPr="00A93B1C" w:rsidRDefault="00D368DC" w:rsidP="00D368DC">
            <w:pPr>
              <w:pStyle w:val="Beschreibung"/>
              <w:jc w:val="right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i/>
                <w:iCs/>
                <w:sz w:val="18"/>
                <w:szCs w:val="18"/>
                <w:lang w:val="en-US"/>
              </w:rPr>
              <w:t>5</w:t>
            </w: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i/>
                <w:iCs/>
                <w:sz w:val="18"/>
                <w:szCs w:val="18"/>
                <w:lang w:val="en-US"/>
              </w:rPr>
              <w:t>24</w:t>
            </w: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proofErr w:type="spellStart"/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E809B1" w:rsidRPr="00A93B1C" w14:paraId="02437711" w14:textId="77777777" w:rsidTr="00E809B1">
        <w:trPr>
          <w:trHeight w:val="193"/>
        </w:trPr>
        <w:tc>
          <w:tcPr>
            <w:tcW w:w="11058" w:type="dxa"/>
            <w:gridSpan w:val="11"/>
          </w:tcPr>
          <w:p w14:paraId="716D5E93" w14:textId="447F439C" w:rsidR="00D368DC" w:rsidRDefault="00D368DC" w:rsidP="00D368DC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18"/>
                <w:szCs w:val="18"/>
                <w:lang w:val="de-AT"/>
              </w:rPr>
            </w:pPr>
            <w:r>
              <w:rPr>
                <w:rFonts w:cs="Arial"/>
                <w:iCs/>
                <w:sz w:val="18"/>
                <w:szCs w:val="18"/>
                <w:lang w:val="de-AT"/>
              </w:rPr>
              <w:t>Vierzehn</w:t>
            </w:r>
            <w:r w:rsidRPr="00B273C1">
              <w:rPr>
                <w:rFonts w:cs="Arial"/>
                <w:iCs/>
                <w:sz w:val="18"/>
                <w:szCs w:val="18"/>
                <w:lang w:val="de-AT"/>
              </w:rPr>
              <w:t>tägiges Training mit der Einsatzabteilung</w:t>
            </w:r>
          </w:p>
          <w:p w14:paraId="68CFAD97" w14:textId="140FF07B" w:rsidR="00D368DC" w:rsidRPr="00B273C1" w:rsidRDefault="00D368DC" w:rsidP="00D368DC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18"/>
                <w:szCs w:val="18"/>
                <w:lang w:val="de-AT"/>
              </w:rPr>
            </w:pPr>
            <w:r>
              <w:rPr>
                <w:rFonts w:cs="Arial"/>
                <w:iCs/>
                <w:sz w:val="18"/>
                <w:szCs w:val="18"/>
                <w:lang w:val="de-AT"/>
              </w:rPr>
              <w:t>Planung und Durchführung von Übungsszenarien mit bis zu 50 Teilnehmern</w:t>
            </w:r>
          </w:p>
        </w:tc>
      </w:tr>
      <w:tr w:rsidR="00E809B1" w:rsidRPr="00A93B1C" w14:paraId="3B26943D" w14:textId="77777777" w:rsidTr="00E809B1">
        <w:trPr>
          <w:trHeight w:val="340"/>
        </w:trPr>
        <w:tc>
          <w:tcPr>
            <w:tcW w:w="5954" w:type="dxa"/>
            <w:gridSpan w:val="5"/>
            <w:vAlign w:val="bottom"/>
          </w:tcPr>
          <w:p w14:paraId="11E538C2" w14:textId="36F84434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proofErr w:type="spellStart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SchulFreunde</w:t>
            </w:r>
            <w:proofErr w:type="spellEnd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Schabing</w:t>
            </w:r>
            <w:proofErr w:type="spellEnd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e. V.</w:t>
            </w:r>
          </w:p>
        </w:tc>
        <w:tc>
          <w:tcPr>
            <w:tcW w:w="5104" w:type="dxa"/>
            <w:gridSpan w:val="6"/>
            <w:vAlign w:val="bottom"/>
          </w:tcPr>
          <w:p w14:paraId="21BF18C9" w14:textId="5A6CE166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München</w:t>
            </w:r>
          </w:p>
        </w:tc>
      </w:tr>
      <w:tr w:rsidR="00E809B1" w:rsidRPr="00A93B1C" w14:paraId="04BFDD79" w14:textId="77777777" w:rsidTr="00E809B1">
        <w:trPr>
          <w:trHeight w:val="20"/>
        </w:trPr>
        <w:tc>
          <w:tcPr>
            <w:tcW w:w="8364" w:type="dxa"/>
            <w:gridSpan w:val="9"/>
          </w:tcPr>
          <w:p w14:paraId="5D908AF7" w14:textId="1C77CF01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Freiwilliges Soziales Jahr in einem Hort</w:t>
            </w:r>
          </w:p>
        </w:tc>
        <w:tc>
          <w:tcPr>
            <w:tcW w:w="2694" w:type="dxa"/>
            <w:gridSpan w:val="2"/>
          </w:tcPr>
          <w:p w14:paraId="0D2FFB14" w14:textId="5C57E809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09/20</w:t>
            </w:r>
            <w:r>
              <w:rPr>
                <w:rFonts w:cs="Arial"/>
                <w:sz w:val="18"/>
                <w:szCs w:val="18"/>
                <w:lang w:val="en-US"/>
              </w:rPr>
              <w:t>20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08/20</w:t>
            </w:r>
            <w:r>
              <w:rPr>
                <w:rFonts w:cs="Arial"/>
                <w:sz w:val="18"/>
                <w:szCs w:val="18"/>
                <w:lang w:val="en-US"/>
              </w:rPr>
              <w:t>21</w:t>
            </w:r>
          </w:p>
        </w:tc>
      </w:tr>
      <w:tr w:rsidR="00E809B1" w:rsidRPr="00A93B1C" w14:paraId="66A58453" w14:textId="77777777" w:rsidTr="00E809B1">
        <w:trPr>
          <w:trHeight w:val="20"/>
        </w:trPr>
        <w:tc>
          <w:tcPr>
            <w:tcW w:w="11058" w:type="dxa"/>
            <w:gridSpan w:val="11"/>
          </w:tcPr>
          <w:p w14:paraId="4388029E" w14:textId="77777777" w:rsidR="00D368DC" w:rsidRPr="00B273C1" w:rsidRDefault="00D368DC" w:rsidP="00D368D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Betreuung von bis zu 30 Kindern in Gruppen im Alter von sechs bis elf Jahren</w:t>
            </w:r>
          </w:p>
          <w:p w14:paraId="50B5B9CB" w14:textId="5B1D9FE6" w:rsidR="00D368DC" w:rsidRPr="00A93B1C" w:rsidRDefault="00D368DC" w:rsidP="00D368D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Unterstützung und Verbesserung der Hausaufgaben, besonders in den Fächern Mathematik, Deutsch und Englisch</w:t>
            </w:r>
          </w:p>
        </w:tc>
      </w:tr>
      <w:tr w:rsidR="00E809B1" w:rsidRPr="00A93B1C" w14:paraId="482569A2" w14:textId="77777777" w:rsidTr="00E809B1">
        <w:trPr>
          <w:trHeight w:val="510"/>
        </w:trPr>
        <w:tc>
          <w:tcPr>
            <w:tcW w:w="11058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D368DC" w:rsidRPr="00A93B1C" w:rsidRDefault="00D368DC" w:rsidP="00D368DC">
            <w:pPr>
              <w:rPr>
                <w:rFonts w:ascii="Georgia" w:hAnsi="Georgia" w:cs="Arial"/>
                <w:b/>
                <w:sz w:val="24"/>
                <w:szCs w:val="24"/>
              </w:rPr>
            </w:pPr>
            <w:r w:rsidRPr="00A93B1C">
              <w:rPr>
                <w:rFonts w:ascii="Georgia" w:hAnsi="Georgia" w:cs="Arial"/>
                <w:b/>
                <w:sz w:val="24"/>
                <w:szCs w:val="24"/>
              </w:rPr>
              <w:t>FÄHIGKEITEN &amp; INTERESSEN</w:t>
            </w:r>
          </w:p>
        </w:tc>
      </w:tr>
      <w:tr w:rsidR="00E809B1" w:rsidRPr="00A93B1C" w14:paraId="2B257790" w14:textId="77777777" w:rsidTr="002E3BDA">
        <w:trPr>
          <w:trHeight w:val="283"/>
        </w:trPr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21E21A5F" w14:textId="7ECA2C09" w:rsidR="00D368DC" w:rsidRPr="00A93B1C" w:rsidRDefault="00D368DC" w:rsidP="00D368DC">
            <w:p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</w:rPr>
              <w:t>Sprachen: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</w:p>
        </w:tc>
        <w:tc>
          <w:tcPr>
            <w:tcW w:w="9782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047CD2E3" w:rsidR="00D368DC" w:rsidRPr="00A93B1C" w:rsidRDefault="00D368DC" w:rsidP="00D368DC">
            <w:p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v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erhandlungssicher)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Französisch (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Grundkenntnisse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), Spanisch (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Grundkenntnisse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)</w:t>
            </w:r>
          </w:p>
        </w:tc>
      </w:tr>
      <w:tr w:rsidR="00E809B1" w:rsidRPr="006F6D7A" w14:paraId="45706C3F" w14:textId="77777777" w:rsidTr="00E809B1">
        <w:trPr>
          <w:trHeight w:val="283"/>
        </w:trPr>
        <w:tc>
          <w:tcPr>
            <w:tcW w:w="1276" w:type="dxa"/>
            <w:vAlign w:val="bottom"/>
          </w:tcPr>
          <w:p w14:paraId="12125306" w14:textId="09E47E1C" w:rsidR="00D368DC" w:rsidRPr="00A93B1C" w:rsidRDefault="00D368DC" w:rsidP="00D368DC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Technisch</w:t>
            </w:r>
            <w:proofErr w:type="spellEnd"/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:</w:t>
            </w:r>
            <w:r w:rsidRPr="00A93B1C">
              <w:rPr>
                <w:rFonts w:ascii="Georgia" w:hAnsi="Georgia" w:cs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9782" w:type="dxa"/>
            <w:gridSpan w:val="10"/>
            <w:vAlign w:val="bottom"/>
          </w:tcPr>
          <w:p w14:paraId="60CA2168" w14:textId="78F77A1A" w:rsidR="00D368DC" w:rsidRPr="00BD49FA" w:rsidRDefault="00D368DC" w:rsidP="00D368DC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</w:pPr>
            <w:r w:rsidRPr="00BD49FA">
              <w:rPr>
                <w:rFonts w:ascii="Georgia" w:hAnsi="Georgia" w:cs="Arial"/>
                <w:color w:val="000000"/>
                <w:sz w:val="18"/>
                <w:szCs w:val="18"/>
              </w:rPr>
              <w:t xml:space="preserve">Microsoft Office 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(fortgeschritten)</w:t>
            </w:r>
            <w:r w:rsidRPr="00BD49FA">
              <w:rPr>
                <w:rFonts w:ascii="Georgia" w:hAnsi="Georgia" w:cs="Arial"/>
                <w:color w:val="000000"/>
                <w:sz w:val="18"/>
                <w:szCs w:val="18"/>
              </w:rPr>
              <w:t xml:space="preserve">, Capital IQ 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(Grundkenntnisse)</w:t>
            </w:r>
            <w:r w:rsidRPr="00BD49FA">
              <w:rPr>
                <w:rFonts w:ascii="Georgia" w:hAnsi="Georgia" w:cs="Arial"/>
                <w:color w:val="000000"/>
                <w:sz w:val="18"/>
                <w:szCs w:val="18"/>
              </w:rPr>
              <w:t xml:space="preserve">, Bloomberg 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(G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rundkenntnisse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)</w:t>
            </w:r>
          </w:p>
        </w:tc>
      </w:tr>
      <w:tr w:rsidR="00E809B1" w:rsidRPr="00A93B1C" w14:paraId="70CB01B0" w14:textId="77777777" w:rsidTr="00C81D89">
        <w:tblPrEx>
          <w:tblW w:w="11058" w:type="dxa"/>
          <w:tblInd w:w="-99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6" w:author="David Döbele" w:date="2026-06-14T21:22:00Z" w16du:dateUtc="2026-06-14T19:22:00Z">
            <w:tblPrEx>
              <w:tblW w:w="11058" w:type="dxa"/>
              <w:tblInd w:w="-9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10"/>
          <w:trPrChange w:id="17" w:author="David Döbele" w:date="2026-06-14T21:22:00Z" w16du:dateUtc="2026-06-14T19:22:00Z">
            <w:trPr>
              <w:trHeight w:val="510"/>
            </w:trPr>
          </w:trPrChange>
        </w:trPr>
        <w:tc>
          <w:tcPr>
            <w:tcW w:w="1276" w:type="dxa"/>
            <w:vAlign w:val="bottom"/>
            <w:tcPrChange w:id="18" w:author="David Döbele" w:date="2026-06-14T21:22:00Z" w16du:dateUtc="2026-06-14T19:22:00Z">
              <w:tcPr>
                <w:tcW w:w="1276" w:type="dxa"/>
                <w:vAlign w:val="bottom"/>
              </w:tcPr>
            </w:tcPrChange>
          </w:tcPr>
          <w:p w14:paraId="2B728562" w14:textId="61C7EBCC" w:rsidR="00D368DC" w:rsidRDefault="00D368DC" w:rsidP="00D368DC">
            <w:pPr>
              <w:rPr>
                <w:rFonts w:ascii="Georgia" w:hAnsi="Georgia" w:cs="Arial"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</w:rPr>
              <w:t>Interessen: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</w:p>
          <w:p w14:paraId="6FD752D9" w14:textId="3221EA70" w:rsidR="00D368DC" w:rsidRPr="00A93B1C" w:rsidRDefault="00D368DC" w:rsidP="00D368DC">
            <w:pP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</w:p>
        </w:tc>
        <w:tc>
          <w:tcPr>
            <w:tcW w:w="9782" w:type="dxa"/>
            <w:gridSpan w:val="10"/>
            <w:vAlign w:val="bottom"/>
            <w:tcPrChange w:id="19" w:author="David Döbele" w:date="2026-06-14T21:22:00Z" w16du:dateUtc="2026-06-14T19:22:00Z">
              <w:tcPr>
                <w:tcW w:w="9782" w:type="dxa"/>
                <w:gridSpan w:val="10"/>
                <w:vAlign w:val="bottom"/>
              </w:tcPr>
            </w:tcPrChange>
          </w:tcPr>
          <w:p w14:paraId="0004A9AB" w14:textId="77777777" w:rsidR="00D368DC" w:rsidRDefault="00D368DC" w:rsidP="00D368DC">
            <w:pPr>
              <w:rPr>
                <w:rFonts w:ascii="Georgia" w:hAnsi="Georgia" w:cs="Arial"/>
                <w:color w:val="000000"/>
                <w:sz w:val="18"/>
                <w:szCs w:val="18"/>
              </w:rPr>
            </w:pP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Börse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Finanzliteratur, Podcasts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18"/>
                <w:szCs w:val="18"/>
              </w:rPr>
              <w:t>Fußball (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ehemaliges Mitglied in Fußballvereinen</w:t>
            </w:r>
            <w:r>
              <w:rPr>
                <w:rFonts w:ascii="Georgia" w:hAnsi="Georgia" w:cs="Arial"/>
                <w:color w:val="000000"/>
                <w:sz w:val="18"/>
                <w:szCs w:val="18"/>
              </w:rPr>
              <w:t xml:space="preserve">), </w:t>
            </w:r>
          </w:p>
          <w:p w14:paraId="598C2742" w14:textId="6D4D0E3A" w:rsidR="00D368DC" w:rsidRPr="00A93B1C" w:rsidRDefault="00D368DC" w:rsidP="00D368DC">
            <w:pP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  <w:r>
              <w:rPr>
                <w:rFonts w:ascii="Georgia" w:hAnsi="Georgia" w:cs="Arial"/>
                <w:color w:val="000000"/>
                <w:sz w:val="18"/>
                <w:szCs w:val="18"/>
              </w:rPr>
              <w:t>Laufen (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Halbmarathon/Marathon</w:t>
            </w:r>
            <w:r>
              <w:rPr>
                <w:rFonts w:ascii="Georgia" w:hAnsi="Georgia" w:cs="Arial"/>
                <w:color w:val="000000"/>
                <w:sz w:val="18"/>
                <w:szCs w:val="18"/>
              </w:rPr>
              <w:t>), Schach</w:t>
            </w:r>
          </w:p>
        </w:tc>
      </w:tr>
      <w:tr w:rsidR="00E809B1" w:rsidRPr="00A93B1C" w14:paraId="071AB173" w14:textId="77777777" w:rsidTr="002E3BDA">
        <w:trPr>
          <w:trHeight w:val="624"/>
        </w:trPr>
        <w:tc>
          <w:tcPr>
            <w:tcW w:w="11058" w:type="dxa"/>
            <w:gridSpan w:val="11"/>
            <w:vAlign w:val="bottom"/>
          </w:tcPr>
          <w:p w14:paraId="6478BDEA" w14:textId="749B7FC0" w:rsidR="00D368DC" w:rsidRPr="00A93B1C" w:rsidRDefault="00D368DC" w:rsidP="002E3BDA">
            <w:pPr>
              <w:jc w:val="right"/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  <w:r>
              <w:rPr>
                <w:rFonts w:ascii="Georgia" w:hAnsi="Georgia"/>
                <w:noProof/>
                <w:sz w:val="18"/>
              </w:rPr>
              <w:drawing>
                <wp:anchor distT="0" distB="0" distL="114300" distR="114300" simplePos="0" relativeHeight="251665408" behindDoc="0" locked="0" layoutInCell="1" allowOverlap="1" wp14:anchorId="454C262B" wp14:editId="6168831E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-187325</wp:posOffset>
                  </wp:positionV>
                  <wp:extent cx="919480" cy="311785"/>
                  <wp:effectExtent l="0" t="0" r="0" b="5715"/>
                  <wp:wrapNone/>
                  <wp:docPr id="608344387" name="Grafik 2" descr="Ein Bild, das Handschrift, Text, Kalligrafie, Schrif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344387" name="Grafik 2" descr="Ein Bild, das Handschrift, Text, Kalligrafie, Schrift enthält.&#10;&#10;Automatisch generierte Beschreibu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30"/>
                          <a:stretch/>
                        </pic:blipFill>
                        <pic:spPr bwMode="auto">
                          <a:xfrm>
                            <a:off x="0" y="0"/>
                            <a:ext cx="919480" cy="31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eorgia" w:hAnsi="Georgia" w:cs="Arial"/>
                <w:sz w:val="18"/>
                <w:szCs w:val="18"/>
              </w:rPr>
              <w:t>München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, </w:t>
            </w:r>
            <w:r w:rsidR="00ED2C69">
              <w:rPr>
                <w:rFonts w:ascii="Georgia" w:hAnsi="Georgia" w:cs="Arial"/>
                <w:sz w:val="18"/>
                <w:szCs w:val="18"/>
              </w:rPr>
              <w:t>10</w:t>
            </w:r>
            <w:r w:rsidRPr="00A93B1C">
              <w:rPr>
                <w:rFonts w:ascii="Georgia" w:hAnsi="Georgia" w:cs="Arial"/>
                <w:sz w:val="18"/>
                <w:szCs w:val="18"/>
              </w:rPr>
              <w:t>.</w:t>
            </w:r>
            <w:r>
              <w:rPr>
                <w:rFonts w:ascii="Georgia" w:hAnsi="Georgia" w:cs="Arial"/>
                <w:sz w:val="18"/>
                <w:szCs w:val="18"/>
              </w:rPr>
              <w:t>0</w:t>
            </w:r>
            <w:r w:rsidR="008520B9">
              <w:rPr>
                <w:rFonts w:ascii="Georgia" w:hAnsi="Georgia" w:cs="Arial"/>
                <w:sz w:val="18"/>
                <w:szCs w:val="18"/>
              </w:rPr>
              <w:t>6</w:t>
            </w:r>
            <w:r w:rsidRPr="00A93B1C">
              <w:rPr>
                <w:rFonts w:ascii="Georgia" w:hAnsi="Georgia" w:cs="Arial"/>
                <w:sz w:val="18"/>
                <w:szCs w:val="18"/>
              </w:rPr>
              <w:t>.20</w:t>
            </w:r>
            <w:r>
              <w:rPr>
                <w:rFonts w:ascii="Georgia" w:hAnsi="Georgia" w:cs="Arial"/>
                <w:sz w:val="18"/>
                <w:szCs w:val="18"/>
              </w:rPr>
              <w:t>26</w:t>
            </w:r>
          </w:p>
        </w:tc>
      </w:tr>
    </w:tbl>
    <w:p w14:paraId="0747D2BF" w14:textId="69F47280" w:rsidR="00723643" w:rsidRPr="00BD49FA" w:rsidRDefault="00723643">
      <w:pPr>
        <w:rPr>
          <w:rFonts w:ascii="Georgia" w:hAnsi="Georgia" w:cs="Arial"/>
          <w:sz w:val="2"/>
          <w:szCs w:val="2"/>
        </w:rPr>
      </w:pPr>
    </w:p>
    <w:sectPr w:rsidR="00723643" w:rsidRPr="00BD49FA" w:rsidSect="002E3BDA">
      <w:footerReference w:type="even" r:id="rId9"/>
      <w:pgSz w:w="11906" w:h="16838"/>
      <w:pgMar w:top="34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1548E" w14:textId="77777777" w:rsidR="00696888" w:rsidRDefault="00696888" w:rsidP="00BE053D">
      <w:pPr>
        <w:spacing w:after="0" w:line="240" w:lineRule="auto"/>
      </w:pPr>
      <w:r>
        <w:separator/>
      </w:r>
    </w:p>
  </w:endnote>
  <w:endnote w:type="continuationSeparator" w:id="0">
    <w:p w14:paraId="784F2DF0" w14:textId="77777777" w:rsidR="00696888" w:rsidRDefault="0069688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4EC71" w14:textId="77777777" w:rsidR="00696888" w:rsidRDefault="00696888" w:rsidP="00BE053D">
      <w:pPr>
        <w:spacing w:after="0" w:line="240" w:lineRule="auto"/>
      </w:pPr>
      <w:r>
        <w:separator/>
      </w:r>
    </w:p>
  </w:footnote>
  <w:footnote w:type="continuationSeparator" w:id="0">
    <w:p w14:paraId="514F1D28" w14:textId="77777777" w:rsidR="00696888" w:rsidRDefault="0069688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E2923"/>
    <w:multiLevelType w:val="hybridMultilevel"/>
    <w:tmpl w:val="B06800D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4"/>
  </w:num>
  <w:num w:numId="9" w16cid:durableId="1961916187">
    <w:abstractNumId w:val="12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3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6"/>
  </w:num>
  <w:num w:numId="23" w16cid:durableId="1984038324">
    <w:abstractNumId w:val="7"/>
  </w:num>
  <w:num w:numId="24" w16cid:durableId="2056856694">
    <w:abstractNumId w:val="22"/>
  </w:num>
  <w:num w:numId="25" w16cid:durableId="548689742">
    <w:abstractNumId w:val="26"/>
  </w:num>
  <w:num w:numId="26" w16cid:durableId="1499494221">
    <w:abstractNumId w:val="19"/>
  </w:num>
  <w:num w:numId="27" w16cid:durableId="624386309">
    <w:abstractNumId w:val="21"/>
  </w:num>
  <w:num w:numId="28" w16cid:durableId="1646349354">
    <w:abstractNumId w:val="15"/>
  </w:num>
  <w:num w:numId="29" w16cid:durableId="712578785">
    <w:abstractNumId w:val="21"/>
  </w:num>
  <w:num w:numId="30" w16cid:durableId="1034160002">
    <w:abstractNumId w:val="21"/>
  </w:num>
  <w:num w:numId="31" w16cid:durableId="1006859989">
    <w:abstractNumId w:val="21"/>
  </w:num>
  <w:num w:numId="32" w16cid:durableId="885609164">
    <w:abstractNumId w:val="21"/>
  </w:num>
  <w:num w:numId="33" w16cid:durableId="1954630747">
    <w:abstractNumId w:val="21"/>
  </w:num>
  <w:num w:numId="34" w16cid:durableId="1501500573">
    <w:abstractNumId w:val="21"/>
  </w:num>
  <w:num w:numId="35" w16cid:durableId="1688822575">
    <w:abstractNumId w:val="21"/>
  </w:num>
  <w:num w:numId="36" w16cid:durableId="214127967">
    <w:abstractNumId w:val="21"/>
  </w:num>
  <w:num w:numId="37" w16cid:durableId="537477238">
    <w:abstractNumId w:val="21"/>
  </w:num>
  <w:num w:numId="38" w16cid:durableId="100610968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18B"/>
    <w:rsid w:val="0000705F"/>
    <w:rsid w:val="00013335"/>
    <w:rsid w:val="0001769E"/>
    <w:rsid w:val="00053917"/>
    <w:rsid w:val="00061D33"/>
    <w:rsid w:val="000625B4"/>
    <w:rsid w:val="00064643"/>
    <w:rsid w:val="00075289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82C7C"/>
    <w:rsid w:val="001901ED"/>
    <w:rsid w:val="0019483A"/>
    <w:rsid w:val="001A19E2"/>
    <w:rsid w:val="001A46BF"/>
    <w:rsid w:val="001A481B"/>
    <w:rsid w:val="001B0186"/>
    <w:rsid w:val="001B3F48"/>
    <w:rsid w:val="001B62CA"/>
    <w:rsid w:val="001D4DCD"/>
    <w:rsid w:val="001F4175"/>
    <w:rsid w:val="00206000"/>
    <w:rsid w:val="00223A4D"/>
    <w:rsid w:val="0023054D"/>
    <w:rsid w:val="002316B7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E3BDA"/>
    <w:rsid w:val="002F46AD"/>
    <w:rsid w:val="003101F0"/>
    <w:rsid w:val="00314B7A"/>
    <w:rsid w:val="00324BC5"/>
    <w:rsid w:val="00340BAB"/>
    <w:rsid w:val="003418E0"/>
    <w:rsid w:val="00347F8D"/>
    <w:rsid w:val="00362DBC"/>
    <w:rsid w:val="0036745D"/>
    <w:rsid w:val="00372F7B"/>
    <w:rsid w:val="003733E5"/>
    <w:rsid w:val="00390EA6"/>
    <w:rsid w:val="003A35D3"/>
    <w:rsid w:val="003E27C3"/>
    <w:rsid w:val="003F2BB2"/>
    <w:rsid w:val="003F3E3F"/>
    <w:rsid w:val="004067B8"/>
    <w:rsid w:val="004126BC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167C"/>
    <w:rsid w:val="004929FB"/>
    <w:rsid w:val="00492B7B"/>
    <w:rsid w:val="004A54BA"/>
    <w:rsid w:val="004B6A5E"/>
    <w:rsid w:val="00507EA7"/>
    <w:rsid w:val="00526089"/>
    <w:rsid w:val="00527A28"/>
    <w:rsid w:val="00527DCA"/>
    <w:rsid w:val="005716D4"/>
    <w:rsid w:val="00571B60"/>
    <w:rsid w:val="00572876"/>
    <w:rsid w:val="0058226B"/>
    <w:rsid w:val="0058472F"/>
    <w:rsid w:val="00585A4D"/>
    <w:rsid w:val="005C030A"/>
    <w:rsid w:val="005C3F8B"/>
    <w:rsid w:val="005D6329"/>
    <w:rsid w:val="005E57F6"/>
    <w:rsid w:val="006058D8"/>
    <w:rsid w:val="00610200"/>
    <w:rsid w:val="00623699"/>
    <w:rsid w:val="00631F66"/>
    <w:rsid w:val="00632D5A"/>
    <w:rsid w:val="00635515"/>
    <w:rsid w:val="006528C5"/>
    <w:rsid w:val="006546FD"/>
    <w:rsid w:val="00665BF3"/>
    <w:rsid w:val="006732D6"/>
    <w:rsid w:val="00675AC4"/>
    <w:rsid w:val="00677768"/>
    <w:rsid w:val="00693E09"/>
    <w:rsid w:val="00696888"/>
    <w:rsid w:val="006A2DE9"/>
    <w:rsid w:val="006A7230"/>
    <w:rsid w:val="006B405F"/>
    <w:rsid w:val="006B4E32"/>
    <w:rsid w:val="006B72C7"/>
    <w:rsid w:val="006B7F78"/>
    <w:rsid w:val="006C2252"/>
    <w:rsid w:val="006D7F7F"/>
    <w:rsid w:val="006E2C9C"/>
    <w:rsid w:val="006E40EF"/>
    <w:rsid w:val="006F0039"/>
    <w:rsid w:val="006F6D7A"/>
    <w:rsid w:val="00701D97"/>
    <w:rsid w:val="00703155"/>
    <w:rsid w:val="00711CEF"/>
    <w:rsid w:val="00711F2B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39AE"/>
    <w:rsid w:val="00776C46"/>
    <w:rsid w:val="007808BC"/>
    <w:rsid w:val="00780A3C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0917"/>
    <w:rsid w:val="008019DF"/>
    <w:rsid w:val="008050E4"/>
    <w:rsid w:val="00820CC1"/>
    <w:rsid w:val="0082257D"/>
    <w:rsid w:val="0084468A"/>
    <w:rsid w:val="008520B9"/>
    <w:rsid w:val="00853438"/>
    <w:rsid w:val="00860552"/>
    <w:rsid w:val="00861F73"/>
    <w:rsid w:val="00866846"/>
    <w:rsid w:val="00875DA9"/>
    <w:rsid w:val="00882884"/>
    <w:rsid w:val="00895E38"/>
    <w:rsid w:val="008A782B"/>
    <w:rsid w:val="008B0FC0"/>
    <w:rsid w:val="008C429A"/>
    <w:rsid w:val="008E1F3D"/>
    <w:rsid w:val="009053D7"/>
    <w:rsid w:val="0091331D"/>
    <w:rsid w:val="0093223C"/>
    <w:rsid w:val="00940587"/>
    <w:rsid w:val="00941A87"/>
    <w:rsid w:val="009501C2"/>
    <w:rsid w:val="009541F6"/>
    <w:rsid w:val="009668B9"/>
    <w:rsid w:val="00976577"/>
    <w:rsid w:val="00996356"/>
    <w:rsid w:val="00997D9A"/>
    <w:rsid w:val="009D7C49"/>
    <w:rsid w:val="009E7297"/>
    <w:rsid w:val="009F04AB"/>
    <w:rsid w:val="00A0257D"/>
    <w:rsid w:val="00A03DFF"/>
    <w:rsid w:val="00A0439C"/>
    <w:rsid w:val="00A12EDC"/>
    <w:rsid w:val="00A26D0D"/>
    <w:rsid w:val="00A33BDE"/>
    <w:rsid w:val="00A34885"/>
    <w:rsid w:val="00A43BC1"/>
    <w:rsid w:val="00A56D45"/>
    <w:rsid w:val="00A72176"/>
    <w:rsid w:val="00A74225"/>
    <w:rsid w:val="00A81608"/>
    <w:rsid w:val="00A83D28"/>
    <w:rsid w:val="00A936D5"/>
    <w:rsid w:val="00A93B1C"/>
    <w:rsid w:val="00AA1EB0"/>
    <w:rsid w:val="00AA2DA3"/>
    <w:rsid w:val="00AA5A9C"/>
    <w:rsid w:val="00AB016A"/>
    <w:rsid w:val="00AB2A5A"/>
    <w:rsid w:val="00AB3383"/>
    <w:rsid w:val="00AB5528"/>
    <w:rsid w:val="00AD28F8"/>
    <w:rsid w:val="00AE4ED3"/>
    <w:rsid w:val="00AF1C6B"/>
    <w:rsid w:val="00B0230B"/>
    <w:rsid w:val="00B03AD9"/>
    <w:rsid w:val="00B17D95"/>
    <w:rsid w:val="00B23509"/>
    <w:rsid w:val="00B273C1"/>
    <w:rsid w:val="00B359DB"/>
    <w:rsid w:val="00B3632B"/>
    <w:rsid w:val="00B409D8"/>
    <w:rsid w:val="00B43437"/>
    <w:rsid w:val="00B50473"/>
    <w:rsid w:val="00B5178D"/>
    <w:rsid w:val="00B67F1F"/>
    <w:rsid w:val="00B701D7"/>
    <w:rsid w:val="00B90595"/>
    <w:rsid w:val="00B919BB"/>
    <w:rsid w:val="00BA215A"/>
    <w:rsid w:val="00BB5F09"/>
    <w:rsid w:val="00BC0D9F"/>
    <w:rsid w:val="00BC20DE"/>
    <w:rsid w:val="00BD49FA"/>
    <w:rsid w:val="00BE053D"/>
    <w:rsid w:val="00BE5AE9"/>
    <w:rsid w:val="00BF1A7A"/>
    <w:rsid w:val="00BF1FA3"/>
    <w:rsid w:val="00C00974"/>
    <w:rsid w:val="00C018E4"/>
    <w:rsid w:val="00C066FA"/>
    <w:rsid w:val="00C17FDF"/>
    <w:rsid w:val="00C25387"/>
    <w:rsid w:val="00C54BE3"/>
    <w:rsid w:val="00C57F80"/>
    <w:rsid w:val="00C65F1C"/>
    <w:rsid w:val="00C768ED"/>
    <w:rsid w:val="00C81D89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CF718A"/>
    <w:rsid w:val="00D1492F"/>
    <w:rsid w:val="00D17B69"/>
    <w:rsid w:val="00D3003C"/>
    <w:rsid w:val="00D331F4"/>
    <w:rsid w:val="00D368DC"/>
    <w:rsid w:val="00D447BA"/>
    <w:rsid w:val="00D470E4"/>
    <w:rsid w:val="00D52142"/>
    <w:rsid w:val="00D5280E"/>
    <w:rsid w:val="00D61F14"/>
    <w:rsid w:val="00D708BD"/>
    <w:rsid w:val="00D80D6B"/>
    <w:rsid w:val="00D85D41"/>
    <w:rsid w:val="00D90950"/>
    <w:rsid w:val="00DA69DF"/>
    <w:rsid w:val="00DA6D83"/>
    <w:rsid w:val="00DB33F8"/>
    <w:rsid w:val="00DD2A87"/>
    <w:rsid w:val="00DD38E2"/>
    <w:rsid w:val="00DD5D14"/>
    <w:rsid w:val="00E00140"/>
    <w:rsid w:val="00E13110"/>
    <w:rsid w:val="00E24DF1"/>
    <w:rsid w:val="00E30985"/>
    <w:rsid w:val="00E40B9A"/>
    <w:rsid w:val="00E42498"/>
    <w:rsid w:val="00E431ED"/>
    <w:rsid w:val="00E55D90"/>
    <w:rsid w:val="00E6354E"/>
    <w:rsid w:val="00E64FF5"/>
    <w:rsid w:val="00E809B1"/>
    <w:rsid w:val="00E85B74"/>
    <w:rsid w:val="00E907EC"/>
    <w:rsid w:val="00E961F3"/>
    <w:rsid w:val="00E96919"/>
    <w:rsid w:val="00EA5421"/>
    <w:rsid w:val="00EB34FC"/>
    <w:rsid w:val="00EB4A2A"/>
    <w:rsid w:val="00EB5816"/>
    <w:rsid w:val="00EC2DB9"/>
    <w:rsid w:val="00ED0EA9"/>
    <w:rsid w:val="00ED2C69"/>
    <w:rsid w:val="00EF77DF"/>
    <w:rsid w:val="00F11BEF"/>
    <w:rsid w:val="00F1446D"/>
    <w:rsid w:val="00F165E1"/>
    <w:rsid w:val="00F213BD"/>
    <w:rsid w:val="00F258E7"/>
    <w:rsid w:val="00F25D12"/>
    <w:rsid w:val="00F25EB2"/>
    <w:rsid w:val="00F31B84"/>
    <w:rsid w:val="00F3578C"/>
    <w:rsid w:val="00F44F5F"/>
    <w:rsid w:val="00F53AA0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1A89"/>
    <w:rsid w:val="00FD0FB7"/>
    <w:rsid w:val="00FD5C50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00618B"/>
    <w:rPr>
      <w:b/>
      <w:bCs/>
    </w:rPr>
  </w:style>
  <w:style w:type="character" w:customStyle="1" w:styleId="apple-converted-space">
    <w:name w:val="apple-converted-space"/>
    <w:basedOn w:val="Absatz-Standardschriftart"/>
    <w:rsid w:val="0000618B"/>
  </w:style>
  <w:style w:type="paragraph" w:styleId="berarbeitung">
    <w:name w:val="Revision"/>
    <w:hidden/>
    <w:uiPriority w:val="99"/>
    <w:semiHidden/>
    <w:rsid w:val="00C65F1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3578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3578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3578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3578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357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557</Words>
  <Characters>3515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13</cp:revision>
  <cp:lastPrinted>2026-04-05T12:05:00Z</cp:lastPrinted>
  <dcterms:created xsi:type="dcterms:W3CDTF">2026-04-05T12:05:00Z</dcterms:created>
  <dcterms:modified xsi:type="dcterms:W3CDTF">2026-06-14T19:22:00Z</dcterms:modified>
</cp:coreProperties>
</file>