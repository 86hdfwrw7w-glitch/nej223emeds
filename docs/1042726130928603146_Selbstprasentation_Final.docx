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C8EA47" w14:textId="77777777" w:rsidR="00B504B5" w:rsidRPr="00864F6C" w:rsidRDefault="00B504B5" w:rsidP="00B504B5">
      <w:pPr>
        <w:pStyle w:val="NoSpacing"/>
        <w:tabs>
          <w:tab w:val="left" w:pos="1739"/>
        </w:tabs>
        <w:spacing w:after="120"/>
        <w:jc w:val="both"/>
        <w:rPr>
          <w:rFonts w:ascii="Arial" w:hAnsi="Arial" w:cs="Arial"/>
          <w:sz w:val="20"/>
          <w:szCs w:val="18"/>
        </w:rPr>
      </w:pPr>
      <w:bookmarkStart w:id="0" w:name="_Hlk119509371"/>
      <w:r w:rsidRPr="00864F6C">
        <w:rPr>
          <w:rFonts w:ascii="Arial" w:hAnsi="Arial" w:cs="Arial"/>
          <w:sz w:val="20"/>
          <w:szCs w:val="18"/>
        </w:rPr>
        <w:t xml:space="preserve">Nun, zuerst einmal vielen Dank für die Einladung, ich freue mich wirklich sehr heute hier sein zu dürfen. </w:t>
      </w:r>
    </w:p>
    <w:p w14:paraId="5DD081CE" w14:textId="0F6FADDC" w:rsidR="00B504B5" w:rsidRPr="00864F6C" w:rsidRDefault="00B504B5" w:rsidP="00B504B5">
      <w:pPr>
        <w:pStyle w:val="NoSpacing"/>
        <w:tabs>
          <w:tab w:val="left" w:pos="1739"/>
        </w:tabs>
        <w:spacing w:after="120"/>
        <w:jc w:val="both"/>
        <w:rPr>
          <w:rFonts w:ascii="Arial" w:hAnsi="Arial" w:cs="Arial"/>
          <w:sz w:val="20"/>
          <w:szCs w:val="18"/>
        </w:rPr>
      </w:pPr>
      <w:del w:id="1" w:author="jonas.stegh@pumpkincareers.com" w:date="2022-11-17T09:41:00Z">
        <w:r w:rsidRPr="00864F6C" w:rsidDel="00D773E6">
          <w:rPr>
            <w:rFonts w:ascii="Arial" w:hAnsi="Arial" w:cs="Arial"/>
            <w:sz w:val="20"/>
            <w:szCs w:val="18"/>
          </w:rPr>
          <w:delText xml:space="preserve">Ich bin im Süden Österreichs nahe der italienischen Grenze aufgewachsen. </w:delText>
        </w:r>
      </w:del>
      <w:r w:rsidRPr="00864F6C">
        <w:rPr>
          <w:rFonts w:ascii="Arial" w:hAnsi="Arial" w:cs="Arial"/>
          <w:sz w:val="20"/>
          <w:szCs w:val="18"/>
        </w:rPr>
        <w:t xml:space="preserve">Als Schüler habe ich nach der Unterstufe beschlossen vom Sportgymnasium zu wechseln und meine Matura an der Handelsakademie zu absolvieren. Während dieser Zeit konnte ich durch bilingual unterrichtete Fächer wie Business Administration, Finance &amp; Accounting und Economics schon früh in </w:t>
      </w:r>
      <w:commentRangeStart w:id="2"/>
      <w:r w:rsidRPr="00864F6C">
        <w:rPr>
          <w:rFonts w:ascii="Arial" w:hAnsi="Arial" w:cs="Arial"/>
          <w:sz w:val="20"/>
          <w:szCs w:val="18"/>
        </w:rPr>
        <w:t xml:space="preserve">betriebswirtschaftliche Themen </w:t>
      </w:r>
      <w:commentRangeEnd w:id="2"/>
      <w:r w:rsidR="00D773E6">
        <w:rPr>
          <w:rStyle w:val="CommentReference"/>
        </w:rPr>
        <w:commentReference w:id="2"/>
      </w:r>
      <w:r w:rsidRPr="00864F6C">
        <w:rPr>
          <w:rFonts w:ascii="Arial" w:hAnsi="Arial" w:cs="Arial"/>
          <w:sz w:val="20"/>
          <w:szCs w:val="18"/>
        </w:rPr>
        <w:t xml:space="preserve">eintauchen und mein Initialinteresse bilden. Ich habe zu dieser Zeit auch leistungsmäßig Eishockey gespielt und konnte mein damaliges Team anführen. </w:t>
      </w:r>
      <w:commentRangeStart w:id="3"/>
      <w:r w:rsidRPr="00864F6C">
        <w:rPr>
          <w:rFonts w:ascii="Arial" w:hAnsi="Arial" w:cs="Arial"/>
          <w:sz w:val="20"/>
          <w:szCs w:val="18"/>
        </w:rPr>
        <w:t>Der Abschluss dieser Zeit war</w:t>
      </w:r>
      <w:r w:rsidRPr="00864F6C">
        <w:rPr>
          <w:sz w:val="22"/>
          <w:szCs w:val="20"/>
        </w:rPr>
        <w:t xml:space="preserve"> </w:t>
      </w:r>
      <w:r w:rsidRPr="00864F6C">
        <w:rPr>
          <w:rFonts w:ascii="Arial" w:hAnsi="Arial" w:cs="Arial"/>
          <w:sz w:val="20"/>
          <w:szCs w:val="18"/>
        </w:rPr>
        <w:t xml:space="preserve">das Sammeln unternehmerischer Erfahrung </w:t>
      </w:r>
      <w:commentRangeEnd w:id="3"/>
      <w:r w:rsidR="00D773E6">
        <w:rPr>
          <w:rStyle w:val="CommentReference"/>
        </w:rPr>
        <w:commentReference w:id="3"/>
      </w:r>
      <w:r w:rsidRPr="00864F6C">
        <w:rPr>
          <w:rFonts w:ascii="Arial" w:hAnsi="Arial" w:cs="Arial"/>
          <w:sz w:val="20"/>
          <w:szCs w:val="18"/>
        </w:rPr>
        <w:t xml:space="preserve">bei der Gründung einer Limited Gesellschaft in Hongkong sowie Teamfähigkeit, die ich als Klassensprecher neben einer guten Matura unter Beweis gestellt habe. </w:t>
      </w:r>
    </w:p>
    <w:p w14:paraId="231097C6" w14:textId="10549B09" w:rsidR="00B504B5" w:rsidRPr="00864F6C" w:rsidRDefault="00B504B5" w:rsidP="00B504B5">
      <w:pPr>
        <w:pStyle w:val="NoSpacing"/>
        <w:tabs>
          <w:tab w:val="left" w:pos="1739"/>
        </w:tabs>
        <w:spacing w:after="120"/>
        <w:jc w:val="both"/>
        <w:rPr>
          <w:rFonts w:ascii="Arial" w:hAnsi="Arial" w:cs="Arial"/>
          <w:sz w:val="20"/>
          <w:szCs w:val="18"/>
        </w:rPr>
      </w:pPr>
      <w:r w:rsidRPr="00864F6C">
        <w:rPr>
          <w:rFonts w:ascii="Arial" w:hAnsi="Arial" w:cs="Arial"/>
          <w:sz w:val="20"/>
          <w:szCs w:val="18"/>
        </w:rPr>
        <w:t>Kurz danach kam auch schon meine bisher schwierigste Lebensphase, in der ich 2x vergebens versucht habe an der HSG, Betriebswirtschaft zu studieren, aber die Aufnahmeprüfung nicht geschafft habe. (</w:t>
      </w:r>
      <w:r w:rsidRPr="00864F6C">
        <w:rPr>
          <w:rFonts w:ascii="Arial" w:hAnsi="Arial" w:cs="Arial"/>
          <w:sz w:val="20"/>
          <w:szCs w:val="18"/>
          <w:shd w:val="clear" w:color="auto" w:fill="FFD966" w:themeFill="accent4" w:themeFillTint="99"/>
        </w:rPr>
        <w:t>Emotion</w:t>
      </w:r>
      <w:r w:rsidRPr="00864F6C">
        <w:rPr>
          <w:rFonts w:ascii="Arial" w:hAnsi="Arial" w:cs="Arial"/>
          <w:sz w:val="20"/>
          <w:szCs w:val="18"/>
        </w:rPr>
        <w:t xml:space="preserve">) Das hat mich so von mir enttäuscht, dass es mir erstmalig wirklich schlecht ging. </w:t>
      </w:r>
      <w:ins w:id="4" w:author="jonas.stegh@pumpkincareers.com" w:date="2022-11-17T09:42:00Z">
        <w:r w:rsidR="00D773E6">
          <w:rPr>
            <w:rFonts w:ascii="Arial" w:hAnsi="Arial" w:cs="Arial"/>
            <w:sz w:val="20"/>
            <w:szCs w:val="18"/>
          </w:rPr>
          <w:t xml:space="preserve">Emotionaler Ausruf </w:t>
        </w:r>
      </w:ins>
      <w:r w:rsidRPr="00864F6C">
        <w:rPr>
          <w:rFonts w:ascii="Arial" w:hAnsi="Arial" w:cs="Arial"/>
          <w:sz w:val="20"/>
          <w:szCs w:val="18"/>
        </w:rPr>
        <w:t xml:space="preserve">In dieser Phase habe ich dann eine Abgeordnete kennengelernt, die mir einen Job als ihr parlamentarischer Mitarbeiter angeboten hat. </w:t>
      </w:r>
      <w:r>
        <w:rPr>
          <w:rFonts w:ascii="Arial" w:hAnsi="Arial" w:cs="Arial"/>
          <w:sz w:val="20"/>
          <w:szCs w:val="18"/>
        </w:rPr>
        <w:t>Der</w:t>
      </w:r>
      <w:r w:rsidRPr="00864F6C">
        <w:rPr>
          <w:rFonts w:ascii="Arial" w:hAnsi="Arial" w:cs="Arial"/>
          <w:sz w:val="20"/>
          <w:szCs w:val="18"/>
        </w:rPr>
        <w:t xml:space="preserve"> Job hat mir aus diesem Tief geholfen. Deshalb habe ich mich daraufhin entschlossen Politologie zu studieren. </w:t>
      </w:r>
      <w:moveFromRangeStart w:id="5" w:author="jonas.stegh@pumpkincareers.com" w:date="2022-11-17T09:54:00Z" w:name="move119571303"/>
      <w:moveFrom w:id="6" w:author="jonas.stegh@pumpkincareers.com" w:date="2022-11-17T09:54:00Z">
        <w:r w:rsidRPr="00864F6C" w:rsidDel="00463A42">
          <w:rPr>
            <w:rFonts w:ascii="Arial" w:hAnsi="Arial" w:cs="Arial"/>
            <w:sz w:val="20"/>
            <w:szCs w:val="18"/>
          </w:rPr>
          <w:t xml:space="preserve">Nach zwei Semestern ist mir bewusst geworden, dass es die </w:t>
        </w:r>
        <w:commentRangeStart w:id="7"/>
        <w:r w:rsidRPr="00864F6C" w:rsidDel="00463A42">
          <w:rPr>
            <w:rFonts w:ascii="Arial" w:hAnsi="Arial" w:cs="Arial"/>
            <w:sz w:val="20"/>
            <w:szCs w:val="18"/>
          </w:rPr>
          <w:t xml:space="preserve">falsche Entscheidung </w:t>
        </w:r>
        <w:commentRangeEnd w:id="7"/>
        <w:r w:rsidR="00D773E6" w:rsidDel="00463A42">
          <w:rPr>
            <w:rStyle w:val="CommentReference"/>
          </w:rPr>
          <w:commentReference w:id="7"/>
        </w:r>
        <w:r w:rsidRPr="00864F6C" w:rsidDel="00463A42">
          <w:rPr>
            <w:rFonts w:ascii="Arial" w:hAnsi="Arial" w:cs="Arial"/>
            <w:sz w:val="20"/>
            <w:szCs w:val="18"/>
          </w:rPr>
          <w:t xml:space="preserve">war. </w:t>
        </w:r>
      </w:moveFrom>
      <w:moveFromRangeEnd w:id="5"/>
      <w:del w:id="8" w:author="jonas.stegh@pumpkincareers.com" w:date="2022-11-17T09:50:00Z">
        <w:r w:rsidRPr="00864F6C" w:rsidDel="00D773E6">
          <w:rPr>
            <w:rFonts w:ascii="Arial" w:hAnsi="Arial" w:cs="Arial"/>
            <w:sz w:val="20"/>
            <w:szCs w:val="18"/>
          </w:rPr>
          <w:delText>Nachdem es aber vorallem im angelsächsischen Bereich normal ist etwas Fachfremdes zu studieren, habe ich kein weiteres Studium mehr begonnen, aber endgültig beschlossen, dass meine Karriere doch wie ursprünglich geplant die Wirtschaft ist.</w:delText>
        </w:r>
      </w:del>
    </w:p>
    <w:p w14:paraId="4E9B5BE6" w14:textId="77777777" w:rsidR="00B504B5" w:rsidRPr="00864F6C" w:rsidRDefault="00B504B5" w:rsidP="00B504B5">
      <w:pPr>
        <w:pStyle w:val="NoSpacing"/>
        <w:tabs>
          <w:tab w:val="left" w:pos="1739"/>
        </w:tabs>
        <w:spacing w:after="120"/>
        <w:jc w:val="both"/>
        <w:rPr>
          <w:rFonts w:ascii="Arial" w:hAnsi="Arial" w:cs="Arial"/>
          <w:sz w:val="20"/>
          <w:szCs w:val="18"/>
        </w:rPr>
      </w:pPr>
      <w:r w:rsidRPr="00864F6C">
        <w:rPr>
          <w:rFonts w:ascii="Arial" w:hAnsi="Arial" w:cs="Arial"/>
          <w:sz w:val="20"/>
          <w:szCs w:val="18"/>
        </w:rPr>
        <w:t xml:space="preserve">Durch mein erstes relevantes Praktikum in einer Investor Relations Division konnte ich lernen, </w:t>
      </w:r>
      <w:commentRangeStart w:id="9"/>
      <w:r w:rsidRPr="00864F6C">
        <w:rPr>
          <w:rFonts w:ascii="Arial" w:hAnsi="Arial" w:cs="Arial"/>
          <w:sz w:val="20"/>
          <w:szCs w:val="18"/>
        </w:rPr>
        <w:t>wie Unternehmen nach außen und mit Ihrem Stakeholdern kommunizieren</w:t>
      </w:r>
      <w:commentRangeEnd w:id="9"/>
      <w:r w:rsidR="00D773E6">
        <w:rPr>
          <w:rStyle w:val="CommentReference"/>
        </w:rPr>
        <w:commentReference w:id="9"/>
      </w:r>
      <w:r w:rsidRPr="00864F6C">
        <w:rPr>
          <w:rFonts w:ascii="Arial" w:hAnsi="Arial" w:cs="Arial"/>
          <w:sz w:val="20"/>
          <w:szCs w:val="18"/>
        </w:rPr>
        <w:t xml:space="preserve">. Ich habe meinen Vorgesetzen beim Investor Targeting und bei Investorenpräsentationen unterstützt. Am meisten Spaß hat es gemacht, ein Gerüst zu bauen, Ideen zu finden, wie man gewisse KPIs graphisch am attraktivsten für Investoren darstellt. Hier konnte ich mir einen umfassenden Umgang mit PowerPoint und Excel aneignen, den ich mit täglichen Markt- und Peer Group Analysen, unter Beweis gestellt habe. </w:t>
      </w:r>
    </w:p>
    <w:p w14:paraId="39215FA5" w14:textId="6293DD27" w:rsidR="00B504B5" w:rsidRDefault="00B504B5" w:rsidP="00B504B5">
      <w:pPr>
        <w:pStyle w:val="NoSpacing"/>
        <w:tabs>
          <w:tab w:val="left" w:pos="1739"/>
        </w:tabs>
        <w:spacing w:after="120"/>
        <w:jc w:val="both"/>
        <w:rPr>
          <w:ins w:id="10" w:author="jonas.stegh@pumpkincareers.com" w:date="2022-11-17T09:54:00Z"/>
          <w:rFonts w:ascii="Arial" w:hAnsi="Arial" w:cs="Arial"/>
          <w:sz w:val="20"/>
          <w:szCs w:val="18"/>
        </w:rPr>
      </w:pPr>
      <w:r w:rsidRPr="00864F6C">
        <w:rPr>
          <w:rFonts w:ascii="Arial" w:hAnsi="Arial" w:cs="Arial"/>
          <w:sz w:val="20"/>
          <w:szCs w:val="18"/>
        </w:rPr>
        <w:t xml:space="preserve">In der </w:t>
      </w:r>
      <w:commentRangeStart w:id="11"/>
      <w:r w:rsidRPr="00864F6C">
        <w:rPr>
          <w:rFonts w:ascii="Arial" w:hAnsi="Arial" w:cs="Arial"/>
          <w:sz w:val="20"/>
          <w:szCs w:val="18"/>
        </w:rPr>
        <w:t xml:space="preserve">Strategieberatung </w:t>
      </w:r>
      <w:commentRangeEnd w:id="11"/>
      <w:r w:rsidR="00D773E6">
        <w:rPr>
          <w:rStyle w:val="CommentReference"/>
        </w:rPr>
        <w:commentReference w:id="11"/>
      </w:r>
      <w:del w:id="12" w:author="jonas.stegh@pumpkincareers.com" w:date="2022-11-17T09:52:00Z">
        <w:r w:rsidRPr="00864F6C" w:rsidDel="00463A42">
          <w:rPr>
            <w:rFonts w:ascii="Arial" w:hAnsi="Arial" w:cs="Arial"/>
            <w:sz w:val="20"/>
            <w:szCs w:val="18"/>
          </w:rPr>
          <w:delText>habe ich in einem dynamischen Team zusammengearbeitet und konnte meine Kommunikationsfähigkeiten extrem ausbauen.</w:delText>
        </w:r>
      </w:del>
      <w:r w:rsidRPr="00864F6C">
        <w:rPr>
          <w:rFonts w:ascii="Arial" w:hAnsi="Arial" w:cs="Arial"/>
          <w:sz w:val="20"/>
          <w:szCs w:val="18"/>
        </w:rPr>
        <w:t xml:space="preserve"> Ich habe gleich ein Projekt bekommen, nämlich wie man das Thema strategischer Allianzen besser auf den Konzern übertragen kann. Dazu musste ich Research</w:t>
      </w:r>
      <w:r>
        <w:rPr>
          <w:rFonts w:ascii="Arial" w:hAnsi="Arial" w:cs="Arial"/>
          <w:sz w:val="20"/>
          <w:szCs w:val="18"/>
        </w:rPr>
        <w:t xml:space="preserve"> betreiben</w:t>
      </w:r>
      <w:r w:rsidRPr="00864F6C">
        <w:rPr>
          <w:rFonts w:ascii="Arial" w:hAnsi="Arial" w:cs="Arial"/>
          <w:sz w:val="20"/>
          <w:szCs w:val="18"/>
        </w:rPr>
        <w:t xml:space="preserve">, dann bisherige strategischen Allianzen der Firma bewerten und habe es am Ende des Praktikums dem Head </w:t>
      </w:r>
      <w:proofErr w:type="spellStart"/>
      <w:r w:rsidRPr="00864F6C">
        <w:rPr>
          <w:rFonts w:ascii="Arial" w:hAnsi="Arial" w:cs="Arial"/>
          <w:sz w:val="20"/>
          <w:szCs w:val="18"/>
        </w:rPr>
        <w:t>of</w:t>
      </w:r>
      <w:proofErr w:type="spellEnd"/>
      <w:r w:rsidRPr="00864F6C">
        <w:rPr>
          <w:rFonts w:ascii="Arial" w:hAnsi="Arial" w:cs="Arial"/>
          <w:sz w:val="20"/>
          <w:szCs w:val="18"/>
        </w:rPr>
        <w:t xml:space="preserve"> </w:t>
      </w:r>
      <w:proofErr w:type="spellStart"/>
      <w:r w:rsidRPr="00864F6C">
        <w:rPr>
          <w:rFonts w:ascii="Arial" w:hAnsi="Arial" w:cs="Arial"/>
          <w:sz w:val="20"/>
          <w:szCs w:val="18"/>
        </w:rPr>
        <w:t>Strategy</w:t>
      </w:r>
      <w:proofErr w:type="spellEnd"/>
      <w:r w:rsidRPr="00864F6C">
        <w:rPr>
          <w:rFonts w:ascii="Arial" w:hAnsi="Arial" w:cs="Arial"/>
          <w:sz w:val="20"/>
          <w:szCs w:val="18"/>
        </w:rPr>
        <w:t xml:space="preserve"> gepitcht. </w:t>
      </w:r>
      <w:del w:id="13" w:author="jonas.stegh@pumpkincareers.com" w:date="2022-11-17T09:44:00Z">
        <w:r w:rsidRPr="00864F6C" w:rsidDel="00D773E6">
          <w:rPr>
            <w:rFonts w:ascii="Arial" w:hAnsi="Arial" w:cs="Arial"/>
            <w:sz w:val="20"/>
            <w:szCs w:val="18"/>
          </w:rPr>
          <w:delText xml:space="preserve">Dabei konnte ich meine Fähigkeit, unter Druck zu arbeiten, unter Beweis stellen, weil es daneben noch andere Aufgaben gegeben hat. ZB. Kollegen mit Slides zu helfen und anderen Kollegen bei dem Kostenprogramm für den Vorstand zu unterstützen. Dort habe ich noch mal mehr Verständnis für betriebswirtschaftliche Zusammenhänge bekommen, weil ich den Konzern von der Management Perspektive gesehen habe. </w:delText>
        </w:r>
      </w:del>
    </w:p>
    <w:p w14:paraId="5D980678" w14:textId="292787D8" w:rsidR="00463A42" w:rsidRPr="00864F6C" w:rsidRDefault="00463A42" w:rsidP="00B504B5">
      <w:pPr>
        <w:pStyle w:val="NoSpacing"/>
        <w:tabs>
          <w:tab w:val="left" w:pos="1739"/>
        </w:tabs>
        <w:spacing w:after="120"/>
        <w:jc w:val="both"/>
        <w:rPr>
          <w:rFonts w:ascii="Arial" w:hAnsi="Arial" w:cs="Arial"/>
          <w:sz w:val="20"/>
          <w:szCs w:val="18"/>
        </w:rPr>
      </w:pPr>
      <w:moveToRangeStart w:id="14" w:author="jonas.stegh@pumpkincareers.com" w:date="2022-11-17T09:54:00Z" w:name="move119571303"/>
      <w:moveTo w:id="15" w:author="jonas.stegh@pumpkincareers.com" w:date="2022-11-17T09:54:00Z">
        <w:del w:id="16" w:author="jonas.stegh@pumpkincareers.com" w:date="2022-11-17T09:54:00Z">
          <w:r w:rsidRPr="00864F6C" w:rsidDel="00463A42">
            <w:rPr>
              <w:rFonts w:ascii="Arial" w:hAnsi="Arial" w:cs="Arial"/>
              <w:sz w:val="20"/>
              <w:szCs w:val="18"/>
            </w:rPr>
            <w:delText xml:space="preserve">Nach zwei Semestern ist mir bewusst geworden, dass es die </w:delText>
          </w:r>
          <w:commentRangeStart w:id="17"/>
          <w:r w:rsidRPr="00864F6C" w:rsidDel="00463A42">
            <w:rPr>
              <w:rFonts w:ascii="Arial" w:hAnsi="Arial" w:cs="Arial"/>
              <w:sz w:val="20"/>
              <w:szCs w:val="18"/>
            </w:rPr>
            <w:delText xml:space="preserve">falsche Entscheidung </w:delText>
          </w:r>
          <w:commentRangeEnd w:id="17"/>
          <w:r w:rsidDel="00463A42">
            <w:rPr>
              <w:rStyle w:val="CommentReference"/>
            </w:rPr>
            <w:commentReference w:id="17"/>
          </w:r>
          <w:r w:rsidRPr="00864F6C" w:rsidDel="00463A42">
            <w:rPr>
              <w:rFonts w:ascii="Arial" w:hAnsi="Arial" w:cs="Arial"/>
              <w:sz w:val="20"/>
              <w:szCs w:val="18"/>
            </w:rPr>
            <w:delText>war.</w:delText>
          </w:r>
        </w:del>
      </w:moveTo>
      <w:moveToRangeEnd w:id="14"/>
      <w:ins w:id="18" w:author="jonas.stegh@pumpkincareers.com" w:date="2022-11-17T09:54:00Z">
        <w:r>
          <w:rPr>
            <w:rFonts w:ascii="Arial" w:hAnsi="Arial" w:cs="Arial"/>
            <w:sz w:val="20"/>
            <w:szCs w:val="18"/>
          </w:rPr>
          <w:t>Mir wurde</w:t>
        </w:r>
      </w:ins>
      <w:ins w:id="19" w:author="jonas.stegh@pumpkincareers.com" w:date="2022-11-17T09:55:00Z">
        <w:r>
          <w:rPr>
            <w:rFonts w:ascii="Arial" w:hAnsi="Arial" w:cs="Arial"/>
            <w:sz w:val="20"/>
            <w:szCs w:val="18"/>
          </w:rPr>
          <w:t xml:space="preserve"> in der Zeit</w:t>
        </w:r>
      </w:ins>
      <w:ins w:id="20" w:author="jonas.stegh@pumpkincareers.com" w:date="2022-11-17T09:54:00Z">
        <w:r>
          <w:rPr>
            <w:rFonts w:ascii="Arial" w:hAnsi="Arial" w:cs="Arial"/>
            <w:sz w:val="20"/>
            <w:szCs w:val="18"/>
          </w:rPr>
          <w:t xml:space="preserve"> </w:t>
        </w:r>
      </w:ins>
      <w:ins w:id="21" w:author="jonas.stegh@pumpkincareers.com" w:date="2022-11-17T09:55:00Z">
        <w:r>
          <w:rPr>
            <w:rFonts w:ascii="Arial" w:hAnsi="Arial" w:cs="Arial"/>
            <w:sz w:val="20"/>
            <w:szCs w:val="18"/>
          </w:rPr>
          <w:t xml:space="preserve">(auch durch das </w:t>
        </w:r>
      </w:ins>
      <w:ins w:id="22" w:author="jonas.stegh@pumpkincareers.com" w:date="2022-11-17T09:56:00Z">
        <w:r>
          <w:rPr>
            <w:rFonts w:ascii="Arial" w:hAnsi="Arial" w:cs="Arial"/>
            <w:sz w:val="20"/>
            <w:szCs w:val="18"/>
          </w:rPr>
          <w:t>P</w:t>
        </w:r>
      </w:ins>
      <w:ins w:id="23" w:author="jonas.stegh@pumpkincareers.com" w:date="2022-11-17T09:55:00Z">
        <w:r>
          <w:rPr>
            <w:rFonts w:ascii="Arial" w:hAnsi="Arial" w:cs="Arial"/>
            <w:sz w:val="20"/>
            <w:szCs w:val="18"/>
          </w:rPr>
          <w:t xml:space="preserve">raktikum) </w:t>
        </w:r>
      </w:ins>
      <w:ins w:id="24" w:author="jonas.stegh@pumpkincareers.com" w:date="2022-11-17T09:54:00Z">
        <w:r>
          <w:rPr>
            <w:rFonts w:ascii="Arial" w:hAnsi="Arial" w:cs="Arial"/>
            <w:sz w:val="20"/>
            <w:szCs w:val="18"/>
          </w:rPr>
          <w:t>immer klarer, dass es eher in eine</w:t>
        </w:r>
      </w:ins>
      <w:ins w:id="25" w:author="jonas.stegh@pumpkincareers.com" w:date="2022-11-17T09:55:00Z">
        <w:r>
          <w:rPr>
            <w:rFonts w:ascii="Arial" w:hAnsi="Arial" w:cs="Arial"/>
            <w:sz w:val="20"/>
            <w:szCs w:val="18"/>
          </w:rPr>
          <w:t xml:space="preserve"> wirtschaftliche Richtung gehen soll, dennoch wollte ich unbedingt auch nochmal die Erfahrung in einem politischer Umfeld sammeln. Deswegen…</w:t>
        </w:r>
      </w:ins>
    </w:p>
    <w:p w14:paraId="505F15A8" w14:textId="20769BF8" w:rsidR="00B504B5" w:rsidRDefault="00B504B5" w:rsidP="00B504B5">
      <w:pPr>
        <w:pStyle w:val="NoSpacing"/>
        <w:tabs>
          <w:tab w:val="left" w:pos="1739"/>
        </w:tabs>
        <w:spacing w:after="120"/>
        <w:jc w:val="both"/>
        <w:rPr>
          <w:ins w:id="26" w:author="jonas.stegh@pumpkincareers.com" w:date="2022-11-17T09:57:00Z"/>
          <w:rFonts w:ascii="Arial" w:hAnsi="Arial" w:cs="Arial"/>
          <w:sz w:val="20"/>
          <w:szCs w:val="18"/>
        </w:rPr>
      </w:pPr>
      <w:commentRangeStart w:id="27"/>
      <w:del w:id="28" w:author="jonas.stegh@pumpkincareers.com" w:date="2022-11-17T09:55:00Z">
        <w:r w:rsidRPr="00864F6C" w:rsidDel="00463A42">
          <w:rPr>
            <w:rFonts w:ascii="Arial" w:hAnsi="Arial" w:cs="Arial"/>
            <w:sz w:val="20"/>
            <w:szCs w:val="18"/>
          </w:rPr>
          <w:delText xml:space="preserve">Danach wollte ich die Regulation und das Geschäftsmodell von Banken verstehen und wie sich Banken politisch einsetzen. </w:delText>
        </w:r>
        <w:commentRangeEnd w:id="27"/>
        <w:r w:rsidR="00D773E6" w:rsidDel="00463A42">
          <w:rPr>
            <w:rStyle w:val="CommentReference"/>
          </w:rPr>
          <w:commentReference w:id="27"/>
        </w:r>
      </w:del>
      <w:r w:rsidRPr="00864F6C">
        <w:rPr>
          <w:rFonts w:ascii="Arial" w:hAnsi="Arial" w:cs="Arial"/>
          <w:sz w:val="20"/>
          <w:szCs w:val="18"/>
        </w:rPr>
        <w:t>Als</w:t>
      </w:r>
      <w:r w:rsidRPr="00864F6C">
        <w:rPr>
          <w:sz w:val="22"/>
          <w:szCs w:val="20"/>
        </w:rPr>
        <w:t xml:space="preserve"> </w:t>
      </w:r>
      <w:r w:rsidRPr="00864F6C">
        <w:rPr>
          <w:rFonts w:ascii="Arial" w:hAnsi="Arial" w:cs="Arial"/>
          <w:sz w:val="20"/>
          <w:szCs w:val="18"/>
        </w:rPr>
        <w:t xml:space="preserve">einer von zwei Kandidaten jährlich konnte ich für die Raiffeisen Bank International 6 Monate Lobbyismus in Brüssel betreiben. Dort habe ich viel Verantwortung für die Repräsentation der Bank auf europäischer Ebene übernommen. Ich habe täglich sämtliche legislativen Entwicklungen der EU überwacht. </w:t>
      </w:r>
      <w:commentRangeStart w:id="29"/>
      <w:del w:id="30" w:author="jonas.stegh@pumpkincareers.com" w:date="2022-11-17T09:56:00Z">
        <w:r w:rsidDel="00463A42">
          <w:rPr>
            <w:rFonts w:ascii="Arial" w:hAnsi="Arial" w:cs="Arial"/>
            <w:sz w:val="20"/>
            <w:szCs w:val="18"/>
          </w:rPr>
          <w:delText>Meine</w:delText>
        </w:r>
        <w:r w:rsidRPr="00864F6C" w:rsidDel="00463A42">
          <w:rPr>
            <w:rFonts w:ascii="Arial" w:hAnsi="Arial" w:cs="Arial"/>
            <w:sz w:val="20"/>
            <w:szCs w:val="18"/>
          </w:rPr>
          <w:delText xml:space="preserve"> Reports waren für das Unternehmen sehr wichtig, </w:delText>
        </w:r>
      </w:del>
      <w:proofErr w:type="spellStart"/>
      <w:r w:rsidRPr="00864F6C">
        <w:rPr>
          <w:rFonts w:ascii="Arial" w:hAnsi="Arial" w:cs="Arial"/>
          <w:sz w:val="20"/>
          <w:szCs w:val="18"/>
        </w:rPr>
        <w:t>vorallem</w:t>
      </w:r>
      <w:proofErr w:type="spellEnd"/>
      <w:r w:rsidRPr="00864F6C">
        <w:rPr>
          <w:rFonts w:ascii="Arial" w:hAnsi="Arial" w:cs="Arial"/>
          <w:sz w:val="20"/>
          <w:szCs w:val="18"/>
        </w:rPr>
        <w:t xml:space="preserve"> weil mit Beginn des Praktikums auch der Ukraine Krieg begann und mein Arbeitgeber den Großteil seines Umsatzes in Russland machte. </w:t>
      </w:r>
      <w:commentRangeEnd w:id="29"/>
      <w:r w:rsidR="00D773E6">
        <w:rPr>
          <w:rStyle w:val="CommentReference"/>
        </w:rPr>
        <w:commentReference w:id="29"/>
      </w:r>
      <w:r w:rsidRPr="00864F6C">
        <w:rPr>
          <w:rFonts w:ascii="Arial" w:hAnsi="Arial" w:cs="Arial"/>
          <w:sz w:val="20"/>
          <w:szCs w:val="18"/>
        </w:rPr>
        <w:t xml:space="preserve">Daher war die Zeit sehr spannend und ich konnte viel mit dem CEO und anderen Vorstandsmitgliedern zusammenarbeiten. Der Job hatte auch eine gewisse Sales Komponente, da ich die Mitarbeiter von Abgeordneten davon überzeugen musste, dass sie sich mit meinem Vorgesetzten treffen und war daher mit relativ vielen Menschen im Austausch. </w:t>
      </w:r>
    </w:p>
    <w:p w14:paraId="014A4A78" w14:textId="0A80C271" w:rsidR="00463A42" w:rsidRDefault="00463A42" w:rsidP="00B504B5">
      <w:pPr>
        <w:pStyle w:val="NoSpacing"/>
        <w:tabs>
          <w:tab w:val="left" w:pos="1739"/>
        </w:tabs>
        <w:spacing w:after="120"/>
        <w:jc w:val="both"/>
        <w:rPr>
          <w:rFonts w:ascii="Arial" w:hAnsi="Arial" w:cs="Arial"/>
          <w:sz w:val="20"/>
          <w:szCs w:val="18"/>
        </w:rPr>
      </w:pPr>
      <w:ins w:id="31" w:author="jonas.stegh@pumpkincareers.com" w:date="2022-11-17T09:57:00Z">
        <w:r>
          <w:rPr>
            <w:rFonts w:ascii="Arial" w:hAnsi="Arial" w:cs="Arial"/>
            <w:sz w:val="20"/>
            <w:szCs w:val="18"/>
          </w:rPr>
          <w:t xml:space="preserve">Allerdings war mir nach dem Praktikum </w:t>
        </w:r>
      </w:ins>
      <w:ins w:id="32" w:author="jonas.stegh@pumpkincareers.com" w:date="2022-11-17T09:59:00Z">
        <w:r>
          <w:rPr>
            <w:rFonts w:ascii="Arial" w:hAnsi="Arial" w:cs="Arial"/>
            <w:sz w:val="20"/>
            <w:szCs w:val="18"/>
          </w:rPr>
          <w:t>endgültig</w:t>
        </w:r>
      </w:ins>
      <w:ins w:id="33" w:author="jonas.stegh@pumpkincareers.com" w:date="2022-11-17T09:57:00Z">
        <w:r>
          <w:rPr>
            <w:rFonts w:ascii="Arial" w:hAnsi="Arial" w:cs="Arial"/>
            <w:sz w:val="20"/>
            <w:szCs w:val="18"/>
          </w:rPr>
          <w:t xml:space="preserve"> klar, dass es eher in eine wirtschaftliche Richtung geht. Begründung</w:t>
        </w:r>
      </w:ins>
      <w:ins w:id="34" w:author="jonas.stegh@pumpkincareers.com" w:date="2022-11-17T09:58:00Z">
        <w:r>
          <w:rPr>
            <w:rFonts w:ascii="Arial" w:hAnsi="Arial" w:cs="Arial"/>
            <w:sz w:val="20"/>
            <w:szCs w:val="18"/>
          </w:rPr>
          <w:t xml:space="preserve">. </w:t>
        </w:r>
      </w:ins>
      <w:ins w:id="35" w:author="jonas.stegh@pumpkincareers.com" w:date="2022-11-17T09:59:00Z">
        <w:r>
          <w:rPr>
            <w:rFonts w:ascii="Arial" w:hAnsi="Arial" w:cs="Arial"/>
            <w:sz w:val="20"/>
            <w:szCs w:val="18"/>
          </w:rPr>
          <w:t xml:space="preserve">Habe mich ausgehend von dem strategischen Praktikum auch immer weiter umgeschaut und bin dabei insbesondere auf Corporate Finance/M&amp;A hängen geblieben. </w:t>
        </w:r>
      </w:ins>
      <w:proofErr w:type="spellStart"/>
      <w:ins w:id="36" w:author="jonas.stegh@pumpkincareers.com" w:date="2022-11-17T10:00:00Z">
        <w:r>
          <w:rPr>
            <w:rFonts w:ascii="Arial" w:hAnsi="Arial" w:cs="Arial"/>
            <w:sz w:val="20"/>
            <w:szCs w:val="18"/>
          </w:rPr>
          <w:t>Fazination</w:t>
        </w:r>
      </w:ins>
      <w:proofErr w:type="spellEnd"/>
    </w:p>
    <w:p w14:paraId="6ACEAA44" w14:textId="72EAFA99" w:rsidR="00B504B5" w:rsidRDefault="00B504B5" w:rsidP="00B504B5">
      <w:pPr>
        <w:pStyle w:val="NoSpacing"/>
        <w:tabs>
          <w:tab w:val="left" w:pos="1739"/>
        </w:tabs>
        <w:spacing w:after="120"/>
        <w:jc w:val="both"/>
        <w:rPr>
          <w:rFonts w:ascii="Arial" w:hAnsi="Arial" w:cs="Arial"/>
          <w:sz w:val="20"/>
          <w:szCs w:val="18"/>
        </w:rPr>
      </w:pPr>
      <w:commentRangeStart w:id="37"/>
      <w:r w:rsidRPr="00864F6C">
        <w:rPr>
          <w:rFonts w:ascii="Arial" w:hAnsi="Arial" w:cs="Arial"/>
          <w:sz w:val="20"/>
          <w:szCs w:val="18"/>
        </w:rPr>
        <w:t xml:space="preserve">Danach war mir klar, dass ich weniger mit Gesetzen, sondern mit Zahlen arbeiten will. Deshalb </w:t>
      </w:r>
      <w:commentRangeEnd w:id="37"/>
      <w:r w:rsidR="00D773E6">
        <w:rPr>
          <w:rStyle w:val="CommentReference"/>
        </w:rPr>
        <w:commentReference w:id="37"/>
      </w:r>
      <w:r w:rsidRPr="00864F6C">
        <w:rPr>
          <w:rFonts w:ascii="Arial" w:hAnsi="Arial" w:cs="Arial"/>
          <w:sz w:val="20"/>
          <w:szCs w:val="18"/>
        </w:rPr>
        <w:t>habe ich die Arbeit im Corporate Finance als die spannendste und herausforderndste identifiziert und konnte bei KPMG eine Zusage für ein viermonatiges M&amp;A Praktikum bekommen. (</w:t>
      </w:r>
      <w:r w:rsidR="00955FBD">
        <w:rPr>
          <w:rFonts w:ascii="Arial" w:hAnsi="Arial" w:cs="Arial"/>
          <w:sz w:val="20"/>
          <w:szCs w:val="18"/>
          <w:shd w:val="clear" w:color="auto" w:fill="FFD966" w:themeFill="accent4" w:themeFillTint="99"/>
        </w:rPr>
        <w:t>Freude</w:t>
      </w:r>
      <w:r w:rsidRPr="00864F6C">
        <w:rPr>
          <w:rFonts w:ascii="Arial" w:hAnsi="Arial" w:cs="Arial"/>
          <w:sz w:val="20"/>
          <w:szCs w:val="18"/>
        </w:rPr>
        <w:t>) Für mein absolutes Ziel, nach dem Bachelor im Juni 2023, M&amp;A für ein Unternehmen wie (</w:t>
      </w:r>
      <w:r w:rsidRPr="00864F6C">
        <w:rPr>
          <w:rFonts w:ascii="Arial" w:hAnsi="Arial" w:cs="Arial"/>
          <w:sz w:val="20"/>
          <w:szCs w:val="18"/>
          <w:shd w:val="clear" w:color="auto" w:fill="FFD966" w:themeFill="accent4" w:themeFillTint="99"/>
        </w:rPr>
        <w:t>Firma</w:t>
      </w:r>
      <w:r w:rsidRPr="00864F6C">
        <w:rPr>
          <w:rFonts w:ascii="Arial" w:hAnsi="Arial" w:cs="Arial"/>
          <w:sz w:val="20"/>
          <w:szCs w:val="18"/>
        </w:rPr>
        <w:t xml:space="preserve">) zu betreiben, arbeite ich härter als </w:t>
      </w:r>
      <w:r>
        <w:rPr>
          <w:rFonts w:ascii="Arial" w:hAnsi="Arial" w:cs="Arial"/>
          <w:sz w:val="20"/>
          <w:szCs w:val="18"/>
        </w:rPr>
        <w:t>viele BWL-S</w:t>
      </w:r>
      <w:r w:rsidRPr="00864F6C">
        <w:rPr>
          <w:rFonts w:ascii="Arial" w:hAnsi="Arial" w:cs="Arial"/>
          <w:sz w:val="20"/>
          <w:szCs w:val="18"/>
        </w:rPr>
        <w:t xml:space="preserve">tudenten und belege zusätzliche Kurse im Bereich Finance. </w:t>
      </w:r>
      <w:moveFromRangeStart w:id="38" w:author="jonas.stegh@pumpkincareers.com" w:date="2022-11-17T10:00:00Z" w:name="move119571634"/>
      <w:moveFrom w:id="39" w:author="jonas.stegh@pumpkincareers.com" w:date="2022-11-17T10:00:00Z">
        <w:r w:rsidRPr="00864F6C" w:rsidDel="00463A42">
          <w:rPr>
            <w:rFonts w:ascii="Arial" w:hAnsi="Arial" w:cs="Arial"/>
            <w:sz w:val="20"/>
            <w:szCs w:val="18"/>
          </w:rPr>
          <w:t xml:space="preserve">Außerdem engagiere ich mich bei Origin Corporate Finance, um meine Fähigkeiten im Financial Modelling zu verbessern. </w:t>
        </w:r>
      </w:moveFrom>
      <w:moveFromRangeEnd w:id="38"/>
      <w:del w:id="40" w:author="jonas.stegh@pumpkincareers.com" w:date="2022-11-17T09:45:00Z">
        <w:r w:rsidRPr="00864F6C" w:rsidDel="00D773E6">
          <w:rPr>
            <w:rFonts w:ascii="Arial" w:hAnsi="Arial" w:cs="Arial"/>
            <w:sz w:val="20"/>
            <w:szCs w:val="18"/>
          </w:rPr>
          <w:delText xml:space="preserve">Einen DCF durfte ich bei KPMG noch nicht machen, aber ich </w:delText>
        </w:r>
      </w:del>
      <w:r w:rsidRPr="00864F6C">
        <w:rPr>
          <w:rFonts w:ascii="Arial" w:hAnsi="Arial" w:cs="Arial"/>
          <w:sz w:val="20"/>
          <w:szCs w:val="18"/>
        </w:rPr>
        <w:t xml:space="preserve">durfte selbstständig eine Long und Short </w:t>
      </w:r>
      <w:r w:rsidRPr="00864F6C">
        <w:rPr>
          <w:rFonts w:ascii="Arial" w:hAnsi="Arial" w:cs="Arial"/>
          <w:sz w:val="20"/>
          <w:szCs w:val="18"/>
        </w:rPr>
        <w:lastRenderedPageBreak/>
        <w:t xml:space="preserve">List für ein großes Schweizer Unternehmen erstellen, dass nach Targets in Österreich sucht. Das durfte ich einem </w:t>
      </w:r>
      <w:proofErr w:type="spellStart"/>
      <w:r w:rsidRPr="00864F6C">
        <w:rPr>
          <w:rFonts w:ascii="Arial" w:hAnsi="Arial" w:cs="Arial"/>
          <w:sz w:val="20"/>
          <w:szCs w:val="18"/>
        </w:rPr>
        <w:t>Director</w:t>
      </w:r>
      <w:proofErr w:type="spellEnd"/>
      <w:r w:rsidRPr="00864F6C">
        <w:rPr>
          <w:rFonts w:ascii="Arial" w:hAnsi="Arial" w:cs="Arial"/>
          <w:sz w:val="20"/>
          <w:szCs w:val="18"/>
        </w:rPr>
        <w:t xml:space="preserve"> in Zürich präsentieren und habe sehr positives Feedback bekommen. Aktuell arbeite ich selbstständig </w:t>
      </w:r>
      <w:proofErr w:type="spellStart"/>
      <w:r>
        <w:rPr>
          <w:rFonts w:ascii="Arial" w:hAnsi="Arial" w:cs="Arial"/>
          <w:sz w:val="20"/>
          <w:szCs w:val="18"/>
        </w:rPr>
        <w:t>CoComps</w:t>
      </w:r>
      <w:proofErr w:type="spellEnd"/>
      <w:r>
        <w:rPr>
          <w:rFonts w:ascii="Arial" w:hAnsi="Arial" w:cs="Arial"/>
          <w:sz w:val="20"/>
          <w:szCs w:val="18"/>
        </w:rPr>
        <w:t xml:space="preserve"> und </w:t>
      </w:r>
      <w:proofErr w:type="spellStart"/>
      <w:r>
        <w:rPr>
          <w:rFonts w:ascii="Arial" w:hAnsi="Arial" w:cs="Arial"/>
          <w:sz w:val="20"/>
          <w:szCs w:val="18"/>
        </w:rPr>
        <w:t>CoTrans</w:t>
      </w:r>
      <w:proofErr w:type="spellEnd"/>
      <w:r w:rsidRPr="00864F6C">
        <w:rPr>
          <w:rFonts w:ascii="Arial" w:hAnsi="Arial" w:cs="Arial"/>
          <w:sz w:val="20"/>
          <w:szCs w:val="18"/>
        </w:rPr>
        <w:t xml:space="preserve"> Multiple Analyse für eine gelistetes Unternehmen. </w:t>
      </w:r>
      <w:moveToRangeStart w:id="41" w:author="jonas.stegh@pumpkincareers.com" w:date="2022-11-17T10:00:00Z" w:name="move119571634"/>
      <w:moveTo w:id="42" w:author="jonas.stegh@pumpkincareers.com" w:date="2022-11-17T10:00:00Z">
        <w:r w:rsidR="00463A42" w:rsidRPr="00864F6C">
          <w:rPr>
            <w:rFonts w:ascii="Arial" w:hAnsi="Arial" w:cs="Arial"/>
            <w:sz w:val="20"/>
            <w:szCs w:val="18"/>
          </w:rPr>
          <w:t>Außerdem engagiere ich mich bei Origin Corporate Finance, um meine Fähigkeiten im Financial Modelling zu verbessern.</w:t>
        </w:r>
      </w:moveTo>
      <w:moveToRangeEnd w:id="41"/>
    </w:p>
    <w:p w14:paraId="3F82FE82" w14:textId="19B98130" w:rsidR="00DA24F9" w:rsidRPr="00B504B5" w:rsidRDefault="00B504B5" w:rsidP="00B504B5">
      <w:pPr>
        <w:pStyle w:val="NoSpacing"/>
        <w:tabs>
          <w:tab w:val="left" w:pos="1739"/>
        </w:tabs>
        <w:jc w:val="both"/>
        <w:rPr>
          <w:rFonts w:ascii="Arial" w:hAnsi="Arial" w:cs="Arial"/>
          <w:sz w:val="20"/>
          <w:szCs w:val="18"/>
        </w:rPr>
      </w:pPr>
      <w:r w:rsidRPr="00864F6C">
        <w:rPr>
          <w:rFonts w:ascii="Arial" w:hAnsi="Arial" w:cs="Arial"/>
          <w:sz w:val="20"/>
          <w:szCs w:val="18"/>
        </w:rPr>
        <w:t xml:space="preserve">Nun möchte ich meine bisher erworbenen Fähigkeiten bei einem noch stärker auf Investment Banking spezialisierten Unternehmen ausbauen, weil ich bemerkt habe, dass mir ein fast-pace- und Stressumfeld </w:t>
      </w:r>
      <w:commentRangeStart w:id="43"/>
      <w:r w:rsidRPr="00864F6C">
        <w:rPr>
          <w:rFonts w:ascii="Arial" w:hAnsi="Arial" w:cs="Arial"/>
          <w:sz w:val="20"/>
          <w:szCs w:val="18"/>
        </w:rPr>
        <w:t>nichts ausmacht</w:t>
      </w:r>
      <w:commentRangeEnd w:id="43"/>
      <w:r w:rsidR="00D773E6">
        <w:rPr>
          <w:rStyle w:val="CommentReference"/>
        </w:rPr>
        <w:commentReference w:id="43"/>
      </w:r>
      <w:r w:rsidRPr="00864F6C">
        <w:rPr>
          <w:rFonts w:ascii="Arial" w:hAnsi="Arial" w:cs="Arial"/>
          <w:sz w:val="20"/>
          <w:szCs w:val="18"/>
        </w:rPr>
        <w:t>, sondern mich eher anspornt. (</w:t>
      </w:r>
      <w:r w:rsidRPr="00864F6C">
        <w:rPr>
          <w:rFonts w:ascii="Arial" w:hAnsi="Arial" w:cs="Arial"/>
          <w:sz w:val="20"/>
          <w:szCs w:val="18"/>
          <w:shd w:val="clear" w:color="auto" w:fill="FFD966" w:themeFill="accent4" w:themeFillTint="99"/>
        </w:rPr>
        <w:t>Firmenbezug-Satz</w:t>
      </w:r>
      <w:r w:rsidRPr="00864F6C">
        <w:rPr>
          <w:rFonts w:ascii="Arial" w:hAnsi="Arial" w:cs="Arial"/>
          <w:sz w:val="20"/>
          <w:szCs w:val="18"/>
        </w:rPr>
        <w:t>) Und genau aus diesem Grund möchte ich von (</w:t>
      </w:r>
      <w:r w:rsidRPr="00864F6C">
        <w:rPr>
          <w:rFonts w:ascii="Arial" w:hAnsi="Arial" w:cs="Arial"/>
          <w:sz w:val="20"/>
          <w:szCs w:val="18"/>
          <w:shd w:val="clear" w:color="auto" w:fill="FFD966" w:themeFill="accent4" w:themeFillTint="99"/>
        </w:rPr>
        <w:t>Startdatum</w:t>
      </w:r>
      <w:r w:rsidRPr="00864F6C">
        <w:rPr>
          <w:rFonts w:ascii="Arial" w:hAnsi="Arial" w:cs="Arial"/>
          <w:sz w:val="20"/>
          <w:szCs w:val="18"/>
        </w:rPr>
        <w:t>) bis (</w:t>
      </w:r>
      <w:r w:rsidRPr="00864F6C">
        <w:rPr>
          <w:rFonts w:ascii="Arial" w:hAnsi="Arial" w:cs="Arial"/>
          <w:sz w:val="20"/>
          <w:szCs w:val="18"/>
          <w:shd w:val="clear" w:color="auto" w:fill="FFD966" w:themeFill="accent4" w:themeFillTint="99"/>
        </w:rPr>
        <w:t>Enddatum</w:t>
      </w:r>
      <w:r w:rsidRPr="00864F6C">
        <w:rPr>
          <w:rFonts w:ascii="Arial" w:hAnsi="Arial" w:cs="Arial"/>
          <w:sz w:val="20"/>
          <w:szCs w:val="18"/>
        </w:rPr>
        <w:t>) als Praktikant bei (</w:t>
      </w:r>
      <w:r w:rsidRPr="00864F6C">
        <w:rPr>
          <w:rFonts w:ascii="Arial" w:hAnsi="Arial" w:cs="Arial"/>
          <w:sz w:val="20"/>
          <w:szCs w:val="18"/>
          <w:shd w:val="clear" w:color="auto" w:fill="FFD966" w:themeFill="accent4" w:themeFillTint="99"/>
        </w:rPr>
        <w:t>Firma</w:t>
      </w:r>
      <w:r w:rsidRPr="00864F6C">
        <w:rPr>
          <w:rFonts w:ascii="Arial" w:hAnsi="Arial" w:cs="Arial"/>
          <w:sz w:val="20"/>
          <w:szCs w:val="18"/>
        </w:rPr>
        <w:t>) in Ihrem Team einsteigen.</w:t>
      </w:r>
      <w:bookmarkEnd w:id="0"/>
    </w:p>
    <w:sectPr w:rsidR="00DA24F9" w:rsidRPr="00B504B5">
      <w:pgSz w:w="11906" w:h="16838"/>
      <w:pgMar w:top="1417" w:right="1417" w:bottom="1134"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2" w:author="jonas.stegh@pumpkincareers.com" w:date="2022-11-17T09:41:00Z" w:initials="j">
    <w:p w14:paraId="777ED29F" w14:textId="77777777" w:rsidR="00D773E6" w:rsidRDefault="00D773E6" w:rsidP="00C6419A">
      <w:pPr>
        <w:pStyle w:val="CommentText"/>
      </w:pPr>
      <w:r>
        <w:rPr>
          <w:rStyle w:val="CommentReference"/>
        </w:rPr>
        <w:annotationRef/>
      </w:r>
      <w:r>
        <w:t>Umformulieren</w:t>
      </w:r>
    </w:p>
  </w:comment>
  <w:comment w:id="3" w:author="jonas.stegh@pumpkincareers.com" w:date="2022-11-17T09:42:00Z" w:initials="j">
    <w:p w14:paraId="2F6172C1" w14:textId="1DAC874F" w:rsidR="00D773E6" w:rsidRDefault="00D773E6" w:rsidP="00A77947">
      <w:pPr>
        <w:pStyle w:val="CommentText"/>
      </w:pPr>
      <w:r>
        <w:rPr>
          <w:rStyle w:val="CommentReference"/>
        </w:rPr>
        <w:annotationRef/>
      </w:r>
      <w:r>
        <w:t>Eher umformulieren</w:t>
      </w:r>
    </w:p>
  </w:comment>
  <w:comment w:id="7" w:author="jonas.stegh@pumpkincareers.com" w:date="2022-11-17T09:43:00Z" w:initials="j">
    <w:p w14:paraId="173E57C1" w14:textId="77777777" w:rsidR="00D773E6" w:rsidRDefault="00D773E6" w:rsidP="00E20023">
      <w:pPr>
        <w:pStyle w:val="CommentText"/>
      </w:pPr>
      <w:r>
        <w:rPr>
          <w:rStyle w:val="CommentReference"/>
        </w:rPr>
        <w:annotationRef/>
      </w:r>
      <w:r>
        <w:t>Warum?</w:t>
      </w:r>
    </w:p>
  </w:comment>
  <w:comment w:id="9" w:author="jonas.stegh@pumpkincareers.com" w:date="2022-11-17T09:43:00Z" w:initials="j">
    <w:p w14:paraId="5D2B0D9F" w14:textId="77777777" w:rsidR="00D773E6" w:rsidRDefault="00D773E6" w:rsidP="00E34B9B">
      <w:pPr>
        <w:pStyle w:val="CommentText"/>
      </w:pPr>
      <w:r>
        <w:rPr>
          <w:rStyle w:val="CommentReference"/>
        </w:rPr>
        <w:annotationRef/>
      </w:r>
      <w:r>
        <w:t>Eher nach vorne bringen</w:t>
      </w:r>
    </w:p>
  </w:comment>
  <w:comment w:id="11" w:author="jonas.stegh@pumpkincareers.com" w:date="2022-11-17T09:43:00Z" w:initials="j">
    <w:p w14:paraId="53EB1ABB" w14:textId="77777777" w:rsidR="00D773E6" w:rsidRDefault="00D773E6" w:rsidP="00957F7B">
      <w:pPr>
        <w:pStyle w:val="CommentText"/>
      </w:pPr>
      <w:r>
        <w:rPr>
          <w:rStyle w:val="CommentReference"/>
        </w:rPr>
        <w:annotationRef/>
      </w:r>
      <w:r>
        <w:t>Random und ohne Übergang</w:t>
      </w:r>
    </w:p>
  </w:comment>
  <w:comment w:id="17" w:author="jonas.stegh@pumpkincareers.com" w:date="2022-11-17T09:43:00Z" w:initials="j">
    <w:p w14:paraId="37D8BB59" w14:textId="77777777" w:rsidR="00463A42" w:rsidRDefault="00463A42" w:rsidP="00463A42">
      <w:pPr>
        <w:pStyle w:val="CommentText"/>
      </w:pPr>
      <w:r>
        <w:rPr>
          <w:rStyle w:val="CommentReference"/>
        </w:rPr>
        <w:annotationRef/>
      </w:r>
      <w:r>
        <w:t>Warum?</w:t>
      </w:r>
    </w:p>
  </w:comment>
  <w:comment w:id="27" w:author="jonas.stegh@pumpkincareers.com" w:date="2022-11-17T09:44:00Z" w:initials="j">
    <w:p w14:paraId="3399F9C6" w14:textId="77777777" w:rsidR="00D773E6" w:rsidRDefault="00D773E6" w:rsidP="002A7FF2">
      <w:pPr>
        <w:pStyle w:val="CommentText"/>
      </w:pPr>
      <w:r>
        <w:rPr>
          <w:rStyle w:val="CommentReference"/>
        </w:rPr>
        <w:annotationRef/>
      </w:r>
      <w:r>
        <w:t>Auch eher random</w:t>
      </w:r>
    </w:p>
  </w:comment>
  <w:comment w:id="29" w:author="jonas.stegh@pumpkincareers.com" w:date="2022-11-17T09:44:00Z" w:initials="j">
    <w:p w14:paraId="7919CB69" w14:textId="77777777" w:rsidR="00D773E6" w:rsidRDefault="00D773E6" w:rsidP="00AD5AD7">
      <w:pPr>
        <w:pStyle w:val="CommentText"/>
      </w:pPr>
      <w:r>
        <w:rPr>
          <w:rStyle w:val="CommentReference"/>
        </w:rPr>
        <w:annotationRef/>
      </w:r>
      <w:r>
        <w:t>Umformulieren</w:t>
      </w:r>
    </w:p>
  </w:comment>
  <w:comment w:id="37" w:author="jonas.stegh@pumpkincareers.com" w:date="2022-11-17T09:45:00Z" w:initials="j">
    <w:p w14:paraId="32D71AB9" w14:textId="77777777" w:rsidR="00D773E6" w:rsidRDefault="00D773E6" w:rsidP="008479F1">
      <w:pPr>
        <w:pStyle w:val="CommentText"/>
      </w:pPr>
      <w:r>
        <w:rPr>
          <w:rStyle w:val="CommentReference"/>
        </w:rPr>
        <w:annotationRef/>
      </w:r>
      <w:r>
        <w:t>Bisschen mehr Übergang bzw. klarer Begründung für Corporate Finance</w:t>
      </w:r>
    </w:p>
  </w:comment>
  <w:comment w:id="43" w:author="jonas.stegh@pumpkincareers.com" w:date="2022-11-17T09:46:00Z" w:initials="j">
    <w:p w14:paraId="40BA213E" w14:textId="77777777" w:rsidR="00D773E6" w:rsidRDefault="00D773E6" w:rsidP="00D117D0">
      <w:pPr>
        <w:pStyle w:val="CommentText"/>
      </w:pPr>
      <w:r>
        <w:rPr>
          <w:rStyle w:val="CommentReference"/>
        </w:rPr>
        <w:annotationRef/>
      </w:r>
      <w:r>
        <w:t>Es sollte sogar eher positiv sein (vs. Nichts ausmachen); suboptimal das so zu erwähnen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77ED29F" w15:done="0"/>
  <w15:commentEx w15:paraId="2F6172C1" w15:done="0"/>
  <w15:commentEx w15:paraId="173E57C1" w15:done="0"/>
  <w15:commentEx w15:paraId="5D2B0D9F" w15:done="0"/>
  <w15:commentEx w15:paraId="53EB1ABB" w15:done="0"/>
  <w15:commentEx w15:paraId="37D8BB59" w15:done="0"/>
  <w15:commentEx w15:paraId="3399F9C6" w15:done="0"/>
  <w15:commentEx w15:paraId="7919CB69" w15:done="0"/>
  <w15:commentEx w15:paraId="32D71AB9" w15:done="0"/>
  <w15:commentEx w15:paraId="40BA213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7208062" w16cex:dateUtc="2022-11-17T08:41:00Z"/>
  <w16cex:commentExtensible w16cex:durableId="27208079" w16cex:dateUtc="2022-11-17T08:42:00Z"/>
  <w16cex:commentExtensible w16cex:durableId="272080A6" w16cex:dateUtc="2022-11-17T08:43:00Z"/>
  <w16cex:commentExtensible w16cex:durableId="272080BA" w16cex:dateUtc="2022-11-17T08:43:00Z"/>
  <w16cex:commentExtensible w16cex:durableId="272080D1" w16cex:dateUtc="2022-11-17T08:43:00Z"/>
  <w16cex:commentExtensible w16cex:durableId="27208367" w16cex:dateUtc="2022-11-17T08:43:00Z"/>
  <w16cex:commentExtensible w16cex:durableId="272080FA" w16cex:dateUtc="2022-11-17T08:44:00Z"/>
  <w16cex:commentExtensible w16cex:durableId="27208117" w16cex:dateUtc="2022-11-17T08:44:00Z"/>
  <w16cex:commentExtensible w16cex:durableId="2720814A" w16cex:dateUtc="2022-11-17T08:45:00Z"/>
  <w16cex:commentExtensible w16cex:durableId="27208183" w16cex:dateUtc="2022-11-17T08:4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77ED29F" w16cid:durableId="27208062"/>
  <w16cid:commentId w16cid:paraId="2F6172C1" w16cid:durableId="27208079"/>
  <w16cid:commentId w16cid:paraId="173E57C1" w16cid:durableId="272080A6"/>
  <w16cid:commentId w16cid:paraId="5D2B0D9F" w16cid:durableId="272080BA"/>
  <w16cid:commentId w16cid:paraId="53EB1ABB" w16cid:durableId="272080D1"/>
  <w16cid:commentId w16cid:paraId="37D8BB59" w16cid:durableId="27208367"/>
  <w16cid:commentId w16cid:paraId="3399F9C6" w16cid:durableId="272080FA"/>
  <w16cid:commentId w16cid:paraId="7919CB69" w16cid:durableId="27208117"/>
  <w16cid:commentId w16cid:paraId="32D71AB9" w16cid:durableId="2720814A"/>
  <w16cid:commentId w16cid:paraId="40BA213E" w16cid:durableId="2720818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onas.stegh@pumpkincareers.com">
    <w15:presenceInfo w15:providerId="Windows Live" w15:userId="0586385806711be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5494"/>
    <w:rsid w:val="00463A42"/>
    <w:rsid w:val="006A5494"/>
    <w:rsid w:val="007E1F99"/>
    <w:rsid w:val="009035FF"/>
    <w:rsid w:val="00955FBD"/>
    <w:rsid w:val="00AF113D"/>
    <w:rsid w:val="00B504B5"/>
    <w:rsid w:val="00D773E6"/>
    <w:rsid w:val="00DA24F9"/>
    <w:rsid w:val="00E51081"/>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343A9E"/>
  <w15:chartTrackingRefBased/>
  <w15:docId w15:val="{FEE35CD5-9329-4E87-8B40-208FFAA38D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Georgia" w:eastAsiaTheme="minorHAnsi" w:hAnsi="Georgia" w:cstheme="minorBidi"/>
        <w:sz w:val="24"/>
        <w:szCs w:val="22"/>
        <w:lang w:val="de-A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Goldstandard"/>
    <w:next w:val="NoSpacing"/>
    <w:qFormat/>
    <w:rsid w:val="009035F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7E1F99"/>
    <w:pPr>
      <w:spacing w:after="0" w:line="240" w:lineRule="auto"/>
    </w:pPr>
  </w:style>
  <w:style w:type="paragraph" w:styleId="Revision">
    <w:name w:val="Revision"/>
    <w:hidden/>
    <w:uiPriority w:val="99"/>
    <w:semiHidden/>
    <w:rsid w:val="00D773E6"/>
    <w:pPr>
      <w:spacing w:after="0" w:line="240" w:lineRule="auto"/>
    </w:pPr>
  </w:style>
  <w:style w:type="character" w:styleId="CommentReference">
    <w:name w:val="annotation reference"/>
    <w:basedOn w:val="DefaultParagraphFont"/>
    <w:uiPriority w:val="99"/>
    <w:semiHidden/>
    <w:unhideWhenUsed/>
    <w:rsid w:val="00D773E6"/>
    <w:rPr>
      <w:sz w:val="16"/>
      <w:szCs w:val="16"/>
    </w:rPr>
  </w:style>
  <w:style w:type="paragraph" w:styleId="CommentText">
    <w:name w:val="annotation text"/>
    <w:basedOn w:val="Normal"/>
    <w:link w:val="CommentTextChar"/>
    <w:uiPriority w:val="99"/>
    <w:unhideWhenUsed/>
    <w:rsid w:val="00D773E6"/>
    <w:pPr>
      <w:spacing w:line="240" w:lineRule="auto"/>
    </w:pPr>
    <w:rPr>
      <w:sz w:val="20"/>
      <w:szCs w:val="20"/>
    </w:rPr>
  </w:style>
  <w:style w:type="character" w:customStyle="1" w:styleId="CommentTextChar">
    <w:name w:val="Comment Text Char"/>
    <w:basedOn w:val="DefaultParagraphFont"/>
    <w:link w:val="CommentText"/>
    <w:uiPriority w:val="99"/>
    <w:rsid w:val="00D773E6"/>
    <w:rPr>
      <w:sz w:val="20"/>
      <w:szCs w:val="20"/>
    </w:rPr>
  </w:style>
  <w:style w:type="paragraph" w:styleId="CommentSubject">
    <w:name w:val="annotation subject"/>
    <w:basedOn w:val="CommentText"/>
    <w:next w:val="CommentText"/>
    <w:link w:val="CommentSubjectChar"/>
    <w:uiPriority w:val="99"/>
    <w:semiHidden/>
    <w:unhideWhenUsed/>
    <w:rsid w:val="00D773E6"/>
    <w:rPr>
      <w:b/>
      <w:bCs/>
    </w:rPr>
  </w:style>
  <w:style w:type="character" w:customStyle="1" w:styleId="CommentSubjectChar">
    <w:name w:val="Comment Subject Char"/>
    <w:basedOn w:val="CommentTextChar"/>
    <w:link w:val="CommentSubject"/>
    <w:uiPriority w:val="99"/>
    <w:semiHidden/>
    <w:rsid w:val="00D773E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847</Words>
  <Characters>5338</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Kostmann</dc:creator>
  <cp:keywords/>
  <dc:description/>
  <cp:lastModifiedBy>jonas.stegh@pumpkincareers.com</cp:lastModifiedBy>
  <cp:revision>5</cp:revision>
  <dcterms:created xsi:type="dcterms:W3CDTF">2022-11-16T15:42:00Z</dcterms:created>
  <dcterms:modified xsi:type="dcterms:W3CDTF">2022-11-17T09:00:00Z</dcterms:modified>
</cp:coreProperties>
</file>