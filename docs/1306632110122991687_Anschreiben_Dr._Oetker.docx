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264235C0" w14:textId="77777777" w:rsidR="001E00CD" w:rsidRPr="001E00CD" w:rsidRDefault="001E00CD" w:rsidP="001E00CD">
      <w:pPr>
        <w:spacing w:after="0" w:line="240" w:lineRule="auto"/>
        <w:rPr>
          <w:rFonts w:ascii="Times New Roman" w:hAnsi="Times New Roman" w:cs="Times New Roman"/>
          <w:sz w:val="21"/>
          <w:szCs w:val="21"/>
        </w:rPr>
      </w:pPr>
      <w:r w:rsidRPr="001E00CD">
        <w:rPr>
          <w:rFonts w:ascii="Times New Roman" w:hAnsi="Times New Roman" w:cs="Times New Roman"/>
          <w:sz w:val="21"/>
          <w:szCs w:val="21"/>
        </w:rPr>
        <w:t>Dr. August Oetker Nahrungsmittel KG</w:t>
      </w:r>
    </w:p>
    <w:p w14:paraId="5514CCBB" w14:textId="77777777" w:rsidR="001E00CD" w:rsidRPr="001E00CD" w:rsidRDefault="001E00CD" w:rsidP="001E00CD">
      <w:pPr>
        <w:spacing w:after="0" w:line="240" w:lineRule="auto"/>
        <w:rPr>
          <w:rFonts w:ascii="Times New Roman" w:hAnsi="Times New Roman" w:cs="Times New Roman"/>
          <w:sz w:val="21"/>
          <w:szCs w:val="21"/>
        </w:rPr>
      </w:pPr>
      <w:r w:rsidRPr="001E00CD">
        <w:rPr>
          <w:rFonts w:ascii="Times New Roman" w:hAnsi="Times New Roman" w:cs="Times New Roman"/>
          <w:sz w:val="21"/>
          <w:szCs w:val="21"/>
        </w:rPr>
        <w:t>⁠</w:t>
      </w:r>
      <w:proofErr w:type="spellStart"/>
      <w:r w:rsidRPr="001E00CD">
        <w:rPr>
          <w:rFonts w:ascii="Times New Roman" w:hAnsi="Times New Roman" w:cs="Times New Roman"/>
          <w:sz w:val="21"/>
          <w:szCs w:val="21"/>
        </w:rPr>
        <w:t>Lutterstraße</w:t>
      </w:r>
      <w:proofErr w:type="spellEnd"/>
      <w:r w:rsidRPr="001E00CD">
        <w:rPr>
          <w:rFonts w:ascii="Times New Roman" w:hAnsi="Times New Roman" w:cs="Times New Roman"/>
          <w:sz w:val="21"/>
          <w:szCs w:val="21"/>
        </w:rPr>
        <w:t xml:space="preserve"> 14</w:t>
      </w:r>
    </w:p>
    <w:p w14:paraId="6A013FD1" w14:textId="19FF14CD" w:rsidR="00F74175" w:rsidRPr="001749E4" w:rsidDel="001C7869" w:rsidRDefault="001E00CD">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r w:rsidRPr="001E00CD">
        <w:rPr>
          <w:rFonts w:ascii="Times New Roman" w:hAnsi="Times New Roman" w:cs="Times New Roman"/>
          <w:sz w:val="21"/>
          <w:szCs w:val="21"/>
        </w:rPr>
        <w:t>⁠33617 Bielefeld</w:t>
      </w:r>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69809061"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3E3D4E">
        <w:rPr>
          <w:rFonts w:ascii="Times New Roman" w:hAnsi="Times New Roman" w:cs="Times New Roman"/>
          <w:sz w:val="21"/>
          <w:szCs w:val="21"/>
        </w:rPr>
        <w:t>1</w:t>
      </w:r>
      <w:r w:rsidR="00C967FA">
        <w:rPr>
          <w:rFonts w:ascii="Times New Roman" w:hAnsi="Times New Roman" w:cs="Times New Roman"/>
          <w:sz w:val="21"/>
          <w:szCs w:val="21"/>
        </w:rPr>
        <w:t>4</w:t>
      </w:r>
      <w:r w:rsidR="003E3D4E">
        <w:rPr>
          <w:rFonts w:ascii="Times New Roman" w:hAnsi="Times New Roman" w:cs="Times New Roman"/>
          <w:sz w:val="21"/>
          <w:szCs w:val="21"/>
        </w:rPr>
        <w:t>.</w:t>
      </w:r>
      <w:r w:rsidR="002027C0">
        <w:rPr>
          <w:rFonts w:ascii="Times New Roman" w:hAnsi="Times New Roman" w:cs="Times New Roman"/>
          <w:sz w:val="21"/>
          <w:szCs w:val="21"/>
        </w:rPr>
        <w:t>11</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5BD9911B"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 xml:space="preserve">Bewerbung um ein Praktikum </w:t>
      </w:r>
      <w:r w:rsidR="006A4EC6" w:rsidRPr="006A4EC6">
        <w:rPr>
          <w:rFonts w:ascii="Times New Roman" w:hAnsi="Times New Roman" w:cs="Times New Roman"/>
          <w:b/>
          <w:sz w:val="21"/>
          <w:szCs w:val="21"/>
        </w:rPr>
        <w:t>im Einkaufscontrolling und Datenmanagement</w:t>
      </w:r>
    </w:p>
    <w:p w14:paraId="70A974D0" w14:textId="08C9B87E" w:rsidR="000A5AB8" w:rsidRPr="001749E4" w:rsidDel="00F46DB7" w:rsidRDefault="000A5AB8">
      <w:pPr>
        <w:spacing w:after="0" w:line="240" w:lineRule="auto"/>
        <w:jc w:val="both"/>
        <w:rPr>
          <w:del w:id="9"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0" w:author="Sarah Bergmann [2]" w:date="2024-09-28T21:31:00Z" w16du:dateUtc="2024-09-28T19:31:00Z"/>
          <w:rFonts w:ascii="Times New Roman" w:hAnsi="Times New Roman" w:cs="Times New Roman"/>
          <w:bCs/>
          <w:sz w:val="21"/>
          <w:szCs w:val="21"/>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7FACF6FB" w:rsidR="00F46DB7" w:rsidRPr="001749E4" w:rsidRDefault="00F46DB7" w:rsidP="00F46DB7">
      <w:pPr>
        <w:spacing w:after="0" w:line="240" w:lineRule="auto"/>
        <w:rPr>
          <w:ins w:id="14" w:author="Sarah Bergmann [2]" w:date="2024-09-28T21:31:00Z" w16du:dateUtc="2024-09-28T19:31:00Z"/>
          <w:rFonts w:ascii="Times New Roman" w:hAnsi="Times New Roman" w:cs="Times New Roman"/>
          <w:bCs/>
          <w:sz w:val="21"/>
          <w:szCs w:val="21"/>
        </w:rPr>
      </w:pPr>
      <w:ins w:id="15" w:author="Sarah Bergmann [2]" w:date="2024-09-28T21:31:00Z" w16du:dateUtc="2024-09-28T19:31:00Z">
        <w:r w:rsidRPr="001749E4">
          <w:rPr>
            <w:rFonts w:ascii="Times New Roman" w:hAnsi="Times New Roman" w:cs="Times New Roman"/>
            <w:bCs/>
            <w:sz w:val="21"/>
            <w:szCs w:val="21"/>
          </w:rPr>
          <w:t xml:space="preserve">Sehr geehrte </w:t>
        </w:r>
      </w:ins>
      <w:r w:rsidR="008D3849">
        <w:rPr>
          <w:rFonts w:ascii="Times New Roman" w:hAnsi="Times New Roman" w:cs="Times New Roman"/>
          <w:bCs/>
          <w:sz w:val="21"/>
          <w:szCs w:val="21"/>
        </w:rPr>
        <w:t>Damen und Herren</w:t>
      </w:r>
      <w:ins w:id="16"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7" w:author="Sarah Bergmann [2]" w:date="2024-09-28T21:31:00Z" w16du:dateUtc="2024-09-28T19:31:00Z"/>
          <w:rFonts w:ascii="Times New Roman" w:hAnsi="Times New Roman" w:cs="Times New Roman"/>
          <w:bCs/>
          <w:sz w:val="21"/>
          <w:szCs w:val="21"/>
        </w:rPr>
      </w:pPr>
    </w:p>
    <w:p w14:paraId="7AF3CBC6" w14:textId="024A4757" w:rsidR="00CE0001" w:rsidRDefault="00536470" w:rsidP="00543D19">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mit</w:t>
      </w:r>
      <w:r w:rsidR="00710ED2" w:rsidRPr="00710ED2">
        <w:rPr>
          <w:rFonts w:ascii="Times New Roman" w:hAnsi="Times New Roman" w:cs="Times New Roman"/>
          <w:bCs/>
          <w:sz w:val="21"/>
          <w:szCs w:val="21"/>
        </w:rPr>
        <w:t xml:space="preserve"> einem Praktikum im Einkaufscontrolling und Datenmanagement assoziiere ich vielfältige und anspruchsvolle Aufgaben sowie die Chance, ein fundiertes Verständnis für Einkaufsdaten und deren strategische Auswertung in einer internationalen Organisation zu entwickeln. Durch meine Ausbildung zum Steuerfachangestellten bringe ich bereits ein ausgeprägtes Zahlenverständnis und erste Erfahrung im Umgang mit Daten mit, die ich gezielt in der Sicherstellung der Datenqualität und der Pflege von Lieferanten- und Materialstammdaten einsetzen möchte. Besonders reizt mich die Möglichkeit, aktiv am Aufbau neuer Reportings mitzuwirken und mit internationalen Kolleginnen und Kollegen zusammenzuarbeiten. Diese praktischen Erfahrungen sind für mich äußerst wertvoll und bilden eine ideale Grundlage, um langfristig ebenfalls i</w:t>
      </w:r>
      <w:r w:rsidR="00C611E2">
        <w:rPr>
          <w:rFonts w:ascii="Times New Roman" w:hAnsi="Times New Roman" w:cs="Times New Roman"/>
          <w:bCs/>
          <w:sz w:val="21"/>
          <w:szCs w:val="21"/>
        </w:rPr>
        <w:t xml:space="preserve">n einem Konzern </w:t>
      </w:r>
      <w:r w:rsidR="00710ED2" w:rsidRPr="00710ED2">
        <w:rPr>
          <w:rFonts w:ascii="Times New Roman" w:hAnsi="Times New Roman" w:cs="Times New Roman"/>
          <w:bCs/>
          <w:sz w:val="21"/>
          <w:szCs w:val="21"/>
        </w:rPr>
        <w:t>tätig zu sein.</w:t>
      </w:r>
      <w:r w:rsidR="00710ED2">
        <w:rPr>
          <w:rFonts w:ascii="Times New Roman" w:hAnsi="Times New Roman" w:cs="Times New Roman"/>
          <w:bCs/>
          <w:sz w:val="21"/>
          <w:szCs w:val="21"/>
        </w:rPr>
        <w:t xml:space="preserve"> </w:t>
      </w:r>
      <w:r w:rsidR="005943B5" w:rsidRPr="005943B5">
        <w:rPr>
          <w:rFonts w:ascii="Times New Roman" w:hAnsi="Times New Roman" w:cs="Times New Roman"/>
          <w:bCs/>
          <w:sz w:val="21"/>
          <w:szCs w:val="21"/>
        </w:rPr>
        <w:t xml:space="preserve">Um </w:t>
      </w:r>
      <w:r w:rsidR="00DB3BFC">
        <w:rPr>
          <w:rFonts w:ascii="Times New Roman" w:hAnsi="Times New Roman" w:cs="Times New Roman"/>
          <w:bCs/>
          <w:sz w:val="21"/>
          <w:szCs w:val="21"/>
        </w:rPr>
        <w:t>die</w:t>
      </w:r>
      <w:r w:rsidR="00DD77B6">
        <w:rPr>
          <w:rFonts w:ascii="Times New Roman" w:hAnsi="Times New Roman" w:cs="Times New Roman"/>
          <w:bCs/>
          <w:sz w:val="21"/>
          <w:szCs w:val="21"/>
        </w:rPr>
        <w:t xml:space="preserve"> Möglichkeit zu erhalten, diese</w:t>
      </w:r>
      <w:r w:rsidR="00DB3BFC">
        <w:rPr>
          <w:rFonts w:ascii="Times New Roman" w:hAnsi="Times New Roman" w:cs="Times New Roman"/>
          <w:bCs/>
          <w:sz w:val="21"/>
          <w:szCs w:val="21"/>
        </w:rPr>
        <w:t xml:space="preserve"> </w:t>
      </w:r>
      <w:r w:rsidR="005943B5" w:rsidRPr="005943B5">
        <w:rPr>
          <w:rFonts w:ascii="Times New Roman" w:hAnsi="Times New Roman" w:cs="Times New Roman"/>
          <w:bCs/>
          <w:sz w:val="21"/>
          <w:szCs w:val="21"/>
        </w:rPr>
        <w:t>wertvolle</w:t>
      </w:r>
      <w:r w:rsidR="00DD77B6">
        <w:rPr>
          <w:rFonts w:ascii="Times New Roman" w:hAnsi="Times New Roman" w:cs="Times New Roman"/>
          <w:bCs/>
          <w:sz w:val="21"/>
          <w:szCs w:val="21"/>
        </w:rPr>
        <w:t>n</w:t>
      </w:r>
      <w:r w:rsidR="005943B5" w:rsidRPr="005943B5">
        <w:rPr>
          <w:rFonts w:ascii="Times New Roman" w:hAnsi="Times New Roman" w:cs="Times New Roman"/>
          <w:bCs/>
          <w:sz w:val="21"/>
          <w:szCs w:val="21"/>
        </w:rPr>
        <w:t xml:space="preserve"> Erfahrungen zu sammeln, möchte ich Sie</w:t>
      </w:r>
      <w:r w:rsidR="00FA7200">
        <w:rPr>
          <w:rFonts w:ascii="Times New Roman" w:hAnsi="Times New Roman" w:cs="Times New Roman"/>
          <w:bCs/>
          <w:sz w:val="21"/>
          <w:szCs w:val="21"/>
        </w:rPr>
        <w:t xml:space="preserve"> als Praktikant</w:t>
      </w:r>
      <w:r w:rsidR="005D15E1">
        <w:rPr>
          <w:rFonts w:ascii="Times New Roman" w:hAnsi="Times New Roman" w:cs="Times New Roman"/>
          <w:bCs/>
          <w:sz w:val="21"/>
          <w:szCs w:val="21"/>
        </w:rPr>
        <w:t xml:space="preserve"> </w:t>
      </w:r>
      <w:r w:rsidR="005D15E1" w:rsidRPr="00710ED2">
        <w:rPr>
          <w:rFonts w:ascii="Times New Roman" w:hAnsi="Times New Roman" w:cs="Times New Roman"/>
          <w:bCs/>
          <w:sz w:val="21"/>
          <w:szCs w:val="21"/>
        </w:rPr>
        <w:t>im Einkaufscontrolling und Datenmanagement</w:t>
      </w:r>
      <w:r w:rsidR="005943B5" w:rsidRPr="005943B5">
        <w:rPr>
          <w:rFonts w:ascii="Times New Roman" w:hAnsi="Times New Roman" w:cs="Times New Roman"/>
          <w:bCs/>
          <w:sz w:val="21"/>
          <w:szCs w:val="21"/>
        </w:rPr>
        <w:t xml:space="preserve"> ab März 2025 für 16 Wochen unterstützen.</w:t>
      </w:r>
    </w:p>
    <w:p w14:paraId="5D28C6C6" w14:textId="77777777" w:rsidR="005943B5" w:rsidRDefault="005943B5" w:rsidP="00543D19">
      <w:pPr>
        <w:spacing w:after="0" w:line="240" w:lineRule="auto"/>
        <w:jc w:val="both"/>
        <w:rPr>
          <w:rFonts w:ascii="Times New Roman" w:hAnsi="Times New Roman" w:cs="Times New Roman"/>
          <w:bCs/>
          <w:sz w:val="21"/>
          <w:szCs w:val="21"/>
        </w:rPr>
      </w:pPr>
    </w:p>
    <w:p w14:paraId="36A20FFC" w14:textId="4F6ADF11" w:rsidR="00F46DB7" w:rsidRPr="001749E4" w:rsidRDefault="00F46DB7">
      <w:pPr>
        <w:spacing w:after="0" w:line="240" w:lineRule="auto"/>
        <w:jc w:val="both"/>
        <w:rPr>
          <w:ins w:id="18" w:author="Sarah Bergmann [2]" w:date="2024-09-28T21:31:00Z" w16du:dateUtc="2024-09-28T19:31:00Z"/>
          <w:rFonts w:ascii="Times New Roman" w:hAnsi="Times New Roman" w:cs="Times New Roman"/>
          <w:bCs/>
          <w:sz w:val="21"/>
          <w:szCs w:val="21"/>
        </w:rPr>
        <w:pPrChange w:id="19" w:author="Sarah Bergmann [2]" w:date="2024-09-28T21:32:00Z" w16du:dateUtc="2024-09-28T19:32:00Z">
          <w:pPr>
            <w:spacing w:after="0" w:line="240" w:lineRule="auto"/>
          </w:pPr>
        </w:pPrChange>
      </w:pPr>
      <w:ins w:id="20" w:author="Sarah Bergmann [2]" w:date="2024-09-28T21:31:00Z" w16du:dateUtc="2024-09-28T19:31:00Z">
        <w:r w:rsidRPr="001749E4">
          <w:rPr>
            <w:rFonts w:ascii="Times New Roman" w:hAnsi="Times New Roman" w:cs="Times New Roman"/>
            <w:bCs/>
            <w:sz w:val="21"/>
            <w:szCs w:val="21"/>
          </w:rPr>
          <w:t xml:space="preserve">In meiner Ausbildung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wertvolle Einblicke in Bereiche wie </w:t>
        </w:r>
      </w:ins>
      <w:r w:rsidR="00343587">
        <w:rPr>
          <w:rFonts w:ascii="Times New Roman" w:hAnsi="Times New Roman" w:cs="Times New Roman"/>
          <w:bCs/>
          <w:sz w:val="21"/>
          <w:szCs w:val="21"/>
        </w:rPr>
        <w:t>Accounting</w:t>
      </w:r>
      <w:ins w:id="21" w:author="Sarah Bergmann [2]" w:date="2024-09-28T21:31:00Z" w16du:dateUtc="2024-09-28T19:31:00Z">
        <w:r w:rsidRPr="001749E4">
          <w:rPr>
            <w:rFonts w:ascii="Times New Roman" w:hAnsi="Times New Roman" w:cs="Times New Roman"/>
            <w:bCs/>
            <w:sz w:val="21"/>
            <w:szCs w:val="21"/>
          </w:rPr>
          <w:t xml:space="preserve"> und </w:t>
        </w:r>
      </w:ins>
      <w:r w:rsidR="00343587">
        <w:rPr>
          <w:rFonts w:ascii="Times New Roman" w:hAnsi="Times New Roman" w:cs="Times New Roman"/>
          <w:bCs/>
          <w:sz w:val="21"/>
          <w:szCs w:val="21"/>
        </w:rPr>
        <w:t>Bilanzierung</w:t>
      </w:r>
      <w:ins w:id="22" w:author="Sarah Bergmann [2]" w:date="2024-09-28T21:31:00Z" w16du:dateUtc="2024-09-28T19:31:00Z">
        <w:r w:rsidRPr="001749E4">
          <w:rPr>
            <w:rFonts w:ascii="Times New Roman" w:hAnsi="Times New Roman" w:cs="Times New Roman"/>
            <w:bCs/>
            <w:sz w:val="21"/>
            <w:szCs w:val="21"/>
          </w:rPr>
          <w:t xml:space="preserve"> gewinnen, die für das Praktikum bei Ihnen von großem Nutzen sein werden. </w:t>
        </w:r>
      </w:ins>
      <w:r w:rsidR="00F44236" w:rsidRPr="00F44236">
        <w:rPr>
          <w:rFonts w:ascii="Times New Roman" w:hAnsi="Times New Roman" w:cs="Times New Roman"/>
          <w:bCs/>
          <w:sz w:val="21"/>
          <w:szCs w:val="21"/>
        </w:rPr>
        <w:t>In meiner Freizeit treibe ich gerne Sport, vor allem im Team, da ich es spannend finde, gemeinsam Herausforderungen zu meistern und Erfolge zu genießen. Diese Teamorientierung möchte ich auch bei Ihnen einbringen.</w:t>
      </w:r>
    </w:p>
    <w:p w14:paraId="6A08055F" w14:textId="77777777" w:rsidR="001C7505" w:rsidRDefault="001C7505" w:rsidP="00174149">
      <w:pPr>
        <w:spacing w:after="0" w:line="240" w:lineRule="auto"/>
        <w:jc w:val="both"/>
        <w:rPr>
          <w:rFonts w:ascii="Times New Roman" w:hAnsi="Times New Roman" w:cs="Times New Roman"/>
          <w:bCs/>
          <w:sz w:val="21"/>
          <w:szCs w:val="21"/>
        </w:rPr>
      </w:pPr>
    </w:p>
    <w:p w14:paraId="60AB0AF0" w14:textId="093175C7" w:rsidR="001C7505" w:rsidRDefault="00344DF0" w:rsidP="001C7505">
      <w:pPr>
        <w:spacing w:after="0" w:line="240" w:lineRule="auto"/>
        <w:jc w:val="both"/>
        <w:rPr>
          <w:rFonts w:ascii="Times New Roman" w:hAnsi="Times New Roman" w:cs="Times New Roman"/>
          <w:bCs/>
          <w:sz w:val="21"/>
          <w:szCs w:val="21"/>
        </w:rPr>
      </w:pPr>
      <w:r w:rsidRPr="00344DF0">
        <w:rPr>
          <w:rFonts w:ascii="Times New Roman" w:hAnsi="Times New Roman" w:cs="Times New Roman"/>
          <w:bCs/>
          <w:sz w:val="21"/>
          <w:szCs w:val="21"/>
        </w:rPr>
        <w:t xml:space="preserve">Ein Praktikum bei Dr. Oetker bietet mir die ideale Möglichkeit, in einem Unternehmen mit langer Tradition und starker Innovationskraft mitzuwirken. Besonders begeistert mich die Chance, in einem Team zu arbeiten, das für gemeinsame Erfolge und die Umsetzung ambitionierter Ziele steht. Durch die enge Verbindung von sozialer Verantwortung und innovativen Projekten kann ich wertvolle Erfahrungen sammeln und gleichzeitig zur Entwicklung nachhaltiger Lösungen beitragen. Bei Dr. Oetker, wo Leidenschaft und Verlässlichkeit zentrale Werte sind, kann ich aktiv daran mitwirken, weltweit ein Gefühl von </w:t>
      </w:r>
      <w:bookmarkStart w:id="23" w:name="_Int_62GK4hGE"/>
      <w:r w:rsidRPr="00344DF0">
        <w:rPr>
          <w:rFonts w:ascii="Times New Roman" w:hAnsi="Times New Roman" w:cs="Times New Roman"/>
          <w:bCs/>
          <w:sz w:val="21"/>
          <w:szCs w:val="21"/>
        </w:rPr>
        <w:t>Zuhause</w:t>
      </w:r>
      <w:bookmarkEnd w:id="23"/>
      <w:r w:rsidRPr="00344DF0">
        <w:rPr>
          <w:rFonts w:ascii="Times New Roman" w:hAnsi="Times New Roman" w:cs="Times New Roman"/>
          <w:bCs/>
          <w:sz w:val="21"/>
          <w:szCs w:val="21"/>
        </w:rPr>
        <w:t xml:space="preserve"> zu vermitteln.</w:t>
      </w:r>
    </w:p>
    <w:p w14:paraId="04F7E576" w14:textId="77777777" w:rsidR="00344DF0" w:rsidRDefault="00344DF0" w:rsidP="001C7505">
      <w:pPr>
        <w:spacing w:after="0" w:line="240" w:lineRule="auto"/>
        <w:jc w:val="both"/>
        <w:rPr>
          <w:rFonts w:ascii="Times New Roman" w:hAnsi="Times New Roman" w:cs="Times New Roman"/>
          <w:bCs/>
          <w:sz w:val="21"/>
          <w:szCs w:val="21"/>
        </w:rPr>
      </w:pPr>
    </w:p>
    <w:p w14:paraId="3C61EC29" w14:textId="7694FF6C" w:rsidR="001C7869" w:rsidRPr="001749E4" w:rsidDel="00F46DB7" w:rsidRDefault="00F46DB7">
      <w:pPr>
        <w:spacing w:after="0" w:line="240" w:lineRule="auto"/>
        <w:jc w:val="both"/>
        <w:rPr>
          <w:del w:id="24" w:author="Sarah Bergmann [2]" w:date="2024-09-28T21:31:00Z" w16du:dateUtc="2024-09-28T19:31:00Z"/>
          <w:rFonts w:ascii="Times New Roman" w:hAnsi="Times New Roman" w:cs="Times New Roman"/>
          <w:bCs/>
          <w:sz w:val="21"/>
          <w:szCs w:val="21"/>
        </w:rPr>
      </w:pPr>
      <w:ins w:id="25" w:author="Sarah Bergmann [2]" w:date="2024-09-28T21:31:00Z" w16du:dateUtc="2024-09-28T19:31:00Z">
        <w:r w:rsidRPr="001749E4">
          <w:rPr>
            <w:rFonts w:ascii="Times New Roman" w:hAnsi="Times New Roman" w:cs="Times New Roman"/>
            <w:bCs/>
            <w:sz w:val="21"/>
            <w:szCs w:val="21"/>
          </w:rPr>
          <w:t xml:space="preserve">Von dem Praktikum </w:t>
        </w:r>
      </w:ins>
      <w:r w:rsidR="00BF446B">
        <w:rPr>
          <w:rFonts w:ascii="Times New Roman" w:hAnsi="Times New Roman" w:cs="Times New Roman"/>
          <w:bCs/>
          <w:sz w:val="21"/>
          <w:szCs w:val="21"/>
        </w:rPr>
        <w:t>im</w:t>
      </w:r>
      <w:r w:rsidR="00BF446B" w:rsidRPr="00710ED2">
        <w:rPr>
          <w:rFonts w:ascii="Times New Roman" w:hAnsi="Times New Roman" w:cs="Times New Roman"/>
          <w:bCs/>
          <w:sz w:val="21"/>
          <w:szCs w:val="21"/>
        </w:rPr>
        <w:t xml:space="preserve"> Einkaufscontrolling und Datenmanagement</w:t>
      </w:r>
      <w:ins w:id="26"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27" w:author="Sarah Bergmann" w:date="2024-09-24T12:09:00Z" w16du:dateUtc="2024-09-24T10:09:00Z">
        <w:del w:id="28"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29" w:author="Sarah Bergmann [2]" w:date="2024-09-28T21:31:00Z" w16du:dateUtc="2024-09-28T19:31:00Z"/>
          <w:rFonts w:ascii="Times New Roman" w:hAnsi="Times New Roman" w:cs="Times New Roman"/>
          <w:bCs/>
          <w:sz w:val="21"/>
          <w:szCs w:val="21"/>
        </w:rPr>
        <w:pPrChange w:id="30"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31" w:author="Sarah Bergmann" w:date="2024-09-24T12:09:00Z" w16du:dateUtc="2024-09-24T10:09:00Z"/>
          <w:del w:id="32" w:author="Sarah Bergmann [2]" w:date="2024-09-28T21:31:00Z" w16du:dateUtc="2024-09-28T19:31:00Z"/>
          <w:rFonts w:ascii="Times New Roman" w:hAnsi="Times New Roman" w:cs="Times New Roman"/>
          <w:bCs/>
          <w:sz w:val="21"/>
          <w:szCs w:val="21"/>
        </w:rPr>
        <w:pPrChange w:id="33"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34" w:author="Sarah Bergmann" w:date="2024-09-24T12:09:00Z" w16du:dateUtc="2024-09-24T10:09:00Z"/>
          <w:del w:id="35" w:author="Sarah Bergmann [2]" w:date="2024-09-28T21:31:00Z" w16du:dateUtc="2024-09-28T19:31:00Z"/>
          <w:rFonts w:ascii="Times New Roman" w:hAnsi="Times New Roman" w:cs="Times New Roman"/>
          <w:bCs/>
          <w:sz w:val="21"/>
          <w:szCs w:val="21"/>
        </w:rPr>
        <w:pPrChange w:id="36" w:author="Sarah Bergmann [2]" w:date="2024-09-28T21:32:00Z" w16du:dateUtc="2024-09-28T19:32:00Z">
          <w:pPr>
            <w:spacing w:after="0"/>
          </w:pPr>
        </w:pPrChange>
      </w:pPr>
      <w:ins w:id="37" w:author="Sarah Bergmann" w:date="2024-09-24T12:09:00Z" w16du:dateUtc="2024-09-24T10:09:00Z">
        <w:del w:id="38"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39"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40" w:author="Sarah Bergmann" w:date="2024-09-24T12:09:00Z" w16du:dateUtc="2024-09-24T10:09:00Z">
        <w:del w:id="41" w:author="Sarah Bergmann [2]" w:date="2024-09-28T21:31:00Z" w16du:dateUtc="2024-09-28T19:31:00Z">
          <w:r w:rsidRPr="001749E4" w:rsidDel="00F46DB7">
            <w:rPr>
              <w:rFonts w:ascii="Times New Roman" w:hAnsi="Times New Roman" w:cs="Times New Roman"/>
              <w:bCs/>
              <w:sz w:val="21"/>
              <w:szCs w:val="21"/>
            </w:rPr>
            <w:delText xml:space="preserve"> </w:delText>
          </w:r>
        </w:del>
      </w:ins>
      <w:del w:id="42"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43" w:author="Sarah Bergmann" w:date="2024-09-24T12:09:00Z" w16du:dateUtc="2024-09-24T10:09:00Z">
        <w:del w:id="44"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45" w:author="Sarah Bergmann [2]" w:date="2024-09-28T21:31:00Z" w16du:dateUtc="2024-09-28T19:31:00Z">
        <w:r w:rsidR="006155E5" w:rsidRPr="001749E4" w:rsidDel="00F46DB7">
          <w:rPr>
            <w:rFonts w:ascii="Times New Roman" w:hAnsi="Times New Roman" w:cs="Times New Roman"/>
            <w:bCs/>
            <w:sz w:val="21"/>
            <w:szCs w:val="21"/>
          </w:rPr>
          <w:delText>,</w:delText>
        </w:r>
      </w:del>
      <w:ins w:id="46" w:author="Sarah Bergmann" w:date="2024-09-24T12:09:00Z" w16du:dateUtc="2024-09-24T10:09:00Z">
        <w:del w:id="47"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48"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49" w:author="Sarah Bergmann" w:date="2024-09-24T12:09:00Z" w16du:dateUtc="2024-09-24T10:09:00Z">
        <w:del w:id="50" w:author="Sarah Bergmann [2]" w:date="2024-09-28T21:31:00Z" w16du:dateUtc="2024-09-28T19:31:00Z">
          <w:r w:rsidRPr="001749E4" w:rsidDel="00F46DB7">
            <w:rPr>
              <w:rFonts w:ascii="Times New Roman" w:hAnsi="Times New Roman" w:cs="Times New Roman"/>
              <w:bCs/>
              <w:sz w:val="21"/>
              <w:szCs w:val="21"/>
            </w:rPr>
            <w:delText>innerhalb k</w:delText>
          </w:r>
        </w:del>
      </w:ins>
      <w:del w:id="51" w:author="Sarah Bergmann [2]" w:date="2024-09-28T21:31:00Z" w16du:dateUtc="2024-09-28T19:31:00Z">
        <w:r w:rsidR="0026163E" w:rsidRPr="001749E4" w:rsidDel="00F46DB7">
          <w:rPr>
            <w:rFonts w:ascii="Times New Roman" w:hAnsi="Times New Roman" w:cs="Times New Roman"/>
            <w:bCs/>
            <w:sz w:val="21"/>
            <w:szCs w:val="21"/>
          </w:rPr>
          <w:delText>urzer</w:delText>
        </w:r>
      </w:del>
      <w:ins w:id="52" w:author="Sarah Bergmann" w:date="2024-09-24T12:09:00Z" w16du:dateUtc="2024-09-24T10:09:00Z">
        <w:del w:id="53"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54"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55" w:author="Sarah Bergmann" w:date="2024-09-24T12:09:00Z" w16du:dateUtc="2024-09-24T10:09:00Z">
        <w:del w:id="56" w:author="Sarah Bergmann [2]" w:date="2024-09-28T21:31:00Z" w16du:dateUtc="2024-09-28T19:31:00Z">
          <w:r w:rsidRPr="001749E4" w:rsidDel="00F46DB7">
            <w:rPr>
              <w:rFonts w:ascii="Times New Roman" w:hAnsi="Times New Roman" w:cs="Times New Roman"/>
              <w:bCs/>
              <w:sz w:val="21"/>
              <w:szCs w:val="21"/>
            </w:rPr>
            <w:delText>.</w:delText>
          </w:r>
        </w:del>
      </w:ins>
      <w:del w:id="57"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58" w:author="Sarah Bergmann" w:date="2024-09-24T12:09:00Z" w16du:dateUtc="2024-09-24T10:09:00Z">
        <w:del w:id="59"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60"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61" w:author="Sarah Bergmann" w:date="2024-09-24T12:09:00Z" w16du:dateUtc="2024-09-24T10:09:00Z">
        <w:del w:id="62" w:author="Sarah Bergmann [2]" w:date="2024-09-28T21:31:00Z" w16du:dateUtc="2024-09-28T19:31:00Z">
          <w:r w:rsidRPr="001749E4" w:rsidDel="00F46DB7">
            <w:rPr>
              <w:rFonts w:ascii="Times New Roman" w:hAnsi="Times New Roman" w:cs="Times New Roman"/>
              <w:bCs/>
              <w:sz w:val="21"/>
              <w:szCs w:val="21"/>
            </w:rPr>
            <w:delText xml:space="preserve"> </w:delText>
          </w:r>
        </w:del>
      </w:ins>
      <w:del w:id="63"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64" w:author="Sarah Bergmann" w:date="2024-09-24T12:09:00Z" w16du:dateUtc="2024-09-24T10:09:00Z">
        <w:del w:id="65"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66" w:author="Sarah Bergmann [2]" w:date="2024-09-28T21:31:00Z" w16du:dateUtc="2024-09-28T19:31:00Z">
        <w:r w:rsidR="003E6B56" w:rsidRPr="001749E4" w:rsidDel="00F46DB7">
          <w:rPr>
            <w:rFonts w:ascii="Times New Roman" w:hAnsi="Times New Roman" w:cs="Times New Roman"/>
            <w:bCs/>
            <w:sz w:val="21"/>
            <w:szCs w:val="21"/>
          </w:rPr>
          <w:delText>Beratung</w:delText>
        </w:r>
      </w:del>
      <w:ins w:id="67" w:author="Sarah Bergmann" w:date="2024-09-24T12:09:00Z" w16du:dateUtc="2024-09-24T10:09:00Z">
        <w:del w:id="68"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69"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70" w:author="Sarah Bergmann" w:date="2024-09-24T12:09:00Z" w16du:dateUtc="2024-09-24T10:09:00Z">
        <w:del w:id="71"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72" w:author="Sarah Bergmann" w:date="2024-09-24T12:09:00Z" w16du:dateUtc="2024-09-24T10:09:00Z"/>
          <w:del w:id="73" w:author="Sarah Bergmann [2]" w:date="2024-09-28T21:31:00Z" w16du:dateUtc="2024-09-28T19:31:00Z"/>
          <w:rFonts w:ascii="Times New Roman" w:hAnsi="Times New Roman" w:cs="Times New Roman"/>
          <w:bCs/>
          <w:sz w:val="21"/>
          <w:szCs w:val="21"/>
        </w:rPr>
        <w:pPrChange w:id="74"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75" w:author="Sarah Bergmann [2]" w:date="2024-09-28T21:31:00Z" w16du:dateUtc="2024-09-28T19:31:00Z"/>
          <w:rFonts w:ascii="Times New Roman" w:hAnsi="Times New Roman" w:cs="Times New Roman"/>
          <w:bCs/>
          <w:sz w:val="21"/>
          <w:szCs w:val="21"/>
        </w:rPr>
        <w:pPrChange w:id="76" w:author="Sarah Bergmann [2]" w:date="2024-09-28T21:32:00Z" w16du:dateUtc="2024-09-28T19:32:00Z">
          <w:pPr>
            <w:spacing w:after="0"/>
            <w:jc w:val="both"/>
          </w:pPr>
        </w:pPrChange>
      </w:pPr>
      <w:ins w:id="77" w:author="Sarah Bergmann" w:date="2024-09-24T12:09:00Z" w16du:dateUtc="2024-09-24T10:09:00Z">
        <w:del w:id="78"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79" w:author="Sarah Bergmann" w:date="2024-09-24T12:09:00Z" w16du:dateUtc="2024-09-24T10:09:00Z"/>
          <w:del w:id="80" w:author="Sarah Bergmann [2]" w:date="2024-09-28T21:31:00Z" w16du:dateUtc="2024-09-28T19:31:00Z"/>
          <w:rFonts w:ascii="Times New Roman" w:hAnsi="Times New Roman" w:cs="Times New Roman"/>
          <w:bCs/>
          <w:sz w:val="21"/>
          <w:szCs w:val="21"/>
          <w:rPrChange w:id="81" w:author="Sophie Klocke" w:date="2024-09-29T12:48:00Z" w16du:dateUtc="2024-09-29T10:48:00Z">
            <w:rPr>
              <w:ins w:id="82" w:author="Sarah Bergmann" w:date="2024-09-24T12:09:00Z" w16du:dateUtc="2024-09-24T10:09:00Z"/>
              <w:del w:id="83" w:author="Sarah Bergmann [2]" w:date="2024-09-28T21:31:00Z" w16du:dateUtc="2024-09-28T19:31:00Z"/>
              <w:rFonts w:ascii="Times New Roman" w:hAnsi="Times New Roman" w:cs="Times New Roman"/>
              <w:b/>
              <w:sz w:val="21"/>
              <w:szCs w:val="21"/>
            </w:rPr>
          </w:rPrChange>
        </w:rPr>
        <w:pPrChange w:id="84"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85" w:author="Sarah Bergmann [2]" w:date="2024-09-28T21:31:00Z" w16du:dateUtc="2024-09-28T19:31:00Z"/>
          <w:rFonts w:ascii="Times New Roman" w:hAnsi="Times New Roman" w:cs="Times New Roman"/>
          <w:sz w:val="21"/>
          <w:szCs w:val="21"/>
        </w:rPr>
        <w:pPrChange w:id="86" w:author="Sarah Bergmann [2]" w:date="2024-09-28T21:32:00Z" w16du:dateUtc="2024-09-28T19:32:00Z">
          <w:pPr>
            <w:spacing w:after="0"/>
            <w:jc w:val="both"/>
          </w:pPr>
        </w:pPrChange>
      </w:pPr>
      <w:del w:id="87"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88" w:author="Sarah Bergmann [2]" w:date="2024-09-28T21:31:00Z" w16du:dateUtc="2024-09-28T19:31:00Z"/>
          <w:rFonts w:ascii="Times New Roman" w:hAnsi="Times New Roman" w:cs="Times New Roman"/>
          <w:sz w:val="21"/>
          <w:szCs w:val="21"/>
        </w:rPr>
        <w:pPrChange w:id="89"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90" w:author="Sarah Bergmann [2]" w:date="2024-09-28T21:31:00Z" w16du:dateUtc="2024-09-28T19:31:00Z"/>
          <w:rFonts w:ascii="Times New Roman" w:hAnsi="Times New Roman" w:cs="Times New Roman"/>
          <w:sz w:val="21"/>
          <w:szCs w:val="21"/>
        </w:rPr>
        <w:pPrChange w:id="91" w:author="Sarah Bergmann [2]" w:date="2024-09-28T21:32:00Z" w16du:dateUtc="2024-09-28T19:32:00Z">
          <w:pPr>
            <w:spacing w:after="0"/>
            <w:jc w:val="both"/>
          </w:pPr>
        </w:pPrChange>
      </w:pPr>
      <w:del w:id="92"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93" w:author="David Döbele" w:date="2024-09-12T19:33:00Z" w16du:dateUtc="2024-09-12T17:33:00Z">
        <w:del w:id="94"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95"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96" w:author="Sarah Bergmann [2]" w:date="2024-09-28T21:31:00Z" w16du:dateUtc="2024-09-28T19:31:00Z"/>
          <w:rFonts w:ascii="Times New Roman" w:hAnsi="Times New Roman" w:cs="Times New Roman"/>
          <w:sz w:val="21"/>
          <w:szCs w:val="21"/>
        </w:rPr>
        <w:pPrChange w:id="97"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98" w:author="Sarah Bergmann [2]" w:date="2024-09-28T21:31:00Z" w16du:dateUtc="2024-09-28T19:31:00Z"/>
          <w:rFonts w:ascii="Times New Roman" w:hAnsi="Times New Roman" w:cs="Times New Roman"/>
          <w:sz w:val="21"/>
          <w:szCs w:val="21"/>
        </w:rPr>
        <w:pPrChange w:id="99" w:author="Sarah Bergmann [2]" w:date="2024-09-28T21:32:00Z" w16du:dateUtc="2024-09-28T19:32:00Z">
          <w:pPr>
            <w:spacing w:after="0"/>
            <w:jc w:val="both"/>
          </w:pPr>
        </w:pPrChange>
      </w:pPr>
      <w:del w:id="100"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01" w:author="David Döbele" w:date="2024-09-12T19:33:00Z" w16du:dateUtc="2024-09-12T17:33:00Z">
        <w:del w:id="102"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03" w:author="David Döbele" w:date="2024-09-12T19:34:00Z" w16du:dateUtc="2024-09-12T17:34:00Z">
        <w:del w:id="104"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05" w:author="David Döbele" w:date="2024-09-12T19:36:00Z" w16du:dateUtc="2024-09-12T17:36:00Z">
        <w:del w:id="106"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07" w:author="David Döbele" w:date="2024-09-12T19:34:00Z" w16du:dateUtc="2024-09-12T17:34:00Z">
        <w:del w:id="108"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09" w:author="Sarah Bergmann [2]" w:date="2024-09-28T21:31:00Z" w16du:dateUtc="2024-09-28T19:31:00Z">
        <w:r w:rsidR="00FF3D26" w:rsidRPr="001749E4" w:rsidDel="00F46DB7">
          <w:rPr>
            <w:rFonts w:ascii="Times New Roman" w:hAnsi="Times New Roman" w:cs="Times New Roman"/>
            <w:sz w:val="21"/>
            <w:szCs w:val="21"/>
          </w:rPr>
          <w:delText>Bilanzierung</w:delText>
        </w:r>
      </w:del>
      <w:ins w:id="110" w:author="David Döbele" w:date="2024-09-12T19:34:00Z" w16du:dateUtc="2024-09-12T17:34:00Z">
        <w:del w:id="111"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12" w:author="David Döbele" w:date="2024-09-12T19:35:00Z" w16du:dateUtc="2024-09-12T17:35:00Z">
        <w:del w:id="113"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14" w:author="Sarah Bergmann [2]" w:date="2024-09-28T21:31:00Z" w16du:dateUtc="2024-09-28T19:31:00Z"/>
          <w:rFonts w:ascii="Times New Roman" w:hAnsi="Times New Roman" w:cs="Times New Roman"/>
          <w:sz w:val="21"/>
          <w:szCs w:val="21"/>
        </w:rPr>
        <w:pPrChange w:id="115"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16" w:author="Sarah Bergmann [2]" w:date="2024-09-28T21:31:00Z" w16du:dateUtc="2024-09-28T19:31:00Z"/>
          <w:rFonts w:ascii="Times New Roman" w:hAnsi="Times New Roman" w:cs="Times New Roman"/>
          <w:sz w:val="21"/>
          <w:szCs w:val="21"/>
        </w:rPr>
      </w:pPr>
      <w:ins w:id="117" w:author="Sarah Bergmann" w:date="2024-09-24T12:17:00Z" w16du:dateUtc="2024-09-24T10:17:00Z">
        <w:del w:id="118" w:author="Sarah Bergmann [2]" w:date="2024-09-28T21:31:00Z" w16du:dateUtc="2024-09-28T19:31:00Z">
          <w:r w:rsidRPr="001749E4" w:rsidDel="00F46DB7">
            <w:rPr>
              <w:rFonts w:ascii="Times New Roman" w:hAnsi="Times New Roman" w:cs="Times New Roman"/>
              <w:sz w:val="21"/>
              <w:szCs w:val="21"/>
            </w:rPr>
            <w:delText>PwC scheint</w:delText>
          </w:r>
        </w:del>
      </w:ins>
      <w:del w:id="119"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20" w:author="Sarah Bergmann" w:date="2024-09-24T12:17:00Z" w16du:dateUtc="2024-09-24T10:17:00Z">
        <w:del w:id="121"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22"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23" w:author="Sarah Bergmann" w:date="2024-09-24T12:17:00Z" w16du:dateUtc="2024-09-24T10:17:00Z">
        <w:del w:id="124"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25" w:author="Sarah Bergmann [2]" w:date="2024-09-28T21:31:00Z" w16du:dateUtc="2024-09-28T19:31:00Z"/>
          <w:rFonts w:ascii="Times New Roman" w:hAnsi="Times New Roman" w:cs="Times New Roman"/>
          <w:sz w:val="21"/>
          <w:szCs w:val="21"/>
        </w:rPr>
        <w:pPrChange w:id="126"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27" w:author="Sarah Bergmann [2]" w:date="2024-09-28T21:31:00Z" w16du:dateUtc="2024-09-28T19:31:00Z"/>
          <w:rFonts w:ascii="Times New Roman" w:hAnsi="Times New Roman" w:cs="Times New Roman"/>
          <w:sz w:val="21"/>
          <w:szCs w:val="21"/>
        </w:rPr>
        <w:pPrChange w:id="128" w:author="Sarah Bergmann [2]" w:date="2024-09-28T21:32:00Z" w16du:dateUtc="2024-09-28T19:32:00Z">
          <w:pPr>
            <w:spacing w:after="0"/>
            <w:jc w:val="both"/>
          </w:pPr>
        </w:pPrChange>
      </w:pPr>
      <w:ins w:id="129" w:author="Sarah Bergmann" w:date="2024-09-24T12:09:00Z" w16du:dateUtc="2024-09-24T10:09:00Z">
        <w:del w:id="130" w:author="Sarah Bergmann [2]" w:date="2024-09-28T21:31:00Z" w16du:dateUtc="2024-09-28T19:31:00Z">
          <w:r w:rsidRPr="001749E4" w:rsidDel="00F46DB7">
            <w:rPr>
              <w:rFonts w:ascii="Times New Roman" w:hAnsi="Times New Roman" w:cs="Times New Roman"/>
              <w:sz w:val="21"/>
              <w:szCs w:val="21"/>
            </w:rPr>
            <w:delText>Von dem Praktikum i</w:delText>
          </w:r>
        </w:del>
      </w:ins>
      <w:del w:id="131"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32" w:author="Sarah Bergmann" w:date="2024-09-24T12:09:00Z" w16du:dateUtc="2024-09-24T10:09:00Z">
        <w:del w:id="133"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34"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35" w:author="Sarah Bergmann" w:date="2024-09-24T12:09:00Z" w16du:dateUtc="2024-09-24T10:09:00Z"/>
          <w:del w:id="136" w:author="Sarah Bergmann [2]" w:date="2024-09-28T21:31:00Z" w16du:dateUtc="2024-09-28T19:31:00Z"/>
          <w:rFonts w:ascii="Times New Roman" w:hAnsi="Times New Roman" w:cs="Times New Roman"/>
          <w:sz w:val="21"/>
          <w:szCs w:val="21"/>
        </w:rPr>
        <w:pPrChange w:id="137"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38"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39" w:author="Sarah Bergmann" w:date="2024-09-24T12:17:00Z" w16du:dateUtc="2024-09-24T10:17:00Z"/>
          <w:rFonts w:ascii="Times New Roman" w:hAnsi="Times New Roman" w:cs="Times New Roman"/>
          <w:sz w:val="21"/>
          <w:szCs w:val="21"/>
        </w:rPr>
        <w:pPrChange w:id="140" w:author="Sarah Bergmann [2]" w:date="2024-09-28T21:32:00Z" w16du:dateUtc="2024-09-28T19:32:00Z">
          <w:pPr>
            <w:spacing w:after="0"/>
            <w:jc w:val="both"/>
          </w:pPr>
        </w:pPrChange>
      </w:pPr>
      <w:r w:rsidRPr="001749E4">
        <w:rPr>
          <w:rFonts w:ascii="Times New Roman" w:hAnsi="Times New Roman" w:cs="Times New Roman"/>
          <w:noProof/>
          <w:sz w:val="21"/>
          <w:szCs w:val="21"/>
          <w:rPrChange w:id="141"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42" w:author="Sarah Bergmann" w:date="2024-09-24T12:10:00Z" w16du:dateUtc="2024-09-24T10:10:00Z"/>
          <w:rFonts w:ascii="Times New Roman" w:hAnsi="Times New Roman" w:cs="Times New Roman"/>
          <w:b/>
          <w:bCs/>
          <w:sz w:val="21"/>
          <w:szCs w:val="21"/>
        </w:rPr>
        <w:pPrChange w:id="143"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44" w:author="Sarah Bergmann" w:date="2024-09-24T12:17:00Z" w16du:dateUtc="2024-09-24T10:17:00Z"/>
          <w:rFonts w:ascii="Times New Roman" w:hAnsi="Times New Roman" w:cs="Times New Roman"/>
          <w:b/>
          <w:bCs/>
          <w:sz w:val="21"/>
          <w:szCs w:val="21"/>
        </w:rPr>
        <w:pPrChange w:id="145" w:author="Sarah Bergmann [2]" w:date="2024-09-28T21:32:00Z" w16du:dateUtc="2024-09-28T19:32:00Z">
          <w:pPr>
            <w:spacing w:after="0"/>
            <w:jc w:val="both"/>
          </w:pPr>
        </w:pPrChange>
      </w:pPr>
      <w:del w:id="146"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47" w:author="Sarah Bergmann" w:date="2024-09-24T12:17:00Z" w16du:dateUtc="2024-09-24T10:17:00Z"/>
          <w:rFonts w:ascii="Times New Roman" w:hAnsi="Times New Roman" w:cs="Times New Roman"/>
          <w:sz w:val="21"/>
          <w:szCs w:val="21"/>
        </w:rPr>
        <w:pPrChange w:id="148"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49" w:author="Sarah Bergmann" w:date="2024-09-24T12:17:00Z" w16du:dateUtc="2024-09-24T10:17:00Z"/>
          <w:rFonts w:ascii="Times New Roman" w:hAnsi="Times New Roman" w:cs="Times New Roman"/>
          <w:sz w:val="21"/>
          <w:szCs w:val="21"/>
        </w:rPr>
        <w:pPrChange w:id="150" w:author="Sarah Bergmann [2]" w:date="2024-09-28T21:32:00Z" w16du:dateUtc="2024-09-28T19:32:00Z">
          <w:pPr>
            <w:spacing w:after="0"/>
            <w:jc w:val="both"/>
          </w:pPr>
        </w:pPrChange>
      </w:pPr>
      <w:del w:id="151"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52" w:author="Sarah Bergmann" w:date="2024-09-24T12:17:00Z" w16du:dateUtc="2024-09-24T10:17:00Z"/>
          <w:rFonts w:ascii="Times New Roman" w:hAnsi="Times New Roman" w:cs="Times New Roman"/>
          <w:sz w:val="21"/>
          <w:szCs w:val="21"/>
        </w:rPr>
        <w:pPrChange w:id="153"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54" w:author="Sarah Bergmann" w:date="2024-09-24T12:17:00Z" w16du:dateUtc="2024-09-24T10:17:00Z"/>
          <w:rFonts w:ascii="Times New Roman" w:hAnsi="Times New Roman" w:cs="Times New Roman"/>
          <w:sz w:val="21"/>
          <w:szCs w:val="21"/>
        </w:rPr>
        <w:pPrChange w:id="155" w:author="Sarah Bergmann [2]" w:date="2024-09-28T21:32:00Z" w16du:dateUtc="2024-09-28T19:32:00Z">
          <w:pPr>
            <w:spacing w:after="0"/>
            <w:jc w:val="both"/>
          </w:pPr>
        </w:pPrChange>
      </w:pPr>
      <w:del w:id="156"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57" w:author="Sarah Bergmann" w:date="2024-09-24T12:17:00Z" w16du:dateUtc="2024-09-24T10:17:00Z"/>
          <w:rFonts w:ascii="Times New Roman" w:hAnsi="Times New Roman" w:cs="Times New Roman"/>
          <w:sz w:val="21"/>
          <w:szCs w:val="21"/>
        </w:rPr>
        <w:pPrChange w:id="158"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59" w:author="Sarah Bergmann" w:date="2024-09-24T12:17:00Z" w16du:dateUtc="2024-09-24T10:17:00Z"/>
          <w:rFonts w:ascii="Times New Roman" w:hAnsi="Times New Roman" w:cs="Times New Roman"/>
          <w:sz w:val="21"/>
          <w:szCs w:val="21"/>
        </w:rPr>
        <w:pPrChange w:id="160" w:author="Sarah Bergmann [2]" w:date="2024-09-28T21:32:00Z" w16du:dateUtc="2024-09-28T19:32:00Z">
          <w:pPr>
            <w:spacing w:after="0"/>
            <w:jc w:val="both"/>
          </w:pPr>
        </w:pPrChange>
      </w:pPr>
      <w:del w:id="161"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62" w:author="Sarah Bergmann" w:date="2024-09-24T12:17:00Z" w16du:dateUtc="2024-09-24T10:17:00Z"/>
          <w:rFonts w:ascii="Times New Roman" w:hAnsi="Times New Roman" w:cs="Times New Roman"/>
          <w:sz w:val="21"/>
          <w:szCs w:val="21"/>
        </w:rPr>
        <w:pPrChange w:id="163"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64" w:author="Sarah Bergmann" w:date="2024-09-24T12:17:00Z" w16du:dateUtc="2024-09-24T10:17:00Z"/>
          <w:rFonts w:ascii="Times New Roman" w:hAnsi="Times New Roman" w:cs="Times New Roman"/>
          <w:sz w:val="21"/>
          <w:szCs w:val="21"/>
        </w:rPr>
        <w:pPrChange w:id="165" w:author="Sarah Bergmann [2]" w:date="2024-09-28T21:32:00Z" w16du:dateUtc="2024-09-28T19:32:00Z">
          <w:pPr>
            <w:spacing w:after="0"/>
            <w:jc w:val="both"/>
          </w:pPr>
        </w:pPrChange>
      </w:pPr>
      <w:del w:id="166"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67" w:author="Sarah Bergmann" w:date="2024-09-24T12:17:00Z" w16du:dateUtc="2024-09-24T10:17:00Z"/>
          <w:rFonts w:ascii="Times New Roman" w:hAnsi="Times New Roman" w:cs="Times New Roman"/>
          <w:sz w:val="21"/>
          <w:szCs w:val="21"/>
        </w:rPr>
        <w:pPrChange w:id="168"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69" w:author="Sarah Bergmann" w:date="2024-09-24T12:17:00Z" w16du:dateUtc="2024-09-24T10:17:00Z"/>
          <w:rFonts w:ascii="Times New Roman" w:hAnsi="Times New Roman" w:cs="Times New Roman"/>
          <w:sz w:val="21"/>
          <w:szCs w:val="21"/>
        </w:rPr>
        <w:pPrChange w:id="170" w:author="Sarah Bergmann [2]" w:date="2024-09-28T21:32:00Z" w16du:dateUtc="2024-09-28T19:32:00Z">
          <w:pPr>
            <w:spacing w:after="0"/>
            <w:jc w:val="both"/>
          </w:pPr>
        </w:pPrChange>
      </w:pPr>
      <w:del w:id="171"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72" w:author="Sarah Bergmann" w:date="2024-09-24T12:17:00Z" w16du:dateUtc="2024-09-24T10:17:00Z"/>
          <w:rFonts w:ascii="Times New Roman" w:hAnsi="Times New Roman" w:cs="Times New Roman"/>
          <w:sz w:val="21"/>
          <w:szCs w:val="21"/>
        </w:rPr>
        <w:pPrChange w:id="173"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74" w:author="Sarah Bergmann" w:date="2024-09-24T12:17:00Z" w16du:dateUtc="2024-09-24T10:17:00Z"/>
          <w:rFonts w:ascii="Times New Roman" w:hAnsi="Times New Roman" w:cs="Times New Roman"/>
          <w:sz w:val="21"/>
          <w:szCs w:val="21"/>
        </w:rPr>
        <w:pPrChange w:id="175" w:author="Sarah Bergmann [2]" w:date="2024-09-28T21:32:00Z" w16du:dateUtc="2024-09-28T19:32:00Z">
          <w:pPr>
            <w:spacing w:after="0"/>
            <w:jc w:val="both"/>
          </w:pPr>
        </w:pPrChange>
      </w:pPr>
      <w:del w:id="176"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77" w:author="Sarah Bergmann" w:date="2024-09-24T12:17:00Z" w16du:dateUtc="2024-09-24T10:17:00Z"/>
          <w:rFonts w:ascii="Times New Roman" w:hAnsi="Times New Roman" w:cs="Times New Roman"/>
          <w:sz w:val="21"/>
          <w:szCs w:val="21"/>
        </w:rPr>
        <w:pPrChange w:id="178"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79" w:author="Sarah Bergmann" w:date="2024-09-24T12:17:00Z" w16du:dateUtc="2024-09-24T10:17:00Z"/>
          <w:rFonts w:ascii="Times New Roman" w:hAnsi="Times New Roman" w:cs="Times New Roman"/>
          <w:sz w:val="21"/>
          <w:szCs w:val="21"/>
        </w:rPr>
        <w:pPrChange w:id="180" w:author="Sarah Bergmann [2]" w:date="2024-09-28T21:32:00Z" w16du:dateUtc="2024-09-28T19:32:00Z">
          <w:pPr>
            <w:spacing w:after="0"/>
            <w:jc w:val="both"/>
          </w:pPr>
        </w:pPrChange>
      </w:pPr>
      <w:del w:id="181"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82" w:author="Sarah Bergmann" w:date="2024-09-24T12:17:00Z" w16du:dateUtc="2024-09-24T10:17:00Z"/>
          <w:rFonts w:ascii="Times New Roman" w:hAnsi="Times New Roman" w:cs="Times New Roman"/>
          <w:sz w:val="21"/>
          <w:szCs w:val="21"/>
        </w:rPr>
        <w:pPrChange w:id="183"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84" w:author="Sarah Bergmann" w:date="2024-09-24T12:17:00Z" w16du:dateUtc="2024-09-24T10:17:00Z"/>
          <w:rFonts w:ascii="Times New Roman" w:hAnsi="Times New Roman" w:cs="Times New Roman"/>
          <w:sz w:val="21"/>
          <w:szCs w:val="21"/>
        </w:rPr>
        <w:pPrChange w:id="185" w:author="Sarah Bergmann [2]" w:date="2024-09-28T21:32:00Z" w16du:dateUtc="2024-09-28T19:32:00Z">
          <w:pPr>
            <w:spacing w:after="0"/>
            <w:jc w:val="both"/>
          </w:pPr>
        </w:pPrChange>
      </w:pPr>
      <w:del w:id="186"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187" w:author="Sarah Bergmann" w:date="2024-09-24T12:17:00Z" w16du:dateUtc="2024-09-24T10:17:00Z"/>
          <w:rFonts w:ascii="Times New Roman" w:hAnsi="Times New Roman" w:cs="Times New Roman"/>
          <w:sz w:val="21"/>
          <w:szCs w:val="21"/>
        </w:rPr>
        <w:pPrChange w:id="188"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189" w:author="Sarah Bergmann" w:date="2024-09-24T12:17:00Z" w16du:dateUtc="2024-09-24T10:17:00Z"/>
          <w:rFonts w:ascii="Times New Roman" w:hAnsi="Times New Roman" w:cs="Times New Roman"/>
          <w:sz w:val="21"/>
          <w:szCs w:val="21"/>
        </w:rPr>
        <w:pPrChange w:id="190" w:author="Sarah Bergmann [2]" w:date="2024-09-28T21:32:00Z" w16du:dateUtc="2024-09-28T19:32:00Z">
          <w:pPr>
            <w:spacing w:after="0"/>
            <w:jc w:val="both"/>
          </w:pPr>
        </w:pPrChange>
      </w:pPr>
      <w:del w:id="191"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192" w:author="Sarah Bergmann" w:date="2024-09-24T12:17:00Z" w16du:dateUtc="2024-09-24T10:17:00Z"/>
          <w:rFonts w:ascii="Times New Roman" w:hAnsi="Times New Roman" w:cs="Times New Roman"/>
          <w:sz w:val="21"/>
          <w:szCs w:val="21"/>
        </w:rPr>
        <w:pPrChange w:id="193"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194" w:author="Sarah Bergmann" w:date="2024-09-24T12:17:00Z" w16du:dateUtc="2024-09-24T10:17:00Z"/>
          <w:rFonts w:ascii="Times New Roman" w:hAnsi="Times New Roman" w:cs="Times New Roman"/>
          <w:sz w:val="21"/>
          <w:szCs w:val="21"/>
        </w:rPr>
        <w:pPrChange w:id="195" w:author="Sarah Bergmann [2]" w:date="2024-09-28T21:32:00Z" w16du:dateUtc="2024-09-28T19:32:00Z">
          <w:pPr>
            <w:spacing w:after="0"/>
            <w:jc w:val="both"/>
          </w:pPr>
        </w:pPrChange>
      </w:pPr>
      <w:del w:id="196"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197" w:author="Sarah Bergmann" w:date="2024-09-24T12:17:00Z" w16du:dateUtc="2024-09-24T10:17:00Z"/>
          <w:rFonts w:ascii="Times New Roman" w:hAnsi="Times New Roman" w:cs="Times New Roman"/>
          <w:sz w:val="21"/>
          <w:szCs w:val="21"/>
        </w:rPr>
        <w:pPrChange w:id="198"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199" w:author="Sarah Bergmann [2]" w:date="2024-09-28T21:32:00Z" w16du:dateUtc="2024-09-28T19:32:00Z">
          <w:pPr>
            <w:spacing w:after="0"/>
            <w:jc w:val="both"/>
          </w:pPr>
        </w:pPrChange>
      </w:pPr>
      <w:del w:id="200"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01"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62GK4hGE" int2:invalidationBookmarkName="" int2:hashCode="ll3DMIcpDBd2LS" int2:id="5s0c6jJO">
      <int2:state int2:value="Rejected" int2:type="AugLoop_Text_Critiqu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CD8"/>
    <w:rsid w:val="00007691"/>
    <w:rsid w:val="00012D78"/>
    <w:rsid w:val="000138BC"/>
    <w:rsid w:val="00014C53"/>
    <w:rsid w:val="000260BC"/>
    <w:rsid w:val="00034B68"/>
    <w:rsid w:val="0004090A"/>
    <w:rsid w:val="0004591A"/>
    <w:rsid w:val="00046459"/>
    <w:rsid w:val="0004788F"/>
    <w:rsid w:val="00051E2F"/>
    <w:rsid w:val="00052D37"/>
    <w:rsid w:val="00053B49"/>
    <w:rsid w:val="000555E4"/>
    <w:rsid w:val="0005670D"/>
    <w:rsid w:val="0006313E"/>
    <w:rsid w:val="000710B0"/>
    <w:rsid w:val="0007260E"/>
    <w:rsid w:val="00072628"/>
    <w:rsid w:val="00073C82"/>
    <w:rsid w:val="00076B54"/>
    <w:rsid w:val="00081359"/>
    <w:rsid w:val="0009106E"/>
    <w:rsid w:val="00092779"/>
    <w:rsid w:val="0009522C"/>
    <w:rsid w:val="0009623C"/>
    <w:rsid w:val="000A154C"/>
    <w:rsid w:val="000A154E"/>
    <w:rsid w:val="000A3082"/>
    <w:rsid w:val="000A5AB8"/>
    <w:rsid w:val="000A6678"/>
    <w:rsid w:val="000A7DEB"/>
    <w:rsid w:val="000C55DE"/>
    <w:rsid w:val="000D51E8"/>
    <w:rsid w:val="000E48CA"/>
    <w:rsid w:val="000E53A3"/>
    <w:rsid w:val="000F1987"/>
    <w:rsid w:val="000F371C"/>
    <w:rsid w:val="00102D7F"/>
    <w:rsid w:val="001138EF"/>
    <w:rsid w:val="00117F83"/>
    <w:rsid w:val="0012498B"/>
    <w:rsid w:val="001257AA"/>
    <w:rsid w:val="001378E7"/>
    <w:rsid w:val="00141926"/>
    <w:rsid w:val="00144DA3"/>
    <w:rsid w:val="00146B7B"/>
    <w:rsid w:val="00146C8E"/>
    <w:rsid w:val="00150FBF"/>
    <w:rsid w:val="001512F3"/>
    <w:rsid w:val="00152DF9"/>
    <w:rsid w:val="00153E5E"/>
    <w:rsid w:val="00153F4C"/>
    <w:rsid w:val="00156A98"/>
    <w:rsid w:val="00160CB6"/>
    <w:rsid w:val="0016233D"/>
    <w:rsid w:val="001637D2"/>
    <w:rsid w:val="001669DB"/>
    <w:rsid w:val="00171D11"/>
    <w:rsid w:val="00174149"/>
    <w:rsid w:val="001749E4"/>
    <w:rsid w:val="00176A80"/>
    <w:rsid w:val="00177FF1"/>
    <w:rsid w:val="001806FF"/>
    <w:rsid w:val="001819B1"/>
    <w:rsid w:val="0018679C"/>
    <w:rsid w:val="001A4522"/>
    <w:rsid w:val="001A5115"/>
    <w:rsid w:val="001A7661"/>
    <w:rsid w:val="001B2D8A"/>
    <w:rsid w:val="001C17FC"/>
    <w:rsid w:val="001C7505"/>
    <w:rsid w:val="001C7869"/>
    <w:rsid w:val="001D079A"/>
    <w:rsid w:val="001D1DBD"/>
    <w:rsid w:val="001D2305"/>
    <w:rsid w:val="001E0088"/>
    <w:rsid w:val="001E00CD"/>
    <w:rsid w:val="001E0903"/>
    <w:rsid w:val="001E0DF2"/>
    <w:rsid w:val="001E1EE7"/>
    <w:rsid w:val="001E54E6"/>
    <w:rsid w:val="001E587B"/>
    <w:rsid w:val="002027C0"/>
    <w:rsid w:val="00203125"/>
    <w:rsid w:val="002042CB"/>
    <w:rsid w:val="002062F6"/>
    <w:rsid w:val="00212042"/>
    <w:rsid w:val="00212A6D"/>
    <w:rsid w:val="00220CED"/>
    <w:rsid w:val="002213EE"/>
    <w:rsid w:val="0023054D"/>
    <w:rsid w:val="00234AD5"/>
    <w:rsid w:val="0023683A"/>
    <w:rsid w:val="002406BF"/>
    <w:rsid w:val="002446B4"/>
    <w:rsid w:val="002467A0"/>
    <w:rsid w:val="00246EE5"/>
    <w:rsid w:val="00251957"/>
    <w:rsid w:val="002536DC"/>
    <w:rsid w:val="00255EC1"/>
    <w:rsid w:val="00257D2A"/>
    <w:rsid w:val="0026163E"/>
    <w:rsid w:val="002627D2"/>
    <w:rsid w:val="00262A3C"/>
    <w:rsid w:val="00264191"/>
    <w:rsid w:val="0027047C"/>
    <w:rsid w:val="002708C2"/>
    <w:rsid w:val="00274324"/>
    <w:rsid w:val="00281367"/>
    <w:rsid w:val="0028361A"/>
    <w:rsid w:val="00292AE4"/>
    <w:rsid w:val="002962C7"/>
    <w:rsid w:val="00297E05"/>
    <w:rsid w:val="002A40A4"/>
    <w:rsid w:val="002A5B9F"/>
    <w:rsid w:val="002B32D0"/>
    <w:rsid w:val="002B4F5F"/>
    <w:rsid w:val="002C4BF0"/>
    <w:rsid w:val="002D309E"/>
    <w:rsid w:val="002D594E"/>
    <w:rsid w:val="002E39B8"/>
    <w:rsid w:val="002F51FA"/>
    <w:rsid w:val="002F65DE"/>
    <w:rsid w:val="00302719"/>
    <w:rsid w:val="0031043C"/>
    <w:rsid w:val="0031145A"/>
    <w:rsid w:val="00311A15"/>
    <w:rsid w:val="00312570"/>
    <w:rsid w:val="003131F0"/>
    <w:rsid w:val="0032220F"/>
    <w:rsid w:val="003250EA"/>
    <w:rsid w:val="00340141"/>
    <w:rsid w:val="003421B1"/>
    <w:rsid w:val="00343587"/>
    <w:rsid w:val="00344DF0"/>
    <w:rsid w:val="003526B8"/>
    <w:rsid w:val="0035454C"/>
    <w:rsid w:val="00362D33"/>
    <w:rsid w:val="003675A9"/>
    <w:rsid w:val="00375D2D"/>
    <w:rsid w:val="003766DE"/>
    <w:rsid w:val="003811BC"/>
    <w:rsid w:val="0038671F"/>
    <w:rsid w:val="003873EC"/>
    <w:rsid w:val="003947A8"/>
    <w:rsid w:val="0039503B"/>
    <w:rsid w:val="003962C3"/>
    <w:rsid w:val="003B00C2"/>
    <w:rsid w:val="003B24C1"/>
    <w:rsid w:val="003B7BF2"/>
    <w:rsid w:val="003D0644"/>
    <w:rsid w:val="003D464F"/>
    <w:rsid w:val="003D5D1E"/>
    <w:rsid w:val="003D5EE4"/>
    <w:rsid w:val="003D6365"/>
    <w:rsid w:val="003E29BD"/>
    <w:rsid w:val="003E3D4E"/>
    <w:rsid w:val="003E6B56"/>
    <w:rsid w:val="003E7274"/>
    <w:rsid w:val="003E7A19"/>
    <w:rsid w:val="003F3290"/>
    <w:rsid w:val="003F688C"/>
    <w:rsid w:val="004037CF"/>
    <w:rsid w:val="00403DCB"/>
    <w:rsid w:val="00403E9B"/>
    <w:rsid w:val="00410D95"/>
    <w:rsid w:val="00412BB5"/>
    <w:rsid w:val="00412EA7"/>
    <w:rsid w:val="004135A6"/>
    <w:rsid w:val="0041392B"/>
    <w:rsid w:val="00415608"/>
    <w:rsid w:val="00424CAF"/>
    <w:rsid w:val="00425FC6"/>
    <w:rsid w:val="00434D23"/>
    <w:rsid w:val="00435081"/>
    <w:rsid w:val="00435595"/>
    <w:rsid w:val="00437D10"/>
    <w:rsid w:val="004403CB"/>
    <w:rsid w:val="00447481"/>
    <w:rsid w:val="00453553"/>
    <w:rsid w:val="00453C2F"/>
    <w:rsid w:val="00454C0B"/>
    <w:rsid w:val="00460477"/>
    <w:rsid w:val="0046226E"/>
    <w:rsid w:val="004623F2"/>
    <w:rsid w:val="0046395B"/>
    <w:rsid w:val="00472059"/>
    <w:rsid w:val="004743C0"/>
    <w:rsid w:val="00474FC2"/>
    <w:rsid w:val="0049177F"/>
    <w:rsid w:val="00492923"/>
    <w:rsid w:val="00494222"/>
    <w:rsid w:val="004A1501"/>
    <w:rsid w:val="004A615C"/>
    <w:rsid w:val="004B2756"/>
    <w:rsid w:val="004B2953"/>
    <w:rsid w:val="004B4510"/>
    <w:rsid w:val="004B4FA7"/>
    <w:rsid w:val="004C0C10"/>
    <w:rsid w:val="004C156C"/>
    <w:rsid w:val="004C174A"/>
    <w:rsid w:val="004D058C"/>
    <w:rsid w:val="004D6048"/>
    <w:rsid w:val="004E7074"/>
    <w:rsid w:val="004F08F8"/>
    <w:rsid w:val="004F62C6"/>
    <w:rsid w:val="00500EFA"/>
    <w:rsid w:val="00506322"/>
    <w:rsid w:val="00507BBD"/>
    <w:rsid w:val="00512AC9"/>
    <w:rsid w:val="00513666"/>
    <w:rsid w:val="005170EB"/>
    <w:rsid w:val="00521B94"/>
    <w:rsid w:val="00526222"/>
    <w:rsid w:val="00527918"/>
    <w:rsid w:val="00535BE3"/>
    <w:rsid w:val="00536470"/>
    <w:rsid w:val="005407D6"/>
    <w:rsid w:val="00542F06"/>
    <w:rsid w:val="00543D19"/>
    <w:rsid w:val="0055051F"/>
    <w:rsid w:val="00553EC8"/>
    <w:rsid w:val="0056298A"/>
    <w:rsid w:val="005633E8"/>
    <w:rsid w:val="005705F7"/>
    <w:rsid w:val="00570B1D"/>
    <w:rsid w:val="005720BB"/>
    <w:rsid w:val="00574140"/>
    <w:rsid w:val="005762CF"/>
    <w:rsid w:val="00577011"/>
    <w:rsid w:val="00577048"/>
    <w:rsid w:val="00577DB6"/>
    <w:rsid w:val="005842A0"/>
    <w:rsid w:val="00590834"/>
    <w:rsid w:val="00590E7F"/>
    <w:rsid w:val="00593C9C"/>
    <w:rsid w:val="005943B5"/>
    <w:rsid w:val="005A27F8"/>
    <w:rsid w:val="005B231F"/>
    <w:rsid w:val="005C4052"/>
    <w:rsid w:val="005C55F7"/>
    <w:rsid w:val="005C5B77"/>
    <w:rsid w:val="005D15E1"/>
    <w:rsid w:val="005D6B3C"/>
    <w:rsid w:val="005D7D49"/>
    <w:rsid w:val="005E00BC"/>
    <w:rsid w:val="005E0539"/>
    <w:rsid w:val="005E63B8"/>
    <w:rsid w:val="005E68A0"/>
    <w:rsid w:val="005F170E"/>
    <w:rsid w:val="005F350B"/>
    <w:rsid w:val="005F4D30"/>
    <w:rsid w:val="00603752"/>
    <w:rsid w:val="00611B0D"/>
    <w:rsid w:val="006155E5"/>
    <w:rsid w:val="006156F3"/>
    <w:rsid w:val="006163B8"/>
    <w:rsid w:val="0062553E"/>
    <w:rsid w:val="00626BD1"/>
    <w:rsid w:val="00632F05"/>
    <w:rsid w:val="00636564"/>
    <w:rsid w:val="0063723B"/>
    <w:rsid w:val="006372F8"/>
    <w:rsid w:val="00647413"/>
    <w:rsid w:val="006502BE"/>
    <w:rsid w:val="00655149"/>
    <w:rsid w:val="00663340"/>
    <w:rsid w:val="00665E7F"/>
    <w:rsid w:val="0066790D"/>
    <w:rsid w:val="00674332"/>
    <w:rsid w:val="00697CBE"/>
    <w:rsid w:val="006A12A4"/>
    <w:rsid w:val="006A4EC6"/>
    <w:rsid w:val="006A7895"/>
    <w:rsid w:val="006A7D8C"/>
    <w:rsid w:val="006B302C"/>
    <w:rsid w:val="006C32F5"/>
    <w:rsid w:val="006D2592"/>
    <w:rsid w:val="006D53D0"/>
    <w:rsid w:val="006D630E"/>
    <w:rsid w:val="006E0A0A"/>
    <w:rsid w:val="006E6A51"/>
    <w:rsid w:val="006E7481"/>
    <w:rsid w:val="006F58EC"/>
    <w:rsid w:val="006F5EEB"/>
    <w:rsid w:val="006F7EBC"/>
    <w:rsid w:val="00706233"/>
    <w:rsid w:val="00710ED2"/>
    <w:rsid w:val="00720EFE"/>
    <w:rsid w:val="00722966"/>
    <w:rsid w:val="007251EA"/>
    <w:rsid w:val="00726161"/>
    <w:rsid w:val="00733D40"/>
    <w:rsid w:val="007340D7"/>
    <w:rsid w:val="00742FCC"/>
    <w:rsid w:val="00743863"/>
    <w:rsid w:val="00744702"/>
    <w:rsid w:val="007472BD"/>
    <w:rsid w:val="007476A2"/>
    <w:rsid w:val="00750EE1"/>
    <w:rsid w:val="00755A3D"/>
    <w:rsid w:val="00760B40"/>
    <w:rsid w:val="00763D2D"/>
    <w:rsid w:val="007675B1"/>
    <w:rsid w:val="00770BC1"/>
    <w:rsid w:val="00781479"/>
    <w:rsid w:val="00797EF1"/>
    <w:rsid w:val="007A1721"/>
    <w:rsid w:val="007A3246"/>
    <w:rsid w:val="007A64C5"/>
    <w:rsid w:val="007A69A9"/>
    <w:rsid w:val="007A719D"/>
    <w:rsid w:val="007B0B8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16ED6"/>
    <w:rsid w:val="00821B3C"/>
    <w:rsid w:val="008222CA"/>
    <w:rsid w:val="00824B1D"/>
    <w:rsid w:val="0083118C"/>
    <w:rsid w:val="008319B5"/>
    <w:rsid w:val="00833455"/>
    <w:rsid w:val="0083750F"/>
    <w:rsid w:val="0084206B"/>
    <w:rsid w:val="008428CF"/>
    <w:rsid w:val="0085213A"/>
    <w:rsid w:val="008565FD"/>
    <w:rsid w:val="00857C6F"/>
    <w:rsid w:val="008657E3"/>
    <w:rsid w:val="00867CED"/>
    <w:rsid w:val="00867EC3"/>
    <w:rsid w:val="00871BFA"/>
    <w:rsid w:val="00874503"/>
    <w:rsid w:val="0087589F"/>
    <w:rsid w:val="00883B55"/>
    <w:rsid w:val="0089337A"/>
    <w:rsid w:val="008933DC"/>
    <w:rsid w:val="008A248F"/>
    <w:rsid w:val="008A3BE6"/>
    <w:rsid w:val="008A6206"/>
    <w:rsid w:val="008B402E"/>
    <w:rsid w:val="008C0603"/>
    <w:rsid w:val="008C27C1"/>
    <w:rsid w:val="008D3849"/>
    <w:rsid w:val="008D6664"/>
    <w:rsid w:val="008D74F6"/>
    <w:rsid w:val="008D7CDB"/>
    <w:rsid w:val="008E100E"/>
    <w:rsid w:val="008E2597"/>
    <w:rsid w:val="008E4BA9"/>
    <w:rsid w:val="008E7A27"/>
    <w:rsid w:val="008E7D17"/>
    <w:rsid w:val="00911511"/>
    <w:rsid w:val="00916CA3"/>
    <w:rsid w:val="00926976"/>
    <w:rsid w:val="00930063"/>
    <w:rsid w:val="0093066A"/>
    <w:rsid w:val="00953295"/>
    <w:rsid w:val="00954CE3"/>
    <w:rsid w:val="00963FF9"/>
    <w:rsid w:val="0097054A"/>
    <w:rsid w:val="009765B6"/>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70DF6"/>
    <w:rsid w:val="00A732AE"/>
    <w:rsid w:val="00A82A13"/>
    <w:rsid w:val="00A90B16"/>
    <w:rsid w:val="00AA2791"/>
    <w:rsid w:val="00AA4C7C"/>
    <w:rsid w:val="00AB22E4"/>
    <w:rsid w:val="00AB4CD0"/>
    <w:rsid w:val="00AC0C55"/>
    <w:rsid w:val="00AC61EE"/>
    <w:rsid w:val="00AC66C4"/>
    <w:rsid w:val="00AC7086"/>
    <w:rsid w:val="00AD2B27"/>
    <w:rsid w:val="00AE1CE3"/>
    <w:rsid w:val="00AE26F5"/>
    <w:rsid w:val="00AE3A33"/>
    <w:rsid w:val="00AF0746"/>
    <w:rsid w:val="00AF7B86"/>
    <w:rsid w:val="00B014A5"/>
    <w:rsid w:val="00B06A87"/>
    <w:rsid w:val="00B07F04"/>
    <w:rsid w:val="00B135CE"/>
    <w:rsid w:val="00B275D0"/>
    <w:rsid w:val="00B339B8"/>
    <w:rsid w:val="00B346A7"/>
    <w:rsid w:val="00B3511E"/>
    <w:rsid w:val="00B35284"/>
    <w:rsid w:val="00B407EB"/>
    <w:rsid w:val="00B43970"/>
    <w:rsid w:val="00B44038"/>
    <w:rsid w:val="00B50A34"/>
    <w:rsid w:val="00B54C38"/>
    <w:rsid w:val="00B5613E"/>
    <w:rsid w:val="00B57CB1"/>
    <w:rsid w:val="00B77DCE"/>
    <w:rsid w:val="00B8023D"/>
    <w:rsid w:val="00B81B0E"/>
    <w:rsid w:val="00B82D44"/>
    <w:rsid w:val="00B855B4"/>
    <w:rsid w:val="00B85D00"/>
    <w:rsid w:val="00B87CA9"/>
    <w:rsid w:val="00B9285A"/>
    <w:rsid w:val="00B9666E"/>
    <w:rsid w:val="00BA3C2D"/>
    <w:rsid w:val="00BB093D"/>
    <w:rsid w:val="00BB0B9C"/>
    <w:rsid w:val="00BB3512"/>
    <w:rsid w:val="00BB3C75"/>
    <w:rsid w:val="00BB5D86"/>
    <w:rsid w:val="00BD1576"/>
    <w:rsid w:val="00BD4D12"/>
    <w:rsid w:val="00BE64D8"/>
    <w:rsid w:val="00BF446B"/>
    <w:rsid w:val="00BF522D"/>
    <w:rsid w:val="00BF5F54"/>
    <w:rsid w:val="00C0214A"/>
    <w:rsid w:val="00C030C1"/>
    <w:rsid w:val="00C054BB"/>
    <w:rsid w:val="00C05E2E"/>
    <w:rsid w:val="00C14722"/>
    <w:rsid w:val="00C1562F"/>
    <w:rsid w:val="00C23EE8"/>
    <w:rsid w:val="00C24B8E"/>
    <w:rsid w:val="00C250F4"/>
    <w:rsid w:val="00C2781A"/>
    <w:rsid w:val="00C312BC"/>
    <w:rsid w:val="00C35A38"/>
    <w:rsid w:val="00C56576"/>
    <w:rsid w:val="00C56BEA"/>
    <w:rsid w:val="00C611E2"/>
    <w:rsid w:val="00C6717B"/>
    <w:rsid w:val="00C71380"/>
    <w:rsid w:val="00C7242C"/>
    <w:rsid w:val="00C728BD"/>
    <w:rsid w:val="00C8279B"/>
    <w:rsid w:val="00C9003C"/>
    <w:rsid w:val="00C967FA"/>
    <w:rsid w:val="00C97ECA"/>
    <w:rsid w:val="00CA1160"/>
    <w:rsid w:val="00CA702E"/>
    <w:rsid w:val="00CA7350"/>
    <w:rsid w:val="00CA78C8"/>
    <w:rsid w:val="00CB639D"/>
    <w:rsid w:val="00CC6C70"/>
    <w:rsid w:val="00CC7A40"/>
    <w:rsid w:val="00CD34D3"/>
    <w:rsid w:val="00CD4961"/>
    <w:rsid w:val="00CD51E6"/>
    <w:rsid w:val="00CD6626"/>
    <w:rsid w:val="00CE0001"/>
    <w:rsid w:val="00CE433B"/>
    <w:rsid w:val="00D124F5"/>
    <w:rsid w:val="00D133AE"/>
    <w:rsid w:val="00D25032"/>
    <w:rsid w:val="00D25544"/>
    <w:rsid w:val="00D25C06"/>
    <w:rsid w:val="00D30B5E"/>
    <w:rsid w:val="00D30CEA"/>
    <w:rsid w:val="00D4460D"/>
    <w:rsid w:val="00D51F75"/>
    <w:rsid w:val="00D60918"/>
    <w:rsid w:val="00D71D8E"/>
    <w:rsid w:val="00D72393"/>
    <w:rsid w:val="00D77B65"/>
    <w:rsid w:val="00D91076"/>
    <w:rsid w:val="00D9281A"/>
    <w:rsid w:val="00D95D80"/>
    <w:rsid w:val="00DA13E5"/>
    <w:rsid w:val="00DA3404"/>
    <w:rsid w:val="00DA3C52"/>
    <w:rsid w:val="00DA4943"/>
    <w:rsid w:val="00DA524B"/>
    <w:rsid w:val="00DB0465"/>
    <w:rsid w:val="00DB3BFC"/>
    <w:rsid w:val="00DB471D"/>
    <w:rsid w:val="00DB686B"/>
    <w:rsid w:val="00DB6EA1"/>
    <w:rsid w:val="00DC2DE9"/>
    <w:rsid w:val="00DC597D"/>
    <w:rsid w:val="00DD1863"/>
    <w:rsid w:val="00DD25DC"/>
    <w:rsid w:val="00DD3349"/>
    <w:rsid w:val="00DD54E1"/>
    <w:rsid w:val="00DD6747"/>
    <w:rsid w:val="00DD7291"/>
    <w:rsid w:val="00DD77B6"/>
    <w:rsid w:val="00DE1FBC"/>
    <w:rsid w:val="00DE5230"/>
    <w:rsid w:val="00DE5C3D"/>
    <w:rsid w:val="00DF2383"/>
    <w:rsid w:val="00DF6F98"/>
    <w:rsid w:val="00E02500"/>
    <w:rsid w:val="00E11F98"/>
    <w:rsid w:val="00E12ED8"/>
    <w:rsid w:val="00E162C9"/>
    <w:rsid w:val="00E2083C"/>
    <w:rsid w:val="00E222A3"/>
    <w:rsid w:val="00E23D9C"/>
    <w:rsid w:val="00E27F55"/>
    <w:rsid w:val="00E3005D"/>
    <w:rsid w:val="00E30491"/>
    <w:rsid w:val="00E31C82"/>
    <w:rsid w:val="00E41750"/>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5893"/>
    <w:rsid w:val="00EA654C"/>
    <w:rsid w:val="00EA6CEC"/>
    <w:rsid w:val="00EA7AC2"/>
    <w:rsid w:val="00EC000C"/>
    <w:rsid w:val="00EC23C9"/>
    <w:rsid w:val="00EF2FD5"/>
    <w:rsid w:val="00F11473"/>
    <w:rsid w:val="00F1568C"/>
    <w:rsid w:val="00F237FB"/>
    <w:rsid w:val="00F253C5"/>
    <w:rsid w:val="00F270C0"/>
    <w:rsid w:val="00F30624"/>
    <w:rsid w:val="00F40ED9"/>
    <w:rsid w:val="00F430FE"/>
    <w:rsid w:val="00F44236"/>
    <w:rsid w:val="00F456FE"/>
    <w:rsid w:val="00F46DB7"/>
    <w:rsid w:val="00F4717F"/>
    <w:rsid w:val="00F5301B"/>
    <w:rsid w:val="00F552D5"/>
    <w:rsid w:val="00F55CE3"/>
    <w:rsid w:val="00F605BD"/>
    <w:rsid w:val="00F67A85"/>
    <w:rsid w:val="00F72500"/>
    <w:rsid w:val="00F7287C"/>
    <w:rsid w:val="00F74175"/>
    <w:rsid w:val="00F82A45"/>
    <w:rsid w:val="00F92A04"/>
    <w:rsid w:val="00F9638E"/>
    <w:rsid w:val="00FA1508"/>
    <w:rsid w:val="00FA3A76"/>
    <w:rsid w:val="00FA4972"/>
    <w:rsid w:val="00FA5291"/>
    <w:rsid w:val="00FA7200"/>
    <w:rsid w:val="00FB20B5"/>
    <w:rsid w:val="00FC139E"/>
    <w:rsid w:val="00FC2C2E"/>
    <w:rsid w:val="00FC4C3C"/>
    <w:rsid w:val="00FC5426"/>
    <w:rsid w:val="00FD6FAF"/>
    <w:rsid w:val="00FD7864"/>
    <w:rsid w:val="00FE1592"/>
    <w:rsid w:val="00FE3406"/>
    <w:rsid w:val="00FE5540"/>
    <w:rsid w:val="00FE6917"/>
    <w:rsid w:val="00FF3D26"/>
    <w:rsid w:val="00FF5030"/>
    <w:rsid w:val="00FF64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125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 w:type="character" w:customStyle="1" w:styleId="berschrift1Zchn">
    <w:name w:val="Überschrift 1 Zchn"/>
    <w:basedOn w:val="Absatz-Standardschriftart"/>
    <w:link w:val="berschrift1"/>
    <w:uiPriority w:val="9"/>
    <w:rsid w:val="00312570"/>
    <w:rPr>
      <w:rFonts w:asciiTheme="majorHAnsi" w:eastAsiaTheme="majorEastAsia" w:hAnsiTheme="majorHAnsi" w:cstheme="majorBidi"/>
      <w:color w:val="2E74B5"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5461895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1000165">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6887064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894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013528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38711275">
      <w:bodyDiv w:val="1"/>
      <w:marLeft w:val="0"/>
      <w:marRight w:val="0"/>
      <w:marTop w:val="0"/>
      <w:marBottom w:val="0"/>
      <w:divBdr>
        <w:top w:val="none" w:sz="0" w:space="0" w:color="auto"/>
        <w:left w:val="none" w:sz="0" w:space="0" w:color="auto"/>
        <w:bottom w:val="none" w:sz="0" w:space="0" w:color="auto"/>
        <w:right w:val="none" w:sz="0" w:space="0" w:color="auto"/>
      </w:divBdr>
    </w:div>
    <w:div w:id="204540447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1802</Words>
  <Characters>11356</Characters>
  <Application>Microsoft Office Word</Application>
  <DocSecurity>0</DocSecurity>
  <Lines>94</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Justin Sperling</cp:lastModifiedBy>
  <cp:revision>2</cp:revision>
  <dcterms:created xsi:type="dcterms:W3CDTF">2024-11-14T14:48:00Z</dcterms:created>
  <dcterms:modified xsi:type="dcterms:W3CDTF">2024-11-14T14:48:00Z</dcterms:modified>
</cp:coreProperties>
</file>