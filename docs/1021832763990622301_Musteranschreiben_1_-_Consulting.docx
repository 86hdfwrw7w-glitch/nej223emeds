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4EA70" w14:textId="77777777" w:rsidR="00EE44B0" w:rsidRPr="00284FE4" w:rsidRDefault="00A05D58" w:rsidP="00A156B9">
      <w:pPr>
        <w:jc w:val="right"/>
        <w:rPr>
          <w:rFonts w:ascii="Georgia" w:hAnsi="Georgia"/>
          <w:sz w:val="20"/>
          <w:szCs w:val="20"/>
        </w:rPr>
      </w:pPr>
      <w:r>
        <w:rPr>
          <w:rFonts w:ascii="Georgia" w:hAnsi="Georgia"/>
          <w:sz w:val="20"/>
          <w:szCs w:val="20"/>
        </w:rPr>
        <w:t>Max Mustermann</w:t>
      </w:r>
    </w:p>
    <w:p w14:paraId="7942A7BF" w14:textId="77777777" w:rsidR="004A6740" w:rsidRPr="00284FE4" w:rsidRDefault="00A05D58" w:rsidP="00A156B9">
      <w:pPr>
        <w:jc w:val="right"/>
        <w:rPr>
          <w:rFonts w:ascii="Georgia" w:hAnsi="Georgia"/>
          <w:sz w:val="20"/>
          <w:szCs w:val="20"/>
        </w:rPr>
      </w:pPr>
      <w:r>
        <w:rPr>
          <w:rFonts w:ascii="Georgia" w:hAnsi="Georgia"/>
          <w:sz w:val="20"/>
          <w:szCs w:val="20"/>
        </w:rPr>
        <w:t xml:space="preserve">Musterstraße </w:t>
      </w:r>
    </w:p>
    <w:p w14:paraId="0D2A3B28" w14:textId="77777777" w:rsidR="001E6FC7" w:rsidRPr="00284FE4" w:rsidRDefault="00A05D58" w:rsidP="00A156B9">
      <w:pPr>
        <w:jc w:val="right"/>
        <w:rPr>
          <w:rFonts w:ascii="Georgia" w:hAnsi="Georgia"/>
          <w:sz w:val="20"/>
          <w:szCs w:val="20"/>
        </w:rPr>
      </w:pPr>
      <w:proofErr w:type="gramStart"/>
      <w:r>
        <w:rPr>
          <w:rFonts w:ascii="Georgia" w:hAnsi="Georgia"/>
          <w:sz w:val="20"/>
          <w:szCs w:val="20"/>
        </w:rPr>
        <w:t>PLZ Stadt</w:t>
      </w:r>
      <w:proofErr w:type="gramEnd"/>
    </w:p>
    <w:p w14:paraId="282C2F3F"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Mail: </w:t>
      </w:r>
      <w:r w:rsidR="00A05D58">
        <w:rPr>
          <w:rFonts w:ascii="Georgia" w:hAnsi="Georgia"/>
          <w:sz w:val="20"/>
          <w:szCs w:val="20"/>
        </w:rPr>
        <w:t>XYZ</w:t>
      </w:r>
    </w:p>
    <w:p w14:paraId="421D42D4"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Mobil: </w:t>
      </w:r>
    </w:p>
    <w:p w14:paraId="779988AB" w14:textId="77777777" w:rsidR="001E6FC7" w:rsidRPr="00284FE4" w:rsidRDefault="001E6FC7">
      <w:pPr>
        <w:rPr>
          <w:rFonts w:ascii="Georgia" w:hAnsi="Georgia"/>
          <w:sz w:val="20"/>
          <w:szCs w:val="20"/>
        </w:rPr>
      </w:pPr>
    </w:p>
    <w:p w14:paraId="581CF72A" w14:textId="77777777" w:rsidR="001E6FC7" w:rsidRPr="00284FE4" w:rsidRDefault="00A05D58">
      <w:pPr>
        <w:rPr>
          <w:rFonts w:ascii="Georgia" w:hAnsi="Georgia"/>
          <w:sz w:val="20"/>
          <w:szCs w:val="20"/>
        </w:rPr>
      </w:pPr>
      <w:r>
        <w:rPr>
          <w:rFonts w:ascii="Georgia" w:hAnsi="Georgia"/>
          <w:sz w:val="20"/>
          <w:szCs w:val="20"/>
        </w:rPr>
        <w:t>Firmenname</w:t>
      </w:r>
    </w:p>
    <w:p w14:paraId="6A42E796" w14:textId="77777777" w:rsidR="001E6FC7" w:rsidRPr="00284FE4" w:rsidRDefault="00A05D58">
      <w:pPr>
        <w:rPr>
          <w:rFonts w:ascii="Georgia" w:hAnsi="Georgia"/>
          <w:sz w:val="20"/>
          <w:szCs w:val="20"/>
        </w:rPr>
      </w:pPr>
      <w:r>
        <w:rPr>
          <w:rFonts w:ascii="Georgia" w:hAnsi="Georgia"/>
          <w:sz w:val="20"/>
          <w:szCs w:val="20"/>
        </w:rPr>
        <w:t>Musterstraße 23</w:t>
      </w:r>
    </w:p>
    <w:p w14:paraId="23BB63D3" w14:textId="77777777" w:rsidR="001E6FC7" w:rsidRPr="00284FE4" w:rsidRDefault="00A05D58">
      <w:pPr>
        <w:rPr>
          <w:rFonts w:ascii="Georgia" w:hAnsi="Georgia"/>
          <w:sz w:val="20"/>
          <w:szCs w:val="20"/>
        </w:rPr>
      </w:pPr>
      <w:r>
        <w:rPr>
          <w:rFonts w:ascii="Georgia" w:hAnsi="Georgia"/>
          <w:sz w:val="20"/>
          <w:szCs w:val="20"/>
        </w:rPr>
        <w:t>12345 Musterstadt</w:t>
      </w:r>
    </w:p>
    <w:p w14:paraId="66F15291" w14:textId="77777777" w:rsidR="001E6FC7" w:rsidRPr="00284FE4" w:rsidRDefault="001E6FC7">
      <w:pPr>
        <w:rPr>
          <w:rFonts w:ascii="Georgia" w:hAnsi="Georgia"/>
          <w:sz w:val="20"/>
          <w:szCs w:val="20"/>
        </w:rPr>
      </w:pPr>
    </w:p>
    <w:p w14:paraId="52F9785D" w14:textId="77777777" w:rsidR="001E6FC7" w:rsidRPr="00284FE4" w:rsidRDefault="00A05D58" w:rsidP="00A156B9">
      <w:pPr>
        <w:jc w:val="right"/>
        <w:rPr>
          <w:rFonts w:ascii="Georgia" w:hAnsi="Georgia"/>
          <w:sz w:val="20"/>
          <w:szCs w:val="20"/>
        </w:rPr>
      </w:pPr>
      <w:r>
        <w:rPr>
          <w:rFonts w:ascii="Georgia" w:hAnsi="Georgia"/>
          <w:sz w:val="20"/>
          <w:szCs w:val="20"/>
        </w:rPr>
        <w:t>Ort</w:t>
      </w:r>
      <w:r w:rsidR="001E6FC7" w:rsidRPr="00284FE4">
        <w:rPr>
          <w:rFonts w:ascii="Georgia" w:hAnsi="Georgia"/>
          <w:sz w:val="20"/>
          <w:szCs w:val="20"/>
        </w:rPr>
        <w:t xml:space="preserve">, </w:t>
      </w:r>
      <w:r>
        <w:rPr>
          <w:rFonts w:ascii="Georgia" w:hAnsi="Georgia"/>
          <w:sz w:val="20"/>
          <w:szCs w:val="20"/>
        </w:rPr>
        <w:t>Datum</w:t>
      </w:r>
    </w:p>
    <w:p w14:paraId="478B7302" w14:textId="77777777" w:rsidR="001E6FC7" w:rsidRPr="00284FE4" w:rsidRDefault="001E6FC7">
      <w:pPr>
        <w:rPr>
          <w:rFonts w:ascii="Georgia" w:hAnsi="Georgia"/>
          <w:sz w:val="20"/>
          <w:szCs w:val="20"/>
        </w:rPr>
      </w:pPr>
    </w:p>
    <w:p w14:paraId="4BC7EACB" w14:textId="0C9CE27C" w:rsidR="001E6FC7" w:rsidRPr="005031BF" w:rsidRDefault="001E6FC7" w:rsidP="005031BF">
      <w:pPr>
        <w:jc w:val="both"/>
        <w:rPr>
          <w:rFonts w:ascii="Georgia" w:hAnsi="Georgia"/>
          <w:b/>
          <w:bCs/>
          <w:sz w:val="20"/>
          <w:szCs w:val="20"/>
        </w:rPr>
      </w:pPr>
      <w:r w:rsidRPr="00284FE4">
        <w:rPr>
          <w:rFonts w:ascii="Georgia" w:hAnsi="Georgia"/>
          <w:b/>
          <w:bCs/>
          <w:sz w:val="20"/>
          <w:szCs w:val="20"/>
        </w:rPr>
        <w:t>Bewerbung um ein Praktikum im Bereich Consulting</w:t>
      </w:r>
      <w:r w:rsidR="007307F4">
        <w:rPr>
          <w:rFonts w:ascii="Georgia" w:hAnsi="Georgia"/>
          <w:b/>
          <w:bCs/>
          <w:sz w:val="20"/>
          <w:szCs w:val="20"/>
        </w:rPr>
        <w:t xml:space="preserve"> </w:t>
      </w:r>
      <w:ins w:id="0" w:author="David Döbele" w:date="2022-09-20T19:14:00Z">
        <w:r w:rsidR="00F50B3D">
          <w:rPr>
            <w:rFonts w:ascii="Georgia" w:hAnsi="Georgia"/>
            <w:b/>
            <w:bCs/>
            <w:sz w:val="20"/>
            <w:szCs w:val="20"/>
          </w:rPr>
          <w:t>/ Strategie</w:t>
        </w:r>
      </w:ins>
      <w:del w:id="1" w:author="David Döbele" w:date="2022-09-20T19:14:00Z">
        <w:r w:rsidR="005031BF" w:rsidDel="00F50B3D">
          <w:rPr>
            <w:rFonts w:ascii="Georgia" w:hAnsi="Georgia"/>
            <w:b/>
            <w:bCs/>
            <w:sz w:val="20"/>
            <w:szCs w:val="20"/>
          </w:rPr>
          <w:delText>-</w:delText>
        </w:r>
        <w:r w:rsidR="00A05D58" w:rsidDel="00F50B3D">
          <w:rPr>
            <w:rFonts w:ascii="Georgia" w:hAnsi="Georgia"/>
            <w:b/>
            <w:bCs/>
            <w:sz w:val="20"/>
            <w:szCs w:val="20"/>
          </w:rPr>
          <w:delText xml:space="preserve"> XYZ</w:delText>
        </w:r>
      </w:del>
    </w:p>
    <w:p w14:paraId="4F874A22" w14:textId="77777777" w:rsidR="008D0C7D" w:rsidRDefault="008D0C7D" w:rsidP="00E01186">
      <w:pPr>
        <w:jc w:val="both"/>
        <w:rPr>
          <w:rFonts w:ascii="Georgia" w:hAnsi="Georgia"/>
          <w:sz w:val="20"/>
          <w:szCs w:val="20"/>
        </w:rPr>
      </w:pPr>
    </w:p>
    <w:p w14:paraId="1433D2C5" w14:textId="77777777" w:rsidR="001E6FC7" w:rsidRPr="00284FE4" w:rsidRDefault="001E6FC7" w:rsidP="00E01186">
      <w:pPr>
        <w:jc w:val="both"/>
        <w:rPr>
          <w:rFonts w:ascii="Georgia" w:hAnsi="Georgia"/>
          <w:sz w:val="20"/>
          <w:szCs w:val="20"/>
        </w:rPr>
      </w:pPr>
      <w:r w:rsidRPr="00284FE4">
        <w:rPr>
          <w:rFonts w:ascii="Georgia" w:hAnsi="Georgia"/>
          <w:sz w:val="20"/>
          <w:szCs w:val="20"/>
        </w:rPr>
        <w:t>Sehr geehrte Damen und Herren,</w:t>
      </w:r>
    </w:p>
    <w:p w14:paraId="5D8127B4" w14:textId="3EDD1323" w:rsidR="00F53193" w:rsidRDefault="00F53193" w:rsidP="00122D24">
      <w:pPr>
        <w:jc w:val="both"/>
        <w:rPr>
          <w:rFonts w:ascii="Georgia" w:hAnsi="Georgia"/>
          <w:sz w:val="20"/>
          <w:szCs w:val="20"/>
        </w:rPr>
      </w:pPr>
    </w:p>
    <w:p w14:paraId="1E5FFB79" w14:textId="1A5A6FF8" w:rsidR="00F53193" w:rsidRPr="00763831" w:rsidRDefault="00F53193" w:rsidP="00F53193">
      <w:pPr>
        <w:shd w:val="clear" w:color="auto" w:fill="FFFFFF"/>
        <w:rPr>
          <w:rFonts w:ascii="Georgia" w:eastAsia="Times New Roman" w:hAnsi="Georgia" w:cs="Arial"/>
          <w:color w:val="000000"/>
          <w:sz w:val="20"/>
          <w:szCs w:val="20"/>
          <w:lang w:eastAsia="de-DE"/>
        </w:rPr>
      </w:pPr>
      <w:r w:rsidRPr="00F53193">
        <w:rPr>
          <w:rFonts w:ascii="Georgia" w:eastAsia="Times New Roman" w:hAnsi="Georgia" w:cs="Arial"/>
          <w:color w:val="000000"/>
          <w:sz w:val="20"/>
          <w:szCs w:val="20"/>
          <w:lang w:eastAsia="de-DE"/>
        </w:rPr>
        <w:t xml:space="preserve">Wofür ich schon immer leidenschaftlich </w:t>
      </w:r>
      <w:r w:rsidR="009121F9" w:rsidRPr="00F53193">
        <w:rPr>
          <w:rFonts w:ascii="Georgia" w:eastAsia="Times New Roman" w:hAnsi="Georgia" w:cs="Arial"/>
          <w:color w:val="000000"/>
          <w:sz w:val="20"/>
          <w:szCs w:val="20"/>
          <w:lang w:eastAsia="de-DE"/>
        </w:rPr>
        <w:t>brenne,</w:t>
      </w:r>
      <w:r w:rsidRPr="00F53193">
        <w:rPr>
          <w:rFonts w:ascii="Georgia" w:eastAsia="Times New Roman" w:hAnsi="Georgia" w:cs="Arial"/>
          <w:color w:val="000000"/>
          <w:sz w:val="20"/>
          <w:szCs w:val="20"/>
          <w:lang w:eastAsia="de-DE"/>
        </w:rPr>
        <w:t xml:space="preserve"> sind unternehmerische Herausforderungen. Seit ich 13 Jahre alt bin, beschäftige ich mich mit Begeisterung mit </w:t>
      </w:r>
      <w:del w:id="2" w:author="David Döbele" w:date="2022-09-20T19:13:00Z">
        <w:r w:rsidRPr="00F53193" w:rsidDel="00F50B3D">
          <w:rPr>
            <w:rFonts w:ascii="Georgia" w:eastAsia="Times New Roman" w:hAnsi="Georgia" w:cs="Arial"/>
            <w:color w:val="000000"/>
            <w:sz w:val="20"/>
            <w:szCs w:val="20"/>
            <w:lang w:eastAsia="de-DE"/>
          </w:rPr>
          <w:delText xml:space="preserve">dem Thema </w:delText>
        </w:r>
        <w:r w:rsidR="009121F9" w:rsidRPr="00F53193" w:rsidDel="00F50B3D">
          <w:rPr>
            <w:rFonts w:ascii="Georgia" w:eastAsia="Times New Roman" w:hAnsi="Georgia" w:cs="Arial"/>
            <w:color w:val="000000"/>
            <w:sz w:val="20"/>
            <w:szCs w:val="20"/>
            <w:lang w:eastAsia="de-DE"/>
          </w:rPr>
          <w:delText>Unternehmen</w:delText>
        </w:r>
        <w:r w:rsidRPr="00F53193" w:rsidDel="00F50B3D">
          <w:rPr>
            <w:rFonts w:ascii="Georgia" w:eastAsia="Times New Roman" w:hAnsi="Georgia" w:cs="Arial"/>
            <w:color w:val="000000"/>
            <w:sz w:val="20"/>
            <w:szCs w:val="20"/>
            <w:lang w:eastAsia="de-DE"/>
          </w:rPr>
          <w:delText xml:space="preserve"> und Unternehmertum</w:delText>
        </w:r>
      </w:del>
      <w:ins w:id="3" w:author="David Döbele" w:date="2022-09-20T19:13:00Z">
        <w:r w:rsidR="00F50B3D">
          <w:rPr>
            <w:rFonts w:ascii="Georgia" w:eastAsia="Times New Roman" w:hAnsi="Georgia" w:cs="Arial"/>
            <w:color w:val="000000"/>
            <w:sz w:val="20"/>
            <w:szCs w:val="20"/>
            <w:lang w:eastAsia="de-DE"/>
          </w:rPr>
          <w:t>diesem Thema</w:t>
        </w:r>
      </w:ins>
      <w:r w:rsidRPr="00F53193">
        <w:rPr>
          <w:rFonts w:ascii="Georgia" w:eastAsia="Times New Roman" w:hAnsi="Georgia" w:cs="Arial"/>
          <w:color w:val="000000"/>
          <w:sz w:val="20"/>
          <w:szCs w:val="20"/>
          <w:lang w:eastAsia="de-DE"/>
        </w:rPr>
        <w:t xml:space="preserve"> und habe über endlose </w:t>
      </w:r>
      <w:r w:rsidR="009121F9" w:rsidRPr="00F53193">
        <w:rPr>
          <w:rFonts w:ascii="Georgia" w:eastAsia="Times New Roman" w:hAnsi="Georgia" w:cs="Arial"/>
          <w:color w:val="000000"/>
          <w:sz w:val="20"/>
          <w:szCs w:val="20"/>
          <w:lang w:eastAsia="de-DE"/>
        </w:rPr>
        <w:t>Bücher</w:t>
      </w:r>
      <w:r w:rsidRPr="00F53193">
        <w:rPr>
          <w:rFonts w:ascii="Georgia" w:eastAsia="Times New Roman" w:hAnsi="Georgia" w:cs="Arial"/>
          <w:color w:val="000000"/>
          <w:sz w:val="20"/>
          <w:szCs w:val="20"/>
          <w:lang w:eastAsia="de-DE"/>
        </w:rPr>
        <w:t xml:space="preserve">, </w:t>
      </w:r>
      <w:r w:rsidR="009121F9" w:rsidRPr="00F53193">
        <w:rPr>
          <w:rFonts w:ascii="Georgia" w:eastAsia="Times New Roman" w:hAnsi="Georgia" w:cs="Arial"/>
          <w:color w:val="000000"/>
          <w:sz w:val="20"/>
          <w:szCs w:val="20"/>
          <w:lang w:eastAsia="de-DE"/>
        </w:rPr>
        <w:t>Videos</w:t>
      </w:r>
      <w:r w:rsidRPr="00F53193">
        <w:rPr>
          <w:rFonts w:ascii="Georgia" w:eastAsia="Times New Roman" w:hAnsi="Georgia" w:cs="Arial"/>
          <w:color w:val="000000"/>
          <w:sz w:val="20"/>
          <w:szCs w:val="20"/>
          <w:lang w:eastAsia="de-DE"/>
        </w:rPr>
        <w:t xml:space="preserve">, </w:t>
      </w:r>
      <w:r w:rsidR="009121F9" w:rsidRPr="00F53193">
        <w:rPr>
          <w:rFonts w:ascii="Georgia" w:eastAsia="Times New Roman" w:hAnsi="Georgia" w:cs="Arial"/>
          <w:color w:val="000000"/>
          <w:sz w:val="20"/>
          <w:szCs w:val="20"/>
          <w:lang w:eastAsia="de-DE"/>
        </w:rPr>
        <w:t>Kurse</w:t>
      </w:r>
      <w:r w:rsidRPr="00F53193">
        <w:rPr>
          <w:rFonts w:ascii="Georgia" w:eastAsia="Times New Roman" w:hAnsi="Georgia" w:cs="Arial"/>
          <w:color w:val="000000"/>
          <w:sz w:val="20"/>
          <w:szCs w:val="20"/>
          <w:lang w:eastAsia="de-DE"/>
        </w:rPr>
        <w:t xml:space="preserve"> und eigene </w:t>
      </w:r>
      <w:r w:rsidR="009121F9" w:rsidRPr="00F53193">
        <w:rPr>
          <w:rFonts w:ascii="Georgia" w:eastAsia="Times New Roman" w:hAnsi="Georgia" w:cs="Arial"/>
          <w:color w:val="000000"/>
          <w:sz w:val="20"/>
          <w:szCs w:val="20"/>
          <w:lang w:eastAsia="de-DE"/>
        </w:rPr>
        <w:t>Projekte</w:t>
      </w:r>
      <w:r w:rsidRPr="00F53193">
        <w:rPr>
          <w:rFonts w:ascii="Georgia" w:eastAsia="Times New Roman" w:hAnsi="Georgia" w:cs="Arial"/>
          <w:color w:val="000000"/>
          <w:sz w:val="20"/>
          <w:szCs w:val="20"/>
          <w:lang w:eastAsia="de-DE"/>
        </w:rPr>
        <w:t xml:space="preserve"> meine </w:t>
      </w:r>
      <w:r w:rsidR="009121F9">
        <w:rPr>
          <w:rFonts w:ascii="Georgia" w:eastAsia="Times New Roman" w:hAnsi="Georgia" w:cs="Arial"/>
          <w:color w:val="000000"/>
          <w:sz w:val="20"/>
          <w:szCs w:val="20"/>
          <w:lang w:eastAsia="de-DE"/>
        </w:rPr>
        <w:t>Li</w:t>
      </w:r>
      <w:r w:rsidRPr="00F53193">
        <w:rPr>
          <w:rFonts w:ascii="Georgia" w:eastAsia="Times New Roman" w:hAnsi="Georgia" w:cs="Arial"/>
          <w:color w:val="000000"/>
          <w:sz w:val="20"/>
          <w:szCs w:val="20"/>
          <w:lang w:eastAsia="de-DE"/>
        </w:rPr>
        <w:t xml:space="preserve">ebe für </w:t>
      </w:r>
      <w:del w:id="4" w:author="David Döbele" w:date="2022-09-20T19:13:00Z">
        <w:r w:rsidRPr="00F53193" w:rsidDel="00F50B3D">
          <w:rPr>
            <w:rFonts w:ascii="Georgia" w:eastAsia="Times New Roman" w:hAnsi="Georgia" w:cs="Arial"/>
            <w:color w:val="000000"/>
            <w:sz w:val="20"/>
            <w:szCs w:val="20"/>
            <w:lang w:eastAsia="de-DE"/>
          </w:rPr>
          <w:delText xml:space="preserve">die </w:delText>
        </w:r>
        <w:r w:rsidR="009121F9" w:rsidRPr="00F53193" w:rsidDel="00F50B3D">
          <w:rPr>
            <w:rFonts w:ascii="Georgia" w:eastAsia="Times New Roman" w:hAnsi="Georgia" w:cs="Arial"/>
            <w:color w:val="000000"/>
            <w:sz w:val="20"/>
            <w:szCs w:val="20"/>
            <w:lang w:eastAsia="de-DE"/>
          </w:rPr>
          <w:delText>Thematik</w:delText>
        </w:r>
      </w:del>
      <w:ins w:id="5" w:author="David Döbele" w:date="2022-09-20T19:13:00Z">
        <w:r w:rsidR="00F50B3D">
          <w:rPr>
            <w:rFonts w:ascii="Georgia" w:eastAsia="Times New Roman" w:hAnsi="Georgia" w:cs="Arial"/>
            <w:color w:val="000000"/>
            <w:sz w:val="20"/>
            <w:szCs w:val="20"/>
            <w:lang w:eastAsia="de-DE"/>
          </w:rPr>
          <w:t>das Unternehmertum</w:t>
        </w:r>
      </w:ins>
      <w:r w:rsidRPr="00F53193">
        <w:rPr>
          <w:rFonts w:ascii="Georgia" w:eastAsia="Times New Roman" w:hAnsi="Georgia" w:cs="Arial"/>
          <w:color w:val="000000"/>
          <w:sz w:val="20"/>
          <w:szCs w:val="20"/>
          <w:lang w:eastAsia="de-DE"/>
        </w:rPr>
        <w:t xml:space="preserve"> immer weiter ausgebaut. Dabei ist mir mit der Zeit klar geworden, was genau mir </w:t>
      </w:r>
      <w:ins w:id="6" w:author="David Döbele" w:date="2022-09-20T19:13:00Z">
        <w:r w:rsidR="00F50B3D">
          <w:rPr>
            <w:rFonts w:ascii="Georgia" w:eastAsia="Times New Roman" w:hAnsi="Georgia" w:cs="Arial"/>
            <w:color w:val="000000"/>
            <w:sz w:val="20"/>
            <w:szCs w:val="20"/>
            <w:lang w:eastAsia="de-DE"/>
          </w:rPr>
          <w:t xml:space="preserve">daran </w:t>
        </w:r>
      </w:ins>
      <w:r w:rsidRPr="00F53193">
        <w:rPr>
          <w:rFonts w:ascii="Georgia" w:eastAsia="Times New Roman" w:hAnsi="Georgia" w:cs="Arial"/>
          <w:color w:val="000000"/>
          <w:sz w:val="20"/>
          <w:szCs w:val="20"/>
          <w:lang w:eastAsia="de-DE"/>
        </w:rPr>
        <w:t xml:space="preserve">wirklich </w:t>
      </w:r>
      <w:del w:id="7" w:author="David Döbele" w:date="2022-09-20T19:13:00Z">
        <w:r w:rsidRPr="00F53193" w:rsidDel="00F50B3D">
          <w:rPr>
            <w:rFonts w:ascii="Georgia" w:eastAsia="Times New Roman" w:hAnsi="Georgia" w:cs="Arial"/>
            <w:color w:val="000000"/>
            <w:sz w:val="20"/>
            <w:szCs w:val="20"/>
            <w:lang w:eastAsia="de-DE"/>
          </w:rPr>
          <w:delText xml:space="preserve">an dem Thema </w:delText>
        </w:r>
      </w:del>
      <w:r w:rsidRPr="00F53193">
        <w:rPr>
          <w:rFonts w:ascii="Georgia" w:eastAsia="Times New Roman" w:hAnsi="Georgia" w:cs="Arial"/>
          <w:color w:val="000000"/>
          <w:sz w:val="20"/>
          <w:szCs w:val="20"/>
          <w:lang w:eastAsia="de-DE"/>
        </w:rPr>
        <w:t xml:space="preserve">so Spaß macht: Die tiefe Auseinandersetzung mit einer Thematik, das Erkennen von Verbesserungspotentialen und das Erarbeiten von Lösungen, die das Unternehmen immens und nachhaltig weiterbringen. In der </w:t>
      </w:r>
      <w:del w:id="8" w:author="David Döbele" w:date="2022-09-20T19:14:00Z">
        <w:r w:rsidRPr="00F53193" w:rsidDel="00F50B3D">
          <w:rPr>
            <w:rFonts w:ascii="Georgia" w:eastAsia="Times New Roman" w:hAnsi="Georgia" w:cs="Arial"/>
            <w:color w:val="000000"/>
            <w:sz w:val="20"/>
            <w:szCs w:val="20"/>
            <w:lang w:eastAsia="de-DE"/>
          </w:rPr>
          <w:delText xml:space="preserve">Strategieberatung </w:delText>
        </w:r>
      </w:del>
      <w:ins w:id="9" w:author="David Döbele" w:date="2022-09-20T19:14:00Z">
        <w:r w:rsidR="00F50B3D">
          <w:rPr>
            <w:rFonts w:ascii="Georgia" w:eastAsia="Times New Roman" w:hAnsi="Georgia" w:cs="Arial"/>
            <w:color w:val="000000"/>
            <w:sz w:val="20"/>
            <w:szCs w:val="20"/>
            <w:lang w:eastAsia="de-DE"/>
          </w:rPr>
          <w:t>Unternehmens</w:t>
        </w:r>
        <w:r w:rsidR="00F50B3D" w:rsidRPr="00F53193">
          <w:rPr>
            <w:rFonts w:ascii="Georgia" w:eastAsia="Times New Roman" w:hAnsi="Georgia" w:cs="Arial"/>
            <w:color w:val="000000"/>
            <w:sz w:val="20"/>
            <w:szCs w:val="20"/>
            <w:lang w:eastAsia="de-DE"/>
          </w:rPr>
          <w:t xml:space="preserve">beratung </w:t>
        </w:r>
      </w:ins>
      <w:r w:rsidRPr="00F53193">
        <w:rPr>
          <w:rFonts w:ascii="Georgia" w:eastAsia="Times New Roman" w:hAnsi="Georgia" w:cs="Arial"/>
          <w:color w:val="000000"/>
          <w:sz w:val="20"/>
          <w:szCs w:val="20"/>
          <w:lang w:eastAsia="de-DE"/>
        </w:rPr>
        <w:t xml:space="preserve">glaube ich hiermit im Großen und Ganzen meine Hauptbeschäftigung zu haben, weshalb in </w:t>
      </w:r>
      <w:r w:rsidRPr="00763831">
        <w:rPr>
          <w:rFonts w:ascii="Georgia" w:eastAsia="Times New Roman" w:hAnsi="Georgia" w:cs="Arial"/>
          <w:color w:val="000000"/>
          <w:sz w:val="20"/>
          <w:szCs w:val="20"/>
          <w:lang w:eastAsia="de-DE"/>
        </w:rPr>
        <w:t xml:space="preserve">unbedingt </w:t>
      </w:r>
      <w:r w:rsidRPr="00F53193">
        <w:rPr>
          <w:rFonts w:ascii="Georgia" w:eastAsia="Times New Roman" w:hAnsi="Georgia" w:cs="Arial"/>
          <w:color w:val="000000"/>
          <w:sz w:val="20"/>
          <w:szCs w:val="20"/>
          <w:lang w:eastAsia="de-DE"/>
        </w:rPr>
        <w:t>in diese</w:t>
      </w:r>
      <w:ins w:id="10" w:author="David Döbele" w:date="2022-09-20T19:14:00Z">
        <w:r w:rsidR="00F50B3D">
          <w:rPr>
            <w:rFonts w:ascii="Georgia" w:eastAsia="Times New Roman" w:hAnsi="Georgia" w:cs="Arial"/>
            <w:color w:val="000000"/>
            <w:sz w:val="20"/>
            <w:szCs w:val="20"/>
            <w:lang w:eastAsia="de-DE"/>
          </w:rPr>
          <w:t xml:space="preserve">r </w:t>
        </w:r>
      </w:ins>
      <w:del w:id="11" w:author="David Döbele" w:date="2022-09-20T19:14:00Z">
        <w:r w:rsidRPr="00F53193" w:rsidDel="00F50B3D">
          <w:rPr>
            <w:rFonts w:ascii="Georgia" w:eastAsia="Times New Roman" w:hAnsi="Georgia" w:cs="Arial"/>
            <w:color w:val="000000"/>
            <w:sz w:val="20"/>
            <w:szCs w:val="20"/>
            <w:lang w:eastAsia="de-DE"/>
          </w:rPr>
          <w:delText xml:space="preserve"> </w:delText>
        </w:r>
      </w:del>
      <w:r w:rsidRPr="00F53193">
        <w:rPr>
          <w:rFonts w:ascii="Georgia" w:eastAsia="Times New Roman" w:hAnsi="Georgia" w:cs="Arial"/>
          <w:color w:val="000000"/>
          <w:sz w:val="20"/>
          <w:szCs w:val="20"/>
          <w:lang w:eastAsia="de-DE"/>
        </w:rPr>
        <w:t>Branche einsteigen</w:t>
      </w:r>
      <w:r w:rsidRPr="00763831">
        <w:rPr>
          <w:rFonts w:ascii="Georgia" w:eastAsia="Times New Roman" w:hAnsi="Georgia" w:cs="Arial"/>
          <w:color w:val="000000"/>
          <w:sz w:val="20"/>
          <w:szCs w:val="20"/>
          <w:lang w:eastAsia="de-DE"/>
        </w:rPr>
        <w:t xml:space="preserve"> möchte</w:t>
      </w:r>
      <w:r w:rsidRPr="00F53193">
        <w:rPr>
          <w:rFonts w:ascii="Georgia" w:eastAsia="Times New Roman" w:hAnsi="Georgia" w:cs="Arial"/>
          <w:color w:val="000000"/>
          <w:sz w:val="20"/>
          <w:szCs w:val="20"/>
          <w:lang w:eastAsia="de-DE"/>
        </w:rPr>
        <w:t>. Dazu kommt noch die ständige Auseinandersetzung mit neuen Thematiken, neuen Menschen und neuen Umfeldern, worin in absolut aufgehe. Deswegen würde ich sehr gerne ein 8- bis 12-wöchiges Praktikum startend am 05.03.2023 bei Ihnen absolvieren.</w:t>
      </w:r>
    </w:p>
    <w:p w14:paraId="4BB6F4DB" w14:textId="77777777" w:rsidR="00F53193" w:rsidRPr="00F53193" w:rsidRDefault="00F53193" w:rsidP="00F53193">
      <w:pPr>
        <w:shd w:val="clear" w:color="auto" w:fill="FFFFFF"/>
        <w:rPr>
          <w:rFonts w:ascii="Georgia" w:eastAsia="Times New Roman" w:hAnsi="Georgia" w:cs="Arial"/>
          <w:color w:val="000000"/>
          <w:sz w:val="20"/>
          <w:szCs w:val="20"/>
          <w:lang w:eastAsia="de-DE"/>
        </w:rPr>
      </w:pPr>
    </w:p>
    <w:p w14:paraId="633F099A" w14:textId="1D9E5F28" w:rsidR="00F53193" w:rsidRPr="00F53193" w:rsidDel="00F50B3D" w:rsidRDefault="00F53193" w:rsidP="00F53193">
      <w:pPr>
        <w:shd w:val="clear" w:color="auto" w:fill="FFFFFF"/>
        <w:rPr>
          <w:del w:id="12" w:author="David Döbele" w:date="2022-09-20T19:15:00Z"/>
          <w:rFonts w:ascii="Georgia" w:eastAsia="Times New Roman" w:hAnsi="Georgia" w:cs="Arial"/>
          <w:color w:val="000000"/>
          <w:sz w:val="20"/>
          <w:szCs w:val="20"/>
          <w:lang w:eastAsia="de-DE"/>
        </w:rPr>
      </w:pPr>
      <w:r w:rsidRPr="00F53193">
        <w:rPr>
          <w:rFonts w:ascii="Georgia" w:eastAsia="Times New Roman" w:hAnsi="Georgia" w:cs="Arial"/>
          <w:color w:val="000000"/>
          <w:sz w:val="20"/>
          <w:szCs w:val="20"/>
          <w:lang w:eastAsia="de-DE"/>
        </w:rPr>
        <w:t xml:space="preserve">In der elften Klasse habe ich ein Auslandsjahr in Indien verbracht, wobei ich mich mit der neuen Kultur tief auseinandersetzen durfte, meine Englischkenntnisse perfektionieren konnte und meine </w:t>
      </w:r>
      <w:r w:rsidR="009121F9" w:rsidRPr="00F53193">
        <w:rPr>
          <w:rFonts w:ascii="Georgia" w:eastAsia="Times New Roman" w:hAnsi="Georgia" w:cs="Arial"/>
          <w:color w:val="000000"/>
          <w:sz w:val="20"/>
          <w:szCs w:val="20"/>
          <w:lang w:eastAsia="de-DE"/>
        </w:rPr>
        <w:t>Fähigkeit</w:t>
      </w:r>
      <w:r w:rsidRPr="00F53193">
        <w:rPr>
          <w:rFonts w:ascii="Georgia" w:eastAsia="Times New Roman" w:hAnsi="Georgia" w:cs="Arial"/>
          <w:color w:val="000000"/>
          <w:sz w:val="20"/>
          <w:szCs w:val="20"/>
          <w:lang w:eastAsia="de-DE"/>
        </w:rPr>
        <w:t xml:space="preserve"> ausgeprägt </w:t>
      </w:r>
      <w:del w:id="13" w:author="David Döbele" w:date="2022-09-20T19:18:00Z">
        <w:r w:rsidRPr="00F53193" w:rsidDel="00A66666">
          <w:rPr>
            <w:rFonts w:ascii="Georgia" w:eastAsia="Times New Roman" w:hAnsi="Georgia" w:cs="Arial"/>
            <w:color w:val="000000"/>
            <w:sz w:val="20"/>
            <w:szCs w:val="20"/>
            <w:lang w:eastAsia="de-DE"/>
          </w:rPr>
          <w:delText>habe mich</w:delText>
        </w:r>
      </w:del>
      <w:ins w:id="14" w:author="David Döbele" w:date="2022-09-20T19:18:00Z">
        <w:r w:rsidR="00A66666" w:rsidRPr="00F53193">
          <w:rPr>
            <w:rFonts w:ascii="Georgia" w:eastAsia="Times New Roman" w:hAnsi="Georgia" w:cs="Arial"/>
            <w:color w:val="000000"/>
            <w:sz w:val="20"/>
            <w:szCs w:val="20"/>
            <w:lang w:eastAsia="de-DE"/>
          </w:rPr>
          <w:t>habe, mich</w:t>
        </w:r>
      </w:ins>
      <w:r w:rsidRPr="00F53193">
        <w:rPr>
          <w:rFonts w:ascii="Georgia" w:eastAsia="Times New Roman" w:hAnsi="Georgia" w:cs="Arial"/>
          <w:color w:val="000000"/>
          <w:sz w:val="20"/>
          <w:szCs w:val="20"/>
          <w:lang w:eastAsia="de-DE"/>
        </w:rPr>
        <w:t xml:space="preserve"> in neuen </w:t>
      </w:r>
      <w:r w:rsidR="009121F9" w:rsidRPr="00F53193">
        <w:rPr>
          <w:rFonts w:ascii="Georgia" w:eastAsia="Times New Roman" w:hAnsi="Georgia" w:cs="Arial"/>
          <w:color w:val="000000"/>
          <w:sz w:val="20"/>
          <w:szCs w:val="20"/>
          <w:lang w:eastAsia="de-DE"/>
        </w:rPr>
        <w:t>Umgebungen</w:t>
      </w:r>
      <w:r w:rsidRPr="00F53193">
        <w:rPr>
          <w:rFonts w:ascii="Georgia" w:eastAsia="Times New Roman" w:hAnsi="Georgia" w:cs="Arial"/>
          <w:color w:val="000000"/>
          <w:sz w:val="20"/>
          <w:szCs w:val="20"/>
          <w:lang w:eastAsia="de-DE"/>
        </w:rPr>
        <w:t xml:space="preserve"> </w:t>
      </w:r>
      <w:r w:rsidR="009121F9" w:rsidRPr="00F53193">
        <w:rPr>
          <w:rFonts w:ascii="Georgia" w:eastAsia="Times New Roman" w:hAnsi="Georgia" w:cs="Arial"/>
          <w:color w:val="000000"/>
          <w:sz w:val="20"/>
          <w:szCs w:val="20"/>
          <w:lang w:eastAsia="de-DE"/>
        </w:rPr>
        <w:t>zurechtzufinden</w:t>
      </w:r>
      <w:r w:rsidRPr="00F53193">
        <w:rPr>
          <w:rFonts w:ascii="Georgia" w:eastAsia="Times New Roman" w:hAnsi="Georgia" w:cs="Arial"/>
          <w:color w:val="000000"/>
          <w:sz w:val="20"/>
          <w:szCs w:val="20"/>
          <w:lang w:eastAsia="de-DE"/>
        </w:rPr>
        <w:t xml:space="preserve"> und anzupassen. Zudem habe ich hierbei die Liebe für die Konfrontation mit anderen Denkweisen und Herangehensweisen für mich entdeckt, immer mit der Motivation, aus allen möglichen Inputs logisch und rational zur besten Entscheidung bzw. Lösung zu finden. </w:t>
      </w:r>
    </w:p>
    <w:p w14:paraId="2ACA092B" w14:textId="77777777" w:rsidR="00F50B3D" w:rsidRDefault="00F53193" w:rsidP="00F53193">
      <w:pPr>
        <w:shd w:val="clear" w:color="auto" w:fill="FFFFFF"/>
        <w:rPr>
          <w:ins w:id="15" w:author="David Döbele" w:date="2022-09-20T19:16:00Z"/>
          <w:rFonts w:ascii="Georgia" w:eastAsia="Times New Roman" w:hAnsi="Georgia" w:cs="Arial"/>
          <w:color w:val="000000"/>
          <w:sz w:val="20"/>
          <w:szCs w:val="20"/>
          <w:lang w:eastAsia="de-DE"/>
        </w:rPr>
      </w:pPr>
      <w:r w:rsidRPr="00F53193">
        <w:rPr>
          <w:rFonts w:ascii="Georgia" w:eastAsia="Times New Roman" w:hAnsi="Georgia" w:cs="Arial"/>
          <w:color w:val="000000"/>
          <w:sz w:val="20"/>
          <w:szCs w:val="20"/>
          <w:lang w:eastAsia="de-DE"/>
        </w:rPr>
        <w:t xml:space="preserve">Zum Ende meines Gap </w:t>
      </w:r>
      <w:proofErr w:type="spellStart"/>
      <w:r w:rsidRPr="00F53193">
        <w:rPr>
          <w:rFonts w:ascii="Georgia" w:eastAsia="Times New Roman" w:hAnsi="Georgia" w:cs="Arial"/>
          <w:color w:val="000000"/>
          <w:sz w:val="20"/>
          <w:szCs w:val="20"/>
          <w:lang w:eastAsia="de-DE"/>
        </w:rPr>
        <w:t>Years</w:t>
      </w:r>
      <w:proofErr w:type="spellEnd"/>
      <w:r w:rsidRPr="00F53193">
        <w:rPr>
          <w:rFonts w:ascii="Georgia" w:eastAsia="Times New Roman" w:hAnsi="Georgia" w:cs="Arial"/>
          <w:color w:val="000000"/>
          <w:sz w:val="20"/>
          <w:szCs w:val="20"/>
          <w:lang w:eastAsia="de-DE"/>
        </w:rPr>
        <w:t xml:space="preserve"> nach dem Abitur </w:t>
      </w:r>
      <w:del w:id="16" w:author="David Döbele" w:date="2022-09-20T19:15:00Z">
        <w:r w:rsidRPr="00F53193" w:rsidDel="00F50B3D">
          <w:rPr>
            <w:rFonts w:ascii="Georgia" w:eastAsia="Times New Roman" w:hAnsi="Georgia" w:cs="Arial"/>
            <w:color w:val="000000"/>
            <w:sz w:val="20"/>
            <w:szCs w:val="20"/>
            <w:lang w:eastAsia="de-DE"/>
          </w:rPr>
          <w:delText xml:space="preserve">habe </w:delText>
        </w:r>
      </w:del>
      <w:ins w:id="17" w:author="David Döbele" w:date="2022-09-20T19:15:00Z">
        <w:r w:rsidR="00F50B3D">
          <w:rPr>
            <w:rFonts w:ascii="Georgia" w:eastAsia="Times New Roman" w:hAnsi="Georgia" w:cs="Arial"/>
            <w:color w:val="000000"/>
            <w:sz w:val="20"/>
            <w:szCs w:val="20"/>
            <w:lang w:eastAsia="de-DE"/>
          </w:rPr>
          <w:t>fing</w:t>
        </w:r>
        <w:r w:rsidR="00F50B3D" w:rsidRPr="00F53193">
          <w:rPr>
            <w:rFonts w:ascii="Georgia" w:eastAsia="Times New Roman" w:hAnsi="Georgia" w:cs="Arial"/>
            <w:color w:val="000000"/>
            <w:sz w:val="20"/>
            <w:szCs w:val="20"/>
            <w:lang w:eastAsia="de-DE"/>
          </w:rPr>
          <w:t xml:space="preserve"> </w:t>
        </w:r>
      </w:ins>
      <w:r w:rsidRPr="00F53193">
        <w:rPr>
          <w:rFonts w:ascii="Georgia" w:eastAsia="Times New Roman" w:hAnsi="Georgia" w:cs="Arial"/>
          <w:color w:val="000000"/>
          <w:sz w:val="20"/>
          <w:szCs w:val="20"/>
          <w:lang w:eastAsia="de-DE"/>
        </w:rPr>
        <w:t xml:space="preserve">ich im Mai 2022 ein Praktikum bei der </w:t>
      </w:r>
      <w:r w:rsidR="009121F9" w:rsidRPr="00F53193">
        <w:rPr>
          <w:rFonts w:ascii="Georgia" w:eastAsia="Times New Roman" w:hAnsi="Georgia" w:cs="Arial"/>
          <w:color w:val="000000"/>
          <w:sz w:val="20"/>
          <w:szCs w:val="20"/>
          <w:lang w:eastAsia="de-DE"/>
        </w:rPr>
        <w:t>Management</w:t>
      </w:r>
      <w:r w:rsidR="009121F9">
        <w:rPr>
          <w:rFonts w:ascii="Georgia" w:eastAsia="Times New Roman" w:hAnsi="Georgia" w:cs="Arial"/>
          <w:color w:val="000000"/>
          <w:sz w:val="20"/>
          <w:szCs w:val="20"/>
          <w:lang w:eastAsia="de-DE"/>
        </w:rPr>
        <w:t xml:space="preserve">- </w:t>
      </w:r>
      <w:r w:rsidRPr="00F53193">
        <w:rPr>
          <w:rFonts w:ascii="Georgia" w:eastAsia="Times New Roman" w:hAnsi="Georgia" w:cs="Arial"/>
          <w:color w:val="000000"/>
          <w:sz w:val="20"/>
          <w:szCs w:val="20"/>
          <w:lang w:eastAsia="de-DE"/>
        </w:rPr>
        <w:t xml:space="preserve">und </w:t>
      </w:r>
      <w:r w:rsidR="00CC072B">
        <w:rPr>
          <w:rFonts w:ascii="Georgia" w:eastAsia="Times New Roman" w:hAnsi="Georgia" w:cs="Arial"/>
          <w:color w:val="000000"/>
          <w:sz w:val="20"/>
          <w:szCs w:val="20"/>
          <w:lang w:eastAsia="de-DE"/>
        </w:rPr>
        <w:t>IT-Be</w:t>
      </w:r>
      <w:r w:rsidRPr="00F53193">
        <w:rPr>
          <w:rFonts w:ascii="Georgia" w:eastAsia="Times New Roman" w:hAnsi="Georgia" w:cs="Arial"/>
          <w:color w:val="000000"/>
          <w:sz w:val="20"/>
          <w:szCs w:val="20"/>
          <w:lang w:eastAsia="de-DE"/>
        </w:rPr>
        <w:t xml:space="preserve">ratung </w:t>
      </w:r>
      <w:r w:rsidR="00CC072B">
        <w:rPr>
          <w:rFonts w:ascii="Georgia" w:eastAsia="Times New Roman" w:hAnsi="Georgia" w:cs="Arial"/>
          <w:color w:val="000000"/>
          <w:sz w:val="20"/>
          <w:szCs w:val="20"/>
          <w:lang w:eastAsia="de-DE"/>
        </w:rPr>
        <w:t>S</w:t>
      </w:r>
      <w:r w:rsidRPr="00F53193">
        <w:rPr>
          <w:rFonts w:ascii="Georgia" w:eastAsia="Times New Roman" w:hAnsi="Georgia" w:cs="Arial"/>
          <w:color w:val="000000"/>
          <w:sz w:val="20"/>
          <w:szCs w:val="20"/>
          <w:lang w:eastAsia="de-DE"/>
        </w:rPr>
        <w:t xml:space="preserve">opra </w:t>
      </w:r>
      <w:r w:rsidR="00CC072B" w:rsidRPr="00F53193">
        <w:rPr>
          <w:rFonts w:ascii="Georgia" w:eastAsia="Times New Roman" w:hAnsi="Georgia" w:cs="Arial"/>
          <w:color w:val="000000"/>
          <w:sz w:val="20"/>
          <w:szCs w:val="20"/>
          <w:lang w:eastAsia="de-DE"/>
        </w:rPr>
        <w:t>Steria</w:t>
      </w:r>
      <w:r w:rsidRPr="00F53193">
        <w:rPr>
          <w:rFonts w:ascii="Georgia" w:eastAsia="Times New Roman" w:hAnsi="Georgia" w:cs="Arial"/>
          <w:color w:val="000000"/>
          <w:sz w:val="20"/>
          <w:szCs w:val="20"/>
          <w:lang w:eastAsia="de-DE"/>
        </w:rPr>
        <w:t xml:space="preserve"> </w:t>
      </w:r>
      <w:del w:id="18" w:author="David Döbele" w:date="2022-09-20T19:15:00Z">
        <w:r w:rsidRPr="00F53193" w:rsidDel="00F50B3D">
          <w:rPr>
            <w:rFonts w:ascii="Georgia" w:eastAsia="Times New Roman" w:hAnsi="Georgia" w:cs="Arial"/>
            <w:color w:val="000000"/>
            <w:sz w:val="20"/>
            <w:szCs w:val="20"/>
            <w:lang w:eastAsia="de-DE"/>
          </w:rPr>
          <w:delText>angefangen</w:delText>
        </w:r>
      </w:del>
      <w:ins w:id="19" w:author="David Döbele" w:date="2022-09-20T19:15:00Z">
        <w:r w:rsidR="00F50B3D">
          <w:rPr>
            <w:rFonts w:ascii="Georgia" w:eastAsia="Times New Roman" w:hAnsi="Georgia" w:cs="Arial"/>
            <w:color w:val="000000"/>
            <w:sz w:val="20"/>
            <w:szCs w:val="20"/>
            <w:lang w:eastAsia="de-DE"/>
          </w:rPr>
          <w:t>an</w:t>
        </w:r>
      </w:ins>
      <w:r w:rsidRPr="00F53193">
        <w:rPr>
          <w:rFonts w:ascii="Georgia" w:eastAsia="Times New Roman" w:hAnsi="Georgia" w:cs="Arial"/>
          <w:color w:val="000000"/>
          <w:sz w:val="20"/>
          <w:szCs w:val="20"/>
          <w:lang w:eastAsia="de-DE"/>
        </w:rPr>
        <w:t xml:space="preserve">. Dieser Schritt war für mich ideal, da ich dadurch endlich einen ersten Einblick in die </w:t>
      </w:r>
      <w:r w:rsidR="00CC072B" w:rsidRPr="00F53193">
        <w:rPr>
          <w:rFonts w:ascii="Georgia" w:eastAsia="Times New Roman" w:hAnsi="Georgia" w:cs="Arial"/>
          <w:color w:val="000000"/>
          <w:sz w:val="20"/>
          <w:szCs w:val="20"/>
          <w:lang w:eastAsia="de-DE"/>
        </w:rPr>
        <w:t>Unternehmensberatung</w:t>
      </w:r>
      <w:r w:rsidRPr="00F53193">
        <w:rPr>
          <w:rFonts w:ascii="Georgia" w:eastAsia="Times New Roman" w:hAnsi="Georgia" w:cs="Arial"/>
          <w:color w:val="000000"/>
          <w:sz w:val="20"/>
          <w:szCs w:val="20"/>
          <w:lang w:eastAsia="de-DE"/>
        </w:rPr>
        <w:t xml:space="preserve"> hatte, sowie die inneren Strukturen und Prozesse eines Unternehmens kennenlernen </w:t>
      </w:r>
      <w:proofErr w:type="gramStart"/>
      <w:r w:rsidRPr="00F53193">
        <w:rPr>
          <w:rFonts w:ascii="Georgia" w:eastAsia="Times New Roman" w:hAnsi="Georgia" w:cs="Arial"/>
          <w:color w:val="000000"/>
          <w:sz w:val="20"/>
          <w:szCs w:val="20"/>
          <w:lang w:eastAsia="de-DE"/>
        </w:rPr>
        <w:t>durfte</w:t>
      </w:r>
      <w:proofErr w:type="gramEnd"/>
      <w:r w:rsidRPr="00F53193">
        <w:rPr>
          <w:rFonts w:ascii="Georgia" w:eastAsia="Times New Roman" w:hAnsi="Georgia" w:cs="Arial"/>
          <w:color w:val="000000"/>
          <w:sz w:val="20"/>
          <w:szCs w:val="20"/>
          <w:lang w:eastAsia="de-DE"/>
        </w:rPr>
        <w:t xml:space="preserve">. Hierbei hat mir besonders gut gefallen, </w:t>
      </w:r>
      <w:r w:rsidRPr="00763831">
        <w:rPr>
          <w:rFonts w:ascii="Georgia" w:eastAsia="Times New Roman" w:hAnsi="Georgia" w:cs="Arial"/>
          <w:color w:val="000000"/>
          <w:sz w:val="20"/>
          <w:szCs w:val="20"/>
          <w:lang w:eastAsia="de-DE"/>
        </w:rPr>
        <w:t xml:space="preserve">erste </w:t>
      </w:r>
      <w:r w:rsidRPr="00F53193">
        <w:rPr>
          <w:rFonts w:ascii="Georgia" w:eastAsia="Times New Roman" w:hAnsi="Georgia" w:cs="Arial"/>
          <w:color w:val="000000"/>
          <w:sz w:val="20"/>
          <w:szCs w:val="20"/>
          <w:lang w:eastAsia="de-DE"/>
        </w:rPr>
        <w:t>Verantwortung für kleinere Abschnitte</w:t>
      </w:r>
      <w:r w:rsidR="00CC072B">
        <w:rPr>
          <w:rFonts w:ascii="Georgia" w:eastAsia="Times New Roman" w:hAnsi="Georgia" w:cs="Arial"/>
          <w:color w:val="000000"/>
          <w:sz w:val="20"/>
          <w:szCs w:val="20"/>
          <w:lang w:eastAsia="de-DE"/>
        </w:rPr>
        <w:t xml:space="preserve"> zu</w:t>
      </w:r>
      <w:r w:rsidRPr="00F53193">
        <w:rPr>
          <w:rFonts w:ascii="Georgia" w:eastAsia="Times New Roman" w:hAnsi="Georgia" w:cs="Arial"/>
          <w:color w:val="000000"/>
          <w:sz w:val="20"/>
          <w:szCs w:val="20"/>
          <w:lang w:eastAsia="de-DE"/>
        </w:rPr>
        <w:t xml:space="preserve"> </w:t>
      </w:r>
      <w:r w:rsidR="00CC072B" w:rsidRPr="00763831">
        <w:rPr>
          <w:rFonts w:ascii="Georgia" w:eastAsia="Times New Roman" w:hAnsi="Georgia" w:cs="Arial"/>
          <w:color w:val="000000"/>
          <w:sz w:val="20"/>
          <w:szCs w:val="20"/>
          <w:lang w:eastAsia="de-DE"/>
        </w:rPr>
        <w:t>übernehmen</w:t>
      </w:r>
      <w:r w:rsidRPr="00763831">
        <w:rPr>
          <w:rFonts w:ascii="Georgia" w:eastAsia="Times New Roman" w:hAnsi="Georgia" w:cs="Arial"/>
          <w:color w:val="000000"/>
          <w:sz w:val="20"/>
          <w:szCs w:val="20"/>
          <w:lang w:eastAsia="de-DE"/>
        </w:rPr>
        <w:t xml:space="preserve"> </w:t>
      </w:r>
      <w:r w:rsidRPr="00F53193">
        <w:rPr>
          <w:rFonts w:ascii="Georgia" w:eastAsia="Times New Roman" w:hAnsi="Georgia" w:cs="Arial"/>
          <w:color w:val="000000"/>
          <w:sz w:val="20"/>
          <w:szCs w:val="20"/>
          <w:lang w:eastAsia="de-DE"/>
        </w:rPr>
        <w:t xml:space="preserve">und bei vorhandenen Prozessen effizientere Lösungen herauszuarbeiten. Diese </w:t>
      </w:r>
      <w:r w:rsidR="00CC072B">
        <w:rPr>
          <w:rFonts w:ascii="Georgia" w:eastAsia="Times New Roman" w:hAnsi="Georgia" w:cs="Arial"/>
          <w:color w:val="000000"/>
          <w:sz w:val="20"/>
          <w:szCs w:val="20"/>
          <w:lang w:eastAsia="de-DE"/>
        </w:rPr>
        <w:t>P</w:t>
      </w:r>
      <w:r w:rsidRPr="00F53193">
        <w:rPr>
          <w:rFonts w:ascii="Georgia" w:eastAsia="Times New Roman" w:hAnsi="Georgia" w:cs="Arial"/>
          <w:color w:val="000000"/>
          <w:sz w:val="20"/>
          <w:szCs w:val="20"/>
          <w:lang w:eastAsia="de-DE"/>
        </w:rPr>
        <w:t xml:space="preserve">raktikumsstelle </w:t>
      </w:r>
      <w:r w:rsidRPr="00763831">
        <w:rPr>
          <w:rFonts w:ascii="Georgia" w:eastAsia="Times New Roman" w:hAnsi="Georgia" w:cs="Arial"/>
          <w:color w:val="000000"/>
          <w:sz w:val="20"/>
          <w:szCs w:val="20"/>
          <w:lang w:eastAsia="de-DE"/>
        </w:rPr>
        <w:t>kann</w:t>
      </w:r>
      <w:r w:rsidRPr="00F53193">
        <w:rPr>
          <w:rFonts w:ascii="Georgia" w:eastAsia="Times New Roman" w:hAnsi="Georgia" w:cs="Arial"/>
          <w:color w:val="000000"/>
          <w:sz w:val="20"/>
          <w:szCs w:val="20"/>
          <w:lang w:eastAsia="de-DE"/>
        </w:rPr>
        <w:t xml:space="preserve"> ich jetzt </w:t>
      </w:r>
      <w:r w:rsidRPr="00763831">
        <w:rPr>
          <w:rFonts w:ascii="Georgia" w:eastAsia="Times New Roman" w:hAnsi="Georgia" w:cs="Arial"/>
          <w:color w:val="000000"/>
          <w:sz w:val="20"/>
          <w:szCs w:val="20"/>
          <w:lang w:eastAsia="de-DE"/>
        </w:rPr>
        <w:t>als</w:t>
      </w:r>
      <w:r w:rsidRPr="00F53193">
        <w:rPr>
          <w:rFonts w:ascii="Georgia" w:eastAsia="Times New Roman" w:hAnsi="Georgia" w:cs="Arial"/>
          <w:color w:val="000000"/>
          <w:sz w:val="20"/>
          <w:szCs w:val="20"/>
          <w:lang w:eastAsia="de-DE"/>
        </w:rPr>
        <w:t xml:space="preserve"> Werkstudentenstelle</w:t>
      </w:r>
      <w:r w:rsidRPr="00763831">
        <w:rPr>
          <w:rFonts w:ascii="Georgia" w:eastAsia="Times New Roman" w:hAnsi="Georgia" w:cs="Arial"/>
          <w:color w:val="000000"/>
          <w:sz w:val="20"/>
          <w:szCs w:val="20"/>
          <w:lang w:eastAsia="de-DE"/>
        </w:rPr>
        <w:t xml:space="preserve"> weiterführen</w:t>
      </w:r>
      <w:r w:rsidRPr="00F53193">
        <w:rPr>
          <w:rFonts w:ascii="Georgia" w:eastAsia="Times New Roman" w:hAnsi="Georgia" w:cs="Arial"/>
          <w:color w:val="000000"/>
          <w:sz w:val="20"/>
          <w:szCs w:val="20"/>
          <w:lang w:eastAsia="de-DE"/>
        </w:rPr>
        <w:t xml:space="preserve">, was perfekt in meinen </w:t>
      </w:r>
      <w:proofErr w:type="spellStart"/>
      <w:r w:rsidRPr="00F53193">
        <w:rPr>
          <w:rFonts w:ascii="Georgia" w:eastAsia="Times New Roman" w:hAnsi="Georgia" w:cs="Arial"/>
          <w:color w:val="000000"/>
          <w:sz w:val="20"/>
          <w:szCs w:val="20"/>
          <w:lang w:eastAsia="de-DE"/>
        </w:rPr>
        <w:t>Unistart</w:t>
      </w:r>
      <w:proofErr w:type="spellEnd"/>
      <w:r w:rsidRPr="00F53193">
        <w:rPr>
          <w:rFonts w:ascii="Georgia" w:eastAsia="Times New Roman" w:hAnsi="Georgia" w:cs="Arial"/>
          <w:color w:val="000000"/>
          <w:sz w:val="20"/>
          <w:szCs w:val="20"/>
          <w:lang w:eastAsia="de-DE"/>
        </w:rPr>
        <w:t xml:space="preserve"> und den Umzug von Hannover nach Berlin passt. Mit dem Start meines Studiums der </w:t>
      </w:r>
      <w:r w:rsidR="00CC072B" w:rsidRPr="00F53193">
        <w:rPr>
          <w:rFonts w:ascii="Georgia" w:eastAsia="Times New Roman" w:hAnsi="Georgia" w:cs="Arial"/>
          <w:color w:val="000000"/>
          <w:sz w:val="20"/>
          <w:szCs w:val="20"/>
          <w:lang w:eastAsia="de-DE"/>
        </w:rPr>
        <w:t>Betriebswirtschaftslehre</w:t>
      </w:r>
      <w:r w:rsidRPr="00F53193">
        <w:rPr>
          <w:rFonts w:ascii="Georgia" w:eastAsia="Times New Roman" w:hAnsi="Georgia" w:cs="Arial"/>
          <w:color w:val="000000"/>
          <w:sz w:val="20"/>
          <w:szCs w:val="20"/>
          <w:lang w:eastAsia="de-DE"/>
        </w:rPr>
        <w:t xml:space="preserve"> an der Humboldt Uni zu Berlin freue ich mich darauf, die theoretischen Grundlagen und das tiefe Verständnis der zugrundeliegenden Abläufe in Unternehmen zu erlangen.</w:t>
      </w:r>
      <w:ins w:id="20" w:author="David Döbele" w:date="2022-09-20T19:16:00Z">
        <w:r w:rsidR="00F50B3D">
          <w:rPr>
            <w:rFonts w:ascii="Georgia" w:eastAsia="Times New Roman" w:hAnsi="Georgia" w:cs="Arial"/>
            <w:color w:val="000000"/>
            <w:sz w:val="20"/>
            <w:szCs w:val="20"/>
            <w:lang w:eastAsia="de-DE"/>
          </w:rPr>
          <w:t xml:space="preserve"> </w:t>
        </w:r>
      </w:ins>
    </w:p>
    <w:p w14:paraId="4A9A7C98" w14:textId="77777777" w:rsidR="00F50B3D" w:rsidRDefault="00F50B3D" w:rsidP="00F53193">
      <w:pPr>
        <w:shd w:val="clear" w:color="auto" w:fill="FFFFFF"/>
        <w:rPr>
          <w:ins w:id="21" w:author="David Döbele" w:date="2022-09-20T19:16:00Z"/>
          <w:rFonts w:ascii="Georgia" w:eastAsia="Times New Roman" w:hAnsi="Georgia" w:cs="Arial"/>
          <w:color w:val="000000"/>
          <w:sz w:val="20"/>
          <w:szCs w:val="20"/>
          <w:lang w:eastAsia="de-DE"/>
        </w:rPr>
      </w:pPr>
    </w:p>
    <w:p w14:paraId="04603F14" w14:textId="6AAED18C" w:rsidR="00F53193" w:rsidRPr="00763831" w:rsidDel="00F50B3D" w:rsidRDefault="00F50B3D" w:rsidP="00F53193">
      <w:pPr>
        <w:shd w:val="clear" w:color="auto" w:fill="FFFFFF"/>
        <w:rPr>
          <w:del w:id="22" w:author="David Döbele" w:date="2022-09-20T19:17:00Z"/>
          <w:rFonts w:ascii="Georgia" w:eastAsia="Times New Roman" w:hAnsi="Georgia" w:cs="Arial"/>
          <w:color w:val="000000"/>
          <w:sz w:val="20"/>
          <w:szCs w:val="20"/>
          <w:lang w:eastAsia="de-DE"/>
        </w:rPr>
      </w:pPr>
      <w:ins w:id="23" w:author="David Döbele" w:date="2022-09-20T19:16:00Z">
        <w:r>
          <w:rPr>
            <w:rFonts w:ascii="Georgia" w:eastAsia="Times New Roman" w:hAnsi="Georgia" w:cs="Arial"/>
            <w:color w:val="000000"/>
            <w:sz w:val="20"/>
            <w:szCs w:val="20"/>
            <w:lang w:eastAsia="de-DE"/>
          </w:rPr>
          <w:t xml:space="preserve">Die Kombination aus meiner hohen intrinsischen Motivation für das Unternehmertum, meine </w:t>
        </w:r>
        <w:proofErr w:type="spellStart"/>
        <w:r>
          <w:rPr>
            <w:rFonts w:ascii="Georgia" w:eastAsia="Times New Roman" w:hAnsi="Georgia" w:cs="Arial"/>
            <w:color w:val="000000"/>
            <w:sz w:val="20"/>
            <w:szCs w:val="20"/>
            <w:lang w:eastAsia="de-DE"/>
          </w:rPr>
          <w:t>Learnings</w:t>
        </w:r>
        <w:proofErr w:type="spellEnd"/>
        <w:r>
          <w:rPr>
            <w:rFonts w:ascii="Georgia" w:eastAsia="Times New Roman" w:hAnsi="Georgia" w:cs="Arial"/>
            <w:color w:val="000000"/>
            <w:sz w:val="20"/>
            <w:szCs w:val="20"/>
            <w:lang w:eastAsia="de-DE"/>
          </w:rPr>
          <w:t xml:space="preserve"> aus meinem Consulting-Praktikum bei Sopra Steria sowie meine bisher gewonnen Kenntnisse aus dem BWL-Studium würde ich enorm gerne in einem weiteren Consulting-Praktikum </w:t>
        </w:r>
      </w:ins>
      <w:ins w:id="24" w:author="David Döbele" w:date="2022-09-20T19:17:00Z">
        <w:r>
          <w:rPr>
            <w:rFonts w:ascii="Georgia" w:eastAsia="Times New Roman" w:hAnsi="Georgia" w:cs="Arial"/>
            <w:color w:val="000000"/>
            <w:sz w:val="20"/>
            <w:szCs w:val="20"/>
            <w:lang w:eastAsia="de-DE"/>
          </w:rPr>
          <w:t xml:space="preserve">– insbesondere in einem strategischen Bereich – einbringen. </w:t>
        </w:r>
      </w:ins>
    </w:p>
    <w:p w14:paraId="30A77EBD" w14:textId="77777777" w:rsidR="00F53193" w:rsidRPr="00F53193" w:rsidDel="00F50B3D" w:rsidRDefault="00F53193" w:rsidP="00F53193">
      <w:pPr>
        <w:shd w:val="clear" w:color="auto" w:fill="FFFFFF"/>
        <w:rPr>
          <w:del w:id="25" w:author="David Döbele" w:date="2022-09-20T19:17:00Z"/>
          <w:rFonts w:ascii="Georgia" w:eastAsia="Times New Roman" w:hAnsi="Georgia" w:cs="Arial"/>
          <w:color w:val="000000"/>
          <w:sz w:val="20"/>
          <w:szCs w:val="20"/>
          <w:lang w:eastAsia="de-DE"/>
        </w:rPr>
      </w:pPr>
    </w:p>
    <w:p w14:paraId="7B60857B" w14:textId="56442153" w:rsidR="00F53193" w:rsidRPr="00F53193" w:rsidRDefault="00763831" w:rsidP="00F53193">
      <w:pPr>
        <w:shd w:val="clear" w:color="auto" w:fill="FFFFFF"/>
        <w:rPr>
          <w:rFonts w:ascii="Georgia" w:eastAsia="Times New Roman" w:hAnsi="Georgia" w:cs="Arial"/>
          <w:color w:val="000000"/>
          <w:sz w:val="20"/>
          <w:szCs w:val="20"/>
          <w:lang w:eastAsia="de-DE"/>
        </w:rPr>
      </w:pPr>
      <w:r>
        <w:rPr>
          <w:rFonts w:ascii="Georgia" w:eastAsia="Times New Roman" w:hAnsi="Georgia" w:cs="Arial"/>
          <w:color w:val="000000"/>
          <w:sz w:val="20"/>
          <w:szCs w:val="20"/>
          <w:lang w:eastAsia="de-DE"/>
        </w:rPr>
        <w:t xml:space="preserve">Von </w:t>
      </w:r>
      <w:del w:id="26" w:author="David Döbele" w:date="2022-09-20T19:17:00Z">
        <w:r w:rsidDel="00F50B3D">
          <w:rPr>
            <w:rFonts w:ascii="Georgia" w:eastAsia="Times New Roman" w:hAnsi="Georgia" w:cs="Arial"/>
            <w:color w:val="000000"/>
            <w:sz w:val="20"/>
            <w:szCs w:val="20"/>
            <w:lang w:eastAsia="de-DE"/>
          </w:rPr>
          <w:delText xml:space="preserve">einem </w:delText>
        </w:r>
      </w:del>
      <w:ins w:id="27" w:author="David Döbele" w:date="2022-09-20T19:17:00Z">
        <w:r w:rsidR="00F50B3D">
          <w:rPr>
            <w:rFonts w:ascii="Georgia" w:eastAsia="Times New Roman" w:hAnsi="Georgia" w:cs="Arial"/>
            <w:color w:val="000000"/>
            <w:sz w:val="20"/>
            <w:szCs w:val="20"/>
            <w:lang w:eastAsia="de-DE"/>
          </w:rPr>
          <w:t>dem</w:t>
        </w:r>
        <w:r w:rsidR="00F50B3D">
          <w:rPr>
            <w:rFonts w:ascii="Georgia" w:eastAsia="Times New Roman" w:hAnsi="Georgia" w:cs="Arial"/>
            <w:color w:val="000000"/>
            <w:sz w:val="20"/>
            <w:szCs w:val="20"/>
            <w:lang w:eastAsia="de-DE"/>
          </w:rPr>
          <w:t xml:space="preserve"> </w:t>
        </w:r>
      </w:ins>
      <w:r>
        <w:rPr>
          <w:rFonts w:ascii="Georgia" w:eastAsia="Times New Roman" w:hAnsi="Georgia" w:cs="Arial"/>
          <w:color w:val="000000"/>
          <w:sz w:val="20"/>
          <w:szCs w:val="20"/>
          <w:lang w:eastAsia="de-DE"/>
        </w:rPr>
        <w:t xml:space="preserve">Praktikum </w:t>
      </w:r>
      <w:del w:id="28" w:author="David Döbele" w:date="2022-09-20T19:17:00Z">
        <w:r w:rsidDel="00F50B3D">
          <w:rPr>
            <w:rFonts w:ascii="Georgia" w:eastAsia="Times New Roman" w:hAnsi="Georgia" w:cs="Arial"/>
            <w:color w:val="000000"/>
            <w:sz w:val="20"/>
            <w:szCs w:val="20"/>
            <w:lang w:eastAsia="de-DE"/>
          </w:rPr>
          <w:delText xml:space="preserve">in der Strategieberatung </w:delText>
        </w:r>
      </w:del>
      <w:r>
        <w:rPr>
          <w:rFonts w:ascii="Georgia" w:eastAsia="Times New Roman" w:hAnsi="Georgia" w:cs="Arial"/>
          <w:color w:val="000000"/>
          <w:sz w:val="20"/>
          <w:szCs w:val="20"/>
          <w:lang w:eastAsia="de-DE"/>
        </w:rPr>
        <w:t xml:space="preserve">erhoffe ich mir eine steile Lernkurve, tiefe Einblicke in die Branche, </w:t>
      </w:r>
      <w:r w:rsidRPr="00284FE4">
        <w:rPr>
          <w:rFonts w:ascii="Georgia" w:hAnsi="Georgia"/>
          <w:sz w:val="20"/>
          <w:szCs w:val="20"/>
        </w:rPr>
        <w:t>sowie die Möglichkeit, meine eigenen Ideen bei Ihnen mehrwertschaffend einbringen zu können</w:t>
      </w:r>
      <w:r>
        <w:rPr>
          <w:rFonts w:ascii="Georgia" w:eastAsia="Times New Roman" w:hAnsi="Georgia" w:cs="Arial"/>
          <w:color w:val="000000"/>
          <w:sz w:val="20"/>
          <w:szCs w:val="20"/>
          <w:lang w:eastAsia="de-DE"/>
        </w:rPr>
        <w:t xml:space="preserve">. </w:t>
      </w:r>
      <w:del w:id="29" w:author="David Döbele" w:date="2022-09-20T19:17:00Z">
        <w:r w:rsidR="00F53193" w:rsidRPr="00F53193" w:rsidDel="00A66666">
          <w:rPr>
            <w:rFonts w:ascii="Georgia" w:eastAsia="Times New Roman" w:hAnsi="Georgia" w:cs="Arial"/>
            <w:color w:val="000000"/>
            <w:sz w:val="20"/>
            <w:szCs w:val="20"/>
            <w:lang w:eastAsia="de-DE"/>
          </w:rPr>
          <w:delText xml:space="preserve">Die ersten Einblicke meines Studiums </w:delText>
        </w:r>
        <w:r w:rsidRPr="00F53193" w:rsidDel="00A66666">
          <w:rPr>
            <w:rFonts w:ascii="Georgia" w:eastAsia="Times New Roman" w:hAnsi="Georgia" w:cs="Arial"/>
            <w:color w:val="000000"/>
            <w:sz w:val="20"/>
            <w:szCs w:val="20"/>
            <w:lang w:eastAsia="de-DE"/>
          </w:rPr>
          <w:delText>nach</w:delText>
        </w:r>
        <w:r w:rsidR="00F53193" w:rsidRPr="00F53193" w:rsidDel="00A66666">
          <w:rPr>
            <w:rFonts w:ascii="Georgia" w:eastAsia="Times New Roman" w:hAnsi="Georgia" w:cs="Arial"/>
            <w:color w:val="000000"/>
            <w:sz w:val="20"/>
            <w:szCs w:val="20"/>
            <w:lang w:eastAsia="de-DE"/>
          </w:rPr>
          <w:delText xml:space="preserve"> dem </w:delText>
        </w:r>
        <w:r w:rsidDel="00A66666">
          <w:rPr>
            <w:rFonts w:ascii="Georgia" w:eastAsia="Times New Roman" w:hAnsi="Georgia" w:cs="Arial"/>
            <w:color w:val="000000"/>
            <w:sz w:val="20"/>
            <w:szCs w:val="20"/>
            <w:lang w:eastAsia="de-DE"/>
          </w:rPr>
          <w:delText>ersten Semester</w:delText>
        </w:r>
        <w:r w:rsidR="00F53193" w:rsidRPr="00F53193" w:rsidDel="00A66666">
          <w:rPr>
            <w:rFonts w:ascii="Georgia" w:eastAsia="Times New Roman" w:hAnsi="Georgia" w:cs="Arial"/>
            <w:color w:val="000000"/>
            <w:sz w:val="20"/>
            <w:szCs w:val="20"/>
            <w:lang w:eastAsia="de-DE"/>
          </w:rPr>
          <w:delText xml:space="preserve">, sowie meine </w:delText>
        </w:r>
        <w:r w:rsidR="00CC072B" w:rsidRPr="00F53193" w:rsidDel="00A66666">
          <w:rPr>
            <w:rFonts w:ascii="Georgia" w:eastAsia="Times New Roman" w:hAnsi="Georgia" w:cs="Arial"/>
            <w:color w:val="000000"/>
            <w:sz w:val="20"/>
            <w:szCs w:val="20"/>
            <w:lang w:eastAsia="de-DE"/>
          </w:rPr>
          <w:delText>Beg</w:delText>
        </w:r>
        <w:r w:rsidR="00CC072B" w:rsidDel="00A66666">
          <w:rPr>
            <w:rFonts w:ascii="Georgia" w:eastAsia="Times New Roman" w:hAnsi="Georgia" w:cs="Arial"/>
            <w:color w:val="000000"/>
            <w:sz w:val="20"/>
            <w:szCs w:val="20"/>
            <w:lang w:eastAsia="de-DE"/>
          </w:rPr>
          <w:delText>eiste</w:delText>
        </w:r>
        <w:r w:rsidR="00CC072B" w:rsidRPr="00F53193" w:rsidDel="00A66666">
          <w:rPr>
            <w:rFonts w:ascii="Georgia" w:eastAsia="Times New Roman" w:hAnsi="Georgia" w:cs="Arial"/>
            <w:color w:val="000000"/>
            <w:sz w:val="20"/>
            <w:szCs w:val="20"/>
            <w:lang w:eastAsia="de-DE"/>
          </w:rPr>
          <w:delText>rung</w:delText>
        </w:r>
        <w:r w:rsidR="00F53193" w:rsidRPr="00F53193" w:rsidDel="00A66666">
          <w:rPr>
            <w:rFonts w:ascii="Georgia" w:eastAsia="Times New Roman" w:hAnsi="Georgia" w:cs="Arial"/>
            <w:color w:val="000000"/>
            <w:sz w:val="20"/>
            <w:szCs w:val="20"/>
            <w:lang w:eastAsia="de-DE"/>
          </w:rPr>
          <w:delText xml:space="preserve"> für</w:delText>
        </w:r>
        <w:r w:rsidDel="00A66666">
          <w:rPr>
            <w:rFonts w:ascii="Georgia" w:eastAsia="Times New Roman" w:hAnsi="Georgia" w:cs="Arial"/>
            <w:color w:val="000000"/>
            <w:sz w:val="20"/>
            <w:szCs w:val="20"/>
            <w:lang w:eastAsia="de-DE"/>
          </w:rPr>
          <w:delText xml:space="preserve"> </w:delText>
        </w:r>
        <w:r w:rsidR="00F53193" w:rsidRPr="00F53193" w:rsidDel="00A66666">
          <w:rPr>
            <w:rFonts w:ascii="Georgia" w:eastAsia="Times New Roman" w:hAnsi="Georgia" w:cs="Arial"/>
            <w:color w:val="000000"/>
            <w:sz w:val="20"/>
            <w:szCs w:val="20"/>
            <w:lang w:eastAsia="de-DE"/>
          </w:rPr>
          <w:delText xml:space="preserve">strategische Aufgaben </w:delText>
        </w:r>
        <w:r w:rsidR="00CC072B" w:rsidDel="00A66666">
          <w:rPr>
            <w:rFonts w:ascii="Georgia" w:eastAsia="Times New Roman" w:hAnsi="Georgia" w:cs="Arial"/>
            <w:color w:val="000000"/>
            <w:sz w:val="20"/>
            <w:szCs w:val="20"/>
            <w:lang w:eastAsia="de-DE"/>
          </w:rPr>
          <w:delText>an Unternehmen und für</w:delText>
        </w:r>
        <w:r w:rsidR="00F53193" w:rsidRPr="00F53193" w:rsidDel="00A66666">
          <w:rPr>
            <w:rFonts w:ascii="Georgia" w:eastAsia="Times New Roman" w:hAnsi="Georgia" w:cs="Arial"/>
            <w:color w:val="000000"/>
            <w:sz w:val="20"/>
            <w:szCs w:val="20"/>
            <w:lang w:eastAsia="de-DE"/>
          </w:rPr>
          <w:delText xml:space="preserve"> </w:delText>
        </w:r>
        <w:r w:rsidDel="00A66666">
          <w:rPr>
            <w:rFonts w:ascii="Georgia" w:eastAsia="Times New Roman" w:hAnsi="Georgia" w:cs="Arial"/>
            <w:color w:val="000000"/>
            <w:sz w:val="20"/>
            <w:szCs w:val="20"/>
            <w:lang w:eastAsia="de-DE"/>
          </w:rPr>
          <w:delText xml:space="preserve">immer neue </w:delText>
        </w:r>
        <w:r w:rsidR="00F53193" w:rsidRPr="00F53193" w:rsidDel="00A66666">
          <w:rPr>
            <w:rFonts w:ascii="Georgia" w:eastAsia="Times New Roman" w:hAnsi="Georgia" w:cs="Arial"/>
            <w:color w:val="000000"/>
            <w:sz w:val="20"/>
            <w:szCs w:val="20"/>
            <w:lang w:eastAsia="de-DE"/>
          </w:rPr>
          <w:delText>Herausforderungen</w:delText>
        </w:r>
        <w:r w:rsidR="00C35165" w:rsidDel="00A66666">
          <w:rPr>
            <w:rFonts w:ascii="Georgia" w:eastAsia="Times New Roman" w:hAnsi="Georgia" w:cs="Arial"/>
            <w:color w:val="000000"/>
            <w:sz w:val="20"/>
            <w:szCs w:val="20"/>
            <w:lang w:eastAsia="de-DE"/>
          </w:rPr>
          <w:delText xml:space="preserve"> und Umfelder im Allgemeinen</w:delText>
        </w:r>
        <w:r w:rsidR="00F53193" w:rsidRPr="00F53193" w:rsidDel="00A66666">
          <w:rPr>
            <w:rFonts w:ascii="Georgia" w:eastAsia="Times New Roman" w:hAnsi="Georgia" w:cs="Arial"/>
            <w:color w:val="000000"/>
            <w:sz w:val="20"/>
            <w:szCs w:val="20"/>
            <w:lang w:eastAsia="de-DE"/>
          </w:rPr>
          <w:delText xml:space="preserve"> möchte ich gerne maximal wertstiftend in Ihr Unternehmen einb</w:delText>
        </w:r>
        <w:r w:rsidR="00C35165" w:rsidDel="00A66666">
          <w:rPr>
            <w:rFonts w:ascii="Georgia" w:eastAsia="Times New Roman" w:hAnsi="Georgia" w:cs="Arial"/>
            <w:color w:val="000000"/>
            <w:sz w:val="20"/>
            <w:szCs w:val="20"/>
            <w:lang w:eastAsia="de-DE"/>
          </w:rPr>
          <w:delText>ringen</w:delText>
        </w:r>
        <w:r w:rsidR="00F53193" w:rsidRPr="00F53193" w:rsidDel="00A66666">
          <w:rPr>
            <w:rFonts w:ascii="Georgia" w:eastAsia="Times New Roman" w:hAnsi="Georgia" w:cs="Arial"/>
            <w:color w:val="000000"/>
            <w:sz w:val="20"/>
            <w:szCs w:val="20"/>
            <w:lang w:eastAsia="de-DE"/>
          </w:rPr>
          <w:delText xml:space="preserve">. </w:delText>
        </w:r>
      </w:del>
      <w:r w:rsidR="00F53193" w:rsidRPr="00F53193">
        <w:rPr>
          <w:rFonts w:ascii="Georgia" w:eastAsia="Times New Roman" w:hAnsi="Georgia" w:cs="Arial"/>
          <w:color w:val="000000"/>
          <w:sz w:val="20"/>
          <w:szCs w:val="20"/>
          <w:lang w:eastAsia="de-DE"/>
        </w:rPr>
        <w:t xml:space="preserve">Ich würde mich sehr darüber freuen, Sie </w:t>
      </w:r>
      <w:r w:rsidR="00C35165">
        <w:rPr>
          <w:rFonts w:ascii="Georgia" w:eastAsia="Times New Roman" w:hAnsi="Georgia" w:cs="Arial"/>
          <w:color w:val="000000"/>
          <w:sz w:val="20"/>
          <w:szCs w:val="20"/>
          <w:lang w:eastAsia="de-DE"/>
        </w:rPr>
        <w:t xml:space="preserve">auch </w:t>
      </w:r>
      <w:r w:rsidR="00F53193" w:rsidRPr="00F53193">
        <w:rPr>
          <w:rFonts w:ascii="Georgia" w:eastAsia="Times New Roman" w:hAnsi="Georgia" w:cs="Arial"/>
          <w:color w:val="000000"/>
          <w:sz w:val="20"/>
          <w:szCs w:val="20"/>
          <w:lang w:eastAsia="de-DE"/>
        </w:rPr>
        <w:t>in einem persönlichen Gespräch</w:t>
      </w:r>
      <w:r w:rsidR="00C35165">
        <w:rPr>
          <w:rFonts w:ascii="Georgia" w:eastAsia="Times New Roman" w:hAnsi="Georgia" w:cs="Arial"/>
          <w:color w:val="000000"/>
          <w:sz w:val="20"/>
          <w:szCs w:val="20"/>
          <w:lang w:eastAsia="de-DE"/>
        </w:rPr>
        <w:t xml:space="preserve"> von mir</w:t>
      </w:r>
      <w:r w:rsidR="00F53193" w:rsidRPr="00F53193">
        <w:rPr>
          <w:rFonts w:ascii="Georgia" w:eastAsia="Times New Roman" w:hAnsi="Georgia" w:cs="Arial"/>
          <w:color w:val="000000"/>
          <w:sz w:val="20"/>
          <w:szCs w:val="20"/>
          <w:lang w:eastAsia="de-DE"/>
        </w:rPr>
        <w:t xml:space="preserve"> </w:t>
      </w:r>
      <w:r w:rsidRPr="00763831">
        <w:rPr>
          <w:rFonts w:ascii="Georgia" w:eastAsia="Times New Roman" w:hAnsi="Georgia" w:cs="Arial"/>
          <w:color w:val="000000"/>
          <w:sz w:val="20"/>
          <w:szCs w:val="20"/>
          <w:lang w:eastAsia="de-DE"/>
        </w:rPr>
        <w:t>überzeugen</w:t>
      </w:r>
      <w:r w:rsidR="00F53193" w:rsidRPr="00F53193">
        <w:rPr>
          <w:rFonts w:ascii="Georgia" w:eastAsia="Times New Roman" w:hAnsi="Georgia" w:cs="Arial"/>
          <w:color w:val="000000"/>
          <w:sz w:val="20"/>
          <w:szCs w:val="20"/>
          <w:lang w:eastAsia="de-DE"/>
        </w:rPr>
        <w:t xml:space="preserve"> zu </w:t>
      </w:r>
      <w:r w:rsidR="00C35165">
        <w:rPr>
          <w:rFonts w:ascii="Georgia" w:eastAsia="Times New Roman" w:hAnsi="Georgia" w:cs="Arial"/>
          <w:color w:val="000000"/>
          <w:sz w:val="20"/>
          <w:szCs w:val="20"/>
          <w:lang w:eastAsia="de-DE"/>
        </w:rPr>
        <w:t>dürfen</w:t>
      </w:r>
      <w:r w:rsidR="00F53193" w:rsidRPr="00F53193">
        <w:rPr>
          <w:rFonts w:ascii="Georgia" w:eastAsia="Times New Roman" w:hAnsi="Georgia" w:cs="Arial"/>
          <w:color w:val="000000"/>
          <w:sz w:val="20"/>
          <w:szCs w:val="20"/>
          <w:lang w:eastAsia="de-DE"/>
        </w:rPr>
        <w:t>.</w:t>
      </w:r>
    </w:p>
    <w:p w14:paraId="4233EB06" w14:textId="77777777" w:rsidR="00F53193" w:rsidRPr="00763831" w:rsidRDefault="00F53193" w:rsidP="00122D24">
      <w:pPr>
        <w:jc w:val="both"/>
        <w:rPr>
          <w:rFonts w:ascii="Georgia" w:hAnsi="Georgia"/>
          <w:sz w:val="20"/>
          <w:szCs w:val="20"/>
        </w:rPr>
      </w:pPr>
    </w:p>
    <w:p w14:paraId="3081AF5A" w14:textId="77777777" w:rsidR="003328F3" w:rsidRPr="00284FE4" w:rsidRDefault="003328F3" w:rsidP="005C45BA">
      <w:pPr>
        <w:jc w:val="both"/>
        <w:rPr>
          <w:rFonts w:ascii="Georgia" w:hAnsi="Georgia"/>
          <w:sz w:val="20"/>
          <w:szCs w:val="20"/>
        </w:rPr>
      </w:pPr>
    </w:p>
    <w:p w14:paraId="7A30DB38" w14:textId="532BA9DF" w:rsidR="003328F3" w:rsidRDefault="00A3280A" w:rsidP="005C45BA">
      <w:pPr>
        <w:jc w:val="both"/>
        <w:rPr>
          <w:rFonts w:ascii="Georgia" w:hAnsi="Georgia"/>
          <w:sz w:val="20"/>
          <w:szCs w:val="20"/>
        </w:rPr>
      </w:pPr>
      <w:r w:rsidRPr="00284FE4">
        <w:rPr>
          <w:rFonts w:ascii="Georgia" w:hAnsi="Georgia"/>
          <w:sz w:val="20"/>
          <w:szCs w:val="20"/>
        </w:rPr>
        <w:t>Mit freundlichen Grüßen</w:t>
      </w:r>
      <w:r w:rsidR="00C35165">
        <w:rPr>
          <w:rFonts w:ascii="Georgia" w:hAnsi="Georgia"/>
          <w:sz w:val="20"/>
          <w:szCs w:val="20"/>
        </w:rPr>
        <w:t>,</w:t>
      </w:r>
    </w:p>
    <w:p w14:paraId="4D20A1D5" w14:textId="15EE7FAE" w:rsidR="00C35165" w:rsidRPr="00284FE4" w:rsidRDefault="00C35165" w:rsidP="005C45BA">
      <w:pPr>
        <w:jc w:val="both"/>
        <w:rPr>
          <w:rFonts w:ascii="Georgia" w:hAnsi="Georgia"/>
          <w:sz w:val="20"/>
          <w:szCs w:val="20"/>
        </w:rPr>
      </w:pPr>
      <w:r>
        <w:rPr>
          <w:rFonts w:ascii="Georgia" w:hAnsi="Georgia"/>
          <w:sz w:val="20"/>
          <w:szCs w:val="20"/>
        </w:rPr>
        <w:t>Lukas Raymann</w:t>
      </w:r>
    </w:p>
    <w:sectPr w:rsidR="00C35165" w:rsidRPr="00284FE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BA1FD" w14:textId="77777777" w:rsidR="00BA6688" w:rsidRDefault="00BA6688" w:rsidP="00A156B9">
      <w:r>
        <w:separator/>
      </w:r>
    </w:p>
  </w:endnote>
  <w:endnote w:type="continuationSeparator" w:id="0">
    <w:p w14:paraId="65CB4DCC" w14:textId="77777777" w:rsidR="00BA6688" w:rsidRDefault="00BA6688"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0A5B8" w14:textId="77777777" w:rsidR="00BA6688" w:rsidRDefault="00BA6688" w:rsidP="00A156B9">
      <w:r>
        <w:separator/>
      </w:r>
    </w:p>
  </w:footnote>
  <w:footnote w:type="continuationSeparator" w:id="0">
    <w:p w14:paraId="71F3D979" w14:textId="77777777" w:rsidR="00BA6688" w:rsidRDefault="00BA6688"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246C"/>
    <w:multiLevelType w:val="multilevel"/>
    <w:tmpl w:val="082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D142D"/>
    <w:multiLevelType w:val="multilevel"/>
    <w:tmpl w:val="5A6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C131A"/>
    <w:multiLevelType w:val="multilevel"/>
    <w:tmpl w:val="0B7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2520">
    <w:abstractNumId w:val="3"/>
  </w:num>
  <w:num w:numId="2" w16cid:durableId="1026640715">
    <w:abstractNumId w:val="2"/>
  </w:num>
  <w:num w:numId="3" w16cid:durableId="1160075160">
    <w:abstractNumId w:val="1"/>
  </w:num>
  <w:num w:numId="4" w16cid:durableId="7821102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E5917"/>
    <w:rsid w:val="001057F0"/>
    <w:rsid w:val="00122D24"/>
    <w:rsid w:val="001476D4"/>
    <w:rsid w:val="0017795A"/>
    <w:rsid w:val="001A5F67"/>
    <w:rsid w:val="001E6FC7"/>
    <w:rsid w:val="00235669"/>
    <w:rsid w:val="00284FE4"/>
    <w:rsid w:val="003112EA"/>
    <w:rsid w:val="0032583B"/>
    <w:rsid w:val="003328F3"/>
    <w:rsid w:val="00376E4C"/>
    <w:rsid w:val="003B2432"/>
    <w:rsid w:val="003C0453"/>
    <w:rsid w:val="003F7403"/>
    <w:rsid w:val="00444DE6"/>
    <w:rsid w:val="004A6740"/>
    <w:rsid w:val="005031BF"/>
    <w:rsid w:val="005A7876"/>
    <w:rsid w:val="005C18A8"/>
    <w:rsid w:val="005C45BA"/>
    <w:rsid w:val="0064311F"/>
    <w:rsid w:val="006C3E20"/>
    <w:rsid w:val="007271B0"/>
    <w:rsid w:val="007307F4"/>
    <w:rsid w:val="00755109"/>
    <w:rsid w:val="00763831"/>
    <w:rsid w:val="007C24A1"/>
    <w:rsid w:val="00894D21"/>
    <w:rsid w:val="008C77FC"/>
    <w:rsid w:val="008D0C7D"/>
    <w:rsid w:val="008F160E"/>
    <w:rsid w:val="009121F9"/>
    <w:rsid w:val="009F50E5"/>
    <w:rsid w:val="00A05D58"/>
    <w:rsid w:val="00A156B9"/>
    <w:rsid w:val="00A3280A"/>
    <w:rsid w:val="00A66666"/>
    <w:rsid w:val="00AC4E2A"/>
    <w:rsid w:val="00B27710"/>
    <w:rsid w:val="00B804AF"/>
    <w:rsid w:val="00B843C4"/>
    <w:rsid w:val="00BA6688"/>
    <w:rsid w:val="00BC6398"/>
    <w:rsid w:val="00BF708A"/>
    <w:rsid w:val="00C10FCC"/>
    <w:rsid w:val="00C35165"/>
    <w:rsid w:val="00CA6FE3"/>
    <w:rsid w:val="00CC072B"/>
    <w:rsid w:val="00D15FA0"/>
    <w:rsid w:val="00D648FF"/>
    <w:rsid w:val="00D64CB6"/>
    <w:rsid w:val="00E01186"/>
    <w:rsid w:val="00E825FF"/>
    <w:rsid w:val="00EA6931"/>
    <w:rsid w:val="00EB6E52"/>
    <w:rsid w:val="00EE44B0"/>
    <w:rsid w:val="00F06D19"/>
    <w:rsid w:val="00F17E63"/>
    <w:rsid w:val="00F40192"/>
    <w:rsid w:val="00F50B3D"/>
    <w:rsid w:val="00F53193"/>
    <w:rsid w:val="00F7199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53B2D"/>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semiHidden/>
    <w:unhideWhenUsed/>
    <w:rsid w:val="00F53193"/>
    <w:pPr>
      <w:spacing w:before="100" w:beforeAutospacing="1" w:after="100" w:afterAutospacing="1"/>
    </w:pPr>
    <w:rPr>
      <w:rFonts w:ascii="Times New Roman" w:eastAsia="Times New Roman" w:hAnsi="Times New Roman" w:cs="Times New Roman"/>
      <w:lang w:eastAsia="de-DE"/>
    </w:rPr>
  </w:style>
  <w:style w:type="paragraph" w:styleId="berarbeitung">
    <w:name w:val="Revision"/>
    <w:hidden/>
    <w:uiPriority w:val="99"/>
    <w:semiHidden/>
    <w:rsid w:val="00F50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907877">
      <w:bodyDiv w:val="1"/>
      <w:marLeft w:val="0"/>
      <w:marRight w:val="0"/>
      <w:marTop w:val="0"/>
      <w:marBottom w:val="0"/>
      <w:divBdr>
        <w:top w:val="none" w:sz="0" w:space="0" w:color="auto"/>
        <w:left w:val="none" w:sz="0" w:space="0" w:color="auto"/>
        <w:bottom w:val="none" w:sz="0" w:space="0" w:color="auto"/>
        <w:right w:val="none" w:sz="0" w:space="0" w:color="auto"/>
      </w:divBdr>
      <w:divsChild>
        <w:div w:id="449978342">
          <w:marLeft w:val="0"/>
          <w:marRight w:val="0"/>
          <w:marTop w:val="0"/>
          <w:marBottom w:val="0"/>
          <w:divBdr>
            <w:top w:val="none" w:sz="0" w:space="0" w:color="auto"/>
            <w:left w:val="none" w:sz="0" w:space="0" w:color="auto"/>
            <w:bottom w:val="none" w:sz="0" w:space="0" w:color="auto"/>
            <w:right w:val="none" w:sz="0" w:space="0" w:color="auto"/>
          </w:divBdr>
          <w:divsChild>
            <w:div w:id="2082213423">
              <w:marLeft w:val="0"/>
              <w:marRight w:val="0"/>
              <w:marTop w:val="0"/>
              <w:marBottom w:val="0"/>
              <w:divBdr>
                <w:top w:val="none" w:sz="0" w:space="0" w:color="auto"/>
                <w:left w:val="none" w:sz="0" w:space="0" w:color="auto"/>
                <w:bottom w:val="none" w:sz="0" w:space="0" w:color="auto"/>
                <w:right w:val="none" w:sz="0" w:space="0" w:color="auto"/>
              </w:divBdr>
              <w:divsChild>
                <w:div w:id="21393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497</Words>
  <Characters>3134</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8</cp:revision>
  <dcterms:created xsi:type="dcterms:W3CDTF">2020-09-22T09:31:00Z</dcterms:created>
  <dcterms:modified xsi:type="dcterms:W3CDTF">2022-09-20T17:18:00Z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dcdb79-e55b-491a-9e20-518c2a101f22_Enabled">
    <vt:lpwstr>true</vt:lpwstr>
  </property>
  <property fmtid="{D5CDD505-2E9C-101B-9397-08002B2CF9AE}" pid="3" name="MSIP_Label_66dcdb79-e55b-491a-9e20-518c2a101f22_SetDate">
    <vt:lpwstr>2022-09-20T16:32:32Z</vt:lpwstr>
  </property>
  <property fmtid="{D5CDD505-2E9C-101B-9397-08002B2CF9AE}" pid="4" name="MSIP_Label_66dcdb79-e55b-491a-9e20-518c2a101f22_Method">
    <vt:lpwstr>Privileged</vt:lpwstr>
  </property>
  <property fmtid="{D5CDD505-2E9C-101B-9397-08002B2CF9AE}" pid="5" name="MSIP_Label_66dcdb79-e55b-491a-9e20-518c2a101f22_Name">
    <vt:lpwstr>EXTERN</vt:lpwstr>
  </property>
  <property fmtid="{D5CDD505-2E9C-101B-9397-08002B2CF9AE}" pid="6" name="MSIP_Label_66dcdb79-e55b-491a-9e20-518c2a101f22_SiteId">
    <vt:lpwstr>8b87af7d-8647-4dc7-8df4-5f69a2011bb5</vt:lpwstr>
  </property>
  <property fmtid="{D5CDD505-2E9C-101B-9397-08002B2CF9AE}" pid="7" name="MSIP_Label_66dcdb79-e55b-491a-9e20-518c2a101f22_ActionId">
    <vt:lpwstr>8f3cbb36-c6ac-423e-934c-835a681a927c</vt:lpwstr>
  </property>
  <property fmtid="{D5CDD505-2E9C-101B-9397-08002B2CF9AE}" pid="8" name="MSIP_Label_66dcdb79-e55b-491a-9e20-518c2a101f22_ContentBits">
    <vt:lpwstr>0</vt:lpwstr>
  </property>
</Properties>
</file>