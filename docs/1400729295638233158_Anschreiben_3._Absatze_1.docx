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0E9E" w14:textId="77777777" w:rsidR="006F45FA" w:rsidRDefault="006F45FA" w:rsidP="006F45FA">
      <w:pPr>
        <w:spacing w:after="0"/>
        <w:rPr>
          <w:rFonts w:ascii="Georgia" w:hAnsi="Georgia" w:cs="Arial"/>
          <w:sz w:val="21"/>
          <w:szCs w:val="21"/>
        </w:rPr>
      </w:pPr>
      <w:bookmarkStart w:id="0" w:name="_Hlk204555138"/>
      <w:r w:rsidRPr="00D43B1E">
        <w:rPr>
          <w:rFonts w:ascii="Georgia" w:hAnsi="Georgia" w:cs="Arial"/>
          <w:color w:val="000000"/>
          <w:sz w:val="21"/>
          <w:szCs w:val="21"/>
        </w:rPr>
        <w:t>M</w:t>
      </w:r>
      <w:r>
        <w:rPr>
          <w:rFonts w:ascii="Georgia" w:hAnsi="Georgia" w:cs="Arial"/>
          <w:color w:val="000000"/>
          <w:sz w:val="21"/>
          <w:szCs w:val="21"/>
        </w:rPr>
        <w:t>öhrle Happ Luther</w:t>
      </w:r>
      <w:r w:rsidRPr="00D43B1E">
        <w:rPr>
          <w:rFonts w:ascii="Georgia" w:hAnsi="Georgia" w:cs="Arial"/>
          <w:color w:val="000000"/>
          <w:sz w:val="21"/>
          <w:szCs w:val="21"/>
        </w:rPr>
        <w:t xml:space="preserve">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Zuverlässigkeit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erleben durfte, wie effizient die Arbeitsweise sein kann, wenn die Gruppe sowohl kompetent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 xml:space="preserve">Eigenschaften, die für den Erfolg des Unternehmens als substanziell sind. </w:t>
      </w:r>
      <w:r w:rsidRPr="00DE572A">
        <w:rPr>
          <w:rFonts w:ascii="Georgia" w:hAnsi="Georgia" w:cs="Arial"/>
          <w:sz w:val="21"/>
          <w:szCs w:val="21"/>
        </w:rPr>
        <w:t xml:space="preserve">Besonders erwähnenswert </w:t>
      </w:r>
      <w:r>
        <w:rPr>
          <w:rFonts w:ascii="Georgia" w:hAnsi="Georgia" w:cs="Arial"/>
          <w:sz w:val="21"/>
          <w:szCs w:val="21"/>
        </w:rPr>
        <w:t>aber war</w:t>
      </w:r>
      <w:r w:rsidRPr="00DE572A">
        <w:rPr>
          <w:rFonts w:ascii="Georgia" w:hAnsi="Georgia" w:cs="Arial"/>
          <w:sz w:val="21"/>
          <w:szCs w:val="21"/>
        </w:rPr>
        <w:t xml:space="preserve"> ihre </w:t>
      </w:r>
      <w:r>
        <w:rPr>
          <w:rFonts w:ascii="Georgia" w:hAnsi="Georgia" w:cs="Arial"/>
          <w:sz w:val="21"/>
          <w:szCs w:val="21"/>
        </w:rPr>
        <w:t xml:space="preserve">Fusion mit Crowe Global nach </w:t>
      </w:r>
      <w:r w:rsidRPr="00DE572A">
        <w:rPr>
          <w:rFonts w:ascii="Georgia" w:hAnsi="Georgia" w:cs="Arial"/>
          <w:sz w:val="21"/>
          <w:szCs w:val="21"/>
        </w:rPr>
        <w:t xml:space="preserve">der Wiedervereinigung. Dieser wirtschaftliche Akt ermöglichte es, </w:t>
      </w:r>
      <w:r>
        <w:rPr>
          <w:rFonts w:ascii="Georgia" w:hAnsi="Georgia" w:cs="Arial"/>
          <w:sz w:val="21"/>
          <w:szCs w:val="21"/>
        </w:rPr>
        <w:t xml:space="preserve">dass nicht nur neue </w:t>
      </w:r>
      <w:r w:rsidRPr="00D705DE">
        <w:rPr>
          <w:rFonts w:ascii="Georgia" w:hAnsi="Georgia" w:cs="Arial"/>
          <w:sz w:val="21"/>
          <w:szCs w:val="21"/>
        </w:rPr>
        <w:t>Synergien entst</w:t>
      </w:r>
      <w:r>
        <w:rPr>
          <w:rFonts w:ascii="Georgia" w:hAnsi="Georgia" w:cs="Arial"/>
          <w:sz w:val="21"/>
          <w:szCs w:val="21"/>
        </w:rPr>
        <w:t>anden</w:t>
      </w:r>
      <w:r w:rsidRPr="00D705DE">
        <w:rPr>
          <w:rFonts w:ascii="Georgia" w:hAnsi="Georgia" w:cs="Arial"/>
          <w:sz w:val="21"/>
          <w:szCs w:val="21"/>
        </w:rPr>
        <w:t xml:space="preserve">, </w:t>
      </w:r>
      <w:r>
        <w:rPr>
          <w:rFonts w:ascii="Georgia" w:hAnsi="Georgia" w:cs="Arial"/>
          <w:sz w:val="21"/>
          <w:szCs w:val="21"/>
        </w:rPr>
        <w:t xml:space="preserve">sondern darüber hinaus auch mit ihrem Sitz in Schwerin Ostdeutschland half, was nicht nur </w:t>
      </w:r>
      <w:r w:rsidRPr="00DE572A">
        <w:rPr>
          <w:rFonts w:ascii="Georgia" w:hAnsi="Georgia" w:cs="Arial"/>
          <w:sz w:val="21"/>
          <w:szCs w:val="21"/>
        </w:rPr>
        <w:t>sehr ehrenwer</w:t>
      </w:r>
      <w:r>
        <w:rPr>
          <w:rFonts w:ascii="Georgia" w:hAnsi="Georgia" w:cs="Arial"/>
          <w:sz w:val="21"/>
          <w:szCs w:val="21"/>
        </w:rPr>
        <w:t>t ist, sondern auch infolgedessen neue Perspektiven für das Unternehmen schafft.</w:t>
      </w:r>
    </w:p>
    <w:bookmarkEnd w:id="0"/>
    <w:p w14:paraId="7E565825" w14:textId="77777777" w:rsidR="006F45FA" w:rsidRDefault="006F45FA" w:rsidP="0041605D">
      <w:pPr>
        <w:spacing w:after="0"/>
        <w:rPr>
          <w:rFonts w:ascii="Georgia" w:hAnsi="Georgia" w:cs="Arial"/>
          <w:sz w:val="21"/>
          <w:szCs w:val="21"/>
        </w:rPr>
      </w:pPr>
    </w:p>
    <w:p w14:paraId="67343EFE" w14:textId="51809121" w:rsidR="0041605D" w:rsidRDefault="0041605D" w:rsidP="0041605D">
      <w:pPr>
        <w:spacing w:after="0"/>
        <w:rPr>
          <w:rFonts w:ascii="Georgia" w:hAnsi="Georgia" w:cs="Arial"/>
          <w:sz w:val="21"/>
          <w:szCs w:val="21"/>
        </w:rPr>
      </w:pPr>
      <w:r>
        <w:rPr>
          <w:rFonts w:ascii="Georgia" w:hAnsi="Georgia" w:cs="Arial"/>
          <w:sz w:val="21"/>
          <w:szCs w:val="21"/>
        </w:rPr>
        <w:t>Fides</w:t>
      </w:r>
      <w:r w:rsidRPr="005E7A56">
        <w:rPr>
          <w:rFonts w:ascii="Georgia" w:hAnsi="Georgia" w:cs="Arial"/>
          <w:sz w:val="21"/>
          <w:szCs w:val="21"/>
        </w:rPr>
        <w:t xml:space="preserve">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r w:rsidRPr="00DE572A">
        <w:rPr>
          <w:rFonts w:ascii="Georgia" w:hAnsi="Georgia" w:cs="Arial"/>
          <w:sz w:val="21"/>
          <w:szCs w:val="21"/>
        </w:rPr>
        <w:t xml:space="preserve">Besonders erwähnenswert </w:t>
      </w:r>
      <w:r>
        <w:rPr>
          <w:rFonts w:ascii="Georgia" w:hAnsi="Georgia" w:cs="Arial"/>
          <w:sz w:val="21"/>
          <w:szCs w:val="21"/>
        </w:rPr>
        <w:t>aber ist</w:t>
      </w:r>
      <w:r w:rsidRPr="00DE572A">
        <w:rPr>
          <w:rFonts w:ascii="Georgia" w:hAnsi="Georgia" w:cs="Arial"/>
          <w:sz w:val="21"/>
          <w:szCs w:val="21"/>
        </w:rPr>
        <w:t xml:space="preserve"> ihre Expansion</w:t>
      </w:r>
      <w:r>
        <w:rPr>
          <w:rFonts w:ascii="Georgia" w:hAnsi="Georgia" w:cs="Arial"/>
          <w:sz w:val="21"/>
          <w:szCs w:val="21"/>
        </w:rPr>
        <w:t xml:space="preserve"> in Rostock nach </w:t>
      </w:r>
      <w:r w:rsidRPr="00DE572A">
        <w:rPr>
          <w:rFonts w:ascii="Georgia" w:hAnsi="Georgia" w:cs="Arial"/>
          <w:sz w:val="21"/>
          <w:szCs w:val="21"/>
        </w:rPr>
        <w:t xml:space="preserve">der Wiedervereinigung. Dieser wirtschaftliche Akt ermöglichte es, Ostdeutschland nach dem Fall der DDR </w:t>
      </w:r>
      <w:r>
        <w:rPr>
          <w:rFonts w:ascii="Georgia" w:hAnsi="Georgia" w:cs="Arial"/>
          <w:sz w:val="21"/>
          <w:szCs w:val="21"/>
        </w:rPr>
        <w:t>zu transformieren. Das ist</w:t>
      </w:r>
      <w:r w:rsidRPr="00DE572A">
        <w:rPr>
          <w:rFonts w:ascii="Georgia" w:hAnsi="Georgia" w:cs="Arial"/>
          <w:sz w:val="21"/>
          <w:szCs w:val="21"/>
        </w:rPr>
        <w:t xml:space="preserve"> </w:t>
      </w:r>
      <w:r>
        <w:rPr>
          <w:rFonts w:ascii="Georgia" w:hAnsi="Georgia" w:cs="Arial"/>
          <w:sz w:val="21"/>
          <w:szCs w:val="21"/>
        </w:rPr>
        <w:t xml:space="preserve">nicht nur </w:t>
      </w:r>
      <w:r w:rsidRPr="00DE572A">
        <w:rPr>
          <w:rFonts w:ascii="Georgia" w:hAnsi="Georgia" w:cs="Arial"/>
          <w:sz w:val="21"/>
          <w:szCs w:val="21"/>
        </w:rPr>
        <w:t>sehr ehrenwert, weil sie den wirtschaftlichen Wohlstand dort verbessern</w:t>
      </w:r>
      <w:r>
        <w:rPr>
          <w:rFonts w:ascii="Georgia" w:hAnsi="Georgia" w:cs="Arial"/>
          <w:sz w:val="21"/>
          <w:szCs w:val="21"/>
        </w:rPr>
        <w:t xml:space="preserve"> und Deutschland „heranwachst“, sondern auch infolgedessen neue Perspektiven für das Unternehmen schafft.</w:t>
      </w:r>
    </w:p>
    <w:p w14:paraId="26B775F0" w14:textId="77777777" w:rsidR="0041605D" w:rsidRDefault="0041605D" w:rsidP="0081785F">
      <w:pPr>
        <w:spacing w:after="0"/>
        <w:rPr>
          <w:rFonts w:ascii="Georgia" w:hAnsi="Georgia" w:cs="Arial"/>
          <w:sz w:val="21"/>
          <w:szCs w:val="21"/>
        </w:rPr>
      </w:pPr>
    </w:p>
    <w:p w14:paraId="300196DF" w14:textId="08AF013F" w:rsidR="0081785F" w:rsidRDefault="0081785F" w:rsidP="0081785F">
      <w:pPr>
        <w:spacing w:after="0"/>
        <w:rPr>
          <w:rFonts w:ascii="Georgia" w:hAnsi="Georgia" w:cs="Arial"/>
          <w:sz w:val="21"/>
          <w:szCs w:val="21"/>
        </w:rPr>
      </w:pPr>
      <w:r>
        <w:rPr>
          <w:rFonts w:ascii="Georgia" w:hAnsi="Georgia" w:cs="Arial"/>
          <w:sz w:val="21"/>
          <w:szCs w:val="21"/>
        </w:rPr>
        <w:t>Falk</w:t>
      </w:r>
      <w:r w:rsidRPr="005E7A56">
        <w:rPr>
          <w:rFonts w:ascii="Georgia" w:hAnsi="Georgia" w:cs="Arial"/>
          <w:sz w:val="21"/>
          <w:szCs w:val="21"/>
        </w:rPr>
        <w:t xml:space="preserve">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w:t>
      </w:r>
      <w:r w:rsidRPr="0086326B">
        <w:rPr>
          <w:rFonts w:ascii="Georgia" w:hAnsi="Georgia" w:cs="Arial"/>
          <w:sz w:val="21"/>
          <w:szCs w:val="21"/>
          <w:highlight w:val="yellow"/>
          <w:rPrChange w:id="1" w:author="David Döbele" w:date="2025-08-01T08:37:00Z" w16du:dateUtc="2025-08-01T06:37:00Z">
            <w:rPr>
              <w:rFonts w:ascii="Georgia" w:hAnsi="Georgia" w:cs="Arial"/>
              <w:sz w:val="21"/>
              <w:szCs w:val="21"/>
            </w:rPr>
          </w:rPrChange>
        </w:rPr>
        <w:t>diese</w:t>
      </w:r>
      <w:del w:id="2" w:author="David Döbele" w:date="2025-08-01T08:37:00Z" w16du:dateUtc="2025-08-01T06:37:00Z">
        <w:r w:rsidRPr="0086326B" w:rsidDel="0086326B">
          <w:rPr>
            <w:rFonts w:ascii="Georgia" w:hAnsi="Georgia" w:cs="Arial"/>
            <w:sz w:val="21"/>
            <w:szCs w:val="21"/>
            <w:highlight w:val="yellow"/>
            <w:rPrChange w:id="3" w:author="David Döbele" w:date="2025-08-01T08:37:00Z" w16du:dateUtc="2025-08-01T06:37:00Z">
              <w:rPr>
                <w:rFonts w:ascii="Georgia" w:hAnsi="Georgia" w:cs="Arial"/>
                <w:sz w:val="21"/>
                <w:szCs w:val="21"/>
              </w:rPr>
            </w:rPrChange>
          </w:rPr>
          <w:delText>n</w:delText>
        </w:r>
      </w:del>
      <w:r w:rsidRPr="0086326B">
        <w:rPr>
          <w:rFonts w:ascii="Georgia" w:hAnsi="Georgia" w:cs="Arial"/>
          <w:sz w:val="21"/>
          <w:szCs w:val="21"/>
          <w:highlight w:val="yellow"/>
          <w:rPrChange w:id="4" w:author="David Döbele" w:date="2025-08-01T08:37:00Z" w16du:dateUtc="2025-08-01T06:37:00Z">
            <w:rPr>
              <w:rFonts w:ascii="Georgia" w:hAnsi="Georgia" w:cs="Arial"/>
              <w:sz w:val="21"/>
              <w:szCs w:val="21"/>
            </w:rPr>
          </w:rPrChange>
        </w:rPr>
        <w:t xml:space="preserve"> Punkt</w:t>
      </w:r>
      <w:ins w:id="5" w:author="David Döbele" w:date="2025-08-01T08:37:00Z" w16du:dateUtc="2025-08-01T06:37:00Z">
        <w:r w:rsidR="0086326B" w:rsidRPr="0086326B">
          <w:rPr>
            <w:rFonts w:ascii="Georgia" w:hAnsi="Georgia" w:cs="Arial"/>
            <w:sz w:val="21"/>
            <w:szCs w:val="21"/>
            <w:highlight w:val="yellow"/>
            <w:rPrChange w:id="6" w:author="David Döbele" w:date="2025-08-01T08:37:00Z" w16du:dateUtc="2025-08-01T06:37:00Z">
              <w:rPr>
                <w:rFonts w:ascii="Georgia" w:hAnsi="Georgia" w:cs="Arial"/>
                <w:sz w:val="21"/>
                <w:szCs w:val="21"/>
              </w:rPr>
            </w:rPrChange>
          </w:rPr>
          <w:t>e</w:t>
        </w:r>
      </w:ins>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 xml:space="preserve">Herangehensweisen, die den Erfolg des Unternehmens maßgeblich bestimmen. </w:t>
      </w:r>
      <w:r w:rsidRPr="00DE572A">
        <w:rPr>
          <w:rFonts w:ascii="Georgia" w:hAnsi="Georgia" w:cs="Arial"/>
          <w:sz w:val="21"/>
          <w:szCs w:val="21"/>
        </w:rPr>
        <w:t>Besonders erwähnenswert</w:t>
      </w:r>
      <w:r>
        <w:rPr>
          <w:rFonts w:ascii="Georgia" w:hAnsi="Georgia" w:cs="Arial"/>
          <w:sz w:val="21"/>
          <w:szCs w:val="21"/>
        </w:rPr>
        <w:t xml:space="preserve"> aber</w:t>
      </w:r>
      <w:r w:rsidRPr="00DE572A">
        <w:rPr>
          <w:rFonts w:ascii="Georgia" w:hAnsi="Georgia" w:cs="Arial"/>
          <w:sz w:val="21"/>
          <w:szCs w:val="21"/>
        </w:rPr>
        <w:t xml:space="preserve"> </w:t>
      </w:r>
      <w:r>
        <w:rPr>
          <w:rFonts w:ascii="Georgia" w:hAnsi="Georgia" w:cs="Arial"/>
          <w:sz w:val="21"/>
          <w:szCs w:val="21"/>
        </w:rPr>
        <w:t xml:space="preserve">ist, dass sie von der WirtschaftsWoche im Jahr 2024 als bester Mittelstandsdienstleister für </w:t>
      </w:r>
      <w:proofErr w:type="spellStart"/>
      <w:r>
        <w:rPr>
          <w:rFonts w:ascii="Georgia" w:hAnsi="Georgia" w:cs="Arial"/>
          <w:sz w:val="21"/>
          <w:szCs w:val="21"/>
        </w:rPr>
        <w:t>Tax</w:t>
      </w:r>
      <w:proofErr w:type="spellEnd"/>
      <w:r>
        <w:rPr>
          <w:rFonts w:ascii="Georgia" w:hAnsi="Georgia" w:cs="Arial"/>
          <w:sz w:val="21"/>
          <w:szCs w:val="21"/>
        </w:rPr>
        <w:t xml:space="preserve"> &amp; Audit auserkoren wurden. Dieser Punkt ist äußerst bemerkenswert, da sie eine hohe Leistungsbereitschaft beweist bei einer gleichzeitig herausragend geführter Unternehmenskultur </w:t>
      </w:r>
      <w:r w:rsidRPr="00A0333D">
        <w:rPr>
          <w:rFonts w:ascii="Georgia" w:hAnsi="Georgia" w:cs="Arial"/>
          <w:sz w:val="21"/>
          <w:szCs w:val="21"/>
        </w:rPr>
        <w:t>–</w:t>
      </w:r>
      <w:r>
        <w:rPr>
          <w:rFonts w:ascii="Georgia" w:hAnsi="Georgia" w:cs="Arial"/>
          <w:sz w:val="21"/>
          <w:szCs w:val="21"/>
        </w:rPr>
        <w:t xml:space="preserve"> Ein Erfolg bringendes Duett.</w:t>
      </w:r>
    </w:p>
    <w:p w14:paraId="226FA45F" w14:textId="77777777" w:rsidR="0081785F" w:rsidRDefault="0081785F" w:rsidP="00DB1E93">
      <w:pPr>
        <w:spacing w:after="0"/>
        <w:rPr>
          <w:rFonts w:ascii="Georgia" w:hAnsi="Georgia" w:cs="Arial"/>
          <w:sz w:val="21"/>
          <w:szCs w:val="21"/>
        </w:rPr>
      </w:pPr>
    </w:p>
    <w:p w14:paraId="1D65657F" w14:textId="6FDA3D54" w:rsidR="00DB1E93" w:rsidRDefault="00DB1E93" w:rsidP="00DB1E93">
      <w:pPr>
        <w:spacing w:after="0"/>
        <w:rPr>
          <w:rFonts w:ascii="Georgia" w:hAnsi="Georgia" w:cs="Arial"/>
          <w:sz w:val="21"/>
          <w:szCs w:val="21"/>
        </w:rPr>
      </w:pPr>
      <w:r w:rsidRPr="005E7A56">
        <w:rPr>
          <w:rFonts w:ascii="Georgia" w:hAnsi="Georgia" w:cs="Arial"/>
          <w:sz w:val="21"/>
          <w:szCs w:val="21"/>
        </w:rPr>
        <w:t xml:space="preserve">FGS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Lernbereitschaft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erleben durfte, wie effizient die Arbeitsweise sein kann, wenn die Gruppe sowohl kompetent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 xml:space="preserve">Eigenschaften, die für den Erfolg des Unternehmens als substanziell sind. </w:t>
      </w:r>
      <w:r w:rsidRPr="00DE572A">
        <w:rPr>
          <w:rFonts w:ascii="Georgia" w:hAnsi="Georgia" w:cs="Arial"/>
          <w:sz w:val="21"/>
          <w:szCs w:val="21"/>
        </w:rPr>
        <w:t>Besonders erwähnenswert</w:t>
      </w:r>
      <w:r>
        <w:rPr>
          <w:rFonts w:ascii="Georgia" w:hAnsi="Georgia" w:cs="Arial"/>
          <w:sz w:val="21"/>
          <w:szCs w:val="21"/>
        </w:rPr>
        <w:t xml:space="preserve"> ist</w:t>
      </w:r>
      <w:r w:rsidRPr="00DE572A">
        <w:rPr>
          <w:rFonts w:ascii="Georgia" w:hAnsi="Georgia" w:cs="Arial"/>
          <w:sz w:val="21"/>
          <w:szCs w:val="21"/>
        </w:rPr>
        <w:t xml:space="preserve"> </w:t>
      </w:r>
      <w:r>
        <w:rPr>
          <w:rFonts w:ascii="Georgia" w:hAnsi="Georgia" w:cs="Arial"/>
          <w:sz w:val="21"/>
          <w:szCs w:val="21"/>
        </w:rPr>
        <w:t xml:space="preserve">aber </w:t>
      </w:r>
      <w:r w:rsidRPr="00335076">
        <w:rPr>
          <w:rFonts w:ascii="Georgia" w:hAnsi="Georgia" w:cs="Arial"/>
          <w:sz w:val="21"/>
          <w:szCs w:val="21"/>
        </w:rPr>
        <w:t>ihr Kommentar zum Umwandlungssteuerrecht</w:t>
      </w:r>
      <w:r>
        <w:rPr>
          <w:rFonts w:ascii="Georgia" w:hAnsi="Georgia" w:cs="Arial"/>
          <w:sz w:val="21"/>
          <w:szCs w:val="21"/>
        </w:rPr>
        <w:t xml:space="preserve"> 1995, was ihre Beratung auf Konzerne erweiterte</w:t>
      </w:r>
      <w:r w:rsidRPr="00DE572A">
        <w:rPr>
          <w:rFonts w:ascii="Georgia" w:hAnsi="Georgia" w:cs="Arial"/>
          <w:sz w:val="21"/>
          <w:szCs w:val="21"/>
        </w:rPr>
        <w:t>. Dieser wirtschaftliche Akt ermöglichte es</w:t>
      </w:r>
      <w:r w:rsidRPr="00335076">
        <w:rPr>
          <w:rFonts w:ascii="Georgia" w:hAnsi="Georgia" w:cs="Arial"/>
          <w:sz w:val="21"/>
          <w:szCs w:val="21"/>
        </w:rPr>
        <w:t xml:space="preserve"> Konzerne</w:t>
      </w:r>
      <w:r>
        <w:rPr>
          <w:rFonts w:ascii="Georgia" w:hAnsi="Georgia" w:cs="Arial"/>
          <w:sz w:val="21"/>
          <w:szCs w:val="21"/>
        </w:rPr>
        <w:t xml:space="preserve"> insoweit zu unterstützen, dass sie </w:t>
      </w:r>
      <w:r w:rsidRPr="00335076">
        <w:rPr>
          <w:rFonts w:ascii="Georgia" w:hAnsi="Georgia" w:cs="Arial"/>
          <w:sz w:val="21"/>
          <w:szCs w:val="21"/>
        </w:rPr>
        <w:t xml:space="preserve">eine tragende Rolle für Innovation, Beschäftigung und Stabilität innerhalb der deutschen Wirtschaft </w:t>
      </w:r>
      <w:r>
        <w:rPr>
          <w:rFonts w:ascii="Georgia" w:hAnsi="Georgia" w:cs="Arial"/>
          <w:sz w:val="21"/>
          <w:szCs w:val="21"/>
        </w:rPr>
        <w:t>bleiben</w:t>
      </w:r>
      <w:r w:rsidRPr="00335076">
        <w:rPr>
          <w:rFonts w:ascii="Georgia" w:hAnsi="Georgia" w:cs="Arial"/>
          <w:sz w:val="21"/>
          <w:szCs w:val="21"/>
        </w:rPr>
        <w:t>.</w:t>
      </w:r>
    </w:p>
    <w:p w14:paraId="5EFFFBA2" w14:textId="77777777" w:rsidR="00DB1E93" w:rsidRDefault="00DB1E93" w:rsidP="002839C1">
      <w:pPr>
        <w:spacing w:after="0"/>
        <w:rPr>
          <w:rFonts w:ascii="Georgia" w:hAnsi="Georgia" w:cs="Arial"/>
          <w:sz w:val="21"/>
          <w:szCs w:val="21"/>
        </w:rPr>
      </w:pPr>
    </w:p>
    <w:p w14:paraId="36176AF4" w14:textId="1C97A798" w:rsidR="002839C1" w:rsidRDefault="002839C1" w:rsidP="002839C1">
      <w:pPr>
        <w:spacing w:after="0"/>
        <w:rPr>
          <w:rFonts w:ascii="Georgia" w:hAnsi="Georgia" w:cs="Arial"/>
          <w:sz w:val="21"/>
          <w:szCs w:val="21"/>
        </w:rPr>
      </w:pPr>
      <w:bookmarkStart w:id="7" w:name="_Hlk204556115"/>
      <w:r>
        <w:rPr>
          <w:rFonts w:ascii="Georgia" w:hAnsi="Georgia" w:cs="Arial"/>
          <w:sz w:val="21"/>
          <w:szCs w:val="21"/>
        </w:rPr>
        <w:t xml:space="preserve">Baker Tilly </w:t>
      </w:r>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bookmarkEnd w:id="7"/>
      <w:r w:rsidRPr="00DE572A">
        <w:rPr>
          <w:rFonts w:ascii="Georgia" w:hAnsi="Georgia" w:cs="Arial"/>
          <w:sz w:val="21"/>
          <w:szCs w:val="21"/>
        </w:rPr>
        <w:t>Besonders erwähnenswert</w:t>
      </w:r>
      <w:r>
        <w:rPr>
          <w:rFonts w:ascii="Georgia" w:hAnsi="Georgia" w:cs="Arial"/>
          <w:sz w:val="21"/>
          <w:szCs w:val="21"/>
        </w:rPr>
        <w:t xml:space="preserve"> aber ist </w:t>
      </w:r>
      <w:del w:id="8" w:author="David Döbele" w:date="2025-08-01T08:37:00Z" w16du:dateUtc="2025-08-01T06:37:00Z">
        <w:r w:rsidRPr="0086326B" w:rsidDel="0086326B">
          <w:rPr>
            <w:rFonts w:ascii="Georgia" w:hAnsi="Georgia" w:cs="Arial"/>
            <w:sz w:val="21"/>
            <w:szCs w:val="21"/>
            <w:highlight w:val="yellow"/>
            <w:rPrChange w:id="9" w:author="David Döbele" w:date="2025-08-01T08:37:00Z" w16du:dateUtc="2025-08-01T06:37:00Z">
              <w:rPr>
                <w:rFonts w:ascii="Georgia" w:hAnsi="Georgia" w:cs="Arial"/>
                <w:sz w:val="21"/>
                <w:szCs w:val="21"/>
              </w:rPr>
            </w:rPrChange>
          </w:rPr>
          <w:delText xml:space="preserve">der </w:delText>
        </w:r>
      </w:del>
      <w:ins w:id="10" w:author="David Döbele" w:date="2025-08-01T08:37:00Z" w16du:dateUtc="2025-08-01T06:37:00Z">
        <w:r w:rsidR="0086326B" w:rsidRPr="0086326B">
          <w:rPr>
            <w:rFonts w:ascii="Georgia" w:hAnsi="Georgia" w:cs="Arial"/>
            <w:sz w:val="21"/>
            <w:szCs w:val="21"/>
            <w:highlight w:val="yellow"/>
            <w:rPrChange w:id="11" w:author="David Döbele" w:date="2025-08-01T08:37:00Z" w16du:dateUtc="2025-08-01T06:37:00Z">
              <w:rPr>
                <w:rFonts w:ascii="Georgia" w:hAnsi="Georgia" w:cs="Arial"/>
                <w:sz w:val="21"/>
                <w:szCs w:val="21"/>
              </w:rPr>
            </w:rPrChange>
          </w:rPr>
          <w:t>das</w:t>
        </w:r>
        <w:r w:rsidR="0086326B" w:rsidRPr="0086326B">
          <w:rPr>
            <w:rFonts w:ascii="Georgia" w:hAnsi="Georgia" w:cs="Arial"/>
            <w:sz w:val="21"/>
            <w:szCs w:val="21"/>
            <w:highlight w:val="yellow"/>
            <w:rPrChange w:id="12" w:author="David Döbele" w:date="2025-08-01T08:37:00Z" w16du:dateUtc="2025-08-01T06:37:00Z">
              <w:rPr>
                <w:rFonts w:ascii="Georgia" w:hAnsi="Georgia" w:cs="Arial"/>
                <w:sz w:val="21"/>
                <w:szCs w:val="21"/>
              </w:rPr>
            </w:rPrChange>
          </w:rPr>
          <w:t xml:space="preserve"> </w:t>
        </w:r>
      </w:ins>
      <w:r w:rsidRPr="0086326B">
        <w:rPr>
          <w:rFonts w:ascii="Georgia" w:hAnsi="Georgia" w:cs="Arial"/>
          <w:sz w:val="21"/>
          <w:szCs w:val="21"/>
          <w:highlight w:val="yellow"/>
          <w:rPrChange w:id="13" w:author="David Döbele" w:date="2025-08-01T08:37:00Z" w16du:dateUtc="2025-08-01T06:37:00Z">
            <w:rPr>
              <w:rFonts w:ascii="Georgia" w:hAnsi="Georgia" w:cs="Arial"/>
              <w:sz w:val="21"/>
              <w:szCs w:val="21"/>
            </w:rPr>
          </w:rPrChange>
        </w:rPr>
        <w:t>Wachstum</w:t>
      </w:r>
      <w:r>
        <w:rPr>
          <w:rFonts w:ascii="Georgia" w:hAnsi="Georgia" w:cs="Arial"/>
          <w:sz w:val="21"/>
          <w:szCs w:val="21"/>
        </w:rPr>
        <w:t xml:space="preserve"> von Baker Tilly Deutschland </w:t>
      </w:r>
      <w:r w:rsidRPr="00F93C5F">
        <w:rPr>
          <w:rFonts w:ascii="Georgia" w:hAnsi="Georgia" w:cs="Arial"/>
          <w:sz w:val="21"/>
          <w:szCs w:val="21"/>
        </w:rPr>
        <w:t>um 1</w:t>
      </w:r>
      <w:r>
        <w:rPr>
          <w:rFonts w:ascii="Georgia" w:hAnsi="Georgia" w:cs="Arial"/>
          <w:sz w:val="21"/>
          <w:szCs w:val="21"/>
        </w:rPr>
        <w:t>4</w:t>
      </w:r>
      <w:r w:rsidRPr="00F93C5F">
        <w:rPr>
          <w:rFonts w:ascii="Georgia" w:hAnsi="Georgia" w:cs="Arial"/>
          <w:sz w:val="21"/>
          <w:szCs w:val="21"/>
        </w:rPr>
        <w:t xml:space="preserve"> Prozent auf </w:t>
      </w:r>
      <w:r>
        <w:rPr>
          <w:rFonts w:ascii="Georgia" w:hAnsi="Georgia" w:cs="Arial"/>
          <w:sz w:val="21"/>
          <w:szCs w:val="21"/>
        </w:rPr>
        <w:t xml:space="preserve">250,6 </w:t>
      </w:r>
      <w:r w:rsidRPr="00F93C5F">
        <w:rPr>
          <w:rFonts w:ascii="Georgia" w:hAnsi="Georgia" w:cs="Arial"/>
          <w:sz w:val="21"/>
          <w:szCs w:val="21"/>
        </w:rPr>
        <w:t xml:space="preserve">Millionen Euro (Vorjahr: </w:t>
      </w:r>
      <w:r>
        <w:rPr>
          <w:rFonts w:ascii="Georgia" w:hAnsi="Georgia" w:cs="Arial"/>
          <w:sz w:val="21"/>
          <w:szCs w:val="21"/>
        </w:rPr>
        <w:t xml:space="preserve">219,15 </w:t>
      </w:r>
      <w:r w:rsidRPr="00F93C5F">
        <w:rPr>
          <w:rFonts w:ascii="Georgia" w:hAnsi="Georgia" w:cs="Arial"/>
          <w:sz w:val="21"/>
          <w:szCs w:val="21"/>
        </w:rPr>
        <w:t>Millionen Euro)</w:t>
      </w:r>
      <w:r>
        <w:rPr>
          <w:rFonts w:ascii="Georgia" w:hAnsi="Georgia" w:cs="Arial"/>
          <w:sz w:val="21"/>
          <w:szCs w:val="21"/>
        </w:rPr>
        <w:t xml:space="preserve">, im Jahr 2024 in Deutschland.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Einsatzbereitschaft.</w:t>
      </w:r>
    </w:p>
    <w:p w14:paraId="6EEF9C84" w14:textId="274E1FFE" w:rsidR="00845BB9" w:rsidRDefault="00845BB9" w:rsidP="007B2375">
      <w:pPr>
        <w:spacing w:after="0"/>
        <w:jc w:val="both"/>
        <w:rPr>
          <w:rFonts w:ascii="Georgia" w:hAnsi="Georgia" w:cs="Arial"/>
          <w:sz w:val="21"/>
          <w:szCs w:val="21"/>
        </w:rPr>
      </w:pPr>
    </w:p>
    <w:p w14:paraId="53BEC127" w14:textId="77777777" w:rsidR="002839C1" w:rsidRDefault="002839C1" w:rsidP="002839C1">
      <w:pPr>
        <w:spacing w:after="0"/>
        <w:rPr>
          <w:rFonts w:ascii="Georgia" w:hAnsi="Georgia" w:cs="Arial"/>
          <w:sz w:val="21"/>
          <w:szCs w:val="21"/>
        </w:rPr>
      </w:pPr>
      <w:r>
        <w:rPr>
          <w:rFonts w:ascii="Georgia" w:hAnsi="Georgia" w:cs="Arial"/>
          <w:sz w:val="21"/>
          <w:szCs w:val="21"/>
        </w:rPr>
        <w:t xml:space="preserve">PKF </w:t>
      </w:r>
      <w:bookmarkStart w:id="14" w:name="_Hlk204556817"/>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Zuverlässigkeit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erleben durfte, wie effizient die Arbeitsweise sein kann, wenn die Gruppe sowohl transparent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Eigenschaften, die für den Erfolg des Unternehmens als substanziell sind</w:t>
      </w:r>
      <w:bookmarkEnd w:id="14"/>
      <w:r>
        <w:rPr>
          <w:rFonts w:ascii="Georgia" w:hAnsi="Georgia" w:cs="Arial"/>
          <w:sz w:val="21"/>
          <w:szCs w:val="21"/>
        </w:rPr>
        <w:t xml:space="preserve">. </w:t>
      </w:r>
      <w:r w:rsidRPr="00DE572A">
        <w:rPr>
          <w:rFonts w:ascii="Georgia" w:hAnsi="Georgia" w:cs="Arial"/>
          <w:sz w:val="21"/>
          <w:szCs w:val="21"/>
        </w:rPr>
        <w:t>Besonders erwähnenswert</w:t>
      </w:r>
      <w:r>
        <w:rPr>
          <w:rFonts w:ascii="Georgia" w:hAnsi="Georgia" w:cs="Arial"/>
          <w:sz w:val="21"/>
          <w:szCs w:val="21"/>
        </w:rPr>
        <w:t xml:space="preserve"> aber ist ihr Wachstum </w:t>
      </w:r>
      <w:r w:rsidRPr="00F93C5F">
        <w:rPr>
          <w:rFonts w:ascii="Georgia" w:hAnsi="Georgia" w:cs="Arial"/>
          <w:sz w:val="21"/>
          <w:szCs w:val="21"/>
        </w:rPr>
        <w:t>um 18,5 Prozent auf 87,7 Millionen Euro (Vorjahr: 74 Millionen Euro)</w:t>
      </w:r>
      <w:r>
        <w:rPr>
          <w:rFonts w:ascii="Georgia" w:hAnsi="Georgia" w:cs="Arial"/>
          <w:sz w:val="21"/>
          <w:szCs w:val="21"/>
        </w:rPr>
        <w:t xml:space="preserve"> im Jahr 2024.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Einsatzbereitschaft.</w:t>
      </w:r>
    </w:p>
    <w:p w14:paraId="711BE370" w14:textId="77777777" w:rsidR="002839C1" w:rsidRDefault="002839C1" w:rsidP="007B2375">
      <w:pPr>
        <w:spacing w:after="0"/>
        <w:jc w:val="both"/>
        <w:rPr>
          <w:rFonts w:ascii="Georgia" w:hAnsi="Georgia" w:cs="Arial"/>
          <w:sz w:val="21"/>
          <w:szCs w:val="21"/>
        </w:rPr>
      </w:pPr>
    </w:p>
    <w:p w14:paraId="1ED5EA80" w14:textId="77777777" w:rsidR="006F45FA" w:rsidRDefault="006F45FA" w:rsidP="002839C1">
      <w:pPr>
        <w:spacing w:after="0"/>
        <w:rPr>
          <w:rFonts w:ascii="Georgia" w:hAnsi="Georgia" w:cs="Arial"/>
          <w:sz w:val="21"/>
          <w:szCs w:val="21"/>
        </w:rPr>
      </w:pPr>
    </w:p>
    <w:p w14:paraId="6ECC127C" w14:textId="77777777" w:rsidR="006F45FA" w:rsidRDefault="006F45FA" w:rsidP="002839C1">
      <w:pPr>
        <w:spacing w:after="0"/>
        <w:rPr>
          <w:rFonts w:ascii="Georgia" w:hAnsi="Georgia" w:cs="Arial"/>
          <w:sz w:val="21"/>
          <w:szCs w:val="21"/>
        </w:rPr>
      </w:pPr>
    </w:p>
    <w:p w14:paraId="4401D2EB" w14:textId="0F91FE0E" w:rsidR="002839C1" w:rsidRPr="00DE572A" w:rsidRDefault="002839C1" w:rsidP="002839C1">
      <w:pPr>
        <w:spacing w:after="0"/>
        <w:rPr>
          <w:rFonts w:ascii="Georgia" w:hAnsi="Georgia" w:cs="Arial"/>
          <w:sz w:val="21"/>
          <w:szCs w:val="21"/>
        </w:rPr>
      </w:pPr>
      <w:r w:rsidRPr="0013324C">
        <w:rPr>
          <w:rFonts w:ascii="Georgia" w:hAnsi="Georgia" w:cs="Arial"/>
          <w:sz w:val="21"/>
          <w:szCs w:val="21"/>
        </w:rPr>
        <w:lastRenderedPageBreak/>
        <w:t>B</w:t>
      </w:r>
      <w:r>
        <w:rPr>
          <w:rFonts w:ascii="Georgia" w:hAnsi="Georgia" w:cs="Arial"/>
          <w:sz w:val="21"/>
          <w:szCs w:val="21"/>
        </w:rPr>
        <w:t>ansbach</w:t>
      </w:r>
      <w:r w:rsidRPr="0013324C">
        <w:rPr>
          <w:rFonts w:ascii="Georgia" w:hAnsi="Georgia" w:cs="Arial"/>
          <w:sz w:val="21"/>
          <w:szCs w:val="21"/>
        </w:rPr>
        <w:t xml:space="preserve"> scheint mir für dieses Praktikum ideal zu sein, da Sie großen Wert auf eine partnerschaftliche Beziehung zu Ihren Mandanten legen – geprägt von Nähe, Vertrauen und Bodenständigkeit. Genau diese Haltung schätze ich sehr, denn auch im Einzelhandel habe ich erlebt, wie </w:t>
      </w:r>
      <w:proofErr w:type="spellStart"/>
      <w:r>
        <w:rPr>
          <w:rFonts w:ascii="Georgia" w:hAnsi="Georgia" w:cs="Arial"/>
          <w:sz w:val="21"/>
          <w:szCs w:val="21"/>
        </w:rPr>
        <w:t>bereichernswert</w:t>
      </w:r>
      <w:proofErr w:type="spellEnd"/>
      <w:r w:rsidRPr="0013324C">
        <w:rPr>
          <w:rFonts w:ascii="Georgia" w:hAnsi="Georgia" w:cs="Arial"/>
          <w:sz w:val="21"/>
          <w:szCs w:val="21"/>
        </w:rPr>
        <w:t xml:space="preserve"> der persönliche Kontakt und d</w:t>
      </w:r>
      <w:r>
        <w:rPr>
          <w:rFonts w:ascii="Georgia" w:hAnsi="Georgia" w:cs="Arial"/>
          <w:sz w:val="21"/>
          <w:szCs w:val="21"/>
        </w:rPr>
        <w:t>ie</w:t>
      </w:r>
      <w:r w:rsidRPr="0013324C">
        <w:rPr>
          <w:rFonts w:ascii="Georgia" w:hAnsi="Georgia" w:cs="Arial"/>
          <w:sz w:val="21"/>
          <w:szCs w:val="21"/>
        </w:rPr>
        <w:t xml:space="preserve"> langfristige </w:t>
      </w:r>
      <w:r>
        <w:rPr>
          <w:rFonts w:ascii="Georgia" w:hAnsi="Georgia" w:cs="Arial"/>
          <w:sz w:val="21"/>
          <w:szCs w:val="21"/>
        </w:rPr>
        <w:t>Bindung</w:t>
      </w:r>
      <w:r w:rsidRPr="0013324C">
        <w:rPr>
          <w:rFonts w:ascii="Georgia" w:hAnsi="Georgia" w:cs="Arial"/>
          <w:sz w:val="21"/>
          <w:szCs w:val="21"/>
        </w:rPr>
        <w:t xml:space="preserve"> zu bekannten Kunden sein können.</w:t>
      </w:r>
      <w:r>
        <w:rPr>
          <w:rFonts w:ascii="Georgia" w:hAnsi="Georgia" w:cs="Arial"/>
          <w:sz w:val="21"/>
          <w:szCs w:val="21"/>
        </w:rPr>
        <w:t xml:space="preserve"> </w:t>
      </w:r>
      <w:bookmarkStart w:id="15" w:name="_Hlk204283849"/>
      <w:r w:rsidRPr="00DE572A">
        <w:rPr>
          <w:rFonts w:ascii="Georgia" w:hAnsi="Georgia" w:cs="Arial"/>
          <w:sz w:val="21"/>
          <w:szCs w:val="21"/>
        </w:rPr>
        <w:t xml:space="preserve">Besonders erwähnenswert </w:t>
      </w:r>
      <w:r>
        <w:rPr>
          <w:rFonts w:ascii="Georgia" w:hAnsi="Georgia" w:cs="Arial"/>
          <w:sz w:val="21"/>
          <w:szCs w:val="21"/>
        </w:rPr>
        <w:t>ist</w:t>
      </w:r>
      <w:r w:rsidRPr="00DE572A">
        <w:rPr>
          <w:rFonts w:ascii="Georgia" w:hAnsi="Georgia" w:cs="Arial"/>
          <w:sz w:val="21"/>
          <w:szCs w:val="21"/>
        </w:rPr>
        <w:t xml:space="preserve"> ihre Expansion</w:t>
      </w:r>
      <w:r>
        <w:rPr>
          <w:rFonts w:ascii="Georgia" w:hAnsi="Georgia" w:cs="Arial"/>
          <w:sz w:val="21"/>
          <w:szCs w:val="21"/>
        </w:rPr>
        <w:t xml:space="preserve"> im Jahr</w:t>
      </w:r>
      <w:r w:rsidRPr="00DE572A">
        <w:rPr>
          <w:rFonts w:ascii="Georgia" w:hAnsi="Georgia" w:cs="Arial"/>
          <w:sz w:val="21"/>
          <w:szCs w:val="21"/>
        </w:rPr>
        <w:t xml:space="preserve"> 1990, dem Jahr der Wiedervereinigung. Dieser wirtschaftliche Akt ermöglichte es, Ostdeutschland nach dem Fall der DDR weiterzuentwickeln</w:t>
      </w:r>
      <w:r>
        <w:rPr>
          <w:rFonts w:ascii="Georgia" w:hAnsi="Georgia" w:cs="Arial"/>
          <w:sz w:val="21"/>
          <w:szCs w:val="21"/>
        </w:rPr>
        <w:t>. Das ist</w:t>
      </w:r>
      <w:r w:rsidRPr="00DE572A">
        <w:rPr>
          <w:rFonts w:ascii="Georgia" w:hAnsi="Georgia" w:cs="Arial"/>
          <w:sz w:val="21"/>
          <w:szCs w:val="21"/>
        </w:rPr>
        <w:t xml:space="preserve"> </w:t>
      </w:r>
      <w:r>
        <w:rPr>
          <w:rFonts w:ascii="Georgia" w:hAnsi="Georgia" w:cs="Arial"/>
          <w:sz w:val="21"/>
          <w:szCs w:val="21"/>
        </w:rPr>
        <w:t xml:space="preserve">nicht nur </w:t>
      </w:r>
      <w:r w:rsidRPr="00DE572A">
        <w:rPr>
          <w:rFonts w:ascii="Georgia" w:hAnsi="Georgia" w:cs="Arial"/>
          <w:sz w:val="21"/>
          <w:szCs w:val="21"/>
        </w:rPr>
        <w:t>sehr ehrenwert, weil sie den wirtschaftlichen Wohlstand dort verbessern</w:t>
      </w:r>
      <w:r>
        <w:rPr>
          <w:rFonts w:ascii="Georgia" w:hAnsi="Georgia" w:cs="Arial"/>
          <w:sz w:val="21"/>
          <w:szCs w:val="21"/>
        </w:rPr>
        <w:t xml:space="preserve"> und Deutschland „heranwachst“, sondern auch infolgedessen neue Perspektiven für das Unternehmen schafft.</w:t>
      </w:r>
    </w:p>
    <w:bookmarkEnd w:id="15"/>
    <w:p w14:paraId="021816A0" w14:textId="77777777" w:rsidR="002839C1" w:rsidRDefault="002839C1" w:rsidP="007B2375">
      <w:pPr>
        <w:spacing w:after="0"/>
        <w:jc w:val="both"/>
        <w:rPr>
          <w:rFonts w:ascii="Georgia" w:hAnsi="Georgia" w:cs="Arial"/>
          <w:sz w:val="21"/>
          <w:szCs w:val="21"/>
        </w:rPr>
      </w:pPr>
    </w:p>
    <w:p w14:paraId="5D52A859" w14:textId="77777777" w:rsidR="002839C1" w:rsidRPr="00DE572A" w:rsidRDefault="002839C1" w:rsidP="002839C1">
      <w:pPr>
        <w:spacing w:after="0"/>
        <w:jc w:val="both"/>
        <w:rPr>
          <w:rFonts w:ascii="Georgia" w:hAnsi="Georgia" w:cs="Arial"/>
          <w:sz w:val="21"/>
          <w:szCs w:val="21"/>
        </w:rPr>
      </w:pPr>
      <w:proofErr w:type="spellStart"/>
      <w:r>
        <w:rPr>
          <w:rFonts w:ascii="Georgia" w:hAnsi="Georgia" w:cs="Arial"/>
          <w:sz w:val="21"/>
          <w:szCs w:val="21"/>
        </w:rPr>
        <w:t>Curacon</w:t>
      </w:r>
      <w:proofErr w:type="spellEnd"/>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 xml:space="preserve">anhand ihrer letzten Projekte, </w:t>
      </w:r>
      <w:r w:rsidRPr="00DE572A">
        <w:rPr>
          <w:rFonts w:ascii="Georgia" w:hAnsi="Georgia" w:cs="Arial"/>
          <w:sz w:val="21"/>
          <w:szCs w:val="21"/>
        </w:rPr>
        <w:t xml:space="preserve">viel </w:t>
      </w:r>
      <w:r>
        <w:rPr>
          <w:rFonts w:ascii="Georgia" w:hAnsi="Georgia" w:cs="Arial"/>
          <w:sz w:val="21"/>
          <w:szCs w:val="21"/>
        </w:rPr>
        <w:t>Wert auf Weiterentwicklung legen.</w:t>
      </w:r>
      <w:r w:rsidRPr="00BE00CE">
        <w:rPr>
          <w:rFonts w:ascii="Georgia" w:hAnsi="Georgia" w:cs="Arial"/>
          <w:sz w:val="21"/>
          <w:szCs w:val="21"/>
        </w:rPr>
        <w:t xml:space="preserve"> </w:t>
      </w:r>
      <w:r w:rsidRPr="00F1102B">
        <w:rPr>
          <w:rFonts w:ascii="Georgia" w:hAnsi="Georgia" w:cs="Arial"/>
          <w:sz w:val="21"/>
          <w:szCs w:val="21"/>
        </w:rPr>
        <w:t>Ich selbst erachte diesen Punkt als essenziell,</w:t>
      </w:r>
      <w:r>
        <w:rPr>
          <w:rFonts w:ascii="Georgia" w:hAnsi="Georgia" w:cs="Arial"/>
          <w:sz w:val="21"/>
          <w:szCs w:val="21"/>
        </w:rPr>
        <w:t xml:space="preserve"> weil mich</w:t>
      </w:r>
      <w:r w:rsidRPr="00A0498C">
        <w:rPr>
          <w:rFonts w:ascii="Georgia" w:hAnsi="Georgia" w:cs="Arial"/>
          <w:sz w:val="21"/>
          <w:szCs w:val="21"/>
        </w:rPr>
        <w:t xml:space="preserve"> Ihre kontinuierliche Weiterentwicklung über Jahrzehnte mich</w:t>
      </w:r>
      <w:r>
        <w:rPr>
          <w:rFonts w:ascii="Georgia" w:hAnsi="Georgia" w:cs="Arial"/>
          <w:sz w:val="21"/>
          <w:szCs w:val="21"/>
        </w:rPr>
        <w:t xml:space="preserve"> direkt</w:t>
      </w:r>
      <w:r w:rsidRPr="00A0498C">
        <w:rPr>
          <w:rFonts w:ascii="Georgia" w:hAnsi="Georgia" w:cs="Arial"/>
          <w:sz w:val="21"/>
          <w:szCs w:val="21"/>
        </w:rPr>
        <w:t xml:space="preserve"> an</w:t>
      </w:r>
      <w:r>
        <w:rPr>
          <w:rFonts w:ascii="Georgia" w:hAnsi="Georgia" w:cs="Arial"/>
          <w:sz w:val="21"/>
          <w:szCs w:val="21"/>
        </w:rPr>
        <w:t>spricht</w:t>
      </w:r>
      <w:r w:rsidRPr="00A0498C">
        <w:rPr>
          <w:rFonts w:ascii="Georgia" w:hAnsi="Georgia" w:cs="Arial"/>
          <w:sz w:val="21"/>
          <w:szCs w:val="21"/>
        </w:rPr>
        <w:t xml:space="preserve"> – auch ich habe aus Rückschlägen gelernt und mich persönlich wie fachlich stetig weiterentwickelt.</w:t>
      </w:r>
      <w:r w:rsidRPr="00DE572A">
        <w:rPr>
          <w:rFonts w:ascii="Georgia" w:hAnsi="Georgia" w:cs="Arial"/>
          <w:sz w:val="21"/>
          <w:szCs w:val="21"/>
        </w:rPr>
        <w:t xml:space="preserve"> Besonders erwähnenswert </w:t>
      </w:r>
      <w:r>
        <w:rPr>
          <w:rFonts w:ascii="Georgia" w:hAnsi="Georgia" w:cs="Arial"/>
          <w:sz w:val="21"/>
          <w:szCs w:val="21"/>
        </w:rPr>
        <w:t xml:space="preserve">ist, dass sie vom </w:t>
      </w:r>
      <w:r w:rsidRPr="00F1102B">
        <w:rPr>
          <w:rFonts w:ascii="Georgia" w:hAnsi="Georgia" w:cs="Arial"/>
          <w:sz w:val="21"/>
          <w:szCs w:val="21"/>
        </w:rPr>
        <w:t xml:space="preserve">Great Place </w:t>
      </w:r>
      <w:proofErr w:type="spellStart"/>
      <w:r w:rsidRPr="00F1102B">
        <w:rPr>
          <w:rFonts w:ascii="Georgia" w:hAnsi="Georgia" w:cs="Arial"/>
          <w:sz w:val="21"/>
          <w:szCs w:val="21"/>
        </w:rPr>
        <w:t>to</w:t>
      </w:r>
      <w:proofErr w:type="spellEnd"/>
      <w:r w:rsidRPr="00F1102B">
        <w:rPr>
          <w:rFonts w:ascii="Georgia" w:hAnsi="Georgia" w:cs="Arial"/>
          <w:sz w:val="21"/>
          <w:szCs w:val="21"/>
        </w:rPr>
        <w:t xml:space="preserve"> Work® </w:t>
      </w:r>
      <w:proofErr w:type="gramStart"/>
      <w:r w:rsidRPr="00F1102B">
        <w:rPr>
          <w:rFonts w:ascii="Georgia" w:hAnsi="Georgia" w:cs="Arial"/>
          <w:sz w:val="21"/>
          <w:szCs w:val="21"/>
        </w:rPr>
        <w:t>Instituts  als</w:t>
      </w:r>
      <w:proofErr w:type="gramEnd"/>
      <w:r w:rsidRPr="00F1102B">
        <w:rPr>
          <w:rFonts w:ascii="Georgia" w:hAnsi="Georgia" w:cs="Arial"/>
          <w:sz w:val="21"/>
          <w:szCs w:val="21"/>
        </w:rPr>
        <w:t xml:space="preserve"> einer der 100 besten Arbeitgeber Deutschlands </w:t>
      </w:r>
      <w:r>
        <w:rPr>
          <w:rFonts w:ascii="Georgia" w:hAnsi="Georgia" w:cs="Arial"/>
          <w:sz w:val="21"/>
          <w:szCs w:val="21"/>
        </w:rPr>
        <w:t xml:space="preserve">eingestuft werden. Dieser Punkt ist für mich, anhand vergangener Erfahrungen im Einzelhandel, besonders wichtig, da ich ein freundliches Miteinander und die harmonische Bindung von Chef und Mitarbeiter besonders schätze, was mich zu Bestleistungen anspornt. </w:t>
      </w:r>
    </w:p>
    <w:p w14:paraId="0C78DD3D" w14:textId="77777777" w:rsidR="0041605D" w:rsidRDefault="0041605D" w:rsidP="002839C1">
      <w:pPr>
        <w:spacing w:after="0"/>
        <w:jc w:val="both"/>
        <w:rPr>
          <w:rFonts w:ascii="Georgia" w:hAnsi="Georgia" w:cs="Arial"/>
          <w:sz w:val="21"/>
          <w:szCs w:val="21"/>
        </w:rPr>
      </w:pPr>
      <w:bookmarkStart w:id="16" w:name="_Hlk204280895"/>
      <w:bookmarkStart w:id="17" w:name="_Hlk204526541"/>
    </w:p>
    <w:p w14:paraId="03D4C0DB" w14:textId="13CC1480" w:rsidR="0081785F" w:rsidRPr="0041605D" w:rsidRDefault="002839C1" w:rsidP="002839C1">
      <w:pPr>
        <w:spacing w:after="0"/>
        <w:jc w:val="both"/>
      </w:pPr>
      <w:r>
        <w:rPr>
          <w:rFonts w:ascii="Georgia" w:hAnsi="Georgia" w:cs="Arial"/>
          <w:sz w:val="21"/>
          <w:szCs w:val="21"/>
        </w:rPr>
        <w:t>OBIC</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bookmarkEnd w:id="16"/>
      <w:r w:rsidRPr="00DE572A">
        <w:rPr>
          <w:rFonts w:ascii="Georgia" w:hAnsi="Georgia" w:cs="Arial"/>
          <w:sz w:val="21"/>
          <w:szCs w:val="21"/>
        </w:rPr>
        <w:t xml:space="preserve">Besonders erwähnenswert </w:t>
      </w:r>
      <w:r>
        <w:rPr>
          <w:rFonts w:ascii="Georgia" w:hAnsi="Georgia" w:cs="Arial"/>
          <w:sz w:val="21"/>
          <w:szCs w:val="21"/>
        </w:rPr>
        <w:t>sind ihre äußerst positiven Referenzen,</w:t>
      </w:r>
      <w:r w:rsidRPr="00145D8B">
        <w:t xml:space="preserve"> </w:t>
      </w:r>
      <w:r>
        <w:rPr>
          <w:rFonts w:ascii="Georgia" w:hAnsi="Georgia" w:cs="Arial"/>
          <w:sz w:val="21"/>
          <w:szCs w:val="21"/>
        </w:rPr>
        <w:t xml:space="preserve">die </w:t>
      </w:r>
      <w:r w:rsidRPr="00145D8B">
        <w:rPr>
          <w:rFonts w:ascii="Georgia" w:hAnsi="Georgia" w:cs="Arial"/>
          <w:sz w:val="21"/>
          <w:szCs w:val="21"/>
        </w:rPr>
        <w:t>nicht nur Ihre fachliche Kompetenz unterstreichen, sondern auch zeigen, wie sehr Mandanten Ihre praxisnahe Beratung und partnerschaftliche Zusammenarbeit schätzen</w:t>
      </w:r>
      <w:r>
        <w:rPr>
          <w:rFonts w:ascii="Georgia" w:hAnsi="Georgia" w:cs="Arial"/>
          <w:sz w:val="21"/>
          <w:szCs w:val="21"/>
        </w:rPr>
        <w:t xml:space="preserve"> </w:t>
      </w:r>
      <w:r w:rsidRPr="00A0333D">
        <w:rPr>
          <w:rFonts w:ascii="Georgia" w:hAnsi="Georgia" w:cs="Arial"/>
          <w:sz w:val="21"/>
          <w:szCs w:val="21"/>
        </w:rPr>
        <w:t>–</w:t>
      </w:r>
      <w:r>
        <w:rPr>
          <w:rFonts w:ascii="Georgia" w:hAnsi="Georgia" w:cs="Arial"/>
          <w:sz w:val="21"/>
          <w:szCs w:val="21"/>
        </w:rPr>
        <w:t xml:space="preserve"> Eigenschaften, die ihre nahbare Art bestätigt und die ich gehörig schätze.</w:t>
      </w:r>
      <w:bookmarkStart w:id="18" w:name="_Hlk204526487"/>
      <w:bookmarkEnd w:id="17"/>
    </w:p>
    <w:p w14:paraId="10DDF369" w14:textId="77777777" w:rsidR="0081785F" w:rsidRDefault="0081785F" w:rsidP="002839C1">
      <w:pPr>
        <w:spacing w:after="0"/>
        <w:jc w:val="both"/>
        <w:rPr>
          <w:rFonts w:ascii="Georgia" w:hAnsi="Georgia" w:cs="Arial"/>
          <w:sz w:val="21"/>
          <w:szCs w:val="21"/>
        </w:rPr>
      </w:pPr>
    </w:p>
    <w:p w14:paraId="64D3C0B7" w14:textId="13F749FC" w:rsidR="002839C1" w:rsidRPr="009A63F5" w:rsidRDefault="002839C1" w:rsidP="002839C1">
      <w:pPr>
        <w:spacing w:after="0"/>
        <w:jc w:val="both"/>
      </w:pPr>
      <w:r>
        <w:rPr>
          <w:rFonts w:ascii="Georgia" w:hAnsi="Georgia" w:cs="Arial"/>
          <w:sz w:val="21"/>
          <w:szCs w:val="21"/>
        </w:rPr>
        <w:t>BBH</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Mitarbeiter im Einzelhandel mit solchen Kunden sehr gerne zusammenarbeite. Die Menge an gegenseitige Sympathie und das Verhandeln auf Augenhöhe sind Werte, mit denen ich mich identifiziere.</w:t>
      </w:r>
      <w:r>
        <w:t xml:space="preserve"> </w:t>
      </w:r>
      <w:r w:rsidRPr="00DE572A">
        <w:rPr>
          <w:rFonts w:ascii="Georgia" w:hAnsi="Georgia" w:cs="Arial"/>
          <w:sz w:val="21"/>
          <w:szCs w:val="21"/>
        </w:rPr>
        <w:t xml:space="preserve">Besonders erwähnenswert </w:t>
      </w:r>
      <w:r>
        <w:rPr>
          <w:rFonts w:ascii="Georgia" w:hAnsi="Georgia" w:cs="Arial"/>
          <w:sz w:val="21"/>
          <w:szCs w:val="21"/>
        </w:rPr>
        <w:t xml:space="preserve">ist der Fakt, dass sie vom Manager Magazin im Jahr 2024/25 als beste Wirtschaftsprüfung auserkoren wurden. Dieser Punkt ist äußerst bemerkenswert, da sie eine hohe Leistungsbereitschaft beweist </w:t>
      </w:r>
      <w:r w:rsidRPr="00A0333D">
        <w:rPr>
          <w:rFonts w:ascii="Georgia" w:hAnsi="Georgia" w:cs="Arial"/>
          <w:sz w:val="21"/>
          <w:szCs w:val="21"/>
        </w:rPr>
        <w:t>–</w:t>
      </w:r>
      <w:r>
        <w:rPr>
          <w:rFonts w:ascii="Georgia" w:hAnsi="Georgia" w:cs="Arial"/>
          <w:sz w:val="21"/>
          <w:szCs w:val="21"/>
        </w:rPr>
        <w:t xml:space="preserve"> Wovon ich weiß, dass sie für ein Praktikum der Richtige sind.</w:t>
      </w:r>
    </w:p>
    <w:bookmarkEnd w:id="18"/>
    <w:p w14:paraId="04E096F1" w14:textId="77777777" w:rsidR="002839C1" w:rsidRDefault="002839C1" w:rsidP="002839C1">
      <w:pPr>
        <w:spacing w:after="0"/>
        <w:rPr>
          <w:rFonts w:ascii="Georgia" w:hAnsi="Georgia" w:cs="Arial"/>
          <w:sz w:val="21"/>
          <w:szCs w:val="21"/>
        </w:rPr>
      </w:pPr>
    </w:p>
    <w:p w14:paraId="3E31A6F3" w14:textId="370B5FA9" w:rsidR="002839C1" w:rsidRDefault="002839C1" w:rsidP="002839C1">
      <w:pPr>
        <w:spacing w:after="0"/>
        <w:rPr>
          <w:rFonts w:ascii="Georgia" w:hAnsi="Georgia" w:cs="Arial"/>
          <w:sz w:val="21"/>
          <w:szCs w:val="21"/>
        </w:rPr>
      </w:pPr>
      <w:proofErr w:type="gramStart"/>
      <w:r>
        <w:rPr>
          <w:rFonts w:ascii="Georgia" w:hAnsi="Georgia" w:cs="Arial"/>
          <w:sz w:val="21"/>
          <w:szCs w:val="21"/>
        </w:rPr>
        <w:t>GKK Partners</w:t>
      </w:r>
      <w:proofErr w:type="gramEnd"/>
      <w:r w:rsidRPr="00DE572A">
        <w:rPr>
          <w:rFonts w:ascii="Georgia" w:hAnsi="Georgia" w:cs="Arial"/>
          <w:sz w:val="21"/>
          <w:szCs w:val="21"/>
        </w:rPr>
        <w:t xml:space="preserve"> </w:t>
      </w:r>
      <w:bookmarkStart w:id="19" w:name="_Hlk204554885"/>
      <w:r w:rsidRPr="00DE572A">
        <w:rPr>
          <w:rFonts w:ascii="Georgia" w:hAnsi="Georgia" w:cs="Arial"/>
          <w:sz w:val="21"/>
          <w:szCs w:val="21"/>
        </w:rPr>
        <w:t>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Herangehensweisen, die den Erfolg des Unternehmens maßgeblich bestimmen</w:t>
      </w:r>
      <w:bookmarkEnd w:id="19"/>
      <w:r>
        <w:rPr>
          <w:rFonts w:ascii="Georgia" w:hAnsi="Georgia" w:cs="Arial"/>
          <w:sz w:val="21"/>
          <w:szCs w:val="21"/>
        </w:rPr>
        <w:t xml:space="preserve">. </w:t>
      </w:r>
      <w:bookmarkStart w:id="20" w:name="_Hlk204555009"/>
      <w:r w:rsidRPr="00DE572A">
        <w:rPr>
          <w:rFonts w:ascii="Georgia" w:hAnsi="Georgia" w:cs="Arial"/>
          <w:sz w:val="21"/>
          <w:szCs w:val="21"/>
        </w:rPr>
        <w:t xml:space="preserve">Besonders erwähnenswert </w:t>
      </w:r>
      <w:r>
        <w:rPr>
          <w:rFonts w:ascii="Georgia" w:hAnsi="Georgia" w:cs="Arial"/>
          <w:sz w:val="21"/>
          <w:szCs w:val="21"/>
        </w:rPr>
        <w:t xml:space="preserve">ist, dass sie vom Manager Magazin im Jahr 2024/25 als beste Wirtschaftsprüfung auserkoren wurden. Dieser Punkt ist äußerst bemerkenswert, da sie eine hohe Leistungsbereitschaft beweist bei einer gleichzeitig herausragend geführter Unternehmenskultur </w:t>
      </w:r>
      <w:r w:rsidRPr="00A0333D">
        <w:rPr>
          <w:rFonts w:ascii="Georgia" w:hAnsi="Georgia" w:cs="Arial"/>
          <w:sz w:val="21"/>
          <w:szCs w:val="21"/>
        </w:rPr>
        <w:t>–</w:t>
      </w:r>
      <w:r>
        <w:rPr>
          <w:rFonts w:ascii="Georgia" w:hAnsi="Georgia" w:cs="Arial"/>
          <w:sz w:val="21"/>
          <w:szCs w:val="21"/>
        </w:rPr>
        <w:t xml:space="preserve"> Ein Erfolg bringendes Duett.</w:t>
      </w:r>
      <w:bookmarkEnd w:id="20"/>
    </w:p>
    <w:p w14:paraId="2400678C" w14:textId="77777777" w:rsidR="002839C1" w:rsidRDefault="002839C1" w:rsidP="002839C1">
      <w:pPr>
        <w:spacing w:after="0"/>
        <w:rPr>
          <w:rFonts w:ascii="Georgia" w:hAnsi="Georgia" w:cs="Arial"/>
          <w:sz w:val="21"/>
          <w:szCs w:val="21"/>
        </w:rPr>
      </w:pPr>
    </w:p>
    <w:p w14:paraId="7960124D" w14:textId="77777777" w:rsidR="002839C1" w:rsidRDefault="002839C1" w:rsidP="002839C1">
      <w:pPr>
        <w:spacing w:after="0"/>
        <w:rPr>
          <w:rFonts w:ascii="Georgia" w:hAnsi="Georgia" w:cs="Arial"/>
          <w:sz w:val="21"/>
          <w:szCs w:val="21"/>
        </w:rPr>
      </w:pPr>
      <w:r>
        <w:rPr>
          <w:rFonts w:ascii="Georgia" w:hAnsi="Georgia" w:cs="Arial"/>
          <w:sz w:val="21"/>
          <w:szCs w:val="21"/>
        </w:rPr>
        <w:t>DHPG</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w:t>
      </w:r>
      <w:r>
        <w:rPr>
          <w:rFonts w:ascii="Georgia" w:hAnsi="Georgia" w:cs="Arial"/>
          <w:sz w:val="21"/>
          <w:szCs w:val="21"/>
        </w:rPr>
        <w:t>eine hohe Nähe zum Mittelstand und damit eine beachtliche Bodenständigkeit aufweisen können. Ich selbst</w:t>
      </w:r>
      <w:r w:rsidRPr="001D2288">
        <w:t xml:space="preserve"> </w:t>
      </w:r>
      <w:r w:rsidRPr="001D2288">
        <w:rPr>
          <w:rFonts w:ascii="Georgia" w:hAnsi="Georgia" w:cs="Arial"/>
          <w:sz w:val="21"/>
          <w:szCs w:val="21"/>
        </w:rPr>
        <w:t xml:space="preserve">schätze diese </w:t>
      </w:r>
      <w:r>
        <w:rPr>
          <w:rFonts w:ascii="Georgia" w:hAnsi="Georgia" w:cs="Arial"/>
          <w:sz w:val="21"/>
          <w:szCs w:val="21"/>
        </w:rPr>
        <w:t>realitätsbewusste Art</w:t>
      </w:r>
      <w:r w:rsidRPr="001D2288">
        <w:rPr>
          <w:rFonts w:ascii="Georgia" w:hAnsi="Georgia" w:cs="Arial"/>
          <w:sz w:val="21"/>
          <w:szCs w:val="21"/>
        </w:rPr>
        <w:t xml:space="preserve"> sehr,</w:t>
      </w:r>
      <w:r w:rsidRPr="00DE572A">
        <w:rPr>
          <w:rFonts w:ascii="Georgia" w:hAnsi="Georgia" w:cs="Arial"/>
          <w:sz w:val="21"/>
          <w:szCs w:val="21"/>
        </w:rPr>
        <w:t xml:space="preserve"> da ich als </w:t>
      </w:r>
      <w:r>
        <w:rPr>
          <w:rFonts w:ascii="Georgia" w:hAnsi="Georgia" w:cs="Arial"/>
          <w:sz w:val="21"/>
          <w:szCs w:val="21"/>
        </w:rPr>
        <w:t xml:space="preserve">Mitarbeiter im Einzelhandel mit solchen Kunden sehr gerne zusammenarbeite. Die Menge an gegenseitige Sympathie und das Verhandeln auf Augenhöhe sind Werte, mit denen ich mich identifiziere und bei denen </w:t>
      </w:r>
      <w:r w:rsidRPr="00694BD6">
        <w:rPr>
          <w:rFonts w:ascii="Georgia" w:hAnsi="Georgia" w:cs="Arial"/>
          <w:sz w:val="21"/>
          <w:szCs w:val="21"/>
        </w:rPr>
        <w:t>ich mich bestens aufgehoben fühle</w:t>
      </w:r>
      <w:r>
        <w:rPr>
          <w:rFonts w:ascii="Georgia" w:hAnsi="Georgia" w:cs="Arial"/>
          <w:sz w:val="21"/>
          <w:szCs w:val="21"/>
        </w:rPr>
        <w:t xml:space="preserve">. </w:t>
      </w:r>
      <w:r w:rsidRPr="00DE572A">
        <w:rPr>
          <w:rFonts w:ascii="Georgia" w:hAnsi="Georgia" w:cs="Arial"/>
          <w:sz w:val="21"/>
          <w:szCs w:val="21"/>
        </w:rPr>
        <w:t xml:space="preserve">Besonders erwähnenswert </w:t>
      </w:r>
      <w:r>
        <w:rPr>
          <w:rFonts w:ascii="Georgia" w:hAnsi="Georgia" w:cs="Arial"/>
          <w:sz w:val="21"/>
          <w:szCs w:val="21"/>
        </w:rPr>
        <w:t xml:space="preserve">ist, dass sie von der </w:t>
      </w:r>
      <w:r w:rsidRPr="00D36DB9">
        <w:rPr>
          <w:rFonts w:ascii="Georgia" w:hAnsi="Georgia" w:cs="Arial"/>
          <w:sz w:val="21"/>
          <w:szCs w:val="21"/>
        </w:rPr>
        <w:t>Lünendonk®-Liste 202</w:t>
      </w:r>
      <w:r>
        <w:rPr>
          <w:rFonts w:ascii="Georgia" w:hAnsi="Georgia" w:cs="Arial"/>
          <w:sz w:val="21"/>
          <w:szCs w:val="21"/>
        </w:rPr>
        <w:t>4</w:t>
      </w:r>
      <w:r w:rsidRPr="00D36DB9">
        <w:rPr>
          <w:rFonts w:ascii="Georgia" w:hAnsi="Georgia" w:cs="Arial"/>
          <w:sz w:val="21"/>
          <w:szCs w:val="21"/>
        </w:rPr>
        <w:t xml:space="preserve"> </w:t>
      </w:r>
      <w:r>
        <w:rPr>
          <w:rFonts w:ascii="Georgia" w:hAnsi="Georgia" w:cs="Arial"/>
          <w:sz w:val="21"/>
          <w:szCs w:val="21"/>
        </w:rPr>
        <w:t xml:space="preserve">für Platz 11 auserkoren wurden.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Einsatzbereitschaft.</w:t>
      </w:r>
    </w:p>
    <w:p w14:paraId="5FA2889F" w14:textId="77777777" w:rsidR="002839C1" w:rsidRDefault="002839C1" w:rsidP="002839C1">
      <w:pPr>
        <w:spacing w:after="0"/>
        <w:rPr>
          <w:rFonts w:ascii="Georgia" w:hAnsi="Georgia" w:cs="Arial"/>
          <w:sz w:val="21"/>
          <w:szCs w:val="21"/>
        </w:rPr>
      </w:pPr>
    </w:p>
    <w:p w14:paraId="38ED061F" w14:textId="77777777" w:rsidR="006F45FA" w:rsidRDefault="006F45FA" w:rsidP="002839C1">
      <w:pPr>
        <w:spacing w:after="0"/>
        <w:jc w:val="both"/>
        <w:rPr>
          <w:rFonts w:ascii="Georgia" w:hAnsi="Georgia" w:cs="Arial"/>
          <w:sz w:val="21"/>
          <w:szCs w:val="21"/>
        </w:rPr>
      </w:pPr>
    </w:p>
    <w:p w14:paraId="320CF8C8" w14:textId="77777777" w:rsidR="006F45FA" w:rsidRDefault="006F45FA" w:rsidP="002839C1">
      <w:pPr>
        <w:spacing w:after="0"/>
        <w:jc w:val="both"/>
        <w:rPr>
          <w:rFonts w:ascii="Georgia" w:hAnsi="Georgia" w:cs="Arial"/>
          <w:sz w:val="21"/>
          <w:szCs w:val="21"/>
        </w:rPr>
      </w:pPr>
    </w:p>
    <w:p w14:paraId="3D34CF65" w14:textId="77777777" w:rsidR="006F45FA" w:rsidRDefault="006F45FA" w:rsidP="002839C1">
      <w:pPr>
        <w:spacing w:after="0"/>
        <w:jc w:val="both"/>
        <w:rPr>
          <w:rFonts w:ascii="Georgia" w:hAnsi="Georgia" w:cs="Arial"/>
          <w:sz w:val="21"/>
          <w:szCs w:val="21"/>
        </w:rPr>
      </w:pPr>
    </w:p>
    <w:p w14:paraId="16201B8D" w14:textId="77777777" w:rsidR="006F45FA" w:rsidRDefault="006F45FA" w:rsidP="002839C1">
      <w:pPr>
        <w:spacing w:after="0"/>
        <w:jc w:val="both"/>
        <w:rPr>
          <w:rFonts w:ascii="Georgia" w:hAnsi="Georgia" w:cs="Arial"/>
          <w:sz w:val="21"/>
          <w:szCs w:val="21"/>
        </w:rPr>
      </w:pPr>
    </w:p>
    <w:p w14:paraId="2EA8EF34" w14:textId="2E052318" w:rsidR="002839C1" w:rsidRDefault="002839C1" w:rsidP="002839C1">
      <w:pPr>
        <w:spacing w:after="0"/>
        <w:jc w:val="both"/>
        <w:rPr>
          <w:rFonts w:ascii="Georgia" w:hAnsi="Georgia" w:cs="Arial"/>
          <w:sz w:val="21"/>
          <w:szCs w:val="21"/>
        </w:rPr>
      </w:pPr>
      <w:r>
        <w:rPr>
          <w:rFonts w:ascii="Georgia" w:hAnsi="Georgia" w:cs="Arial"/>
          <w:sz w:val="21"/>
          <w:szCs w:val="21"/>
        </w:rPr>
        <w:lastRenderedPageBreak/>
        <w:t>Dornbach</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 xml:space="preserve">Wert </w:t>
      </w:r>
      <w:proofErr w:type="gramStart"/>
      <w:r>
        <w:rPr>
          <w:rFonts w:ascii="Georgia" w:hAnsi="Georgia" w:cs="Arial"/>
          <w:sz w:val="21"/>
          <w:szCs w:val="21"/>
        </w:rPr>
        <w:t>auf ein Erfolg</w:t>
      </w:r>
      <w:proofErr w:type="gramEnd"/>
      <w:r>
        <w:rPr>
          <w:rFonts w:ascii="Georgia" w:hAnsi="Georgia" w:cs="Arial"/>
          <w:sz w:val="21"/>
          <w:szCs w:val="21"/>
        </w:rPr>
        <w:t xml:space="preserve"> bringendes Quartett von </w:t>
      </w:r>
      <w:r w:rsidRPr="007A6F10">
        <w:rPr>
          <w:rFonts w:ascii="Georgia" w:hAnsi="Georgia" w:cs="Arial"/>
          <w:sz w:val="21"/>
          <w:szCs w:val="21"/>
        </w:rPr>
        <w:t>Wissen</w:t>
      </w:r>
      <w:r>
        <w:rPr>
          <w:rFonts w:ascii="Georgia" w:hAnsi="Georgia" w:cs="Arial"/>
          <w:sz w:val="21"/>
          <w:szCs w:val="21"/>
        </w:rPr>
        <w:t xml:space="preserve">, </w:t>
      </w:r>
      <w:r w:rsidRPr="007A6F10">
        <w:rPr>
          <w:rFonts w:ascii="Georgia" w:hAnsi="Georgia" w:cs="Arial"/>
          <w:sz w:val="21"/>
          <w:szCs w:val="21"/>
        </w:rPr>
        <w:t>Kompetenz, Vertrauen und Verlässlichkeit</w:t>
      </w:r>
      <w:r>
        <w:rPr>
          <w:rFonts w:ascii="Georgia" w:hAnsi="Georgia" w:cs="Arial"/>
          <w:sz w:val="21"/>
          <w:szCs w:val="21"/>
        </w:rPr>
        <w:t xml:space="preserve">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genau weiß, wie effizient ein Team sein kann, wenn man es sowohl völlig vertrauen kann, gleichzeitig auch weiß, dass es die Aufgaben sorgfältig erfüllen wird. </w:t>
      </w:r>
      <w:r w:rsidRPr="00DE572A">
        <w:rPr>
          <w:rFonts w:ascii="Georgia" w:hAnsi="Georgia" w:cs="Arial"/>
          <w:sz w:val="21"/>
          <w:szCs w:val="21"/>
        </w:rPr>
        <w:t xml:space="preserve">Besonders erwähnenswert </w:t>
      </w:r>
      <w:r>
        <w:rPr>
          <w:rFonts w:ascii="Georgia" w:hAnsi="Georgia" w:cs="Arial"/>
          <w:sz w:val="21"/>
          <w:szCs w:val="21"/>
        </w:rPr>
        <w:t>ist Ihre</w:t>
      </w:r>
      <w:r w:rsidRPr="00DE572A">
        <w:rPr>
          <w:rFonts w:ascii="Georgia" w:hAnsi="Georgia" w:cs="Arial"/>
          <w:sz w:val="21"/>
          <w:szCs w:val="21"/>
        </w:rPr>
        <w:t xml:space="preserve"> </w:t>
      </w:r>
      <w:r>
        <w:rPr>
          <w:rFonts w:ascii="Georgia" w:hAnsi="Georgia" w:cs="Arial"/>
          <w:sz w:val="21"/>
          <w:szCs w:val="21"/>
        </w:rPr>
        <w:t>Historie: Seit 1955 hat sich ihre Einzelpraxis zum „großen Player“ des Mittelstands entwickelt</w:t>
      </w:r>
      <w:r w:rsidRPr="007A6F10">
        <w:rPr>
          <w:rFonts w:ascii="Georgia" w:hAnsi="Georgia" w:cs="Arial"/>
          <w:sz w:val="21"/>
          <w:szCs w:val="21"/>
        </w:rPr>
        <w:t> </w:t>
      </w:r>
      <w:r>
        <w:rPr>
          <w:rFonts w:ascii="Georgia" w:hAnsi="Georgia" w:cs="Arial"/>
          <w:sz w:val="21"/>
          <w:szCs w:val="21"/>
        </w:rPr>
        <w:t xml:space="preserve">mit </w:t>
      </w:r>
      <w:r w:rsidRPr="007A6F10">
        <w:rPr>
          <w:rFonts w:ascii="Georgia" w:hAnsi="Georgia" w:cs="Arial"/>
          <w:sz w:val="21"/>
          <w:szCs w:val="21"/>
        </w:rPr>
        <w:t>über 75 Partner und 800 Mitarbeiter</w:t>
      </w:r>
      <w:r>
        <w:rPr>
          <w:rFonts w:ascii="Georgia" w:hAnsi="Georgia" w:cs="Arial"/>
          <w:sz w:val="21"/>
          <w:szCs w:val="21"/>
        </w:rPr>
        <w:t>. Dieser Punkt ist äußerst bemerkenswert, Dieser Punkt ist äußerst bemerkenswert, d</w:t>
      </w:r>
      <w:r w:rsidRPr="006664C7">
        <w:rPr>
          <w:rFonts w:ascii="Georgia" w:hAnsi="Georgia" w:cs="Arial"/>
          <w:sz w:val="21"/>
          <w:szCs w:val="21"/>
        </w:rPr>
        <w:t xml:space="preserve">enn </w:t>
      </w:r>
      <w:proofErr w:type="spellStart"/>
      <w:r>
        <w:rPr>
          <w:rFonts w:ascii="Georgia" w:hAnsi="Georgia" w:cs="Arial"/>
          <w:sz w:val="21"/>
          <w:szCs w:val="21"/>
        </w:rPr>
        <w:t>Gründertum</w:t>
      </w:r>
      <w:proofErr w:type="spellEnd"/>
      <w:r w:rsidRPr="006664C7">
        <w:rPr>
          <w:rFonts w:ascii="Georgia" w:hAnsi="Georgia" w:cs="Arial"/>
          <w:sz w:val="21"/>
          <w:szCs w:val="21"/>
        </w:rPr>
        <w:t xml:space="preserve"> und die Schaffung von Arbeitsplätzen sind für mich ein echter Beitrag, die Welt ein Stück besser zu machen.</w:t>
      </w:r>
    </w:p>
    <w:p w14:paraId="09A196D8" w14:textId="77777777" w:rsidR="002839C1" w:rsidRDefault="002839C1" w:rsidP="002839C1">
      <w:pPr>
        <w:spacing w:after="0"/>
        <w:rPr>
          <w:rFonts w:ascii="Georgia" w:hAnsi="Georgia" w:cs="Arial"/>
          <w:sz w:val="21"/>
          <w:szCs w:val="21"/>
        </w:rPr>
      </w:pPr>
    </w:p>
    <w:p w14:paraId="21A84355" w14:textId="77777777" w:rsidR="002839C1" w:rsidRPr="00DE572A" w:rsidRDefault="002839C1" w:rsidP="002839C1">
      <w:pPr>
        <w:spacing w:after="0"/>
        <w:jc w:val="both"/>
        <w:rPr>
          <w:rFonts w:ascii="Georgia" w:hAnsi="Georgia" w:cs="Arial"/>
          <w:sz w:val="21"/>
          <w:szCs w:val="21"/>
        </w:rPr>
      </w:pPr>
      <w:proofErr w:type="spellStart"/>
      <w:r w:rsidRPr="00DE572A">
        <w:rPr>
          <w:rFonts w:ascii="Georgia" w:hAnsi="Georgia" w:cs="Arial"/>
          <w:sz w:val="21"/>
          <w:szCs w:val="21"/>
        </w:rPr>
        <w:t>Ecovis</w:t>
      </w:r>
      <w:proofErr w:type="spellEnd"/>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w:t>
      </w:r>
      <w:r w:rsidRPr="00DE572A">
        <w:rPr>
          <w:rFonts w:ascii="Georgia" w:hAnsi="Georgia" w:cs="Arial"/>
          <w:sz w:val="21"/>
          <w:szCs w:val="21"/>
        </w:rPr>
        <w:t xml:space="preserve"> auf</w:t>
      </w:r>
      <w:r>
        <w:rPr>
          <w:rFonts w:ascii="Georgia" w:hAnsi="Georgia" w:cs="Arial"/>
          <w:sz w:val="21"/>
          <w:szCs w:val="21"/>
        </w:rPr>
        <w:t xml:space="preserve"> </w:t>
      </w:r>
      <w:r w:rsidRPr="00DE572A">
        <w:rPr>
          <w:rFonts w:ascii="Georgia" w:hAnsi="Georgia" w:cs="Arial"/>
          <w:sz w:val="21"/>
          <w:szCs w:val="21"/>
        </w:rPr>
        <w:t>Transparenz leg</w:t>
      </w:r>
      <w:r>
        <w:rPr>
          <w:rFonts w:ascii="Georgia" w:hAnsi="Georgia" w:cs="Arial"/>
          <w:sz w:val="21"/>
          <w:szCs w:val="21"/>
        </w:rPr>
        <w:t>en und</w:t>
      </w:r>
      <w:r w:rsidRPr="00DE572A">
        <w:rPr>
          <w:rFonts w:ascii="Georgia" w:hAnsi="Georgia" w:cs="Arial"/>
          <w:sz w:val="21"/>
          <w:szCs w:val="21"/>
        </w:rPr>
        <w:t xml:space="preserve"> Effizienz durch einen standardisierten Arbeitsablauf garantier</w:t>
      </w:r>
      <w:r>
        <w:rPr>
          <w:rFonts w:ascii="Georgia" w:hAnsi="Georgia" w:cs="Arial"/>
          <w:sz w:val="21"/>
          <w:szCs w:val="21"/>
        </w:rPr>
        <w:t>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Kassierer genau weiß, wie erfolgreich eine solche Herangehensweise </w:t>
      </w:r>
      <w:proofErr w:type="gramStart"/>
      <w:r w:rsidRPr="00DE572A">
        <w:rPr>
          <w:rFonts w:ascii="Georgia" w:hAnsi="Georgia" w:cs="Arial"/>
          <w:sz w:val="21"/>
          <w:szCs w:val="21"/>
        </w:rPr>
        <w:t>ist</w:t>
      </w:r>
      <w:proofErr w:type="gramEnd"/>
      <w:r w:rsidRPr="00DE572A">
        <w:rPr>
          <w:rFonts w:ascii="Georgia" w:hAnsi="Georgia" w:cs="Arial"/>
          <w:sz w:val="21"/>
          <w:szCs w:val="21"/>
        </w:rPr>
        <w:t xml:space="preserve"> um eine Schlangenbildung zu vermeiden. Aber auch im Alltag ist dieser Punkt besonders nutzbringend, um neue produktive Routinen zu schaffen. Besonders erwähnenswert </w:t>
      </w:r>
      <w:r>
        <w:rPr>
          <w:rFonts w:ascii="Georgia" w:hAnsi="Georgia" w:cs="Arial"/>
          <w:sz w:val="21"/>
          <w:szCs w:val="21"/>
        </w:rPr>
        <w:t>ist</w:t>
      </w:r>
      <w:r w:rsidRPr="00DE572A">
        <w:rPr>
          <w:rFonts w:ascii="Georgia" w:hAnsi="Georgia" w:cs="Arial"/>
          <w:sz w:val="21"/>
          <w:szCs w:val="21"/>
        </w:rPr>
        <w:t xml:space="preserve"> ihre Expansion</w:t>
      </w:r>
      <w:r>
        <w:rPr>
          <w:rFonts w:ascii="Georgia" w:hAnsi="Georgia" w:cs="Arial"/>
          <w:sz w:val="21"/>
          <w:szCs w:val="21"/>
        </w:rPr>
        <w:t xml:space="preserve"> im Jahr</w:t>
      </w:r>
      <w:r w:rsidRPr="00DE572A">
        <w:rPr>
          <w:rFonts w:ascii="Georgia" w:hAnsi="Georgia" w:cs="Arial"/>
          <w:sz w:val="21"/>
          <w:szCs w:val="21"/>
        </w:rPr>
        <w:t xml:space="preserve"> 1990, dem Jahr der Wiedervereinigung. Dieser wirtschaftliche Akt ermöglichte es, Ostdeutschland nach dem Fall der DDR weiterzuentwickeln, was sehr ehrenwert ist, weil sie den wirtschaftlichen Wohlstand dort verbessern konnten</w:t>
      </w:r>
      <w:r>
        <w:rPr>
          <w:rFonts w:ascii="Georgia" w:hAnsi="Georgia" w:cs="Arial"/>
          <w:sz w:val="21"/>
          <w:szCs w:val="21"/>
        </w:rPr>
        <w:t xml:space="preserve">, aber zugleich neue Perspektiven für das </w:t>
      </w:r>
      <w:r>
        <w:rPr>
          <w:rFonts w:ascii="Georgia" w:hAnsi="Georgia" w:cs="Arial"/>
          <w:sz w:val="21"/>
          <w:szCs w:val="21"/>
        </w:rPr>
        <w:tab/>
        <w:t>Unternehmen schafft.</w:t>
      </w:r>
    </w:p>
    <w:p w14:paraId="60A9199B" w14:textId="77777777" w:rsidR="0041605D" w:rsidRDefault="0041605D" w:rsidP="002839C1">
      <w:pPr>
        <w:spacing w:after="0"/>
        <w:jc w:val="both"/>
        <w:rPr>
          <w:rFonts w:ascii="Georgia" w:hAnsi="Georgia" w:cs="Arial"/>
          <w:sz w:val="21"/>
          <w:szCs w:val="21"/>
        </w:rPr>
      </w:pPr>
    </w:p>
    <w:p w14:paraId="706BE6AD" w14:textId="3BA5BF4F" w:rsidR="002839C1" w:rsidRDefault="002839C1" w:rsidP="002839C1">
      <w:pPr>
        <w:spacing w:after="0"/>
        <w:jc w:val="both"/>
        <w:rPr>
          <w:rFonts w:ascii="Georgia" w:hAnsi="Georgia" w:cs="Arial"/>
          <w:sz w:val="21"/>
          <w:szCs w:val="21"/>
        </w:rPr>
      </w:pPr>
      <w:r>
        <w:rPr>
          <w:rFonts w:ascii="Georgia" w:hAnsi="Georgia" w:cs="Arial"/>
          <w:sz w:val="21"/>
          <w:szCs w:val="21"/>
        </w:rPr>
        <w:t>W+ST</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 xml:space="preserve">Herangehensweisen, die den Erfolg des Unternehmens maßgeblich bestimmen. </w:t>
      </w:r>
      <w:r w:rsidRPr="00DE572A">
        <w:rPr>
          <w:rFonts w:ascii="Georgia" w:hAnsi="Georgia" w:cs="Arial"/>
          <w:sz w:val="21"/>
          <w:szCs w:val="21"/>
        </w:rPr>
        <w:t xml:space="preserve">Besonders erwähnenswert </w:t>
      </w:r>
      <w:r>
        <w:rPr>
          <w:rFonts w:ascii="Georgia" w:hAnsi="Georgia" w:cs="Arial"/>
          <w:sz w:val="21"/>
          <w:szCs w:val="21"/>
        </w:rPr>
        <w:t>ist Ihre</w:t>
      </w:r>
      <w:r w:rsidRPr="00DE572A">
        <w:rPr>
          <w:rFonts w:ascii="Georgia" w:hAnsi="Georgia" w:cs="Arial"/>
          <w:sz w:val="21"/>
          <w:szCs w:val="21"/>
        </w:rPr>
        <w:t xml:space="preserve"> </w:t>
      </w:r>
      <w:r>
        <w:rPr>
          <w:rFonts w:ascii="Georgia" w:hAnsi="Georgia" w:cs="Arial"/>
          <w:sz w:val="21"/>
          <w:szCs w:val="21"/>
        </w:rPr>
        <w:t>bewundernswerte Entwicklung: Seit 1962 haben sie für zu einem hervorragenden „Unternehmer für Unternehmer</w:t>
      </w:r>
      <w:proofErr w:type="gramStart"/>
      <w:r>
        <w:rPr>
          <w:rFonts w:ascii="Georgia" w:hAnsi="Georgia" w:cs="Arial"/>
          <w:sz w:val="21"/>
          <w:szCs w:val="21"/>
        </w:rPr>
        <w:t>“  entwickelt</w:t>
      </w:r>
      <w:proofErr w:type="gramEnd"/>
      <w:r w:rsidRPr="007A6F10">
        <w:rPr>
          <w:rFonts w:ascii="Georgia" w:hAnsi="Georgia" w:cs="Arial"/>
          <w:sz w:val="21"/>
          <w:szCs w:val="21"/>
        </w:rPr>
        <w:t> </w:t>
      </w:r>
      <w:r>
        <w:rPr>
          <w:rFonts w:ascii="Georgia" w:hAnsi="Georgia" w:cs="Arial"/>
          <w:sz w:val="21"/>
          <w:szCs w:val="21"/>
        </w:rPr>
        <w:t xml:space="preserve">mit </w:t>
      </w:r>
      <w:r w:rsidRPr="007A6F10">
        <w:rPr>
          <w:rFonts w:ascii="Georgia" w:hAnsi="Georgia" w:cs="Arial"/>
          <w:sz w:val="21"/>
          <w:szCs w:val="21"/>
        </w:rPr>
        <w:t xml:space="preserve">über </w:t>
      </w:r>
      <w:r>
        <w:rPr>
          <w:rFonts w:ascii="Georgia" w:hAnsi="Georgia" w:cs="Arial"/>
          <w:sz w:val="21"/>
          <w:szCs w:val="21"/>
        </w:rPr>
        <w:t>23</w:t>
      </w:r>
      <w:r w:rsidRPr="007A6F10">
        <w:rPr>
          <w:rFonts w:ascii="Georgia" w:hAnsi="Georgia" w:cs="Arial"/>
          <w:sz w:val="21"/>
          <w:szCs w:val="21"/>
        </w:rPr>
        <w:t xml:space="preserve"> </w:t>
      </w:r>
      <w:r>
        <w:rPr>
          <w:rFonts w:ascii="Georgia" w:hAnsi="Georgia" w:cs="Arial"/>
          <w:sz w:val="21"/>
          <w:szCs w:val="21"/>
        </w:rPr>
        <w:t>Standorten</w:t>
      </w:r>
      <w:r w:rsidRPr="007A6F10">
        <w:rPr>
          <w:rFonts w:ascii="Georgia" w:hAnsi="Georgia" w:cs="Arial"/>
          <w:sz w:val="21"/>
          <w:szCs w:val="21"/>
        </w:rPr>
        <w:t xml:space="preserve"> und </w:t>
      </w:r>
      <w:r>
        <w:rPr>
          <w:rFonts w:ascii="Georgia" w:hAnsi="Georgia" w:cs="Arial"/>
          <w:sz w:val="21"/>
          <w:szCs w:val="21"/>
        </w:rPr>
        <w:t>640</w:t>
      </w:r>
      <w:r w:rsidRPr="007A6F10">
        <w:rPr>
          <w:rFonts w:ascii="Georgia" w:hAnsi="Georgia" w:cs="Arial"/>
          <w:sz w:val="21"/>
          <w:szCs w:val="21"/>
        </w:rPr>
        <w:t xml:space="preserve"> Mitarbeiter</w:t>
      </w:r>
      <w:r>
        <w:rPr>
          <w:rFonts w:ascii="Georgia" w:hAnsi="Georgia" w:cs="Arial"/>
          <w:sz w:val="21"/>
          <w:szCs w:val="21"/>
        </w:rPr>
        <w:t>. Dieser Punkt ist äußerst bemerkenswert, da ich Unternehmertum, positiven Impact und die Schaffung von Arbeitsplätzen besonders schätze.</w:t>
      </w:r>
    </w:p>
    <w:p w14:paraId="19410E9C" w14:textId="77777777" w:rsidR="0081785F" w:rsidRDefault="0081785F" w:rsidP="002839C1">
      <w:pPr>
        <w:spacing w:after="0"/>
        <w:jc w:val="both"/>
        <w:rPr>
          <w:rFonts w:ascii="Georgia" w:hAnsi="Georgia" w:cs="Arial"/>
          <w:sz w:val="21"/>
          <w:szCs w:val="21"/>
        </w:rPr>
      </w:pPr>
    </w:p>
    <w:p w14:paraId="3D0A85C5" w14:textId="6894384F" w:rsidR="002839C1" w:rsidRPr="00DE572A" w:rsidRDefault="002839C1" w:rsidP="002839C1">
      <w:pPr>
        <w:spacing w:after="0"/>
        <w:jc w:val="both"/>
        <w:rPr>
          <w:rFonts w:ascii="Georgia" w:hAnsi="Georgia" w:cs="Arial"/>
          <w:sz w:val="21"/>
          <w:szCs w:val="21"/>
        </w:rPr>
      </w:pPr>
      <w:r w:rsidRPr="00694BD6">
        <w:rPr>
          <w:rFonts w:ascii="Georgia" w:hAnsi="Georgia" w:cs="Arial"/>
          <w:sz w:val="21"/>
          <w:szCs w:val="21"/>
        </w:rPr>
        <w:t xml:space="preserve">RWT scheint mir für dieses Praktikum ideal zu sein, da Sie die Welt mit den Augen eines Unternehmers sehen und gleichzeitig Bodenständigkeit sowie Nähe zum Mittelstand verkörpern. Ich selbst habe als Mitarbeiter im Einzelhandel gelernt, wie wertvoll </w:t>
      </w:r>
      <w:r>
        <w:rPr>
          <w:rFonts w:ascii="Georgia" w:hAnsi="Georgia" w:cs="Arial"/>
          <w:sz w:val="21"/>
          <w:szCs w:val="21"/>
        </w:rPr>
        <w:t xml:space="preserve">sowohl </w:t>
      </w:r>
      <w:proofErr w:type="gramStart"/>
      <w:r w:rsidRPr="00694BD6">
        <w:rPr>
          <w:rFonts w:ascii="Georgia" w:hAnsi="Georgia" w:cs="Arial"/>
          <w:sz w:val="21"/>
          <w:szCs w:val="21"/>
        </w:rPr>
        <w:t>Verlässlichkeit</w:t>
      </w:r>
      <w:r>
        <w:rPr>
          <w:rFonts w:ascii="Georgia" w:hAnsi="Georgia" w:cs="Arial"/>
          <w:sz w:val="21"/>
          <w:szCs w:val="21"/>
        </w:rPr>
        <w:t>,</w:t>
      </w:r>
      <w:proofErr w:type="gramEnd"/>
      <w:r>
        <w:rPr>
          <w:rFonts w:ascii="Georgia" w:hAnsi="Georgia" w:cs="Arial"/>
          <w:sz w:val="21"/>
          <w:szCs w:val="21"/>
        </w:rPr>
        <w:t xml:space="preserve"> als auch</w:t>
      </w:r>
      <w:r w:rsidRPr="00694BD6">
        <w:rPr>
          <w:rFonts w:ascii="Georgia" w:hAnsi="Georgia" w:cs="Arial"/>
          <w:sz w:val="21"/>
          <w:szCs w:val="21"/>
        </w:rPr>
        <w:t xml:space="preserve"> der Austausch auf Augenhöhe im täglichen </w:t>
      </w:r>
      <w:r>
        <w:rPr>
          <w:rFonts w:ascii="Georgia" w:hAnsi="Georgia" w:cs="Arial"/>
          <w:sz w:val="21"/>
          <w:szCs w:val="21"/>
        </w:rPr>
        <w:t xml:space="preserve">kommenden Kunden </w:t>
      </w:r>
      <w:r w:rsidRPr="00694BD6">
        <w:rPr>
          <w:rFonts w:ascii="Georgia" w:hAnsi="Georgia" w:cs="Arial"/>
          <w:sz w:val="21"/>
          <w:szCs w:val="21"/>
        </w:rPr>
        <w:t>sind – Werte, die mich prägen und mit denen ich mich bei Ihnen bestens aufgehoben fühle</w:t>
      </w:r>
      <w:r>
        <w:rPr>
          <w:rFonts w:ascii="Georgia" w:hAnsi="Georgia" w:cs="Arial"/>
          <w:sz w:val="21"/>
          <w:szCs w:val="21"/>
        </w:rPr>
        <w:t xml:space="preserve">. </w:t>
      </w:r>
      <w:r w:rsidRPr="00DE572A">
        <w:rPr>
          <w:rFonts w:ascii="Georgia" w:hAnsi="Georgia" w:cs="Arial"/>
          <w:sz w:val="21"/>
          <w:szCs w:val="21"/>
        </w:rPr>
        <w:t xml:space="preserve">Besonders erwähnenswert </w:t>
      </w:r>
      <w:r>
        <w:rPr>
          <w:rFonts w:ascii="Georgia" w:hAnsi="Georgia" w:cs="Arial"/>
          <w:sz w:val="21"/>
          <w:szCs w:val="21"/>
        </w:rPr>
        <w:t xml:space="preserve">ist, dass sie von der </w:t>
      </w:r>
      <w:r w:rsidRPr="00D36DB9">
        <w:rPr>
          <w:rFonts w:ascii="Georgia" w:hAnsi="Georgia" w:cs="Arial"/>
          <w:sz w:val="21"/>
          <w:szCs w:val="21"/>
        </w:rPr>
        <w:t xml:space="preserve">Lünendonk®-Liste 2025 </w:t>
      </w:r>
      <w:r>
        <w:rPr>
          <w:rFonts w:ascii="Georgia" w:hAnsi="Georgia" w:cs="Arial"/>
          <w:sz w:val="21"/>
          <w:szCs w:val="21"/>
        </w:rPr>
        <w:t xml:space="preserve">für die Top 25 auserkoren wurden.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Leistungsbereitschaft.</w:t>
      </w:r>
    </w:p>
    <w:p w14:paraId="4DBBDE07" w14:textId="77777777" w:rsidR="002839C1" w:rsidRDefault="002839C1" w:rsidP="002839C1">
      <w:pPr>
        <w:spacing w:after="0"/>
        <w:rPr>
          <w:rFonts w:ascii="Georgia" w:hAnsi="Georgia" w:cs="Arial"/>
          <w:sz w:val="21"/>
          <w:szCs w:val="21"/>
        </w:rPr>
      </w:pPr>
    </w:p>
    <w:p w14:paraId="5A0334BB" w14:textId="77777777" w:rsidR="002839C1" w:rsidRPr="00DE572A" w:rsidRDefault="002839C1" w:rsidP="002839C1">
      <w:pPr>
        <w:spacing w:after="0"/>
        <w:jc w:val="both"/>
        <w:rPr>
          <w:rFonts w:ascii="Georgia" w:hAnsi="Georgia" w:cs="Arial"/>
          <w:sz w:val="21"/>
          <w:szCs w:val="21"/>
        </w:rPr>
      </w:pPr>
      <w:r>
        <w:rPr>
          <w:rFonts w:ascii="Georgia" w:hAnsi="Georgia" w:cs="Arial"/>
          <w:sz w:val="21"/>
          <w:szCs w:val="21"/>
        </w:rPr>
        <w:t>LKC</w:t>
      </w:r>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im Team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beide Seiten der Medaille erleben durfte: Ein Miteinander voller Charisma, sowie eine „Ich versus Du“ Mentalität zwischen Chef und Mitarbeiter </w:t>
      </w:r>
      <w:r w:rsidRPr="00A0333D">
        <w:rPr>
          <w:rFonts w:ascii="Georgia" w:hAnsi="Georgia" w:cs="Arial"/>
          <w:sz w:val="21"/>
          <w:szCs w:val="21"/>
        </w:rPr>
        <w:t xml:space="preserve">– </w:t>
      </w:r>
      <w:r>
        <w:rPr>
          <w:rFonts w:ascii="Georgia" w:hAnsi="Georgia" w:cs="Arial"/>
          <w:sz w:val="21"/>
          <w:szCs w:val="21"/>
        </w:rPr>
        <w:t xml:space="preserve">Herangehensweisen, die den Erfolg des Unternehmens maßgeblich bestimmen. </w:t>
      </w:r>
      <w:r w:rsidRPr="00DE572A">
        <w:rPr>
          <w:rFonts w:ascii="Georgia" w:hAnsi="Georgia" w:cs="Arial"/>
          <w:sz w:val="21"/>
          <w:szCs w:val="21"/>
        </w:rPr>
        <w:t xml:space="preserve">Besonders erwähnenswert </w:t>
      </w:r>
      <w:r>
        <w:rPr>
          <w:rFonts w:ascii="Georgia" w:hAnsi="Georgia" w:cs="Arial"/>
          <w:sz w:val="21"/>
          <w:szCs w:val="21"/>
        </w:rPr>
        <w:t xml:space="preserve">ist, dass sie von der </w:t>
      </w:r>
      <w:r w:rsidRPr="00D36DB9">
        <w:rPr>
          <w:rFonts w:ascii="Georgia" w:hAnsi="Georgia" w:cs="Arial"/>
          <w:sz w:val="21"/>
          <w:szCs w:val="21"/>
        </w:rPr>
        <w:t xml:space="preserve">Lünendonk®-Liste 2025 </w:t>
      </w:r>
      <w:r>
        <w:rPr>
          <w:rFonts w:ascii="Georgia" w:hAnsi="Georgia" w:cs="Arial"/>
          <w:sz w:val="21"/>
          <w:szCs w:val="21"/>
        </w:rPr>
        <w:t xml:space="preserve">für Platz 15 auserkoren wurden. Dieser Punkt ist äußerst bemerkenswert, da sie </w:t>
      </w:r>
      <w:r w:rsidRPr="00D36DB9">
        <w:rPr>
          <w:rFonts w:ascii="Georgia" w:hAnsi="Georgia" w:cs="Arial"/>
          <w:sz w:val="21"/>
          <w:szCs w:val="21"/>
        </w:rPr>
        <w:t xml:space="preserve">konsequent wachsen und zugleich </w:t>
      </w:r>
      <w:r>
        <w:rPr>
          <w:rFonts w:ascii="Georgia" w:hAnsi="Georgia" w:cs="Arial"/>
          <w:sz w:val="21"/>
          <w:szCs w:val="21"/>
        </w:rPr>
        <w:t xml:space="preserve">die momentan äußerst </w:t>
      </w:r>
      <w:r w:rsidRPr="00D36DB9">
        <w:rPr>
          <w:rFonts w:ascii="Georgia" w:hAnsi="Georgia" w:cs="Arial"/>
          <w:sz w:val="21"/>
          <w:szCs w:val="21"/>
        </w:rPr>
        <w:t>komplexe</w:t>
      </w:r>
      <w:r>
        <w:rPr>
          <w:rFonts w:ascii="Georgia" w:hAnsi="Georgia" w:cs="Arial"/>
          <w:sz w:val="21"/>
          <w:szCs w:val="21"/>
        </w:rPr>
        <w:t>n</w:t>
      </w:r>
      <w:r w:rsidRPr="00D36DB9">
        <w:rPr>
          <w:rFonts w:ascii="Georgia" w:hAnsi="Georgia" w:cs="Arial"/>
          <w:sz w:val="21"/>
          <w:szCs w:val="21"/>
        </w:rPr>
        <w:t xml:space="preserve"> Marktanforderungen </w:t>
      </w:r>
      <w:r>
        <w:rPr>
          <w:rFonts w:ascii="Georgia" w:hAnsi="Georgia" w:cs="Arial"/>
          <w:sz w:val="21"/>
          <w:szCs w:val="21"/>
        </w:rPr>
        <w:t xml:space="preserve">souverän meistern können </w:t>
      </w:r>
      <w:r w:rsidRPr="00A0333D">
        <w:rPr>
          <w:rFonts w:ascii="Georgia" w:hAnsi="Georgia" w:cs="Arial"/>
          <w:sz w:val="21"/>
          <w:szCs w:val="21"/>
        </w:rPr>
        <w:t>–</w:t>
      </w:r>
      <w:r>
        <w:rPr>
          <w:rFonts w:ascii="Georgia" w:hAnsi="Georgia" w:cs="Arial"/>
          <w:sz w:val="21"/>
          <w:szCs w:val="21"/>
        </w:rPr>
        <w:t xml:space="preserve"> Der Beweis für eine hohe Leistungsbereitschaft mit herausragend geführter Unternehmenskultur.</w:t>
      </w:r>
    </w:p>
    <w:p w14:paraId="5E400B6D" w14:textId="77777777" w:rsidR="002839C1" w:rsidRDefault="002839C1" w:rsidP="002839C1">
      <w:pPr>
        <w:spacing w:after="0"/>
        <w:rPr>
          <w:rFonts w:ascii="Georgia" w:hAnsi="Georgia" w:cs="Arial"/>
          <w:sz w:val="21"/>
          <w:szCs w:val="21"/>
        </w:rPr>
      </w:pPr>
    </w:p>
    <w:p w14:paraId="4792B42A" w14:textId="77777777" w:rsidR="002839C1" w:rsidRPr="00DE572A" w:rsidRDefault="002839C1" w:rsidP="002839C1">
      <w:pPr>
        <w:spacing w:after="0"/>
        <w:jc w:val="both"/>
        <w:rPr>
          <w:rFonts w:ascii="Georgia" w:hAnsi="Georgia" w:cs="Arial"/>
          <w:sz w:val="21"/>
          <w:szCs w:val="21"/>
        </w:rPr>
      </w:pPr>
      <w:r>
        <w:rPr>
          <w:rFonts w:ascii="Georgia" w:hAnsi="Georgia" w:cs="Arial"/>
          <w:sz w:val="21"/>
          <w:szCs w:val="21"/>
        </w:rPr>
        <w:t xml:space="preserve">Die </w:t>
      </w:r>
      <w:proofErr w:type="gramStart"/>
      <w:r>
        <w:rPr>
          <w:rFonts w:ascii="Georgia" w:hAnsi="Georgia" w:cs="Arial"/>
          <w:sz w:val="21"/>
          <w:szCs w:val="21"/>
        </w:rPr>
        <w:t>DDP Gruppe</w:t>
      </w:r>
      <w:proofErr w:type="gramEnd"/>
      <w:r w:rsidRPr="00DE572A">
        <w:rPr>
          <w:rFonts w:ascii="Georgia" w:hAnsi="Georgia" w:cs="Arial"/>
          <w:sz w:val="21"/>
          <w:szCs w:val="21"/>
        </w:rPr>
        <w:t xml:space="preserve"> scheint mir für dieses Praktikum ideal</w:t>
      </w:r>
      <w:r>
        <w:rPr>
          <w:rFonts w:ascii="Georgia" w:hAnsi="Georgia" w:cs="Arial"/>
          <w:sz w:val="21"/>
          <w:szCs w:val="21"/>
        </w:rPr>
        <w:t xml:space="preserve"> zu sein</w:t>
      </w:r>
      <w:r w:rsidRPr="00DE572A">
        <w:rPr>
          <w:rFonts w:ascii="Georgia" w:hAnsi="Georgia" w:cs="Arial"/>
          <w:sz w:val="21"/>
          <w:szCs w:val="21"/>
        </w:rPr>
        <w:t xml:space="preserve">, da </w:t>
      </w:r>
      <w:r>
        <w:rPr>
          <w:rFonts w:ascii="Georgia" w:hAnsi="Georgia" w:cs="Arial"/>
          <w:sz w:val="21"/>
          <w:szCs w:val="21"/>
        </w:rPr>
        <w:t>S</w:t>
      </w:r>
      <w:r w:rsidRPr="00DE572A">
        <w:rPr>
          <w:rFonts w:ascii="Georgia" w:hAnsi="Georgia" w:cs="Arial"/>
          <w:sz w:val="21"/>
          <w:szCs w:val="21"/>
        </w:rPr>
        <w:t xml:space="preserve">ie viel </w:t>
      </w:r>
      <w:r>
        <w:rPr>
          <w:rFonts w:ascii="Georgia" w:hAnsi="Georgia" w:cs="Arial"/>
          <w:sz w:val="21"/>
          <w:szCs w:val="21"/>
        </w:rPr>
        <w:t>Wert auf eine hohe Sympathie und Zuverlässigkeit legen</w:t>
      </w:r>
      <w:r w:rsidRPr="00DE572A">
        <w:rPr>
          <w:rFonts w:ascii="Georgia" w:hAnsi="Georgia" w:cs="Arial"/>
          <w:sz w:val="21"/>
          <w:szCs w:val="21"/>
        </w:rPr>
        <w:t xml:space="preserve">. Ich selbst erachte </w:t>
      </w:r>
      <w:proofErr w:type="gramStart"/>
      <w:r w:rsidRPr="00DE572A">
        <w:rPr>
          <w:rFonts w:ascii="Georgia" w:hAnsi="Georgia" w:cs="Arial"/>
          <w:sz w:val="21"/>
          <w:szCs w:val="21"/>
        </w:rPr>
        <w:t>diesen Punkt</w:t>
      </w:r>
      <w:proofErr w:type="gramEnd"/>
      <w:r w:rsidRPr="00DE572A">
        <w:rPr>
          <w:rFonts w:ascii="Georgia" w:hAnsi="Georgia" w:cs="Arial"/>
          <w:sz w:val="21"/>
          <w:szCs w:val="21"/>
        </w:rPr>
        <w:t xml:space="preserve"> als essenziell, da ich als </w:t>
      </w:r>
      <w:r>
        <w:rPr>
          <w:rFonts w:ascii="Georgia" w:hAnsi="Georgia" w:cs="Arial"/>
          <w:sz w:val="21"/>
          <w:szCs w:val="21"/>
        </w:rPr>
        <w:t xml:space="preserve">Mitarbeiter im Einzelhandel erleben durfte, wie effizient die Arbeitsweise sein kann, wenn die Gruppe sowohl transparent handelt, </w:t>
      </w:r>
      <w:r w:rsidRPr="00660524">
        <w:rPr>
          <w:rFonts w:ascii="Georgia" w:hAnsi="Georgia" w:cs="Arial"/>
          <w:sz w:val="21"/>
          <w:szCs w:val="21"/>
        </w:rPr>
        <w:t xml:space="preserve">sowie von echtem Teamgeist getragen wird. </w:t>
      </w:r>
      <w:r w:rsidRPr="00A0333D">
        <w:rPr>
          <w:rFonts w:ascii="Georgia" w:hAnsi="Georgia" w:cs="Arial"/>
          <w:sz w:val="21"/>
          <w:szCs w:val="21"/>
        </w:rPr>
        <w:t xml:space="preserve">– </w:t>
      </w:r>
      <w:r>
        <w:rPr>
          <w:rFonts w:ascii="Georgia" w:hAnsi="Georgia" w:cs="Arial"/>
          <w:sz w:val="21"/>
          <w:szCs w:val="21"/>
        </w:rPr>
        <w:t xml:space="preserve">Eigenschaften, die für den Erfolg des Unternehmens als substanziell sind. </w:t>
      </w:r>
      <w:r w:rsidRPr="00DE572A">
        <w:rPr>
          <w:rFonts w:ascii="Georgia" w:hAnsi="Georgia" w:cs="Arial"/>
          <w:sz w:val="21"/>
          <w:szCs w:val="21"/>
        </w:rPr>
        <w:t xml:space="preserve">Besonders erwähnenswert </w:t>
      </w:r>
      <w:r>
        <w:rPr>
          <w:rFonts w:ascii="Georgia" w:hAnsi="Georgia" w:cs="Arial"/>
          <w:sz w:val="21"/>
          <w:szCs w:val="21"/>
        </w:rPr>
        <w:t xml:space="preserve">ist, dass sie vom Manager Magazin im Jahr 2024/25 als beste Wirtschaftsprüfung auserkoren wurden. Dieser Punkt ist äußerst bemerkenswert, da sie eine hohe Leistungsbereitschaft beweist bei einer gleichzeitig herausragend geführter Unternehmenskultur </w:t>
      </w:r>
      <w:r w:rsidRPr="00A0333D">
        <w:rPr>
          <w:rFonts w:ascii="Georgia" w:hAnsi="Georgia" w:cs="Arial"/>
          <w:sz w:val="21"/>
          <w:szCs w:val="21"/>
        </w:rPr>
        <w:t>–</w:t>
      </w:r>
      <w:r>
        <w:rPr>
          <w:rFonts w:ascii="Georgia" w:hAnsi="Georgia" w:cs="Arial"/>
          <w:sz w:val="21"/>
          <w:szCs w:val="21"/>
        </w:rPr>
        <w:t xml:space="preserve"> Ein Erfolg bringendes Duett.</w:t>
      </w:r>
    </w:p>
    <w:p w14:paraId="48823E09" w14:textId="77777777" w:rsidR="002839C1" w:rsidRDefault="002839C1" w:rsidP="002839C1">
      <w:pPr>
        <w:spacing w:after="0"/>
        <w:rPr>
          <w:rFonts w:ascii="Georgia" w:hAnsi="Georgia" w:cs="Arial"/>
          <w:sz w:val="21"/>
          <w:szCs w:val="21"/>
        </w:rPr>
      </w:pPr>
    </w:p>
    <w:p w14:paraId="0E2FC876" w14:textId="77777777" w:rsidR="002839C1" w:rsidRPr="00DE572A" w:rsidRDefault="002839C1" w:rsidP="007B2375">
      <w:pPr>
        <w:spacing w:after="0"/>
        <w:jc w:val="both"/>
        <w:rPr>
          <w:rFonts w:ascii="Georgia" w:hAnsi="Georgia" w:cs="Arial"/>
          <w:sz w:val="21"/>
          <w:szCs w:val="21"/>
        </w:rPr>
      </w:pPr>
    </w:p>
    <w:sectPr w:rsidR="002839C1" w:rsidRPr="00DE572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C1EBB"/>
    <w:rsid w:val="000C55DE"/>
    <w:rsid w:val="000E5DE8"/>
    <w:rsid w:val="000F371C"/>
    <w:rsid w:val="00117F83"/>
    <w:rsid w:val="0013324C"/>
    <w:rsid w:val="00145D8B"/>
    <w:rsid w:val="00146C8E"/>
    <w:rsid w:val="00152DF9"/>
    <w:rsid w:val="00154AFB"/>
    <w:rsid w:val="00156A98"/>
    <w:rsid w:val="001669DB"/>
    <w:rsid w:val="00171089"/>
    <w:rsid w:val="00171D11"/>
    <w:rsid w:val="001819B1"/>
    <w:rsid w:val="0018679C"/>
    <w:rsid w:val="00186F8C"/>
    <w:rsid w:val="00194914"/>
    <w:rsid w:val="001A4522"/>
    <w:rsid w:val="001B5B3C"/>
    <w:rsid w:val="001C17FC"/>
    <w:rsid w:val="001D079A"/>
    <w:rsid w:val="001D431F"/>
    <w:rsid w:val="001E0088"/>
    <w:rsid w:val="001E0903"/>
    <w:rsid w:val="001E1EE7"/>
    <w:rsid w:val="001F1A52"/>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4324"/>
    <w:rsid w:val="002826B2"/>
    <w:rsid w:val="002839C1"/>
    <w:rsid w:val="00290CF5"/>
    <w:rsid w:val="002A5B9F"/>
    <w:rsid w:val="002B1280"/>
    <w:rsid w:val="002C4BF0"/>
    <w:rsid w:val="002D20A1"/>
    <w:rsid w:val="002D309E"/>
    <w:rsid w:val="002D594E"/>
    <w:rsid w:val="002D716B"/>
    <w:rsid w:val="002E39B8"/>
    <w:rsid w:val="002F51FA"/>
    <w:rsid w:val="00311A15"/>
    <w:rsid w:val="003250EA"/>
    <w:rsid w:val="00326CB5"/>
    <w:rsid w:val="003421B1"/>
    <w:rsid w:val="00375D2D"/>
    <w:rsid w:val="003811BC"/>
    <w:rsid w:val="003822B7"/>
    <w:rsid w:val="0038671F"/>
    <w:rsid w:val="00393652"/>
    <w:rsid w:val="003947A8"/>
    <w:rsid w:val="003B0057"/>
    <w:rsid w:val="003C0B58"/>
    <w:rsid w:val="003C7245"/>
    <w:rsid w:val="003D464F"/>
    <w:rsid w:val="003D4CCE"/>
    <w:rsid w:val="003D5D1E"/>
    <w:rsid w:val="003F3290"/>
    <w:rsid w:val="003F3CE0"/>
    <w:rsid w:val="003F688C"/>
    <w:rsid w:val="00411D7E"/>
    <w:rsid w:val="004128DD"/>
    <w:rsid w:val="00415608"/>
    <w:rsid w:val="0041605D"/>
    <w:rsid w:val="00424CAF"/>
    <w:rsid w:val="0042551F"/>
    <w:rsid w:val="00426978"/>
    <w:rsid w:val="00434D23"/>
    <w:rsid w:val="004403CB"/>
    <w:rsid w:val="00453C2F"/>
    <w:rsid w:val="00454C0B"/>
    <w:rsid w:val="0046226E"/>
    <w:rsid w:val="00474FC2"/>
    <w:rsid w:val="00477240"/>
    <w:rsid w:val="00480086"/>
    <w:rsid w:val="004836C7"/>
    <w:rsid w:val="00490902"/>
    <w:rsid w:val="0049280E"/>
    <w:rsid w:val="00492923"/>
    <w:rsid w:val="004A1501"/>
    <w:rsid w:val="004A4782"/>
    <w:rsid w:val="004A615C"/>
    <w:rsid w:val="004B4510"/>
    <w:rsid w:val="004C0001"/>
    <w:rsid w:val="004C156C"/>
    <w:rsid w:val="004C174A"/>
    <w:rsid w:val="004C33ED"/>
    <w:rsid w:val="00500EFA"/>
    <w:rsid w:val="00506322"/>
    <w:rsid w:val="00507BBD"/>
    <w:rsid w:val="005407D6"/>
    <w:rsid w:val="00542F06"/>
    <w:rsid w:val="005518C0"/>
    <w:rsid w:val="00553EC8"/>
    <w:rsid w:val="00560D95"/>
    <w:rsid w:val="005705F7"/>
    <w:rsid w:val="00570B1D"/>
    <w:rsid w:val="005728DB"/>
    <w:rsid w:val="00574140"/>
    <w:rsid w:val="005762CF"/>
    <w:rsid w:val="005842A0"/>
    <w:rsid w:val="00590834"/>
    <w:rsid w:val="00590E7F"/>
    <w:rsid w:val="00591EE4"/>
    <w:rsid w:val="00593C9C"/>
    <w:rsid w:val="005B231F"/>
    <w:rsid w:val="005B3829"/>
    <w:rsid w:val="005C0354"/>
    <w:rsid w:val="005C2386"/>
    <w:rsid w:val="005C55F7"/>
    <w:rsid w:val="005D7D49"/>
    <w:rsid w:val="005E00BC"/>
    <w:rsid w:val="005E63B8"/>
    <w:rsid w:val="005F350B"/>
    <w:rsid w:val="005F4403"/>
    <w:rsid w:val="005F4D30"/>
    <w:rsid w:val="00603752"/>
    <w:rsid w:val="006134F0"/>
    <w:rsid w:val="00621CBE"/>
    <w:rsid w:val="00632F05"/>
    <w:rsid w:val="0063723B"/>
    <w:rsid w:val="00647413"/>
    <w:rsid w:val="006502BE"/>
    <w:rsid w:val="00650B61"/>
    <w:rsid w:val="00660524"/>
    <w:rsid w:val="006664C7"/>
    <w:rsid w:val="00694BD6"/>
    <w:rsid w:val="00695E76"/>
    <w:rsid w:val="00697CBE"/>
    <w:rsid w:val="006A7895"/>
    <w:rsid w:val="006B302C"/>
    <w:rsid w:val="006C2BC3"/>
    <w:rsid w:val="006D2592"/>
    <w:rsid w:val="006F45FA"/>
    <w:rsid w:val="006F58EC"/>
    <w:rsid w:val="00706233"/>
    <w:rsid w:val="007240E9"/>
    <w:rsid w:val="007251EA"/>
    <w:rsid w:val="00732027"/>
    <w:rsid w:val="007340D7"/>
    <w:rsid w:val="00740D44"/>
    <w:rsid w:val="00746373"/>
    <w:rsid w:val="007472BD"/>
    <w:rsid w:val="00755A3D"/>
    <w:rsid w:val="007675B1"/>
    <w:rsid w:val="0077668A"/>
    <w:rsid w:val="00781479"/>
    <w:rsid w:val="00797EF1"/>
    <w:rsid w:val="007A3246"/>
    <w:rsid w:val="007A64C5"/>
    <w:rsid w:val="007A6F10"/>
    <w:rsid w:val="007A719D"/>
    <w:rsid w:val="007B1B2B"/>
    <w:rsid w:val="007B1EA4"/>
    <w:rsid w:val="007B2375"/>
    <w:rsid w:val="007C361D"/>
    <w:rsid w:val="007C59D2"/>
    <w:rsid w:val="007E4326"/>
    <w:rsid w:val="007E6344"/>
    <w:rsid w:val="007F0344"/>
    <w:rsid w:val="007F3DBF"/>
    <w:rsid w:val="007F7EA0"/>
    <w:rsid w:val="0080293F"/>
    <w:rsid w:val="008049F7"/>
    <w:rsid w:val="00807293"/>
    <w:rsid w:val="00817138"/>
    <w:rsid w:val="0081785F"/>
    <w:rsid w:val="00827D02"/>
    <w:rsid w:val="00830CCF"/>
    <w:rsid w:val="0083750F"/>
    <w:rsid w:val="008428CF"/>
    <w:rsid w:val="00845BB9"/>
    <w:rsid w:val="00846FD3"/>
    <w:rsid w:val="0085213A"/>
    <w:rsid w:val="008565FD"/>
    <w:rsid w:val="00857C6F"/>
    <w:rsid w:val="0086326B"/>
    <w:rsid w:val="008657E3"/>
    <w:rsid w:val="00867CED"/>
    <w:rsid w:val="00872117"/>
    <w:rsid w:val="00874503"/>
    <w:rsid w:val="00883B55"/>
    <w:rsid w:val="00886390"/>
    <w:rsid w:val="0089337A"/>
    <w:rsid w:val="008A22FA"/>
    <w:rsid w:val="008A248F"/>
    <w:rsid w:val="008A67AF"/>
    <w:rsid w:val="008B402E"/>
    <w:rsid w:val="008C0603"/>
    <w:rsid w:val="008C27C1"/>
    <w:rsid w:val="008D6664"/>
    <w:rsid w:val="008D7CDB"/>
    <w:rsid w:val="008E100E"/>
    <w:rsid w:val="008E4BA9"/>
    <w:rsid w:val="008E7A27"/>
    <w:rsid w:val="008E7D17"/>
    <w:rsid w:val="009041D1"/>
    <w:rsid w:val="0090648E"/>
    <w:rsid w:val="009801D1"/>
    <w:rsid w:val="00991E04"/>
    <w:rsid w:val="0099776A"/>
    <w:rsid w:val="009A256E"/>
    <w:rsid w:val="009C4FD2"/>
    <w:rsid w:val="009D07DC"/>
    <w:rsid w:val="009D3BBF"/>
    <w:rsid w:val="009F46A7"/>
    <w:rsid w:val="00A0333D"/>
    <w:rsid w:val="00A03B6E"/>
    <w:rsid w:val="00A06891"/>
    <w:rsid w:val="00A1282E"/>
    <w:rsid w:val="00A14247"/>
    <w:rsid w:val="00A31260"/>
    <w:rsid w:val="00A40D57"/>
    <w:rsid w:val="00A44493"/>
    <w:rsid w:val="00A53760"/>
    <w:rsid w:val="00A65CA2"/>
    <w:rsid w:val="00A7773A"/>
    <w:rsid w:val="00AA2791"/>
    <w:rsid w:val="00AA4C7C"/>
    <w:rsid w:val="00AB06C8"/>
    <w:rsid w:val="00AB4CD0"/>
    <w:rsid w:val="00AC61EE"/>
    <w:rsid w:val="00AC66C4"/>
    <w:rsid w:val="00AC7086"/>
    <w:rsid w:val="00AE26F5"/>
    <w:rsid w:val="00AE3A33"/>
    <w:rsid w:val="00AE4874"/>
    <w:rsid w:val="00B135CE"/>
    <w:rsid w:val="00B339B8"/>
    <w:rsid w:val="00B346A7"/>
    <w:rsid w:val="00B43970"/>
    <w:rsid w:val="00B50A34"/>
    <w:rsid w:val="00B54C38"/>
    <w:rsid w:val="00B5613E"/>
    <w:rsid w:val="00B57CB1"/>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1520D"/>
    <w:rsid w:val="00C1562F"/>
    <w:rsid w:val="00C250F4"/>
    <w:rsid w:val="00C6717B"/>
    <w:rsid w:val="00C71380"/>
    <w:rsid w:val="00C9003C"/>
    <w:rsid w:val="00C97ECA"/>
    <w:rsid w:val="00CA1160"/>
    <w:rsid w:val="00CA702E"/>
    <w:rsid w:val="00CA7350"/>
    <w:rsid w:val="00CB639D"/>
    <w:rsid w:val="00CD51E6"/>
    <w:rsid w:val="00CE433B"/>
    <w:rsid w:val="00CE6446"/>
    <w:rsid w:val="00D139AA"/>
    <w:rsid w:val="00D30B5E"/>
    <w:rsid w:val="00D30CEA"/>
    <w:rsid w:val="00D3491B"/>
    <w:rsid w:val="00D36DB9"/>
    <w:rsid w:val="00D50AFA"/>
    <w:rsid w:val="00D52196"/>
    <w:rsid w:val="00D660D2"/>
    <w:rsid w:val="00D71D8E"/>
    <w:rsid w:val="00D90B3B"/>
    <w:rsid w:val="00D9281A"/>
    <w:rsid w:val="00DA3404"/>
    <w:rsid w:val="00DA524B"/>
    <w:rsid w:val="00DB06C3"/>
    <w:rsid w:val="00DB1E93"/>
    <w:rsid w:val="00DB471D"/>
    <w:rsid w:val="00DD1863"/>
    <w:rsid w:val="00DD2437"/>
    <w:rsid w:val="00DD3349"/>
    <w:rsid w:val="00DD54E1"/>
    <w:rsid w:val="00DD5D0A"/>
    <w:rsid w:val="00DD6747"/>
    <w:rsid w:val="00DE1FBC"/>
    <w:rsid w:val="00DE572A"/>
    <w:rsid w:val="00DE5C3D"/>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566C"/>
    <w:rsid w:val="00EA6CEC"/>
    <w:rsid w:val="00EA7AC2"/>
    <w:rsid w:val="00EC000C"/>
    <w:rsid w:val="00ED4822"/>
    <w:rsid w:val="00ED608A"/>
    <w:rsid w:val="00ED7D79"/>
    <w:rsid w:val="00EF2FD5"/>
    <w:rsid w:val="00F006B2"/>
    <w:rsid w:val="00F11473"/>
    <w:rsid w:val="00F253C5"/>
    <w:rsid w:val="00F270C0"/>
    <w:rsid w:val="00F30624"/>
    <w:rsid w:val="00F34C2E"/>
    <w:rsid w:val="00F360E1"/>
    <w:rsid w:val="00F4717F"/>
    <w:rsid w:val="00F5301B"/>
    <w:rsid w:val="00F55CE3"/>
    <w:rsid w:val="00F605BD"/>
    <w:rsid w:val="00F735DD"/>
    <w:rsid w:val="00F74175"/>
    <w:rsid w:val="00F7760D"/>
    <w:rsid w:val="00F92A04"/>
    <w:rsid w:val="00F959EC"/>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 w:type="paragraph" w:styleId="berarbeitung">
    <w:name w:val="Revision"/>
    <w:hidden/>
    <w:uiPriority w:val="99"/>
    <w:semiHidden/>
    <w:rsid w:val="008632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1884</Words>
  <Characters>11872</Characters>
  <Application>Microsoft Office Word</Application>
  <DocSecurity>0</DocSecurity>
  <Lines>98</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cp:lastPrinted>2025-07-15T10:05:00Z</cp:lastPrinted>
  <dcterms:created xsi:type="dcterms:W3CDTF">2025-07-27T14:30:00Z</dcterms:created>
  <dcterms:modified xsi:type="dcterms:W3CDTF">2025-08-01T06:37:00Z</dcterms:modified>
</cp:coreProperties>
</file>